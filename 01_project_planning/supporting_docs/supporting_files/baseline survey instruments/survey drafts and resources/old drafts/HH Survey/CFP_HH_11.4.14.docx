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1512DD" w:rsidRDefault="001B251A" w:rsidP="001512DD">
      <w:pPr>
        <w:spacing w:after="0" w:line="240" w:lineRule="auto"/>
        <w:contextualSpacing/>
        <w:jc w:val="center"/>
        <w:rPr>
          <w:b/>
        </w:rPr>
      </w:pPr>
      <w:r w:rsidRPr="001512DD">
        <w:rPr>
          <w:b/>
        </w:rPr>
        <w:t>Community Forest Project IE</w:t>
      </w:r>
    </w:p>
    <w:p w14:paraId="63F3404D" w14:textId="77777777" w:rsidR="00137629" w:rsidRPr="001512DD" w:rsidRDefault="001B251A" w:rsidP="001512DD">
      <w:pPr>
        <w:spacing w:after="0" w:line="240" w:lineRule="auto"/>
        <w:contextualSpacing/>
        <w:jc w:val="center"/>
        <w:rPr>
          <w:b/>
        </w:rPr>
      </w:pPr>
      <w:r w:rsidRPr="001512DD">
        <w:rPr>
          <w:b/>
        </w:rPr>
        <w:t>Household Survey</w:t>
      </w:r>
    </w:p>
    <w:p w14:paraId="05F6C023" w14:textId="6350C0D4" w:rsidR="00C93B76" w:rsidRPr="001512DD" w:rsidRDefault="00A667B3" w:rsidP="001512DD">
      <w:pPr>
        <w:spacing w:after="0" w:line="240" w:lineRule="auto"/>
        <w:contextualSpacing/>
        <w:rPr>
          <w:b/>
        </w:rPr>
      </w:pPr>
      <w:r w:rsidRPr="001512DD">
        <w:rPr>
          <w:rFonts w:eastAsia="Times New Roman" w:cs="Times New Roman"/>
          <w:color w:val="000000"/>
        </w:rPr>
        <w:t>INTERVIEWER: Carefully explain the defini</w:t>
      </w:r>
      <w:bookmarkStart w:id="0" w:name="_GoBack"/>
      <w:bookmarkEnd w:id="0"/>
      <w:r w:rsidRPr="001512DD">
        <w:rPr>
          <w:rFonts w:eastAsia="Times New Roman" w:cs="Times New Roman"/>
          <w:color w:val="000000"/>
        </w:rPr>
        <w:t>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1512DD" w:rsidRDefault="00A667B3"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86"/>
        <w:gridCol w:w="6"/>
        <w:gridCol w:w="2514"/>
        <w:gridCol w:w="1810"/>
        <w:gridCol w:w="714"/>
      </w:tblGrid>
      <w:tr w:rsidR="00B71EAD" w:rsidRPr="001512DD" w14:paraId="6616BCFD" w14:textId="77777777" w:rsidTr="00CD018F">
        <w:trPr>
          <w:trHeight w:hRule="exact" w:val="367"/>
        </w:trPr>
        <w:tc>
          <w:tcPr>
            <w:tcW w:w="350" w:type="dxa"/>
            <w:tcBorders>
              <w:top w:val="single" w:sz="4" w:space="0" w:color="000000"/>
              <w:left w:val="single" w:sz="4" w:space="0" w:color="000000"/>
              <w:bottom w:val="single" w:sz="4" w:space="0" w:color="000000"/>
              <w:right w:val="single" w:sz="4" w:space="0" w:color="auto"/>
            </w:tcBorders>
          </w:tcPr>
          <w:p w14:paraId="6635C359" w14:textId="77777777" w:rsidR="00512DC2" w:rsidRPr="001512DD" w:rsidRDefault="00512DC2" w:rsidP="001512DD">
            <w:pPr>
              <w:spacing w:after="0" w:line="240" w:lineRule="auto"/>
              <w:contextualSpacing/>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1512DD" w:rsidRDefault="00512DC2" w:rsidP="001512DD">
            <w:pPr>
              <w:spacing w:after="0" w:line="240" w:lineRule="auto"/>
              <w:contextualSpacing/>
              <w:rPr>
                <w:w w:val="105"/>
              </w:rPr>
            </w:pPr>
            <w:r w:rsidRPr="001512DD">
              <w:rPr>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1512DD" w:rsidRDefault="00512DC2" w:rsidP="001512DD">
            <w:pPr>
              <w:spacing w:after="0" w:line="240" w:lineRule="auto"/>
              <w:contextualSpacing/>
              <w:rPr>
                <w:i/>
              </w:rPr>
            </w:pPr>
            <w:r w:rsidRPr="001512DD">
              <w:rPr>
                <w:i/>
              </w:rPr>
              <w:t>(mm/dd/yyyy)</w:t>
            </w:r>
          </w:p>
        </w:tc>
      </w:tr>
      <w:tr w:rsidR="00B71EAD" w:rsidRPr="001512DD" w14:paraId="64DA99D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115D2734"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3DB5C1F1"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4CAE6E5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314BBCF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419C62E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33166BF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5ACC91EB" w14:textId="77777777" w:rsidR="00512DC2" w:rsidRPr="001512DD" w:rsidRDefault="00512DC2" w:rsidP="001512DD">
            <w:pPr>
              <w:spacing w:after="0" w:line="240" w:lineRule="auto"/>
              <w:contextualSpacing/>
              <w:rPr>
                <w:rFonts w:eastAsiaTheme="minorEastAsia"/>
                <w:w w:val="105"/>
                <w:lang w:eastAsia="zh-CN"/>
              </w:rPr>
            </w:pPr>
          </w:p>
        </w:tc>
        <w:tc>
          <w:tcPr>
            <w:tcW w:w="4686" w:type="dxa"/>
            <w:tcBorders>
              <w:left w:val="single" w:sz="4" w:space="0" w:color="auto"/>
              <w:right w:val="nil"/>
            </w:tcBorders>
          </w:tcPr>
          <w:p w14:paraId="7506BDA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A4. Chiefdom:</w:t>
            </w:r>
          </w:p>
        </w:tc>
        <w:tc>
          <w:tcPr>
            <w:tcW w:w="4330" w:type="dxa"/>
            <w:gridSpan w:val="3"/>
            <w:tcBorders>
              <w:left w:val="nil"/>
              <w:right w:val="single" w:sz="18" w:space="0" w:color="000000"/>
            </w:tcBorders>
          </w:tcPr>
          <w:p w14:paraId="1EA7D032"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1=</w:t>
            </w:r>
          </w:p>
          <w:p w14:paraId="26EADE1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2=</w:t>
            </w:r>
          </w:p>
          <w:p w14:paraId="1B57D11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3=</w:t>
            </w:r>
          </w:p>
          <w:p w14:paraId="12FDD91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4=</w:t>
            </w:r>
          </w:p>
          <w:p w14:paraId="2F7E30DB"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5=</w:t>
            </w:r>
          </w:p>
          <w:p w14:paraId="172511C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(Code)</w:t>
            </w:r>
          </w:p>
        </w:tc>
      </w:tr>
      <w:tr w:rsidR="00B71EAD" w:rsidRPr="001512DD" w14:paraId="0E56614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7E385AA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52FA07B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71271B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2DFDA8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1512DD" w:rsidRDefault="00512DC2" w:rsidP="001C3ACA">
            <w:pPr>
              <w:spacing w:after="0" w:line="240" w:lineRule="auto"/>
              <w:contextualSpacing/>
              <w:rPr>
                <w:rFonts w:eastAsiaTheme="minorEastAsia"/>
                <w:w w:val="105"/>
                <w:lang w:eastAsia="zh-CN"/>
              </w:rPr>
            </w:pPr>
            <w:r w:rsidRPr="001512DD">
              <w:rPr>
                <w:rFonts w:eastAsiaTheme="minorEastAsia"/>
                <w:w w:val="105"/>
                <w:lang w:eastAsia="zh-CN"/>
              </w:rPr>
              <w:t xml:space="preserve">A6. </w:t>
            </w:r>
            <w:ins w:id="1" w:author="Aleta Haflett" w:date="2014-11-04T08:42:00Z">
              <w:r w:rsidR="001C3ACA">
                <w:rPr>
                  <w:rFonts w:eastAsiaTheme="minorEastAsia"/>
                  <w:w w:val="105"/>
                  <w:lang w:eastAsia="zh-CN"/>
                </w:rPr>
                <w:t>Village ID</w:t>
              </w:r>
            </w:ins>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1512DD" w:rsidRDefault="00512DC2" w:rsidP="001C3ACA">
            <w:pPr>
              <w:spacing w:after="0" w:line="240" w:lineRule="auto"/>
              <w:contextualSpacing/>
              <w:rPr>
                <w:rFonts w:eastAsiaTheme="minorEastAsia"/>
                <w:i/>
                <w:lang w:eastAsia="zh-CN"/>
              </w:rPr>
            </w:pPr>
            <w:r w:rsidRPr="001512DD">
              <w:rPr>
                <w:rFonts w:eastAsiaTheme="minorEastAsia"/>
                <w:i/>
                <w:lang w:eastAsia="zh-CN"/>
              </w:rPr>
              <w:t>(</w:t>
            </w:r>
            <w:ins w:id="2" w:author="Aleta Haflett" w:date="2014-11-04T08:42:00Z">
              <w:r w:rsidR="001C3ACA">
                <w:rPr>
                  <w:rFonts w:eastAsiaTheme="minorEastAsia"/>
                  <w:i/>
                  <w:lang w:eastAsia="zh-CN"/>
                </w:rPr>
                <w:t>Integer)</w:t>
              </w:r>
            </w:ins>
          </w:p>
        </w:tc>
      </w:tr>
      <w:tr w:rsidR="00B71EAD" w:rsidRPr="001512DD" w14:paraId="15BA633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4621E24"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r w:rsidR="00B71EAD" w:rsidRPr="001512DD" w14:paraId="2643E7A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A7D3303"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bl>
    <w:p w14:paraId="161A3D5F" w14:textId="77777777" w:rsidR="00512DC2" w:rsidRPr="001512DD" w:rsidRDefault="00512DC2" w:rsidP="001512DD">
      <w:pPr>
        <w:spacing w:after="0" w:line="240" w:lineRule="auto"/>
        <w:contextualSpacing/>
        <w:rPr>
          <w:b/>
        </w:rPr>
      </w:pPr>
    </w:p>
    <w:p w14:paraId="07B1213C" w14:textId="4B4F277A" w:rsidR="00512DC2" w:rsidRPr="001512DD" w:rsidRDefault="00233F7F" w:rsidP="001512DD">
      <w:pPr>
        <w:spacing w:after="0" w:line="240" w:lineRule="auto"/>
        <w:contextualSpacing/>
        <w:rPr>
          <w:b/>
        </w:rPr>
      </w:pPr>
      <w:r>
        <w:rPr>
          <w:b/>
        </w:rPr>
        <w:t xml:space="preserve">WRITTEN </w:t>
      </w:r>
      <w:r w:rsidR="00512DC2" w:rsidRPr="001512DD">
        <w:rPr>
          <w:b/>
        </w:rPr>
        <w:t>CONSENT SCRIPT</w:t>
      </w:r>
    </w:p>
    <w:p w14:paraId="3154A55B"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4343"/>
        <w:gridCol w:w="694"/>
      </w:tblGrid>
      <w:tr w:rsidR="00B71EAD" w:rsidRPr="001512DD" w14:paraId="7C60B14C"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1758747E"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3779D6D9"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A9. Did the respondent consent?</w:t>
            </w:r>
          </w:p>
          <w:p w14:paraId="58340AD6"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2,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1512DD" w:rsidRDefault="001C3ACA" w:rsidP="001512DD">
            <w:pPr>
              <w:spacing w:after="0" w:line="240" w:lineRule="auto"/>
              <w:contextualSpacing/>
              <w:rPr>
                <w:rFonts w:eastAsiaTheme="minorEastAsia"/>
                <w:lang w:eastAsia="zh-CN"/>
              </w:rPr>
            </w:pPr>
            <w:ins w:id="3" w:author="Aleta Haflett" w:date="2014-11-04T08:43:00Z">
              <w:r>
                <w:rPr>
                  <w:rFonts w:eastAsiaTheme="minorEastAsia"/>
                  <w:lang w:eastAsia="zh-CN"/>
                </w:rPr>
                <w:t>0</w:t>
              </w:r>
            </w:ins>
            <w:r w:rsidR="0076083F" w:rsidRPr="001512DD">
              <w:rPr>
                <w:rFonts w:eastAsiaTheme="minorEastAsia"/>
                <w:lang w:eastAsia="zh-CN"/>
              </w:rPr>
              <w:t>=No</w:t>
            </w:r>
          </w:p>
          <w:p w14:paraId="4AC799F1" w14:textId="52A506FF" w:rsidR="0076083F" w:rsidRPr="001512DD" w:rsidRDefault="001C3ACA" w:rsidP="001512DD">
            <w:pPr>
              <w:spacing w:after="0" w:line="240" w:lineRule="auto"/>
              <w:contextualSpacing/>
              <w:rPr>
                <w:rFonts w:eastAsiaTheme="minorEastAsia"/>
                <w:lang w:eastAsia="zh-CN"/>
              </w:rPr>
            </w:pPr>
            <w:ins w:id="4" w:author="Aleta Haflett" w:date="2014-11-04T08:43:00Z">
              <w:r>
                <w:rPr>
                  <w:rFonts w:eastAsiaTheme="minorEastAsia"/>
                  <w:lang w:eastAsia="zh-CN"/>
                </w:rPr>
                <w:t>1</w:t>
              </w:r>
            </w:ins>
            <w:r w:rsidR="0076083F" w:rsidRPr="001512DD">
              <w:rPr>
                <w:rFonts w:eastAsiaTheme="minorEastAsia"/>
                <w:lang w:eastAsia="zh-CN"/>
              </w:rPr>
              <w:t>=Yes</w:t>
            </w:r>
            <w:r w:rsidR="0076083F" w:rsidRPr="001512DD" w:rsidDel="00226116">
              <w:rPr>
                <w:rFonts w:eastAsiaTheme="minorEastAsia"/>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047048B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47E9C82" w14:textId="77777777" w:rsidR="0076083F" w:rsidRPr="001512DD" w:rsidRDefault="0076083F"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846F049" w14:textId="77777777" w:rsidR="0076083F" w:rsidRPr="001512DD" w:rsidRDefault="0076083F" w:rsidP="001512DD">
            <w:pPr>
              <w:spacing w:after="0" w:line="240" w:lineRule="auto"/>
              <w:contextualSpacing/>
              <w:rPr>
                <w:rFonts w:eastAsiaTheme="minorEastAsia"/>
                <w:w w:val="105"/>
                <w:lang w:eastAsia="zh-CN"/>
              </w:rPr>
            </w:pPr>
            <w:r w:rsidRPr="001512DD">
              <w:rPr>
                <w:rFonts w:eastAsiaTheme="minorEastAsia"/>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1512DD" w:rsidRDefault="0076083F" w:rsidP="001512DD">
            <w:pPr>
              <w:spacing w:after="0" w:line="240" w:lineRule="auto"/>
              <w:contextualSpacing/>
              <w:rPr>
                <w:rFonts w:eastAsiaTheme="minorEastAsia"/>
                <w:i/>
                <w:lang w:eastAsia="zh-CN"/>
              </w:rPr>
            </w:pPr>
            <w:r w:rsidRPr="001512DD">
              <w:rPr>
                <w:rFonts w:eastAsiaTheme="minorEastAsia"/>
                <w:i/>
                <w:lang w:eastAsia="zh-CN"/>
              </w:rPr>
              <w:t>(Text)</w:t>
            </w:r>
          </w:p>
        </w:tc>
      </w:tr>
    </w:tbl>
    <w:p w14:paraId="62A25B83"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2512"/>
        <w:gridCol w:w="1831"/>
        <w:gridCol w:w="694"/>
      </w:tblGrid>
      <w:tr w:rsidR="00B71EAD" w:rsidRPr="001512DD" w14:paraId="6F54DE1B"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099D91ED"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CF3E2B2"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A1</w:t>
            </w:r>
            <w:r w:rsidR="00701044" w:rsidRPr="001512DD">
              <w:rPr>
                <w:rFonts w:eastAsia="Calibri" w:cs="Times New Roman"/>
                <w:w w:val="105"/>
              </w:rPr>
              <w:t>1</w:t>
            </w:r>
            <w:r w:rsidRPr="001512DD">
              <w:rPr>
                <w:rFonts w:eastAsia="Calibri" w:cs="Times New Roman"/>
                <w:w w:val="105"/>
              </w:rPr>
              <w:t>. Who is the respondent?</w:t>
            </w:r>
          </w:p>
          <w:p w14:paraId="334CD04F"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w:t>
            </w:r>
            <w:r w:rsidR="00701044" w:rsidRPr="001512DD">
              <w:rPr>
                <w:rFonts w:eastAsiaTheme="minorEastAsia"/>
                <w:lang w:eastAsia="zh-CN"/>
              </w:rPr>
              <w:t>Head of household</w:t>
            </w:r>
          </w:p>
          <w:p w14:paraId="483B9546" w14:textId="77777777" w:rsidR="0076083F" w:rsidRPr="001512DD" w:rsidRDefault="00701044" w:rsidP="001512DD">
            <w:pPr>
              <w:spacing w:after="0" w:line="240" w:lineRule="auto"/>
              <w:contextualSpacing/>
              <w:rPr>
                <w:rFonts w:eastAsiaTheme="minorEastAsia"/>
                <w:lang w:eastAsia="zh-CN"/>
              </w:rPr>
            </w:pPr>
            <w:r w:rsidRPr="001512DD">
              <w:rPr>
                <w:rFonts w:eastAsiaTheme="minorEastAsia"/>
                <w:lang w:eastAsia="zh-CN"/>
              </w:rPr>
              <w:t>2=Spouse of head of household</w:t>
            </w:r>
          </w:p>
          <w:p w14:paraId="30DA7160"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2F44C8C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5D9AA4C"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A66DC1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56A4CBE7"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D73123"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66850A6B"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1=Child</w:t>
            </w:r>
          </w:p>
          <w:p w14:paraId="6BEF0171"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2=Parent/parent-in-law</w:t>
            </w:r>
          </w:p>
          <w:p w14:paraId="4B1735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3=Brother/Sister</w:t>
            </w:r>
          </w:p>
          <w:p w14:paraId="545A1373"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52FAD7B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B2F3A95"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DE71B8E"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729B4DD9"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32F8E5"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4A8372D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0EAC50AC" w14:textId="77777777" w:rsidR="00701044" w:rsidRDefault="00701044" w:rsidP="001512DD">
            <w:pPr>
              <w:spacing w:after="0" w:line="240" w:lineRule="auto"/>
              <w:contextualSpacing/>
              <w:rPr>
                <w:ins w:id="5" w:author="Stickler, Mercedes M. (E3/LTRM)" w:date="2014-09-22T15:46:00Z"/>
                <w:rFonts w:eastAsiaTheme="minorEastAsia"/>
                <w:lang w:eastAsia="zh-CN"/>
              </w:rPr>
            </w:pPr>
            <w:r w:rsidRPr="001512DD">
              <w:rPr>
                <w:rFonts w:eastAsiaTheme="minorEastAsia"/>
                <w:lang w:eastAsia="zh-CN"/>
              </w:rPr>
              <w:t>2=Female</w:t>
            </w:r>
          </w:p>
          <w:p w14:paraId="3DD7DC45" w14:textId="0F13F6AA" w:rsidR="00EA41DE" w:rsidRPr="001512DD" w:rsidRDefault="000360B1" w:rsidP="001512DD">
            <w:pPr>
              <w:spacing w:after="0" w:line="240" w:lineRule="auto"/>
              <w:contextualSpacing/>
              <w:rPr>
                <w:rFonts w:eastAsiaTheme="minorEastAsia"/>
                <w:lang w:eastAsia="zh-CN"/>
              </w:rPr>
            </w:pPr>
            <w:ins w:id="6" w:author="Stickler, Mercedes M. (E3/LTRM)" w:date="2014-09-22T15:50:00Z">
              <w:r>
                <w:rPr>
                  <w:rFonts w:eastAsiaTheme="minorEastAsia"/>
                  <w:lang w:eastAsia="zh-CN"/>
                </w:rPr>
                <w:t>999</w:t>
              </w:r>
            </w:ins>
            <w:ins w:id="7" w:author="Stickler, Mercedes M. (E3/LTRM)" w:date="2014-09-22T15:46:00Z">
              <w:r w:rsidR="00EA41DE">
                <w:rPr>
                  <w:rFonts w:eastAsiaTheme="minorEastAsia"/>
                  <w:lang w:eastAsia="zh-CN"/>
                </w:rPr>
                <w:t>=Prefer not to respond</w:t>
              </w:r>
            </w:ins>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41C9764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4B067917"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8E7766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68CB9CE4"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 xml:space="preserve">(Integer) If no mobile </w:t>
            </w:r>
            <w:r w:rsidRPr="001512DD">
              <w:rPr>
                <w:rFonts w:eastAsiaTheme="minorEastAsia"/>
                <w:i/>
                <w:lang w:eastAsia="zh-CN"/>
              </w:rPr>
              <w:lastRenderedPageBreak/>
              <w:t>number, enter 0</w:t>
            </w:r>
          </w:p>
        </w:tc>
      </w:tr>
      <w:tr w:rsidR="00B71EAD" w:rsidRPr="001512DD" w14:paraId="5C876EE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2B50E6E"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bl>
    <w:p w14:paraId="52B73EE2" w14:textId="77777777" w:rsidR="00042643" w:rsidRPr="001512DD" w:rsidRDefault="00042643" w:rsidP="001512DD">
      <w:pPr>
        <w:spacing w:after="0" w:line="240" w:lineRule="auto"/>
        <w:contextualSpacing/>
        <w:rPr>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50"/>
        <w:gridCol w:w="4693"/>
        <w:gridCol w:w="2517"/>
        <w:gridCol w:w="1826"/>
        <w:gridCol w:w="694"/>
      </w:tblGrid>
      <w:tr w:rsidR="00B71EAD" w:rsidRPr="001512DD" w14:paraId="1A38FEF3"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AF4343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65836908" w14:textId="471F0F52"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A16</w:t>
            </w:r>
            <w:r w:rsidR="00701044" w:rsidRPr="001512DD">
              <w:rPr>
                <w:rFonts w:eastAsiaTheme="minorEastAsia"/>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293971A7"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79979A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75DC0F05" w14:textId="745AD89F"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A17</w:t>
            </w:r>
            <w:r w:rsidR="00701044" w:rsidRPr="001512DD">
              <w:rPr>
                <w:rFonts w:eastAsiaTheme="minorEastAsia"/>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0D500028"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BC9EDE2"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A18</w:t>
            </w:r>
            <w:r w:rsidR="00701044" w:rsidRPr="001512DD">
              <w:rPr>
                <w:rFonts w:eastAsiaTheme="minorEastAsia"/>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7C1A27AF"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122B8A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A18</w:t>
            </w:r>
            <w:r w:rsidR="00701044" w:rsidRPr="001512DD">
              <w:rPr>
                <w:rFonts w:eastAsiaTheme="minorEastAsia"/>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222A83BA"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271502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1512DD" w:rsidRDefault="001C3ACA" w:rsidP="001512DD">
            <w:pPr>
              <w:spacing w:after="0" w:line="240" w:lineRule="auto"/>
              <w:contextualSpacing/>
              <w:rPr>
                <w:rFonts w:eastAsiaTheme="minorEastAsia"/>
                <w:w w:val="105"/>
                <w:lang w:eastAsia="zh-CN"/>
              </w:rPr>
            </w:pPr>
            <w:r>
              <w:rPr>
                <w:rFonts w:eastAsiaTheme="minorEastAsia"/>
                <w:w w:val="105"/>
                <w:lang w:eastAsia="zh-CN"/>
              </w:rPr>
              <w:t>A18</w:t>
            </w:r>
            <w:r w:rsidR="00701044" w:rsidRPr="001512DD">
              <w:rPr>
                <w:rFonts w:eastAsiaTheme="minorEastAsia"/>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38FDF0A" w14:textId="77777777" w:rsidTr="00CD01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0" w:type="dxa"/>
            <w:tcBorders>
              <w:top w:val="single" w:sz="4" w:space="0" w:color="000000"/>
              <w:left w:val="single" w:sz="4" w:space="0" w:color="000000"/>
              <w:bottom w:val="single" w:sz="4" w:space="0" w:color="000000"/>
              <w:right w:val="single" w:sz="4" w:space="0" w:color="auto"/>
            </w:tcBorders>
          </w:tcPr>
          <w:p w14:paraId="540C4BB0"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6C085F6" w14:textId="66410718" w:rsidR="00701044" w:rsidRPr="001512DD" w:rsidRDefault="001C3ACA" w:rsidP="001512DD">
            <w:pPr>
              <w:spacing w:after="0" w:line="240" w:lineRule="auto"/>
              <w:contextualSpacing/>
              <w:rPr>
                <w:rFonts w:eastAsia="Calibri" w:cs="Times New Roman"/>
                <w:i/>
                <w:w w:val="105"/>
              </w:rPr>
            </w:pPr>
            <w:r>
              <w:rPr>
                <w:rFonts w:eastAsia="Calibri" w:cs="Times New Roman"/>
                <w:w w:val="105"/>
              </w:rPr>
              <w:t>A19</w:t>
            </w:r>
            <w:r w:rsidR="00701044" w:rsidRPr="001512DD">
              <w:rPr>
                <w:rFonts w:eastAsia="Calibri"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6F5CFF73" w14:textId="77777777" w:rsidR="00701044" w:rsidRDefault="00701044" w:rsidP="001512DD">
            <w:pPr>
              <w:spacing w:after="0" w:line="240" w:lineRule="auto"/>
              <w:contextualSpacing/>
              <w:rPr>
                <w:rFonts w:eastAsiaTheme="minorEastAsia"/>
                <w:lang w:eastAsia="zh-CN"/>
              </w:rPr>
            </w:pPr>
            <w:r w:rsidRPr="001512DD">
              <w:rPr>
                <w:rFonts w:eastAsiaTheme="minorEastAsia"/>
                <w:lang w:eastAsia="zh-CN"/>
              </w:rPr>
              <w:t>2=Female</w:t>
            </w:r>
          </w:p>
          <w:p w14:paraId="7C001906" w14:textId="405F494C" w:rsidR="00EA41DE" w:rsidRPr="001512DD" w:rsidRDefault="000360B1" w:rsidP="001512DD">
            <w:pPr>
              <w:spacing w:after="0" w:line="240" w:lineRule="auto"/>
              <w:contextualSpacing/>
              <w:rPr>
                <w:rFonts w:eastAsiaTheme="minorEastAsia"/>
                <w:lang w:eastAsia="zh-CN"/>
              </w:rPr>
            </w:pPr>
            <w:r>
              <w:rPr>
                <w:rFonts w:eastAsiaTheme="minorEastAsia"/>
                <w:lang w:eastAsia="zh-CN"/>
              </w:rPr>
              <w:t>999</w:t>
            </w:r>
            <w:r w:rsidR="00EA41DE">
              <w:rPr>
                <w:rFonts w:eastAsiaTheme="minorEastAsia"/>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bl>
    <w:p w14:paraId="116C48EB" w14:textId="77777777" w:rsidR="0076083F" w:rsidRPr="001512DD" w:rsidRDefault="0076083F" w:rsidP="001512DD">
      <w:pPr>
        <w:spacing w:after="0" w:line="240" w:lineRule="auto"/>
        <w:contextualSpacing/>
        <w:rPr>
          <w:b/>
        </w:rPr>
      </w:pPr>
    </w:p>
    <w:p w14:paraId="02362163" w14:textId="77777777" w:rsidR="0076083F" w:rsidRPr="001512DD" w:rsidRDefault="0076083F" w:rsidP="001512DD">
      <w:pPr>
        <w:spacing w:after="0" w:line="240" w:lineRule="auto"/>
        <w:contextualSpacing/>
        <w:rPr>
          <w:b/>
        </w:rPr>
      </w:pPr>
    </w:p>
    <w:p w14:paraId="5C76CD0B" w14:textId="45BC0AFA" w:rsidR="00042643" w:rsidRPr="001C3ACA" w:rsidRDefault="006C2023" w:rsidP="001C3ACA">
      <w:pPr>
        <w:spacing w:after="0" w:line="240" w:lineRule="auto"/>
        <w:contextualSpacing/>
        <w:rPr>
          <w:b/>
        </w:rPr>
      </w:pPr>
      <w:r>
        <w:rPr>
          <w:rFonts w:eastAsia="Times New Roman" w:cs="Times New Roman"/>
          <w:b/>
          <w:bCs/>
        </w:rPr>
        <w:t xml:space="preserve">SECTION </w:t>
      </w:r>
      <w:r w:rsidR="00042643" w:rsidRPr="001512DD">
        <w:rPr>
          <w:rFonts w:eastAsia="Times New Roman"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360"/>
        <w:gridCol w:w="4678"/>
        <w:gridCol w:w="2160"/>
        <w:gridCol w:w="356"/>
        <w:gridCol w:w="6"/>
        <w:gridCol w:w="8"/>
        <w:gridCol w:w="1790"/>
        <w:gridCol w:w="18"/>
        <w:gridCol w:w="704"/>
      </w:tblGrid>
      <w:tr w:rsidR="00B71EAD" w:rsidRPr="001512DD" w14:paraId="67388F3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4A5002D"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904AEBD" w14:textId="72201E6F" w:rsidR="00B71EAD" w:rsidRPr="001512DD" w:rsidRDefault="001C3ACA" w:rsidP="001512DD">
            <w:pPr>
              <w:kinsoku w:val="0"/>
              <w:overflowPunct w:val="0"/>
              <w:spacing w:afterLines="20" w:after="48" w:line="240" w:lineRule="auto"/>
              <w:ind w:firstLine="10"/>
              <w:contextualSpacing/>
              <w:rPr>
                <w:w w:val="105"/>
              </w:rPr>
            </w:pPr>
            <w:r>
              <w:rPr>
                <w:w w:val="105"/>
              </w:rPr>
              <w:t>B1</w:t>
            </w:r>
            <w:r w:rsidR="00B71EAD" w:rsidRPr="001512DD">
              <w:rPr>
                <w:w w:val="105"/>
              </w:rPr>
              <w:t>. What is your marital status (</w:t>
            </w:r>
            <w:r w:rsidR="00B71EAD" w:rsidRPr="001512DD">
              <w:rPr>
                <w:b/>
                <w:w w:val="105"/>
              </w:rPr>
              <w:t>married</w:t>
            </w:r>
            <w:r w:rsidR="00B71EAD" w:rsidRPr="001512DD">
              <w:rPr>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4365FB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2=Polygamously married</w:t>
            </w:r>
          </w:p>
          <w:p w14:paraId="3A740192" w14:textId="62932B71"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r w:rsidR="000B0A99" w:rsidRPr="001512DD">
              <w:rPr>
                <w:rFonts w:eastAsiaTheme="minorEastAsia" w:cs="Times New Roman"/>
                <w:w w:val="105"/>
                <w:lang w:eastAsia="zh-CN"/>
              </w:rPr>
              <w:t>Never</w:t>
            </w:r>
            <w:r w:rsidRPr="001512DD">
              <w:rPr>
                <w:rFonts w:eastAsiaTheme="minorEastAsia" w:cs="Times New Roman"/>
                <w:w w:val="105"/>
                <w:lang w:eastAsia="zh-CN"/>
              </w:rPr>
              <w:t xml:space="preserve"> married</w:t>
            </w:r>
          </w:p>
          <w:p w14:paraId="0F6D17F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673CC44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2142D36D" w14:textId="738A80C2"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r w:rsidR="000B0A99" w:rsidRPr="001512DD">
              <w:rPr>
                <w:rFonts w:eastAsiaTheme="minorEastAsia" w:cs="Times New Roman"/>
                <w:w w:val="105"/>
                <w:lang w:eastAsia="zh-CN"/>
              </w:rPr>
              <w:t>Separated</w:t>
            </w:r>
          </w:p>
          <w:p w14:paraId="21265838" w14:textId="77777777" w:rsidR="00B71EA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p w14:paraId="57132459" w14:textId="77777777" w:rsidR="00F3482A" w:rsidRPr="00AC7CBE" w:rsidRDefault="00F3482A" w:rsidP="00F3482A">
            <w:pPr>
              <w:spacing w:after="0" w:line="240" w:lineRule="auto"/>
              <w:contextualSpacing/>
            </w:pPr>
            <w:r w:rsidRPr="00AC7CBE">
              <w:t>97=Other, please specify</w:t>
            </w:r>
          </w:p>
          <w:p w14:paraId="1BB5CB33" w14:textId="14665987" w:rsidR="00F3482A" w:rsidRPr="001512DD" w:rsidRDefault="00F3482A" w:rsidP="00F3482A">
            <w:pPr>
              <w:spacing w:after="0"/>
              <w:rPr>
                <w:rFonts w:eastAsiaTheme="minorEastAsia" w:cs="Times New Roman"/>
                <w:w w:val="105"/>
                <w:lang w:eastAsia="zh-CN"/>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105503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FDAED5E"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D13EC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B2b. What is the marital status of the household head? (</w:t>
            </w:r>
            <w:r w:rsidRPr="001512DD">
              <w:rPr>
                <w:b/>
                <w:w w:val="105"/>
              </w:rPr>
              <w:t>married_head</w:t>
            </w:r>
            <w:r w:rsidRPr="001512DD">
              <w:rPr>
                <w:w w:val="105"/>
              </w:rPr>
              <w:t>)</w:t>
            </w:r>
          </w:p>
          <w:p w14:paraId="526286CD"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581E6C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2=Polygamously married</w:t>
            </w:r>
          </w:p>
          <w:p w14:paraId="2222CB64" w14:textId="35D97C83"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r w:rsidR="000B0A99" w:rsidRPr="001512DD">
              <w:rPr>
                <w:rFonts w:eastAsiaTheme="minorEastAsia" w:cs="Times New Roman"/>
                <w:w w:val="105"/>
                <w:lang w:eastAsia="zh-CN"/>
              </w:rPr>
              <w:t>Never</w:t>
            </w:r>
            <w:r w:rsidRPr="001512DD">
              <w:rPr>
                <w:rFonts w:eastAsiaTheme="minorEastAsia" w:cs="Times New Roman"/>
                <w:w w:val="105"/>
                <w:lang w:eastAsia="zh-CN"/>
              </w:rPr>
              <w:t xml:space="preserve"> married</w:t>
            </w:r>
          </w:p>
          <w:p w14:paraId="2BE1916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0794AAC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6D67BC1A" w14:textId="4AB8FD4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r w:rsidR="000B0A99" w:rsidRPr="001512DD">
              <w:rPr>
                <w:rFonts w:eastAsiaTheme="minorEastAsia" w:cs="Times New Roman"/>
                <w:w w:val="105"/>
                <w:lang w:eastAsia="zh-CN"/>
              </w:rPr>
              <w:t>Separated</w:t>
            </w:r>
          </w:p>
          <w:p w14:paraId="358558CD" w14:textId="77777777" w:rsidR="00B71EA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p w14:paraId="57AC7242" w14:textId="77777777" w:rsidR="00F3482A" w:rsidRPr="00AC7CBE" w:rsidRDefault="00F3482A" w:rsidP="00F3482A">
            <w:pPr>
              <w:spacing w:after="0" w:line="240" w:lineRule="auto"/>
              <w:contextualSpacing/>
            </w:pPr>
            <w:r w:rsidRPr="00AC7CBE">
              <w:t>97=Other, please specify</w:t>
            </w:r>
          </w:p>
          <w:p w14:paraId="3FA8134D" w14:textId="0DA83A40" w:rsidR="00F3482A" w:rsidRPr="001512DD" w:rsidRDefault="00F3482A" w:rsidP="00F3482A">
            <w:pPr>
              <w:spacing w:after="0"/>
              <w:rPr>
                <w:rFonts w:eastAsiaTheme="minorEastAsia" w:cs="Times New Roman"/>
                <w:w w:val="105"/>
                <w:lang w:eastAsia="zh-CN"/>
              </w:rPr>
            </w:pPr>
            <w:r w:rsidRPr="00AC7C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1174612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E3D581"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682892E" w14:textId="6E09B8E0" w:rsidR="00B71EAD" w:rsidRPr="001512DD" w:rsidRDefault="001C3ACA" w:rsidP="001512DD">
            <w:pPr>
              <w:kinsoku w:val="0"/>
              <w:overflowPunct w:val="0"/>
              <w:spacing w:afterLines="20" w:after="48" w:line="240" w:lineRule="auto"/>
              <w:ind w:firstLine="10"/>
              <w:contextualSpacing/>
              <w:rPr>
                <w:w w:val="105"/>
              </w:rPr>
            </w:pPr>
            <w:r>
              <w:rPr>
                <w:w w:val="105"/>
              </w:rPr>
              <w:t>B3</w:t>
            </w:r>
            <w:r w:rsidR="00B71EAD" w:rsidRPr="001512DD">
              <w:rPr>
                <w:w w:val="105"/>
              </w:rPr>
              <w:t>. What is your tribe? (</w:t>
            </w:r>
            <w:r w:rsidR="00B71EAD" w:rsidRPr="001512DD">
              <w:rPr>
                <w:b/>
                <w:w w:val="105"/>
              </w:rPr>
              <w:t>tribe</w:t>
            </w:r>
            <w:r w:rsidR="00B71EAD" w:rsidRPr="001512DD">
              <w:rPr>
                <w:w w:val="105"/>
              </w:rPr>
              <w:t>)</w:t>
            </w:r>
          </w:p>
        </w:tc>
        <w:tc>
          <w:tcPr>
            <w:tcW w:w="2160" w:type="dxa"/>
            <w:tcBorders>
              <w:top w:val="single" w:sz="4" w:space="0" w:color="000000"/>
              <w:bottom w:val="single" w:sz="4" w:space="0" w:color="000000"/>
            </w:tcBorders>
          </w:tcPr>
          <w:p w14:paraId="38D5A95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77CD48B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196B68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4893DBA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6B5D51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76126D4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3BF70F2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100CA3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6FAC526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40E1264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188595B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57CD11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1263A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A0997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0B2EB5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BF940B"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289F4E67" w14:textId="211DCFDA" w:rsidR="00B71EAD" w:rsidRPr="001512DD" w:rsidRDefault="001C3ACA" w:rsidP="001512DD">
            <w:pPr>
              <w:tabs>
                <w:tab w:val="left" w:pos="2880"/>
              </w:tabs>
              <w:kinsoku w:val="0"/>
              <w:overflowPunct w:val="0"/>
              <w:spacing w:afterLines="20" w:after="48" w:line="240" w:lineRule="auto"/>
              <w:ind w:firstLine="10"/>
              <w:contextualSpacing/>
              <w:rPr>
                <w:w w:val="105"/>
              </w:rPr>
            </w:pPr>
            <w:r>
              <w:rPr>
                <w:w w:val="105"/>
              </w:rPr>
              <w:t>B3</w:t>
            </w:r>
            <w:r w:rsidR="00B71EAD" w:rsidRPr="001512DD">
              <w:rPr>
                <w:w w:val="105"/>
              </w:rPr>
              <w:t>b. If other, please specify</w:t>
            </w:r>
            <w:r w:rsidR="00B71EAD" w:rsidRPr="001512DD">
              <w:rPr>
                <w:w w:val="105"/>
              </w:rPr>
              <w:tab/>
            </w:r>
          </w:p>
          <w:p w14:paraId="028F882F" w14:textId="77777777" w:rsidR="00B71EAD" w:rsidRPr="001512DD" w:rsidRDefault="00B71EAD" w:rsidP="001512DD">
            <w:pPr>
              <w:tabs>
                <w:tab w:val="left" w:pos="2880"/>
              </w:tabs>
              <w:kinsoku w:val="0"/>
              <w:overflowPunct w:val="0"/>
              <w:spacing w:afterLines="20" w:after="48" w:line="240" w:lineRule="auto"/>
              <w:ind w:firstLine="10"/>
              <w:contextualSpacing/>
              <w:rPr>
                <w:i/>
                <w:w w:val="105"/>
              </w:rPr>
            </w:pPr>
            <w:r w:rsidRPr="001512DD">
              <w:rPr>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5F41D09C"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FC8070"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83C3A" w14:textId="2BCD0E44"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 xml:space="preserve">. What is the tribe of your spouse? </w:t>
            </w:r>
          </w:p>
          <w:p w14:paraId="598B5A81"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r w:rsidRPr="001512DD">
              <w:rPr>
                <w:b/>
                <w:w w:val="105"/>
              </w:rPr>
              <w:t>tribe_spouse</w:t>
            </w:r>
            <w:r w:rsidRPr="001512DD">
              <w:rPr>
                <w:w w:val="105"/>
              </w:rPr>
              <w:t>)</w:t>
            </w:r>
          </w:p>
          <w:p w14:paraId="521BF41C"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Skip if B2 </w:t>
            </w:r>
            <w:r w:rsidRPr="001512DD">
              <w:rPr>
                <w:w w:val="105"/>
              </w:rPr>
              <w:t>≠</w:t>
            </w:r>
            <w:r w:rsidRPr="001512DD">
              <w:rPr>
                <w:i/>
                <w:w w:val="105"/>
              </w:rPr>
              <w:t>1 and A11=2</w:t>
            </w:r>
          </w:p>
        </w:tc>
        <w:tc>
          <w:tcPr>
            <w:tcW w:w="2160" w:type="dxa"/>
            <w:tcBorders>
              <w:top w:val="single" w:sz="4" w:space="0" w:color="000000"/>
              <w:bottom w:val="single" w:sz="4" w:space="0" w:color="000000"/>
            </w:tcBorders>
          </w:tcPr>
          <w:p w14:paraId="1570A9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1E25FF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32D663A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65B9123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07FCDC6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0AA0A1D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4F6D1B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27BB734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40305D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1A766E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C7B7B8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383DAF6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317EA3F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65E2C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37BA8F1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ECE089"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C6EEF3D" w14:textId="1DF538B7"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b. If other, please specify</w:t>
            </w:r>
          </w:p>
          <w:p w14:paraId="76DCE095"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4D69CC9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B0FC48A"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6F3A68A" w14:textId="33C3941D"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 xml:space="preserve">c. What is the tribe of your senior spouse? </w:t>
            </w:r>
          </w:p>
          <w:p w14:paraId="7C48F61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r w:rsidRPr="001512DD">
              <w:rPr>
                <w:b/>
                <w:w w:val="105"/>
              </w:rPr>
              <w:t>tribe_pspouse</w:t>
            </w:r>
            <w:r w:rsidRPr="001512DD">
              <w:rPr>
                <w:w w:val="105"/>
              </w:rPr>
              <w:t>)</w:t>
            </w:r>
          </w:p>
          <w:p w14:paraId="1616ABA7"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Only ask if B2=2</w:t>
            </w:r>
          </w:p>
        </w:tc>
        <w:tc>
          <w:tcPr>
            <w:tcW w:w="2160" w:type="dxa"/>
            <w:tcBorders>
              <w:top w:val="single" w:sz="4" w:space="0" w:color="000000"/>
              <w:bottom w:val="single" w:sz="4" w:space="0" w:color="000000"/>
            </w:tcBorders>
          </w:tcPr>
          <w:p w14:paraId="7EC3D5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39E4385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035181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68DB17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381AEAF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7BB5542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766A6C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6BD07E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765F50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41AABBC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DF1D6D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51CB0BD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592BB0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191E000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716258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EDB39E3"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B48A2A9" w14:textId="59986703"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d. If other, please specify</w:t>
            </w:r>
          </w:p>
          <w:p w14:paraId="5C952E7F"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066CB4C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7ABD3EB"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5ED803D" w14:textId="71F275FA" w:rsidR="00B71EAD" w:rsidRPr="001512DD" w:rsidRDefault="001C3ACA" w:rsidP="001512DD">
            <w:pPr>
              <w:kinsoku w:val="0"/>
              <w:overflowPunct w:val="0"/>
              <w:spacing w:afterLines="20" w:after="48" w:line="240" w:lineRule="auto"/>
              <w:ind w:firstLine="10"/>
              <w:contextualSpacing/>
              <w:rPr>
                <w:w w:val="105"/>
              </w:rPr>
            </w:pPr>
            <w:r>
              <w:rPr>
                <w:w w:val="105"/>
              </w:rPr>
              <w:t>B4</w:t>
            </w:r>
            <w:r w:rsidR="00B71EAD" w:rsidRPr="001512DD">
              <w:rPr>
                <w:w w:val="105"/>
              </w:rPr>
              <w:t>e. What is the tribe of the household head? (</w:t>
            </w:r>
            <w:r w:rsidR="00B71EAD" w:rsidRPr="001512DD">
              <w:rPr>
                <w:b/>
                <w:w w:val="105"/>
              </w:rPr>
              <w:t>tribe_head</w:t>
            </w:r>
            <w:r w:rsidR="00B71EAD" w:rsidRPr="001512DD">
              <w:rPr>
                <w:w w:val="105"/>
              </w:rPr>
              <w:t>)</w:t>
            </w:r>
          </w:p>
          <w:p w14:paraId="635D81E5"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Only ask if A11 </w:t>
            </w:r>
            <w:r w:rsidRPr="001512DD">
              <w:rPr>
                <w:w w:val="105"/>
              </w:rPr>
              <w:t>≠</w:t>
            </w:r>
            <w:r w:rsidRPr="001512DD">
              <w:rPr>
                <w:i/>
                <w:w w:val="105"/>
              </w:rPr>
              <w:t>1</w:t>
            </w:r>
          </w:p>
        </w:tc>
        <w:tc>
          <w:tcPr>
            <w:tcW w:w="2160" w:type="dxa"/>
            <w:tcBorders>
              <w:top w:val="single" w:sz="4" w:space="0" w:color="000000"/>
              <w:bottom w:val="single" w:sz="4" w:space="0" w:color="000000"/>
            </w:tcBorders>
          </w:tcPr>
          <w:p w14:paraId="154D10F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488FFD3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56F0FC2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7605EBE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5C37322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4C8B5E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19B2632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6B9283B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3045BBE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7E4613B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6170017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20F4267E"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51756C7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20CEF0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396812" w:rsidRPr="001512DD" w14:paraId="55B9096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3609056" w14:textId="77777777" w:rsidR="00396812" w:rsidRPr="001512DD" w:rsidRDefault="00396812"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7A8DFCBE" w14:textId="49A03D68" w:rsidR="00396812" w:rsidRPr="001512DD" w:rsidRDefault="001C3ACA" w:rsidP="001512DD">
            <w:pPr>
              <w:tabs>
                <w:tab w:val="left" w:pos="2912"/>
              </w:tabs>
              <w:kinsoku w:val="0"/>
              <w:overflowPunct w:val="0"/>
              <w:spacing w:afterLines="20" w:after="48" w:line="240" w:lineRule="auto"/>
              <w:ind w:firstLine="10"/>
              <w:contextualSpacing/>
              <w:rPr>
                <w:w w:val="105"/>
              </w:rPr>
            </w:pPr>
            <w:r>
              <w:rPr>
                <w:w w:val="105"/>
              </w:rPr>
              <w:t>B4</w:t>
            </w:r>
            <w:r w:rsidR="00396812" w:rsidRPr="001512DD">
              <w:rPr>
                <w:w w:val="105"/>
              </w:rPr>
              <w:t>f. If other, please specify</w:t>
            </w:r>
            <w:r w:rsidR="00396812" w:rsidRPr="001512DD">
              <w:rPr>
                <w:w w:val="105"/>
              </w:rPr>
              <w:tab/>
            </w:r>
          </w:p>
          <w:p w14:paraId="34260C7F" w14:textId="77777777" w:rsidR="00396812" w:rsidRPr="001512DD" w:rsidRDefault="00396812" w:rsidP="001512DD">
            <w:pPr>
              <w:tabs>
                <w:tab w:val="left" w:pos="2912"/>
              </w:tabs>
              <w:kinsoku w:val="0"/>
              <w:overflowPunct w:val="0"/>
              <w:spacing w:afterLines="20" w:after="48" w:line="240" w:lineRule="auto"/>
              <w:ind w:firstLine="10"/>
              <w:contextualSpacing/>
              <w:rPr>
                <w:i/>
                <w:w w:val="105"/>
              </w:rPr>
            </w:pPr>
            <w:r w:rsidRPr="001512DD">
              <w:rPr>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1512DD" w:rsidRDefault="00396812" w:rsidP="001512DD">
            <w:pPr>
              <w:tabs>
                <w:tab w:val="left" w:pos="3449"/>
              </w:tabs>
              <w:spacing w:afterLines="20" w:after="48" w:line="240" w:lineRule="auto"/>
              <w:contextualSpacing/>
              <w:rPr>
                <w:i/>
              </w:rPr>
            </w:pPr>
            <w:r w:rsidRPr="001512DD">
              <w:rPr>
                <w:i/>
              </w:rPr>
              <w:t>(Text)</w:t>
            </w:r>
          </w:p>
          <w:p w14:paraId="2A7E98CF" w14:textId="77777777" w:rsidR="00396812" w:rsidRPr="001512DD" w:rsidRDefault="00396812" w:rsidP="001512DD">
            <w:pPr>
              <w:tabs>
                <w:tab w:val="left" w:pos="3449"/>
              </w:tabs>
              <w:spacing w:afterLines="20" w:after="48" w:line="240" w:lineRule="auto"/>
              <w:contextualSpacing/>
              <w:rPr>
                <w:i/>
              </w:rPr>
            </w:pPr>
          </w:p>
        </w:tc>
      </w:tr>
      <w:tr w:rsidR="00396812" w:rsidRPr="001512DD" w14:paraId="60BA104A"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6AA83D8" w14:textId="77777777" w:rsidR="00396812" w:rsidRPr="001512DD" w:rsidRDefault="00396812" w:rsidP="001512DD">
            <w:pPr>
              <w:kinsoku w:val="0"/>
              <w:overflowPunct w:val="0"/>
              <w:spacing w:afterLines="20" w:after="48" w:line="240" w:lineRule="auto"/>
              <w:ind w:left="119"/>
              <w:contextualSpacing/>
              <w:rPr>
                <w:w w:val="105"/>
              </w:rPr>
            </w:pPr>
          </w:p>
        </w:tc>
        <w:tc>
          <w:tcPr>
            <w:tcW w:w="7208" w:type="dxa"/>
            <w:gridSpan w:val="5"/>
            <w:tcBorders>
              <w:top w:val="single" w:sz="4" w:space="0" w:color="000000"/>
              <w:left w:val="single" w:sz="4" w:space="0" w:color="000000"/>
              <w:bottom w:val="single" w:sz="4" w:space="0" w:color="000000"/>
            </w:tcBorders>
          </w:tcPr>
          <w:p w14:paraId="4690BDA0" w14:textId="66812C4E" w:rsidR="00396812" w:rsidRPr="001512DD" w:rsidRDefault="001C3ACA" w:rsidP="001512DD">
            <w:pPr>
              <w:kinsoku w:val="0"/>
              <w:overflowPunct w:val="0"/>
              <w:spacing w:afterLines="20" w:after="48" w:line="240" w:lineRule="auto"/>
              <w:ind w:firstLine="10"/>
              <w:contextualSpacing/>
              <w:rPr>
                <w:w w:val="105"/>
              </w:rPr>
            </w:pPr>
            <w:r>
              <w:rPr>
                <w:w w:val="105"/>
              </w:rPr>
              <w:t>B5</w:t>
            </w:r>
            <w:r w:rsidR="00396812" w:rsidRPr="001512DD">
              <w:rPr>
                <w:w w:val="105"/>
              </w:rPr>
              <w:t>. How many children do you have? (</w:t>
            </w:r>
            <w:r w:rsidR="00396812" w:rsidRPr="001512DD">
              <w:rPr>
                <w:b/>
                <w:w w:val="105"/>
              </w:rPr>
              <w:t>children</w:t>
            </w:r>
            <w:r w:rsidR="00396812" w:rsidRPr="001512DD">
              <w:rPr>
                <w:w w:val="105"/>
              </w:rPr>
              <w:t>)</w:t>
            </w:r>
          </w:p>
          <w:p w14:paraId="39C779E5"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1512DD" w:rsidRDefault="00396812" w:rsidP="001512DD">
            <w:pPr>
              <w:tabs>
                <w:tab w:val="left" w:pos="3449"/>
              </w:tabs>
              <w:spacing w:afterLines="20" w:after="48" w:line="240" w:lineRule="auto"/>
              <w:contextualSpacing/>
              <w:rPr>
                <w:i/>
              </w:rPr>
            </w:pPr>
            <w:r w:rsidRPr="001512DD">
              <w:rPr>
                <w:i/>
              </w:rPr>
              <w:t>(Integer)</w:t>
            </w:r>
          </w:p>
        </w:tc>
      </w:tr>
      <w:tr w:rsidR="00396812" w:rsidRPr="001512DD" w14:paraId="5C72F02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D0FCC1C" w14:textId="77777777" w:rsidR="00396812" w:rsidRPr="001512DD" w:rsidRDefault="00396812"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163739" w14:textId="29622388" w:rsidR="00396812" w:rsidRPr="001512DD" w:rsidRDefault="001C3ACA" w:rsidP="001512DD">
            <w:pPr>
              <w:kinsoku w:val="0"/>
              <w:overflowPunct w:val="0"/>
              <w:spacing w:afterLines="20" w:after="48" w:line="240" w:lineRule="auto"/>
              <w:ind w:firstLine="10"/>
              <w:contextualSpacing/>
              <w:rPr>
                <w:w w:val="105"/>
              </w:rPr>
            </w:pPr>
            <w:r>
              <w:rPr>
                <w:w w:val="105"/>
              </w:rPr>
              <w:t>B6</w:t>
            </w:r>
            <w:r w:rsidR="00396812" w:rsidRPr="001512DD">
              <w:rPr>
                <w:w w:val="105"/>
              </w:rPr>
              <w:t xml:space="preserve">. What is the tribe of your (eldest) child?    </w:t>
            </w:r>
          </w:p>
          <w:p w14:paraId="69515282"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w:t>
            </w:r>
            <w:r w:rsidRPr="001512DD">
              <w:rPr>
                <w:b/>
                <w:w w:val="105"/>
              </w:rPr>
              <w:t>tribe_child</w:t>
            </w:r>
            <w:r w:rsidRPr="001512DD">
              <w:rPr>
                <w:w w:val="105"/>
              </w:rPr>
              <w:t>)</w:t>
            </w:r>
          </w:p>
          <w:p w14:paraId="6FD72608" w14:textId="77777777" w:rsidR="00396812" w:rsidRPr="001512DD" w:rsidRDefault="00396812" w:rsidP="001512DD">
            <w:pPr>
              <w:kinsoku w:val="0"/>
              <w:overflowPunct w:val="0"/>
              <w:spacing w:afterLines="20" w:after="48" w:line="240" w:lineRule="auto"/>
              <w:ind w:firstLine="10"/>
              <w:contextualSpacing/>
              <w:rPr>
                <w:w w:val="105"/>
              </w:rPr>
            </w:pPr>
            <w:r w:rsidRPr="001512DD">
              <w:rPr>
                <w:i/>
                <w:w w:val="105"/>
              </w:rPr>
              <w:t>Skip if B9=0</w:t>
            </w:r>
          </w:p>
        </w:tc>
        <w:tc>
          <w:tcPr>
            <w:tcW w:w="2160" w:type="dxa"/>
            <w:tcBorders>
              <w:top w:val="single" w:sz="4" w:space="0" w:color="000000"/>
              <w:bottom w:val="single" w:sz="4" w:space="0" w:color="000000"/>
            </w:tcBorders>
          </w:tcPr>
          <w:p w14:paraId="2BDAF4D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09EEF62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2F6521A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55C929C8"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2154D23F"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4E1286A4"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37C40D8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7748E177"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5D78672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6F1B1AC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7DDF915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04D8C933"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0BAB5B5C"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47DC83E1"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1512DD" w:rsidRDefault="00396812"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7EC203D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82624F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0A6469BA" w14:textId="4219251B" w:rsidR="00540F30" w:rsidRPr="001512DD" w:rsidRDefault="001C3ACA" w:rsidP="001512DD">
            <w:pPr>
              <w:kinsoku w:val="0"/>
              <w:overflowPunct w:val="0"/>
              <w:spacing w:afterLines="20" w:after="48" w:line="240" w:lineRule="auto"/>
              <w:ind w:firstLine="10"/>
              <w:contextualSpacing/>
              <w:rPr>
                <w:w w:val="105"/>
              </w:rPr>
            </w:pPr>
            <w:r>
              <w:rPr>
                <w:w w:val="105"/>
              </w:rPr>
              <w:t>B6</w:t>
            </w:r>
            <w:r w:rsidR="00540F30" w:rsidRPr="001512DD">
              <w:rPr>
                <w:w w:val="105"/>
              </w:rPr>
              <w:t>b. If other, please specify</w:t>
            </w:r>
          </w:p>
          <w:p w14:paraId="4938CA2E"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540F30" w:rsidRPr="001512DD" w14:paraId="7FF590D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B09E156" w14:textId="77777777" w:rsidR="00540F30" w:rsidRPr="001512DD" w:rsidRDefault="00540F30"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B660577" w14:textId="507BF344" w:rsidR="00540F30" w:rsidRPr="001512DD" w:rsidRDefault="001C3ACA" w:rsidP="001512DD">
            <w:pPr>
              <w:kinsoku w:val="0"/>
              <w:overflowPunct w:val="0"/>
              <w:spacing w:afterLines="20" w:after="48" w:line="240" w:lineRule="auto"/>
              <w:ind w:firstLine="10"/>
              <w:contextualSpacing/>
              <w:rPr>
                <w:w w:val="105"/>
              </w:rPr>
            </w:pPr>
            <w:r>
              <w:rPr>
                <w:w w:val="105"/>
              </w:rPr>
              <w:t>B7</w:t>
            </w:r>
            <w:r w:rsidR="00540F30" w:rsidRPr="001512DD">
              <w:rPr>
                <w:w w:val="105"/>
              </w:rPr>
              <w:t>. What is your religion, if any? (</w:t>
            </w:r>
            <w:r w:rsidR="00540F30" w:rsidRPr="001512DD">
              <w:rPr>
                <w:b/>
                <w:w w:val="105"/>
              </w:rPr>
              <w:t>religion</w:t>
            </w:r>
            <w:r w:rsidR="00540F30" w:rsidRPr="001512DD">
              <w:rPr>
                <w:w w:val="105"/>
              </w:rPr>
              <w:t>)</w:t>
            </w:r>
          </w:p>
        </w:tc>
        <w:tc>
          <w:tcPr>
            <w:tcW w:w="2160" w:type="dxa"/>
            <w:tcBorders>
              <w:top w:val="single" w:sz="4" w:space="0" w:color="000000"/>
              <w:bottom w:val="single" w:sz="4" w:space="0" w:color="000000"/>
            </w:tcBorders>
          </w:tcPr>
          <w:p w14:paraId="43ECA8D5" w14:textId="3141EEA9" w:rsidR="00747FDE" w:rsidRDefault="00540F30" w:rsidP="00747FDE">
            <w:pPr>
              <w:spacing w:after="0"/>
              <w:rPr>
                <w:rFonts w:eastAsiaTheme="minorEastAsia" w:cs="Times New Roman"/>
                <w:w w:val="105"/>
                <w:lang w:eastAsia="zh-CN"/>
              </w:rPr>
            </w:pPr>
            <w:r w:rsidRPr="001512DD">
              <w:rPr>
                <w:rFonts w:eastAsiaTheme="minorEastAsia" w:cs="Times New Roman"/>
                <w:w w:val="105"/>
                <w:lang w:eastAsia="zh-CN"/>
              </w:rPr>
              <w:t>1=</w:t>
            </w:r>
            <w:r w:rsidR="00747FDE">
              <w:rPr>
                <w:rFonts w:eastAsiaTheme="minorEastAsia" w:cs="Times New Roman"/>
                <w:w w:val="105"/>
                <w:lang w:eastAsia="zh-CN"/>
              </w:rPr>
              <w:t>Christian</w:t>
            </w:r>
          </w:p>
          <w:p w14:paraId="0B6D0562" w14:textId="77777777" w:rsidR="00747FDE" w:rsidRDefault="00747FDE" w:rsidP="00747FDE">
            <w:pPr>
              <w:spacing w:after="0"/>
              <w:rPr>
                <w:rFonts w:eastAsiaTheme="minorEastAsia" w:cs="Times New Roman"/>
                <w:w w:val="105"/>
                <w:lang w:eastAsia="zh-CN"/>
              </w:rPr>
            </w:pPr>
            <w:r>
              <w:rPr>
                <w:rFonts w:eastAsiaTheme="minorEastAsia" w:cs="Times New Roman"/>
                <w:w w:val="105"/>
                <w:lang w:eastAsia="zh-CN"/>
              </w:rPr>
              <w:t>2=Islam</w:t>
            </w:r>
          </w:p>
          <w:p w14:paraId="7074271D" w14:textId="77777777" w:rsidR="00747FDE" w:rsidRDefault="00747FDE" w:rsidP="00747FDE">
            <w:pPr>
              <w:spacing w:after="0"/>
              <w:rPr>
                <w:rFonts w:eastAsiaTheme="minorEastAsia" w:cs="Times New Roman"/>
                <w:w w:val="105"/>
                <w:lang w:eastAsia="zh-CN"/>
              </w:rPr>
            </w:pPr>
            <w:r>
              <w:rPr>
                <w:rFonts w:eastAsiaTheme="minorEastAsia" w:cs="Times New Roman"/>
                <w:w w:val="105"/>
                <w:lang w:eastAsia="zh-CN"/>
              </w:rPr>
              <w:t>3=Not religious</w:t>
            </w:r>
          </w:p>
          <w:p w14:paraId="24DAA592" w14:textId="103BBE15" w:rsidR="00747FDE" w:rsidRPr="001512DD" w:rsidRDefault="00747FDE" w:rsidP="00747FDE">
            <w:pPr>
              <w:spacing w:after="0"/>
              <w:rPr>
                <w:rFonts w:eastAsiaTheme="minorEastAsia" w:cs="Times New Roman"/>
                <w:w w:val="105"/>
                <w:lang w:eastAsia="zh-CN"/>
              </w:rPr>
            </w:pPr>
            <w:r>
              <w:rPr>
                <w:rFonts w:eastAsiaTheme="minorEastAsia" w:cs="Times New Roman"/>
                <w:w w:val="105"/>
                <w:lang w:eastAsia="zh-CN"/>
              </w:rPr>
              <w:t>4=Spirititual/Ancenstral</w:t>
            </w:r>
          </w:p>
          <w:p w14:paraId="0DB16FB8" w14:textId="5FDF1A85" w:rsidR="00540F30" w:rsidRPr="001512DD" w:rsidRDefault="00540F30" w:rsidP="001512DD">
            <w:pPr>
              <w:spacing w:after="0"/>
              <w:rPr>
                <w:rFonts w:eastAsiaTheme="minorEastAsia" w:cs="Times New Roman"/>
                <w:w w:val="105"/>
                <w:lang w:eastAsia="zh-CN"/>
              </w:rPr>
            </w:pP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1512DD" w:rsidRDefault="00540F30" w:rsidP="001512DD">
            <w:pPr>
              <w:spacing w:after="0"/>
              <w:rPr>
                <w:rFonts w:eastAsiaTheme="minorEastAsia"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1512DD" w:rsidRDefault="00540F30"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AB3864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23B66FF"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BEAF1E6" w14:textId="6EBF5BDA" w:rsidR="00A478EB" w:rsidRPr="001512DD" w:rsidRDefault="000427DF" w:rsidP="001512DD">
            <w:pPr>
              <w:spacing w:after="0"/>
              <w:rPr>
                <w:rFonts w:eastAsia="Calibri" w:cs="Times New Roman"/>
                <w:w w:val="105"/>
              </w:rPr>
            </w:pPr>
            <w:r>
              <w:rPr>
                <w:w w:val="105"/>
              </w:rPr>
              <w:t>B8</w:t>
            </w:r>
            <w:r w:rsidR="00A478EB" w:rsidRPr="001512DD">
              <w:rPr>
                <w:w w:val="105"/>
              </w:rPr>
              <w:t>. Were you born in this village? (</w:t>
            </w:r>
            <w:r w:rsidR="00A478EB" w:rsidRPr="001512DD">
              <w:rPr>
                <w:b/>
                <w:w w:val="105"/>
              </w:rPr>
              <w:t>born</w:t>
            </w:r>
            <w:r w:rsidR="00A478EB" w:rsidRPr="001512DD">
              <w:rPr>
                <w:w w:val="105"/>
              </w:rPr>
              <w:t>)</w:t>
            </w:r>
            <w:r w:rsidR="00A478EB" w:rsidRPr="001512DD">
              <w:br/>
            </w:r>
            <w:r w:rsidR="00A478EB" w:rsidRPr="001512DD">
              <w:rPr>
                <w:i/>
              </w:rPr>
              <w:t xml:space="preserve">If A11=1, skip to </w:t>
            </w:r>
            <w:r w:rsidR="00A478EB" w:rsidRPr="001512DD">
              <w:rPr>
                <w:b/>
              </w:rPr>
              <w:t>B1</w:t>
            </w:r>
            <w:r>
              <w:rPr>
                <w:b/>
              </w:rPr>
              <w:t>0</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1512DD" w:rsidRDefault="00A478EB" w:rsidP="001512DD">
            <w:pPr>
              <w:spacing w:after="0"/>
            </w:pPr>
            <w:r w:rsidRPr="001512DD">
              <w:t>1=No</w:t>
            </w:r>
          </w:p>
          <w:p w14:paraId="184D6FB9" w14:textId="77777777" w:rsidR="00A478EB" w:rsidRPr="001512DD" w:rsidRDefault="00A478EB" w:rsidP="001512DD">
            <w:pPr>
              <w:spacing w:after="0"/>
            </w:pPr>
            <w:r w:rsidRPr="001512DD">
              <w:t>2=Yes</w:t>
            </w:r>
            <w:r w:rsidRPr="001512DD" w:rsidDel="00226116">
              <w:t xml:space="preserve"> </w:t>
            </w:r>
          </w:p>
          <w:p w14:paraId="6DC3BB56" w14:textId="77777777" w:rsidR="00A478EB" w:rsidRPr="001512DD" w:rsidRDefault="00A478EB" w:rsidP="001512DD">
            <w:pPr>
              <w:spacing w:after="0"/>
            </w:pPr>
            <w:r w:rsidRPr="001512DD">
              <w:t>888=Don’t know</w:t>
            </w:r>
          </w:p>
          <w:p w14:paraId="08F6B5C0"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5A4C1D5"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4326A51"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D258530" w14:textId="40E0F502" w:rsidR="00A478EB" w:rsidRPr="001512DD" w:rsidRDefault="000427DF" w:rsidP="001512DD">
            <w:pPr>
              <w:spacing w:after="0"/>
              <w:rPr>
                <w:rFonts w:eastAsia="Calibri" w:cs="Times New Roman"/>
                <w:w w:val="105"/>
              </w:rPr>
            </w:pPr>
            <w:r>
              <w:rPr>
                <w:w w:val="105"/>
              </w:rPr>
              <w:t>B9</w:t>
            </w:r>
            <w:r w:rsidR="00A478EB" w:rsidRPr="001512DD">
              <w:rPr>
                <w:w w:val="105"/>
              </w:rPr>
              <w:t>. Was the household head born in this village? (</w:t>
            </w:r>
            <w:r w:rsidR="00A478EB" w:rsidRPr="001512DD">
              <w:rPr>
                <w:b/>
                <w:w w:val="105"/>
              </w:rPr>
              <w:t>born_head</w:t>
            </w:r>
            <w:r w:rsidR="00A478EB" w:rsidRPr="001512DD">
              <w:rPr>
                <w:w w:val="105"/>
              </w:rPr>
              <w:t>)</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1512DD" w:rsidRDefault="00A478EB" w:rsidP="001512DD">
            <w:pPr>
              <w:spacing w:after="0"/>
            </w:pPr>
            <w:r w:rsidRPr="001512DD">
              <w:t>1=No</w:t>
            </w:r>
          </w:p>
          <w:p w14:paraId="26B15AA1" w14:textId="77777777" w:rsidR="00A478EB" w:rsidRPr="001512DD" w:rsidRDefault="00A478EB" w:rsidP="001512DD">
            <w:pPr>
              <w:spacing w:after="0"/>
            </w:pPr>
            <w:r w:rsidRPr="001512DD">
              <w:t>2=Yes</w:t>
            </w:r>
            <w:r w:rsidRPr="001512DD" w:rsidDel="00226116">
              <w:t xml:space="preserve"> </w:t>
            </w:r>
          </w:p>
          <w:p w14:paraId="7CEE97F2" w14:textId="77777777" w:rsidR="00A478EB" w:rsidRPr="001512DD" w:rsidRDefault="00A478EB" w:rsidP="001512DD">
            <w:pPr>
              <w:spacing w:after="0"/>
            </w:pPr>
            <w:r w:rsidRPr="001512DD">
              <w:t>888=Don’t know</w:t>
            </w:r>
          </w:p>
          <w:p w14:paraId="6848075D"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67CBADDE"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B83395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A76FD16" w14:textId="3DAB052E" w:rsidR="00A478EB" w:rsidRPr="001512DD" w:rsidRDefault="000427DF" w:rsidP="001512DD">
            <w:pPr>
              <w:kinsoku w:val="0"/>
              <w:overflowPunct w:val="0"/>
              <w:spacing w:afterLines="20" w:after="48" w:line="240" w:lineRule="auto"/>
              <w:ind w:firstLine="10"/>
              <w:contextualSpacing/>
              <w:rPr>
                <w:w w:val="105"/>
              </w:rPr>
            </w:pPr>
            <w:r>
              <w:rPr>
                <w:w w:val="105"/>
              </w:rPr>
              <w:t>B10</w:t>
            </w:r>
            <w:r w:rsidR="00A478EB" w:rsidRPr="001512DD">
              <w:rPr>
                <w:w w:val="105"/>
              </w:rPr>
              <w:t>. How many years have you lived in this village/locality?(</w:t>
            </w:r>
            <w:r w:rsidR="00A478EB" w:rsidRPr="001512DD">
              <w:rPr>
                <w:b/>
                <w:w w:val="105"/>
              </w:rPr>
              <w:t>yrs_live</w:t>
            </w:r>
            <w:r w:rsidR="00A478EB" w:rsidRPr="001512DD">
              <w:rPr>
                <w:w w:val="105"/>
              </w:rPr>
              <w:t>)</w:t>
            </w:r>
          </w:p>
          <w:p w14:paraId="143BFCDA" w14:textId="33A48E82" w:rsidR="00A478EB" w:rsidRPr="001512DD" w:rsidRDefault="000427DF" w:rsidP="001512DD">
            <w:pPr>
              <w:spacing w:after="0"/>
              <w:rPr>
                <w:w w:val="105"/>
              </w:rPr>
            </w:pPr>
            <w:r>
              <w:rPr>
                <w:i/>
                <w:w w:val="105"/>
              </w:rPr>
              <w:t>Ask if B10</w:t>
            </w:r>
            <w:r w:rsidR="00A478EB" w:rsidRPr="001512DD">
              <w:rPr>
                <w:i/>
                <w:w w:val="105"/>
              </w:rPr>
              <w:t xml:space="preserve"> </w:t>
            </w:r>
            <w:r w:rsidR="00A478EB" w:rsidRPr="001512DD">
              <w:rPr>
                <w:w w:val="105"/>
              </w:rPr>
              <w:t>≠</w:t>
            </w:r>
            <w:r w:rsidR="00A478EB"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BE53B1" w:rsidRPr="001512DD" w14:paraId="5D595A5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BDA158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7E07D02" w14:textId="0DBF3697" w:rsidR="00A478EB" w:rsidRPr="001512DD" w:rsidRDefault="000427DF" w:rsidP="001512DD">
            <w:pPr>
              <w:kinsoku w:val="0"/>
              <w:overflowPunct w:val="0"/>
              <w:spacing w:afterLines="20" w:after="48" w:line="240" w:lineRule="auto"/>
              <w:ind w:firstLine="10"/>
              <w:contextualSpacing/>
              <w:rPr>
                <w:w w:val="105"/>
              </w:rPr>
            </w:pPr>
            <w:r>
              <w:rPr>
                <w:w w:val="105"/>
              </w:rPr>
              <w:t>B11</w:t>
            </w:r>
            <w:r w:rsidR="00A478EB" w:rsidRPr="001512DD">
              <w:rPr>
                <w:w w:val="105"/>
              </w:rPr>
              <w:t>. How many years has the household head live</w:t>
            </w:r>
            <w:ins w:id="8" w:author="Stickler, Mercedes M. (E3/LTRM)" w:date="2014-09-22T15:48:00Z">
              <w:r w:rsidR="000B0A99">
                <w:rPr>
                  <w:w w:val="105"/>
                </w:rPr>
                <w:t>d</w:t>
              </w:r>
            </w:ins>
            <w:r w:rsidR="00A478EB" w:rsidRPr="001512DD">
              <w:rPr>
                <w:w w:val="105"/>
              </w:rPr>
              <w:t xml:space="preserve"> in this village/locality? (</w:t>
            </w:r>
            <w:r w:rsidR="00A478EB" w:rsidRPr="001512DD">
              <w:rPr>
                <w:b/>
                <w:w w:val="105"/>
              </w:rPr>
              <w:t>yrs_live_head</w:t>
            </w:r>
            <w:r w:rsidR="00A478EB" w:rsidRPr="001512DD">
              <w:rPr>
                <w:w w:val="105"/>
              </w:rPr>
              <w:t>)</w:t>
            </w:r>
          </w:p>
          <w:p w14:paraId="4878F439" w14:textId="073376CD" w:rsidR="00A478EB" w:rsidRPr="001512DD" w:rsidRDefault="00A478EB" w:rsidP="001512DD">
            <w:pPr>
              <w:spacing w:after="0"/>
              <w:rPr>
                <w:w w:val="105"/>
              </w:rPr>
            </w:pPr>
            <w:r w:rsidRPr="001512DD">
              <w:rPr>
                <w:i/>
                <w:w w:val="105"/>
              </w:rPr>
              <w:t xml:space="preserve">Only ask if A11 </w:t>
            </w:r>
            <w:r w:rsidRPr="001512DD">
              <w:rPr>
                <w:w w:val="105"/>
              </w:rPr>
              <w:t>≠</w:t>
            </w:r>
            <w:r w:rsidR="000427DF">
              <w:rPr>
                <w:i/>
                <w:w w:val="105"/>
              </w:rPr>
              <w:t>1 and B9</w:t>
            </w:r>
            <w:r w:rsidRPr="001512DD">
              <w:rPr>
                <w:i/>
                <w:w w:val="105"/>
              </w:rPr>
              <w:t xml:space="preserve">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A478EB" w:rsidRPr="001512DD" w14:paraId="33E87848"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64B0A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7F1284E" w14:textId="6E6347EE" w:rsidR="00A478EB" w:rsidRPr="001512DD" w:rsidRDefault="000427DF" w:rsidP="001512DD">
            <w:pPr>
              <w:spacing w:after="0"/>
              <w:rPr>
                <w:rFonts w:eastAsia="Calibri" w:cs="Times New Roman"/>
                <w:w w:val="105"/>
              </w:rPr>
            </w:pPr>
            <w:r>
              <w:rPr>
                <w:w w:val="105"/>
              </w:rPr>
              <w:t>B12</w:t>
            </w:r>
            <w:r w:rsidR="00A478EB" w:rsidRPr="001512DD">
              <w:rPr>
                <w:w w:val="105"/>
              </w:rPr>
              <w:t>. Are you considered a local or non-local by others in this village? (</w:t>
            </w:r>
            <w:r w:rsidR="00A478EB" w:rsidRPr="001512DD">
              <w:rPr>
                <w:b/>
                <w:w w:val="105"/>
              </w:rPr>
              <w:t>local_no</w:t>
            </w:r>
            <w:r w:rsidR="00A478EB" w:rsidRPr="001512DD">
              <w:rPr>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1512DD" w:rsidRDefault="00A478EB" w:rsidP="001512DD">
            <w:pPr>
              <w:spacing w:after="0"/>
            </w:pPr>
            <w:r w:rsidRPr="001512DD">
              <w:t>1=Local</w:t>
            </w:r>
          </w:p>
          <w:p w14:paraId="65B67985" w14:textId="6394C17D"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4259D1F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F879C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E6F562D" w14:textId="071F7D2A" w:rsidR="00A478EB" w:rsidRPr="001512DD" w:rsidRDefault="000427DF" w:rsidP="001512DD">
            <w:pPr>
              <w:kinsoku w:val="0"/>
              <w:overflowPunct w:val="0"/>
              <w:spacing w:afterLines="20" w:after="48" w:line="240" w:lineRule="auto"/>
              <w:ind w:firstLine="10"/>
              <w:contextualSpacing/>
              <w:rPr>
                <w:w w:val="105"/>
              </w:rPr>
            </w:pPr>
            <w:r>
              <w:rPr>
                <w:w w:val="105"/>
              </w:rPr>
              <w:t>B13</w:t>
            </w:r>
            <w:r w:rsidR="00A478EB" w:rsidRPr="001512DD">
              <w:rPr>
                <w:w w:val="105"/>
              </w:rPr>
              <w:t xml:space="preserve">. Is the </w:t>
            </w:r>
            <w:ins w:id="9" w:author="Stickler, Mercedes M. (E3/LTRM)" w:date="2014-09-22T15:49:00Z">
              <w:r w:rsidR="000360B1" w:rsidRPr="001512DD">
                <w:rPr>
                  <w:w w:val="105"/>
                </w:rPr>
                <w:t xml:space="preserve">household </w:t>
              </w:r>
            </w:ins>
            <w:r w:rsidR="00A478EB" w:rsidRPr="001512DD">
              <w:rPr>
                <w:w w:val="105"/>
              </w:rPr>
              <w:t>head considered a local or non-local by others in this village? (</w:t>
            </w:r>
            <w:r w:rsidR="00A478EB" w:rsidRPr="001512DD">
              <w:rPr>
                <w:b/>
                <w:w w:val="105"/>
              </w:rPr>
              <w:t>local_no_head</w:t>
            </w:r>
            <w:r w:rsidR="00A478EB" w:rsidRPr="001512DD">
              <w:rPr>
                <w:w w:val="105"/>
              </w:rPr>
              <w:t>)</w:t>
            </w:r>
          </w:p>
          <w:p w14:paraId="609E1682" w14:textId="1049FC67" w:rsidR="00A478EB" w:rsidRPr="001512DD" w:rsidRDefault="00A478EB" w:rsidP="001512DD">
            <w:pPr>
              <w:spacing w:after="0"/>
              <w:rPr>
                <w:rFonts w:eastAsia="Calibri" w:cs="Times New Roman"/>
                <w:w w:val="105"/>
              </w:rPr>
            </w:pPr>
            <w:r w:rsidRPr="001512DD">
              <w:rPr>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1512DD" w:rsidRDefault="00A478EB" w:rsidP="001512DD">
            <w:pPr>
              <w:spacing w:after="0"/>
            </w:pPr>
            <w:r w:rsidRPr="001512DD">
              <w:t>1=Local</w:t>
            </w:r>
          </w:p>
          <w:p w14:paraId="416466D8" w14:textId="77777777"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F66D36C"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7C3B331A"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C77F705" w14:textId="3C18C11F" w:rsidR="00A478EB" w:rsidRPr="001512DD" w:rsidRDefault="000427DF" w:rsidP="001512DD">
            <w:pPr>
              <w:kinsoku w:val="0"/>
              <w:overflowPunct w:val="0"/>
              <w:spacing w:afterLines="20" w:after="48" w:line="240" w:lineRule="auto"/>
              <w:ind w:firstLine="10"/>
              <w:contextualSpacing/>
              <w:rPr>
                <w:w w:val="105"/>
              </w:rPr>
            </w:pPr>
            <w:r>
              <w:rPr>
                <w:w w:val="105"/>
              </w:rPr>
              <w:t>B14</w:t>
            </w:r>
            <w:r w:rsidR="00A478EB" w:rsidRPr="001512DD">
              <w:rPr>
                <w:w w:val="105"/>
              </w:rPr>
              <w:t>. When you were married, which spouse moved to the other spouse's village? (</w:t>
            </w:r>
            <w:r w:rsidR="00A478EB" w:rsidRPr="001512DD">
              <w:rPr>
                <w:b/>
                <w:w w:val="105"/>
              </w:rPr>
              <w:t>spouse_move</w:t>
            </w:r>
            <w:r w:rsidR="00A478EB" w:rsidRPr="001512DD">
              <w:rPr>
                <w:w w:val="105"/>
              </w:rPr>
              <w:t>)</w:t>
            </w:r>
          </w:p>
          <w:p w14:paraId="06247425" w14:textId="714C32C9" w:rsidR="00A478EB" w:rsidRPr="001512DD" w:rsidRDefault="00A478EB" w:rsidP="001512DD">
            <w:pPr>
              <w:kinsoku w:val="0"/>
              <w:overflowPunct w:val="0"/>
              <w:spacing w:afterLines="20" w:after="48" w:line="240" w:lineRule="auto"/>
              <w:ind w:firstLine="10"/>
              <w:contextualSpacing/>
              <w:rPr>
                <w:w w:val="105"/>
              </w:rPr>
            </w:pPr>
            <w:r w:rsidRPr="001512DD">
              <w:rPr>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1512DD" w:rsidRDefault="00A478EB" w:rsidP="001512DD">
            <w:pPr>
              <w:spacing w:after="0"/>
            </w:pPr>
            <w:r w:rsidRPr="001512DD">
              <w:t>1=Wife moved to husband’s village</w:t>
            </w:r>
          </w:p>
          <w:p w14:paraId="6E02A625" w14:textId="0D768235" w:rsidR="00A478EB" w:rsidRPr="001512DD" w:rsidRDefault="00A478EB" w:rsidP="001512DD">
            <w:pPr>
              <w:spacing w:after="0"/>
            </w:pPr>
            <w:r w:rsidRPr="001512DD">
              <w:t>2=Husband moved to wife’s village</w:t>
            </w:r>
          </w:p>
          <w:p w14:paraId="76ACC902" w14:textId="120066D9" w:rsidR="00A478EB" w:rsidRPr="001512DD" w:rsidRDefault="00A478EB" w:rsidP="001512DD">
            <w:pPr>
              <w:spacing w:after="0"/>
            </w:pPr>
            <w:r w:rsidRPr="001512DD">
              <w:t>3=Husband and wife both moved to a new village</w:t>
            </w:r>
          </w:p>
          <w:p w14:paraId="5DA83D66" w14:textId="6D82502C" w:rsidR="00A478EB" w:rsidRPr="001512DD" w:rsidRDefault="00A478EB" w:rsidP="001512DD">
            <w:pPr>
              <w:spacing w:after="0"/>
            </w:pPr>
            <w:r w:rsidRPr="001512DD">
              <w:t>4=Husband moved to wife’s village for one year, then moved back to husband’s village together</w:t>
            </w:r>
          </w:p>
          <w:p w14:paraId="1A484CA5" w14:textId="3B4A9BD3" w:rsidR="00A478EB" w:rsidRPr="001512DD" w:rsidRDefault="00A478EB" w:rsidP="001512DD">
            <w:pPr>
              <w:spacing w:after="0"/>
            </w:pPr>
            <w:r w:rsidRPr="001512DD">
              <w:t>5=Husband and wife from same village, moved to a new home in that village</w:t>
            </w:r>
          </w:p>
          <w:p w14:paraId="62B12091" w14:textId="4EBA90AD" w:rsidR="00A478EB" w:rsidRPr="001512DD" w:rsidRDefault="00A478EB" w:rsidP="001512DD">
            <w:pPr>
              <w:spacing w:after="0"/>
            </w:pPr>
            <w:r w:rsidRPr="001512DD">
              <w:t>6=No one moved</w:t>
            </w:r>
            <w:ins w:id="10" w:author="Aleta Haflett" w:date="2014-11-03T09:33:00Z">
              <w:r w:rsidR="00196EC9">
                <w:t xml:space="preserve">, live </w:t>
              </w:r>
            </w:ins>
            <w:ins w:id="11" w:author="Aleta Haflett" w:date="2014-11-03T09:37:00Z">
              <w:r w:rsidR="00196EC9">
                <w:t>separately</w:t>
              </w:r>
            </w:ins>
            <w:ins w:id="12" w:author="Aleta Haflett" w:date="2014-11-03T09:33:00Z">
              <w:r w:rsidR="00196EC9">
                <w:t xml:space="preserve"> </w:t>
              </w:r>
            </w:ins>
          </w:p>
          <w:p w14:paraId="58AB0112" w14:textId="78F5789D" w:rsidR="00A478EB" w:rsidRPr="001512DD" w:rsidRDefault="00A478EB" w:rsidP="001512DD">
            <w:pPr>
              <w:spacing w:after="0"/>
            </w:pPr>
            <w:r w:rsidRPr="001512DD">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BAAAEC7"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6D1B789" w14:textId="77777777" w:rsidR="00A478EB" w:rsidRPr="001512DD" w:rsidRDefault="00A478EB"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AAB6070" w14:textId="0B11EF8F" w:rsidR="00A478EB" w:rsidRPr="001512DD" w:rsidRDefault="000427DF" w:rsidP="001512DD">
            <w:pPr>
              <w:kinsoku w:val="0"/>
              <w:overflowPunct w:val="0"/>
              <w:spacing w:afterLines="20" w:after="48" w:line="240" w:lineRule="auto"/>
              <w:contextualSpacing/>
              <w:rPr>
                <w:w w:val="105"/>
              </w:rPr>
            </w:pPr>
            <w:r>
              <w:rPr>
                <w:w w:val="105"/>
              </w:rPr>
              <w:t>B14</w:t>
            </w:r>
            <w:r w:rsidR="00A478EB" w:rsidRPr="001512DD">
              <w:rPr>
                <w:w w:val="105"/>
              </w:rPr>
              <w:t>b. If other, please specify.</w:t>
            </w:r>
          </w:p>
          <w:p w14:paraId="0633F2E5" w14:textId="0C2E28AD" w:rsidR="00A478EB" w:rsidRPr="001512DD" w:rsidRDefault="000427DF" w:rsidP="001512DD">
            <w:pPr>
              <w:kinsoku w:val="0"/>
              <w:overflowPunct w:val="0"/>
              <w:spacing w:afterLines="20" w:after="48" w:line="240" w:lineRule="auto"/>
              <w:ind w:firstLine="10"/>
              <w:contextualSpacing/>
              <w:rPr>
                <w:i/>
                <w:w w:val="105"/>
              </w:rPr>
            </w:pPr>
            <w:r>
              <w:rPr>
                <w:i/>
                <w:w w:val="105"/>
              </w:rPr>
              <w:t>Ask if B14</w:t>
            </w:r>
            <w:r w:rsidR="00A478EB" w:rsidRPr="001512DD">
              <w:rPr>
                <w:i/>
                <w:w w:val="105"/>
              </w:rPr>
              <w:t>=</w:t>
            </w:r>
            <w:r>
              <w:rPr>
                <w:i/>
                <w:w w:val="105"/>
              </w:rPr>
              <w:t>9</w:t>
            </w:r>
            <w:r w:rsidR="00A478EB" w:rsidRPr="001512DD">
              <w:rPr>
                <w:i/>
                <w:w w:val="105"/>
              </w:rPr>
              <w:t>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1512DD" w:rsidRDefault="00A478EB" w:rsidP="001512DD">
            <w:pPr>
              <w:tabs>
                <w:tab w:val="left" w:pos="3449"/>
              </w:tabs>
              <w:spacing w:afterLines="20" w:after="48" w:line="240" w:lineRule="auto"/>
              <w:contextualSpacing/>
              <w:rPr>
                <w:i/>
              </w:rPr>
            </w:pPr>
            <w:r w:rsidRPr="001512DD">
              <w:rPr>
                <w:i/>
              </w:rPr>
              <w:t>(Text)</w:t>
            </w:r>
          </w:p>
        </w:tc>
      </w:tr>
      <w:tr w:rsidR="00A478EB" w:rsidRPr="001512DD" w14:paraId="72B7CF6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FF418D3"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2" w:space="0" w:color="auto"/>
              <w:bottom w:val="single" w:sz="2" w:space="0" w:color="auto"/>
            </w:tcBorders>
          </w:tcPr>
          <w:p w14:paraId="66653B3D" w14:textId="78C50A31" w:rsidR="00A478EB" w:rsidRPr="001512DD" w:rsidRDefault="000427DF" w:rsidP="001512DD">
            <w:pPr>
              <w:kinsoku w:val="0"/>
              <w:overflowPunct w:val="0"/>
              <w:spacing w:afterLines="20" w:after="48" w:line="240" w:lineRule="auto"/>
              <w:ind w:firstLine="10"/>
              <w:contextualSpacing/>
              <w:rPr>
                <w:w w:val="105"/>
              </w:rPr>
            </w:pPr>
            <w:r>
              <w:rPr>
                <w:w w:val="105"/>
              </w:rPr>
              <w:t>B15</w:t>
            </w:r>
            <w:r w:rsidR="00A478EB" w:rsidRPr="001512DD">
              <w:rPr>
                <w:w w:val="105"/>
              </w:rPr>
              <w:t>. Is the land that your household farms passed down from the wife's family or the husband's family? (</w:t>
            </w:r>
            <w:r w:rsidR="00A478EB" w:rsidRPr="001512DD">
              <w:rPr>
                <w:b/>
                <w:w w:val="105"/>
              </w:rPr>
              <w:t>mat_pat</w:t>
            </w:r>
            <w:r w:rsidR="00A478EB" w:rsidRPr="001512DD">
              <w:rPr>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1512DD" w:rsidRDefault="00A478EB" w:rsidP="001512DD">
            <w:pPr>
              <w:spacing w:after="0"/>
            </w:pPr>
            <w:r w:rsidRPr="001512DD">
              <w:t>1=Wife’s family</w:t>
            </w:r>
          </w:p>
          <w:p w14:paraId="611DF8C0" w14:textId="7224B13F" w:rsidR="00A478EB" w:rsidRPr="001512DD" w:rsidRDefault="00A478EB" w:rsidP="001512DD">
            <w:pPr>
              <w:spacing w:after="0"/>
            </w:pPr>
            <w:r w:rsidRPr="001512DD">
              <w:t>2=Husband’s family</w:t>
            </w:r>
          </w:p>
          <w:p w14:paraId="55DCCBAB" w14:textId="5E9B341A" w:rsidR="00A478EB" w:rsidRPr="001512DD" w:rsidRDefault="00A478EB" w:rsidP="001512DD">
            <w:pPr>
              <w:spacing w:after="0" w:line="240" w:lineRule="auto"/>
              <w:contextualSpacing/>
              <w:rPr>
                <w:rFonts w:eastAsia="Times New Roman" w:cs="Times New Roman"/>
              </w:rPr>
            </w:pPr>
            <w:r w:rsidRPr="001512DD">
              <w:t>3=</w:t>
            </w:r>
            <w:r w:rsidRPr="001512DD">
              <w:rPr>
                <w:rFonts w:eastAsia="Times New Roman" w:cs="Times New Roman"/>
              </w:rPr>
              <w:t xml:space="preserve"> Land was purchased by or given to the household</w:t>
            </w:r>
          </w:p>
          <w:p w14:paraId="240D76FD" w14:textId="77777777" w:rsidR="00A478EB" w:rsidRPr="001512DD" w:rsidRDefault="00A478EB" w:rsidP="001512DD">
            <w:pPr>
              <w:spacing w:after="0"/>
            </w:pPr>
            <w:r w:rsidRPr="001512DD">
              <w:t>97=Other, please specify</w:t>
            </w:r>
          </w:p>
          <w:p w14:paraId="5E2568DD" w14:textId="53B42AC8" w:rsidR="00BE53B1" w:rsidRPr="001512DD" w:rsidRDefault="00BE53B1" w:rsidP="001512DD">
            <w:pPr>
              <w:spacing w:after="0"/>
            </w:pPr>
            <w:r w:rsidRPr="001512DD">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267CFAA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7966FF" w14:textId="77777777" w:rsidR="00BE53B1" w:rsidRPr="001512DD" w:rsidRDefault="00BE53B1"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1665CEAA" w14:textId="467D1200" w:rsidR="00BE53B1" w:rsidRPr="001512DD" w:rsidRDefault="000427DF" w:rsidP="001512DD">
            <w:pPr>
              <w:kinsoku w:val="0"/>
              <w:overflowPunct w:val="0"/>
              <w:spacing w:afterLines="20" w:after="48" w:line="240" w:lineRule="auto"/>
              <w:ind w:firstLine="10"/>
              <w:contextualSpacing/>
              <w:rPr>
                <w:w w:val="105"/>
              </w:rPr>
            </w:pPr>
            <w:r>
              <w:rPr>
                <w:w w:val="105"/>
              </w:rPr>
              <w:t>B15</w:t>
            </w:r>
            <w:r w:rsidR="00BE53B1" w:rsidRPr="001512DD">
              <w:rPr>
                <w:w w:val="105"/>
              </w:rPr>
              <w:t>b. If other, please specify.</w:t>
            </w:r>
          </w:p>
          <w:p w14:paraId="2143B029" w14:textId="55BAFBF4" w:rsidR="00BE53B1" w:rsidRPr="001512DD" w:rsidRDefault="000427DF" w:rsidP="001512DD">
            <w:pPr>
              <w:kinsoku w:val="0"/>
              <w:overflowPunct w:val="0"/>
              <w:spacing w:afterLines="20" w:after="48" w:line="240" w:lineRule="auto"/>
              <w:ind w:firstLine="10"/>
              <w:contextualSpacing/>
              <w:rPr>
                <w:i/>
                <w:w w:val="105"/>
              </w:rPr>
            </w:pPr>
            <w:r>
              <w:rPr>
                <w:i/>
                <w:w w:val="105"/>
              </w:rPr>
              <w:t>Ask if B15=97</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1512DD" w:rsidRDefault="00BE53B1" w:rsidP="001512DD">
            <w:pPr>
              <w:tabs>
                <w:tab w:val="left" w:pos="3449"/>
              </w:tabs>
              <w:spacing w:afterLines="20" w:after="48" w:line="240" w:lineRule="auto"/>
              <w:contextualSpacing/>
              <w:rPr>
                <w:i/>
              </w:rPr>
            </w:pPr>
            <w:r w:rsidRPr="001512DD">
              <w:rPr>
                <w:i/>
              </w:rPr>
              <w:t>(Text)</w:t>
            </w:r>
          </w:p>
        </w:tc>
      </w:tr>
      <w:tr w:rsidR="00BE53B1" w:rsidRPr="001512DD" w14:paraId="5FE81FC7"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6B2FE033" w14:textId="77777777" w:rsidR="00BE53B1" w:rsidRPr="001512DD" w:rsidRDefault="00BE53B1" w:rsidP="001512DD">
            <w:pPr>
              <w:spacing w:after="0"/>
              <w:rPr>
                <w:rFonts w:eastAsia="Calibri" w:cs="Times New Roman"/>
                <w:w w:val="105"/>
              </w:rPr>
            </w:pPr>
          </w:p>
        </w:tc>
        <w:tc>
          <w:tcPr>
            <w:tcW w:w="4678" w:type="dxa"/>
            <w:tcBorders>
              <w:top w:val="single" w:sz="4" w:space="0" w:color="000000"/>
              <w:left w:val="single" w:sz="4" w:space="0" w:color="000000"/>
              <w:bottom w:val="single" w:sz="4" w:space="0" w:color="000000"/>
            </w:tcBorders>
          </w:tcPr>
          <w:p w14:paraId="3F0880BB" w14:textId="1CAFE902" w:rsidR="00BE53B1" w:rsidRPr="001512DD" w:rsidRDefault="000427DF" w:rsidP="001512DD">
            <w:pPr>
              <w:kinsoku w:val="0"/>
              <w:overflowPunct w:val="0"/>
              <w:spacing w:afterLines="20" w:after="48" w:line="240" w:lineRule="auto"/>
              <w:ind w:firstLine="10"/>
              <w:contextualSpacing/>
              <w:rPr>
                <w:w w:val="105"/>
              </w:rPr>
            </w:pPr>
            <w:r>
              <w:rPr>
                <w:w w:val="105"/>
              </w:rPr>
              <w:t>B16</w:t>
            </w:r>
            <w:r w:rsidR="00BE53B1" w:rsidRPr="001512DD">
              <w:rPr>
                <w:w w:val="105"/>
              </w:rPr>
              <w:t>. Did you work as hired labor (ganyu) on someone else's land during the last agricultural season? (</w:t>
            </w:r>
            <w:r w:rsidR="00BE53B1" w:rsidRPr="001512DD">
              <w:rPr>
                <w:b/>
                <w:w w:val="105"/>
              </w:rPr>
              <w:t>hire</w:t>
            </w:r>
            <w:r w:rsidR="00BE53B1" w:rsidRPr="001512DD">
              <w:rPr>
                <w:w w:val="105"/>
              </w:rPr>
              <w:t>)</w:t>
            </w:r>
          </w:p>
          <w:p w14:paraId="26B8FAC4" w14:textId="0B8A1260" w:rsidR="00BE53B1" w:rsidRPr="001512DD" w:rsidRDefault="00BE53B1" w:rsidP="001512DD">
            <w:pPr>
              <w:spacing w:after="0"/>
              <w:rPr>
                <w:rFonts w:eastAsia="Calibri" w:cs="Times New Roman"/>
                <w:w w:val="105"/>
              </w:rPr>
            </w:pPr>
            <w:r w:rsidRPr="001512DD">
              <w:rPr>
                <w:i/>
                <w:w w:val="105"/>
              </w:rPr>
              <w:t xml:space="preserve">If 0, 888, or 999, skip </w:t>
            </w:r>
            <w:r w:rsidR="000427DF">
              <w:rPr>
                <w:b/>
                <w:w w:val="105"/>
              </w:rPr>
              <w:t>B17</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1512DD" w:rsidRDefault="00BE53B1" w:rsidP="001512DD">
            <w:pPr>
              <w:spacing w:after="0"/>
            </w:pPr>
            <w:r w:rsidRPr="001512DD">
              <w:t>1=No</w:t>
            </w:r>
          </w:p>
          <w:p w14:paraId="398D0EFB" w14:textId="77777777" w:rsidR="00BE53B1" w:rsidRPr="001512DD" w:rsidRDefault="00BE53B1" w:rsidP="001512DD">
            <w:pPr>
              <w:spacing w:after="0"/>
            </w:pPr>
            <w:r w:rsidRPr="001512DD">
              <w:t>2=Yes</w:t>
            </w:r>
            <w:r w:rsidRPr="001512DD" w:rsidDel="00226116">
              <w:t xml:space="preserve"> </w:t>
            </w:r>
          </w:p>
          <w:p w14:paraId="73849410" w14:textId="77777777" w:rsidR="00BE53B1" w:rsidRPr="001512DD" w:rsidRDefault="00BE53B1" w:rsidP="001512DD">
            <w:pPr>
              <w:spacing w:after="0"/>
            </w:pPr>
            <w:r w:rsidRPr="001512DD">
              <w:t>888=Don’t know</w:t>
            </w:r>
          </w:p>
          <w:p w14:paraId="403124B2" w14:textId="77777777" w:rsidR="00BE53B1" w:rsidRPr="001512DD" w:rsidRDefault="00BE53B1"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1512DD" w:rsidRDefault="00BE53B1"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4B2A9AC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CC1BF2" w14:textId="77777777" w:rsidR="00BE53B1" w:rsidRPr="001512DD" w:rsidRDefault="00BE53B1" w:rsidP="001512DD">
            <w:pPr>
              <w:kinsoku w:val="0"/>
              <w:overflowPunct w:val="0"/>
              <w:spacing w:afterLines="20" w:after="48" w:line="240" w:lineRule="auto"/>
              <w:ind w:left="119"/>
              <w:contextualSpacing/>
              <w:rPr>
                <w:w w:val="105"/>
              </w:rPr>
            </w:pPr>
          </w:p>
        </w:tc>
        <w:tc>
          <w:tcPr>
            <w:tcW w:w="7200" w:type="dxa"/>
            <w:gridSpan w:val="4"/>
            <w:tcBorders>
              <w:top w:val="single" w:sz="4" w:space="0" w:color="000000"/>
              <w:left w:val="single" w:sz="4" w:space="0" w:color="000000"/>
              <w:bottom w:val="single" w:sz="4" w:space="0" w:color="000000"/>
            </w:tcBorders>
          </w:tcPr>
          <w:p w14:paraId="5858F2AC" w14:textId="1C474806" w:rsidR="00BE53B1" w:rsidRPr="001512DD" w:rsidRDefault="000427DF" w:rsidP="001512DD">
            <w:pPr>
              <w:kinsoku w:val="0"/>
              <w:overflowPunct w:val="0"/>
              <w:spacing w:afterLines="20" w:after="48" w:line="240" w:lineRule="auto"/>
              <w:ind w:firstLine="10"/>
              <w:contextualSpacing/>
              <w:rPr>
                <w:w w:val="105"/>
              </w:rPr>
            </w:pPr>
            <w:r>
              <w:rPr>
                <w:w w:val="105"/>
              </w:rPr>
              <w:t>B17</w:t>
            </w:r>
            <w:r w:rsidR="00BE53B1" w:rsidRPr="001512DD">
              <w:rPr>
                <w:w w:val="105"/>
              </w:rPr>
              <w:t>. How many total days did you do ganyu in the last agricultural season? (</w:t>
            </w:r>
            <w:r w:rsidR="00BE53B1" w:rsidRPr="001512DD">
              <w:rPr>
                <w:b/>
                <w:w w:val="105"/>
              </w:rPr>
              <w:t>hiredays</w:t>
            </w:r>
            <w:r w:rsidR="00BE53B1" w:rsidRPr="001512DD">
              <w:rPr>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1512DD" w:rsidRDefault="00BE53B1" w:rsidP="001512DD">
            <w:pPr>
              <w:spacing w:afterLines="20" w:after="48" w:line="240" w:lineRule="auto"/>
              <w:contextualSpacing/>
              <w:rPr>
                <w:i/>
              </w:rPr>
            </w:pPr>
            <w:r w:rsidRPr="001512DD">
              <w:rPr>
                <w:i/>
              </w:rPr>
              <w:t>(Integer)</w:t>
            </w:r>
          </w:p>
        </w:tc>
      </w:tr>
    </w:tbl>
    <w:p w14:paraId="4074218C" w14:textId="2FFBA279" w:rsidR="00B71EAD" w:rsidRPr="001512DD" w:rsidRDefault="00B71EAD" w:rsidP="001512DD">
      <w:pPr>
        <w:spacing w:afterLines="20" w:after="48" w:line="240" w:lineRule="auto"/>
        <w:contextualSpacing/>
        <w:rPr>
          <w:rFonts w:eastAsia="Times New Roman" w:cs="Times New Roman"/>
          <w:b/>
          <w:bCs/>
        </w:rPr>
      </w:pPr>
    </w:p>
    <w:p w14:paraId="16D5453F"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512DC2">
          <w:footerReference w:type="default" r:id="rId8"/>
          <w:pgSz w:w="12240" w:h="15840"/>
          <w:pgMar w:top="1440" w:right="1080" w:bottom="1440" w:left="1080" w:header="720" w:footer="720" w:gutter="0"/>
          <w:cols w:space="720"/>
          <w:docGrid w:linePitch="360"/>
        </w:sectPr>
      </w:pPr>
    </w:p>
    <w:p w14:paraId="4BD25746" w14:textId="77777777" w:rsidR="00137629" w:rsidRPr="001512DD" w:rsidRDefault="00707954" w:rsidP="001512DD">
      <w:pPr>
        <w:spacing w:after="0" w:line="240" w:lineRule="auto"/>
        <w:contextualSpacing/>
        <w:rPr>
          <w:b/>
        </w:rPr>
      </w:pPr>
      <w:r w:rsidRPr="001512DD">
        <w:rPr>
          <w:b/>
        </w:rPr>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909"/>
        <w:gridCol w:w="1260"/>
        <w:gridCol w:w="1440"/>
        <w:gridCol w:w="1260"/>
        <w:gridCol w:w="1350"/>
        <w:gridCol w:w="1530"/>
        <w:gridCol w:w="1980"/>
      </w:tblGrid>
      <w:tr w:rsidR="000427DF" w:rsidRPr="001512DD" w14:paraId="754C3BFD" w14:textId="77777777" w:rsidTr="00C14ED2">
        <w:trPr>
          <w:trHeight w:val="20"/>
        </w:trPr>
        <w:tc>
          <w:tcPr>
            <w:tcW w:w="715" w:type="dxa"/>
          </w:tcPr>
          <w:p w14:paraId="3707C619" w14:textId="77777777" w:rsidR="000427DF" w:rsidRPr="001512DD" w:rsidRDefault="000427DF" w:rsidP="001512DD">
            <w:pPr>
              <w:contextualSpacing/>
              <w:jc w:val="center"/>
            </w:pPr>
          </w:p>
        </w:tc>
        <w:tc>
          <w:tcPr>
            <w:tcW w:w="3909" w:type="dxa"/>
          </w:tcPr>
          <w:p w14:paraId="40477CF5" w14:textId="6EBD76CA" w:rsidR="000427DF" w:rsidRPr="001512DD" w:rsidRDefault="000427DF" w:rsidP="000427DF">
            <w:pPr>
              <w:contextualSpacing/>
              <w:jc w:val="center"/>
            </w:pPr>
            <w:r>
              <w:t>C.1</w:t>
            </w:r>
          </w:p>
        </w:tc>
        <w:tc>
          <w:tcPr>
            <w:tcW w:w="1260" w:type="dxa"/>
          </w:tcPr>
          <w:p w14:paraId="11918E9C" w14:textId="360FA7FF" w:rsidR="000427DF" w:rsidRPr="001512DD" w:rsidRDefault="000427DF" w:rsidP="000427DF">
            <w:pPr>
              <w:contextualSpacing/>
              <w:jc w:val="center"/>
            </w:pPr>
            <w:r>
              <w:t>C.2</w:t>
            </w:r>
          </w:p>
        </w:tc>
        <w:tc>
          <w:tcPr>
            <w:tcW w:w="1440" w:type="dxa"/>
          </w:tcPr>
          <w:p w14:paraId="1818B4B7" w14:textId="4EF57861" w:rsidR="000427DF" w:rsidRPr="001512DD" w:rsidRDefault="000427DF" w:rsidP="000427DF">
            <w:pPr>
              <w:contextualSpacing/>
              <w:jc w:val="center"/>
            </w:pPr>
            <w:r>
              <w:t>C.3</w:t>
            </w:r>
          </w:p>
        </w:tc>
        <w:tc>
          <w:tcPr>
            <w:tcW w:w="1260" w:type="dxa"/>
          </w:tcPr>
          <w:p w14:paraId="06D9933F" w14:textId="48028AB9" w:rsidR="000427DF" w:rsidRPr="001512DD" w:rsidRDefault="000427DF" w:rsidP="000427DF">
            <w:pPr>
              <w:contextualSpacing/>
              <w:jc w:val="center"/>
            </w:pPr>
            <w:r>
              <w:t>C.4</w:t>
            </w:r>
          </w:p>
        </w:tc>
        <w:tc>
          <w:tcPr>
            <w:tcW w:w="1350" w:type="dxa"/>
          </w:tcPr>
          <w:p w14:paraId="63F2854B" w14:textId="2490BEA4" w:rsidR="000427DF" w:rsidRPr="001512DD" w:rsidRDefault="000427DF" w:rsidP="000427DF">
            <w:pPr>
              <w:contextualSpacing/>
              <w:jc w:val="center"/>
            </w:pPr>
            <w:r>
              <w:t>C.5</w:t>
            </w:r>
          </w:p>
        </w:tc>
        <w:tc>
          <w:tcPr>
            <w:tcW w:w="1530" w:type="dxa"/>
          </w:tcPr>
          <w:p w14:paraId="69F06AEE" w14:textId="5596813D" w:rsidR="000427DF" w:rsidRPr="001512DD" w:rsidRDefault="000427DF" w:rsidP="000427DF">
            <w:pPr>
              <w:contextualSpacing/>
              <w:jc w:val="center"/>
            </w:pPr>
            <w:r>
              <w:t>C.6</w:t>
            </w:r>
          </w:p>
        </w:tc>
        <w:tc>
          <w:tcPr>
            <w:tcW w:w="1980" w:type="dxa"/>
          </w:tcPr>
          <w:p w14:paraId="474320C0" w14:textId="40CDBA23" w:rsidR="000427DF" w:rsidRPr="001512DD" w:rsidRDefault="000427DF" w:rsidP="000427DF">
            <w:pPr>
              <w:contextualSpacing/>
              <w:jc w:val="center"/>
            </w:pPr>
            <w:r>
              <w:t>C.7</w:t>
            </w:r>
          </w:p>
        </w:tc>
      </w:tr>
      <w:tr w:rsidR="000427DF" w:rsidRPr="001512DD" w14:paraId="37E71548" w14:textId="77777777" w:rsidTr="00C14ED2">
        <w:trPr>
          <w:trHeight w:val="20"/>
        </w:trPr>
        <w:tc>
          <w:tcPr>
            <w:tcW w:w="715" w:type="dxa"/>
          </w:tcPr>
          <w:p w14:paraId="3B2B6B6F" w14:textId="4AFC6FAE" w:rsidR="00E62CDC" w:rsidRPr="001512DD" w:rsidRDefault="00E62CDC" w:rsidP="001512DD">
            <w:pPr>
              <w:contextualSpacing/>
              <w:jc w:val="center"/>
            </w:pPr>
            <w:r w:rsidRPr="001512DD">
              <w:t>ID Code</w:t>
            </w:r>
          </w:p>
        </w:tc>
        <w:tc>
          <w:tcPr>
            <w:tcW w:w="3909" w:type="dxa"/>
          </w:tcPr>
          <w:p w14:paraId="7BD8F3A8" w14:textId="77777777" w:rsidR="00E62CDC" w:rsidRPr="001512DD" w:rsidRDefault="00E62CDC" w:rsidP="001512DD">
            <w:pPr>
              <w:contextualSpacing/>
              <w:jc w:val="center"/>
            </w:pPr>
            <w:r w:rsidRPr="001512DD">
              <w:t>List the names and surnames of all persons living in this household. Start the list with the head of this household, adults then children from oldest to youngest.</w:t>
            </w:r>
          </w:p>
          <w:p w14:paraId="60B6775C" w14:textId="77777777" w:rsidR="00E62CDC" w:rsidRDefault="00E62CDC" w:rsidP="001512DD">
            <w:pPr>
              <w:contextualSpacing/>
              <w:jc w:val="center"/>
              <w:rPr>
                <w:ins w:id="13" w:author="Heather Huntington" w:date="2014-10-30T14:49:00Z"/>
                <w:i/>
              </w:rPr>
            </w:pPr>
            <w:r w:rsidRPr="001512DD">
              <w:rPr>
                <w:i/>
              </w:rPr>
              <w:t>First, middle, last name</w:t>
            </w:r>
          </w:p>
          <w:p w14:paraId="530DE9CD" w14:textId="77777777" w:rsidR="007B7340" w:rsidRDefault="007B7340" w:rsidP="001512DD">
            <w:pPr>
              <w:contextualSpacing/>
              <w:jc w:val="center"/>
              <w:rPr>
                <w:ins w:id="14" w:author="Heather Huntington" w:date="2014-10-30T14:49:00Z"/>
                <w:i/>
              </w:rPr>
            </w:pPr>
          </w:p>
          <w:p w14:paraId="0BC55B9E" w14:textId="57CF2E18" w:rsidR="007B7340" w:rsidRPr="001512DD" w:rsidRDefault="007B7340" w:rsidP="001512DD">
            <w:pPr>
              <w:contextualSpacing/>
              <w:jc w:val="center"/>
              <w:rPr>
                <w:i/>
              </w:rPr>
            </w:pPr>
            <w:ins w:id="15" w:author="Heather Huntington" w:date="2014-10-30T14:49:00Z">
              <w:r>
                <w:t>Enumerator - please ask to the HH head.</w:t>
              </w:r>
            </w:ins>
          </w:p>
        </w:tc>
        <w:tc>
          <w:tcPr>
            <w:tcW w:w="1260" w:type="dxa"/>
          </w:tcPr>
          <w:p w14:paraId="3D7D3CB0" w14:textId="5D510F46" w:rsidR="00E62CDC" w:rsidRPr="001512DD" w:rsidRDefault="00E62CDC" w:rsidP="001512DD">
            <w:pPr>
              <w:contextualSpacing/>
              <w:jc w:val="center"/>
            </w:pPr>
            <w:r w:rsidRPr="001512DD">
              <w:t>Gender?</w:t>
            </w:r>
          </w:p>
          <w:p w14:paraId="47EE698E" w14:textId="77777777" w:rsidR="00E62CDC" w:rsidRPr="001512DD" w:rsidRDefault="00E62CDC" w:rsidP="001512DD">
            <w:pPr>
              <w:contextualSpacing/>
              <w:jc w:val="center"/>
            </w:pPr>
          </w:p>
          <w:p w14:paraId="713B21C7" w14:textId="088DEDF4" w:rsidR="00E62CDC" w:rsidRPr="001512DD" w:rsidRDefault="00E62CDC" w:rsidP="001512DD">
            <w:pPr>
              <w:contextualSpacing/>
              <w:jc w:val="center"/>
            </w:pPr>
            <w:r w:rsidRPr="001512DD">
              <w:rPr>
                <w:rFonts w:eastAsiaTheme="minorEastAsia"/>
                <w:lang w:eastAsia="zh-CN"/>
              </w:rPr>
              <w:t>1=Male</w:t>
            </w:r>
          </w:p>
          <w:p w14:paraId="48456748" w14:textId="77777777" w:rsidR="00E62CDC" w:rsidRDefault="00E62CDC" w:rsidP="001512DD">
            <w:pPr>
              <w:contextualSpacing/>
              <w:jc w:val="center"/>
              <w:rPr>
                <w:ins w:id="16" w:author="Stickler, Mercedes M. (E3/LTRM)" w:date="2014-09-22T15:50:00Z"/>
                <w:rFonts w:eastAsiaTheme="minorEastAsia"/>
                <w:lang w:eastAsia="zh-CN"/>
              </w:rPr>
            </w:pPr>
            <w:r w:rsidRPr="001512DD">
              <w:rPr>
                <w:rFonts w:eastAsiaTheme="minorEastAsia"/>
                <w:lang w:eastAsia="zh-CN"/>
              </w:rPr>
              <w:t>2=Female</w:t>
            </w:r>
          </w:p>
          <w:p w14:paraId="2D586B28" w14:textId="11A642B2" w:rsidR="00755280" w:rsidRPr="001512DD" w:rsidRDefault="00755280" w:rsidP="001512DD">
            <w:pPr>
              <w:contextualSpacing/>
              <w:jc w:val="center"/>
            </w:pPr>
            <w:ins w:id="17" w:author="Stickler, Mercedes M. (E3/LTRM)" w:date="2014-09-22T15:50:00Z">
              <w:r>
                <w:rPr>
                  <w:rFonts w:eastAsiaTheme="minorEastAsia"/>
                  <w:lang w:eastAsia="zh-CN"/>
                </w:rPr>
                <w:t>999=Prefer not to respond</w:t>
              </w:r>
            </w:ins>
          </w:p>
        </w:tc>
        <w:tc>
          <w:tcPr>
            <w:tcW w:w="1440" w:type="dxa"/>
          </w:tcPr>
          <w:p w14:paraId="5BC57947" w14:textId="09C3C673" w:rsidR="00E62CDC" w:rsidRPr="001512DD" w:rsidRDefault="00E62CDC" w:rsidP="001512DD">
            <w:pPr>
              <w:contextualSpacing/>
              <w:jc w:val="center"/>
            </w:pPr>
            <w:r w:rsidRPr="001512DD">
              <w:t>Age?</w:t>
            </w:r>
          </w:p>
          <w:p w14:paraId="34139E32" w14:textId="7818E90F" w:rsidR="00E62CDC" w:rsidRPr="001512DD" w:rsidRDefault="00E62CDC" w:rsidP="001512DD">
            <w:pPr>
              <w:contextualSpacing/>
              <w:jc w:val="center"/>
              <w:rPr>
                <w:i/>
              </w:rPr>
            </w:pPr>
            <w:r w:rsidRPr="001512DD">
              <w:rPr>
                <w:i/>
              </w:rPr>
              <w:t>For children under 1 year, write 0. If the respondent doesn’t know, write 888.</w:t>
            </w:r>
          </w:p>
        </w:tc>
        <w:tc>
          <w:tcPr>
            <w:tcW w:w="1260" w:type="dxa"/>
          </w:tcPr>
          <w:p w14:paraId="0CD4BC03" w14:textId="77777777" w:rsidR="00E62CDC" w:rsidRDefault="00E62CDC" w:rsidP="001512DD">
            <w:pPr>
              <w:contextualSpacing/>
              <w:jc w:val="center"/>
            </w:pPr>
            <w:r w:rsidRPr="001512DD">
              <w:t>Relationship to the head?</w:t>
            </w:r>
          </w:p>
          <w:p w14:paraId="0A141D7D" w14:textId="77777777" w:rsidR="000427DF" w:rsidRDefault="000427DF" w:rsidP="001512DD">
            <w:pPr>
              <w:contextualSpacing/>
              <w:jc w:val="center"/>
              <w:rPr>
                <w:i/>
              </w:rPr>
            </w:pPr>
          </w:p>
          <w:p w14:paraId="6FA8B4A2" w14:textId="5E58A739" w:rsidR="000427DF" w:rsidRPr="000427DF" w:rsidRDefault="000427DF" w:rsidP="001512DD">
            <w:pPr>
              <w:contextualSpacing/>
              <w:jc w:val="center"/>
              <w:rPr>
                <w:i/>
              </w:rPr>
            </w:pPr>
            <w:r>
              <w:rPr>
                <w:i/>
              </w:rPr>
              <w:t>See code 101</w:t>
            </w:r>
          </w:p>
        </w:tc>
        <w:tc>
          <w:tcPr>
            <w:tcW w:w="1350" w:type="dxa"/>
          </w:tcPr>
          <w:p w14:paraId="4203EBC2" w14:textId="0936E2EC" w:rsidR="00C14ED2" w:rsidRPr="00C14ED2" w:rsidRDefault="00C14ED2" w:rsidP="001512DD">
            <w:pPr>
              <w:contextualSpacing/>
              <w:jc w:val="center"/>
              <w:rPr>
                <w:i/>
              </w:rPr>
            </w:pPr>
            <w:r>
              <w:rPr>
                <w:i/>
              </w:rPr>
              <w:t>If age&gt;3</w:t>
            </w:r>
          </w:p>
          <w:p w14:paraId="0ACCE278" w14:textId="77777777" w:rsidR="00E62CDC" w:rsidRDefault="00E62CDC" w:rsidP="001512DD">
            <w:pPr>
              <w:contextualSpacing/>
              <w:jc w:val="center"/>
            </w:pPr>
            <w:r w:rsidRPr="001512DD">
              <w:t>Highest level of education?</w:t>
            </w:r>
          </w:p>
          <w:p w14:paraId="73E44F1D" w14:textId="77777777" w:rsidR="000427DF" w:rsidRDefault="000427DF" w:rsidP="001512DD">
            <w:pPr>
              <w:contextualSpacing/>
              <w:jc w:val="center"/>
            </w:pPr>
          </w:p>
          <w:p w14:paraId="3626AE34" w14:textId="72B48B83" w:rsidR="000427DF" w:rsidRPr="000427DF" w:rsidRDefault="000427DF" w:rsidP="001512DD">
            <w:pPr>
              <w:contextualSpacing/>
              <w:jc w:val="center"/>
              <w:rPr>
                <w:i/>
              </w:rPr>
            </w:pPr>
            <w:r>
              <w:rPr>
                <w:i/>
              </w:rPr>
              <w:t>See code 102</w:t>
            </w:r>
          </w:p>
        </w:tc>
        <w:tc>
          <w:tcPr>
            <w:tcW w:w="1530" w:type="dxa"/>
          </w:tcPr>
          <w:p w14:paraId="6D165855" w14:textId="421B8DEF" w:rsidR="00C14ED2" w:rsidRPr="00C14ED2" w:rsidRDefault="00C14ED2" w:rsidP="00C14ED2">
            <w:pPr>
              <w:contextualSpacing/>
              <w:jc w:val="center"/>
              <w:rPr>
                <w:i/>
              </w:rPr>
            </w:pPr>
            <w:r>
              <w:rPr>
                <w:i/>
              </w:rPr>
              <w:t>If age&gt;3</w:t>
            </w:r>
          </w:p>
          <w:p w14:paraId="3213D7CD" w14:textId="77777777" w:rsidR="00E62CDC" w:rsidRPr="001512DD" w:rsidRDefault="00E62CDC" w:rsidP="001512DD">
            <w:pPr>
              <w:contextualSpacing/>
              <w:jc w:val="center"/>
            </w:pPr>
            <w:r w:rsidRPr="001512DD">
              <w:t>Currently enrolled in school?</w:t>
            </w:r>
          </w:p>
          <w:p w14:paraId="4F0D8895" w14:textId="3ED1A4C0" w:rsidR="00E62CDC" w:rsidRPr="001512DD" w:rsidRDefault="00C14ED2" w:rsidP="00C14ED2">
            <w:pPr>
              <w:contextualSpacing/>
              <w:jc w:val="center"/>
            </w:pPr>
            <w:r>
              <w:t>0</w:t>
            </w:r>
            <w:r w:rsidR="00E62CDC" w:rsidRPr="001512DD">
              <w:t>=No</w:t>
            </w:r>
          </w:p>
          <w:p w14:paraId="33197FE7" w14:textId="7656020B" w:rsidR="00E62CDC" w:rsidRDefault="00C14ED2" w:rsidP="001512DD">
            <w:pPr>
              <w:contextualSpacing/>
              <w:jc w:val="center"/>
            </w:pPr>
            <w:r>
              <w:t>1</w:t>
            </w:r>
            <w:r w:rsidR="00E62CDC" w:rsidRPr="001512DD">
              <w:t>=Yes</w:t>
            </w:r>
          </w:p>
          <w:p w14:paraId="04F5C468" w14:textId="48A75C7E" w:rsidR="00C14ED2" w:rsidRPr="00C14ED2" w:rsidRDefault="00C14ED2" w:rsidP="001512DD">
            <w:pPr>
              <w:contextualSpacing/>
              <w:jc w:val="center"/>
              <w:rPr>
                <w:i/>
              </w:rPr>
            </w:pPr>
            <w:r>
              <w:rPr>
                <w:i/>
              </w:rPr>
              <w:t xml:space="preserve">If 1, skip C7 </w:t>
            </w:r>
          </w:p>
        </w:tc>
        <w:tc>
          <w:tcPr>
            <w:tcW w:w="1980" w:type="dxa"/>
          </w:tcPr>
          <w:p w14:paraId="0FE0F5DF" w14:textId="26C222D2" w:rsidR="00C14ED2" w:rsidRPr="00C14ED2" w:rsidRDefault="00C14ED2" w:rsidP="00C14ED2">
            <w:pPr>
              <w:contextualSpacing/>
              <w:jc w:val="center"/>
              <w:rPr>
                <w:i/>
              </w:rPr>
            </w:pPr>
            <w:r>
              <w:rPr>
                <w:i/>
              </w:rPr>
              <w:t>If age&gt;3</w:t>
            </w:r>
          </w:p>
          <w:p w14:paraId="1C1098B6" w14:textId="64239DC3" w:rsidR="000427DF" w:rsidRDefault="00E62CDC" w:rsidP="00C14ED2">
            <w:pPr>
              <w:contextualSpacing/>
              <w:jc w:val="center"/>
            </w:pPr>
            <w:r w:rsidRPr="001512DD">
              <w:t>Why is the respondent not currently in school?</w:t>
            </w:r>
          </w:p>
          <w:p w14:paraId="66C91AEC" w14:textId="77777777" w:rsidR="000427DF" w:rsidRDefault="000427DF" w:rsidP="001512DD">
            <w:pPr>
              <w:contextualSpacing/>
              <w:jc w:val="center"/>
              <w:rPr>
                <w:i/>
              </w:rPr>
            </w:pPr>
            <w:r>
              <w:rPr>
                <w:i/>
              </w:rPr>
              <w:t>See code 103</w:t>
            </w:r>
          </w:p>
          <w:p w14:paraId="56D57976" w14:textId="77777777" w:rsidR="000427DF" w:rsidRDefault="000427DF" w:rsidP="001512DD">
            <w:pPr>
              <w:contextualSpacing/>
              <w:jc w:val="center"/>
              <w:rPr>
                <w:i/>
              </w:rPr>
            </w:pPr>
            <w:r>
              <w:rPr>
                <w:i/>
              </w:rPr>
              <w:t>Probe and code, select all that apply</w:t>
            </w:r>
          </w:p>
          <w:p w14:paraId="637C7025" w14:textId="3F2B016F" w:rsidR="00C14ED2" w:rsidRPr="000427DF" w:rsidRDefault="00C14ED2" w:rsidP="001512DD">
            <w:pPr>
              <w:contextualSpacing/>
              <w:jc w:val="center"/>
              <w:rPr>
                <w:i/>
              </w:rPr>
            </w:pPr>
            <w:r>
              <w:rPr>
                <w:i/>
              </w:rPr>
              <w:t>Skip to C.13</w:t>
            </w:r>
          </w:p>
        </w:tc>
      </w:tr>
      <w:tr w:rsidR="000427DF" w:rsidRPr="001512DD" w14:paraId="1CB94148" w14:textId="77777777" w:rsidTr="00C14ED2">
        <w:trPr>
          <w:trHeight w:val="20"/>
        </w:trPr>
        <w:tc>
          <w:tcPr>
            <w:tcW w:w="715" w:type="dxa"/>
          </w:tcPr>
          <w:p w14:paraId="21ED2BE4" w14:textId="77777777" w:rsidR="008C2BC1" w:rsidRPr="001512DD" w:rsidRDefault="008C2BC1" w:rsidP="001512DD">
            <w:pPr>
              <w:contextualSpacing/>
              <w:jc w:val="center"/>
            </w:pPr>
          </w:p>
        </w:tc>
        <w:tc>
          <w:tcPr>
            <w:tcW w:w="3909" w:type="dxa"/>
          </w:tcPr>
          <w:p w14:paraId="22B99D00" w14:textId="77777777" w:rsidR="008C2BC1" w:rsidRPr="001512DD" w:rsidRDefault="008C2BC1" w:rsidP="001512DD">
            <w:pPr>
              <w:contextualSpacing/>
              <w:jc w:val="center"/>
            </w:pPr>
          </w:p>
        </w:tc>
        <w:tc>
          <w:tcPr>
            <w:tcW w:w="1260" w:type="dxa"/>
          </w:tcPr>
          <w:p w14:paraId="45C8D44E" w14:textId="77777777" w:rsidR="008C2BC1" w:rsidRPr="001512DD" w:rsidRDefault="008C2BC1" w:rsidP="001512DD">
            <w:pPr>
              <w:contextualSpacing/>
              <w:jc w:val="center"/>
            </w:pPr>
          </w:p>
        </w:tc>
        <w:tc>
          <w:tcPr>
            <w:tcW w:w="1440" w:type="dxa"/>
          </w:tcPr>
          <w:p w14:paraId="44857CDE" w14:textId="77777777" w:rsidR="008C2BC1" w:rsidRPr="001512DD" w:rsidRDefault="008C2BC1" w:rsidP="001512DD">
            <w:pPr>
              <w:contextualSpacing/>
              <w:jc w:val="center"/>
            </w:pPr>
          </w:p>
        </w:tc>
        <w:tc>
          <w:tcPr>
            <w:tcW w:w="1260" w:type="dxa"/>
          </w:tcPr>
          <w:p w14:paraId="501423E5" w14:textId="77777777" w:rsidR="008C2BC1" w:rsidRPr="001512DD" w:rsidRDefault="008C2BC1" w:rsidP="001512DD">
            <w:pPr>
              <w:contextualSpacing/>
              <w:jc w:val="center"/>
            </w:pPr>
          </w:p>
        </w:tc>
        <w:tc>
          <w:tcPr>
            <w:tcW w:w="1350" w:type="dxa"/>
          </w:tcPr>
          <w:p w14:paraId="2FB1DA77" w14:textId="77777777" w:rsidR="008C2BC1" w:rsidRPr="001512DD" w:rsidRDefault="008C2BC1" w:rsidP="001512DD">
            <w:pPr>
              <w:contextualSpacing/>
              <w:jc w:val="center"/>
            </w:pPr>
          </w:p>
        </w:tc>
        <w:tc>
          <w:tcPr>
            <w:tcW w:w="1530" w:type="dxa"/>
          </w:tcPr>
          <w:p w14:paraId="5516CBA4" w14:textId="77777777" w:rsidR="008C2BC1" w:rsidRPr="001512DD" w:rsidRDefault="008C2BC1" w:rsidP="001512DD">
            <w:pPr>
              <w:contextualSpacing/>
              <w:jc w:val="center"/>
            </w:pPr>
          </w:p>
        </w:tc>
        <w:tc>
          <w:tcPr>
            <w:tcW w:w="1980" w:type="dxa"/>
          </w:tcPr>
          <w:p w14:paraId="668F2632" w14:textId="77777777" w:rsidR="008C2BC1" w:rsidRPr="001512DD" w:rsidRDefault="008C2BC1" w:rsidP="001512DD">
            <w:pPr>
              <w:contextualSpacing/>
              <w:jc w:val="center"/>
            </w:pPr>
          </w:p>
        </w:tc>
      </w:tr>
      <w:tr w:rsidR="000427DF" w:rsidRPr="001512DD" w14:paraId="51B91415" w14:textId="77777777" w:rsidTr="00C14ED2">
        <w:trPr>
          <w:trHeight w:val="20"/>
        </w:trPr>
        <w:tc>
          <w:tcPr>
            <w:tcW w:w="715" w:type="dxa"/>
          </w:tcPr>
          <w:p w14:paraId="3E613D3D" w14:textId="6811C6B4" w:rsidR="00A667B3" w:rsidRPr="001512DD" w:rsidRDefault="00E62CDC" w:rsidP="001512DD">
            <w:pPr>
              <w:contextualSpacing/>
              <w:jc w:val="center"/>
            </w:pPr>
            <w:r w:rsidRPr="001512DD">
              <w:t>1</w:t>
            </w:r>
          </w:p>
        </w:tc>
        <w:tc>
          <w:tcPr>
            <w:tcW w:w="3909" w:type="dxa"/>
          </w:tcPr>
          <w:p w14:paraId="337728A6" w14:textId="77777777" w:rsidR="00A667B3" w:rsidRPr="001512DD" w:rsidRDefault="00A667B3" w:rsidP="001512DD">
            <w:pPr>
              <w:contextualSpacing/>
              <w:jc w:val="center"/>
            </w:pPr>
          </w:p>
        </w:tc>
        <w:tc>
          <w:tcPr>
            <w:tcW w:w="1260" w:type="dxa"/>
          </w:tcPr>
          <w:p w14:paraId="7D5F39D3" w14:textId="77777777" w:rsidR="00A667B3" w:rsidRPr="001512DD" w:rsidRDefault="00A667B3" w:rsidP="001512DD">
            <w:pPr>
              <w:contextualSpacing/>
              <w:jc w:val="center"/>
            </w:pPr>
          </w:p>
        </w:tc>
        <w:tc>
          <w:tcPr>
            <w:tcW w:w="1440" w:type="dxa"/>
          </w:tcPr>
          <w:p w14:paraId="493A4578" w14:textId="77777777" w:rsidR="00A667B3" w:rsidRPr="001512DD" w:rsidRDefault="00A667B3" w:rsidP="001512DD">
            <w:pPr>
              <w:contextualSpacing/>
              <w:jc w:val="center"/>
            </w:pPr>
          </w:p>
        </w:tc>
        <w:tc>
          <w:tcPr>
            <w:tcW w:w="1260" w:type="dxa"/>
          </w:tcPr>
          <w:p w14:paraId="5B87E322" w14:textId="77777777" w:rsidR="00A667B3" w:rsidRPr="001512DD" w:rsidRDefault="00A667B3" w:rsidP="001512DD">
            <w:pPr>
              <w:contextualSpacing/>
              <w:jc w:val="center"/>
            </w:pPr>
          </w:p>
        </w:tc>
        <w:tc>
          <w:tcPr>
            <w:tcW w:w="1350" w:type="dxa"/>
          </w:tcPr>
          <w:p w14:paraId="072187B1" w14:textId="77777777" w:rsidR="00A667B3" w:rsidRPr="001512DD" w:rsidRDefault="00A667B3" w:rsidP="001512DD">
            <w:pPr>
              <w:contextualSpacing/>
              <w:jc w:val="center"/>
            </w:pPr>
          </w:p>
        </w:tc>
        <w:tc>
          <w:tcPr>
            <w:tcW w:w="1530" w:type="dxa"/>
          </w:tcPr>
          <w:p w14:paraId="2C5F39D7" w14:textId="77777777" w:rsidR="00A667B3" w:rsidRPr="001512DD" w:rsidRDefault="00A667B3" w:rsidP="001512DD">
            <w:pPr>
              <w:contextualSpacing/>
              <w:jc w:val="center"/>
            </w:pPr>
          </w:p>
        </w:tc>
        <w:tc>
          <w:tcPr>
            <w:tcW w:w="1980" w:type="dxa"/>
          </w:tcPr>
          <w:p w14:paraId="5C3AAAD8" w14:textId="77777777" w:rsidR="00A667B3" w:rsidRPr="001512DD" w:rsidRDefault="00A667B3" w:rsidP="001512DD">
            <w:pPr>
              <w:contextualSpacing/>
              <w:jc w:val="center"/>
            </w:pPr>
          </w:p>
        </w:tc>
      </w:tr>
      <w:tr w:rsidR="000427DF" w:rsidRPr="001512DD" w14:paraId="2D0F38CB" w14:textId="77777777" w:rsidTr="00C14ED2">
        <w:trPr>
          <w:trHeight w:val="20"/>
        </w:trPr>
        <w:tc>
          <w:tcPr>
            <w:tcW w:w="715" w:type="dxa"/>
          </w:tcPr>
          <w:p w14:paraId="44444DE2" w14:textId="0D00E86C" w:rsidR="00A667B3" w:rsidRPr="001512DD" w:rsidRDefault="00E62CDC" w:rsidP="001512DD">
            <w:pPr>
              <w:contextualSpacing/>
              <w:jc w:val="center"/>
            </w:pPr>
            <w:r w:rsidRPr="001512DD">
              <w:t>2</w:t>
            </w:r>
          </w:p>
        </w:tc>
        <w:tc>
          <w:tcPr>
            <w:tcW w:w="3909" w:type="dxa"/>
          </w:tcPr>
          <w:p w14:paraId="0B6CB24B" w14:textId="77777777" w:rsidR="00A667B3" w:rsidRPr="001512DD" w:rsidRDefault="00A667B3" w:rsidP="001512DD">
            <w:pPr>
              <w:contextualSpacing/>
              <w:jc w:val="center"/>
            </w:pPr>
          </w:p>
        </w:tc>
        <w:tc>
          <w:tcPr>
            <w:tcW w:w="1260" w:type="dxa"/>
          </w:tcPr>
          <w:p w14:paraId="64009CE5" w14:textId="77777777" w:rsidR="00A667B3" w:rsidRPr="001512DD" w:rsidRDefault="00A667B3" w:rsidP="001512DD">
            <w:pPr>
              <w:contextualSpacing/>
              <w:jc w:val="center"/>
            </w:pPr>
          </w:p>
        </w:tc>
        <w:tc>
          <w:tcPr>
            <w:tcW w:w="1440" w:type="dxa"/>
          </w:tcPr>
          <w:p w14:paraId="068FD922" w14:textId="77777777" w:rsidR="00A667B3" w:rsidRPr="001512DD" w:rsidRDefault="00A667B3" w:rsidP="001512DD">
            <w:pPr>
              <w:contextualSpacing/>
              <w:jc w:val="center"/>
            </w:pPr>
          </w:p>
        </w:tc>
        <w:tc>
          <w:tcPr>
            <w:tcW w:w="1260" w:type="dxa"/>
          </w:tcPr>
          <w:p w14:paraId="57899BF5" w14:textId="77777777" w:rsidR="00A667B3" w:rsidRPr="001512DD" w:rsidRDefault="00A667B3" w:rsidP="001512DD">
            <w:pPr>
              <w:contextualSpacing/>
              <w:jc w:val="center"/>
            </w:pPr>
          </w:p>
        </w:tc>
        <w:tc>
          <w:tcPr>
            <w:tcW w:w="1350" w:type="dxa"/>
          </w:tcPr>
          <w:p w14:paraId="5530DF18" w14:textId="77777777" w:rsidR="00A667B3" w:rsidRPr="001512DD" w:rsidRDefault="00A667B3" w:rsidP="001512DD">
            <w:pPr>
              <w:contextualSpacing/>
              <w:jc w:val="center"/>
            </w:pPr>
          </w:p>
        </w:tc>
        <w:tc>
          <w:tcPr>
            <w:tcW w:w="1530" w:type="dxa"/>
          </w:tcPr>
          <w:p w14:paraId="4EEB746F" w14:textId="77777777" w:rsidR="00A667B3" w:rsidRPr="001512DD" w:rsidRDefault="00A667B3" w:rsidP="001512DD">
            <w:pPr>
              <w:contextualSpacing/>
              <w:jc w:val="center"/>
            </w:pPr>
          </w:p>
        </w:tc>
        <w:tc>
          <w:tcPr>
            <w:tcW w:w="1980" w:type="dxa"/>
          </w:tcPr>
          <w:p w14:paraId="39DEA290" w14:textId="77777777" w:rsidR="00A667B3" w:rsidRPr="001512DD" w:rsidRDefault="00A667B3" w:rsidP="001512DD">
            <w:pPr>
              <w:contextualSpacing/>
              <w:jc w:val="center"/>
            </w:pPr>
          </w:p>
        </w:tc>
      </w:tr>
      <w:tr w:rsidR="000427DF" w:rsidRPr="001512DD" w14:paraId="44DDFBAE" w14:textId="77777777" w:rsidTr="00C14ED2">
        <w:trPr>
          <w:trHeight w:val="20"/>
        </w:trPr>
        <w:tc>
          <w:tcPr>
            <w:tcW w:w="715" w:type="dxa"/>
          </w:tcPr>
          <w:p w14:paraId="207730DA" w14:textId="76E12277" w:rsidR="00A667B3" w:rsidRPr="001512DD" w:rsidRDefault="00E62CDC" w:rsidP="001512DD">
            <w:pPr>
              <w:contextualSpacing/>
              <w:jc w:val="center"/>
            </w:pPr>
            <w:r w:rsidRPr="001512DD">
              <w:t>3</w:t>
            </w:r>
          </w:p>
        </w:tc>
        <w:tc>
          <w:tcPr>
            <w:tcW w:w="3909" w:type="dxa"/>
          </w:tcPr>
          <w:p w14:paraId="1799F197" w14:textId="77777777" w:rsidR="00A667B3" w:rsidRPr="001512DD" w:rsidRDefault="00A667B3" w:rsidP="001512DD">
            <w:pPr>
              <w:contextualSpacing/>
              <w:jc w:val="center"/>
            </w:pPr>
          </w:p>
        </w:tc>
        <w:tc>
          <w:tcPr>
            <w:tcW w:w="1260" w:type="dxa"/>
          </w:tcPr>
          <w:p w14:paraId="07D5F1E5" w14:textId="77777777" w:rsidR="00A667B3" w:rsidRPr="001512DD" w:rsidRDefault="00A667B3" w:rsidP="001512DD">
            <w:pPr>
              <w:contextualSpacing/>
              <w:jc w:val="center"/>
            </w:pPr>
          </w:p>
        </w:tc>
        <w:tc>
          <w:tcPr>
            <w:tcW w:w="1440" w:type="dxa"/>
          </w:tcPr>
          <w:p w14:paraId="35AD8EF8" w14:textId="77777777" w:rsidR="00A667B3" w:rsidRPr="001512DD" w:rsidRDefault="00A667B3" w:rsidP="001512DD">
            <w:pPr>
              <w:contextualSpacing/>
              <w:jc w:val="center"/>
            </w:pPr>
          </w:p>
        </w:tc>
        <w:tc>
          <w:tcPr>
            <w:tcW w:w="1260" w:type="dxa"/>
          </w:tcPr>
          <w:p w14:paraId="5E52A372" w14:textId="77777777" w:rsidR="00A667B3" w:rsidRPr="001512DD" w:rsidRDefault="00A667B3" w:rsidP="001512DD">
            <w:pPr>
              <w:contextualSpacing/>
              <w:jc w:val="center"/>
            </w:pPr>
          </w:p>
        </w:tc>
        <w:tc>
          <w:tcPr>
            <w:tcW w:w="1350" w:type="dxa"/>
          </w:tcPr>
          <w:p w14:paraId="23554713" w14:textId="77777777" w:rsidR="00A667B3" w:rsidRPr="001512DD" w:rsidRDefault="00A667B3" w:rsidP="001512DD">
            <w:pPr>
              <w:contextualSpacing/>
              <w:jc w:val="center"/>
            </w:pPr>
          </w:p>
        </w:tc>
        <w:tc>
          <w:tcPr>
            <w:tcW w:w="1530" w:type="dxa"/>
          </w:tcPr>
          <w:p w14:paraId="199464A5" w14:textId="77777777" w:rsidR="00A667B3" w:rsidRPr="001512DD" w:rsidRDefault="00A667B3" w:rsidP="001512DD">
            <w:pPr>
              <w:contextualSpacing/>
              <w:jc w:val="center"/>
            </w:pPr>
          </w:p>
        </w:tc>
        <w:tc>
          <w:tcPr>
            <w:tcW w:w="1980" w:type="dxa"/>
          </w:tcPr>
          <w:p w14:paraId="6CE5BF04" w14:textId="77777777" w:rsidR="00A667B3" w:rsidRPr="001512DD" w:rsidRDefault="00A667B3" w:rsidP="001512DD">
            <w:pPr>
              <w:contextualSpacing/>
              <w:jc w:val="center"/>
            </w:pPr>
          </w:p>
        </w:tc>
      </w:tr>
      <w:tr w:rsidR="000427DF" w:rsidRPr="001512DD" w14:paraId="0B55F667" w14:textId="77777777" w:rsidTr="00C14ED2">
        <w:trPr>
          <w:trHeight w:val="20"/>
        </w:trPr>
        <w:tc>
          <w:tcPr>
            <w:tcW w:w="715" w:type="dxa"/>
          </w:tcPr>
          <w:p w14:paraId="130D2C8A" w14:textId="35F42804" w:rsidR="00A667B3" w:rsidRPr="001512DD" w:rsidRDefault="00E62CDC" w:rsidP="001512DD">
            <w:pPr>
              <w:contextualSpacing/>
              <w:jc w:val="center"/>
            </w:pPr>
            <w:r w:rsidRPr="001512DD">
              <w:t>4</w:t>
            </w:r>
          </w:p>
        </w:tc>
        <w:tc>
          <w:tcPr>
            <w:tcW w:w="3909" w:type="dxa"/>
          </w:tcPr>
          <w:p w14:paraId="7B7253F1" w14:textId="77777777" w:rsidR="00A667B3" w:rsidRPr="001512DD" w:rsidRDefault="00A667B3" w:rsidP="001512DD">
            <w:pPr>
              <w:contextualSpacing/>
              <w:jc w:val="center"/>
            </w:pPr>
          </w:p>
        </w:tc>
        <w:tc>
          <w:tcPr>
            <w:tcW w:w="1260" w:type="dxa"/>
          </w:tcPr>
          <w:p w14:paraId="6C0B2C06" w14:textId="77777777" w:rsidR="00A667B3" w:rsidRPr="001512DD" w:rsidRDefault="00A667B3" w:rsidP="001512DD">
            <w:pPr>
              <w:contextualSpacing/>
              <w:jc w:val="center"/>
            </w:pPr>
          </w:p>
        </w:tc>
        <w:tc>
          <w:tcPr>
            <w:tcW w:w="1440" w:type="dxa"/>
          </w:tcPr>
          <w:p w14:paraId="03A4DC8B" w14:textId="77777777" w:rsidR="00A667B3" w:rsidRPr="001512DD" w:rsidRDefault="00A667B3" w:rsidP="001512DD">
            <w:pPr>
              <w:contextualSpacing/>
              <w:jc w:val="center"/>
            </w:pPr>
          </w:p>
        </w:tc>
        <w:tc>
          <w:tcPr>
            <w:tcW w:w="1260" w:type="dxa"/>
          </w:tcPr>
          <w:p w14:paraId="66AD656F" w14:textId="77777777" w:rsidR="00A667B3" w:rsidRPr="001512DD" w:rsidRDefault="00A667B3" w:rsidP="001512DD">
            <w:pPr>
              <w:contextualSpacing/>
              <w:jc w:val="center"/>
            </w:pPr>
          </w:p>
        </w:tc>
        <w:tc>
          <w:tcPr>
            <w:tcW w:w="1350" w:type="dxa"/>
          </w:tcPr>
          <w:p w14:paraId="25194238" w14:textId="77777777" w:rsidR="00A667B3" w:rsidRPr="001512DD" w:rsidRDefault="00A667B3" w:rsidP="001512DD">
            <w:pPr>
              <w:contextualSpacing/>
              <w:jc w:val="center"/>
            </w:pPr>
          </w:p>
        </w:tc>
        <w:tc>
          <w:tcPr>
            <w:tcW w:w="1530" w:type="dxa"/>
          </w:tcPr>
          <w:p w14:paraId="550E3197" w14:textId="77777777" w:rsidR="00A667B3" w:rsidRPr="001512DD" w:rsidRDefault="00A667B3" w:rsidP="001512DD">
            <w:pPr>
              <w:contextualSpacing/>
              <w:jc w:val="center"/>
            </w:pPr>
          </w:p>
        </w:tc>
        <w:tc>
          <w:tcPr>
            <w:tcW w:w="1980" w:type="dxa"/>
          </w:tcPr>
          <w:p w14:paraId="1C914021" w14:textId="77777777" w:rsidR="00A667B3" w:rsidRPr="001512DD" w:rsidRDefault="00A667B3" w:rsidP="001512DD">
            <w:pPr>
              <w:contextualSpacing/>
              <w:jc w:val="center"/>
            </w:pPr>
          </w:p>
        </w:tc>
      </w:tr>
      <w:tr w:rsidR="000427DF" w:rsidRPr="001512DD" w14:paraId="4ECA4B61" w14:textId="77777777" w:rsidTr="00C14ED2">
        <w:trPr>
          <w:trHeight w:val="20"/>
        </w:trPr>
        <w:tc>
          <w:tcPr>
            <w:tcW w:w="715" w:type="dxa"/>
          </w:tcPr>
          <w:p w14:paraId="7BDA7AAC" w14:textId="72AFF3CC" w:rsidR="00A667B3" w:rsidRPr="001512DD" w:rsidRDefault="00E62CDC" w:rsidP="001512DD">
            <w:pPr>
              <w:contextualSpacing/>
              <w:jc w:val="center"/>
            </w:pPr>
            <w:r w:rsidRPr="001512DD">
              <w:t>5</w:t>
            </w:r>
          </w:p>
        </w:tc>
        <w:tc>
          <w:tcPr>
            <w:tcW w:w="3909" w:type="dxa"/>
          </w:tcPr>
          <w:p w14:paraId="07A10D9A" w14:textId="77777777" w:rsidR="00A667B3" w:rsidRPr="001512DD" w:rsidRDefault="00A667B3" w:rsidP="001512DD">
            <w:pPr>
              <w:contextualSpacing/>
              <w:jc w:val="center"/>
            </w:pPr>
          </w:p>
        </w:tc>
        <w:tc>
          <w:tcPr>
            <w:tcW w:w="1260" w:type="dxa"/>
          </w:tcPr>
          <w:p w14:paraId="48937CD3" w14:textId="77777777" w:rsidR="00A667B3" w:rsidRPr="001512DD" w:rsidRDefault="00A667B3" w:rsidP="001512DD">
            <w:pPr>
              <w:contextualSpacing/>
              <w:jc w:val="center"/>
            </w:pPr>
          </w:p>
        </w:tc>
        <w:tc>
          <w:tcPr>
            <w:tcW w:w="1440" w:type="dxa"/>
          </w:tcPr>
          <w:p w14:paraId="5D28871D" w14:textId="77777777" w:rsidR="00A667B3" w:rsidRPr="001512DD" w:rsidRDefault="00A667B3" w:rsidP="001512DD">
            <w:pPr>
              <w:contextualSpacing/>
              <w:jc w:val="center"/>
            </w:pPr>
          </w:p>
        </w:tc>
        <w:tc>
          <w:tcPr>
            <w:tcW w:w="1260" w:type="dxa"/>
          </w:tcPr>
          <w:p w14:paraId="76D442EA" w14:textId="77777777" w:rsidR="00A667B3" w:rsidRPr="001512DD" w:rsidRDefault="00A667B3" w:rsidP="001512DD">
            <w:pPr>
              <w:contextualSpacing/>
              <w:jc w:val="center"/>
            </w:pPr>
          </w:p>
        </w:tc>
        <w:tc>
          <w:tcPr>
            <w:tcW w:w="1350" w:type="dxa"/>
          </w:tcPr>
          <w:p w14:paraId="481813FA" w14:textId="77777777" w:rsidR="00A667B3" w:rsidRPr="001512DD" w:rsidRDefault="00A667B3" w:rsidP="001512DD">
            <w:pPr>
              <w:contextualSpacing/>
              <w:jc w:val="center"/>
            </w:pPr>
          </w:p>
        </w:tc>
        <w:tc>
          <w:tcPr>
            <w:tcW w:w="1530" w:type="dxa"/>
          </w:tcPr>
          <w:p w14:paraId="5EC33928" w14:textId="77777777" w:rsidR="00A667B3" w:rsidRPr="001512DD" w:rsidRDefault="00A667B3" w:rsidP="001512DD">
            <w:pPr>
              <w:contextualSpacing/>
              <w:jc w:val="center"/>
            </w:pPr>
          </w:p>
        </w:tc>
        <w:tc>
          <w:tcPr>
            <w:tcW w:w="1980" w:type="dxa"/>
          </w:tcPr>
          <w:p w14:paraId="02749D7C" w14:textId="77777777" w:rsidR="00A667B3" w:rsidRPr="001512DD" w:rsidRDefault="00A667B3" w:rsidP="001512DD">
            <w:pPr>
              <w:contextualSpacing/>
              <w:jc w:val="center"/>
            </w:pPr>
          </w:p>
        </w:tc>
      </w:tr>
      <w:tr w:rsidR="000427DF" w:rsidRPr="001512DD" w14:paraId="4D42E3B8" w14:textId="77777777" w:rsidTr="00C14ED2">
        <w:trPr>
          <w:trHeight w:val="20"/>
        </w:trPr>
        <w:tc>
          <w:tcPr>
            <w:tcW w:w="715" w:type="dxa"/>
          </w:tcPr>
          <w:p w14:paraId="41BA9DF5" w14:textId="6328CAD9" w:rsidR="00A667B3" w:rsidRPr="001512DD" w:rsidRDefault="00E62CDC" w:rsidP="001512DD">
            <w:pPr>
              <w:contextualSpacing/>
              <w:jc w:val="center"/>
            </w:pPr>
            <w:r w:rsidRPr="001512DD">
              <w:t>6</w:t>
            </w:r>
          </w:p>
        </w:tc>
        <w:tc>
          <w:tcPr>
            <w:tcW w:w="3909" w:type="dxa"/>
          </w:tcPr>
          <w:p w14:paraId="2F4AA90E" w14:textId="77777777" w:rsidR="00A667B3" w:rsidRPr="001512DD" w:rsidRDefault="00A667B3" w:rsidP="001512DD">
            <w:pPr>
              <w:contextualSpacing/>
              <w:jc w:val="center"/>
            </w:pPr>
          </w:p>
        </w:tc>
        <w:tc>
          <w:tcPr>
            <w:tcW w:w="1260" w:type="dxa"/>
          </w:tcPr>
          <w:p w14:paraId="5E444AE3" w14:textId="77777777" w:rsidR="00A667B3" w:rsidRPr="001512DD" w:rsidRDefault="00A667B3" w:rsidP="001512DD">
            <w:pPr>
              <w:contextualSpacing/>
              <w:jc w:val="center"/>
            </w:pPr>
          </w:p>
        </w:tc>
        <w:tc>
          <w:tcPr>
            <w:tcW w:w="1440" w:type="dxa"/>
          </w:tcPr>
          <w:p w14:paraId="7CF9C745" w14:textId="77777777" w:rsidR="00A667B3" w:rsidRPr="001512DD" w:rsidRDefault="00A667B3" w:rsidP="001512DD">
            <w:pPr>
              <w:contextualSpacing/>
              <w:jc w:val="center"/>
            </w:pPr>
          </w:p>
        </w:tc>
        <w:tc>
          <w:tcPr>
            <w:tcW w:w="1260" w:type="dxa"/>
          </w:tcPr>
          <w:p w14:paraId="155E95FC" w14:textId="77777777" w:rsidR="00A667B3" w:rsidRPr="001512DD" w:rsidRDefault="00A667B3" w:rsidP="001512DD">
            <w:pPr>
              <w:contextualSpacing/>
              <w:jc w:val="center"/>
            </w:pPr>
          </w:p>
        </w:tc>
        <w:tc>
          <w:tcPr>
            <w:tcW w:w="1350" w:type="dxa"/>
          </w:tcPr>
          <w:p w14:paraId="68AC9805" w14:textId="77777777" w:rsidR="00A667B3" w:rsidRPr="001512DD" w:rsidRDefault="00A667B3" w:rsidP="001512DD">
            <w:pPr>
              <w:contextualSpacing/>
              <w:jc w:val="center"/>
            </w:pPr>
          </w:p>
        </w:tc>
        <w:tc>
          <w:tcPr>
            <w:tcW w:w="1530" w:type="dxa"/>
          </w:tcPr>
          <w:p w14:paraId="4050EFDA" w14:textId="77777777" w:rsidR="00A667B3" w:rsidRPr="001512DD" w:rsidRDefault="00A667B3" w:rsidP="001512DD">
            <w:pPr>
              <w:contextualSpacing/>
              <w:jc w:val="center"/>
            </w:pPr>
          </w:p>
        </w:tc>
        <w:tc>
          <w:tcPr>
            <w:tcW w:w="1980" w:type="dxa"/>
          </w:tcPr>
          <w:p w14:paraId="7C0E5795" w14:textId="77777777" w:rsidR="00A667B3" w:rsidRPr="001512DD" w:rsidRDefault="00A667B3" w:rsidP="001512DD">
            <w:pPr>
              <w:contextualSpacing/>
              <w:jc w:val="center"/>
            </w:pPr>
          </w:p>
        </w:tc>
      </w:tr>
      <w:tr w:rsidR="000427DF" w:rsidRPr="001512DD" w14:paraId="586B439B" w14:textId="77777777" w:rsidTr="00C14ED2">
        <w:trPr>
          <w:trHeight w:val="20"/>
        </w:trPr>
        <w:tc>
          <w:tcPr>
            <w:tcW w:w="715" w:type="dxa"/>
          </w:tcPr>
          <w:p w14:paraId="3C028C5A" w14:textId="2EFADCD8" w:rsidR="00A667B3" w:rsidRPr="001512DD" w:rsidRDefault="00E62CDC" w:rsidP="001512DD">
            <w:pPr>
              <w:contextualSpacing/>
              <w:jc w:val="center"/>
            </w:pPr>
            <w:r w:rsidRPr="001512DD">
              <w:t>7</w:t>
            </w:r>
          </w:p>
        </w:tc>
        <w:tc>
          <w:tcPr>
            <w:tcW w:w="3909" w:type="dxa"/>
          </w:tcPr>
          <w:p w14:paraId="48CF32E9" w14:textId="77777777" w:rsidR="00A667B3" w:rsidRPr="001512DD" w:rsidRDefault="00A667B3" w:rsidP="001512DD">
            <w:pPr>
              <w:contextualSpacing/>
              <w:jc w:val="center"/>
            </w:pPr>
          </w:p>
        </w:tc>
        <w:tc>
          <w:tcPr>
            <w:tcW w:w="1260" w:type="dxa"/>
          </w:tcPr>
          <w:p w14:paraId="4FE0E2CB" w14:textId="77777777" w:rsidR="00A667B3" w:rsidRPr="001512DD" w:rsidRDefault="00A667B3" w:rsidP="001512DD">
            <w:pPr>
              <w:contextualSpacing/>
              <w:jc w:val="center"/>
            </w:pPr>
          </w:p>
        </w:tc>
        <w:tc>
          <w:tcPr>
            <w:tcW w:w="1440" w:type="dxa"/>
          </w:tcPr>
          <w:p w14:paraId="016970E6" w14:textId="77777777" w:rsidR="00A667B3" w:rsidRPr="001512DD" w:rsidRDefault="00A667B3" w:rsidP="001512DD">
            <w:pPr>
              <w:contextualSpacing/>
              <w:jc w:val="center"/>
            </w:pPr>
          </w:p>
        </w:tc>
        <w:tc>
          <w:tcPr>
            <w:tcW w:w="1260" w:type="dxa"/>
          </w:tcPr>
          <w:p w14:paraId="451CD14A" w14:textId="77777777" w:rsidR="00A667B3" w:rsidRPr="001512DD" w:rsidRDefault="00A667B3" w:rsidP="001512DD">
            <w:pPr>
              <w:contextualSpacing/>
              <w:jc w:val="center"/>
            </w:pPr>
          </w:p>
        </w:tc>
        <w:tc>
          <w:tcPr>
            <w:tcW w:w="1350" w:type="dxa"/>
          </w:tcPr>
          <w:p w14:paraId="7D95E463" w14:textId="77777777" w:rsidR="00A667B3" w:rsidRPr="001512DD" w:rsidRDefault="00A667B3" w:rsidP="001512DD">
            <w:pPr>
              <w:contextualSpacing/>
              <w:jc w:val="center"/>
            </w:pPr>
          </w:p>
        </w:tc>
        <w:tc>
          <w:tcPr>
            <w:tcW w:w="1530" w:type="dxa"/>
          </w:tcPr>
          <w:p w14:paraId="7A67B3D4" w14:textId="77777777" w:rsidR="00A667B3" w:rsidRPr="001512DD" w:rsidRDefault="00A667B3" w:rsidP="001512DD">
            <w:pPr>
              <w:contextualSpacing/>
              <w:jc w:val="center"/>
            </w:pPr>
          </w:p>
        </w:tc>
        <w:tc>
          <w:tcPr>
            <w:tcW w:w="1980" w:type="dxa"/>
          </w:tcPr>
          <w:p w14:paraId="776AD49B" w14:textId="77777777" w:rsidR="00A667B3" w:rsidRPr="001512DD" w:rsidRDefault="00A667B3" w:rsidP="001512DD">
            <w:pPr>
              <w:contextualSpacing/>
              <w:jc w:val="center"/>
            </w:pPr>
          </w:p>
        </w:tc>
      </w:tr>
      <w:tr w:rsidR="000427DF" w:rsidRPr="001512DD" w14:paraId="19E68591" w14:textId="77777777" w:rsidTr="00C14ED2">
        <w:trPr>
          <w:trHeight w:val="20"/>
        </w:trPr>
        <w:tc>
          <w:tcPr>
            <w:tcW w:w="715" w:type="dxa"/>
          </w:tcPr>
          <w:p w14:paraId="260D708B" w14:textId="68F72787" w:rsidR="00A667B3" w:rsidRPr="001512DD" w:rsidRDefault="00E62CDC" w:rsidP="001512DD">
            <w:pPr>
              <w:contextualSpacing/>
              <w:jc w:val="center"/>
            </w:pPr>
            <w:r w:rsidRPr="001512DD">
              <w:t>8</w:t>
            </w:r>
          </w:p>
        </w:tc>
        <w:tc>
          <w:tcPr>
            <w:tcW w:w="3909" w:type="dxa"/>
          </w:tcPr>
          <w:p w14:paraId="6CA3592A" w14:textId="77777777" w:rsidR="00A667B3" w:rsidRPr="001512DD" w:rsidRDefault="00A667B3" w:rsidP="001512DD">
            <w:pPr>
              <w:contextualSpacing/>
              <w:jc w:val="center"/>
            </w:pPr>
          </w:p>
        </w:tc>
        <w:tc>
          <w:tcPr>
            <w:tcW w:w="1260" w:type="dxa"/>
          </w:tcPr>
          <w:p w14:paraId="51A083D6" w14:textId="77777777" w:rsidR="00A667B3" w:rsidRPr="001512DD" w:rsidRDefault="00A667B3" w:rsidP="001512DD">
            <w:pPr>
              <w:contextualSpacing/>
              <w:jc w:val="center"/>
            </w:pPr>
          </w:p>
        </w:tc>
        <w:tc>
          <w:tcPr>
            <w:tcW w:w="1440" w:type="dxa"/>
          </w:tcPr>
          <w:p w14:paraId="15EE9205" w14:textId="77777777" w:rsidR="00A667B3" w:rsidRPr="001512DD" w:rsidRDefault="00A667B3" w:rsidP="001512DD">
            <w:pPr>
              <w:contextualSpacing/>
              <w:jc w:val="center"/>
            </w:pPr>
          </w:p>
        </w:tc>
        <w:tc>
          <w:tcPr>
            <w:tcW w:w="1260" w:type="dxa"/>
          </w:tcPr>
          <w:p w14:paraId="7C648528" w14:textId="77777777" w:rsidR="00A667B3" w:rsidRPr="001512DD" w:rsidRDefault="00A667B3" w:rsidP="001512DD">
            <w:pPr>
              <w:contextualSpacing/>
              <w:jc w:val="center"/>
            </w:pPr>
          </w:p>
        </w:tc>
        <w:tc>
          <w:tcPr>
            <w:tcW w:w="1350" w:type="dxa"/>
          </w:tcPr>
          <w:p w14:paraId="37554A57" w14:textId="77777777" w:rsidR="00A667B3" w:rsidRPr="001512DD" w:rsidRDefault="00A667B3" w:rsidP="001512DD">
            <w:pPr>
              <w:contextualSpacing/>
              <w:jc w:val="center"/>
            </w:pPr>
          </w:p>
        </w:tc>
        <w:tc>
          <w:tcPr>
            <w:tcW w:w="1530" w:type="dxa"/>
          </w:tcPr>
          <w:p w14:paraId="5E11BA5B" w14:textId="77777777" w:rsidR="00A667B3" w:rsidRPr="001512DD" w:rsidRDefault="00A667B3" w:rsidP="001512DD">
            <w:pPr>
              <w:contextualSpacing/>
              <w:jc w:val="center"/>
            </w:pPr>
          </w:p>
        </w:tc>
        <w:tc>
          <w:tcPr>
            <w:tcW w:w="1980" w:type="dxa"/>
          </w:tcPr>
          <w:p w14:paraId="69270B39" w14:textId="77777777" w:rsidR="00A667B3" w:rsidRPr="001512DD" w:rsidRDefault="00A667B3" w:rsidP="001512DD">
            <w:pPr>
              <w:contextualSpacing/>
              <w:jc w:val="center"/>
            </w:pPr>
          </w:p>
        </w:tc>
      </w:tr>
      <w:tr w:rsidR="000427DF" w:rsidRPr="001512DD" w14:paraId="528E6F9D" w14:textId="77777777" w:rsidTr="00C14ED2">
        <w:trPr>
          <w:trHeight w:val="20"/>
        </w:trPr>
        <w:tc>
          <w:tcPr>
            <w:tcW w:w="715" w:type="dxa"/>
          </w:tcPr>
          <w:p w14:paraId="3B9EC8D1" w14:textId="6CB456CF" w:rsidR="00A667B3" w:rsidRPr="001512DD" w:rsidRDefault="00E62CDC" w:rsidP="001512DD">
            <w:pPr>
              <w:contextualSpacing/>
              <w:jc w:val="center"/>
            </w:pPr>
            <w:r w:rsidRPr="001512DD">
              <w:t>9</w:t>
            </w:r>
          </w:p>
        </w:tc>
        <w:tc>
          <w:tcPr>
            <w:tcW w:w="3909" w:type="dxa"/>
          </w:tcPr>
          <w:p w14:paraId="558ADC28" w14:textId="77777777" w:rsidR="00A667B3" w:rsidRPr="001512DD" w:rsidRDefault="00A667B3" w:rsidP="001512DD">
            <w:pPr>
              <w:contextualSpacing/>
              <w:jc w:val="center"/>
            </w:pPr>
          </w:p>
        </w:tc>
        <w:tc>
          <w:tcPr>
            <w:tcW w:w="1260" w:type="dxa"/>
          </w:tcPr>
          <w:p w14:paraId="4B2CC964" w14:textId="77777777" w:rsidR="00A667B3" w:rsidRPr="001512DD" w:rsidRDefault="00A667B3" w:rsidP="001512DD">
            <w:pPr>
              <w:contextualSpacing/>
              <w:jc w:val="center"/>
            </w:pPr>
          </w:p>
        </w:tc>
        <w:tc>
          <w:tcPr>
            <w:tcW w:w="1440" w:type="dxa"/>
          </w:tcPr>
          <w:p w14:paraId="1036D986" w14:textId="77777777" w:rsidR="00A667B3" w:rsidRPr="001512DD" w:rsidRDefault="00A667B3" w:rsidP="001512DD">
            <w:pPr>
              <w:contextualSpacing/>
              <w:jc w:val="center"/>
            </w:pPr>
          </w:p>
        </w:tc>
        <w:tc>
          <w:tcPr>
            <w:tcW w:w="1260" w:type="dxa"/>
          </w:tcPr>
          <w:p w14:paraId="23439524" w14:textId="77777777" w:rsidR="00A667B3" w:rsidRPr="001512DD" w:rsidRDefault="00A667B3" w:rsidP="001512DD">
            <w:pPr>
              <w:contextualSpacing/>
              <w:jc w:val="center"/>
            </w:pPr>
          </w:p>
        </w:tc>
        <w:tc>
          <w:tcPr>
            <w:tcW w:w="1350" w:type="dxa"/>
          </w:tcPr>
          <w:p w14:paraId="72BD470A" w14:textId="77777777" w:rsidR="00A667B3" w:rsidRPr="001512DD" w:rsidRDefault="00A667B3" w:rsidP="001512DD">
            <w:pPr>
              <w:contextualSpacing/>
              <w:jc w:val="center"/>
            </w:pPr>
          </w:p>
        </w:tc>
        <w:tc>
          <w:tcPr>
            <w:tcW w:w="1530" w:type="dxa"/>
          </w:tcPr>
          <w:p w14:paraId="625B36FA" w14:textId="77777777" w:rsidR="00A667B3" w:rsidRPr="001512DD" w:rsidRDefault="00A667B3" w:rsidP="001512DD">
            <w:pPr>
              <w:contextualSpacing/>
              <w:jc w:val="center"/>
            </w:pPr>
          </w:p>
        </w:tc>
        <w:tc>
          <w:tcPr>
            <w:tcW w:w="1980" w:type="dxa"/>
          </w:tcPr>
          <w:p w14:paraId="605907D5" w14:textId="77777777" w:rsidR="00A667B3" w:rsidRPr="001512DD" w:rsidRDefault="00A667B3" w:rsidP="001512DD">
            <w:pPr>
              <w:contextualSpacing/>
              <w:jc w:val="center"/>
            </w:pPr>
          </w:p>
        </w:tc>
      </w:tr>
      <w:tr w:rsidR="000427DF" w:rsidRPr="001512DD" w14:paraId="42646B5E" w14:textId="77777777" w:rsidTr="00C14ED2">
        <w:trPr>
          <w:trHeight w:val="20"/>
        </w:trPr>
        <w:tc>
          <w:tcPr>
            <w:tcW w:w="715" w:type="dxa"/>
          </w:tcPr>
          <w:p w14:paraId="3D5CAFD4" w14:textId="5D732B33" w:rsidR="00A667B3" w:rsidRPr="001512DD" w:rsidRDefault="00E62CDC" w:rsidP="001512DD">
            <w:pPr>
              <w:contextualSpacing/>
              <w:jc w:val="center"/>
            </w:pPr>
            <w:r w:rsidRPr="001512DD">
              <w:t>10</w:t>
            </w:r>
          </w:p>
        </w:tc>
        <w:tc>
          <w:tcPr>
            <w:tcW w:w="3909" w:type="dxa"/>
          </w:tcPr>
          <w:p w14:paraId="27D23108" w14:textId="77777777" w:rsidR="00A667B3" w:rsidRPr="001512DD" w:rsidRDefault="00A667B3" w:rsidP="001512DD">
            <w:pPr>
              <w:contextualSpacing/>
              <w:jc w:val="center"/>
            </w:pPr>
          </w:p>
        </w:tc>
        <w:tc>
          <w:tcPr>
            <w:tcW w:w="1260" w:type="dxa"/>
          </w:tcPr>
          <w:p w14:paraId="45AFD1A7" w14:textId="77777777" w:rsidR="00A667B3" w:rsidRPr="001512DD" w:rsidRDefault="00A667B3" w:rsidP="001512DD">
            <w:pPr>
              <w:contextualSpacing/>
              <w:jc w:val="center"/>
            </w:pPr>
          </w:p>
        </w:tc>
        <w:tc>
          <w:tcPr>
            <w:tcW w:w="1440" w:type="dxa"/>
          </w:tcPr>
          <w:p w14:paraId="050AD408" w14:textId="77777777" w:rsidR="00A667B3" w:rsidRPr="001512DD" w:rsidRDefault="00A667B3" w:rsidP="001512DD">
            <w:pPr>
              <w:contextualSpacing/>
              <w:jc w:val="center"/>
            </w:pPr>
          </w:p>
        </w:tc>
        <w:tc>
          <w:tcPr>
            <w:tcW w:w="1260" w:type="dxa"/>
          </w:tcPr>
          <w:p w14:paraId="0B74DAA7" w14:textId="77777777" w:rsidR="00A667B3" w:rsidRPr="001512DD" w:rsidRDefault="00A667B3" w:rsidP="001512DD">
            <w:pPr>
              <w:contextualSpacing/>
              <w:jc w:val="center"/>
            </w:pPr>
          </w:p>
        </w:tc>
        <w:tc>
          <w:tcPr>
            <w:tcW w:w="1350" w:type="dxa"/>
          </w:tcPr>
          <w:p w14:paraId="1CF4DE6F" w14:textId="77777777" w:rsidR="00A667B3" w:rsidRPr="001512DD" w:rsidRDefault="00A667B3" w:rsidP="001512DD">
            <w:pPr>
              <w:contextualSpacing/>
              <w:jc w:val="center"/>
            </w:pPr>
          </w:p>
        </w:tc>
        <w:tc>
          <w:tcPr>
            <w:tcW w:w="1530" w:type="dxa"/>
          </w:tcPr>
          <w:p w14:paraId="790610C7" w14:textId="77777777" w:rsidR="00A667B3" w:rsidRPr="001512DD" w:rsidRDefault="00A667B3" w:rsidP="001512DD">
            <w:pPr>
              <w:contextualSpacing/>
              <w:jc w:val="center"/>
            </w:pPr>
          </w:p>
        </w:tc>
        <w:tc>
          <w:tcPr>
            <w:tcW w:w="1980" w:type="dxa"/>
          </w:tcPr>
          <w:p w14:paraId="78BE94EE" w14:textId="77777777" w:rsidR="00A667B3" w:rsidRPr="001512DD" w:rsidRDefault="00A667B3" w:rsidP="001512DD">
            <w:pPr>
              <w:contextualSpacing/>
              <w:jc w:val="center"/>
            </w:pPr>
          </w:p>
        </w:tc>
      </w:tr>
    </w:tbl>
    <w:p w14:paraId="5F6AFEC8" w14:textId="77777777" w:rsidR="00137629" w:rsidRPr="001512DD" w:rsidRDefault="00137629" w:rsidP="001512DD">
      <w:pPr>
        <w:spacing w:after="0" w:line="240" w:lineRule="auto"/>
        <w:contextualSpacing/>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1512DD" w14:paraId="7D2CCF2E" w14:textId="77777777" w:rsidTr="000427DF">
        <w:trPr>
          <w:trHeight w:val="135"/>
        </w:trPr>
        <w:tc>
          <w:tcPr>
            <w:tcW w:w="4316" w:type="dxa"/>
          </w:tcPr>
          <w:p w14:paraId="17D39A1B" w14:textId="60A33D23" w:rsidR="00E62CDC" w:rsidRPr="000427DF" w:rsidRDefault="000427DF" w:rsidP="001512DD">
            <w:pPr>
              <w:contextualSpacing/>
              <w:rPr>
                <w:b/>
                <w:sz w:val="20"/>
              </w:rPr>
            </w:pPr>
            <w:r>
              <w:rPr>
                <w:b/>
                <w:sz w:val="20"/>
              </w:rPr>
              <w:t xml:space="preserve">101 - </w:t>
            </w:r>
            <w:r w:rsidR="00E62CDC" w:rsidRPr="000427DF">
              <w:rPr>
                <w:b/>
                <w:sz w:val="20"/>
              </w:rPr>
              <w:t>Relationship to head</w:t>
            </w:r>
          </w:p>
        </w:tc>
        <w:tc>
          <w:tcPr>
            <w:tcW w:w="4317" w:type="dxa"/>
          </w:tcPr>
          <w:p w14:paraId="2BCBC24B" w14:textId="67A87824" w:rsidR="00E62CDC" w:rsidRPr="000427DF" w:rsidRDefault="000427DF" w:rsidP="001512DD">
            <w:pPr>
              <w:contextualSpacing/>
              <w:rPr>
                <w:b/>
                <w:sz w:val="20"/>
              </w:rPr>
            </w:pPr>
            <w:r>
              <w:rPr>
                <w:b/>
                <w:sz w:val="20"/>
              </w:rPr>
              <w:t xml:space="preserve">102- </w:t>
            </w:r>
            <w:r w:rsidR="00E62CDC" w:rsidRPr="000427DF">
              <w:rPr>
                <w:b/>
                <w:sz w:val="20"/>
              </w:rPr>
              <w:t>Level of education</w:t>
            </w:r>
          </w:p>
        </w:tc>
        <w:tc>
          <w:tcPr>
            <w:tcW w:w="4317" w:type="dxa"/>
          </w:tcPr>
          <w:p w14:paraId="1309E1EC" w14:textId="34C4676C" w:rsidR="00E62CDC" w:rsidRPr="000427DF" w:rsidRDefault="000427DF" w:rsidP="001512DD">
            <w:pPr>
              <w:contextualSpacing/>
              <w:rPr>
                <w:b/>
                <w:sz w:val="20"/>
              </w:rPr>
            </w:pPr>
            <w:r>
              <w:rPr>
                <w:b/>
                <w:sz w:val="20"/>
              </w:rPr>
              <w:t xml:space="preserve">103- </w:t>
            </w:r>
            <w:r w:rsidR="00E62CDC" w:rsidRPr="000427DF">
              <w:rPr>
                <w:b/>
                <w:sz w:val="20"/>
              </w:rPr>
              <w:t>Not currently in school</w:t>
            </w:r>
          </w:p>
        </w:tc>
      </w:tr>
      <w:tr w:rsidR="00E62CDC" w:rsidRPr="001512DD" w14:paraId="728C6529" w14:textId="77777777" w:rsidTr="000427DF">
        <w:trPr>
          <w:trHeight w:val="135"/>
        </w:trPr>
        <w:tc>
          <w:tcPr>
            <w:tcW w:w="4316" w:type="dxa"/>
          </w:tcPr>
          <w:p w14:paraId="2B6EEF04" w14:textId="77777777" w:rsidR="00E62CDC" w:rsidRPr="000427DF" w:rsidRDefault="00E62CDC" w:rsidP="001512DD">
            <w:pPr>
              <w:contextualSpacing/>
              <w:rPr>
                <w:sz w:val="16"/>
                <w:szCs w:val="20"/>
              </w:rPr>
            </w:pPr>
            <w:r w:rsidRPr="000427DF">
              <w:rPr>
                <w:sz w:val="16"/>
                <w:szCs w:val="20"/>
              </w:rPr>
              <w:t>1=Head</w:t>
            </w:r>
          </w:p>
          <w:p w14:paraId="59D43C8D" w14:textId="77777777" w:rsidR="00E62CDC" w:rsidRPr="000427DF" w:rsidRDefault="00E62CDC" w:rsidP="001512DD">
            <w:pPr>
              <w:contextualSpacing/>
              <w:rPr>
                <w:sz w:val="16"/>
                <w:szCs w:val="20"/>
              </w:rPr>
            </w:pPr>
            <w:r w:rsidRPr="000427DF">
              <w:rPr>
                <w:sz w:val="16"/>
                <w:szCs w:val="20"/>
              </w:rPr>
              <w:t>2=Spouse/consensual partner</w:t>
            </w:r>
          </w:p>
          <w:p w14:paraId="3E23CDBB" w14:textId="77777777" w:rsidR="00E62CDC" w:rsidRPr="000427DF" w:rsidRDefault="00E62CDC" w:rsidP="001512DD">
            <w:pPr>
              <w:contextualSpacing/>
              <w:rPr>
                <w:sz w:val="16"/>
                <w:szCs w:val="20"/>
              </w:rPr>
            </w:pPr>
            <w:r w:rsidRPr="000427DF">
              <w:rPr>
                <w:sz w:val="16"/>
                <w:szCs w:val="20"/>
              </w:rPr>
              <w:t>3=Son/daughter</w:t>
            </w:r>
          </w:p>
          <w:p w14:paraId="7E9856F9" w14:textId="77777777" w:rsidR="00E62CDC" w:rsidRPr="000427DF" w:rsidRDefault="00E62CDC" w:rsidP="001512DD">
            <w:pPr>
              <w:contextualSpacing/>
              <w:rPr>
                <w:sz w:val="16"/>
                <w:szCs w:val="20"/>
              </w:rPr>
            </w:pPr>
            <w:r w:rsidRPr="000427DF">
              <w:rPr>
                <w:sz w:val="16"/>
                <w:szCs w:val="20"/>
              </w:rPr>
              <w:t>4=Spouse of son/daughter</w:t>
            </w:r>
          </w:p>
          <w:p w14:paraId="354D78B5" w14:textId="77777777" w:rsidR="00E62CDC" w:rsidRPr="000427DF" w:rsidRDefault="00E62CDC" w:rsidP="001512DD">
            <w:pPr>
              <w:contextualSpacing/>
              <w:rPr>
                <w:sz w:val="16"/>
                <w:szCs w:val="20"/>
              </w:rPr>
            </w:pPr>
            <w:r w:rsidRPr="000427DF">
              <w:rPr>
                <w:sz w:val="16"/>
                <w:szCs w:val="20"/>
              </w:rPr>
              <w:t>5=Grandchild</w:t>
            </w:r>
          </w:p>
          <w:p w14:paraId="781C811B" w14:textId="77777777" w:rsidR="00E62CDC" w:rsidRPr="000427DF" w:rsidRDefault="00E62CDC" w:rsidP="001512DD">
            <w:pPr>
              <w:contextualSpacing/>
              <w:rPr>
                <w:sz w:val="16"/>
                <w:szCs w:val="20"/>
              </w:rPr>
            </w:pPr>
            <w:r w:rsidRPr="000427DF">
              <w:rPr>
                <w:sz w:val="16"/>
                <w:szCs w:val="20"/>
              </w:rPr>
              <w:t>6=Brother/sister</w:t>
            </w:r>
          </w:p>
          <w:p w14:paraId="7891E257" w14:textId="77777777" w:rsidR="00E62CDC" w:rsidRPr="000427DF" w:rsidRDefault="00E62CDC" w:rsidP="001512DD">
            <w:pPr>
              <w:contextualSpacing/>
              <w:rPr>
                <w:sz w:val="16"/>
                <w:szCs w:val="20"/>
              </w:rPr>
            </w:pPr>
            <w:r w:rsidRPr="000427DF">
              <w:rPr>
                <w:sz w:val="16"/>
                <w:szCs w:val="20"/>
              </w:rPr>
              <w:t>7=Brother/sister in-law</w:t>
            </w:r>
          </w:p>
          <w:p w14:paraId="0FA5156D" w14:textId="77777777" w:rsidR="00E62CDC" w:rsidRPr="000427DF" w:rsidRDefault="00E62CDC" w:rsidP="001512DD">
            <w:pPr>
              <w:contextualSpacing/>
              <w:rPr>
                <w:sz w:val="16"/>
                <w:szCs w:val="20"/>
              </w:rPr>
            </w:pPr>
            <w:r w:rsidRPr="000427DF">
              <w:rPr>
                <w:sz w:val="16"/>
                <w:szCs w:val="20"/>
              </w:rPr>
              <w:t>8=Spouse of brother/sister</w:t>
            </w:r>
          </w:p>
          <w:p w14:paraId="4B33A6C7" w14:textId="77777777" w:rsidR="00E62CDC" w:rsidRPr="000427DF" w:rsidRDefault="00E62CDC" w:rsidP="001512DD">
            <w:pPr>
              <w:contextualSpacing/>
              <w:rPr>
                <w:sz w:val="16"/>
                <w:szCs w:val="20"/>
              </w:rPr>
            </w:pPr>
            <w:r w:rsidRPr="000427DF">
              <w:rPr>
                <w:sz w:val="16"/>
                <w:szCs w:val="20"/>
              </w:rPr>
              <w:t>9=Parent</w:t>
            </w:r>
          </w:p>
          <w:p w14:paraId="1791F244" w14:textId="77777777" w:rsidR="00E62CDC" w:rsidRPr="000427DF" w:rsidRDefault="00E62CDC" w:rsidP="001512DD">
            <w:pPr>
              <w:contextualSpacing/>
              <w:rPr>
                <w:sz w:val="16"/>
                <w:szCs w:val="20"/>
              </w:rPr>
            </w:pPr>
            <w:r w:rsidRPr="000427DF">
              <w:rPr>
                <w:sz w:val="16"/>
                <w:szCs w:val="20"/>
              </w:rPr>
              <w:t>10=Spouse's parent</w:t>
            </w:r>
          </w:p>
          <w:p w14:paraId="5507E99A" w14:textId="77777777" w:rsidR="00E62CDC" w:rsidRPr="000427DF" w:rsidRDefault="00E62CDC" w:rsidP="001512DD">
            <w:pPr>
              <w:contextualSpacing/>
              <w:rPr>
                <w:sz w:val="16"/>
                <w:szCs w:val="20"/>
              </w:rPr>
            </w:pPr>
            <w:r w:rsidRPr="000427DF">
              <w:rPr>
                <w:sz w:val="16"/>
                <w:szCs w:val="20"/>
              </w:rPr>
              <w:t>11=Uncle/aunt</w:t>
            </w:r>
          </w:p>
          <w:p w14:paraId="2B999D0D" w14:textId="77777777" w:rsidR="00E62CDC" w:rsidRPr="000427DF" w:rsidRDefault="00E62CDC" w:rsidP="001512DD">
            <w:pPr>
              <w:contextualSpacing/>
              <w:rPr>
                <w:sz w:val="16"/>
                <w:szCs w:val="20"/>
              </w:rPr>
            </w:pPr>
            <w:r w:rsidRPr="000427DF">
              <w:rPr>
                <w:sz w:val="16"/>
                <w:szCs w:val="20"/>
              </w:rPr>
              <w:t>12=Cousin</w:t>
            </w:r>
          </w:p>
          <w:p w14:paraId="3F2AC8F9" w14:textId="77777777" w:rsidR="00E62CDC" w:rsidRPr="000427DF" w:rsidRDefault="00E62CDC" w:rsidP="001512DD">
            <w:pPr>
              <w:contextualSpacing/>
              <w:rPr>
                <w:sz w:val="16"/>
                <w:szCs w:val="20"/>
              </w:rPr>
            </w:pPr>
            <w:r w:rsidRPr="000427DF">
              <w:rPr>
                <w:sz w:val="16"/>
                <w:szCs w:val="20"/>
              </w:rPr>
              <w:t>13=Nephew/niece</w:t>
            </w:r>
          </w:p>
          <w:p w14:paraId="676CDCB6" w14:textId="77777777" w:rsidR="00E62CDC" w:rsidRPr="000427DF" w:rsidRDefault="00E62CDC" w:rsidP="001512DD">
            <w:pPr>
              <w:contextualSpacing/>
              <w:rPr>
                <w:sz w:val="16"/>
                <w:szCs w:val="20"/>
              </w:rPr>
            </w:pPr>
            <w:r w:rsidRPr="000427DF">
              <w:rPr>
                <w:sz w:val="16"/>
                <w:szCs w:val="20"/>
              </w:rPr>
              <w:t>14=Stepchild</w:t>
            </w:r>
          </w:p>
          <w:p w14:paraId="565C0D4E" w14:textId="77777777" w:rsidR="00E62CDC" w:rsidRPr="000427DF" w:rsidRDefault="00E62CDC" w:rsidP="001512DD">
            <w:pPr>
              <w:contextualSpacing/>
              <w:rPr>
                <w:sz w:val="16"/>
                <w:szCs w:val="20"/>
              </w:rPr>
            </w:pPr>
            <w:r w:rsidRPr="000427DF">
              <w:rPr>
                <w:sz w:val="16"/>
                <w:szCs w:val="20"/>
              </w:rPr>
              <w:t>15=Other relative</w:t>
            </w:r>
          </w:p>
          <w:p w14:paraId="2477455A" w14:textId="77777777" w:rsidR="00E62CDC" w:rsidRPr="000427DF" w:rsidRDefault="00E62CDC" w:rsidP="001512DD">
            <w:pPr>
              <w:contextualSpacing/>
              <w:rPr>
                <w:sz w:val="16"/>
                <w:szCs w:val="20"/>
              </w:rPr>
            </w:pPr>
            <w:r w:rsidRPr="000427DF">
              <w:rPr>
                <w:sz w:val="16"/>
                <w:szCs w:val="20"/>
              </w:rPr>
              <w:t>16=Not related</w:t>
            </w:r>
          </w:p>
          <w:p w14:paraId="161AFB85" w14:textId="0EAC4346" w:rsidR="00E62CDC" w:rsidRPr="000427DF" w:rsidRDefault="00E62CDC" w:rsidP="001512DD">
            <w:pPr>
              <w:contextualSpacing/>
              <w:rPr>
                <w:sz w:val="16"/>
                <w:szCs w:val="20"/>
              </w:rPr>
            </w:pPr>
            <w:r w:rsidRPr="000427DF">
              <w:rPr>
                <w:sz w:val="16"/>
                <w:szCs w:val="20"/>
              </w:rPr>
              <w:t>97=Other, please specify</w:t>
            </w:r>
          </w:p>
        </w:tc>
        <w:tc>
          <w:tcPr>
            <w:tcW w:w="4317" w:type="dxa"/>
          </w:tcPr>
          <w:p w14:paraId="60209C1D" w14:textId="77777777" w:rsidR="00E62CDC" w:rsidRPr="000427DF" w:rsidRDefault="00E62CDC" w:rsidP="001512DD">
            <w:pPr>
              <w:contextualSpacing/>
              <w:rPr>
                <w:sz w:val="16"/>
                <w:szCs w:val="20"/>
              </w:rPr>
            </w:pPr>
            <w:r w:rsidRPr="000427DF">
              <w:rPr>
                <w:sz w:val="16"/>
                <w:szCs w:val="20"/>
              </w:rPr>
              <w:t>1=None</w:t>
            </w:r>
          </w:p>
          <w:p w14:paraId="5E11FD51" w14:textId="77777777" w:rsidR="00E62CDC" w:rsidRPr="000427DF" w:rsidRDefault="00E62CDC" w:rsidP="001512DD">
            <w:pPr>
              <w:contextualSpacing/>
              <w:rPr>
                <w:sz w:val="16"/>
                <w:szCs w:val="20"/>
              </w:rPr>
            </w:pPr>
            <w:r w:rsidRPr="000427DF">
              <w:rPr>
                <w:sz w:val="16"/>
                <w:szCs w:val="20"/>
              </w:rPr>
              <w:t>2=Grade 1/Sub-standard A</w:t>
            </w:r>
          </w:p>
          <w:p w14:paraId="73300522" w14:textId="77777777" w:rsidR="00E62CDC" w:rsidRPr="000427DF" w:rsidRDefault="00E62CDC" w:rsidP="001512DD">
            <w:pPr>
              <w:contextualSpacing/>
              <w:rPr>
                <w:sz w:val="16"/>
                <w:szCs w:val="20"/>
              </w:rPr>
            </w:pPr>
            <w:r w:rsidRPr="000427DF">
              <w:rPr>
                <w:sz w:val="16"/>
                <w:szCs w:val="20"/>
              </w:rPr>
              <w:t>3=Grade 1/Sub-standard B</w:t>
            </w:r>
          </w:p>
          <w:p w14:paraId="1441DB19" w14:textId="77777777" w:rsidR="00E62CDC" w:rsidRPr="000427DF" w:rsidRDefault="00E62CDC" w:rsidP="001512DD">
            <w:pPr>
              <w:contextualSpacing/>
              <w:rPr>
                <w:sz w:val="16"/>
                <w:szCs w:val="20"/>
              </w:rPr>
            </w:pPr>
            <w:r w:rsidRPr="000427DF">
              <w:rPr>
                <w:sz w:val="16"/>
                <w:szCs w:val="20"/>
              </w:rPr>
              <w:t>4=Grade 2/Standard 1</w:t>
            </w:r>
          </w:p>
          <w:p w14:paraId="3D7EF75E" w14:textId="77777777" w:rsidR="00E62CDC" w:rsidRPr="000427DF" w:rsidRDefault="00E62CDC" w:rsidP="001512DD">
            <w:pPr>
              <w:contextualSpacing/>
              <w:rPr>
                <w:sz w:val="16"/>
                <w:szCs w:val="20"/>
              </w:rPr>
            </w:pPr>
            <w:r w:rsidRPr="000427DF">
              <w:rPr>
                <w:sz w:val="16"/>
                <w:szCs w:val="20"/>
              </w:rPr>
              <w:t>5=Grade 3/Standard 2</w:t>
            </w:r>
          </w:p>
          <w:p w14:paraId="4AE4AE36" w14:textId="77777777" w:rsidR="00E62CDC" w:rsidRPr="000427DF" w:rsidRDefault="00E62CDC" w:rsidP="001512DD">
            <w:pPr>
              <w:contextualSpacing/>
              <w:rPr>
                <w:sz w:val="16"/>
                <w:szCs w:val="20"/>
              </w:rPr>
            </w:pPr>
            <w:r w:rsidRPr="000427DF">
              <w:rPr>
                <w:sz w:val="16"/>
                <w:szCs w:val="20"/>
              </w:rPr>
              <w:t>6=Grade 4/Standard 3</w:t>
            </w:r>
          </w:p>
          <w:p w14:paraId="41FC1805" w14:textId="77777777" w:rsidR="00E62CDC" w:rsidRPr="000427DF" w:rsidRDefault="00E62CDC" w:rsidP="001512DD">
            <w:pPr>
              <w:contextualSpacing/>
              <w:rPr>
                <w:sz w:val="16"/>
                <w:szCs w:val="20"/>
              </w:rPr>
            </w:pPr>
            <w:r w:rsidRPr="000427DF">
              <w:rPr>
                <w:sz w:val="16"/>
                <w:szCs w:val="20"/>
              </w:rPr>
              <w:t>7=Grade 5/Standard 4</w:t>
            </w:r>
          </w:p>
          <w:p w14:paraId="7F325FD0" w14:textId="77777777" w:rsidR="00E62CDC" w:rsidRPr="000427DF" w:rsidRDefault="00E62CDC" w:rsidP="001512DD">
            <w:pPr>
              <w:contextualSpacing/>
              <w:rPr>
                <w:sz w:val="16"/>
                <w:szCs w:val="20"/>
              </w:rPr>
            </w:pPr>
            <w:r w:rsidRPr="000427DF">
              <w:rPr>
                <w:sz w:val="16"/>
                <w:szCs w:val="20"/>
              </w:rPr>
              <w:t>8=Grade 6/Standard 5</w:t>
            </w:r>
          </w:p>
          <w:p w14:paraId="4A92B343" w14:textId="77777777" w:rsidR="00E62CDC" w:rsidRPr="000427DF" w:rsidRDefault="00E62CDC" w:rsidP="001512DD">
            <w:pPr>
              <w:contextualSpacing/>
              <w:rPr>
                <w:sz w:val="16"/>
                <w:szCs w:val="20"/>
              </w:rPr>
            </w:pPr>
            <w:r w:rsidRPr="000427DF">
              <w:rPr>
                <w:sz w:val="16"/>
                <w:szCs w:val="20"/>
              </w:rPr>
              <w:t>9=Grade 7/Standard 6</w:t>
            </w:r>
          </w:p>
          <w:p w14:paraId="78F3DF30" w14:textId="77777777" w:rsidR="00E62CDC" w:rsidRPr="000427DF" w:rsidRDefault="00E62CDC" w:rsidP="001512DD">
            <w:pPr>
              <w:contextualSpacing/>
              <w:rPr>
                <w:sz w:val="16"/>
                <w:szCs w:val="20"/>
              </w:rPr>
            </w:pPr>
            <w:r w:rsidRPr="000427DF">
              <w:rPr>
                <w:sz w:val="16"/>
                <w:szCs w:val="20"/>
              </w:rPr>
              <w:t>10=Grade 8/Form 1</w:t>
            </w:r>
          </w:p>
          <w:p w14:paraId="3EC62A13" w14:textId="77777777" w:rsidR="00E62CDC" w:rsidRPr="000427DF" w:rsidRDefault="00E62CDC" w:rsidP="001512DD">
            <w:pPr>
              <w:contextualSpacing/>
              <w:rPr>
                <w:sz w:val="16"/>
                <w:szCs w:val="20"/>
              </w:rPr>
            </w:pPr>
            <w:r w:rsidRPr="000427DF">
              <w:rPr>
                <w:sz w:val="16"/>
                <w:szCs w:val="20"/>
              </w:rPr>
              <w:t>11=Grade 9/Form 2</w:t>
            </w:r>
          </w:p>
          <w:p w14:paraId="5348FBA2" w14:textId="77777777" w:rsidR="00E62CDC" w:rsidRPr="000427DF" w:rsidRDefault="00E62CDC" w:rsidP="001512DD">
            <w:pPr>
              <w:contextualSpacing/>
              <w:rPr>
                <w:sz w:val="16"/>
                <w:szCs w:val="20"/>
              </w:rPr>
            </w:pPr>
            <w:r w:rsidRPr="000427DF">
              <w:rPr>
                <w:sz w:val="16"/>
                <w:szCs w:val="20"/>
              </w:rPr>
              <w:t>12=Grade 10/Form 3</w:t>
            </w:r>
          </w:p>
          <w:p w14:paraId="31EA62CC" w14:textId="77777777" w:rsidR="00E62CDC" w:rsidRPr="000427DF" w:rsidRDefault="00E62CDC" w:rsidP="001512DD">
            <w:pPr>
              <w:contextualSpacing/>
              <w:rPr>
                <w:sz w:val="16"/>
                <w:szCs w:val="20"/>
              </w:rPr>
            </w:pPr>
            <w:r w:rsidRPr="000427DF">
              <w:rPr>
                <w:sz w:val="16"/>
                <w:szCs w:val="20"/>
              </w:rPr>
              <w:t>13=Grade 11/Form 4</w:t>
            </w:r>
          </w:p>
          <w:p w14:paraId="07DD0A00" w14:textId="77777777" w:rsidR="00E62CDC" w:rsidRPr="000427DF" w:rsidRDefault="00E62CDC" w:rsidP="001512DD">
            <w:pPr>
              <w:contextualSpacing/>
              <w:rPr>
                <w:sz w:val="16"/>
                <w:szCs w:val="20"/>
              </w:rPr>
            </w:pPr>
            <w:r w:rsidRPr="000427DF">
              <w:rPr>
                <w:sz w:val="16"/>
                <w:szCs w:val="20"/>
              </w:rPr>
              <w:t>14=Grade 12/Form 5</w:t>
            </w:r>
          </w:p>
          <w:p w14:paraId="45D545F7" w14:textId="77777777" w:rsidR="00E62CDC" w:rsidRPr="000427DF" w:rsidRDefault="00E62CDC" w:rsidP="001512DD">
            <w:pPr>
              <w:contextualSpacing/>
              <w:rPr>
                <w:sz w:val="16"/>
                <w:szCs w:val="20"/>
              </w:rPr>
            </w:pPr>
            <w:r w:rsidRPr="000427DF">
              <w:rPr>
                <w:sz w:val="16"/>
                <w:szCs w:val="20"/>
              </w:rPr>
              <w:t>15=Post-secondary</w:t>
            </w:r>
          </w:p>
          <w:p w14:paraId="21E9F5C4" w14:textId="77777777" w:rsidR="00E62CDC" w:rsidRPr="000427DF" w:rsidRDefault="00E62CDC" w:rsidP="001512DD">
            <w:pPr>
              <w:contextualSpacing/>
              <w:rPr>
                <w:sz w:val="16"/>
                <w:szCs w:val="20"/>
              </w:rPr>
            </w:pPr>
            <w:r w:rsidRPr="000427DF">
              <w:rPr>
                <w:sz w:val="16"/>
                <w:szCs w:val="20"/>
              </w:rPr>
              <w:t>888=Don’t know</w:t>
            </w:r>
          </w:p>
          <w:p w14:paraId="242FCED9" w14:textId="27861C4C" w:rsidR="00E62CDC" w:rsidRPr="000427DF" w:rsidRDefault="00E62CDC" w:rsidP="001512DD">
            <w:pPr>
              <w:contextualSpacing/>
              <w:rPr>
                <w:sz w:val="16"/>
                <w:szCs w:val="20"/>
              </w:rPr>
            </w:pPr>
            <w:r w:rsidRPr="000427DF">
              <w:rPr>
                <w:sz w:val="16"/>
                <w:szCs w:val="20"/>
              </w:rPr>
              <w:t>999=Preferred not to answer</w:t>
            </w:r>
          </w:p>
        </w:tc>
        <w:tc>
          <w:tcPr>
            <w:tcW w:w="4317" w:type="dxa"/>
          </w:tcPr>
          <w:p w14:paraId="256CB1C4" w14:textId="77777777" w:rsidR="00E62CDC" w:rsidRPr="000427DF" w:rsidRDefault="00E62CDC" w:rsidP="001512DD">
            <w:pPr>
              <w:contextualSpacing/>
              <w:rPr>
                <w:sz w:val="16"/>
                <w:szCs w:val="20"/>
              </w:rPr>
            </w:pPr>
            <w:r w:rsidRPr="000427DF">
              <w:rPr>
                <w:sz w:val="16"/>
                <w:szCs w:val="20"/>
              </w:rPr>
              <w:t>1=Cannot afford school fees</w:t>
            </w:r>
          </w:p>
          <w:p w14:paraId="55EC6F6A" w14:textId="77777777" w:rsidR="00E62CDC" w:rsidRPr="000427DF" w:rsidRDefault="00E62CDC" w:rsidP="001512DD">
            <w:pPr>
              <w:contextualSpacing/>
              <w:rPr>
                <w:sz w:val="16"/>
                <w:szCs w:val="20"/>
              </w:rPr>
            </w:pPr>
            <w:r w:rsidRPr="000427DF">
              <w:rPr>
                <w:sz w:val="16"/>
                <w:szCs w:val="20"/>
              </w:rPr>
              <w:t>2=Needed for domestic duties</w:t>
            </w:r>
          </w:p>
          <w:p w14:paraId="30C42998" w14:textId="77777777" w:rsidR="00E62CDC" w:rsidRPr="000427DF" w:rsidRDefault="00E62CDC" w:rsidP="001512DD">
            <w:pPr>
              <w:contextualSpacing/>
              <w:rPr>
                <w:sz w:val="16"/>
                <w:szCs w:val="20"/>
              </w:rPr>
            </w:pPr>
            <w:r w:rsidRPr="000427DF">
              <w:rPr>
                <w:sz w:val="16"/>
                <w:szCs w:val="20"/>
              </w:rPr>
              <w:t>3=Needed for farming</w:t>
            </w:r>
          </w:p>
          <w:p w14:paraId="6A7B0CB9" w14:textId="2E7DF246" w:rsidR="00E62CDC" w:rsidRPr="000427DF" w:rsidRDefault="00E62CDC" w:rsidP="001512DD">
            <w:pPr>
              <w:contextualSpacing/>
              <w:rPr>
                <w:sz w:val="16"/>
                <w:szCs w:val="20"/>
              </w:rPr>
            </w:pPr>
            <w:r w:rsidRPr="000427DF">
              <w:rPr>
                <w:sz w:val="16"/>
                <w:szCs w:val="20"/>
              </w:rPr>
              <w:t>4=Working for other household</w:t>
            </w:r>
          </w:p>
          <w:p w14:paraId="0DA3FF89" w14:textId="77777777" w:rsidR="00E62CDC" w:rsidRPr="000427DF" w:rsidRDefault="00E62CDC" w:rsidP="001512DD">
            <w:pPr>
              <w:contextualSpacing/>
              <w:rPr>
                <w:sz w:val="16"/>
                <w:szCs w:val="20"/>
              </w:rPr>
            </w:pPr>
            <w:r w:rsidRPr="000427DF">
              <w:rPr>
                <w:sz w:val="16"/>
                <w:szCs w:val="20"/>
              </w:rPr>
              <w:t>6=Education is not necessary/no point</w:t>
            </w:r>
          </w:p>
          <w:p w14:paraId="678ED494" w14:textId="77777777" w:rsidR="00E62CDC" w:rsidRPr="000427DF" w:rsidRDefault="00E62CDC" w:rsidP="001512DD">
            <w:pPr>
              <w:contextualSpacing/>
              <w:rPr>
                <w:sz w:val="16"/>
                <w:szCs w:val="20"/>
              </w:rPr>
            </w:pPr>
            <w:r w:rsidRPr="000427DF">
              <w:rPr>
                <w:sz w:val="16"/>
                <w:szCs w:val="20"/>
              </w:rPr>
              <w:t>7=Completed their education</w:t>
            </w:r>
          </w:p>
          <w:p w14:paraId="6D7E193D" w14:textId="77777777" w:rsidR="00E62CDC" w:rsidRPr="000427DF" w:rsidRDefault="00E62CDC" w:rsidP="001512DD">
            <w:pPr>
              <w:contextualSpacing/>
              <w:rPr>
                <w:sz w:val="16"/>
                <w:szCs w:val="20"/>
              </w:rPr>
            </w:pPr>
            <w:r w:rsidRPr="000427DF">
              <w:rPr>
                <w:sz w:val="16"/>
                <w:szCs w:val="20"/>
              </w:rPr>
              <w:t>8=Too old to attend school</w:t>
            </w:r>
          </w:p>
          <w:p w14:paraId="199B3372" w14:textId="77777777" w:rsidR="00E62CDC" w:rsidRPr="000427DF" w:rsidRDefault="00E62CDC" w:rsidP="001512DD">
            <w:pPr>
              <w:contextualSpacing/>
              <w:rPr>
                <w:sz w:val="16"/>
                <w:szCs w:val="20"/>
              </w:rPr>
            </w:pPr>
            <w:r w:rsidRPr="000427DF">
              <w:rPr>
                <w:sz w:val="16"/>
                <w:szCs w:val="20"/>
              </w:rPr>
              <w:t>9=School is too far away</w:t>
            </w:r>
          </w:p>
          <w:p w14:paraId="721160AC" w14:textId="77777777" w:rsidR="00E62CDC" w:rsidRPr="000427DF" w:rsidRDefault="00E62CDC" w:rsidP="001512DD">
            <w:pPr>
              <w:contextualSpacing/>
              <w:rPr>
                <w:sz w:val="16"/>
                <w:szCs w:val="20"/>
              </w:rPr>
            </w:pPr>
            <w:r w:rsidRPr="000427DF">
              <w:rPr>
                <w:sz w:val="16"/>
                <w:szCs w:val="20"/>
              </w:rPr>
              <w:t>10=School closed temporarily</w:t>
            </w:r>
          </w:p>
          <w:p w14:paraId="1FB69289" w14:textId="77777777" w:rsidR="00E62CDC" w:rsidRPr="000427DF" w:rsidRDefault="00E62CDC" w:rsidP="001512DD">
            <w:pPr>
              <w:contextualSpacing/>
              <w:rPr>
                <w:sz w:val="16"/>
                <w:szCs w:val="20"/>
              </w:rPr>
            </w:pPr>
            <w:r w:rsidRPr="000427DF">
              <w:rPr>
                <w:sz w:val="16"/>
                <w:szCs w:val="20"/>
              </w:rPr>
              <w:t>11=School closed permanently</w:t>
            </w:r>
          </w:p>
          <w:p w14:paraId="3A20428C" w14:textId="77777777" w:rsidR="00E62CDC" w:rsidRPr="000427DF" w:rsidRDefault="00E62CDC" w:rsidP="001512DD">
            <w:pPr>
              <w:contextualSpacing/>
              <w:rPr>
                <w:sz w:val="16"/>
                <w:szCs w:val="20"/>
              </w:rPr>
            </w:pPr>
            <w:r w:rsidRPr="000427DF">
              <w:rPr>
                <w:sz w:val="16"/>
                <w:szCs w:val="20"/>
              </w:rPr>
              <w:t>12=The teacher is absent at the school</w:t>
            </w:r>
          </w:p>
          <w:p w14:paraId="02A5D838" w14:textId="77777777" w:rsidR="00E62CDC" w:rsidRPr="000427DF" w:rsidRDefault="00E62CDC" w:rsidP="001512DD">
            <w:pPr>
              <w:contextualSpacing/>
              <w:rPr>
                <w:sz w:val="16"/>
                <w:szCs w:val="20"/>
              </w:rPr>
            </w:pPr>
            <w:r w:rsidRPr="000427DF">
              <w:rPr>
                <w:sz w:val="16"/>
                <w:szCs w:val="20"/>
              </w:rPr>
              <w:t>13=Too sick to attend school</w:t>
            </w:r>
          </w:p>
          <w:p w14:paraId="2F648A47" w14:textId="77777777" w:rsidR="00E62CDC" w:rsidRPr="000427DF" w:rsidRDefault="00E62CDC" w:rsidP="001512DD">
            <w:pPr>
              <w:contextualSpacing/>
              <w:rPr>
                <w:sz w:val="16"/>
                <w:szCs w:val="20"/>
              </w:rPr>
            </w:pPr>
            <w:r w:rsidRPr="000427DF">
              <w:rPr>
                <w:sz w:val="16"/>
                <w:szCs w:val="20"/>
              </w:rPr>
              <w:t xml:space="preserve">14=Someone else in the household is sick, so cannot attend </w:t>
            </w:r>
          </w:p>
          <w:p w14:paraId="3F198689" w14:textId="77777777" w:rsidR="00E62CDC" w:rsidRPr="000427DF" w:rsidRDefault="00E62CDC" w:rsidP="001512DD">
            <w:pPr>
              <w:contextualSpacing/>
              <w:rPr>
                <w:sz w:val="16"/>
                <w:szCs w:val="20"/>
              </w:rPr>
            </w:pPr>
            <w:r w:rsidRPr="000427DF">
              <w:rPr>
                <w:sz w:val="16"/>
                <w:szCs w:val="20"/>
              </w:rPr>
              <w:t>15=No transport</w:t>
            </w:r>
          </w:p>
          <w:p w14:paraId="341DB3ED" w14:textId="514AFDDA" w:rsidR="00E62CDC" w:rsidRPr="000427DF" w:rsidRDefault="00E62CDC" w:rsidP="001512DD">
            <w:pPr>
              <w:contextualSpacing/>
              <w:rPr>
                <w:sz w:val="16"/>
                <w:szCs w:val="20"/>
              </w:rPr>
            </w:pPr>
            <w:r w:rsidRPr="000427DF">
              <w:rPr>
                <w:sz w:val="16"/>
                <w:szCs w:val="20"/>
              </w:rPr>
              <w:t>97=other, please specify</w:t>
            </w:r>
          </w:p>
        </w:tc>
      </w:tr>
    </w:tbl>
    <w:p w14:paraId="69CF9156" w14:textId="18AB3968" w:rsidR="00BE53B1" w:rsidRPr="001512DD" w:rsidRDefault="00BE53B1" w:rsidP="001512DD">
      <w:pPr>
        <w:spacing w:after="0"/>
        <w:rPr>
          <w:rFonts w:eastAsia="Times New Roman"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1512DD" w14:paraId="6EB2CC51" w14:textId="77777777" w:rsidTr="0093061D">
        <w:trPr>
          <w:trHeight w:val="20"/>
        </w:trPr>
        <w:tc>
          <w:tcPr>
            <w:tcW w:w="715" w:type="dxa"/>
          </w:tcPr>
          <w:p w14:paraId="7CF107D5" w14:textId="77777777" w:rsidR="00C14ED2" w:rsidRPr="001512DD" w:rsidRDefault="00C14ED2" w:rsidP="001512DD">
            <w:pPr>
              <w:contextualSpacing/>
              <w:jc w:val="center"/>
            </w:pPr>
          </w:p>
        </w:tc>
        <w:tc>
          <w:tcPr>
            <w:tcW w:w="2165" w:type="dxa"/>
          </w:tcPr>
          <w:p w14:paraId="45C67469" w14:textId="60FF5052" w:rsidR="00C14ED2" w:rsidRPr="001512DD" w:rsidRDefault="00C14ED2" w:rsidP="001512DD">
            <w:pPr>
              <w:contextualSpacing/>
              <w:jc w:val="center"/>
            </w:pPr>
            <w:r>
              <w:t>C.8</w:t>
            </w:r>
          </w:p>
        </w:tc>
        <w:tc>
          <w:tcPr>
            <w:tcW w:w="1800" w:type="dxa"/>
          </w:tcPr>
          <w:p w14:paraId="696CA7B3" w14:textId="6BEF7072" w:rsidR="00C14ED2" w:rsidRPr="001512DD" w:rsidRDefault="00C14ED2" w:rsidP="002A6145">
            <w:pPr>
              <w:contextualSpacing/>
              <w:jc w:val="center"/>
            </w:pPr>
            <w:r>
              <w:t>C.9</w:t>
            </w:r>
          </w:p>
        </w:tc>
        <w:tc>
          <w:tcPr>
            <w:tcW w:w="2520" w:type="dxa"/>
          </w:tcPr>
          <w:p w14:paraId="086A69C7" w14:textId="0A522F29" w:rsidR="00C14ED2" w:rsidRDefault="00C14ED2" w:rsidP="001512DD">
            <w:pPr>
              <w:contextualSpacing/>
              <w:jc w:val="center"/>
            </w:pPr>
            <w:r>
              <w:t>C.10</w:t>
            </w:r>
          </w:p>
        </w:tc>
        <w:tc>
          <w:tcPr>
            <w:tcW w:w="1294" w:type="dxa"/>
          </w:tcPr>
          <w:p w14:paraId="7568B269" w14:textId="0DE7E60E" w:rsidR="00C14ED2" w:rsidRPr="001512DD" w:rsidRDefault="00C14ED2" w:rsidP="001512DD">
            <w:pPr>
              <w:contextualSpacing/>
              <w:jc w:val="center"/>
            </w:pPr>
            <w:r>
              <w:t>C.11</w:t>
            </w:r>
          </w:p>
        </w:tc>
        <w:tc>
          <w:tcPr>
            <w:tcW w:w="1170" w:type="dxa"/>
          </w:tcPr>
          <w:p w14:paraId="4C914C0C" w14:textId="38A8231D" w:rsidR="00C14ED2" w:rsidRPr="001512DD" w:rsidRDefault="00C14ED2" w:rsidP="001512DD">
            <w:pPr>
              <w:contextualSpacing/>
              <w:jc w:val="center"/>
            </w:pPr>
            <w:r>
              <w:t>C.11b</w:t>
            </w:r>
          </w:p>
        </w:tc>
        <w:tc>
          <w:tcPr>
            <w:tcW w:w="2216" w:type="dxa"/>
          </w:tcPr>
          <w:p w14:paraId="7D1F4365" w14:textId="249CEE39" w:rsidR="00C14ED2" w:rsidRPr="001512DD" w:rsidRDefault="00C14ED2" w:rsidP="001512DD">
            <w:pPr>
              <w:contextualSpacing/>
              <w:jc w:val="center"/>
            </w:pPr>
            <w:r>
              <w:t>C.12</w:t>
            </w:r>
          </w:p>
        </w:tc>
        <w:tc>
          <w:tcPr>
            <w:tcW w:w="1744" w:type="dxa"/>
          </w:tcPr>
          <w:p w14:paraId="33696E22" w14:textId="336BD78D" w:rsidR="00C14ED2" w:rsidRPr="001512DD" w:rsidRDefault="00C14ED2" w:rsidP="001512DD">
            <w:pPr>
              <w:contextualSpacing/>
              <w:jc w:val="center"/>
            </w:pPr>
            <w:r>
              <w:t>C.13</w:t>
            </w:r>
          </w:p>
        </w:tc>
      </w:tr>
      <w:tr w:rsidR="0022680E" w:rsidRPr="001512DD" w14:paraId="18454888" w14:textId="77777777" w:rsidTr="0093061D">
        <w:trPr>
          <w:trHeight w:val="20"/>
        </w:trPr>
        <w:tc>
          <w:tcPr>
            <w:tcW w:w="715" w:type="dxa"/>
          </w:tcPr>
          <w:p w14:paraId="6A4EF0FE" w14:textId="77777777" w:rsidR="00D21542" w:rsidRPr="001512DD" w:rsidRDefault="00D21542" w:rsidP="001512DD">
            <w:pPr>
              <w:contextualSpacing/>
              <w:jc w:val="center"/>
            </w:pPr>
            <w:r w:rsidRPr="001512DD">
              <w:t>ID Code</w:t>
            </w:r>
          </w:p>
        </w:tc>
        <w:tc>
          <w:tcPr>
            <w:tcW w:w="2165" w:type="dxa"/>
          </w:tcPr>
          <w:p w14:paraId="71803AC7" w14:textId="77777777" w:rsidR="00D21542" w:rsidRPr="001512DD" w:rsidRDefault="00D21542" w:rsidP="001512DD">
            <w:pPr>
              <w:contextualSpacing/>
              <w:jc w:val="center"/>
            </w:pPr>
            <w:r w:rsidRPr="001512DD">
              <w:t>List the names and surnames of all persons living in this household. Start the list with the head of this household, adults then children from oldest to youngest.</w:t>
            </w:r>
          </w:p>
          <w:p w14:paraId="5F5BE3D2" w14:textId="77777777" w:rsidR="00D21542" w:rsidRPr="001512DD" w:rsidRDefault="00D21542" w:rsidP="001512DD">
            <w:pPr>
              <w:contextualSpacing/>
              <w:jc w:val="center"/>
              <w:rPr>
                <w:i/>
              </w:rPr>
            </w:pPr>
            <w:r w:rsidRPr="001512DD">
              <w:rPr>
                <w:i/>
              </w:rPr>
              <w:t>First, middle, last name</w:t>
            </w:r>
          </w:p>
        </w:tc>
        <w:tc>
          <w:tcPr>
            <w:tcW w:w="1800" w:type="dxa"/>
          </w:tcPr>
          <w:p w14:paraId="126A0F78" w14:textId="29E78D50" w:rsidR="00C14ED2" w:rsidRPr="00C14ED2" w:rsidRDefault="00C14ED2" w:rsidP="00C14ED2">
            <w:pPr>
              <w:contextualSpacing/>
              <w:jc w:val="center"/>
              <w:rPr>
                <w:i/>
              </w:rPr>
            </w:pPr>
            <w:r>
              <w:rPr>
                <w:i/>
              </w:rPr>
              <w:t>If age&gt;3</w:t>
            </w:r>
          </w:p>
          <w:p w14:paraId="1E4BE996" w14:textId="77777777" w:rsidR="00D21542" w:rsidRDefault="00D21542" w:rsidP="00C14ED2">
            <w:pPr>
              <w:contextualSpacing/>
              <w:rPr>
                <w:ins w:id="18" w:author="Heather Huntington" w:date="2014-10-30T14:48:00Z"/>
              </w:rPr>
            </w:pPr>
            <w:r w:rsidRPr="001512DD">
              <w:t xml:space="preserve">What age did </w:t>
            </w:r>
            <w:ins w:id="19" w:author="Stickler, Mercedes M. (E3/LTRM)" w:date="2014-09-22T15:51:00Z">
              <w:r w:rsidR="002A6145">
                <w:t>[N</w:t>
              </w:r>
            </w:ins>
            <w:ins w:id="20" w:author="Stickler, Mercedes M. (E3/LTRM)" w:date="2014-09-22T15:52:00Z">
              <w:r w:rsidR="002A6145">
                <w:t>A</w:t>
              </w:r>
            </w:ins>
            <w:ins w:id="21" w:author="Stickler, Mercedes M. (E3/LTRM)" w:date="2014-09-22T15:51:00Z">
              <w:r w:rsidR="002A6145">
                <w:t>ME]</w:t>
              </w:r>
              <w:r w:rsidR="002A6145" w:rsidRPr="001512DD">
                <w:t xml:space="preserve"> </w:t>
              </w:r>
            </w:ins>
            <w:r w:rsidRPr="001512DD">
              <w:t>first enroll in school/educational facility?</w:t>
            </w:r>
          </w:p>
          <w:p w14:paraId="614CDCDB" w14:textId="77777777" w:rsidR="007B7340" w:rsidRDefault="007B7340" w:rsidP="00C14ED2">
            <w:pPr>
              <w:contextualSpacing/>
              <w:rPr>
                <w:ins w:id="22" w:author="Heather Huntington" w:date="2014-10-30T14:48:00Z"/>
              </w:rPr>
            </w:pPr>
          </w:p>
          <w:p w14:paraId="759A0177" w14:textId="0DB3E454" w:rsidR="007B7340" w:rsidRPr="001512DD" w:rsidRDefault="007B7340" w:rsidP="00C14ED2">
            <w:pPr>
              <w:contextualSpacing/>
            </w:pPr>
            <w:ins w:id="23" w:author="Heather Huntington" w:date="2014-10-30T14:48:00Z">
              <w:r>
                <w:t>Enumerator - please ask to the HH head.</w:t>
              </w:r>
            </w:ins>
          </w:p>
        </w:tc>
        <w:tc>
          <w:tcPr>
            <w:tcW w:w="2520" w:type="dxa"/>
          </w:tcPr>
          <w:p w14:paraId="275C01BF" w14:textId="339C3C91" w:rsidR="00C14ED2" w:rsidRPr="00C14ED2" w:rsidRDefault="00C14ED2" w:rsidP="00C14ED2">
            <w:pPr>
              <w:contextualSpacing/>
              <w:jc w:val="center"/>
              <w:rPr>
                <w:i/>
              </w:rPr>
            </w:pPr>
            <w:r>
              <w:rPr>
                <w:i/>
              </w:rPr>
              <w:t>If age&gt;3</w:t>
            </w:r>
          </w:p>
          <w:p w14:paraId="1CF98A68" w14:textId="5906F4EA" w:rsidR="008C2BC1" w:rsidRPr="001512DD" w:rsidRDefault="002A6145" w:rsidP="00C14ED2">
            <w:pPr>
              <w:contextualSpacing/>
            </w:pPr>
            <w:ins w:id="24" w:author="Stickler, Mercedes M. (E3/LTRM)" w:date="2014-09-22T15:52:00Z">
              <w:r>
                <w:t>Was [NAME]</w:t>
              </w:r>
              <w:r w:rsidRPr="001512DD">
                <w:t xml:space="preserve">  </w:t>
              </w:r>
            </w:ins>
            <w:r w:rsidR="008C2BC1" w:rsidRPr="001512DD">
              <w:t xml:space="preserve"> absent from school for any period(s) of time during the term in the last twelve months?</w:t>
            </w:r>
          </w:p>
          <w:p w14:paraId="525A0E3E" w14:textId="0BD0F9C3" w:rsidR="008C2BC1" w:rsidRPr="001512DD" w:rsidRDefault="00C14ED2" w:rsidP="00C14ED2">
            <w:pPr>
              <w:contextualSpacing/>
            </w:pPr>
            <w:r>
              <w:t>0</w:t>
            </w:r>
            <w:r w:rsidR="008C2BC1" w:rsidRPr="001512DD">
              <w:t>=No</w:t>
            </w:r>
          </w:p>
          <w:p w14:paraId="63E13ABC" w14:textId="4C0110E4" w:rsidR="008C2BC1" w:rsidRPr="001512DD" w:rsidRDefault="00C14ED2" w:rsidP="00C14ED2">
            <w:pPr>
              <w:contextualSpacing/>
            </w:pPr>
            <w:r>
              <w:t>1</w:t>
            </w:r>
            <w:r w:rsidR="008C2BC1" w:rsidRPr="001512DD">
              <w:t xml:space="preserve">=Yes </w:t>
            </w:r>
          </w:p>
          <w:p w14:paraId="529732CF" w14:textId="77777777" w:rsidR="008C2BC1" w:rsidRPr="001512DD" w:rsidRDefault="008C2BC1" w:rsidP="00C14ED2">
            <w:pPr>
              <w:contextualSpacing/>
            </w:pPr>
            <w:r w:rsidRPr="001512DD">
              <w:t>888=Don’t know</w:t>
            </w:r>
          </w:p>
          <w:p w14:paraId="5C771557" w14:textId="77777777" w:rsidR="008C2BC1" w:rsidRDefault="008C2BC1" w:rsidP="00C14ED2">
            <w:pPr>
              <w:contextualSpacing/>
            </w:pPr>
            <w:r w:rsidRPr="001512DD">
              <w:t>999=Prefer not to respond</w:t>
            </w:r>
          </w:p>
          <w:p w14:paraId="4C804D25" w14:textId="404DE77F" w:rsidR="00C14ED2" w:rsidRPr="00C14ED2" w:rsidRDefault="00C14ED2" w:rsidP="00C14ED2">
            <w:pPr>
              <w:contextualSpacing/>
              <w:rPr>
                <w:i/>
              </w:rPr>
            </w:pPr>
            <w:r>
              <w:rPr>
                <w:i/>
              </w:rPr>
              <w:t>If C10=0, skip to C13</w:t>
            </w:r>
          </w:p>
        </w:tc>
        <w:tc>
          <w:tcPr>
            <w:tcW w:w="1294" w:type="dxa"/>
          </w:tcPr>
          <w:p w14:paraId="60B93F43" w14:textId="77777777" w:rsidR="00D21542" w:rsidRDefault="008C2BC1" w:rsidP="00C14ED2">
            <w:pPr>
              <w:contextualSpacing/>
            </w:pPr>
            <w:r w:rsidRPr="001512DD">
              <w:t>What was the main reason for the absence(s) from school?</w:t>
            </w:r>
          </w:p>
          <w:p w14:paraId="711C68B1" w14:textId="3DBCCAED" w:rsidR="0093061D" w:rsidRPr="0093061D" w:rsidRDefault="0093061D" w:rsidP="00C14ED2">
            <w:pPr>
              <w:contextualSpacing/>
              <w:rPr>
                <w:i/>
              </w:rPr>
            </w:pPr>
            <w:r>
              <w:rPr>
                <w:i/>
              </w:rPr>
              <w:t xml:space="preserve">See code 104. Probe and code, select all that apply </w:t>
            </w:r>
          </w:p>
        </w:tc>
        <w:tc>
          <w:tcPr>
            <w:tcW w:w="1170" w:type="dxa"/>
          </w:tcPr>
          <w:p w14:paraId="69E94FD9" w14:textId="0A0A16F7" w:rsidR="00D21542" w:rsidRPr="001512DD" w:rsidRDefault="008C2BC1" w:rsidP="00C14ED2">
            <w:pPr>
              <w:contextualSpacing/>
            </w:pPr>
            <w:r w:rsidRPr="001512DD">
              <w:t>If other, please specify.</w:t>
            </w:r>
          </w:p>
        </w:tc>
        <w:tc>
          <w:tcPr>
            <w:tcW w:w="2216" w:type="dxa"/>
          </w:tcPr>
          <w:p w14:paraId="401FB0DC" w14:textId="0A3B781D" w:rsidR="00D21542" w:rsidRPr="001512DD" w:rsidRDefault="008C2BC1" w:rsidP="00C14ED2">
            <w:pPr>
              <w:contextualSpacing/>
            </w:pPr>
            <w:r w:rsidRPr="001512DD">
              <w:t xml:space="preserve">Roughly, how many days did </w:t>
            </w:r>
            <w:ins w:id="25" w:author="Stickler, Mercedes M. (E3/LTRM)" w:date="2014-09-22T15:52:00Z">
              <w:r w:rsidR="002A6145">
                <w:t>[NAME]</w:t>
              </w:r>
              <w:r w:rsidR="002A6145" w:rsidRPr="001512DD">
                <w:t xml:space="preserve"> </w:t>
              </w:r>
            </w:ins>
            <w:r w:rsidRPr="001512DD">
              <w:t>miss from school in the past 12 months?</w:t>
            </w:r>
          </w:p>
          <w:p w14:paraId="73C201DF" w14:textId="77777777" w:rsidR="008C2BC1" w:rsidRPr="001512DD" w:rsidRDefault="008C2BC1" w:rsidP="00C14ED2">
            <w:pPr>
              <w:contextualSpacing/>
              <w:rPr>
                <w:i/>
              </w:rPr>
            </w:pPr>
            <w:r w:rsidRPr="001512DD">
              <w:rPr>
                <w:i/>
              </w:rPr>
              <w:t>1 week=5 school days</w:t>
            </w:r>
          </w:p>
          <w:p w14:paraId="3BA47A93" w14:textId="77777777" w:rsidR="008C2BC1" w:rsidRPr="001512DD" w:rsidRDefault="008C2BC1" w:rsidP="00C14ED2">
            <w:pPr>
              <w:contextualSpacing/>
              <w:rPr>
                <w:i/>
              </w:rPr>
            </w:pPr>
            <w:r w:rsidRPr="001512DD">
              <w:rPr>
                <w:i/>
              </w:rPr>
              <w:t>1 month=22 school days</w:t>
            </w:r>
          </w:p>
          <w:p w14:paraId="199EC1DD" w14:textId="69B181F9" w:rsidR="008C2BC1" w:rsidRPr="001512DD" w:rsidRDefault="008C2BC1" w:rsidP="00C14ED2">
            <w:pPr>
              <w:contextualSpacing/>
              <w:rPr>
                <w:i/>
              </w:rPr>
            </w:pPr>
            <w:r w:rsidRPr="001512DD">
              <w:rPr>
                <w:i/>
              </w:rPr>
              <w:t>1 year=198 school days</w:t>
            </w:r>
          </w:p>
        </w:tc>
        <w:tc>
          <w:tcPr>
            <w:tcW w:w="1744" w:type="dxa"/>
          </w:tcPr>
          <w:p w14:paraId="267FAD7E" w14:textId="42F325C1" w:rsidR="00C14ED2" w:rsidRPr="00C14ED2" w:rsidRDefault="00C14ED2" w:rsidP="00C14ED2">
            <w:pPr>
              <w:contextualSpacing/>
              <w:jc w:val="center"/>
              <w:rPr>
                <w:i/>
              </w:rPr>
            </w:pPr>
            <w:r>
              <w:rPr>
                <w:i/>
              </w:rPr>
              <w:t>If age&gt;3</w:t>
            </w:r>
          </w:p>
          <w:p w14:paraId="4650986E" w14:textId="67C1ECF4" w:rsidR="00D21542" w:rsidRPr="001512DD" w:rsidRDefault="008C2BC1" w:rsidP="00C14ED2">
            <w:pPr>
              <w:contextualSpacing/>
            </w:pPr>
            <w:r w:rsidRPr="001512DD">
              <w:t xml:space="preserve">Can </w:t>
            </w:r>
            <w:ins w:id="26" w:author="Stickler, Mercedes M. (E3/LTRM)" w:date="2014-09-22T15:52:00Z">
              <w:r w:rsidR="002A6145">
                <w:t>[NAME]</w:t>
              </w:r>
              <w:r w:rsidR="002A6145" w:rsidRPr="001512DD">
                <w:t xml:space="preserve"> </w:t>
              </w:r>
            </w:ins>
            <w:r w:rsidRPr="001512DD">
              <w:t>write a simple letter of several sentences in English?</w:t>
            </w:r>
          </w:p>
          <w:p w14:paraId="1CF49479" w14:textId="77777777" w:rsidR="008C2BC1" w:rsidRPr="001512DD" w:rsidRDefault="008C2BC1" w:rsidP="00C14ED2">
            <w:pPr>
              <w:contextualSpacing/>
            </w:pPr>
          </w:p>
          <w:p w14:paraId="312D46BB" w14:textId="0946D84F" w:rsidR="008C2BC1" w:rsidRPr="001512DD" w:rsidRDefault="00C14ED2" w:rsidP="00C14ED2">
            <w:pPr>
              <w:contextualSpacing/>
            </w:pPr>
            <w:r>
              <w:t>0</w:t>
            </w:r>
            <w:r w:rsidR="008C2BC1" w:rsidRPr="001512DD">
              <w:t>=No</w:t>
            </w:r>
          </w:p>
          <w:p w14:paraId="30FF496E" w14:textId="6F313D22" w:rsidR="008C2BC1" w:rsidRPr="001512DD" w:rsidRDefault="00C14ED2" w:rsidP="00C14ED2">
            <w:pPr>
              <w:contextualSpacing/>
            </w:pPr>
            <w:r>
              <w:t>1</w:t>
            </w:r>
            <w:r w:rsidR="008C2BC1" w:rsidRPr="001512DD">
              <w:t xml:space="preserve">=Yes </w:t>
            </w:r>
          </w:p>
          <w:p w14:paraId="4CB0BE1A" w14:textId="77777777" w:rsidR="008C2BC1" w:rsidRPr="001512DD" w:rsidRDefault="008C2BC1" w:rsidP="00C14ED2">
            <w:pPr>
              <w:contextualSpacing/>
            </w:pPr>
            <w:r w:rsidRPr="001512DD">
              <w:t>888=Don’t know</w:t>
            </w:r>
          </w:p>
          <w:p w14:paraId="7A7FEA1D" w14:textId="3379CDAD" w:rsidR="008C2BC1" w:rsidRPr="001512DD" w:rsidRDefault="008C2BC1" w:rsidP="00C14ED2">
            <w:pPr>
              <w:contextualSpacing/>
            </w:pPr>
            <w:r w:rsidRPr="001512DD">
              <w:t>999=Prefer not to respond</w:t>
            </w:r>
          </w:p>
        </w:tc>
      </w:tr>
      <w:tr w:rsidR="008C2BC1" w:rsidRPr="001512DD" w14:paraId="657EA884" w14:textId="77777777" w:rsidTr="0093061D">
        <w:trPr>
          <w:trHeight w:val="20"/>
        </w:trPr>
        <w:tc>
          <w:tcPr>
            <w:tcW w:w="715" w:type="dxa"/>
          </w:tcPr>
          <w:p w14:paraId="3C2505B4" w14:textId="2FFF2169" w:rsidR="008C2BC1" w:rsidRPr="001512DD" w:rsidRDefault="008C2BC1" w:rsidP="001512DD">
            <w:pPr>
              <w:contextualSpacing/>
              <w:jc w:val="center"/>
            </w:pPr>
          </w:p>
        </w:tc>
        <w:tc>
          <w:tcPr>
            <w:tcW w:w="2165" w:type="dxa"/>
          </w:tcPr>
          <w:p w14:paraId="7358A0EE" w14:textId="77777777" w:rsidR="008C2BC1" w:rsidRPr="001512DD" w:rsidRDefault="008C2BC1" w:rsidP="001512DD">
            <w:pPr>
              <w:contextualSpacing/>
              <w:jc w:val="center"/>
            </w:pPr>
          </w:p>
        </w:tc>
        <w:tc>
          <w:tcPr>
            <w:tcW w:w="1800" w:type="dxa"/>
          </w:tcPr>
          <w:p w14:paraId="2A22C2CC" w14:textId="77777777" w:rsidR="008C2BC1" w:rsidRPr="001512DD" w:rsidRDefault="008C2BC1" w:rsidP="001512DD">
            <w:pPr>
              <w:contextualSpacing/>
              <w:jc w:val="center"/>
            </w:pPr>
          </w:p>
        </w:tc>
        <w:tc>
          <w:tcPr>
            <w:tcW w:w="2520" w:type="dxa"/>
          </w:tcPr>
          <w:p w14:paraId="1297DB29" w14:textId="77777777" w:rsidR="008C2BC1" w:rsidRPr="001512DD" w:rsidRDefault="008C2BC1" w:rsidP="001512DD">
            <w:pPr>
              <w:contextualSpacing/>
              <w:jc w:val="center"/>
            </w:pPr>
          </w:p>
        </w:tc>
        <w:tc>
          <w:tcPr>
            <w:tcW w:w="1294" w:type="dxa"/>
          </w:tcPr>
          <w:p w14:paraId="66BF7F92" w14:textId="77777777" w:rsidR="008C2BC1" w:rsidRPr="001512DD" w:rsidRDefault="008C2BC1" w:rsidP="001512DD">
            <w:pPr>
              <w:contextualSpacing/>
              <w:jc w:val="center"/>
            </w:pPr>
          </w:p>
        </w:tc>
        <w:tc>
          <w:tcPr>
            <w:tcW w:w="1170" w:type="dxa"/>
          </w:tcPr>
          <w:p w14:paraId="5B8DEF69" w14:textId="77777777" w:rsidR="008C2BC1" w:rsidRPr="001512DD" w:rsidRDefault="008C2BC1" w:rsidP="001512DD">
            <w:pPr>
              <w:contextualSpacing/>
              <w:jc w:val="center"/>
            </w:pPr>
          </w:p>
        </w:tc>
        <w:tc>
          <w:tcPr>
            <w:tcW w:w="2216" w:type="dxa"/>
          </w:tcPr>
          <w:p w14:paraId="6F267425" w14:textId="77777777" w:rsidR="008C2BC1" w:rsidRPr="001512DD" w:rsidRDefault="008C2BC1" w:rsidP="001512DD">
            <w:pPr>
              <w:contextualSpacing/>
              <w:jc w:val="center"/>
            </w:pPr>
          </w:p>
        </w:tc>
        <w:tc>
          <w:tcPr>
            <w:tcW w:w="1744" w:type="dxa"/>
          </w:tcPr>
          <w:p w14:paraId="3142A9F3" w14:textId="77777777" w:rsidR="008C2BC1" w:rsidRPr="001512DD" w:rsidRDefault="008C2BC1" w:rsidP="001512DD">
            <w:pPr>
              <w:contextualSpacing/>
              <w:jc w:val="center"/>
            </w:pPr>
          </w:p>
        </w:tc>
      </w:tr>
      <w:tr w:rsidR="0022680E" w:rsidRPr="001512DD" w14:paraId="299BF1B0" w14:textId="77777777" w:rsidTr="0093061D">
        <w:trPr>
          <w:trHeight w:val="20"/>
        </w:trPr>
        <w:tc>
          <w:tcPr>
            <w:tcW w:w="715" w:type="dxa"/>
          </w:tcPr>
          <w:p w14:paraId="34FC55C2" w14:textId="77777777" w:rsidR="00D21542" w:rsidRPr="001512DD" w:rsidRDefault="00D21542" w:rsidP="001512DD">
            <w:pPr>
              <w:contextualSpacing/>
              <w:jc w:val="center"/>
            </w:pPr>
            <w:r w:rsidRPr="001512DD">
              <w:t>1</w:t>
            </w:r>
          </w:p>
        </w:tc>
        <w:tc>
          <w:tcPr>
            <w:tcW w:w="2165" w:type="dxa"/>
          </w:tcPr>
          <w:p w14:paraId="4F72D0D6" w14:textId="77777777" w:rsidR="00D21542" w:rsidRPr="001512DD" w:rsidRDefault="00D21542" w:rsidP="001512DD">
            <w:pPr>
              <w:contextualSpacing/>
              <w:jc w:val="center"/>
            </w:pPr>
          </w:p>
        </w:tc>
        <w:tc>
          <w:tcPr>
            <w:tcW w:w="1800" w:type="dxa"/>
          </w:tcPr>
          <w:p w14:paraId="02C28806" w14:textId="77777777" w:rsidR="00D21542" w:rsidRPr="001512DD" w:rsidRDefault="00D21542" w:rsidP="001512DD">
            <w:pPr>
              <w:contextualSpacing/>
              <w:jc w:val="center"/>
            </w:pPr>
          </w:p>
        </w:tc>
        <w:tc>
          <w:tcPr>
            <w:tcW w:w="2520" w:type="dxa"/>
          </w:tcPr>
          <w:p w14:paraId="7BE8FF54" w14:textId="77777777" w:rsidR="00D21542" w:rsidRPr="001512DD" w:rsidRDefault="00D21542" w:rsidP="001512DD">
            <w:pPr>
              <w:contextualSpacing/>
              <w:jc w:val="center"/>
            </w:pPr>
          </w:p>
        </w:tc>
        <w:tc>
          <w:tcPr>
            <w:tcW w:w="1294" w:type="dxa"/>
          </w:tcPr>
          <w:p w14:paraId="34983FB7" w14:textId="77777777" w:rsidR="00D21542" w:rsidRPr="001512DD" w:rsidRDefault="00D21542" w:rsidP="001512DD">
            <w:pPr>
              <w:contextualSpacing/>
              <w:jc w:val="center"/>
            </w:pPr>
          </w:p>
        </w:tc>
        <w:tc>
          <w:tcPr>
            <w:tcW w:w="1170" w:type="dxa"/>
          </w:tcPr>
          <w:p w14:paraId="4FD1262C" w14:textId="77777777" w:rsidR="00D21542" w:rsidRPr="001512DD" w:rsidRDefault="00D21542" w:rsidP="001512DD">
            <w:pPr>
              <w:contextualSpacing/>
              <w:jc w:val="center"/>
            </w:pPr>
          </w:p>
        </w:tc>
        <w:tc>
          <w:tcPr>
            <w:tcW w:w="2216" w:type="dxa"/>
          </w:tcPr>
          <w:p w14:paraId="25B245E5" w14:textId="77777777" w:rsidR="00D21542" w:rsidRPr="001512DD" w:rsidRDefault="00D21542" w:rsidP="001512DD">
            <w:pPr>
              <w:contextualSpacing/>
              <w:jc w:val="center"/>
            </w:pPr>
          </w:p>
        </w:tc>
        <w:tc>
          <w:tcPr>
            <w:tcW w:w="1744" w:type="dxa"/>
          </w:tcPr>
          <w:p w14:paraId="433028D9" w14:textId="77777777" w:rsidR="00D21542" w:rsidRPr="001512DD" w:rsidRDefault="00D21542" w:rsidP="001512DD">
            <w:pPr>
              <w:contextualSpacing/>
              <w:jc w:val="center"/>
            </w:pPr>
          </w:p>
        </w:tc>
      </w:tr>
      <w:tr w:rsidR="0022680E" w:rsidRPr="001512DD" w14:paraId="611AD0BF" w14:textId="77777777" w:rsidTr="0093061D">
        <w:trPr>
          <w:trHeight w:val="20"/>
        </w:trPr>
        <w:tc>
          <w:tcPr>
            <w:tcW w:w="715" w:type="dxa"/>
          </w:tcPr>
          <w:p w14:paraId="5E93B325" w14:textId="77777777" w:rsidR="00D21542" w:rsidRPr="001512DD" w:rsidRDefault="00D21542" w:rsidP="001512DD">
            <w:pPr>
              <w:contextualSpacing/>
              <w:jc w:val="center"/>
            </w:pPr>
            <w:r w:rsidRPr="001512DD">
              <w:t>2</w:t>
            </w:r>
          </w:p>
        </w:tc>
        <w:tc>
          <w:tcPr>
            <w:tcW w:w="2165" w:type="dxa"/>
          </w:tcPr>
          <w:p w14:paraId="634C73D9" w14:textId="77777777" w:rsidR="00D21542" w:rsidRPr="001512DD" w:rsidRDefault="00D21542" w:rsidP="001512DD">
            <w:pPr>
              <w:contextualSpacing/>
              <w:jc w:val="center"/>
            </w:pPr>
          </w:p>
        </w:tc>
        <w:tc>
          <w:tcPr>
            <w:tcW w:w="1800" w:type="dxa"/>
          </w:tcPr>
          <w:p w14:paraId="07052AC5" w14:textId="77777777" w:rsidR="00D21542" w:rsidRPr="001512DD" w:rsidRDefault="00D21542" w:rsidP="001512DD">
            <w:pPr>
              <w:contextualSpacing/>
              <w:jc w:val="center"/>
            </w:pPr>
          </w:p>
        </w:tc>
        <w:tc>
          <w:tcPr>
            <w:tcW w:w="2520" w:type="dxa"/>
          </w:tcPr>
          <w:p w14:paraId="6C46805C" w14:textId="77777777" w:rsidR="00D21542" w:rsidRPr="001512DD" w:rsidRDefault="00D21542" w:rsidP="001512DD">
            <w:pPr>
              <w:contextualSpacing/>
              <w:jc w:val="center"/>
            </w:pPr>
          </w:p>
        </w:tc>
        <w:tc>
          <w:tcPr>
            <w:tcW w:w="1294" w:type="dxa"/>
          </w:tcPr>
          <w:p w14:paraId="67B73D7C" w14:textId="77777777" w:rsidR="00D21542" w:rsidRPr="001512DD" w:rsidRDefault="00D21542" w:rsidP="001512DD">
            <w:pPr>
              <w:contextualSpacing/>
              <w:jc w:val="center"/>
            </w:pPr>
          </w:p>
        </w:tc>
        <w:tc>
          <w:tcPr>
            <w:tcW w:w="1170" w:type="dxa"/>
          </w:tcPr>
          <w:p w14:paraId="7BBEA5D2" w14:textId="77777777" w:rsidR="00D21542" w:rsidRPr="001512DD" w:rsidRDefault="00D21542" w:rsidP="001512DD">
            <w:pPr>
              <w:contextualSpacing/>
              <w:jc w:val="center"/>
            </w:pPr>
          </w:p>
        </w:tc>
        <w:tc>
          <w:tcPr>
            <w:tcW w:w="2216" w:type="dxa"/>
          </w:tcPr>
          <w:p w14:paraId="5BEC5915" w14:textId="77777777" w:rsidR="00D21542" w:rsidRPr="001512DD" w:rsidRDefault="00D21542" w:rsidP="001512DD">
            <w:pPr>
              <w:contextualSpacing/>
              <w:jc w:val="center"/>
            </w:pPr>
          </w:p>
        </w:tc>
        <w:tc>
          <w:tcPr>
            <w:tcW w:w="1744" w:type="dxa"/>
          </w:tcPr>
          <w:p w14:paraId="152254C5" w14:textId="77777777" w:rsidR="00D21542" w:rsidRPr="001512DD" w:rsidRDefault="00D21542" w:rsidP="001512DD">
            <w:pPr>
              <w:contextualSpacing/>
              <w:jc w:val="center"/>
            </w:pPr>
          </w:p>
        </w:tc>
      </w:tr>
      <w:tr w:rsidR="008C2BC1" w:rsidRPr="001512DD" w14:paraId="29F33C3B" w14:textId="77777777" w:rsidTr="0093061D">
        <w:trPr>
          <w:trHeight w:val="20"/>
        </w:trPr>
        <w:tc>
          <w:tcPr>
            <w:tcW w:w="715" w:type="dxa"/>
          </w:tcPr>
          <w:p w14:paraId="5CC71EA7" w14:textId="77777777" w:rsidR="00D21542" w:rsidRPr="001512DD" w:rsidRDefault="00D21542" w:rsidP="001512DD">
            <w:pPr>
              <w:contextualSpacing/>
              <w:jc w:val="center"/>
            </w:pPr>
            <w:r w:rsidRPr="001512DD">
              <w:t>3</w:t>
            </w:r>
          </w:p>
        </w:tc>
        <w:tc>
          <w:tcPr>
            <w:tcW w:w="2165" w:type="dxa"/>
          </w:tcPr>
          <w:p w14:paraId="5DEFE2C1" w14:textId="77777777" w:rsidR="00D21542" w:rsidRPr="001512DD" w:rsidRDefault="00D21542" w:rsidP="001512DD">
            <w:pPr>
              <w:contextualSpacing/>
              <w:jc w:val="center"/>
            </w:pPr>
          </w:p>
        </w:tc>
        <w:tc>
          <w:tcPr>
            <w:tcW w:w="1800" w:type="dxa"/>
          </w:tcPr>
          <w:p w14:paraId="56DAEA24" w14:textId="77777777" w:rsidR="00D21542" w:rsidRPr="001512DD" w:rsidRDefault="00D21542" w:rsidP="001512DD">
            <w:pPr>
              <w:contextualSpacing/>
              <w:jc w:val="center"/>
            </w:pPr>
          </w:p>
        </w:tc>
        <w:tc>
          <w:tcPr>
            <w:tcW w:w="2520" w:type="dxa"/>
          </w:tcPr>
          <w:p w14:paraId="275553BA" w14:textId="77777777" w:rsidR="00D21542" w:rsidRPr="001512DD" w:rsidRDefault="00D21542" w:rsidP="001512DD">
            <w:pPr>
              <w:contextualSpacing/>
              <w:jc w:val="center"/>
            </w:pPr>
          </w:p>
        </w:tc>
        <w:tc>
          <w:tcPr>
            <w:tcW w:w="1294" w:type="dxa"/>
          </w:tcPr>
          <w:p w14:paraId="0F79C896" w14:textId="77777777" w:rsidR="00D21542" w:rsidRPr="001512DD" w:rsidRDefault="00D21542" w:rsidP="001512DD">
            <w:pPr>
              <w:contextualSpacing/>
              <w:jc w:val="center"/>
            </w:pPr>
          </w:p>
        </w:tc>
        <w:tc>
          <w:tcPr>
            <w:tcW w:w="1170" w:type="dxa"/>
          </w:tcPr>
          <w:p w14:paraId="4E10D6F1" w14:textId="77777777" w:rsidR="00D21542" w:rsidRPr="001512DD" w:rsidRDefault="00D21542" w:rsidP="001512DD">
            <w:pPr>
              <w:contextualSpacing/>
              <w:jc w:val="center"/>
            </w:pPr>
          </w:p>
        </w:tc>
        <w:tc>
          <w:tcPr>
            <w:tcW w:w="2216" w:type="dxa"/>
          </w:tcPr>
          <w:p w14:paraId="7712BB15" w14:textId="77777777" w:rsidR="00D21542" w:rsidRPr="001512DD" w:rsidRDefault="00D21542" w:rsidP="001512DD">
            <w:pPr>
              <w:contextualSpacing/>
              <w:jc w:val="center"/>
            </w:pPr>
          </w:p>
        </w:tc>
        <w:tc>
          <w:tcPr>
            <w:tcW w:w="1744" w:type="dxa"/>
          </w:tcPr>
          <w:p w14:paraId="24A0052C" w14:textId="77777777" w:rsidR="00D21542" w:rsidRPr="001512DD" w:rsidRDefault="00D21542" w:rsidP="001512DD">
            <w:pPr>
              <w:contextualSpacing/>
              <w:jc w:val="center"/>
            </w:pPr>
          </w:p>
        </w:tc>
      </w:tr>
      <w:tr w:rsidR="008C2BC1" w:rsidRPr="001512DD" w14:paraId="01D0F6EF" w14:textId="77777777" w:rsidTr="0093061D">
        <w:trPr>
          <w:trHeight w:val="20"/>
        </w:trPr>
        <w:tc>
          <w:tcPr>
            <w:tcW w:w="715" w:type="dxa"/>
          </w:tcPr>
          <w:p w14:paraId="735A75B4" w14:textId="77777777" w:rsidR="00D21542" w:rsidRPr="001512DD" w:rsidRDefault="00D21542" w:rsidP="001512DD">
            <w:pPr>
              <w:contextualSpacing/>
              <w:jc w:val="center"/>
            </w:pPr>
            <w:r w:rsidRPr="001512DD">
              <w:t>4</w:t>
            </w:r>
          </w:p>
        </w:tc>
        <w:tc>
          <w:tcPr>
            <w:tcW w:w="2165" w:type="dxa"/>
          </w:tcPr>
          <w:p w14:paraId="70626529" w14:textId="77777777" w:rsidR="00D21542" w:rsidRPr="001512DD" w:rsidRDefault="00D21542" w:rsidP="001512DD">
            <w:pPr>
              <w:contextualSpacing/>
              <w:jc w:val="center"/>
            </w:pPr>
          </w:p>
        </w:tc>
        <w:tc>
          <w:tcPr>
            <w:tcW w:w="1800" w:type="dxa"/>
          </w:tcPr>
          <w:p w14:paraId="09CFCFF5" w14:textId="77777777" w:rsidR="00D21542" w:rsidRPr="001512DD" w:rsidRDefault="00D21542" w:rsidP="001512DD">
            <w:pPr>
              <w:contextualSpacing/>
              <w:jc w:val="center"/>
            </w:pPr>
          </w:p>
        </w:tc>
        <w:tc>
          <w:tcPr>
            <w:tcW w:w="2520" w:type="dxa"/>
          </w:tcPr>
          <w:p w14:paraId="04699970" w14:textId="77777777" w:rsidR="00D21542" w:rsidRPr="001512DD" w:rsidRDefault="00D21542" w:rsidP="001512DD">
            <w:pPr>
              <w:contextualSpacing/>
              <w:jc w:val="center"/>
            </w:pPr>
          </w:p>
        </w:tc>
        <w:tc>
          <w:tcPr>
            <w:tcW w:w="1294" w:type="dxa"/>
          </w:tcPr>
          <w:p w14:paraId="62301056" w14:textId="77777777" w:rsidR="00D21542" w:rsidRPr="001512DD" w:rsidRDefault="00D21542" w:rsidP="001512DD">
            <w:pPr>
              <w:contextualSpacing/>
              <w:jc w:val="center"/>
            </w:pPr>
          </w:p>
        </w:tc>
        <w:tc>
          <w:tcPr>
            <w:tcW w:w="1170" w:type="dxa"/>
          </w:tcPr>
          <w:p w14:paraId="68EFAB5A" w14:textId="77777777" w:rsidR="00D21542" w:rsidRPr="001512DD" w:rsidRDefault="00D21542" w:rsidP="001512DD">
            <w:pPr>
              <w:contextualSpacing/>
              <w:jc w:val="center"/>
            </w:pPr>
          </w:p>
        </w:tc>
        <w:tc>
          <w:tcPr>
            <w:tcW w:w="2216" w:type="dxa"/>
          </w:tcPr>
          <w:p w14:paraId="4D8D7C0D" w14:textId="77777777" w:rsidR="00D21542" w:rsidRPr="001512DD" w:rsidRDefault="00D21542" w:rsidP="001512DD">
            <w:pPr>
              <w:contextualSpacing/>
              <w:jc w:val="center"/>
            </w:pPr>
          </w:p>
        </w:tc>
        <w:tc>
          <w:tcPr>
            <w:tcW w:w="1744" w:type="dxa"/>
          </w:tcPr>
          <w:p w14:paraId="47DCEF31" w14:textId="77777777" w:rsidR="00D21542" w:rsidRPr="001512DD" w:rsidRDefault="00D21542" w:rsidP="001512DD">
            <w:pPr>
              <w:contextualSpacing/>
              <w:jc w:val="center"/>
            </w:pPr>
          </w:p>
        </w:tc>
      </w:tr>
      <w:tr w:rsidR="008C2BC1" w:rsidRPr="001512DD" w14:paraId="55BE3D2C" w14:textId="77777777" w:rsidTr="0093061D">
        <w:trPr>
          <w:trHeight w:val="20"/>
        </w:trPr>
        <w:tc>
          <w:tcPr>
            <w:tcW w:w="715" w:type="dxa"/>
          </w:tcPr>
          <w:p w14:paraId="489DD0EB" w14:textId="77777777" w:rsidR="00D21542" w:rsidRPr="001512DD" w:rsidRDefault="00D21542" w:rsidP="001512DD">
            <w:pPr>
              <w:contextualSpacing/>
              <w:jc w:val="center"/>
            </w:pPr>
            <w:r w:rsidRPr="001512DD">
              <w:t>5</w:t>
            </w:r>
          </w:p>
        </w:tc>
        <w:tc>
          <w:tcPr>
            <w:tcW w:w="2165" w:type="dxa"/>
          </w:tcPr>
          <w:p w14:paraId="696493A6" w14:textId="77777777" w:rsidR="00D21542" w:rsidRPr="001512DD" w:rsidRDefault="00D21542" w:rsidP="001512DD">
            <w:pPr>
              <w:contextualSpacing/>
              <w:jc w:val="center"/>
            </w:pPr>
          </w:p>
        </w:tc>
        <w:tc>
          <w:tcPr>
            <w:tcW w:w="1800" w:type="dxa"/>
          </w:tcPr>
          <w:p w14:paraId="528134B3" w14:textId="77777777" w:rsidR="00D21542" w:rsidRPr="001512DD" w:rsidRDefault="00D21542" w:rsidP="001512DD">
            <w:pPr>
              <w:contextualSpacing/>
              <w:jc w:val="center"/>
            </w:pPr>
          </w:p>
        </w:tc>
        <w:tc>
          <w:tcPr>
            <w:tcW w:w="2520" w:type="dxa"/>
          </w:tcPr>
          <w:p w14:paraId="41CF985C" w14:textId="77777777" w:rsidR="00D21542" w:rsidRPr="001512DD" w:rsidRDefault="00D21542" w:rsidP="001512DD">
            <w:pPr>
              <w:contextualSpacing/>
              <w:jc w:val="center"/>
            </w:pPr>
          </w:p>
        </w:tc>
        <w:tc>
          <w:tcPr>
            <w:tcW w:w="1294" w:type="dxa"/>
          </w:tcPr>
          <w:p w14:paraId="5414D963" w14:textId="77777777" w:rsidR="00D21542" w:rsidRPr="001512DD" w:rsidRDefault="00D21542" w:rsidP="001512DD">
            <w:pPr>
              <w:contextualSpacing/>
              <w:jc w:val="center"/>
            </w:pPr>
          </w:p>
        </w:tc>
        <w:tc>
          <w:tcPr>
            <w:tcW w:w="1170" w:type="dxa"/>
          </w:tcPr>
          <w:p w14:paraId="3EE48E3F" w14:textId="77777777" w:rsidR="00D21542" w:rsidRPr="001512DD" w:rsidRDefault="00D21542" w:rsidP="001512DD">
            <w:pPr>
              <w:contextualSpacing/>
              <w:jc w:val="center"/>
            </w:pPr>
          </w:p>
        </w:tc>
        <w:tc>
          <w:tcPr>
            <w:tcW w:w="2216" w:type="dxa"/>
          </w:tcPr>
          <w:p w14:paraId="6131D436" w14:textId="77777777" w:rsidR="00D21542" w:rsidRPr="001512DD" w:rsidRDefault="00D21542" w:rsidP="001512DD">
            <w:pPr>
              <w:contextualSpacing/>
              <w:jc w:val="center"/>
            </w:pPr>
          </w:p>
        </w:tc>
        <w:tc>
          <w:tcPr>
            <w:tcW w:w="1744" w:type="dxa"/>
          </w:tcPr>
          <w:p w14:paraId="4FA706D7" w14:textId="77777777" w:rsidR="00D21542" w:rsidRPr="001512DD" w:rsidRDefault="00D21542" w:rsidP="001512DD">
            <w:pPr>
              <w:contextualSpacing/>
              <w:jc w:val="center"/>
            </w:pPr>
          </w:p>
        </w:tc>
      </w:tr>
      <w:tr w:rsidR="008C2BC1" w:rsidRPr="001512DD" w14:paraId="6A1CB066" w14:textId="77777777" w:rsidTr="0093061D">
        <w:trPr>
          <w:trHeight w:val="20"/>
        </w:trPr>
        <w:tc>
          <w:tcPr>
            <w:tcW w:w="715" w:type="dxa"/>
          </w:tcPr>
          <w:p w14:paraId="7E3D9D5E" w14:textId="77777777" w:rsidR="00D21542" w:rsidRPr="001512DD" w:rsidRDefault="00D21542" w:rsidP="001512DD">
            <w:pPr>
              <w:contextualSpacing/>
              <w:jc w:val="center"/>
            </w:pPr>
            <w:r w:rsidRPr="001512DD">
              <w:t>6</w:t>
            </w:r>
          </w:p>
        </w:tc>
        <w:tc>
          <w:tcPr>
            <w:tcW w:w="2165" w:type="dxa"/>
          </w:tcPr>
          <w:p w14:paraId="1CCB1DEE" w14:textId="77777777" w:rsidR="00D21542" w:rsidRPr="001512DD" w:rsidRDefault="00D21542" w:rsidP="001512DD">
            <w:pPr>
              <w:contextualSpacing/>
              <w:jc w:val="center"/>
            </w:pPr>
          </w:p>
        </w:tc>
        <w:tc>
          <w:tcPr>
            <w:tcW w:w="1800" w:type="dxa"/>
          </w:tcPr>
          <w:p w14:paraId="3747F3D3" w14:textId="77777777" w:rsidR="00D21542" w:rsidRPr="001512DD" w:rsidRDefault="00D21542" w:rsidP="001512DD">
            <w:pPr>
              <w:contextualSpacing/>
              <w:jc w:val="center"/>
            </w:pPr>
          </w:p>
        </w:tc>
        <w:tc>
          <w:tcPr>
            <w:tcW w:w="2520" w:type="dxa"/>
          </w:tcPr>
          <w:p w14:paraId="5E61C09D" w14:textId="77777777" w:rsidR="00D21542" w:rsidRPr="001512DD" w:rsidRDefault="00D21542" w:rsidP="001512DD">
            <w:pPr>
              <w:contextualSpacing/>
              <w:jc w:val="center"/>
            </w:pPr>
          </w:p>
        </w:tc>
        <w:tc>
          <w:tcPr>
            <w:tcW w:w="1294" w:type="dxa"/>
          </w:tcPr>
          <w:p w14:paraId="67273481" w14:textId="77777777" w:rsidR="00D21542" w:rsidRPr="001512DD" w:rsidRDefault="00D21542" w:rsidP="001512DD">
            <w:pPr>
              <w:contextualSpacing/>
              <w:jc w:val="center"/>
            </w:pPr>
          </w:p>
        </w:tc>
        <w:tc>
          <w:tcPr>
            <w:tcW w:w="1170" w:type="dxa"/>
          </w:tcPr>
          <w:p w14:paraId="66162129" w14:textId="77777777" w:rsidR="00D21542" w:rsidRPr="001512DD" w:rsidRDefault="00D21542" w:rsidP="001512DD">
            <w:pPr>
              <w:contextualSpacing/>
              <w:jc w:val="center"/>
            </w:pPr>
          </w:p>
        </w:tc>
        <w:tc>
          <w:tcPr>
            <w:tcW w:w="2216" w:type="dxa"/>
          </w:tcPr>
          <w:p w14:paraId="7A031C19" w14:textId="77777777" w:rsidR="00D21542" w:rsidRPr="001512DD" w:rsidRDefault="00D21542" w:rsidP="001512DD">
            <w:pPr>
              <w:contextualSpacing/>
              <w:jc w:val="center"/>
            </w:pPr>
          </w:p>
        </w:tc>
        <w:tc>
          <w:tcPr>
            <w:tcW w:w="1744" w:type="dxa"/>
          </w:tcPr>
          <w:p w14:paraId="6459F519" w14:textId="77777777" w:rsidR="00D21542" w:rsidRPr="001512DD" w:rsidRDefault="00D21542" w:rsidP="001512DD">
            <w:pPr>
              <w:contextualSpacing/>
              <w:jc w:val="center"/>
            </w:pPr>
          </w:p>
        </w:tc>
      </w:tr>
      <w:tr w:rsidR="0022680E" w:rsidRPr="001512DD" w14:paraId="0777A56E" w14:textId="77777777" w:rsidTr="0093061D">
        <w:trPr>
          <w:trHeight w:val="20"/>
        </w:trPr>
        <w:tc>
          <w:tcPr>
            <w:tcW w:w="715" w:type="dxa"/>
          </w:tcPr>
          <w:p w14:paraId="69A81D9B" w14:textId="77777777" w:rsidR="00D21542" w:rsidRPr="001512DD" w:rsidRDefault="00D21542" w:rsidP="001512DD">
            <w:pPr>
              <w:contextualSpacing/>
              <w:jc w:val="center"/>
            </w:pPr>
            <w:r w:rsidRPr="001512DD">
              <w:t>7</w:t>
            </w:r>
          </w:p>
        </w:tc>
        <w:tc>
          <w:tcPr>
            <w:tcW w:w="2165" w:type="dxa"/>
          </w:tcPr>
          <w:p w14:paraId="7184BA5E" w14:textId="77777777" w:rsidR="00D21542" w:rsidRPr="001512DD" w:rsidRDefault="00D21542" w:rsidP="001512DD">
            <w:pPr>
              <w:contextualSpacing/>
              <w:jc w:val="center"/>
            </w:pPr>
          </w:p>
        </w:tc>
        <w:tc>
          <w:tcPr>
            <w:tcW w:w="1800" w:type="dxa"/>
          </w:tcPr>
          <w:p w14:paraId="0BEE9A0B" w14:textId="77777777" w:rsidR="00D21542" w:rsidRPr="001512DD" w:rsidRDefault="00D21542" w:rsidP="001512DD">
            <w:pPr>
              <w:contextualSpacing/>
              <w:jc w:val="center"/>
            </w:pPr>
          </w:p>
        </w:tc>
        <w:tc>
          <w:tcPr>
            <w:tcW w:w="2520" w:type="dxa"/>
          </w:tcPr>
          <w:p w14:paraId="5B984F11" w14:textId="77777777" w:rsidR="00D21542" w:rsidRPr="001512DD" w:rsidRDefault="00D21542" w:rsidP="001512DD">
            <w:pPr>
              <w:contextualSpacing/>
              <w:jc w:val="center"/>
            </w:pPr>
          </w:p>
        </w:tc>
        <w:tc>
          <w:tcPr>
            <w:tcW w:w="1294" w:type="dxa"/>
          </w:tcPr>
          <w:p w14:paraId="7D1E2C6B" w14:textId="77777777" w:rsidR="00D21542" w:rsidRPr="001512DD" w:rsidRDefault="00D21542" w:rsidP="001512DD">
            <w:pPr>
              <w:contextualSpacing/>
              <w:jc w:val="center"/>
            </w:pPr>
          </w:p>
        </w:tc>
        <w:tc>
          <w:tcPr>
            <w:tcW w:w="1170" w:type="dxa"/>
          </w:tcPr>
          <w:p w14:paraId="099AFEA2" w14:textId="77777777" w:rsidR="00D21542" w:rsidRPr="001512DD" w:rsidRDefault="00D21542" w:rsidP="001512DD">
            <w:pPr>
              <w:contextualSpacing/>
              <w:jc w:val="center"/>
            </w:pPr>
          </w:p>
        </w:tc>
        <w:tc>
          <w:tcPr>
            <w:tcW w:w="2216" w:type="dxa"/>
          </w:tcPr>
          <w:p w14:paraId="1A2746C6" w14:textId="77777777" w:rsidR="00D21542" w:rsidRPr="001512DD" w:rsidRDefault="00D21542" w:rsidP="001512DD">
            <w:pPr>
              <w:contextualSpacing/>
              <w:jc w:val="center"/>
            </w:pPr>
          </w:p>
        </w:tc>
        <w:tc>
          <w:tcPr>
            <w:tcW w:w="1744" w:type="dxa"/>
          </w:tcPr>
          <w:p w14:paraId="6FD2DD10" w14:textId="77777777" w:rsidR="00D21542" w:rsidRPr="001512DD" w:rsidRDefault="00D21542" w:rsidP="001512DD">
            <w:pPr>
              <w:contextualSpacing/>
              <w:jc w:val="center"/>
            </w:pPr>
          </w:p>
        </w:tc>
      </w:tr>
      <w:tr w:rsidR="0022680E" w:rsidRPr="001512DD" w14:paraId="16AB864E" w14:textId="77777777" w:rsidTr="0093061D">
        <w:trPr>
          <w:trHeight w:val="20"/>
        </w:trPr>
        <w:tc>
          <w:tcPr>
            <w:tcW w:w="715" w:type="dxa"/>
          </w:tcPr>
          <w:p w14:paraId="14120EC2" w14:textId="77777777" w:rsidR="00D21542" w:rsidRPr="001512DD" w:rsidRDefault="00D21542" w:rsidP="001512DD">
            <w:pPr>
              <w:contextualSpacing/>
              <w:jc w:val="center"/>
            </w:pPr>
            <w:r w:rsidRPr="001512DD">
              <w:t>8</w:t>
            </w:r>
          </w:p>
        </w:tc>
        <w:tc>
          <w:tcPr>
            <w:tcW w:w="2165" w:type="dxa"/>
          </w:tcPr>
          <w:p w14:paraId="13CCD8E2" w14:textId="77777777" w:rsidR="00D21542" w:rsidRPr="001512DD" w:rsidRDefault="00D21542" w:rsidP="001512DD">
            <w:pPr>
              <w:contextualSpacing/>
              <w:jc w:val="center"/>
            </w:pPr>
          </w:p>
        </w:tc>
        <w:tc>
          <w:tcPr>
            <w:tcW w:w="1800" w:type="dxa"/>
          </w:tcPr>
          <w:p w14:paraId="34A9169E" w14:textId="77777777" w:rsidR="00D21542" w:rsidRPr="001512DD" w:rsidRDefault="00D21542" w:rsidP="001512DD">
            <w:pPr>
              <w:contextualSpacing/>
              <w:jc w:val="center"/>
            </w:pPr>
          </w:p>
        </w:tc>
        <w:tc>
          <w:tcPr>
            <w:tcW w:w="2520" w:type="dxa"/>
          </w:tcPr>
          <w:p w14:paraId="55D56DEF" w14:textId="77777777" w:rsidR="00D21542" w:rsidRPr="001512DD" w:rsidRDefault="00D21542" w:rsidP="001512DD">
            <w:pPr>
              <w:contextualSpacing/>
              <w:jc w:val="center"/>
            </w:pPr>
          </w:p>
        </w:tc>
        <w:tc>
          <w:tcPr>
            <w:tcW w:w="1294" w:type="dxa"/>
          </w:tcPr>
          <w:p w14:paraId="77E74F0D" w14:textId="77777777" w:rsidR="00D21542" w:rsidRPr="001512DD" w:rsidRDefault="00D21542" w:rsidP="001512DD">
            <w:pPr>
              <w:contextualSpacing/>
              <w:jc w:val="center"/>
            </w:pPr>
          </w:p>
        </w:tc>
        <w:tc>
          <w:tcPr>
            <w:tcW w:w="1170" w:type="dxa"/>
          </w:tcPr>
          <w:p w14:paraId="7FD08EC5" w14:textId="77777777" w:rsidR="00D21542" w:rsidRPr="001512DD" w:rsidRDefault="00D21542" w:rsidP="001512DD">
            <w:pPr>
              <w:contextualSpacing/>
              <w:jc w:val="center"/>
            </w:pPr>
          </w:p>
        </w:tc>
        <w:tc>
          <w:tcPr>
            <w:tcW w:w="2216" w:type="dxa"/>
          </w:tcPr>
          <w:p w14:paraId="7F020EE1" w14:textId="77777777" w:rsidR="00D21542" w:rsidRPr="001512DD" w:rsidRDefault="00D21542" w:rsidP="001512DD">
            <w:pPr>
              <w:contextualSpacing/>
              <w:jc w:val="center"/>
            </w:pPr>
          </w:p>
        </w:tc>
        <w:tc>
          <w:tcPr>
            <w:tcW w:w="1744" w:type="dxa"/>
          </w:tcPr>
          <w:p w14:paraId="0D01BC90" w14:textId="77777777" w:rsidR="00D21542" w:rsidRPr="001512DD" w:rsidRDefault="00D21542" w:rsidP="001512DD">
            <w:pPr>
              <w:contextualSpacing/>
              <w:jc w:val="center"/>
            </w:pPr>
          </w:p>
        </w:tc>
      </w:tr>
      <w:tr w:rsidR="0022680E" w:rsidRPr="001512DD" w14:paraId="1447B690" w14:textId="77777777" w:rsidTr="0093061D">
        <w:trPr>
          <w:trHeight w:val="20"/>
        </w:trPr>
        <w:tc>
          <w:tcPr>
            <w:tcW w:w="715" w:type="dxa"/>
          </w:tcPr>
          <w:p w14:paraId="4D4C1555" w14:textId="77777777" w:rsidR="00D21542" w:rsidRPr="001512DD" w:rsidRDefault="00D21542" w:rsidP="001512DD">
            <w:pPr>
              <w:contextualSpacing/>
              <w:jc w:val="center"/>
            </w:pPr>
            <w:r w:rsidRPr="001512DD">
              <w:t>9</w:t>
            </w:r>
          </w:p>
        </w:tc>
        <w:tc>
          <w:tcPr>
            <w:tcW w:w="2165" w:type="dxa"/>
          </w:tcPr>
          <w:p w14:paraId="7ADB4427" w14:textId="77777777" w:rsidR="00D21542" w:rsidRPr="001512DD" w:rsidRDefault="00D21542" w:rsidP="001512DD">
            <w:pPr>
              <w:contextualSpacing/>
              <w:jc w:val="center"/>
            </w:pPr>
          </w:p>
        </w:tc>
        <w:tc>
          <w:tcPr>
            <w:tcW w:w="1800" w:type="dxa"/>
          </w:tcPr>
          <w:p w14:paraId="48D28A0C" w14:textId="77777777" w:rsidR="00D21542" w:rsidRPr="001512DD" w:rsidRDefault="00D21542" w:rsidP="001512DD">
            <w:pPr>
              <w:contextualSpacing/>
              <w:jc w:val="center"/>
            </w:pPr>
          </w:p>
        </w:tc>
        <w:tc>
          <w:tcPr>
            <w:tcW w:w="2520" w:type="dxa"/>
          </w:tcPr>
          <w:p w14:paraId="5006CE31" w14:textId="77777777" w:rsidR="00D21542" w:rsidRPr="001512DD" w:rsidRDefault="00D21542" w:rsidP="001512DD">
            <w:pPr>
              <w:contextualSpacing/>
              <w:jc w:val="center"/>
            </w:pPr>
          </w:p>
        </w:tc>
        <w:tc>
          <w:tcPr>
            <w:tcW w:w="1294" w:type="dxa"/>
          </w:tcPr>
          <w:p w14:paraId="302113DB" w14:textId="77777777" w:rsidR="00D21542" w:rsidRPr="001512DD" w:rsidRDefault="00D21542" w:rsidP="001512DD">
            <w:pPr>
              <w:contextualSpacing/>
              <w:jc w:val="center"/>
            </w:pPr>
          </w:p>
        </w:tc>
        <w:tc>
          <w:tcPr>
            <w:tcW w:w="1170" w:type="dxa"/>
          </w:tcPr>
          <w:p w14:paraId="00037B2D" w14:textId="77777777" w:rsidR="00D21542" w:rsidRPr="001512DD" w:rsidRDefault="00D21542" w:rsidP="001512DD">
            <w:pPr>
              <w:contextualSpacing/>
              <w:jc w:val="center"/>
            </w:pPr>
          </w:p>
        </w:tc>
        <w:tc>
          <w:tcPr>
            <w:tcW w:w="2216" w:type="dxa"/>
          </w:tcPr>
          <w:p w14:paraId="20990CD2" w14:textId="77777777" w:rsidR="00D21542" w:rsidRPr="001512DD" w:rsidRDefault="00D21542" w:rsidP="001512DD">
            <w:pPr>
              <w:contextualSpacing/>
              <w:jc w:val="center"/>
            </w:pPr>
          </w:p>
        </w:tc>
        <w:tc>
          <w:tcPr>
            <w:tcW w:w="1744" w:type="dxa"/>
          </w:tcPr>
          <w:p w14:paraId="2A8D92DB" w14:textId="77777777" w:rsidR="00D21542" w:rsidRPr="001512DD" w:rsidRDefault="00D21542" w:rsidP="001512DD">
            <w:pPr>
              <w:contextualSpacing/>
              <w:jc w:val="center"/>
            </w:pPr>
          </w:p>
        </w:tc>
      </w:tr>
      <w:tr w:rsidR="0022680E" w:rsidRPr="001512DD" w14:paraId="0B95E623" w14:textId="77777777" w:rsidTr="0093061D">
        <w:trPr>
          <w:trHeight w:val="20"/>
        </w:trPr>
        <w:tc>
          <w:tcPr>
            <w:tcW w:w="715" w:type="dxa"/>
          </w:tcPr>
          <w:p w14:paraId="1E3369B9" w14:textId="77777777" w:rsidR="00D21542" w:rsidRPr="001512DD" w:rsidRDefault="00D21542" w:rsidP="001512DD">
            <w:pPr>
              <w:contextualSpacing/>
              <w:jc w:val="center"/>
            </w:pPr>
            <w:r w:rsidRPr="001512DD">
              <w:t>10</w:t>
            </w:r>
          </w:p>
        </w:tc>
        <w:tc>
          <w:tcPr>
            <w:tcW w:w="2165" w:type="dxa"/>
          </w:tcPr>
          <w:p w14:paraId="356BB144" w14:textId="77777777" w:rsidR="00D21542" w:rsidRPr="001512DD" w:rsidRDefault="00D21542" w:rsidP="001512DD">
            <w:pPr>
              <w:contextualSpacing/>
              <w:jc w:val="center"/>
            </w:pPr>
          </w:p>
        </w:tc>
        <w:tc>
          <w:tcPr>
            <w:tcW w:w="1800" w:type="dxa"/>
          </w:tcPr>
          <w:p w14:paraId="7F7C51BB" w14:textId="77777777" w:rsidR="00D21542" w:rsidRPr="001512DD" w:rsidRDefault="00D21542" w:rsidP="001512DD">
            <w:pPr>
              <w:contextualSpacing/>
              <w:jc w:val="center"/>
            </w:pPr>
          </w:p>
        </w:tc>
        <w:tc>
          <w:tcPr>
            <w:tcW w:w="2520" w:type="dxa"/>
          </w:tcPr>
          <w:p w14:paraId="5F587B27" w14:textId="77777777" w:rsidR="00D21542" w:rsidRPr="001512DD" w:rsidRDefault="00D21542" w:rsidP="001512DD">
            <w:pPr>
              <w:contextualSpacing/>
              <w:jc w:val="center"/>
            </w:pPr>
          </w:p>
        </w:tc>
        <w:tc>
          <w:tcPr>
            <w:tcW w:w="1294" w:type="dxa"/>
          </w:tcPr>
          <w:p w14:paraId="607969B2" w14:textId="77777777" w:rsidR="00D21542" w:rsidRPr="001512DD" w:rsidRDefault="00D21542" w:rsidP="001512DD">
            <w:pPr>
              <w:contextualSpacing/>
              <w:jc w:val="center"/>
            </w:pPr>
          </w:p>
        </w:tc>
        <w:tc>
          <w:tcPr>
            <w:tcW w:w="1170" w:type="dxa"/>
          </w:tcPr>
          <w:p w14:paraId="2CD8CC66" w14:textId="77777777" w:rsidR="00D21542" w:rsidRPr="001512DD" w:rsidRDefault="00D21542" w:rsidP="001512DD">
            <w:pPr>
              <w:contextualSpacing/>
              <w:jc w:val="center"/>
            </w:pPr>
          </w:p>
        </w:tc>
        <w:tc>
          <w:tcPr>
            <w:tcW w:w="2216" w:type="dxa"/>
          </w:tcPr>
          <w:p w14:paraId="14262CC4" w14:textId="77777777" w:rsidR="00D21542" w:rsidRPr="001512DD" w:rsidRDefault="00D21542" w:rsidP="001512DD">
            <w:pPr>
              <w:contextualSpacing/>
              <w:jc w:val="center"/>
            </w:pPr>
          </w:p>
        </w:tc>
        <w:tc>
          <w:tcPr>
            <w:tcW w:w="1744" w:type="dxa"/>
          </w:tcPr>
          <w:p w14:paraId="1790082A" w14:textId="77777777" w:rsidR="00D21542" w:rsidRPr="001512DD" w:rsidRDefault="00D21542" w:rsidP="001512DD">
            <w:pPr>
              <w:contextualSpacing/>
              <w:jc w:val="center"/>
            </w:pPr>
          </w:p>
        </w:tc>
      </w:tr>
    </w:tbl>
    <w:p w14:paraId="10AA8D02" w14:textId="77777777" w:rsidR="00D21542" w:rsidRPr="001512DD" w:rsidRDefault="00D21542"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1512DD" w14:paraId="792A89CC" w14:textId="77777777" w:rsidTr="00CD018F">
        <w:trPr>
          <w:trHeight w:val="135"/>
        </w:trPr>
        <w:tc>
          <w:tcPr>
            <w:tcW w:w="12235" w:type="dxa"/>
            <w:gridSpan w:val="2"/>
          </w:tcPr>
          <w:p w14:paraId="79F0335B" w14:textId="0083F0CB" w:rsidR="0022680E" w:rsidRPr="001512DD" w:rsidRDefault="0093061D" w:rsidP="001512DD">
            <w:pPr>
              <w:contextualSpacing/>
              <w:rPr>
                <w:b/>
              </w:rPr>
            </w:pPr>
            <w:r>
              <w:rPr>
                <w:b/>
              </w:rPr>
              <w:t xml:space="preserve">104 - </w:t>
            </w:r>
            <w:r w:rsidR="0022680E" w:rsidRPr="001512DD">
              <w:rPr>
                <w:b/>
              </w:rPr>
              <w:t>Absence(s) from school</w:t>
            </w:r>
          </w:p>
        </w:tc>
      </w:tr>
      <w:tr w:rsidR="0022680E" w:rsidRPr="001512DD" w14:paraId="7900D644" w14:textId="77777777" w:rsidTr="00CD018F">
        <w:trPr>
          <w:trHeight w:val="135"/>
        </w:trPr>
        <w:tc>
          <w:tcPr>
            <w:tcW w:w="6117" w:type="dxa"/>
          </w:tcPr>
          <w:p w14:paraId="1051F39F" w14:textId="3CE3E500" w:rsidR="0022680E" w:rsidRPr="00C14ED2" w:rsidRDefault="0022680E" w:rsidP="00537F5E">
            <w:pPr>
              <w:rPr>
                <w:sz w:val="20"/>
              </w:rPr>
            </w:pPr>
            <w:r w:rsidRPr="00C14ED2">
              <w:rPr>
                <w:sz w:val="20"/>
              </w:rPr>
              <w:t>1=Cannot afford school fees</w:t>
            </w:r>
          </w:p>
          <w:p w14:paraId="32FBCA91" w14:textId="439EEC11" w:rsidR="0022680E" w:rsidRPr="00C14ED2" w:rsidRDefault="0022680E" w:rsidP="00537F5E">
            <w:pPr>
              <w:rPr>
                <w:sz w:val="20"/>
              </w:rPr>
            </w:pPr>
            <w:r w:rsidRPr="00C14ED2">
              <w:rPr>
                <w:sz w:val="20"/>
              </w:rPr>
              <w:t>2=Needed for domestic duties</w:t>
            </w:r>
          </w:p>
          <w:p w14:paraId="0096F22C" w14:textId="38768901" w:rsidR="0022680E" w:rsidRPr="00C14ED2" w:rsidRDefault="0022680E" w:rsidP="00537F5E">
            <w:pPr>
              <w:rPr>
                <w:sz w:val="20"/>
              </w:rPr>
            </w:pPr>
            <w:r w:rsidRPr="00C14ED2">
              <w:rPr>
                <w:sz w:val="20"/>
              </w:rPr>
              <w:t>3=Needed for herding</w:t>
            </w:r>
          </w:p>
          <w:p w14:paraId="17B604D4" w14:textId="77777777" w:rsidR="0022680E" w:rsidRPr="00C14ED2" w:rsidRDefault="0022680E" w:rsidP="00537F5E">
            <w:pPr>
              <w:rPr>
                <w:sz w:val="20"/>
              </w:rPr>
            </w:pPr>
            <w:r w:rsidRPr="00C14ED2">
              <w:rPr>
                <w:sz w:val="20"/>
              </w:rPr>
              <w:t>4=Needed for farming</w:t>
            </w:r>
          </w:p>
          <w:p w14:paraId="39D53F20" w14:textId="6CCD36A3" w:rsidR="0022680E" w:rsidRPr="00C14ED2" w:rsidRDefault="0022680E" w:rsidP="00537F5E">
            <w:pPr>
              <w:rPr>
                <w:sz w:val="20"/>
              </w:rPr>
            </w:pPr>
            <w:r w:rsidRPr="00C14ED2">
              <w:rPr>
                <w:sz w:val="20"/>
              </w:rPr>
              <w:t>5=Working for other household</w:t>
            </w:r>
          </w:p>
          <w:p w14:paraId="44E390DB" w14:textId="453439E1" w:rsidR="0022680E" w:rsidRPr="00C14ED2" w:rsidRDefault="0022680E" w:rsidP="00537F5E">
            <w:pPr>
              <w:rPr>
                <w:sz w:val="20"/>
              </w:rPr>
            </w:pPr>
            <w:r w:rsidRPr="00C14ED2">
              <w:rPr>
                <w:sz w:val="20"/>
              </w:rPr>
              <w:t>6=Education is not necessary/no point</w:t>
            </w:r>
          </w:p>
          <w:p w14:paraId="69390BE1" w14:textId="4D05EBD4" w:rsidR="0022680E" w:rsidRPr="00C14ED2" w:rsidRDefault="0022680E" w:rsidP="00537F5E">
            <w:pPr>
              <w:rPr>
                <w:sz w:val="20"/>
              </w:rPr>
            </w:pPr>
            <w:r w:rsidRPr="00C14ED2">
              <w:rPr>
                <w:sz w:val="20"/>
              </w:rPr>
              <w:t>7=Completed their education</w:t>
            </w:r>
          </w:p>
          <w:p w14:paraId="52391062" w14:textId="77777777" w:rsidR="0022680E" w:rsidRPr="00C14ED2" w:rsidRDefault="0022680E" w:rsidP="00537F5E">
            <w:pPr>
              <w:rPr>
                <w:sz w:val="20"/>
              </w:rPr>
            </w:pPr>
            <w:r w:rsidRPr="00C14ED2">
              <w:rPr>
                <w:sz w:val="20"/>
              </w:rPr>
              <w:t>8=Too old to attend school</w:t>
            </w:r>
          </w:p>
        </w:tc>
        <w:tc>
          <w:tcPr>
            <w:tcW w:w="6118" w:type="dxa"/>
          </w:tcPr>
          <w:p w14:paraId="58C93DE8" w14:textId="46C36CFD" w:rsidR="0022680E" w:rsidRPr="00C14ED2" w:rsidRDefault="0022680E" w:rsidP="00537F5E">
            <w:pPr>
              <w:rPr>
                <w:sz w:val="20"/>
              </w:rPr>
            </w:pPr>
            <w:r w:rsidRPr="00C14ED2">
              <w:rPr>
                <w:sz w:val="20"/>
              </w:rPr>
              <w:t>9=School is too far away</w:t>
            </w:r>
          </w:p>
          <w:p w14:paraId="3B58C134" w14:textId="609157D6" w:rsidR="0022680E" w:rsidRPr="00C14ED2" w:rsidRDefault="0022680E" w:rsidP="00537F5E">
            <w:pPr>
              <w:rPr>
                <w:sz w:val="20"/>
              </w:rPr>
            </w:pPr>
            <w:r w:rsidRPr="00C14ED2">
              <w:rPr>
                <w:sz w:val="20"/>
              </w:rPr>
              <w:t>10=School closed temporarily</w:t>
            </w:r>
          </w:p>
          <w:p w14:paraId="56F8AC26" w14:textId="2E35EDB9" w:rsidR="0022680E" w:rsidRPr="00C14ED2" w:rsidRDefault="0022680E" w:rsidP="00537F5E">
            <w:pPr>
              <w:rPr>
                <w:sz w:val="20"/>
              </w:rPr>
            </w:pPr>
            <w:r w:rsidRPr="00C14ED2">
              <w:rPr>
                <w:sz w:val="20"/>
              </w:rPr>
              <w:t>11=School closed permanently</w:t>
            </w:r>
          </w:p>
          <w:p w14:paraId="1CF119DB" w14:textId="6994FE0A" w:rsidR="0022680E" w:rsidRPr="00C14ED2" w:rsidRDefault="0022680E" w:rsidP="00537F5E">
            <w:pPr>
              <w:rPr>
                <w:sz w:val="20"/>
              </w:rPr>
            </w:pPr>
            <w:r w:rsidRPr="00C14ED2">
              <w:rPr>
                <w:sz w:val="20"/>
              </w:rPr>
              <w:t>12=The teacher is absent at the school</w:t>
            </w:r>
          </w:p>
          <w:p w14:paraId="6879972F" w14:textId="79E1418C" w:rsidR="0022680E" w:rsidRPr="00C14ED2" w:rsidRDefault="0022680E" w:rsidP="00537F5E">
            <w:pPr>
              <w:rPr>
                <w:sz w:val="20"/>
              </w:rPr>
            </w:pPr>
            <w:r w:rsidRPr="00C14ED2">
              <w:rPr>
                <w:sz w:val="20"/>
              </w:rPr>
              <w:t>13=Too sick to attend school</w:t>
            </w:r>
          </w:p>
          <w:p w14:paraId="1BA9E1DC" w14:textId="7C82F203" w:rsidR="0022680E" w:rsidRPr="00C14ED2" w:rsidRDefault="0022680E" w:rsidP="00537F5E">
            <w:pPr>
              <w:rPr>
                <w:sz w:val="20"/>
              </w:rPr>
            </w:pPr>
            <w:r w:rsidRPr="00C14ED2">
              <w:rPr>
                <w:sz w:val="20"/>
              </w:rPr>
              <w:t xml:space="preserve">14=Someone else in the household is sick, so cannot attend </w:t>
            </w:r>
          </w:p>
          <w:p w14:paraId="5F4A6B18" w14:textId="62A003FA" w:rsidR="0022680E" w:rsidRPr="00C14ED2" w:rsidRDefault="0022680E" w:rsidP="00537F5E">
            <w:pPr>
              <w:rPr>
                <w:sz w:val="20"/>
              </w:rPr>
            </w:pPr>
            <w:r w:rsidRPr="00C14ED2">
              <w:rPr>
                <w:sz w:val="20"/>
              </w:rPr>
              <w:t>15=No transport</w:t>
            </w:r>
          </w:p>
          <w:p w14:paraId="51834301" w14:textId="13FEF396" w:rsidR="0022680E" w:rsidRPr="00C14ED2" w:rsidRDefault="0022680E" w:rsidP="00537F5E">
            <w:pPr>
              <w:rPr>
                <w:sz w:val="20"/>
              </w:rPr>
            </w:pPr>
            <w:r w:rsidRPr="00C14ED2">
              <w:rPr>
                <w:sz w:val="20"/>
              </w:rPr>
              <w:t>97=Other, please specify</w:t>
            </w:r>
          </w:p>
        </w:tc>
      </w:tr>
    </w:tbl>
    <w:p w14:paraId="1E5AC70D" w14:textId="77777777" w:rsidR="00A667B3" w:rsidRPr="001512DD" w:rsidRDefault="00A667B3" w:rsidP="001512DD">
      <w:pPr>
        <w:spacing w:after="0" w:line="240" w:lineRule="auto"/>
        <w:contextualSpacing/>
        <w:sectPr w:rsidR="00A667B3" w:rsidRPr="001512DD" w:rsidSect="0093061D">
          <w:pgSz w:w="15840" w:h="12240" w:orient="landscape"/>
          <w:pgMar w:top="1080" w:right="1440" w:bottom="1080" w:left="1440" w:header="720" w:footer="720" w:gutter="0"/>
          <w:cols w:space="720"/>
          <w:docGrid w:linePitch="360"/>
        </w:sectPr>
      </w:pPr>
    </w:p>
    <w:p w14:paraId="2B25CC75" w14:textId="77777777" w:rsidR="00BE5610" w:rsidRDefault="00084CE6" w:rsidP="00BE5610">
      <w:pPr>
        <w:spacing w:after="0" w:line="240" w:lineRule="auto"/>
        <w:contextualSpacing/>
        <w:rPr>
          <w:b/>
        </w:rPr>
      </w:pPr>
      <w:r w:rsidRPr="001512DD">
        <w:rPr>
          <w:b/>
        </w:rPr>
        <w:t xml:space="preserve">SECTION </w:t>
      </w:r>
      <w:r w:rsidR="00BE5610">
        <w:rPr>
          <w:b/>
        </w:rPr>
        <w:t>D</w:t>
      </w:r>
      <w:r w:rsidRPr="001512DD">
        <w:rPr>
          <w:b/>
        </w:rPr>
        <w:t>: FOREST CONSERVATION AND RESOURCE VALUATION</w:t>
      </w:r>
    </w:p>
    <w:p w14:paraId="644ADF60" w14:textId="73914C4B" w:rsidR="00084CE6" w:rsidRDefault="00BE5610" w:rsidP="00BE5610">
      <w:pPr>
        <w:spacing w:after="0" w:line="240" w:lineRule="auto"/>
        <w:contextualSpacing/>
        <w:rPr>
          <w:b/>
        </w:rPr>
      </w:pPr>
      <w:r w:rsidRPr="00631E8D">
        <w:rPr>
          <w:rFonts w:ascii="Calibri" w:eastAsia="Calibri" w:hAnsi="Calibri" w:cs="Times New Roman"/>
        </w:rPr>
        <w:t xml:space="preserve">I would like to ask questions about </w:t>
      </w:r>
      <w:commentRangeStart w:id="27"/>
      <w:r w:rsidRPr="00631E8D">
        <w:rPr>
          <w:rFonts w:ascii="Calibri" w:eastAsia="Calibri" w:hAnsi="Calibri" w:cs="Times New Roman"/>
        </w:rPr>
        <w:t xml:space="preserve">the </w:t>
      </w:r>
      <w:commentRangeStart w:id="28"/>
      <w:r w:rsidRPr="00631E8D">
        <w:rPr>
          <w:rFonts w:ascii="Calibri" w:eastAsia="Calibri" w:hAnsi="Calibri" w:cs="Times New Roman"/>
        </w:rPr>
        <w:t xml:space="preserve">conditions </w:t>
      </w:r>
      <w:commentRangeEnd w:id="28"/>
      <w:r>
        <w:rPr>
          <w:rStyle w:val="CommentReference"/>
        </w:rPr>
        <w:commentReference w:id="28"/>
      </w:r>
      <w:r w:rsidRPr="00631E8D">
        <w:rPr>
          <w:rFonts w:ascii="Calibri" w:eastAsia="Calibri" w:hAnsi="Calibri" w:cs="Times New Roman"/>
        </w:rPr>
        <w:t xml:space="preserve">and </w:t>
      </w:r>
      <w:commentRangeEnd w:id="27"/>
      <w:r w:rsidR="00672FD9">
        <w:rPr>
          <w:rStyle w:val="CommentReference"/>
        </w:rPr>
        <w:commentReference w:id="27"/>
      </w:r>
      <w:r w:rsidRPr="00631E8D">
        <w:rPr>
          <w:rFonts w:ascii="Calibri" w:eastAsia="Calibri" w:hAnsi="Calibri" w:cs="Times New Roman"/>
        </w:rPr>
        <w:t>access to each of these forests. Let’s start with the largest forest</w:t>
      </w:r>
      <w:r w:rsidR="00943A99">
        <w:rPr>
          <w:b/>
        </w:rPr>
        <w:tab/>
      </w:r>
    </w:p>
    <w:tbl>
      <w:tblPr>
        <w:tblStyle w:val="TableGrid"/>
        <w:tblpPr w:leftFromText="180" w:rightFromText="180" w:vertAnchor="text" w:horzAnchor="page" w:tblpX="1470" w:tblpY="93"/>
        <w:tblW w:w="12720" w:type="dxa"/>
        <w:tblInd w:w="160" w:type="dxa"/>
        <w:tblLayout w:type="fixed"/>
        <w:tblCellMar>
          <w:left w:w="29" w:type="dxa"/>
          <w:right w:w="29" w:type="dxa"/>
        </w:tblCellMar>
        <w:tblLook w:val="04A0" w:firstRow="1" w:lastRow="0" w:firstColumn="1" w:lastColumn="0" w:noHBand="0" w:noVBand="1"/>
      </w:tblPr>
      <w:tblGrid>
        <w:gridCol w:w="714"/>
        <w:gridCol w:w="1046"/>
        <w:gridCol w:w="1329"/>
        <w:gridCol w:w="2160"/>
        <w:gridCol w:w="1440"/>
        <w:gridCol w:w="1440"/>
        <w:gridCol w:w="1350"/>
        <w:gridCol w:w="1730"/>
        <w:gridCol w:w="1511"/>
      </w:tblGrid>
      <w:tr w:rsidR="00BE5610" w:rsidRPr="00943A99" w14:paraId="4B3C10CD" w14:textId="77777777" w:rsidTr="00657266">
        <w:trPr>
          <w:trHeight w:val="20"/>
        </w:trPr>
        <w:tc>
          <w:tcPr>
            <w:tcW w:w="714" w:type="dxa"/>
          </w:tcPr>
          <w:p w14:paraId="2282FFC2" w14:textId="77777777" w:rsidR="00BE5610" w:rsidRPr="00C03D82" w:rsidRDefault="00BE5610" w:rsidP="00BE5610">
            <w:pPr>
              <w:contextualSpacing/>
              <w:jc w:val="center"/>
              <w:rPr>
                <w:b/>
                <w:sz w:val="20"/>
                <w:szCs w:val="20"/>
              </w:rPr>
            </w:pPr>
          </w:p>
        </w:tc>
        <w:tc>
          <w:tcPr>
            <w:tcW w:w="1046" w:type="dxa"/>
          </w:tcPr>
          <w:p w14:paraId="169A6B94" w14:textId="5A5D6874" w:rsidR="00BE5610" w:rsidRPr="00C03D82" w:rsidRDefault="00BE5610" w:rsidP="00BE5610">
            <w:pPr>
              <w:contextualSpacing/>
              <w:jc w:val="center"/>
              <w:rPr>
                <w:sz w:val="20"/>
                <w:szCs w:val="20"/>
              </w:rPr>
            </w:pPr>
            <w:r>
              <w:rPr>
                <w:sz w:val="20"/>
                <w:szCs w:val="20"/>
              </w:rPr>
              <w:t>D.1</w:t>
            </w:r>
          </w:p>
        </w:tc>
        <w:tc>
          <w:tcPr>
            <w:tcW w:w="1329" w:type="dxa"/>
          </w:tcPr>
          <w:p w14:paraId="3D1DC5C9" w14:textId="4C7D1E21" w:rsidR="00BE5610" w:rsidRPr="00C03D82" w:rsidRDefault="00BE5610" w:rsidP="00BE5610">
            <w:pPr>
              <w:contextualSpacing/>
              <w:jc w:val="center"/>
              <w:rPr>
                <w:rFonts w:ascii="Calibri" w:eastAsia="Calibri" w:hAnsi="Calibri" w:cs="Times New Roman"/>
                <w:sz w:val="20"/>
                <w:szCs w:val="20"/>
              </w:rPr>
            </w:pPr>
            <w:r>
              <w:rPr>
                <w:rFonts w:ascii="Calibri" w:eastAsia="Calibri" w:hAnsi="Calibri" w:cs="Times New Roman"/>
                <w:sz w:val="20"/>
                <w:szCs w:val="20"/>
              </w:rPr>
              <w:t>D.2</w:t>
            </w:r>
          </w:p>
        </w:tc>
        <w:tc>
          <w:tcPr>
            <w:tcW w:w="2160" w:type="dxa"/>
          </w:tcPr>
          <w:p w14:paraId="3A3992A0" w14:textId="76F9B8B8"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D.3</w:t>
            </w:r>
          </w:p>
        </w:tc>
        <w:tc>
          <w:tcPr>
            <w:tcW w:w="1440" w:type="dxa"/>
          </w:tcPr>
          <w:p w14:paraId="4DBADF76" w14:textId="653057CA"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D.4</w:t>
            </w:r>
          </w:p>
        </w:tc>
        <w:tc>
          <w:tcPr>
            <w:tcW w:w="1440" w:type="dxa"/>
          </w:tcPr>
          <w:p w14:paraId="151B9BD2" w14:textId="0AA4BE6C"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D.5</w:t>
            </w:r>
          </w:p>
        </w:tc>
        <w:tc>
          <w:tcPr>
            <w:tcW w:w="1350" w:type="dxa"/>
          </w:tcPr>
          <w:p w14:paraId="5F35749E" w14:textId="6D29E722"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D.6</w:t>
            </w:r>
          </w:p>
        </w:tc>
        <w:tc>
          <w:tcPr>
            <w:tcW w:w="1730" w:type="dxa"/>
          </w:tcPr>
          <w:p w14:paraId="20C7CD7B" w14:textId="7B950280" w:rsidR="00BE5610" w:rsidRPr="00C03D82" w:rsidRDefault="00BE5610" w:rsidP="00BE5610">
            <w:pPr>
              <w:contextualSpacing/>
              <w:jc w:val="center"/>
              <w:rPr>
                <w:rFonts w:ascii="Calibri" w:eastAsia="Calibri" w:hAnsi="Calibri" w:cs="Arial"/>
                <w:sz w:val="20"/>
                <w:szCs w:val="20"/>
              </w:rPr>
            </w:pPr>
            <w:r>
              <w:rPr>
                <w:rFonts w:ascii="Calibri" w:eastAsia="Calibri" w:hAnsi="Calibri" w:cs="Arial"/>
                <w:sz w:val="20"/>
                <w:szCs w:val="20"/>
              </w:rPr>
              <w:t>D.7</w:t>
            </w:r>
          </w:p>
        </w:tc>
        <w:tc>
          <w:tcPr>
            <w:tcW w:w="1511" w:type="dxa"/>
          </w:tcPr>
          <w:p w14:paraId="2C22B9BB" w14:textId="1E8DF225" w:rsidR="00BE5610" w:rsidRPr="00C03D82" w:rsidRDefault="00BE5610" w:rsidP="00BE5610">
            <w:pPr>
              <w:contextualSpacing/>
              <w:jc w:val="center"/>
              <w:rPr>
                <w:sz w:val="20"/>
                <w:szCs w:val="20"/>
              </w:rPr>
            </w:pPr>
            <w:r>
              <w:rPr>
                <w:sz w:val="20"/>
                <w:szCs w:val="20"/>
              </w:rPr>
              <w:t>D.8</w:t>
            </w:r>
          </w:p>
        </w:tc>
      </w:tr>
      <w:tr w:rsidR="00BE5610" w:rsidRPr="00943A99" w14:paraId="2B0D67D8" w14:textId="77777777" w:rsidTr="00657266">
        <w:trPr>
          <w:trHeight w:val="20"/>
        </w:trPr>
        <w:tc>
          <w:tcPr>
            <w:tcW w:w="714" w:type="dxa"/>
          </w:tcPr>
          <w:p w14:paraId="036B2562" w14:textId="77777777" w:rsidR="00BE5610" w:rsidRPr="00C03D82" w:rsidRDefault="00BE5610" w:rsidP="00BE5610">
            <w:pPr>
              <w:contextualSpacing/>
              <w:jc w:val="center"/>
              <w:rPr>
                <w:b/>
                <w:sz w:val="20"/>
                <w:szCs w:val="20"/>
              </w:rPr>
            </w:pPr>
            <w:r w:rsidRPr="00C03D82">
              <w:rPr>
                <w:b/>
                <w:sz w:val="20"/>
                <w:szCs w:val="20"/>
              </w:rPr>
              <w:t>Forest</w:t>
            </w:r>
          </w:p>
          <w:p w14:paraId="4085C94A" w14:textId="77777777" w:rsidR="00BE5610" w:rsidRPr="00C03D82" w:rsidRDefault="00BE5610" w:rsidP="00BE5610">
            <w:pPr>
              <w:contextualSpacing/>
              <w:jc w:val="center"/>
              <w:rPr>
                <w:b/>
                <w:sz w:val="20"/>
                <w:szCs w:val="20"/>
              </w:rPr>
            </w:pPr>
            <w:r w:rsidRPr="00C03D82">
              <w:rPr>
                <w:b/>
                <w:sz w:val="20"/>
                <w:szCs w:val="20"/>
              </w:rPr>
              <w:t>code</w:t>
            </w:r>
          </w:p>
        </w:tc>
        <w:tc>
          <w:tcPr>
            <w:tcW w:w="1046" w:type="dxa"/>
          </w:tcPr>
          <w:p w14:paraId="6787E78F" w14:textId="77777777" w:rsidR="00BE5610" w:rsidRPr="00C03D82" w:rsidRDefault="00BE5610" w:rsidP="00BE5610">
            <w:pPr>
              <w:contextualSpacing/>
              <w:rPr>
                <w:sz w:val="20"/>
                <w:szCs w:val="20"/>
              </w:rPr>
            </w:pPr>
            <w:r w:rsidRPr="00C03D82">
              <w:rPr>
                <w:sz w:val="20"/>
                <w:szCs w:val="20"/>
              </w:rPr>
              <w:t>Name of the forest</w:t>
            </w:r>
          </w:p>
        </w:tc>
        <w:tc>
          <w:tcPr>
            <w:tcW w:w="1329" w:type="dxa"/>
          </w:tcPr>
          <w:p w14:paraId="63CB4452" w14:textId="77777777" w:rsidR="00BE5610" w:rsidRPr="00C03D82" w:rsidRDefault="00BE5610" w:rsidP="00BE5610">
            <w:pPr>
              <w:contextualSpacing/>
              <w:rPr>
                <w:rFonts w:ascii="Calibri" w:eastAsia="Calibri" w:hAnsi="Calibri" w:cs="Times New Roman"/>
                <w:sz w:val="20"/>
                <w:szCs w:val="20"/>
              </w:rPr>
            </w:pPr>
            <w:r w:rsidRPr="00C03D82">
              <w:rPr>
                <w:rFonts w:ascii="Calibri" w:eastAsia="Calibri" w:hAnsi="Calibri" w:cs="Times New Roman"/>
                <w:sz w:val="20"/>
                <w:szCs w:val="20"/>
              </w:rPr>
              <w:t>In your view, how do you describe the overall condition of this forest?</w:t>
            </w:r>
          </w:p>
          <w:p w14:paraId="0808E2CC" w14:textId="77777777" w:rsidR="00BE5610" w:rsidRPr="00C03D82" w:rsidRDefault="00BE5610" w:rsidP="00BE5610">
            <w:pPr>
              <w:contextualSpacing/>
              <w:rPr>
                <w:rFonts w:ascii="Calibri" w:eastAsia="Calibri" w:hAnsi="Calibri" w:cs="Times New Roman"/>
                <w:sz w:val="20"/>
                <w:szCs w:val="20"/>
              </w:rPr>
            </w:pPr>
          </w:p>
          <w:p w14:paraId="57F159E4" w14:textId="77777777" w:rsidR="00BE5610" w:rsidRPr="00C03D82" w:rsidRDefault="00BE5610" w:rsidP="00BE5610">
            <w:pPr>
              <w:contextualSpacing/>
              <w:rPr>
                <w:sz w:val="20"/>
                <w:szCs w:val="20"/>
              </w:rPr>
            </w:pPr>
            <w:r w:rsidRPr="00C03D82">
              <w:rPr>
                <w:sz w:val="20"/>
                <w:szCs w:val="20"/>
              </w:rPr>
              <w:t>1=Very Good</w:t>
            </w:r>
          </w:p>
          <w:p w14:paraId="611258FE" w14:textId="77777777" w:rsidR="00BE5610" w:rsidRPr="00C03D82" w:rsidRDefault="00BE5610" w:rsidP="00BE5610">
            <w:pPr>
              <w:contextualSpacing/>
              <w:rPr>
                <w:sz w:val="20"/>
                <w:szCs w:val="20"/>
              </w:rPr>
            </w:pPr>
            <w:r w:rsidRPr="00C03D82">
              <w:rPr>
                <w:sz w:val="20"/>
                <w:szCs w:val="20"/>
              </w:rPr>
              <w:t xml:space="preserve">2=Good </w:t>
            </w:r>
          </w:p>
          <w:p w14:paraId="17ECE7F6" w14:textId="77777777" w:rsidR="00BE5610" w:rsidRPr="00C03D82" w:rsidRDefault="00BE5610" w:rsidP="00BE5610">
            <w:pPr>
              <w:contextualSpacing/>
              <w:rPr>
                <w:sz w:val="20"/>
                <w:szCs w:val="20"/>
              </w:rPr>
            </w:pPr>
            <w:r w:rsidRPr="00C03D82">
              <w:rPr>
                <w:sz w:val="20"/>
                <w:szCs w:val="20"/>
              </w:rPr>
              <w:t>3=Neutral</w:t>
            </w:r>
          </w:p>
          <w:p w14:paraId="768B7A1E" w14:textId="77777777" w:rsidR="00BE5610" w:rsidRPr="00C03D82" w:rsidRDefault="00BE5610" w:rsidP="00BE5610">
            <w:pPr>
              <w:contextualSpacing/>
              <w:rPr>
                <w:sz w:val="20"/>
                <w:szCs w:val="20"/>
              </w:rPr>
            </w:pPr>
            <w:r w:rsidRPr="00C03D82">
              <w:rPr>
                <w:sz w:val="20"/>
                <w:szCs w:val="20"/>
              </w:rPr>
              <w:t>4=Bad</w:t>
            </w:r>
          </w:p>
          <w:p w14:paraId="5FD8C21D" w14:textId="77777777" w:rsidR="00BE5610" w:rsidRPr="00C03D82" w:rsidRDefault="00BE5610" w:rsidP="00BE5610">
            <w:pPr>
              <w:contextualSpacing/>
              <w:rPr>
                <w:sz w:val="20"/>
                <w:szCs w:val="20"/>
              </w:rPr>
            </w:pPr>
            <w:r w:rsidRPr="00C03D82">
              <w:rPr>
                <w:sz w:val="20"/>
                <w:szCs w:val="20"/>
              </w:rPr>
              <w:t>5=Very Bad</w:t>
            </w:r>
          </w:p>
        </w:tc>
        <w:tc>
          <w:tcPr>
            <w:tcW w:w="2160" w:type="dxa"/>
          </w:tcPr>
          <w:p w14:paraId="06D71208" w14:textId="59D9ED5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In your own view, compared to 5 years ago, has the overall condition of the forest worsened or improved?</w:t>
            </w:r>
          </w:p>
          <w:p w14:paraId="03DB6273"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1=Worsened</w:t>
            </w:r>
          </w:p>
          <w:p w14:paraId="125C8955"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2=Remained the same</w:t>
            </w:r>
          </w:p>
          <w:p w14:paraId="030D3429"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3=Improved</w:t>
            </w:r>
          </w:p>
          <w:p w14:paraId="51FD7FDE" w14:textId="77777777" w:rsidR="00BE5610" w:rsidRDefault="00BE5610" w:rsidP="00BE5610">
            <w:pPr>
              <w:contextualSpacing/>
              <w:rPr>
                <w:sz w:val="20"/>
                <w:szCs w:val="20"/>
              </w:rPr>
            </w:pPr>
            <w:r w:rsidRPr="00C03D82">
              <w:rPr>
                <w:sz w:val="20"/>
                <w:szCs w:val="20"/>
              </w:rPr>
              <w:t>888=Don’t know</w:t>
            </w:r>
          </w:p>
          <w:p w14:paraId="051F46BD" w14:textId="77777777" w:rsidR="00BE5610" w:rsidRDefault="00BE5610" w:rsidP="00BE5610">
            <w:pPr>
              <w:contextualSpacing/>
              <w:rPr>
                <w:i/>
                <w:sz w:val="20"/>
                <w:szCs w:val="20"/>
              </w:rPr>
            </w:pPr>
            <w:r>
              <w:rPr>
                <w:i/>
                <w:sz w:val="20"/>
                <w:szCs w:val="20"/>
              </w:rPr>
              <w:t>If 1, ask D.5</w:t>
            </w:r>
          </w:p>
          <w:p w14:paraId="633C355D" w14:textId="77777777" w:rsidR="00BE5610" w:rsidRDefault="00BE5610" w:rsidP="00BE5610">
            <w:pPr>
              <w:contextualSpacing/>
              <w:rPr>
                <w:i/>
                <w:sz w:val="20"/>
                <w:szCs w:val="20"/>
              </w:rPr>
            </w:pPr>
            <w:r>
              <w:rPr>
                <w:i/>
                <w:sz w:val="20"/>
                <w:szCs w:val="20"/>
              </w:rPr>
              <w:t>If 3, ask D.4</w:t>
            </w:r>
          </w:p>
          <w:p w14:paraId="2C96B7CD" w14:textId="584CF494" w:rsidR="00BE5610" w:rsidRPr="00BE5610" w:rsidRDefault="00BE5610" w:rsidP="00BE5610">
            <w:pPr>
              <w:contextualSpacing/>
              <w:rPr>
                <w:i/>
                <w:sz w:val="20"/>
                <w:szCs w:val="20"/>
              </w:rPr>
            </w:pPr>
            <w:r>
              <w:rPr>
                <w:i/>
                <w:sz w:val="20"/>
                <w:szCs w:val="20"/>
              </w:rPr>
              <w:t>If 2 or 888, skip to D6</w:t>
            </w:r>
          </w:p>
        </w:tc>
        <w:tc>
          <w:tcPr>
            <w:tcW w:w="1440" w:type="dxa"/>
          </w:tcPr>
          <w:p w14:paraId="2D160214"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 xml:space="preserve">Why do you think conditions improved? </w:t>
            </w:r>
          </w:p>
          <w:p w14:paraId="405A7223" w14:textId="77777777" w:rsidR="00BE5610" w:rsidRPr="00C03D82" w:rsidRDefault="00BE5610" w:rsidP="00BE5610">
            <w:pPr>
              <w:contextualSpacing/>
              <w:rPr>
                <w:rFonts w:ascii="Calibri" w:eastAsia="Calibri" w:hAnsi="Calibri" w:cs="Arial"/>
                <w:i/>
                <w:sz w:val="20"/>
                <w:szCs w:val="20"/>
              </w:rPr>
            </w:pPr>
          </w:p>
          <w:p w14:paraId="68D97D62" w14:textId="17B261C3" w:rsidR="00BE5610" w:rsidRPr="00C03D82" w:rsidRDefault="00BE5610" w:rsidP="00BE5610">
            <w:pPr>
              <w:contextualSpacing/>
              <w:rPr>
                <w:rFonts w:ascii="Calibri" w:eastAsia="Calibri" w:hAnsi="Calibri" w:cs="Arial"/>
                <w:i/>
                <w:sz w:val="20"/>
                <w:szCs w:val="20"/>
              </w:rPr>
            </w:pPr>
            <w:r w:rsidRPr="00C03D82">
              <w:rPr>
                <w:rFonts w:ascii="Calibri" w:eastAsia="Calibri" w:hAnsi="Calibri" w:cs="Arial"/>
                <w:i/>
                <w:sz w:val="20"/>
                <w:szCs w:val="20"/>
              </w:rPr>
              <w:t xml:space="preserve">See codes </w:t>
            </w:r>
            <w:r w:rsidR="00657266">
              <w:rPr>
                <w:rFonts w:ascii="Calibri" w:eastAsia="Calibri" w:hAnsi="Calibri" w:cs="Arial"/>
                <w:i/>
                <w:sz w:val="20"/>
                <w:szCs w:val="20"/>
              </w:rPr>
              <w:t>105</w:t>
            </w:r>
            <w:r w:rsidRPr="00C03D82">
              <w:rPr>
                <w:rFonts w:ascii="Calibri" w:eastAsia="Calibri" w:hAnsi="Calibri" w:cs="Arial"/>
                <w:i/>
                <w:sz w:val="20"/>
                <w:szCs w:val="20"/>
              </w:rPr>
              <w:t>.</w:t>
            </w:r>
          </w:p>
          <w:p w14:paraId="7AABFC2E" w14:textId="77777777" w:rsidR="00BE5610" w:rsidRPr="00C03D82" w:rsidRDefault="00BE5610" w:rsidP="00BE5610">
            <w:pPr>
              <w:contextualSpacing/>
              <w:rPr>
                <w:rFonts w:ascii="Calibri" w:eastAsia="Calibri" w:hAnsi="Calibri" w:cs="Arial"/>
                <w:i/>
                <w:sz w:val="20"/>
                <w:szCs w:val="20"/>
              </w:rPr>
            </w:pPr>
            <w:r w:rsidRPr="00C03D82">
              <w:rPr>
                <w:rFonts w:ascii="Calibri" w:eastAsia="Calibri" w:hAnsi="Calibri" w:cs="Arial"/>
                <w:i/>
                <w:sz w:val="20"/>
                <w:szCs w:val="20"/>
              </w:rPr>
              <w:t xml:space="preserve"> Probe and code, select all that apply </w:t>
            </w:r>
          </w:p>
        </w:tc>
        <w:tc>
          <w:tcPr>
            <w:tcW w:w="1440" w:type="dxa"/>
          </w:tcPr>
          <w:p w14:paraId="32F659E9"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Why do you think conditions worsened?</w:t>
            </w:r>
          </w:p>
          <w:p w14:paraId="2FE41A62" w14:textId="77777777" w:rsidR="00BE5610" w:rsidRPr="00C03D82" w:rsidRDefault="00BE5610" w:rsidP="00BE5610">
            <w:pPr>
              <w:contextualSpacing/>
              <w:rPr>
                <w:rFonts w:ascii="Calibri" w:eastAsia="Calibri" w:hAnsi="Calibri" w:cs="Arial"/>
                <w:sz w:val="20"/>
                <w:szCs w:val="20"/>
              </w:rPr>
            </w:pPr>
          </w:p>
          <w:p w14:paraId="5CD4FA2A" w14:textId="119A425B" w:rsidR="00BE5610" w:rsidRPr="00C03D82" w:rsidRDefault="00BE5610" w:rsidP="00BE5610">
            <w:pPr>
              <w:contextualSpacing/>
              <w:rPr>
                <w:rFonts w:ascii="Calibri" w:eastAsia="Calibri" w:hAnsi="Calibri" w:cs="Arial"/>
                <w:i/>
                <w:sz w:val="20"/>
                <w:szCs w:val="20"/>
              </w:rPr>
            </w:pPr>
            <w:r w:rsidRPr="00C03D82">
              <w:rPr>
                <w:rFonts w:ascii="Calibri" w:eastAsia="Calibri" w:hAnsi="Calibri" w:cs="Arial"/>
                <w:i/>
                <w:sz w:val="20"/>
                <w:szCs w:val="20"/>
              </w:rPr>
              <w:t>See codes</w:t>
            </w:r>
            <w:r w:rsidR="00657266">
              <w:rPr>
                <w:rFonts w:ascii="Calibri" w:eastAsia="Calibri" w:hAnsi="Calibri" w:cs="Arial"/>
                <w:i/>
                <w:sz w:val="20"/>
                <w:szCs w:val="20"/>
              </w:rPr>
              <w:t xml:space="preserve"> 106. </w:t>
            </w:r>
          </w:p>
          <w:p w14:paraId="718E11EB"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i/>
                <w:sz w:val="20"/>
                <w:szCs w:val="20"/>
              </w:rPr>
              <w:t xml:space="preserve"> Probe and code, select all that apply </w:t>
            </w:r>
            <w:r w:rsidRPr="00C03D82">
              <w:rPr>
                <w:rFonts w:ascii="Calibri" w:eastAsia="Calibri" w:hAnsi="Calibri" w:cs="Arial"/>
                <w:sz w:val="20"/>
                <w:szCs w:val="20"/>
              </w:rPr>
              <w:t xml:space="preserve"> </w:t>
            </w:r>
          </w:p>
        </w:tc>
        <w:tc>
          <w:tcPr>
            <w:tcW w:w="1350" w:type="dxa"/>
          </w:tcPr>
          <w:p w14:paraId="72525D74"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 xml:space="preserve">During the last 5 years, has there been any change to the size/area of the forest? </w:t>
            </w:r>
          </w:p>
          <w:p w14:paraId="5CD8195C" w14:textId="77777777" w:rsidR="00BE5610" w:rsidRPr="00C03D82" w:rsidRDefault="00BE5610" w:rsidP="00BE5610">
            <w:pPr>
              <w:contextualSpacing/>
              <w:rPr>
                <w:rFonts w:ascii="Calibri" w:eastAsia="Calibri" w:hAnsi="Calibri" w:cs="Arial"/>
                <w:sz w:val="20"/>
                <w:szCs w:val="20"/>
              </w:rPr>
            </w:pPr>
          </w:p>
          <w:p w14:paraId="6951BFC0" w14:textId="3D7F3D9E" w:rsidR="00BE5610" w:rsidRPr="00C03D82" w:rsidRDefault="00657266" w:rsidP="00BE5610">
            <w:pPr>
              <w:rPr>
                <w:rFonts w:eastAsiaTheme="minorEastAsia"/>
                <w:sz w:val="20"/>
                <w:szCs w:val="20"/>
                <w:lang w:eastAsia="zh-CN"/>
              </w:rPr>
            </w:pPr>
            <w:r>
              <w:rPr>
                <w:rFonts w:eastAsiaTheme="minorEastAsia"/>
                <w:sz w:val="20"/>
                <w:szCs w:val="20"/>
                <w:lang w:eastAsia="zh-CN"/>
              </w:rPr>
              <w:t>0</w:t>
            </w:r>
            <w:r w:rsidR="00BE5610" w:rsidRPr="00C03D82">
              <w:rPr>
                <w:rFonts w:eastAsiaTheme="minorEastAsia"/>
                <w:sz w:val="20"/>
                <w:szCs w:val="20"/>
                <w:lang w:eastAsia="zh-CN"/>
              </w:rPr>
              <w:t>=No</w:t>
            </w:r>
          </w:p>
          <w:p w14:paraId="00362715" w14:textId="204EFA95" w:rsidR="00BE5610" w:rsidRPr="00C03D82" w:rsidRDefault="00657266" w:rsidP="00BE5610">
            <w:pPr>
              <w:rPr>
                <w:rFonts w:eastAsiaTheme="minorEastAsia"/>
                <w:sz w:val="20"/>
                <w:szCs w:val="20"/>
                <w:lang w:eastAsia="zh-CN"/>
              </w:rPr>
            </w:pPr>
            <w:r>
              <w:rPr>
                <w:rFonts w:eastAsiaTheme="minorEastAsia"/>
                <w:sz w:val="20"/>
                <w:szCs w:val="20"/>
                <w:lang w:eastAsia="zh-CN"/>
              </w:rPr>
              <w:t>1</w:t>
            </w:r>
            <w:r w:rsidR="00BE5610" w:rsidRPr="00C03D82">
              <w:rPr>
                <w:rFonts w:eastAsiaTheme="minorEastAsia"/>
                <w:sz w:val="20"/>
                <w:szCs w:val="20"/>
                <w:lang w:eastAsia="zh-CN"/>
              </w:rPr>
              <w:t>=Yes</w:t>
            </w:r>
            <w:r w:rsidR="00BE5610" w:rsidRPr="00C03D82" w:rsidDel="00226116">
              <w:rPr>
                <w:rFonts w:eastAsiaTheme="minorEastAsia"/>
                <w:sz w:val="20"/>
                <w:szCs w:val="20"/>
                <w:lang w:eastAsia="zh-CN"/>
              </w:rPr>
              <w:t xml:space="preserve"> </w:t>
            </w:r>
          </w:p>
          <w:p w14:paraId="38860D8C" w14:textId="77777777" w:rsidR="00BE5610" w:rsidRPr="00C03D82" w:rsidRDefault="00BE5610" w:rsidP="00BE5610">
            <w:pPr>
              <w:rPr>
                <w:rFonts w:eastAsiaTheme="minorEastAsia"/>
                <w:sz w:val="20"/>
                <w:szCs w:val="20"/>
                <w:lang w:eastAsia="zh-CN"/>
              </w:rPr>
            </w:pPr>
            <w:r w:rsidRPr="00C03D82">
              <w:rPr>
                <w:rFonts w:eastAsiaTheme="minorEastAsia"/>
                <w:sz w:val="20"/>
                <w:szCs w:val="20"/>
                <w:lang w:eastAsia="zh-CN"/>
              </w:rPr>
              <w:t>888=Don’t know</w:t>
            </w:r>
          </w:p>
          <w:p w14:paraId="09C28131" w14:textId="77777777" w:rsidR="00BE5610" w:rsidRPr="00C03D82" w:rsidRDefault="00BE5610" w:rsidP="00BE5610">
            <w:pPr>
              <w:contextualSpacing/>
              <w:rPr>
                <w:sz w:val="20"/>
                <w:szCs w:val="20"/>
              </w:rPr>
            </w:pPr>
            <w:r w:rsidRPr="00C03D82">
              <w:rPr>
                <w:rFonts w:eastAsiaTheme="minorEastAsia"/>
                <w:sz w:val="20"/>
                <w:szCs w:val="20"/>
                <w:lang w:eastAsia="zh-CN"/>
              </w:rPr>
              <w:t>999=Prefer not to respond</w:t>
            </w:r>
          </w:p>
        </w:tc>
        <w:tc>
          <w:tcPr>
            <w:tcW w:w="1730" w:type="dxa"/>
          </w:tcPr>
          <w:p w14:paraId="05E2E1B0"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If yes, has it decreased or increased greatly?</w:t>
            </w:r>
          </w:p>
          <w:p w14:paraId="6BF8C8D8" w14:textId="77777777" w:rsidR="00BE5610" w:rsidRPr="00C03D82" w:rsidRDefault="00BE5610" w:rsidP="00BE5610">
            <w:pPr>
              <w:contextualSpacing/>
              <w:rPr>
                <w:rFonts w:ascii="Calibri" w:eastAsia="Calibri" w:hAnsi="Calibri" w:cs="Arial"/>
                <w:sz w:val="20"/>
                <w:szCs w:val="20"/>
              </w:rPr>
            </w:pPr>
          </w:p>
          <w:p w14:paraId="423DF13E"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1=Increased greatly</w:t>
            </w:r>
          </w:p>
          <w:p w14:paraId="5D5CAB38"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2=Increased slightly</w:t>
            </w:r>
          </w:p>
          <w:p w14:paraId="47215910" w14:textId="77777777" w:rsidR="00BE5610" w:rsidRPr="00C03D82" w:rsidRDefault="00BE5610" w:rsidP="00BE5610">
            <w:pPr>
              <w:contextualSpacing/>
              <w:rPr>
                <w:rFonts w:ascii="Calibri" w:eastAsia="Calibri" w:hAnsi="Calibri" w:cs="Arial"/>
                <w:sz w:val="20"/>
                <w:szCs w:val="20"/>
              </w:rPr>
            </w:pPr>
            <w:r w:rsidRPr="00C03D82">
              <w:rPr>
                <w:rFonts w:ascii="Calibri" w:eastAsia="Calibri" w:hAnsi="Calibri" w:cs="Arial"/>
                <w:sz w:val="20"/>
                <w:szCs w:val="20"/>
              </w:rPr>
              <w:t>3=Stayed the same</w:t>
            </w:r>
          </w:p>
          <w:p w14:paraId="65628CDB" w14:textId="77777777" w:rsidR="00BE5610" w:rsidRPr="00C03D82" w:rsidRDefault="00BE5610" w:rsidP="00BE5610">
            <w:pPr>
              <w:contextualSpacing/>
              <w:rPr>
                <w:sz w:val="20"/>
                <w:szCs w:val="20"/>
              </w:rPr>
            </w:pPr>
            <w:r w:rsidRPr="00C03D82">
              <w:rPr>
                <w:sz w:val="20"/>
                <w:szCs w:val="20"/>
              </w:rPr>
              <w:t>4=Decreased slightly</w:t>
            </w:r>
          </w:p>
          <w:p w14:paraId="16E1248A" w14:textId="77777777" w:rsidR="00BE5610" w:rsidRDefault="00BE5610" w:rsidP="00BE5610">
            <w:pPr>
              <w:contextualSpacing/>
              <w:rPr>
                <w:sz w:val="20"/>
                <w:szCs w:val="20"/>
              </w:rPr>
            </w:pPr>
            <w:r w:rsidRPr="00C03D82">
              <w:rPr>
                <w:sz w:val="20"/>
                <w:szCs w:val="20"/>
              </w:rPr>
              <w:t>5=Decreased greatly</w:t>
            </w:r>
          </w:p>
          <w:p w14:paraId="10C2A9CB" w14:textId="68513DF9" w:rsidR="00BE5610" w:rsidRPr="00BE5610" w:rsidRDefault="00BE5610" w:rsidP="00BE5610">
            <w:pPr>
              <w:contextualSpacing/>
              <w:rPr>
                <w:i/>
                <w:sz w:val="20"/>
                <w:szCs w:val="20"/>
              </w:rPr>
            </w:pPr>
            <w:r>
              <w:rPr>
                <w:i/>
                <w:sz w:val="20"/>
                <w:szCs w:val="20"/>
              </w:rPr>
              <w:t xml:space="preserve">If 3, skip D.8 </w:t>
            </w:r>
          </w:p>
        </w:tc>
        <w:tc>
          <w:tcPr>
            <w:tcW w:w="1511" w:type="dxa"/>
          </w:tcPr>
          <w:p w14:paraId="16F88A5E" w14:textId="77777777" w:rsidR="00BE5610" w:rsidRPr="00C03D82" w:rsidRDefault="00BE5610" w:rsidP="00BE5610">
            <w:pPr>
              <w:contextualSpacing/>
              <w:rPr>
                <w:sz w:val="20"/>
                <w:szCs w:val="20"/>
              </w:rPr>
            </w:pPr>
            <w:r w:rsidRPr="00C03D82">
              <w:rPr>
                <w:sz w:val="20"/>
                <w:szCs w:val="20"/>
              </w:rPr>
              <w:t>If it’s increased or decreased, tell me why?</w:t>
            </w:r>
          </w:p>
          <w:p w14:paraId="57E105C6" w14:textId="77777777" w:rsidR="00BE5610" w:rsidRPr="00C03D82" w:rsidRDefault="00BE5610" w:rsidP="00BE5610">
            <w:pPr>
              <w:contextualSpacing/>
              <w:rPr>
                <w:sz w:val="20"/>
                <w:szCs w:val="20"/>
              </w:rPr>
            </w:pPr>
            <w:r w:rsidRPr="00C03D82">
              <w:rPr>
                <w:sz w:val="20"/>
                <w:szCs w:val="20"/>
              </w:rPr>
              <w:t>1=Logging</w:t>
            </w:r>
          </w:p>
          <w:p w14:paraId="6EA75DA9" w14:textId="77777777" w:rsidR="00BE5610" w:rsidRPr="00C03D82" w:rsidRDefault="00BE5610" w:rsidP="00BE5610">
            <w:pPr>
              <w:contextualSpacing/>
              <w:rPr>
                <w:sz w:val="20"/>
                <w:szCs w:val="20"/>
              </w:rPr>
            </w:pPr>
            <w:r w:rsidRPr="00C03D82">
              <w:rPr>
                <w:sz w:val="20"/>
                <w:szCs w:val="20"/>
              </w:rPr>
              <w:t>2=Charcoaling</w:t>
            </w:r>
          </w:p>
          <w:p w14:paraId="25C10958" w14:textId="77777777" w:rsidR="00BE5610" w:rsidRPr="00C03D82" w:rsidRDefault="00BE5610" w:rsidP="00BE5610">
            <w:pPr>
              <w:contextualSpacing/>
              <w:rPr>
                <w:sz w:val="20"/>
                <w:szCs w:val="20"/>
              </w:rPr>
            </w:pPr>
            <w:r w:rsidRPr="00C03D82">
              <w:rPr>
                <w:sz w:val="20"/>
                <w:szCs w:val="20"/>
              </w:rPr>
              <w:t>3=Land clearing for agriculture</w:t>
            </w:r>
          </w:p>
          <w:p w14:paraId="26002AFF" w14:textId="77777777" w:rsidR="00BE5610" w:rsidRDefault="00BE5610" w:rsidP="00BE5610">
            <w:pPr>
              <w:contextualSpacing/>
              <w:rPr>
                <w:sz w:val="20"/>
                <w:szCs w:val="20"/>
              </w:rPr>
            </w:pPr>
            <w:r w:rsidRPr="00C03D82">
              <w:rPr>
                <w:sz w:val="20"/>
                <w:szCs w:val="20"/>
              </w:rPr>
              <w:t>4=Change in access restrictions</w:t>
            </w:r>
          </w:p>
          <w:p w14:paraId="79902CA3" w14:textId="6F7E516D" w:rsidR="00657266" w:rsidRPr="00657266" w:rsidRDefault="00657266" w:rsidP="00BE5610">
            <w:pPr>
              <w:contextualSpacing/>
              <w:rPr>
                <w:i/>
                <w:sz w:val="20"/>
                <w:szCs w:val="20"/>
              </w:rPr>
            </w:pPr>
            <w:r>
              <w:rPr>
                <w:i/>
                <w:sz w:val="20"/>
                <w:szCs w:val="20"/>
              </w:rPr>
              <w:t>Select all that apply</w:t>
            </w:r>
          </w:p>
        </w:tc>
      </w:tr>
      <w:tr w:rsidR="00BE5610" w14:paraId="4D52ADD1" w14:textId="77777777" w:rsidTr="00657266">
        <w:trPr>
          <w:trHeight w:val="20"/>
        </w:trPr>
        <w:tc>
          <w:tcPr>
            <w:tcW w:w="714" w:type="dxa"/>
          </w:tcPr>
          <w:p w14:paraId="3C55A269" w14:textId="17D8193D" w:rsidR="00BE5610" w:rsidRDefault="00BE5610" w:rsidP="00BE5610">
            <w:pPr>
              <w:contextualSpacing/>
              <w:jc w:val="center"/>
              <w:rPr>
                <w:b/>
              </w:rPr>
            </w:pPr>
          </w:p>
        </w:tc>
        <w:tc>
          <w:tcPr>
            <w:tcW w:w="1046" w:type="dxa"/>
          </w:tcPr>
          <w:p w14:paraId="3C4460EC" w14:textId="77777777" w:rsidR="00BE5610" w:rsidRPr="00943A99" w:rsidRDefault="00BE5610" w:rsidP="00BE5610">
            <w:pPr>
              <w:contextualSpacing/>
              <w:jc w:val="center"/>
            </w:pPr>
          </w:p>
        </w:tc>
        <w:tc>
          <w:tcPr>
            <w:tcW w:w="1329" w:type="dxa"/>
          </w:tcPr>
          <w:p w14:paraId="26472237" w14:textId="77777777" w:rsidR="00BE5610" w:rsidRPr="00943A99" w:rsidRDefault="00BE5610" w:rsidP="00BE5610">
            <w:pPr>
              <w:contextualSpacing/>
              <w:jc w:val="center"/>
            </w:pPr>
          </w:p>
        </w:tc>
        <w:tc>
          <w:tcPr>
            <w:tcW w:w="2160" w:type="dxa"/>
          </w:tcPr>
          <w:p w14:paraId="11F861B7" w14:textId="77777777" w:rsidR="00BE5610" w:rsidRPr="00943A99" w:rsidRDefault="00BE5610" w:rsidP="00BE5610">
            <w:pPr>
              <w:contextualSpacing/>
              <w:jc w:val="center"/>
            </w:pPr>
          </w:p>
        </w:tc>
        <w:tc>
          <w:tcPr>
            <w:tcW w:w="1440" w:type="dxa"/>
          </w:tcPr>
          <w:p w14:paraId="00C952C5" w14:textId="77777777" w:rsidR="00BE5610" w:rsidRPr="00943A99" w:rsidRDefault="00BE5610" w:rsidP="00BE5610">
            <w:pPr>
              <w:contextualSpacing/>
              <w:jc w:val="center"/>
            </w:pPr>
          </w:p>
        </w:tc>
        <w:tc>
          <w:tcPr>
            <w:tcW w:w="1440" w:type="dxa"/>
          </w:tcPr>
          <w:p w14:paraId="46790644" w14:textId="77777777" w:rsidR="00BE5610" w:rsidRPr="00943A99" w:rsidRDefault="00BE5610" w:rsidP="00BE5610">
            <w:pPr>
              <w:contextualSpacing/>
              <w:jc w:val="center"/>
            </w:pPr>
          </w:p>
        </w:tc>
        <w:tc>
          <w:tcPr>
            <w:tcW w:w="1350" w:type="dxa"/>
          </w:tcPr>
          <w:p w14:paraId="2BF2291C" w14:textId="77777777" w:rsidR="00BE5610" w:rsidRPr="00943A99" w:rsidRDefault="00BE5610" w:rsidP="00BE5610">
            <w:pPr>
              <w:contextualSpacing/>
              <w:jc w:val="center"/>
            </w:pPr>
          </w:p>
        </w:tc>
        <w:tc>
          <w:tcPr>
            <w:tcW w:w="1730" w:type="dxa"/>
          </w:tcPr>
          <w:p w14:paraId="041FE447" w14:textId="77777777" w:rsidR="00BE5610" w:rsidRPr="00943A99" w:rsidRDefault="00BE5610" w:rsidP="00BE5610">
            <w:pPr>
              <w:contextualSpacing/>
              <w:jc w:val="center"/>
            </w:pPr>
          </w:p>
        </w:tc>
        <w:tc>
          <w:tcPr>
            <w:tcW w:w="1511" w:type="dxa"/>
          </w:tcPr>
          <w:p w14:paraId="568527BF" w14:textId="77777777" w:rsidR="00BE5610" w:rsidRPr="00943A99" w:rsidRDefault="00BE5610" w:rsidP="00BE5610">
            <w:pPr>
              <w:contextualSpacing/>
              <w:jc w:val="center"/>
            </w:pPr>
          </w:p>
        </w:tc>
      </w:tr>
      <w:tr w:rsidR="00BE5610" w14:paraId="50DE4C3A" w14:textId="77777777" w:rsidTr="00657266">
        <w:trPr>
          <w:trHeight w:val="20"/>
        </w:trPr>
        <w:tc>
          <w:tcPr>
            <w:tcW w:w="714" w:type="dxa"/>
          </w:tcPr>
          <w:p w14:paraId="77E3062F" w14:textId="77777777" w:rsidR="00BE5610" w:rsidRDefault="00BE5610" w:rsidP="00BE5610">
            <w:pPr>
              <w:contextualSpacing/>
              <w:jc w:val="center"/>
              <w:rPr>
                <w:b/>
              </w:rPr>
            </w:pPr>
            <w:r>
              <w:rPr>
                <w:b/>
              </w:rPr>
              <w:t>1</w:t>
            </w:r>
          </w:p>
        </w:tc>
        <w:tc>
          <w:tcPr>
            <w:tcW w:w="1046" w:type="dxa"/>
          </w:tcPr>
          <w:p w14:paraId="5B71426B" w14:textId="77777777" w:rsidR="00BE5610" w:rsidRPr="00943A99" w:rsidRDefault="00BE5610" w:rsidP="00BE5610">
            <w:pPr>
              <w:contextualSpacing/>
              <w:jc w:val="center"/>
            </w:pPr>
          </w:p>
        </w:tc>
        <w:tc>
          <w:tcPr>
            <w:tcW w:w="1329" w:type="dxa"/>
          </w:tcPr>
          <w:p w14:paraId="230DDAC4" w14:textId="77777777" w:rsidR="00BE5610" w:rsidRPr="00943A99" w:rsidRDefault="00BE5610" w:rsidP="00BE5610">
            <w:pPr>
              <w:contextualSpacing/>
              <w:jc w:val="center"/>
            </w:pPr>
          </w:p>
        </w:tc>
        <w:tc>
          <w:tcPr>
            <w:tcW w:w="2160" w:type="dxa"/>
          </w:tcPr>
          <w:p w14:paraId="658E4726" w14:textId="77777777" w:rsidR="00BE5610" w:rsidRPr="00943A99" w:rsidRDefault="00BE5610" w:rsidP="00BE5610">
            <w:pPr>
              <w:contextualSpacing/>
              <w:jc w:val="center"/>
            </w:pPr>
          </w:p>
        </w:tc>
        <w:tc>
          <w:tcPr>
            <w:tcW w:w="1440" w:type="dxa"/>
          </w:tcPr>
          <w:p w14:paraId="1E4C749E" w14:textId="77777777" w:rsidR="00BE5610" w:rsidRPr="00943A99" w:rsidRDefault="00BE5610" w:rsidP="00BE5610">
            <w:pPr>
              <w:contextualSpacing/>
              <w:jc w:val="center"/>
            </w:pPr>
          </w:p>
        </w:tc>
        <w:tc>
          <w:tcPr>
            <w:tcW w:w="1440" w:type="dxa"/>
          </w:tcPr>
          <w:p w14:paraId="762295E1" w14:textId="77777777" w:rsidR="00BE5610" w:rsidRPr="00943A99" w:rsidRDefault="00BE5610" w:rsidP="00BE5610">
            <w:pPr>
              <w:contextualSpacing/>
              <w:jc w:val="center"/>
            </w:pPr>
          </w:p>
        </w:tc>
        <w:tc>
          <w:tcPr>
            <w:tcW w:w="1350" w:type="dxa"/>
          </w:tcPr>
          <w:p w14:paraId="27DCD9B1" w14:textId="77777777" w:rsidR="00BE5610" w:rsidRPr="00943A99" w:rsidRDefault="00BE5610" w:rsidP="00BE5610">
            <w:pPr>
              <w:contextualSpacing/>
              <w:jc w:val="center"/>
            </w:pPr>
          </w:p>
        </w:tc>
        <w:tc>
          <w:tcPr>
            <w:tcW w:w="1730" w:type="dxa"/>
          </w:tcPr>
          <w:p w14:paraId="5E982601" w14:textId="77777777" w:rsidR="00BE5610" w:rsidRPr="00943A99" w:rsidRDefault="00BE5610" w:rsidP="00BE5610">
            <w:pPr>
              <w:contextualSpacing/>
              <w:jc w:val="center"/>
            </w:pPr>
          </w:p>
        </w:tc>
        <w:tc>
          <w:tcPr>
            <w:tcW w:w="1511" w:type="dxa"/>
          </w:tcPr>
          <w:p w14:paraId="0DF6D1E1" w14:textId="77777777" w:rsidR="00BE5610" w:rsidRPr="00943A99" w:rsidRDefault="00BE5610" w:rsidP="00BE5610">
            <w:pPr>
              <w:contextualSpacing/>
              <w:jc w:val="center"/>
            </w:pPr>
          </w:p>
        </w:tc>
      </w:tr>
      <w:tr w:rsidR="00BE5610" w14:paraId="0D467A7E" w14:textId="77777777" w:rsidTr="00657266">
        <w:trPr>
          <w:trHeight w:val="20"/>
        </w:trPr>
        <w:tc>
          <w:tcPr>
            <w:tcW w:w="714" w:type="dxa"/>
          </w:tcPr>
          <w:p w14:paraId="7B1F1C57" w14:textId="77777777" w:rsidR="00BE5610" w:rsidRDefault="00BE5610" w:rsidP="00BE5610">
            <w:pPr>
              <w:contextualSpacing/>
              <w:jc w:val="center"/>
              <w:rPr>
                <w:b/>
              </w:rPr>
            </w:pPr>
            <w:r>
              <w:rPr>
                <w:b/>
              </w:rPr>
              <w:t>2</w:t>
            </w:r>
          </w:p>
        </w:tc>
        <w:tc>
          <w:tcPr>
            <w:tcW w:w="1046" w:type="dxa"/>
          </w:tcPr>
          <w:p w14:paraId="738F3C8C" w14:textId="77777777" w:rsidR="00BE5610" w:rsidRPr="00943A99" w:rsidRDefault="00BE5610" w:rsidP="00BE5610">
            <w:pPr>
              <w:contextualSpacing/>
              <w:jc w:val="center"/>
            </w:pPr>
          </w:p>
        </w:tc>
        <w:tc>
          <w:tcPr>
            <w:tcW w:w="1329" w:type="dxa"/>
          </w:tcPr>
          <w:p w14:paraId="5912CC4E" w14:textId="77777777" w:rsidR="00BE5610" w:rsidRPr="00943A99" w:rsidRDefault="00BE5610" w:rsidP="00BE5610">
            <w:pPr>
              <w:contextualSpacing/>
              <w:jc w:val="center"/>
            </w:pPr>
          </w:p>
        </w:tc>
        <w:tc>
          <w:tcPr>
            <w:tcW w:w="2160" w:type="dxa"/>
          </w:tcPr>
          <w:p w14:paraId="4134B982" w14:textId="77777777" w:rsidR="00BE5610" w:rsidRPr="00943A99" w:rsidRDefault="00BE5610" w:rsidP="00BE5610">
            <w:pPr>
              <w:contextualSpacing/>
              <w:jc w:val="center"/>
            </w:pPr>
          </w:p>
        </w:tc>
        <w:tc>
          <w:tcPr>
            <w:tcW w:w="1440" w:type="dxa"/>
          </w:tcPr>
          <w:p w14:paraId="1EBD7CA8" w14:textId="77777777" w:rsidR="00BE5610" w:rsidRPr="00943A99" w:rsidRDefault="00BE5610" w:rsidP="00BE5610">
            <w:pPr>
              <w:contextualSpacing/>
              <w:jc w:val="center"/>
            </w:pPr>
          </w:p>
        </w:tc>
        <w:tc>
          <w:tcPr>
            <w:tcW w:w="1440" w:type="dxa"/>
          </w:tcPr>
          <w:p w14:paraId="6663F6FF" w14:textId="77777777" w:rsidR="00BE5610" w:rsidRPr="00943A99" w:rsidRDefault="00BE5610" w:rsidP="00BE5610">
            <w:pPr>
              <w:contextualSpacing/>
              <w:jc w:val="center"/>
            </w:pPr>
          </w:p>
        </w:tc>
        <w:tc>
          <w:tcPr>
            <w:tcW w:w="1350" w:type="dxa"/>
          </w:tcPr>
          <w:p w14:paraId="240776CB" w14:textId="77777777" w:rsidR="00BE5610" w:rsidRPr="00943A99" w:rsidRDefault="00BE5610" w:rsidP="00BE5610">
            <w:pPr>
              <w:contextualSpacing/>
              <w:jc w:val="center"/>
            </w:pPr>
          </w:p>
        </w:tc>
        <w:tc>
          <w:tcPr>
            <w:tcW w:w="1730" w:type="dxa"/>
          </w:tcPr>
          <w:p w14:paraId="4D6521A3" w14:textId="77777777" w:rsidR="00BE5610" w:rsidRPr="00943A99" w:rsidRDefault="00BE5610" w:rsidP="00BE5610">
            <w:pPr>
              <w:contextualSpacing/>
              <w:jc w:val="center"/>
            </w:pPr>
          </w:p>
        </w:tc>
        <w:tc>
          <w:tcPr>
            <w:tcW w:w="1511" w:type="dxa"/>
          </w:tcPr>
          <w:p w14:paraId="3BC84687" w14:textId="77777777" w:rsidR="00BE5610" w:rsidRPr="00943A99" w:rsidRDefault="00BE5610" w:rsidP="00BE5610">
            <w:pPr>
              <w:contextualSpacing/>
              <w:jc w:val="center"/>
            </w:pPr>
          </w:p>
        </w:tc>
      </w:tr>
      <w:tr w:rsidR="00BE5610" w14:paraId="69F1049F" w14:textId="77777777" w:rsidTr="00657266">
        <w:trPr>
          <w:trHeight w:val="20"/>
        </w:trPr>
        <w:tc>
          <w:tcPr>
            <w:tcW w:w="714" w:type="dxa"/>
          </w:tcPr>
          <w:p w14:paraId="63D5F842" w14:textId="77777777" w:rsidR="00BE5610" w:rsidRDefault="00BE5610" w:rsidP="00BE5610">
            <w:pPr>
              <w:contextualSpacing/>
              <w:jc w:val="center"/>
              <w:rPr>
                <w:b/>
              </w:rPr>
            </w:pPr>
            <w:r>
              <w:rPr>
                <w:b/>
              </w:rPr>
              <w:t>3</w:t>
            </w:r>
          </w:p>
        </w:tc>
        <w:tc>
          <w:tcPr>
            <w:tcW w:w="1046" w:type="dxa"/>
          </w:tcPr>
          <w:p w14:paraId="22A1D691" w14:textId="77777777" w:rsidR="00BE5610" w:rsidRPr="00943A99" w:rsidRDefault="00BE5610" w:rsidP="00BE5610">
            <w:pPr>
              <w:contextualSpacing/>
              <w:jc w:val="center"/>
            </w:pPr>
          </w:p>
        </w:tc>
        <w:tc>
          <w:tcPr>
            <w:tcW w:w="1329" w:type="dxa"/>
          </w:tcPr>
          <w:p w14:paraId="35B1434E" w14:textId="77777777" w:rsidR="00BE5610" w:rsidRPr="00943A99" w:rsidRDefault="00BE5610" w:rsidP="00BE5610">
            <w:pPr>
              <w:contextualSpacing/>
              <w:jc w:val="center"/>
            </w:pPr>
          </w:p>
        </w:tc>
        <w:tc>
          <w:tcPr>
            <w:tcW w:w="2160" w:type="dxa"/>
          </w:tcPr>
          <w:p w14:paraId="6C6FDDE0" w14:textId="77777777" w:rsidR="00BE5610" w:rsidRPr="00943A99" w:rsidRDefault="00BE5610" w:rsidP="00BE5610">
            <w:pPr>
              <w:contextualSpacing/>
              <w:jc w:val="center"/>
            </w:pPr>
          </w:p>
        </w:tc>
        <w:tc>
          <w:tcPr>
            <w:tcW w:w="1440" w:type="dxa"/>
          </w:tcPr>
          <w:p w14:paraId="1A9FD2B6" w14:textId="77777777" w:rsidR="00BE5610" w:rsidRPr="00943A99" w:rsidRDefault="00BE5610" w:rsidP="00BE5610">
            <w:pPr>
              <w:contextualSpacing/>
              <w:jc w:val="center"/>
            </w:pPr>
          </w:p>
        </w:tc>
        <w:tc>
          <w:tcPr>
            <w:tcW w:w="1440" w:type="dxa"/>
          </w:tcPr>
          <w:p w14:paraId="00635F2C" w14:textId="77777777" w:rsidR="00BE5610" w:rsidRPr="00943A99" w:rsidRDefault="00BE5610" w:rsidP="00BE5610">
            <w:pPr>
              <w:contextualSpacing/>
              <w:jc w:val="center"/>
            </w:pPr>
          </w:p>
        </w:tc>
        <w:tc>
          <w:tcPr>
            <w:tcW w:w="1350" w:type="dxa"/>
          </w:tcPr>
          <w:p w14:paraId="7F46C04C" w14:textId="77777777" w:rsidR="00BE5610" w:rsidRPr="00943A99" w:rsidRDefault="00BE5610" w:rsidP="00BE5610">
            <w:pPr>
              <w:contextualSpacing/>
              <w:jc w:val="center"/>
            </w:pPr>
          </w:p>
        </w:tc>
        <w:tc>
          <w:tcPr>
            <w:tcW w:w="1730" w:type="dxa"/>
          </w:tcPr>
          <w:p w14:paraId="584C0EFB" w14:textId="77777777" w:rsidR="00BE5610" w:rsidRPr="00943A99" w:rsidRDefault="00BE5610" w:rsidP="00BE5610">
            <w:pPr>
              <w:contextualSpacing/>
              <w:jc w:val="center"/>
            </w:pPr>
          </w:p>
        </w:tc>
        <w:tc>
          <w:tcPr>
            <w:tcW w:w="1511" w:type="dxa"/>
          </w:tcPr>
          <w:p w14:paraId="78E7A6A5" w14:textId="77777777" w:rsidR="00BE5610" w:rsidRPr="00943A99" w:rsidRDefault="00BE5610" w:rsidP="00BE5610">
            <w:pPr>
              <w:contextualSpacing/>
              <w:jc w:val="center"/>
            </w:pPr>
          </w:p>
        </w:tc>
      </w:tr>
      <w:tr w:rsidR="00BE5610" w14:paraId="14F314E0" w14:textId="77777777" w:rsidTr="00657266">
        <w:trPr>
          <w:trHeight w:val="20"/>
        </w:trPr>
        <w:tc>
          <w:tcPr>
            <w:tcW w:w="714" w:type="dxa"/>
          </w:tcPr>
          <w:p w14:paraId="5E4B2B31" w14:textId="77777777" w:rsidR="00BE5610" w:rsidRDefault="00BE5610" w:rsidP="00BE5610">
            <w:pPr>
              <w:contextualSpacing/>
              <w:jc w:val="center"/>
              <w:rPr>
                <w:b/>
              </w:rPr>
            </w:pPr>
            <w:r>
              <w:rPr>
                <w:b/>
              </w:rPr>
              <w:t>4</w:t>
            </w:r>
          </w:p>
        </w:tc>
        <w:tc>
          <w:tcPr>
            <w:tcW w:w="1046" w:type="dxa"/>
          </w:tcPr>
          <w:p w14:paraId="04C4D211" w14:textId="77777777" w:rsidR="00BE5610" w:rsidRPr="00943A99" w:rsidRDefault="00BE5610" w:rsidP="00BE5610">
            <w:pPr>
              <w:contextualSpacing/>
              <w:jc w:val="center"/>
            </w:pPr>
          </w:p>
        </w:tc>
        <w:tc>
          <w:tcPr>
            <w:tcW w:w="1329" w:type="dxa"/>
          </w:tcPr>
          <w:p w14:paraId="0DBB92CC" w14:textId="77777777" w:rsidR="00BE5610" w:rsidRPr="00943A99" w:rsidRDefault="00BE5610" w:rsidP="00BE5610">
            <w:pPr>
              <w:contextualSpacing/>
              <w:jc w:val="center"/>
            </w:pPr>
          </w:p>
        </w:tc>
        <w:tc>
          <w:tcPr>
            <w:tcW w:w="2160" w:type="dxa"/>
          </w:tcPr>
          <w:p w14:paraId="6FFB4D8F" w14:textId="77777777" w:rsidR="00BE5610" w:rsidRPr="00943A99" w:rsidRDefault="00BE5610" w:rsidP="00BE5610">
            <w:pPr>
              <w:contextualSpacing/>
              <w:jc w:val="center"/>
            </w:pPr>
          </w:p>
        </w:tc>
        <w:tc>
          <w:tcPr>
            <w:tcW w:w="1440" w:type="dxa"/>
          </w:tcPr>
          <w:p w14:paraId="16DB62A9" w14:textId="77777777" w:rsidR="00BE5610" w:rsidRPr="00943A99" w:rsidRDefault="00BE5610" w:rsidP="00BE5610">
            <w:pPr>
              <w:contextualSpacing/>
              <w:jc w:val="center"/>
            </w:pPr>
          </w:p>
        </w:tc>
        <w:tc>
          <w:tcPr>
            <w:tcW w:w="1440" w:type="dxa"/>
          </w:tcPr>
          <w:p w14:paraId="79649CAC" w14:textId="77777777" w:rsidR="00BE5610" w:rsidRPr="00943A99" w:rsidRDefault="00BE5610" w:rsidP="00BE5610">
            <w:pPr>
              <w:contextualSpacing/>
              <w:jc w:val="center"/>
            </w:pPr>
          </w:p>
        </w:tc>
        <w:tc>
          <w:tcPr>
            <w:tcW w:w="1350" w:type="dxa"/>
          </w:tcPr>
          <w:p w14:paraId="23DB63EE" w14:textId="77777777" w:rsidR="00BE5610" w:rsidRPr="00943A99" w:rsidRDefault="00BE5610" w:rsidP="00BE5610">
            <w:pPr>
              <w:contextualSpacing/>
              <w:jc w:val="center"/>
            </w:pPr>
          </w:p>
        </w:tc>
        <w:tc>
          <w:tcPr>
            <w:tcW w:w="1730" w:type="dxa"/>
          </w:tcPr>
          <w:p w14:paraId="3295553D" w14:textId="77777777" w:rsidR="00BE5610" w:rsidRPr="00943A99" w:rsidRDefault="00BE5610" w:rsidP="00BE5610">
            <w:pPr>
              <w:contextualSpacing/>
              <w:jc w:val="center"/>
            </w:pPr>
          </w:p>
        </w:tc>
        <w:tc>
          <w:tcPr>
            <w:tcW w:w="1511" w:type="dxa"/>
          </w:tcPr>
          <w:p w14:paraId="25F3CC58" w14:textId="77777777" w:rsidR="00BE5610" w:rsidRPr="00943A99" w:rsidRDefault="00BE5610" w:rsidP="00BE5610">
            <w:pPr>
              <w:contextualSpacing/>
              <w:jc w:val="center"/>
            </w:pPr>
          </w:p>
        </w:tc>
      </w:tr>
      <w:tr w:rsidR="00BE5610" w14:paraId="11D4B65B" w14:textId="77777777" w:rsidTr="00657266">
        <w:trPr>
          <w:trHeight w:val="20"/>
        </w:trPr>
        <w:tc>
          <w:tcPr>
            <w:tcW w:w="714" w:type="dxa"/>
          </w:tcPr>
          <w:p w14:paraId="4C74A519" w14:textId="77777777" w:rsidR="00BE5610" w:rsidRDefault="00BE5610" w:rsidP="00BE5610">
            <w:pPr>
              <w:contextualSpacing/>
              <w:jc w:val="center"/>
              <w:rPr>
                <w:b/>
              </w:rPr>
            </w:pPr>
            <w:r>
              <w:rPr>
                <w:b/>
              </w:rPr>
              <w:t>5</w:t>
            </w:r>
          </w:p>
        </w:tc>
        <w:tc>
          <w:tcPr>
            <w:tcW w:w="1046" w:type="dxa"/>
          </w:tcPr>
          <w:p w14:paraId="31EE941D" w14:textId="77777777" w:rsidR="00BE5610" w:rsidRPr="00943A99" w:rsidRDefault="00BE5610" w:rsidP="00BE5610">
            <w:pPr>
              <w:contextualSpacing/>
              <w:jc w:val="center"/>
            </w:pPr>
          </w:p>
        </w:tc>
        <w:tc>
          <w:tcPr>
            <w:tcW w:w="1329" w:type="dxa"/>
          </w:tcPr>
          <w:p w14:paraId="28B4E2D2" w14:textId="77777777" w:rsidR="00BE5610" w:rsidRPr="00943A99" w:rsidRDefault="00BE5610" w:rsidP="00BE5610">
            <w:pPr>
              <w:contextualSpacing/>
              <w:jc w:val="center"/>
            </w:pPr>
          </w:p>
        </w:tc>
        <w:tc>
          <w:tcPr>
            <w:tcW w:w="2160" w:type="dxa"/>
          </w:tcPr>
          <w:p w14:paraId="3E6E544D" w14:textId="77777777" w:rsidR="00BE5610" w:rsidRPr="00943A99" w:rsidRDefault="00BE5610" w:rsidP="00BE5610">
            <w:pPr>
              <w:contextualSpacing/>
              <w:jc w:val="center"/>
            </w:pPr>
          </w:p>
        </w:tc>
        <w:tc>
          <w:tcPr>
            <w:tcW w:w="1440" w:type="dxa"/>
          </w:tcPr>
          <w:p w14:paraId="29A4E8CA" w14:textId="77777777" w:rsidR="00BE5610" w:rsidRPr="00943A99" w:rsidRDefault="00BE5610" w:rsidP="00BE5610">
            <w:pPr>
              <w:contextualSpacing/>
              <w:jc w:val="center"/>
            </w:pPr>
          </w:p>
        </w:tc>
        <w:tc>
          <w:tcPr>
            <w:tcW w:w="1440" w:type="dxa"/>
          </w:tcPr>
          <w:p w14:paraId="3683468E" w14:textId="77777777" w:rsidR="00BE5610" w:rsidRPr="00943A99" w:rsidRDefault="00BE5610" w:rsidP="00BE5610">
            <w:pPr>
              <w:contextualSpacing/>
              <w:jc w:val="center"/>
            </w:pPr>
          </w:p>
        </w:tc>
        <w:tc>
          <w:tcPr>
            <w:tcW w:w="1350" w:type="dxa"/>
          </w:tcPr>
          <w:p w14:paraId="65367FC3" w14:textId="77777777" w:rsidR="00BE5610" w:rsidRPr="00943A99" w:rsidRDefault="00BE5610" w:rsidP="00BE5610">
            <w:pPr>
              <w:contextualSpacing/>
              <w:jc w:val="center"/>
            </w:pPr>
          </w:p>
        </w:tc>
        <w:tc>
          <w:tcPr>
            <w:tcW w:w="1730" w:type="dxa"/>
          </w:tcPr>
          <w:p w14:paraId="76D0554C" w14:textId="77777777" w:rsidR="00BE5610" w:rsidRPr="00943A99" w:rsidRDefault="00BE5610" w:rsidP="00BE5610">
            <w:pPr>
              <w:contextualSpacing/>
              <w:jc w:val="center"/>
            </w:pPr>
          </w:p>
        </w:tc>
        <w:tc>
          <w:tcPr>
            <w:tcW w:w="1511" w:type="dxa"/>
          </w:tcPr>
          <w:p w14:paraId="31652F4F" w14:textId="77777777" w:rsidR="00BE5610" w:rsidRPr="00943A99" w:rsidRDefault="00BE5610" w:rsidP="00BE5610">
            <w:pPr>
              <w:contextualSpacing/>
              <w:jc w:val="center"/>
            </w:pPr>
          </w:p>
        </w:tc>
      </w:tr>
    </w:tbl>
    <w:p w14:paraId="2D41B322" w14:textId="6F264B5B" w:rsidR="00C03D82" w:rsidRPr="00BE5610" w:rsidRDefault="00C03D82" w:rsidP="00BE5610">
      <w:pPr>
        <w:spacing w:after="0" w:line="240" w:lineRule="auto"/>
        <w:contextualSpacing/>
        <w:rPr>
          <w:ins w:id="29" w:author="Aleta Haflett" w:date="2014-11-03T17:22:00Z"/>
          <w:b/>
        </w:rPr>
      </w:pPr>
    </w:p>
    <w:tbl>
      <w:tblPr>
        <w:tblStyle w:val="TableGrid"/>
        <w:tblW w:w="11070" w:type="dxa"/>
        <w:tblInd w:w="29" w:type="dxa"/>
        <w:tblLayout w:type="fixed"/>
        <w:tblCellMar>
          <w:left w:w="29" w:type="dxa"/>
          <w:right w:w="29" w:type="dxa"/>
        </w:tblCellMar>
        <w:tblLook w:val="04A0" w:firstRow="1" w:lastRow="0" w:firstColumn="1" w:lastColumn="0" w:noHBand="0" w:noVBand="1"/>
      </w:tblPr>
      <w:tblGrid>
        <w:gridCol w:w="1157"/>
        <w:gridCol w:w="2066"/>
        <w:gridCol w:w="3887"/>
        <w:gridCol w:w="3960"/>
      </w:tblGrid>
      <w:tr w:rsidR="00BE5610" w:rsidRPr="00A813B0" w14:paraId="6FF2A981" w14:textId="77777777" w:rsidTr="00C03D82">
        <w:trPr>
          <w:trHeight w:val="20"/>
        </w:trPr>
        <w:tc>
          <w:tcPr>
            <w:tcW w:w="1157" w:type="dxa"/>
          </w:tcPr>
          <w:p w14:paraId="64EE64BA" w14:textId="77777777" w:rsidR="00BE5610" w:rsidRPr="00631E8D" w:rsidRDefault="00BE5610" w:rsidP="00C03D82">
            <w:pPr>
              <w:ind w:left="1227"/>
              <w:contextualSpacing/>
              <w:jc w:val="center"/>
              <w:rPr>
                <w:rFonts w:ascii="Calibri" w:eastAsia="Calibri" w:hAnsi="Calibri" w:cs="Arial"/>
              </w:rPr>
            </w:pPr>
          </w:p>
        </w:tc>
        <w:tc>
          <w:tcPr>
            <w:tcW w:w="2066" w:type="dxa"/>
          </w:tcPr>
          <w:p w14:paraId="289B1461" w14:textId="4B5DBDBD" w:rsidR="00BE5610" w:rsidRPr="00C03D82" w:rsidRDefault="00BE5610" w:rsidP="00C03D82">
            <w:pPr>
              <w:ind w:left="-33"/>
              <w:contextualSpacing/>
              <w:jc w:val="center"/>
              <w:rPr>
                <w:rFonts w:ascii="Calibri" w:eastAsia="Calibri" w:hAnsi="Calibri" w:cs="Arial"/>
                <w:sz w:val="20"/>
                <w:szCs w:val="20"/>
              </w:rPr>
            </w:pPr>
            <w:r>
              <w:rPr>
                <w:rFonts w:ascii="Calibri" w:eastAsia="Calibri" w:hAnsi="Calibri" w:cs="Arial"/>
                <w:sz w:val="20"/>
                <w:szCs w:val="20"/>
              </w:rPr>
              <w:t xml:space="preserve">D.9 </w:t>
            </w:r>
          </w:p>
        </w:tc>
        <w:tc>
          <w:tcPr>
            <w:tcW w:w="3887" w:type="dxa"/>
          </w:tcPr>
          <w:p w14:paraId="60699ACA" w14:textId="6644C982" w:rsidR="00BE5610" w:rsidRPr="00C03D82" w:rsidRDefault="00BE5610" w:rsidP="00C03D82">
            <w:pPr>
              <w:contextualSpacing/>
              <w:jc w:val="center"/>
              <w:rPr>
                <w:rFonts w:ascii="Calibri" w:eastAsia="Calibri" w:hAnsi="Calibri" w:cs="Arial"/>
                <w:sz w:val="20"/>
                <w:szCs w:val="20"/>
              </w:rPr>
            </w:pPr>
            <w:r>
              <w:rPr>
                <w:rFonts w:ascii="Calibri" w:eastAsia="Calibri" w:hAnsi="Calibri" w:cs="Arial"/>
                <w:sz w:val="20"/>
                <w:szCs w:val="20"/>
              </w:rPr>
              <w:t>D.10</w:t>
            </w:r>
          </w:p>
        </w:tc>
        <w:tc>
          <w:tcPr>
            <w:tcW w:w="3960" w:type="dxa"/>
          </w:tcPr>
          <w:p w14:paraId="4E641125" w14:textId="77F375DC" w:rsidR="00BE5610" w:rsidRPr="00C03D82" w:rsidRDefault="00BE5610" w:rsidP="00C03D82">
            <w:pPr>
              <w:contextualSpacing/>
              <w:jc w:val="center"/>
              <w:rPr>
                <w:sz w:val="20"/>
                <w:szCs w:val="20"/>
              </w:rPr>
            </w:pPr>
            <w:r>
              <w:rPr>
                <w:sz w:val="20"/>
                <w:szCs w:val="20"/>
              </w:rPr>
              <w:t>D.11</w:t>
            </w:r>
          </w:p>
        </w:tc>
      </w:tr>
      <w:tr w:rsidR="00C03D82" w:rsidRPr="00A813B0" w14:paraId="292D1BA8" w14:textId="77777777" w:rsidTr="00C03D82">
        <w:trPr>
          <w:trHeight w:val="20"/>
          <w:ins w:id="30" w:author="Aleta Haflett" w:date="2014-11-03T17:22:00Z"/>
        </w:trPr>
        <w:tc>
          <w:tcPr>
            <w:tcW w:w="1157" w:type="dxa"/>
          </w:tcPr>
          <w:p w14:paraId="4C81DC6B" w14:textId="77777777" w:rsidR="00C03D82" w:rsidRPr="00631E8D" w:rsidRDefault="00C03D82" w:rsidP="00C03D82">
            <w:pPr>
              <w:ind w:left="1227"/>
              <w:contextualSpacing/>
              <w:jc w:val="center"/>
              <w:rPr>
                <w:ins w:id="31" w:author="Aleta Haflett" w:date="2014-11-03T17:22:00Z"/>
                <w:rFonts w:ascii="Calibri" w:eastAsia="Calibri" w:hAnsi="Calibri" w:cs="Arial"/>
              </w:rPr>
            </w:pPr>
          </w:p>
        </w:tc>
        <w:tc>
          <w:tcPr>
            <w:tcW w:w="2066" w:type="dxa"/>
          </w:tcPr>
          <w:p w14:paraId="2CF1D023" w14:textId="77777777" w:rsidR="00C03D82" w:rsidRPr="00C03D82" w:rsidRDefault="00C03D82" w:rsidP="00BE5610">
            <w:pPr>
              <w:ind w:left="-33"/>
              <w:contextualSpacing/>
              <w:rPr>
                <w:ins w:id="32" w:author="Aleta Haflett" w:date="2014-11-03T17:22:00Z"/>
                <w:sz w:val="20"/>
                <w:szCs w:val="20"/>
              </w:rPr>
            </w:pPr>
            <w:ins w:id="33" w:author="Aleta Haflett" w:date="2014-11-03T17:22:00Z">
              <w:r w:rsidRPr="00C03D82">
                <w:rPr>
                  <w:rFonts w:ascii="Calibri" w:eastAsia="Calibri" w:hAnsi="Calibri" w:cs="Arial"/>
                  <w:sz w:val="20"/>
                  <w:szCs w:val="20"/>
                </w:rPr>
                <w:t>During the last 5 years, has there been any change in the thickness/amount of trees in the forest?</w:t>
              </w:r>
            </w:ins>
          </w:p>
        </w:tc>
        <w:tc>
          <w:tcPr>
            <w:tcW w:w="3887" w:type="dxa"/>
          </w:tcPr>
          <w:p w14:paraId="53CA8B55" w14:textId="77777777" w:rsidR="00C03D82" w:rsidRPr="00C03D82" w:rsidRDefault="00C03D82" w:rsidP="00BE5610">
            <w:pPr>
              <w:contextualSpacing/>
              <w:rPr>
                <w:ins w:id="34" w:author="Aleta Haflett" w:date="2014-11-03T17:22:00Z"/>
                <w:rFonts w:ascii="Calibri" w:eastAsia="Calibri" w:hAnsi="Calibri" w:cs="Arial"/>
                <w:sz w:val="20"/>
                <w:szCs w:val="20"/>
              </w:rPr>
            </w:pPr>
            <w:ins w:id="35" w:author="Aleta Haflett" w:date="2014-11-03T17:22:00Z">
              <w:r w:rsidRPr="00C03D82">
                <w:rPr>
                  <w:rFonts w:ascii="Calibri" w:eastAsia="Calibri" w:hAnsi="Calibri" w:cs="Arial"/>
                  <w:sz w:val="20"/>
                  <w:szCs w:val="20"/>
                </w:rPr>
                <w:t>If yes, has it decreased or increased greatly?</w:t>
              </w:r>
            </w:ins>
          </w:p>
          <w:p w14:paraId="47106902" w14:textId="77777777" w:rsidR="00C03D82" w:rsidRPr="00C03D82" w:rsidRDefault="00C03D82" w:rsidP="00BE5610">
            <w:pPr>
              <w:contextualSpacing/>
              <w:rPr>
                <w:ins w:id="36" w:author="Aleta Haflett" w:date="2014-11-03T17:22:00Z"/>
                <w:rFonts w:ascii="Calibri" w:eastAsia="Calibri" w:hAnsi="Calibri" w:cs="Arial"/>
                <w:sz w:val="20"/>
                <w:szCs w:val="20"/>
              </w:rPr>
            </w:pPr>
            <w:ins w:id="37" w:author="Aleta Haflett" w:date="2014-11-03T17:22:00Z">
              <w:r w:rsidRPr="00C03D82">
                <w:rPr>
                  <w:rFonts w:ascii="Calibri" w:eastAsia="Calibri" w:hAnsi="Calibri" w:cs="Arial"/>
                  <w:sz w:val="20"/>
                  <w:szCs w:val="20"/>
                </w:rPr>
                <w:t>1=Increased greatly</w:t>
              </w:r>
            </w:ins>
          </w:p>
          <w:p w14:paraId="5B99474B" w14:textId="77777777" w:rsidR="00C03D82" w:rsidRPr="00C03D82" w:rsidRDefault="00C03D82" w:rsidP="00BE5610">
            <w:pPr>
              <w:contextualSpacing/>
              <w:rPr>
                <w:ins w:id="38" w:author="Aleta Haflett" w:date="2014-11-03T17:22:00Z"/>
                <w:rFonts w:ascii="Calibri" w:eastAsia="Calibri" w:hAnsi="Calibri" w:cs="Arial"/>
                <w:sz w:val="20"/>
                <w:szCs w:val="20"/>
              </w:rPr>
            </w:pPr>
            <w:ins w:id="39" w:author="Aleta Haflett" w:date="2014-11-03T17:22:00Z">
              <w:r w:rsidRPr="00C03D82">
                <w:rPr>
                  <w:rFonts w:ascii="Calibri" w:eastAsia="Calibri" w:hAnsi="Calibri" w:cs="Arial"/>
                  <w:sz w:val="20"/>
                  <w:szCs w:val="20"/>
                </w:rPr>
                <w:t>2=Increased slightly</w:t>
              </w:r>
            </w:ins>
          </w:p>
          <w:p w14:paraId="2250F2B9" w14:textId="77777777" w:rsidR="00C03D82" w:rsidRPr="00C03D82" w:rsidRDefault="00C03D82" w:rsidP="00BE5610">
            <w:pPr>
              <w:contextualSpacing/>
              <w:rPr>
                <w:ins w:id="40" w:author="Aleta Haflett" w:date="2014-11-03T17:22:00Z"/>
                <w:rFonts w:ascii="Calibri" w:eastAsia="Calibri" w:hAnsi="Calibri" w:cs="Arial"/>
                <w:sz w:val="20"/>
                <w:szCs w:val="20"/>
              </w:rPr>
            </w:pPr>
            <w:ins w:id="41" w:author="Aleta Haflett" w:date="2014-11-03T17:22:00Z">
              <w:r w:rsidRPr="00C03D82">
                <w:rPr>
                  <w:rFonts w:ascii="Calibri" w:eastAsia="Calibri" w:hAnsi="Calibri" w:cs="Arial"/>
                  <w:sz w:val="20"/>
                  <w:szCs w:val="20"/>
                </w:rPr>
                <w:t>3=Stayed the same</w:t>
              </w:r>
            </w:ins>
          </w:p>
          <w:p w14:paraId="167C5AF5" w14:textId="77777777" w:rsidR="00C03D82" w:rsidRPr="00C03D82" w:rsidRDefault="00C03D82" w:rsidP="00BE5610">
            <w:pPr>
              <w:contextualSpacing/>
              <w:rPr>
                <w:ins w:id="42" w:author="Aleta Haflett" w:date="2014-11-03T17:22:00Z"/>
                <w:sz w:val="20"/>
                <w:szCs w:val="20"/>
              </w:rPr>
            </w:pPr>
            <w:ins w:id="43" w:author="Aleta Haflett" w:date="2014-11-03T17:22:00Z">
              <w:r w:rsidRPr="00C03D82">
                <w:rPr>
                  <w:sz w:val="20"/>
                  <w:szCs w:val="20"/>
                </w:rPr>
                <w:t>4=Decreased slightly</w:t>
              </w:r>
            </w:ins>
          </w:p>
          <w:p w14:paraId="12F45D6B" w14:textId="77777777" w:rsidR="00C03D82" w:rsidRDefault="00C03D82" w:rsidP="00BE5610">
            <w:pPr>
              <w:contextualSpacing/>
              <w:rPr>
                <w:sz w:val="20"/>
                <w:szCs w:val="20"/>
              </w:rPr>
            </w:pPr>
            <w:ins w:id="44" w:author="Aleta Haflett" w:date="2014-11-03T17:22:00Z">
              <w:r w:rsidRPr="00C03D82">
                <w:rPr>
                  <w:sz w:val="20"/>
                  <w:szCs w:val="20"/>
                </w:rPr>
                <w:t>5=Decreased greatly</w:t>
              </w:r>
            </w:ins>
          </w:p>
          <w:p w14:paraId="3BBA21E0" w14:textId="43B09502" w:rsidR="00BE5610" w:rsidRPr="00BE5610" w:rsidRDefault="00BE5610" w:rsidP="00BE5610">
            <w:pPr>
              <w:contextualSpacing/>
              <w:rPr>
                <w:ins w:id="45" w:author="Aleta Haflett" w:date="2014-11-03T17:22:00Z"/>
                <w:i/>
                <w:sz w:val="20"/>
                <w:szCs w:val="20"/>
              </w:rPr>
            </w:pPr>
            <w:r>
              <w:rPr>
                <w:i/>
                <w:sz w:val="20"/>
                <w:szCs w:val="20"/>
              </w:rPr>
              <w:t>If 3, skip to D.12</w:t>
            </w:r>
          </w:p>
        </w:tc>
        <w:tc>
          <w:tcPr>
            <w:tcW w:w="3960" w:type="dxa"/>
          </w:tcPr>
          <w:p w14:paraId="6EB2630B" w14:textId="77777777" w:rsidR="00C03D82" w:rsidRPr="00C03D82" w:rsidRDefault="00C03D82" w:rsidP="00BE5610">
            <w:pPr>
              <w:contextualSpacing/>
              <w:rPr>
                <w:ins w:id="46" w:author="Aleta Haflett" w:date="2014-11-03T17:22:00Z"/>
                <w:sz w:val="20"/>
                <w:szCs w:val="20"/>
              </w:rPr>
            </w:pPr>
            <w:ins w:id="47" w:author="Aleta Haflett" w:date="2014-11-03T17:22:00Z">
              <w:r w:rsidRPr="00C03D82">
                <w:rPr>
                  <w:sz w:val="20"/>
                  <w:szCs w:val="20"/>
                </w:rPr>
                <w:t>If it’s increased or decreased, tell me why?</w:t>
              </w:r>
            </w:ins>
          </w:p>
          <w:p w14:paraId="4C8E8093" w14:textId="77777777" w:rsidR="00C03D82" w:rsidRPr="00C03D82" w:rsidRDefault="00C03D82" w:rsidP="00BE5610">
            <w:pPr>
              <w:contextualSpacing/>
              <w:rPr>
                <w:ins w:id="48" w:author="Aleta Haflett" w:date="2014-11-03T17:22:00Z"/>
                <w:sz w:val="20"/>
                <w:szCs w:val="20"/>
              </w:rPr>
            </w:pPr>
            <w:ins w:id="49" w:author="Aleta Haflett" w:date="2014-11-03T17:22:00Z">
              <w:r w:rsidRPr="00C03D82">
                <w:rPr>
                  <w:sz w:val="20"/>
                  <w:szCs w:val="20"/>
                </w:rPr>
                <w:t>1=Logging</w:t>
              </w:r>
            </w:ins>
          </w:p>
          <w:p w14:paraId="11E770AE" w14:textId="77777777" w:rsidR="00C03D82" w:rsidRPr="00C03D82" w:rsidRDefault="00C03D82" w:rsidP="00BE5610">
            <w:pPr>
              <w:contextualSpacing/>
              <w:rPr>
                <w:ins w:id="50" w:author="Aleta Haflett" w:date="2014-11-03T17:22:00Z"/>
                <w:sz w:val="20"/>
                <w:szCs w:val="20"/>
              </w:rPr>
            </w:pPr>
            <w:ins w:id="51" w:author="Aleta Haflett" w:date="2014-11-03T17:22:00Z">
              <w:r w:rsidRPr="00C03D82">
                <w:rPr>
                  <w:sz w:val="20"/>
                  <w:szCs w:val="20"/>
                </w:rPr>
                <w:t>2=Charcoaling</w:t>
              </w:r>
            </w:ins>
          </w:p>
          <w:p w14:paraId="76DA7E8D" w14:textId="77777777" w:rsidR="00C03D82" w:rsidRPr="00C03D82" w:rsidRDefault="00C03D82" w:rsidP="00BE5610">
            <w:pPr>
              <w:contextualSpacing/>
              <w:rPr>
                <w:ins w:id="52" w:author="Aleta Haflett" w:date="2014-11-03T17:22:00Z"/>
                <w:sz w:val="20"/>
                <w:szCs w:val="20"/>
              </w:rPr>
            </w:pPr>
            <w:ins w:id="53" w:author="Aleta Haflett" w:date="2014-11-03T17:22:00Z">
              <w:r w:rsidRPr="00C03D82">
                <w:rPr>
                  <w:sz w:val="20"/>
                  <w:szCs w:val="20"/>
                </w:rPr>
                <w:t>3=Land clearing for agriculture</w:t>
              </w:r>
            </w:ins>
          </w:p>
          <w:p w14:paraId="315D3AC6" w14:textId="77777777" w:rsidR="00C03D82" w:rsidRDefault="00C03D82" w:rsidP="00BE5610">
            <w:pPr>
              <w:contextualSpacing/>
              <w:rPr>
                <w:sz w:val="20"/>
                <w:szCs w:val="20"/>
              </w:rPr>
            </w:pPr>
            <w:ins w:id="54" w:author="Aleta Haflett" w:date="2014-11-03T17:22:00Z">
              <w:r w:rsidRPr="00C03D82">
                <w:rPr>
                  <w:sz w:val="20"/>
                  <w:szCs w:val="20"/>
                </w:rPr>
                <w:t>4=Change in access restrictions</w:t>
              </w:r>
            </w:ins>
          </w:p>
          <w:p w14:paraId="3735E208" w14:textId="60A49BF7" w:rsidR="00657266" w:rsidRPr="00657266" w:rsidRDefault="00657266" w:rsidP="00BE5610">
            <w:pPr>
              <w:contextualSpacing/>
              <w:rPr>
                <w:ins w:id="55" w:author="Aleta Haflett" w:date="2014-11-03T17:22:00Z"/>
                <w:i/>
                <w:sz w:val="20"/>
                <w:szCs w:val="20"/>
              </w:rPr>
            </w:pPr>
            <w:r w:rsidRPr="00657266">
              <w:rPr>
                <w:i/>
                <w:sz w:val="20"/>
                <w:szCs w:val="20"/>
              </w:rPr>
              <w:t xml:space="preserve">Select all that apply </w:t>
            </w:r>
          </w:p>
        </w:tc>
      </w:tr>
      <w:tr w:rsidR="00C03D82" w:rsidRPr="00943A99" w14:paraId="1E5069AE" w14:textId="77777777" w:rsidTr="00C03D82">
        <w:trPr>
          <w:trHeight w:val="20"/>
          <w:ins w:id="56" w:author="Aleta Haflett" w:date="2014-11-03T17:22:00Z"/>
        </w:trPr>
        <w:tc>
          <w:tcPr>
            <w:tcW w:w="1157" w:type="dxa"/>
          </w:tcPr>
          <w:p w14:paraId="428AD233" w14:textId="2F3EB94B" w:rsidR="00C03D82" w:rsidRPr="00943A99" w:rsidRDefault="00C03D82" w:rsidP="00C03D82">
            <w:pPr>
              <w:tabs>
                <w:tab w:val="left" w:pos="307"/>
              </w:tabs>
              <w:contextualSpacing/>
              <w:rPr>
                <w:ins w:id="57" w:author="Aleta Haflett" w:date="2014-11-03T17:22:00Z"/>
              </w:rPr>
            </w:pPr>
          </w:p>
        </w:tc>
        <w:tc>
          <w:tcPr>
            <w:tcW w:w="2066" w:type="dxa"/>
          </w:tcPr>
          <w:p w14:paraId="62AEC405" w14:textId="77777777" w:rsidR="00C03D82" w:rsidRPr="00943A99" w:rsidRDefault="00C03D82" w:rsidP="00C03D82">
            <w:pPr>
              <w:tabs>
                <w:tab w:val="left" w:pos="307"/>
              </w:tabs>
              <w:contextualSpacing/>
              <w:rPr>
                <w:ins w:id="58" w:author="Aleta Haflett" w:date="2014-11-03T17:22:00Z"/>
              </w:rPr>
            </w:pPr>
          </w:p>
        </w:tc>
        <w:tc>
          <w:tcPr>
            <w:tcW w:w="3887" w:type="dxa"/>
          </w:tcPr>
          <w:p w14:paraId="65A2D752" w14:textId="77777777" w:rsidR="00C03D82" w:rsidRPr="00943A99" w:rsidRDefault="00C03D82" w:rsidP="00C03D82">
            <w:pPr>
              <w:contextualSpacing/>
              <w:jc w:val="center"/>
              <w:rPr>
                <w:ins w:id="59" w:author="Aleta Haflett" w:date="2014-11-03T17:22:00Z"/>
              </w:rPr>
            </w:pPr>
          </w:p>
        </w:tc>
        <w:tc>
          <w:tcPr>
            <w:tcW w:w="3960" w:type="dxa"/>
          </w:tcPr>
          <w:p w14:paraId="332B4705" w14:textId="77777777" w:rsidR="00C03D82" w:rsidRPr="00943A99" w:rsidRDefault="00C03D82" w:rsidP="00C03D82">
            <w:pPr>
              <w:contextualSpacing/>
              <w:jc w:val="center"/>
              <w:rPr>
                <w:ins w:id="60" w:author="Aleta Haflett" w:date="2014-11-03T17:22:00Z"/>
              </w:rPr>
            </w:pPr>
          </w:p>
        </w:tc>
      </w:tr>
      <w:tr w:rsidR="00C03D82" w:rsidRPr="00943A99" w14:paraId="7CA8076A" w14:textId="77777777" w:rsidTr="00C03D82">
        <w:trPr>
          <w:trHeight w:val="20"/>
          <w:ins w:id="61" w:author="Aleta Haflett" w:date="2014-11-03T17:22:00Z"/>
        </w:trPr>
        <w:tc>
          <w:tcPr>
            <w:tcW w:w="1157" w:type="dxa"/>
          </w:tcPr>
          <w:p w14:paraId="0DF2EA0B" w14:textId="042BDE72" w:rsidR="00C03D82" w:rsidRDefault="00C03D82" w:rsidP="00C03D82">
            <w:pPr>
              <w:contextualSpacing/>
              <w:rPr>
                <w:ins w:id="62" w:author="Aleta Haflett" w:date="2014-11-03T17:22:00Z"/>
              </w:rPr>
            </w:pPr>
            <w:ins w:id="63" w:author="Aleta Haflett" w:date="2014-11-03T17:23:00Z">
              <w:r>
                <w:t>1</w:t>
              </w:r>
            </w:ins>
          </w:p>
        </w:tc>
        <w:tc>
          <w:tcPr>
            <w:tcW w:w="2066" w:type="dxa"/>
          </w:tcPr>
          <w:p w14:paraId="3B095375" w14:textId="77777777" w:rsidR="00C03D82" w:rsidRPr="00943A99" w:rsidRDefault="00C03D82" w:rsidP="00C03D82">
            <w:pPr>
              <w:contextualSpacing/>
              <w:rPr>
                <w:ins w:id="64" w:author="Aleta Haflett" w:date="2014-11-03T17:22:00Z"/>
              </w:rPr>
            </w:pPr>
            <w:ins w:id="65" w:author="Aleta Haflett" w:date="2014-11-03T17:22:00Z">
              <w:r>
                <w:tab/>
              </w:r>
            </w:ins>
          </w:p>
        </w:tc>
        <w:tc>
          <w:tcPr>
            <w:tcW w:w="3887" w:type="dxa"/>
          </w:tcPr>
          <w:p w14:paraId="6FD37077" w14:textId="77777777" w:rsidR="00C03D82" w:rsidRPr="00943A99" w:rsidRDefault="00C03D82" w:rsidP="00C03D82">
            <w:pPr>
              <w:contextualSpacing/>
              <w:jc w:val="center"/>
              <w:rPr>
                <w:ins w:id="66" w:author="Aleta Haflett" w:date="2014-11-03T17:22:00Z"/>
              </w:rPr>
            </w:pPr>
          </w:p>
        </w:tc>
        <w:tc>
          <w:tcPr>
            <w:tcW w:w="3960" w:type="dxa"/>
          </w:tcPr>
          <w:p w14:paraId="1D8E7194" w14:textId="77777777" w:rsidR="00C03D82" w:rsidRPr="00943A99" w:rsidRDefault="00C03D82" w:rsidP="00C03D82">
            <w:pPr>
              <w:contextualSpacing/>
              <w:jc w:val="center"/>
              <w:rPr>
                <w:ins w:id="67" w:author="Aleta Haflett" w:date="2014-11-03T17:22:00Z"/>
              </w:rPr>
            </w:pPr>
          </w:p>
        </w:tc>
      </w:tr>
      <w:tr w:rsidR="00C03D82" w:rsidRPr="00943A99" w14:paraId="50BD7D5F" w14:textId="77777777" w:rsidTr="00C03D82">
        <w:trPr>
          <w:trHeight w:val="20"/>
          <w:ins w:id="68" w:author="Aleta Haflett" w:date="2014-11-03T17:22:00Z"/>
        </w:trPr>
        <w:tc>
          <w:tcPr>
            <w:tcW w:w="1157" w:type="dxa"/>
          </w:tcPr>
          <w:p w14:paraId="553166BE" w14:textId="22018119" w:rsidR="00C03D82" w:rsidRDefault="00C03D82" w:rsidP="00C03D82">
            <w:pPr>
              <w:tabs>
                <w:tab w:val="left" w:pos="333"/>
              </w:tabs>
              <w:contextualSpacing/>
              <w:rPr>
                <w:ins w:id="69" w:author="Aleta Haflett" w:date="2014-11-03T17:22:00Z"/>
              </w:rPr>
            </w:pPr>
            <w:ins w:id="70" w:author="Aleta Haflett" w:date="2014-11-03T17:23:00Z">
              <w:r>
                <w:t>2</w:t>
              </w:r>
            </w:ins>
          </w:p>
        </w:tc>
        <w:tc>
          <w:tcPr>
            <w:tcW w:w="2066" w:type="dxa"/>
          </w:tcPr>
          <w:p w14:paraId="633F5CF7" w14:textId="77777777" w:rsidR="00C03D82" w:rsidRPr="00943A99" w:rsidRDefault="00C03D82" w:rsidP="00C03D82">
            <w:pPr>
              <w:tabs>
                <w:tab w:val="left" w:pos="333"/>
              </w:tabs>
              <w:contextualSpacing/>
              <w:rPr>
                <w:ins w:id="71" w:author="Aleta Haflett" w:date="2014-11-03T17:22:00Z"/>
              </w:rPr>
            </w:pPr>
          </w:p>
        </w:tc>
        <w:tc>
          <w:tcPr>
            <w:tcW w:w="3887" w:type="dxa"/>
          </w:tcPr>
          <w:p w14:paraId="10DE56AF" w14:textId="77777777" w:rsidR="00C03D82" w:rsidRPr="00943A99" w:rsidRDefault="00C03D82" w:rsidP="00C03D82">
            <w:pPr>
              <w:contextualSpacing/>
              <w:jc w:val="center"/>
              <w:rPr>
                <w:ins w:id="72" w:author="Aleta Haflett" w:date="2014-11-03T17:22:00Z"/>
              </w:rPr>
            </w:pPr>
          </w:p>
        </w:tc>
        <w:tc>
          <w:tcPr>
            <w:tcW w:w="3960" w:type="dxa"/>
          </w:tcPr>
          <w:p w14:paraId="3CB04114" w14:textId="77777777" w:rsidR="00C03D82" w:rsidRPr="00943A99" w:rsidRDefault="00C03D82" w:rsidP="00C03D82">
            <w:pPr>
              <w:contextualSpacing/>
              <w:jc w:val="center"/>
              <w:rPr>
                <w:ins w:id="73" w:author="Aleta Haflett" w:date="2014-11-03T17:22:00Z"/>
              </w:rPr>
            </w:pPr>
          </w:p>
        </w:tc>
      </w:tr>
      <w:tr w:rsidR="00C03D82" w:rsidRPr="00943A99" w14:paraId="4F9779ED" w14:textId="77777777" w:rsidTr="00C03D82">
        <w:trPr>
          <w:trHeight w:val="20"/>
          <w:ins w:id="74" w:author="Aleta Haflett" w:date="2014-11-03T17:22:00Z"/>
        </w:trPr>
        <w:tc>
          <w:tcPr>
            <w:tcW w:w="1157" w:type="dxa"/>
          </w:tcPr>
          <w:p w14:paraId="107F8EF0" w14:textId="2EC27313" w:rsidR="00C03D82" w:rsidRDefault="00C03D82" w:rsidP="00C03D82">
            <w:pPr>
              <w:tabs>
                <w:tab w:val="left" w:pos="333"/>
              </w:tabs>
              <w:contextualSpacing/>
              <w:rPr>
                <w:ins w:id="75" w:author="Aleta Haflett" w:date="2014-11-03T17:22:00Z"/>
              </w:rPr>
            </w:pPr>
            <w:ins w:id="76" w:author="Aleta Haflett" w:date="2014-11-03T17:23:00Z">
              <w:r>
                <w:t>3</w:t>
              </w:r>
            </w:ins>
          </w:p>
        </w:tc>
        <w:tc>
          <w:tcPr>
            <w:tcW w:w="2066" w:type="dxa"/>
          </w:tcPr>
          <w:p w14:paraId="089B5679" w14:textId="77777777" w:rsidR="00C03D82" w:rsidRPr="00943A99" w:rsidRDefault="00C03D82" w:rsidP="00C03D82">
            <w:pPr>
              <w:tabs>
                <w:tab w:val="left" w:pos="333"/>
              </w:tabs>
              <w:contextualSpacing/>
              <w:rPr>
                <w:ins w:id="77" w:author="Aleta Haflett" w:date="2014-11-03T17:22:00Z"/>
              </w:rPr>
            </w:pPr>
          </w:p>
        </w:tc>
        <w:tc>
          <w:tcPr>
            <w:tcW w:w="3887" w:type="dxa"/>
          </w:tcPr>
          <w:p w14:paraId="4A5105CC" w14:textId="77777777" w:rsidR="00C03D82" w:rsidRPr="00943A99" w:rsidRDefault="00C03D82" w:rsidP="00C03D82">
            <w:pPr>
              <w:contextualSpacing/>
              <w:jc w:val="center"/>
              <w:rPr>
                <w:ins w:id="78" w:author="Aleta Haflett" w:date="2014-11-03T17:22:00Z"/>
              </w:rPr>
            </w:pPr>
          </w:p>
        </w:tc>
        <w:tc>
          <w:tcPr>
            <w:tcW w:w="3960" w:type="dxa"/>
          </w:tcPr>
          <w:p w14:paraId="21583289" w14:textId="77777777" w:rsidR="00C03D82" w:rsidRPr="00943A99" w:rsidRDefault="00C03D82" w:rsidP="00C03D82">
            <w:pPr>
              <w:contextualSpacing/>
              <w:jc w:val="center"/>
              <w:rPr>
                <w:ins w:id="79" w:author="Aleta Haflett" w:date="2014-11-03T17:22:00Z"/>
              </w:rPr>
            </w:pPr>
          </w:p>
        </w:tc>
      </w:tr>
      <w:tr w:rsidR="00C03D82" w:rsidRPr="00943A99" w14:paraId="1AA8E2B9" w14:textId="77777777" w:rsidTr="00C03D82">
        <w:trPr>
          <w:trHeight w:val="20"/>
          <w:ins w:id="80" w:author="Aleta Haflett" w:date="2014-11-03T17:22:00Z"/>
        </w:trPr>
        <w:tc>
          <w:tcPr>
            <w:tcW w:w="1157" w:type="dxa"/>
          </w:tcPr>
          <w:p w14:paraId="012D4FDE" w14:textId="74C57551" w:rsidR="00C03D82" w:rsidRDefault="00C03D82" w:rsidP="00C03D82">
            <w:pPr>
              <w:tabs>
                <w:tab w:val="left" w:pos="320"/>
              </w:tabs>
              <w:contextualSpacing/>
              <w:rPr>
                <w:ins w:id="81" w:author="Aleta Haflett" w:date="2014-11-03T17:22:00Z"/>
              </w:rPr>
            </w:pPr>
            <w:ins w:id="82" w:author="Aleta Haflett" w:date="2014-11-03T17:23:00Z">
              <w:r>
                <w:t>4</w:t>
              </w:r>
            </w:ins>
          </w:p>
        </w:tc>
        <w:tc>
          <w:tcPr>
            <w:tcW w:w="2066" w:type="dxa"/>
          </w:tcPr>
          <w:p w14:paraId="425DB829" w14:textId="77777777" w:rsidR="00C03D82" w:rsidRPr="00943A99" w:rsidRDefault="00C03D82" w:rsidP="00C03D82">
            <w:pPr>
              <w:tabs>
                <w:tab w:val="left" w:pos="320"/>
              </w:tabs>
              <w:contextualSpacing/>
              <w:rPr>
                <w:ins w:id="83" w:author="Aleta Haflett" w:date="2014-11-03T17:22:00Z"/>
              </w:rPr>
            </w:pPr>
            <w:ins w:id="84" w:author="Aleta Haflett" w:date="2014-11-03T17:22:00Z">
              <w:r>
                <w:tab/>
              </w:r>
            </w:ins>
          </w:p>
        </w:tc>
        <w:tc>
          <w:tcPr>
            <w:tcW w:w="3887" w:type="dxa"/>
          </w:tcPr>
          <w:p w14:paraId="206EE5CC" w14:textId="77777777" w:rsidR="00C03D82" w:rsidRPr="00943A99" w:rsidRDefault="00C03D82" w:rsidP="00C03D82">
            <w:pPr>
              <w:contextualSpacing/>
              <w:jc w:val="center"/>
              <w:rPr>
                <w:ins w:id="85" w:author="Aleta Haflett" w:date="2014-11-03T17:22:00Z"/>
              </w:rPr>
            </w:pPr>
          </w:p>
        </w:tc>
        <w:tc>
          <w:tcPr>
            <w:tcW w:w="3960" w:type="dxa"/>
          </w:tcPr>
          <w:p w14:paraId="59728D70" w14:textId="77777777" w:rsidR="00C03D82" w:rsidRPr="00943A99" w:rsidRDefault="00C03D82" w:rsidP="00C03D82">
            <w:pPr>
              <w:contextualSpacing/>
              <w:jc w:val="center"/>
              <w:rPr>
                <w:ins w:id="86" w:author="Aleta Haflett" w:date="2014-11-03T17:22:00Z"/>
              </w:rPr>
            </w:pPr>
          </w:p>
        </w:tc>
      </w:tr>
      <w:tr w:rsidR="00C03D82" w:rsidRPr="00943A99" w14:paraId="30016C01" w14:textId="77777777" w:rsidTr="00C03D82">
        <w:trPr>
          <w:trHeight w:val="20"/>
          <w:ins w:id="87" w:author="Aleta Haflett" w:date="2014-11-03T17:22:00Z"/>
        </w:trPr>
        <w:tc>
          <w:tcPr>
            <w:tcW w:w="1157" w:type="dxa"/>
          </w:tcPr>
          <w:p w14:paraId="5C0E8F4C" w14:textId="6AD7C7A1" w:rsidR="00C03D82" w:rsidRDefault="00C03D82" w:rsidP="00C03D82">
            <w:pPr>
              <w:tabs>
                <w:tab w:val="left" w:pos="267"/>
                <w:tab w:val="center" w:pos="2520"/>
              </w:tabs>
              <w:contextualSpacing/>
              <w:rPr>
                <w:ins w:id="88" w:author="Aleta Haflett" w:date="2014-11-03T17:22:00Z"/>
              </w:rPr>
            </w:pPr>
            <w:ins w:id="89" w:author="Aleta Haflett" w:date="2014-11-03T17:23:00Z">
              <w:r>
                <w:t>5</w:t>
              </w:r>
            </w:ins>
          </w:p>
        </w:tc>
        <w:tc>
          <w:tcPr>
            <w:tcW w:w="2066" w:type="dxa"/>
          </w:tcPr>
          <w:p w14:paraId="359C4A60" w14:textId="77777777" w:rsidR="00C03D82" w:rsidRPr="00943A99" w:rsidRDefault="00C03D82" w:rsidP="00C03D82">
            <w:pPr>
              <w:tabs>
                <w:tab w:val="left" w:pos="267"/>
                <w:tab w:val="center" w:pos="2520"/>
              </w:tabs>
              <w:contextualSpacing/>
              <w:rPr>
                <w:ins w:id="90" w:author="Aleta Haflett" w:date="2014-11-03T17:22:00Z"/>
              </w:rPr>
            </w:pPr>
            <w:ins w:id="91" w:author="Aleta Haflett" w:date="2014-11-03T17:22:00Z">
              <w:r>
                <w:tab/>
              </w:r>
              <w:r>
                <w:tab/>
              </w:r>
              <w:r>
                <w:tab/>
              </w:r>
            </w:ins>
          </w:p>
        </w:tc>
        <w:tc>
          <w:tcPr>
            <w:tcW w:w="3887" w:type="dxa"/>
          </w:tcPr>
          <w:p w14:paraId="47DE10B4" w14:textId="77777777" w:rsidR="00C03D82" w:rsidRPr="00943A99" w:rsidRDefault="00C03D82" w:rsidP="00C03D82">
            <w:pPr>
              <w:contextualSpacing/>
              <w:jc w:val="center"/>
              <w:rPr>
                <w:ins w:id="92" w:author="Aleta Haflett" w:date="2014-11-03T17:22:00Z"/>
              </w:rPr>
            </w:pPr>
          </w:p>
        </w:tc>
        <w:tc>
          <w:tcPr>
            <w:tcW w:w="3960" w:type="dxa"/>
          </w:tcPr>
          <w:p w14:paraId="2D339C56" w14:textId="77777777" w:rsidR="00C03D82" w:rsidRPr="00943A99" w:rsidRDefault="00C03D82" w:rsidP="00C03D82">
            <w:pPr>
              <w:contextualSpacing/>
              <w:jc w:val="center"/>
              <w:rPr>
                <w:ins w:id="93" w:author="Aleta Haflett" w:date="2014-11-03T17:22:00Z"/>
              </w:rPr>
            </w:pPr>
          </w:p>
        </w:tc>
      </w:tr>
    </w:tbl>
    <w:p w14:paraId="4D7A7C01" w14:textId="0FC367E8" w:rsidR="00C03D82" w:rsidRDefault="00C03D82">
      <w:pPr>
        <w:rPr>
          <w:ins w:id="94" w:author="Aleta Haflett" w:date="2014-11-03T17:21:00Z"/>
        </w:rPr>
      </w:pPr>
    </w:p>
    <w:tbl>
      <w:tblPr>
        <w:tblStyle w:val="TableGrid"/>
        <w:tblpPr w:leftFromText="180" w:rightFromText="180" w:horzAnchor="page" w:tblpX="1189" w:tblpY="667"/>
        <w:tblW w:w="0" w:type="auto"/>
        <w:tblLook w:val="04A0" w:firstRow="1" w:lastRow="0" w:firstColumn="1" w:lastColumn="0" w:noHBand="0" w:noVBand="1"/>
      </w:tblPr>
      <w:tblGrid>
        <w:gridCol w:w="3294"/>
        <w:gridCol w:w="3294"/>
        <w:gridCol w:w="3294"/>
        <w:gridCol w:w="3294"/>
      </w:tblGrid>
      <w:tr w:rsidR="00C03D82" w14:paraId="3B72BDBA" w14:textId="77777777" w:rsidTr="00C03D82">
        <w:trPr>
          <w:ins w:id="95" w:author="Aleta Haflett" w:date="2014-11-03T17:21:00Z"/>
        </w:trPr>
        <w:tc>
          <w:tcPr>
            <w:tcW w:w="6588" w:type="dxa"/>
            <w:gridSpan w:val="2"/>
          </w:tcPr>
          <w:p w14:paraId="6EF406CE" w14:textId="74B16917" w:rsidR="00C03D82" w:rsidRPr="009D56F0" w:rsidRDefault="00657266" w:rsidP="00657266">
            <w:pPr>
              <w:rPr>
                <w:ins w:id="96" w:author="Aleta Haflett" w:date="2014-11-03T17:21:00Z"/>
                <w:b/>
              </w:rPr>
            </w:pPr>
            <w:r>
              <w:rPr>
                <w:b/>
              </w:rPr>
              <w:t>105- Reasons for increase</w:t>
            </w:r>
          </w:p>
        </w:tc>
        <w:tc>
          <w:tcPr>
            <w:tcW w:w="6588" w:type="dxa"/>
            <w:gridSpan w:val="2"/>
          </w:tcPr>
          <w:p w14:paraId="22B601E0" w14:textId="1B3AB4CE" w:rsidR="00C03D82" w:rsidRPr="009D56F0" w:rsidRDefault="00657266" w:rsidP="00657266">
            <w:pPr>
              <w:rPr>
                <w:ins w:id="97" w:author="Aleta Haflett" w:date="2014-11-03T17:21:00Z"/>
                <w:b/>
              </w:rPr>
            </w:pPr>
            <w:r>
              <w:rPr>
                <w:b/>
              </w:rPr>
              <w:t>106- Reasons for decrease</w:t>
            </w:r>
          </w:p>
        </w:tc>
      </w:tr>
      <w:tr w:rsidR="00C03D82" w14:paraId="75838D5C" w14:textId="77777777" w:rsidTr="00C03D82">
        <w:trPr>
          <w:ins w:id="98" w:author="Aleta Haflett" w:date="2014-11-03T17:21:00Z"/>
        </w:trPr>
        <w:tc>
          <w:tcPr>
            <w:tcW w:w="3294" w:type="dxa"/>
          </w:tcPr>
          <w:p w14:paraId="3BE549C2" w14:textId="77777777" w:rsidR="00C03D82" w:rsidRPr="009D56F0" w:rsidRDefault="00C03D82" w:rsidP="00C03D82">
            <w:pPr>
              <w:rPr>
                <w:ins w:id="99" w:author="Aleta Haflett" w:date="2014-11-03T17:21:00Z"/>
                <w:sz w:val="20"/>
                <w:szCs w:val="20"/>
              </w:rPr>
            </w:pPr>
            <w:ins w:id="100" w:author="Aleta Haflett" w:date="2014-11-03T17:21:00Z">
              <w:r w:rsidRPr="009D56F0">
                <w:rPr>
                  <w:sz w:val="20"/>
                  <w:szCs w:val="20"/>
                </w:rPr>
                <w:t>1=Increased forest area due to land left to regenerate</w:t>
              </w:r>
            </w:ins>
          </w:p>
          <w:p w14:paraId="664B725D" w14:textId="77777777" w:rsidR="00C03D82" w:rsidRPr="009D56F0" w:rsidRDefault="00C03D82" w:rsidP="00C03D82">
            <w:pPr>
              <w:rPr>
                <w:ins w:id="101" w:author="Aleta Haflett" w:date="2014-11-03T17:21:00Z"/>
                <w:sz w:val="20"/>
                <w:szCs w:val="20"/>
              </w:rPr>
            </w:pPr>
            <w:ins w:id="102" w:author="Aleta Haflett" w:date="2014-11-03T17:21:00Z">
              <w:r w:rsidRPr="009D56F0">
                <w:rPr>
                  <w:sz w:val="20"/>
                  <w:szCs w:val="20"/>
                </w:rPr>
                <w:t>2=Increased forest area due to planting trees</w:t>
              </w:r>
            </w:ins>
          </w:p>
          <w:p w14:paraId="776F4049" w14:textId="77777777" w:rsidR="00C03D82" w:rsidRPr="009D56F0" w:rsidRDefault="00C03D82" w:rsidP="00C03D82">
            <w:pPr>
              <w:rPr>
                <w:ins w:id="103" w:author="Aleta Haflett" w:date="2014-11-03T17:21:00Z"/>
                <w:sz w:val="20"/>
                <w:szCs w:val="20"/>
              </w:rPr>
            </w:pPr>
            <w:ins w:id="104" w:author="Aleta Haflett" w:date="2014-11-03T17:21:00Z">
              <w:r w:rsidRPr="009D56F0">
                <w:rPr>
                  <w:sz w:val="20"/>
                  <w:szCs w:val="20"/>
                </w:rPr>
                <w:t>3=Increased forest area due to conservational activities/sustainable harvest practices</w:t>
              </w:r>
            </w:ins>
          </w:p>
          <w:p w14:paraId="02021CF2" w14:textId="77777777" w:rsidR="00C03D82" w:rsidRPr="009D56F0" w:rsidRDefault="00C03D82" w:rsidP="00C03D82">
            <w:pPr>
              <w:rPr>
                <w:ins w:id="105" w:author="Aleta Haflett" w:date="2014-11-03T17:21:00Z"/>
                <w:sz w:val="20"/>
                <w:szCs w:val="20"/>
              </w:rPr>
            </w:pPr>
            <w:ins w:id="106" w:author="Aleta Haflett" w:date="2014-11-03T17:21:00Z">
              <w:r w:rsidRPr="009D56F0">
                <w:rPr>
                  <w:sz w:val="20"/>
                  <w:szCs w:val="20"/>
                </w:rPr>
                <w:t xml:space="preserve">4=Incerased forest area due to reduced use from large-scale commercial users </w:t>
              </w:r>
            </w:ins>
          </w:p>
          <w:p w14:paraId="261D1D19" w14:textId="77777777" w:rsidR="00C03D82" w:rsidRPr="009D56F0" w:rsidRDefault="00C03D82" w:rsidP="00C03D82">
            <w:pPr>
              <w:rPr>
                <w:ins w:id="107" w:author="Aleta Haflett" w:date="2014-11-03T17:21:00Z"/>
                <w:sz w:val="20"/>
                <w:szCs w:val="20"/>
              </w:rPr>
            </w:pPr>
            <w:ins w:id="108" w:author="Aleta Haflett" w:date="2014-11-03T17:21:00Z">
              <w:r w:rsidRPr="009D56F0">
                <w:rPr>
                  <w:sz w:val="20"/>
                  <w:szCs w:val="20"/>
                </w:rPr>
                <w:t xml:space="preserve">5=Increased forest area due to reduced local/small scale commercial use </w:t>
              </w:r>
            </w:ins>
          </w:p>
        </w:tc>
        <w:tc>
          <w:tcPr>
            <w:tcW w:w="3294" w:type="dxa"/>
          </w:tcPr>
          <w:p w14:paraId="45F20FDE" w14:textId="77777777" w:rsidR="00C03D82" w:rsidRPr="009D56F0" w:rsidRDefault="00C03D82" w:rsidP="00C03D82">
            <w:pPr>
              <w:rPr>
                <w:ins w:id="109" w:author="Aleta Haflett" w:date="2014-11-03T17:21:00Z"/>
                <w:sz w:val="20"/>
                <w:szCs w:val="20"/>
              </w:rPr>
            </w:pPr>
            <w:ins w:id="110" w:author="Aleta Haflett" w:date="2014-11-03T17:21:00Z">
              <w:r w:rsidRPr="009D56F0">
                <w:rPr>
                  <w:sz w:val="20"/>
                  <w:szCs w:val="20"/>
                </w:rPr>
                <w:t>6=Increased forest area due to climatic changes</w:t>
              </w:r>
            </w:ins>
          </w:p>
          <w:p w14:paraId="72578293" w14:textId="77777777" w:rsidR="00C03D82" w:rsidRPr="009D56F0" w:rsidRDefault="00C03D82" w:rsidP="00C03D82">
            <w:pPr>
              <w:rPr>
                <w:ins w:id="111" w:author="Aleta Haflett" w:date="2014-11-03T17:21:00Z"/>
                <w:sz w:val="20"/>
                <w:szCs w:val="20"/>
              </w:rPr>
            </w:pPr>
            <w:ins w:id="112" w:author="Aleta Haflett" w:date="2014-11-03T17:21:00Z">
              <w:r w:rsidRPr="009D56F0">
                <w:rPr>
                  <w:sz w:val="20"/>
                  <w:szCs w:val="20"/>
                </w:rPr>
                <w:t xml:space="preserve">7=Increased forest area for other reasons, specify </w:t>
              </w:r>
            </w:ins>
          </w:p>
          <w:p w14:paraId="223933D2" w14:textId="77777777" w:rsidR="00C03D82" w:rsidRPr="009D56F0" w:rsidRDefault="00C03D82" w:rsidP="00C03D82">
            <w:pPr>
              <w:rPr>
                <w:ins w:id="113" w:author="Aleta Haflett" w:date="2014-11-03T17:21:00Z"/>
                <w:sz w:val="20"/>
                <w:szCs w:val="20"/>
              </w:rPr>
            </w:pPr>
            <w:ins w:id="114" w:author="Aleta Haflett" w:date="2014-11-03T17:21:00Z">
              <w:r w:rsidRPr="009D56F0">
                <w:rPr>
                  <w:sz w:val="20"/>
                  <w:szCs w:val="20"/>
                </w:rPr>
                <w:t>8=Improved rights to the forest areas</w:t>
              </w:r>
            </w:ins>
          </w:p>
          <w:p w14:paraId="0785C0DB" w14:textId="77777777" w:rsidR="00C03D82" w:rsidRPr="009D56F0" w:rsidRDefault="00C03D82" w:rsidP="00C03D82">
            <w:pPr>
              <w:rPr>
                <w:ins w:id="115" w:author="Aleta Haflett" w:date="2014-11-03T17:21:00Z"/>
                <w:sz w:val="20"/>
                <w:szCs w:val="20"/>
              </w:rPr>
            </w:pPr>
            <w:ins w:id="116" w:author="Aleta Haflett" w:date="2014-11-03T17:21:00Z">
              <w:r w:rsidRPr="009D56F0">
                <w:rPr>
                  <w:sz w:val="20"/>
                  <w:szCs w:val="20"/>
                </w:rPr>
                <w:t>9=More illegal access to forest area</w:t>
              </w:r>
            </w:ins>
          </w:p>
          <w:p w14:paraId="31444290" w14:textId="77777777" w:rsidR="00C03D82" w:rsidRPr="009D56F0" w:rsidRDefault="00C03D82" w:rsidP="00C03D82">
            <w:pPr>
              <w:rPr>
                <w:ins w:id="117" w:author="Aleta Haflett" w:date="2014-11-03T17:21:00Z"/>
                <w:sz w:val="20"/>
                <w:szCs w:val="20"/>
              </w:rPr>
            </w:pPr>
            <w:ins w:id="118" w:author="Aleta Haflett" w:date="2014-11-03T17:21:00Z">
              <w:r w:rsidRPr="009D56F0">
                <w:rPr>
                  <w:sz w:val="20"/>
                  <w:szCs w:val="20"/>
                </w:rPr>
                <w:t>10=Improved roads/transport to the area</w:t>
              </w:r>
            </w:ins>
          </w:p>
          <w:p w14:paraId="22BA6036" w14:textId="77777777" w:rsidR="00C03D82" w:rsidRPr="009D56F0" w:rsidRDefault="00C03D82" w:rsidP="00C03D82">
            <w:pPr>
              <w:rPr>
                <w:ins w:id="119" w:author="Aleta Haflett" w:date="2014-11-03T17:21:00Z"/>
                <w:sz w:val="20"/>
                <w:szCs w:val="20"/>
              </w:rPr>
            </w:pPr>
            <w:ins w:id="120" w:author="Aleta Haflett" w:date="2014-11-03T17:21:00Z">
              <w:r w:rsidRPr="009D56F0">
                <w:rPr>
                  <w:sz w:val="20"/>
                  <w:szCs w:val="20"/>
                </w:rPr>
                <w:t xml:space="preserve">11=Other reason for improved access, specify </w:t>
              </w:r>
            </w:ins>
          </w:p>
        </w:tc>
        <w:tc>
          <w:tcPr>
            <w:tcW w:w="3294" w:type="dxa"/>
          </w:tcPr>
          <w:p w14:paraId="6309BF8C" w14:textId="77777777" w:rsidR="00C03D82" w:rsidRPr="009D56F0" w:rsidRDefault="00C03D82" w:rsidP="00C03D82">
            <w:pPr>
              <w:rPr>
                <w:ins w:id="121" w:author="Aleta Haflett" w:date="2014-11-03T17:21:00Z"/>
                <w:sz w:val="20"/>
                <w:szCs w:val="20"/>
              </w:rPr>
            </w:pPr>
            <w:ins w:id="122" w:author="Aleta Haflett" w:date="2014-11-03T17:21:00Z">
              <w:r w:rsidRPr="009D56F0">
                <w:rPr>
                  <w:sz w:val="20"/>
                  <w:szCs w:val="20"/>
                </w:rPr>
                <w:t>1=Reduced forest area due to small-scale clearing for agriculture</w:t>
              </w:r>
            </w:ins>
          </w:p>
          <w:p w14:paraId="08064617" w14:textId="77777777" w:rsidR="00C03D82" w:rsidRPr="009D56F0" w:rsidRDefault="00C03D82" w:rsidP="00C03D82">
            <w:pPr>
              <w:rPr>
                <w:ins w:id="123" w:author="Aleta Haflett" w:date="2014-11-03T17:21:00Z"/>
                <w:sz w:val="20"/>
                <w:szCs w:val="20"/>
              </w:rPr>
            </w:pPr>
            <w:ins w:id="124" w:author="Aleta Haflett" w:date="2014-11-03T17:21:00Z">
              <w:r w:rsidRPr="009D56F0">
                <w:rPr>
                  <w:sz w:val="20"/>
                  <w:szCs w:val="20"/>
                </w:rPr>
                <w:t>2=Reduced forest area due to large-scale projects (plantations, new settlements, mining, etc)</w:t>
              </w:r>
            </w:ins>
          </w:p>
          <w:p w14:paraId="73BB86DE" w14:textId="77777777" w:rsidR="00C03D82" w:rsidRPr="009D56F0" w:rsidRDefault="00C03D82" w:rsidP="00C03D82">
            <w:pPr>
              <w:rPr>
                <w:ins w:id="125" w:author="Aleta Haflett" w:date="2014-11-03T17:21:00Z"/>
                <w:sz w:val="20"/>
                <w:szCs w:val="20"/>
              </w:rPr>
            </w:pPr>
            <w:ins w:id="126" w:author="Aleta Haflett" w:date="2014-11-03T17:21:00Z">
              <w:r w:rsidRPr="009D56F0">
                <w:rPr>
                  <w:sz w:val="20"/>
                  <w:szCs w:val="20"/>
                </w:rPr>
                <w:t>3=Redcued forest area due to charcoal production</w:t>
              </w:r>
            </w:ins>
          </w:p>
          <w:p w14:paraId="7C31DA6C" w14:textId="77777777" w:rsidR="00C03D82" w:rsidRPr="009D56F0" w:rsidRDefault="00C03D82" w:rsidP="00C03D82">
            <w:pPr>
              <w:rPr>
                <w:ins w:id="127" w:author="Aleta Haflett" w:date="2014-11-03T17:21:00Z"/>
                <w:sz w:val="20"/>
                <w:szCs w:val="20"/>
              </w:rPr>
            </w:pPr>
            <w:ins w:id="128" w:author="Aleta Haflett" w:date="2014-11-03T17:21:00Z">
              <w:r w:rsidRPr="009D56F0">
                <w:rPr>
                  <w:sz w:val="20"/>
                  <w:szCs w:val="20"/>
                </w:rPr>
                <w:t>4=Reduced forest area due to timber harvesting</w:t>
              </w:r>
            </w:ins>
          </w:p>
          <w:p w14:paraId="1F95511B" w14:textId="77777777" w:rsidR="00C03D82" w:rsidRPr="009D56F0" w:rsidRDefault="00C03D82" w:rsidP="00C03D82">
            <w:pPr>
              <w:rPr>
                <w:ins w:id="129" w:author="Aleta Haflett" w:date="2014-11-03T17:21:00Z"/>
                <w:sz w:val="20"/>
                <w:szCs w:val="20"/>
              </w:rPr>
            </w:pPr>
            <w:ins w:id="130" w:author="Aleta Haflett" w:date="2014-11-03T17:21:00Z">
              <w:r w:rsidRPr="009D56F0">
                <w:rPr>
                  <w:sz w:val="20"/>
                  <w:szCs w:val="20"/>
                </w:rPr>
                <w:t xml:space="preserve">5=Reduced forest area due to brick burning </w:t>
              </w:r>
            </w:ins>
          </w:p>
          <w:p w14:paraId="3E5533A1" w14:textId="77777777" w:rsidR="00C03D82" w:rsidRPr="009D56F0" w:rsidRDefault="00C03D82" w:rsidP="00C03D82">
            <w:pPr>
              <w:rPr>
                <w:ins w:id="131" w:author="Aleta Haflett" w:date="2014-11-03T17:21:00Z"/>
                <w:sz w:val="20"/>
                <w:szCs w:val="20"/>
              </w:rPr>
            </w:pPr>
            <w:ins w:id="132" w:author="Aleta Haflett" w:date="2014-11-03T17:21:00Z">
              <w:r w:rsidRPr="009D56F0">
                <w:rPr>
                  <w:sz w:val="20"/>
                  <w:szCs w:val="20"/>
                </w:rPr>
                <w:t>6=Reduced forest area due to poor harvesting practices</w:t>
              </w:r>
            </w:ins>
          </w:p>
          <w:p w14:paraId="65AA7184" w14:textId="77777777" w:rsidR="00C03D82" w:rsidRPr="009D56F0" w:rsidRDefault="00C03D82" w:rsidP="00C03D82">
            <w:pPr>
              <w:rPr>
                <w:ins w:id="133" w:author="Aleta Haflett" w:date="2014-11-03T17:21:00Z"/>
                <w:sz w:val="20"/>
                <w:szCs w:val="20"/>
              </w:rPr>
            </w:pPr>
            <w:ins w:id="134" w:author="Aleta Haflett" w:date="2014-11-03T17:21:00Z">
              <w:r w:rsidRPr="009D56F0">
                <w:rPr>
                  <w:sz w:val="20"/>
                  <w:szCs w:val="20"/>
                </w:rPr>
                <w:t xml:space="preserve">7=Reduced forest area due to bush burning </w:t>
              </w:r>
            </w:ins>
          </w:p>
          <w:p w14:paraId="56D1C079" w14:textId="77777777" w:rsidR="00C03D82" w:rsidRPr="009D56F0" w:rsidRDefault="00C03D82" w:rsidP="00C03D82">
            <w:pPr>
              <w:rPr>
                <w:ins w:id="135" w:author="Aleta Haflett" w:date="2014-11-03T17:21:00Z"/>
                <w:sz w:val="20"/>
                <w:szCs w:val="20"/>
              </w:rPr>
            </w:pPr>
          </w:p>
        </w:tc>
        <w:tc>
          <w:tcPr>
            <w:tcW w:w="3294" w:type="dxa"/>
          </w:tcPr>
          <w:p w14:paraId="47D1D4E6" w14:textId="77777777" w:rsidR="00C03D82" w:rsidRPr="009D56F0" w:rsidRDefault="00C03D82" w:rsidP="00C03D82">
            <w:pPr>
              <w:rPr>
                <w:ins w:id="136" w:author="Aleta Haflett" w:date="2014-11-03T17:21:00Z"/>
                <w:sz w:val="20"/>
                <w:szCs w:val="20"/>
              </w:rPr>
            </w:pPr>
            <w:ins w:id="137" w:author="Aleta Haflett" w:date="2014-11-03T17:21:00Z">
              <w:r w:rsidRPr="009D56F0">
                <w:rPr>
                  <w:sz w:val="20"/>
                  <w:szCs w:val="20"/>
                </w:rPr>
                <w:t>8=Reduced forest area due to natural disasters or pest</w:t>
              </w:r>
            </w:ins>
          </w:p>
          <w:p w14:paraId="57E14775" w14:textId="77777777" w:rsidR="00C03D82" w:rsidRPr="009D56F0" w:rsidRDefault="00C03D82" w:rsidP="00C03D82">
            <w:pPr>
              <w:rPr>
                <w:ins w:id="138" w:author="Aleta Haflett" w:date="2014-11-03T17:21:00Z"/>
                <w:sz w:val="20"/>
                <w:szCs w:val="20"/>
              </w:rPr>
            </w:pPr>
            <w:ins w:id="139" w:author="Aleta Haflett" w:date="2014-11-03T17:21:00Z">
              <w:r w:rsidRPr="009D56F0">
                <w:rPr>
                  <w:sz w:val="20"/>
                  <w:szCs w:val="20"/>
                </w:rPr>
                <w:t xml:space="preserve">9=Reduced forest area due to other reasons, specify </w:t>
              </w:r>
            </w:ins>
          </w:p>
          <w:p w14:paraId="787F2D6A" w14:textId="77777777" w:rsidR="00C03D82" w:rsidRPr="009D56F0" w:rsidRDefault="00C03D82" w:rsidP="00C03D82">
            <w:pPr>
              <w:rPr>
                <w:ins w:id="140" w:author="Aleta Haflett" w:date="2014-11-03T17:21:00Z"/>
                <w:sz w:val="20"/>
                <w:szCs w:val="20"/>
              </w:rPr>
            </w:pPr>
            <w:ins w:id="141" w:author="Aleta Haflett" w:date="2014-11-03T17:21:00Z">
              <w:r w:rsidRPr="009D56F0">
                <w:rPr>
                  <w:sz w:val="20"/>
                  <w:szCs w:val="20"/>
                </w:rPr>
                <w:t>10=People from outside buying land and restricting access</w:t>
              </w:r>
            </w:ins>
          </w:p>
          <w:p w14:paraId="41FE3A83" w14:textId="77777777" w:rsidR="00C03D82" w:rsidRPr="009D56F0" w:rsidRDefault="00C03D82" w:rsidP="00C03D82">
            <w:pPr>
              <w:rPr>
                <w:ins w:id="142" w:author="Aleta Haflett" w:date="2014-11-03T17:21:00Z"/>
                <w:sz w:val="20"/>
                <w:szCs w:val="20"/>
              </w:rPr>
            </w:pPr>
            <w:ins w:id="143" w:author="Aleta Haflett" w:date="2014-11-03T17:21:00Z">
              <w:r w:rsidRPr="009D56F0">
                <w:rPr>
                  <w:sz w:val="20"/>
                  <w:szCs w:val="20"/>
                </w:rPr>
                <w:t>11=State or local authorities restricting access</w:t>
              </w:r>
            </w:ins>
          </w:p>
          <w:p w14:paraId="511788EF" w14:textId="77777777" w:rsidR="00C03D82" w:rsidRPr="009D56F0" w:rsidRDefault="00C03D82" w:rsidP="00C03D82">
            <w:pPr>
              <w:rPr>
                <w:ins w:id="144" w:author="Aleta Haflett" w:date="2014-11-03T17:21:00Z"/>
                <w:sz w:val="20"/>
                <w:szCs w:val="20"/>
              </w:rPr>
            </w:pPr>
            <w:ins w:id="145" w:author="Aleta Haflett" w:date="2014-11-03T17:21:00Z">
              <w:r w:rsidRPr="009D56F0">
                <w:rPr>
                  <w:sz w:val="20"/>
                  <w:szCs w:val="20"/>
                </w:rPr>
                <w:t xml:space="preserve">12=Customary/community restrictions on access </w:t>
              </w:r>
            </w:ins>
          </w:p>
          <w:p w14:paraId="0EED0E65" w14:textId="77777777" w:rsidR="00C03D82" w:rsidRPr="009D56F0" w:rsidRDefault="00C03D82" w:rsidP="00C03D82">
            <w:pPr>
              <w:rPr>
                <w:ins w:id="146" w:author="Aleta Haflett" w:date="2014-11-03T17:21:00Z"/>
                <w:sz w:val="20"/>
                <w:szCs w:val="20"/>
              </w:rPr>
            </w:pPr>
            <w:ins w:id="147" w:author="Aleta Haflett" w:date="2014-11-03T17:21:00Z">
              <w:r w:rsidRPr="009D56F0">
                <w:rPr>
                  <w:sz w:val="20"/>
                  <w:szCs w:val="20"/>
                </w:rPr>
                <w:t xml:space="preserve">13=Some other restriction in access, specify </w:t>
              </w:r>
            </w:ins>
          </w:p>
          <w:p w14:paraId="374DFCCD" w14:textId="77777777" w:rsidR="00C03D82" w:rsidRPr="009D56F0" w:rsidRDefault="00C03D82" w:rsidP="00C03D82">
            <w:pPr>
              <w:rPr>
                <w:ins w:id="148" w:author="Aleta Haflett" w:date="2014-11-03T17:21:00Z"/>
                <w:sz w:val="20"/>
                <w:szCs w:val="20"/>
              </w:rPr>
            </w:pPr>
            <w:ins w:id="149" w:author="Aleta Haflett" w:date="2014-11-03T17:21:00Z">
              <w:r w:rsidRPr="009D56F0">
                <w:rPr>
                  <w:sz w:val="20"/>
                  <w:szCs w:val="20"/>
                </w:rPr>
                <w:t xml:space="preserve">14=Deteriorated roads/transport </w:t>
              </w:r>
            </w:ins>
          </w:p>
          <w:p w14:paraId="45E82295" w14:textId="77777777" w:rsidR="00C03D82" w:rsidRPr="009D56F0" w:rsidRDefault="00C03D82" w:rsidP="00C03D82">
            <w:pPr>
              <w:rPr>
                <w:ins w:id="150" w:author="Aleta Haflett" w:date="2014-11-03T17:21:00Z"/>
                <w:sz w:val="20"/>
                <w:szCs w:val="20"/>
              </w:rPr>
            </w:pPr>
            <w:ins w:id="151" w:author="Aleta Haflett" w:date="2014-11-03T17:21:00Z">
              <w:r w:rsidRPr="009D56F0">
                <w:rPr>
                  <w:sz w:val="20"/>
                  <w:szCs w:val="20"/>
                </w:rPr>
                <w:t xml:space="preserve">15=Other reason for reduced access, specify </w:t>
              </w:r>
            </w:ins>
          </w:p>
        </w:tc>
      </w:tr>
    </w:tbl>
    <w:p w14:paraId="5ABEB36B" w14:textId="7F0B11E8" w:rsidR="00A813B0" w:rsidRDefault="00A813B0">
      <w:r>
        <w:br w:type="page"/>
      </w:r>
    </w:p>
    <w:p w14:paraId="66BAF71A" w14:textId="690F78C6" w:rsidR="00657266" w:rsidRPr="00657266" w:rsidRDefault="00657266" w:rsidP="00657266">
      <w:pPr>
        <w:spacing w:after="0" w:line="240" w:lineRule="auto"/>
        <w:contextualSpacing/>
        <w:rPr>
          <w:b/>
        </w:rPr>
      </w:pPr>
      <w:r w:rsidRPr="001512DD">
        <w:rPr>
          <w:b/>
        </w:rPr>
        <w:t xml:space="preserve">SECTION </w:t>
      </w:r>
      <w:r>
        <w:rPr>
          <w:b/>
        </w:rPr>
        <w:t>D</w:t>
      </w:r>
      <w:r w:rsidRPr="001512DD">
        <w:rPr>
          <w:b/>
        </w:rPr>
        <w:t>: FOREST CONSERVATION AND RESOURCE VALUATION</w:t>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943A99" w14:paraId="49EA3E81" w14:textId="77777777" w:rsidTr="00657266">
        <w:trPr>
          <w:trHeight w:val="20"/>
          <w:jc w:val="center"/>
        </w:trPr>
        <w:tc>
          <w:tcPr>
            <w:tcW w:w="714" w:type="dxa"/>
          </w:tcPr>
          <w:p w14:paraId="6787423C" w14:textId="77777777" w:rsidR="0093061D" w:rsidRPr="00943A99" w:rsidRDefault="0093061D" w:rsidP="00F71CC4">
            <w:pPr>
              <w:contextualSpacing/>
              <w:jc w:val="center"/>
              <w:rPr>
                <w:b/>
              </w:rPr>
            </w:pPr>
          </w:p>
        </w:tc>
        <w:tc>
          <w:tcPr>
            <w:tcW w:w="1081" w:type="dxa"/>
          </w:tcPr>
          <w:p w14:paraId="4B04E2CB" w14:textId="77777777" w:rsidR="0093061D" w:rsidRPr="00943A99" w:rsidRDefault="0093061D" w:rsidP="00F71CC4">
            <w:pPr>
              <w:contextualSpacing/>
              <w:jc w:val="center"/>
            </w:pPr>
          </w:p>
        </w:tc>
        <w:tc>
          <w:tcPr>
            <w:tcW w:w="1533" w:type="dxa"/>
          </w:tcPr>
          <w:p w14:paraId="157D6E46" w14:textId="06139633" w:rsidR="0093061D" w:rsidRPr="00631E8D" w:rsidRDefault="00657266" w:rsidP="00BE5610">
            <w:pPr>
              <w:contextualSpacing/>
              <w:rPr>
                <w:rFonts w:ascii="Calibri" w:eastAsia="Calibri" w:hAnsi="Calibri" w:cs="Arial"/>
              </w:rPr>
            </w:pPr>
            <w:r>
              <w:rPr>
                <w:rFonts w:ascii="Calibri" w:eastAsia="Calibri" w:hAnsi="Calibri" w:cs="Arial"/>
              </w:rPr>
              <w:t xml:space="preserve">D.12 </w:t>
            </w:r>
          </w:p>
        </w:tc>
        <w:tc>
          <w:tcPr>
            <w:tcW w:w="1440" w:type="dxa"/>
          </w:tcPr>
          <w:p w14:paraId="07FC35D2" w14:textId="3875C525" w:rsidR="0093061D" w:rsidRPr="00631E8D" w:rsidRDefault="00657266" w:rsidP="00BE5610">
            <w:pPr>
              <w:ind w:left="-26" w:firstLine="26"/>
              <w:contextualSpacing/>
              <w:rPr>
                <w:rFonts w:ascii="Calibri" w:eastAsia="Calibri" w:hAnsi="Calibri" w:cs="Times New Roman"/>
              </w:rPr>
            </w:pPr>
            <w:r>
              <w:rPr>
                <w:rFonts w:ascii="Calibri" w:eastAsia="Calibri" w:hAnsi="Calibri" w:cs="Times New Roman"/>
              </w:rPr>
              <w:t>D.13</w:t>
            </w:r>
          </w:p>
        </w:tc>
        <w:tc>
          <w:tcPr>
            <w:tcW w:w="1080" w:type="dxa"/>
          </w:tcPr>
          <w:p w14:paraId="71A96A37" w14:textId="1918F323" w:rsidR="0093061D" w:rsidRPr="00631E8D" w:rsidRDefault="00657266" w:rsidP="00BE5610">
            <w:pPr>
              <w:contextualSpacing/>
              <w:rPr>
                <w:rFonts w:ascii="Calibri" w:eastAsia="Calibri" w:hAnsi="Calibri" w:cs="Times New Roman"/>
              </w:rPr>
            </w:pPr>
            <w:r>
              <w:rPr>
                <w:rFonts w:ascii="Calibri" w:eastAsia="Calibri" w:hAnsi="Calibri" w:cs="Times New Roman"/>
              </w:rPr>
              <w:t>D.14</w:t>
            </w:r>
          </w:p>
        </w:tc>
        <w:tc>
          <w:tcPr>
            <w:tcW w:w="1396" w:type="dxa"/>
          </w:tcPr>
          <w:p w14:paraId="0B5CB147" w14:textId="6D343F42" w:rsidR="0093061D" w:rsidRPr="00631E8D" w:rsidRDefault="00657266" w:rsidP="00BE5610">
            <w:pPr>
              <w:contextualSpacing/>
              <w:rPr>
                <w:rFonts w:ascii="Calibri" w:eastAsia="Calibri" w:hAnsi="Calibri" w:cs="Times New Roman"/>
              </w:rPr>
            </w:pPr>
            <w:r>
              <w:rPr>
                <w:rFonts w:ascii="Calibri" w:eastAsia="Calibri" w:hAnsi="Calibri" w:cs="Times New Roman"/>
              </w:rPr>
              <w:t>D.15</w:t>
            </w:r>
          </w:p>
        </w:tc>
        <w:tc>
          <w:tcPr>
            <w:tcW w:w="1440" w:type="dxa"/>
          </w:tcPr>
          <w:p w14:paraId="7E09967A" w14:textId="086BB400" w:rsidR="0093061D" w:rsidRPr="00631E8D" w:rsidRDefault="00657266" w:rsidP="00BE5610">
            <w:pPr>
              <w:contextualSpacing/>
              <w:rPr>
                <w:rFonts w:ascii="Calibri" w:eastAsia="Calibri" w:hAnsi="Calibri" w:cs="Times New Roman"/>
              </w:rPr>
            </w:pPr>
            <w:r>
              <w:rPr>
                <w:rFonts w:ascii="Calibri" w:eastAsia="Calibri" w:hAnsi="Calibri" w:cs="Times New Roman"/>
              </w:rPr>
              <w:t>D.16</w:t>
            </w:r>
          </w:p>
        </w:tc>
        <w:tc>
          <w:tcPr>
            <w:tcW w:w="1080" w:type="dxa"/>
          </w:tcPr>
          <w:p w14:paraId="50DED489" w14:textId="26E52291" w:rsidR="0093061D" w:rsidRPr="00631E8D" w:rsidRDefault="00657266" w:rsidP="0093061D">
            <w:pPr>
              <w:ind w:left="39" w:hanging="39"/>
              <w:contextualSpacing/>
              <w:rPr>
                <w:rFonts w:ascii="Calibri" w:eastAsia="Calibri" w:hAnsi="Calibri" w:cs="Times New Roman"/>
              </w:rPr>
            </w:pPr>
            <w:r>
              <w:rPr>
                <w:rFonts w:ascii="Calibri" w:eastAsia="Calibri" w:hAnsi="Calibri" w:cs="Times New Roman"/>
              </w:rPr>
              <w:t>D.17</w:t>
            </w:r>
          </w:p>
        </w:tc>
        <w:tc>
          <w:tcPr>
            <w:tcW w:w="1800" w:type="dxa"/>
          </w:tcPr>
          <w:p w14:paraId="0F8C5C52" w14:textId="3F6BE1DA" w:rsidR="0093061D" w:rsidRPr="00631E8D" w:rsidRDefault="00657266" w:rsidP="00BE5610">
            <w:pPr>
              <w:contextualSpacing/>
              <w:rPr>
                <w:rFonts w:ascii="Calibri" w:eastAsia="Calibri" w:hAnsi="Calibri" w:cs="Times New Roman"/>
              </w:rPr>
            </w:pPr>
            <w:r>
              <w:rPr>
                <w:rFonts w:ascii="Calibri" w:eastAsia="Calibri" w:hAnsi="Calibri" w:cs="Times New Roman"/>
              </w:rPr>
              <w:t>D.18</w:t>
            </w:r>
          </w:p>
        </w:tc>
      </w:tr>
      <w:tr w:rsidR="0093061D" w:rsidRPr="00943A99" w14:paraId="51D7DE9A" w14:textId="3ECC77BD" w:rsidTr="00657266">
        <w:trPr>
          <w:trHeight w:val="20"/>
          <w:jc w:val="center"/>
        </w:trPr>
        <w:tc>
          <w:tcPr>
            <w:tcW w:w="714" w:type="dxa"/>
          </w:tcPr>
          <w:p w14:paraId="11F98ED6" w14:textId="77777777" w:rsidR="0093061D" w:rsidRPr="00943A99" w:rsidRDefault="0093061D" w:rsidP="00F71CC4">
            <w:pPr>
              <w:contextualSpacing/>
              <w:jc w:val="center"/>
              <w:rPr>
                <w:b/>
              </w:rPr>
            </w:pPr>
            <w:r w:rsidRPr="00943A99">
              <w:rPr>
                <w:b/>
              </w:rPr>
              <w:t>Forest</w:t>
            </w:r>
          </w:p>
          <w:p w14:paraId="2DE96928" w14:textId="77777777" w:rsidR="0093061D" w:rsidRPr="00943A99" w:rsidRDefault="0093061D" w:rsidP="00F71CC4">
            <w:pPr>
              <w:contextualSpacing/>
              <w:jc w:val="center"/>
              <w:rPr>
                <w:b/>
              </w:rPr>
            </w:pPr>
            <w:r w:rsidRPr="00943A99">
              <w:rPr>
                <w:b/>
              </w:rPr>
              <w:t>code</w:t>
            </w:r>
          </w:p>
        </w:tc>
        <w:tc>
          <w:tcPr>
            <w:tcW w:w="1081" w:type="dxa"/>
          </w:tcPr>
          <w:p w14:paraId="6E73ECF5" w14:textId="77777777" w:rsidR="0093061D" w:rsidRPr="00943A99" w:rsidRDefault="0093061D" w:rsidP="00F71CC4">
            <w:pPr>
              <w:contextualSpacing/>
              <w:jc w:val="center"/>
            </w:pPr>
            <w:r w:rsidRPr="00943A99">
              <w:t>Name of the forest</w:t>
            </w:r>
          </w:p>
        </w:tc>
        <w:tc>
          <w:tcPr>
            <w:tcW w:w="1533" w:type="dxa"/>
          </w:tcPr>
          <w:p w14:paraId="668B0AA6" w14:textId="77777777" w:rsidR="0093061D" w:rsidRDefault="0093061D" w:rsidP="00BE5610">
            <w:pPr>
              <w:contextualSpacing/>
              <w:rPr>
                <w:rFonts w:ascii="Calibri" w:eastAsia="Calibri" w:hAnsi="Calibri" w:cs="Arial"/>
              </w:rPr>
            </w:pPr>
            <w:r w:rsidRPr="00631E8D">
              <w:rPr>
                <w:rFonts w:ascii="Calibri" w:eastAsia="Calibri" w:hAnsi="Calibri" w:cs="Arial"/>
              </w:rPr>
              <w:t>How often do you see people from your community here cutting more log/wood than they need and letting it rot/spoiled?</w:t>
            </w:r>
          </w:p>
          <w:p w14:paraId="7F247D1C" w14:textId="77777777" w:rsidR="0093061D" w:rsidRDefault="0093061D" w:rsidP="00BE5610">
            <w:pPr>
              <w:contextualSpacing/>
              <w:rPr>
                <w:rFonts w:ascii="Calibri" w:eastAsia="Calibri" w:hAnsi="Calibri" w:cs="Arial"/>
              </w:rPr>
            </w:pPr>
          </w:p>
          <w:p w14:paraId="52B55C0D" w14:textId="77777777" w:rsidR="0093061D" w:rsidRDefault="0093061D" w:rsidP="00BE5610">
            <w:pPr>
              <w:contextualSpacing/>
              <w:rPr>
                <w:rFonts w:ascii="Calibri" w:eastAsia="Calibri" w:hAnsi="Calibri" w:cs="Arial"/>
              </w:rPr>
            </w:pPr>
            <w:r>
              <w:rPr>
                <w:rFonts w:ascii="Calibri" w:eastAsia="Calibri" w:hAnsi="Calibri" w:cs="Arial"/>
              </w:rPr>
              <w:t>1=Always</w:t>
            </w:r>
          </w:p>
          <w:p w14:paraId="10E9B20F" w14:textId="77777777" w:rsidR="0093061D" w:rsidRDefault="0093061D" w:rsidP="00BE5610">
            <w:pPr>
              <w:contextualSpacing/>
              <w:rPr>
                <w:rFonts w:ascii="Calibri" w:eastAsia="Calibri" w:hAnsi="Calibri" w:cs="Arial"/>
              </w:rPr>
            </w:pPr>
            <w:r>
              <w:rPr>
                <w:rFonts w:ascii="Calibri" w:eastAsia="Calibri" w:hAnsi="Calibri" w:cs="Arial"/>
              </w:rPr>
              <w:t>2=Frequently</w:t>
            </w:r>
          </w:p>
          <w:p w14:paraId="217CFDE6" w14:textId="77777777" w:rsidR="0093061D" w:rsidRDefault="0093061D" w:rsidP="00BE5610">
            <w:pPr>
              <w:contextualSpacing/>
              <w:rPr>
                <w:rFonts w:ascii="Calibri" w:eastAsia="Calibri" w:hAnsi="Calibri" w:cs="Arial"/>
              </w:rPr>
            </w:pPr>
            <w:r>
              <w:rPr>
                <w:rFonts w:ascii="Calibri" w:eastAsia="Calibri" w:hAnsi="Calibri" w:cs="Arial"/>
              </w:rPr>
              <w:t>3=Sometimes</w:t>
            </w:r>
          </w:p>
          <w:p w14:paraId="5304EF8E" w14:textId="77777777" w:rsidR="0093061D" w:rsidRDefault="0093061D" w:rsidP="00BE5610">
            <w:pPr>
              <w:contextualSpacing/>
              <w:rPr>
                <w:rFonts w:ascii="Calibri" w:eastAsia="Calibri" w:hAnsi="Calibri" w:cs="Arial"/>
              </w:rPr>
            </w:pPr>
            <w:r>
              <w:rPr>
                <w:rFonts w:ascii="Calibri" w:eastAsia="Calibri" w:hAnsi="Calibri" w:cs="Arial"/>
              </w:rPr>
              <w:t>4=Rarely</w:t>
            </w:r>
          </w:p>
          <w:p w14:paraId="33C55330" w14:textId="2754020F" w:rsidR="0093061D" w:rsidRPr="00943A99" w:rsidRDefault="0093061D" w:rsidP="00BE5610">
            <w:pPr>
              <w:contextualSpacing/>
            </w:pPr>
            <w:r>
              <w:rPr>
                <w:rFonts w:ascii="Calibri" w:eastAsia="Calibri" w:hAnsi="Calibri" w:cs="Arial"/>
              </w:rPr>
              <w:t>5=Never</w:t>
            </w:r>
          </w:p>
        </w:tc>
        <w:tc>
          <w:tcPr>
            <w:tcW w:w="1440" w:type="dxa"/>
          </w:tcPr>
          <w:p w14:paraId="103C5E9A" w14:textId="77777777" w:rsidR="0093061D" w:rsidRDefault="0093061D" w:rsidP="00BE5610">
            <w:pPr>
              <w:ind w:left="-26" w:firstLine="26"/>
              <w:contextualSpacing/>
              <w:rPr>
                <w:rFonts w:ascii="Calibri" w:eastAsia="Calibri" w:hAnsi="Calibri" w:cs="Times New Roman"/>
              </w:rPr>
            </w:pPr>
            <w:r w:rsidRPr="00631E8D">
              <w:rPr>
                <w:rFonts w:ascii="Calibri" w:eastAsia="Calibri" w:hAnsi="Calibri" w:cs="Times New Roman"/>
              </w:rPr>
              <w:t>Are there some kinds of trees that you used to see here 5 years ago that you no longer see?</w:t>
            </w:r>
          </w:p>
          <w:p w14:paraId="7705FEE0" w14:textId="77777777" w:rsidR="0093061D" w:rsidRDefault="0093061D" w:rsidP="00BE5610">
            <w:pPr>
              <w:contextualSpacing/>
              <w:rPr>
                <w:rFonts w:ascii="Calibri" w:eastAsia="Calibri" w:hAnsi="Calibri" w:cs="Times New Roman"/>
              </w:rPr>
            </w:pPr>
          </w:p>
          <w:p w14:paraId="3C0FDBC6" w14:textId="2B1AD91D" w:rsidR="0093061D" w:rsidRDefault="00657266" w:rsidP="00BE5610">
            <w:r>
              <w:t>0</w:t>
            </w:r>
            <w:r w:rsidR="0093061D">
              <w:t>=No</w:t>
            </w:r>
          </w:p>
          <w:p w14:paraId="476F1345" w14:textId="0E046B94" w:rsidR="0093061D" w:rsidRDefault="00657266" w:rsidP="00BE5610">
            <w:r>
              <w:t>1</w:t>
            </w:r>
            <w:r w:rsidR="0093061D">
              <w:t>=Yes</w:t>
            </w:r>
            <w:r w:rsidR="0093061D" w:rsidRPr="00F82CC8" w:rsidDel="00226116">
              <w:t xml:space="preserve"> </w:t>
            </w:r>
          </w:p>
          <w:p w14:paraId="0B431DD4" w14:textId="77777777" w:rsidR="0093061D" w:rsidRDefault="0093061D" w:rsidP="00BE5610">
            <w:r>
              <w:t>888=Don’t know</w:t>
            </w:r>
          </w:p>
          <w:p w14:paraId="44855421" w14:textId="28DC06BD" w:rsidR="0093061D" w:rsidRPr="00943A99" w:rsidRDefault="0093061D" w:rsidP="00BE5610">
            <w:pPr>
              <w:contextualSpacing/>
            </w:pPr>
            <w:r>
              <w:t>999=Prefer not to respond</w:t>
            </w:r>
          </w:p>
        </w:tc>
        <w:tc>
          <w:tcPr>
            <w:tcW w:w="1080" w:type="dxa"/>
          </w:tcPr>
          <w:p w14:paraId="13DAEC47" w14:textId="0D5BA142" w:rsidR="0093061D" w:rsidRPr="00943A99" w:rsidRDefault="0093061D" w:rsidP="00BE5610">
            <w:pPr>
              <w:contextualSpacing/>
            </w:pPr>
            <w:r w:rsidRPr="00631E8D">
              <w:rPr>
                <w:rFonts w:ascii="Calibri" w:eastAsia="Calibri" w:hAnsi="Calibri" w:cs="Times New Roman"/>
              </w:rPr>
              <w:t>If yes, can you list these types of trees?</w:t>
            </w:r>
          </w:p>
        </w:tc>
        <w:tc>
          <w:tcPr>
            <w:tcW w:w="1396" w:type="dxa"/>
          </w:tcPr>
          <w:p w14:paraId="240D1AF7" w14:textId="77777777" w:rsidR="0093061D" w:rsidRDefault="0093061D" w:rsidP="00BE5610">
            <w:pPr>
              <w:contextualSpacing/>
              <w:rPr>
                <w:rFonts w:ascii="Calibri" w:eastAsia="Calibri" w:hAnsi="Calibri" w:cs="Times New Roman"/>
              </w:rPr>
            </w:pPr>
            <w:r w:rsidRPr="00631E8D">
              <w:rPr>
                <w:rFonts w:ascii="Calibri" w:eastAsia="Calibri" w:hAnsi="Calibri" w:cs="Times New Roman"/>
              </w:rPr>
              <w:t>Are there some types of trees that you see in this forest that you did not see 5 years ago?</w:t>
            </w:r>
          </w:p>
          <w:p w14:paraId="25D04A54" w14:textId="77777777" w:rsidR="0093061D" w:rsidRDefault="0093061D" w:rsidP="00BE5610">
            <w:pPr>
              <w:contextualSpacing/>
              <w:rPr>
                <w:rFonts w:ascii="Calibri" w:eastAsia="Calibri" w:hAnsi="Calibri" w:cs="Times New Roman"/>
              </w:rPr>
            </w:pPr>
          </w:p>
          <w:p w14:paraId="42C02EC4" w14:textId="77777777" w:rsidR="0093061D" w:rsidRDefault="0093061D" w:rsidP="00BE5610">
            <w:pPr>
              <w:contextualSpacing/>
              <w:rPr>
                <w:rFonts w:ascii="Calibri" w:eastAsia="Calibri" w:hAnsi="Calibri" w:cs="Times New Roman"/>
              </w:rPr>
            </w:pPr>
          </w:p>
          <w:p w14:paraId="61CEDC29" w14:textId="6938A0E0" w:rsidR="0093061D" w:rsidRDefault="00657266" w:rsidP="00BE5610">
            <w:r>
              <w:t>0</w:t>
            </w:r>
            <w:r w:rsidR="0093061D">
              <w:t>=No</w:t>
            </w:r>
          </w:p>
          <w:p w14:paraId="57E0EB42" w14:textId="2DD08778" w:rsidR="0093061D" w:rsidRDefault="00657266" w:rsidP="00BE5610">
            <w:r>
              <w:t>1</w:t>
            </w:r>
            <w:r w:rsidR="0093061D">
              <w:t>=Yes</w:t>
            </w:r>
            <w:r w:rsidR="0093061D" w:rsidRPr="00F82CC8" w:rsidDel="00226116">
              <w:t xml:space="preserve"> </w:t>
            </w:r>
          </w:p>
          <w:p w14:paraId="6AAE1F10" w14:textId="77777777" w:rsidR="0093061D" w:rsidRDefault="0093061D" w:rsidP="00BE5610">
            <w:r>
              <w:t>888=Don’t know</w:t>
            </w:r>
          </w:p>
          <w:p w14:paraId="6F90B641" w14:textId="34EA8BB8" w:rsidR="0093061D" w:rsidRPr="00943A99" w:rsidRDefault="0093061D" w:rsidP="00BE5610">
            <w:pPr>
              <w:contextualSpacing/>
            </w:pPr>
            <w:r>
              <w:t>999=Prefer not to respond</w:t>
            </w:r>
          </w:p>
        </w:tc>
        <w:tc>
          <w:tcPr>
            <w:tcW w:w="1440" w:type="dxa"/>
          </w:tcPr>
          <w:p w14:paraId="6F6FC158" w14:textId="77777777" w:rsidR="0093061D" w:rsidRDefault="0093061D" w:rsidP="00BE5610">
            <w:pPr>
              <w:contextualSpacing/>
              <w:rPr>
                <w:rFonts w:ascii="Calibri" w:eastAsia="Calibri" w:hAnsi="Calibri" w:cs="Times New Roman"/>
              </w:rPr>
            </w:pPr>
            <w:r w:rsidRPr="00631E8D">
              <w:rPr>
                <w:rFonts w:ascii="Calibri" w:eastAsia="Calibri" w:hAnsi="Calibri" w:cs="Times New Roman"/>
              </w:rPr>
              <w:t>Are there new types of trees that are growing?</w:t>
            </w:r>
          </w:p>
          <w:p w14:paraId="2D5951BE" w14:textId="77777777" w:rsidR="0093061D" w:rsidRDefault="0093061D" w:rsidP="00BE5610">
            <w:pPr>
              <w:contextualSpacing/>
              <w:rPr>
                <w:rFonts w:ascii="Calibri" w:eastAsia="Calibri" w:hAnsi="Calibri" w:cs="Times New Roman"/>
              </w:rPr>
            </w:pPr>
          </w:p>
          <w:p w14:paraId="56A1BAC4" w14:textId="77777777" w:rsidR="0093061D" w:rsidRDefault="0093061D" w:rsidP="00BE5610">
            <w:pPr>
              <w:contextualSpacing/>
              <w:rPr>
                <w:rFonts w:ascii="Calibri" w:eastAsia="Calibri" w:hAnsi="Calibri" w:cs="Times New Roman"/>
              </w:rPr>
            </w:pPr>
          </w:p>
          <w:p w14:paraId="1586DBC1" w14:textId="2A322100" w:rsidR="0093061D" w:rsidRDefault="00657266" w:rsidP="00BE5610">
            <w:r>
              <w:t>0</w:t>
            </w:r>
            <w:r w:rsidR="0093061D">
              <w:t>=No</w:t>
            </w:r>
          </w:p>
          <w:p w14:paraId="71A939D3" w14:textId="16D88989" w:rsidR="0093061D" w:rsidRDefault="00657266" w:rsidP="00BE5610">
            <w:r>
              <w:t>1</w:t>
            </w:r>
            <w:r w:rsidR="0093061D">
              <w:t>=Yes</w:t>
            </w:r>
            <w:r w:rsidR="0093061D" w:rsidRPr="00F82CC8" w:rsidDel="00226116">
              <w:t xml:space="preserve"> </w:t>
            </w:r>
          </w:p>
          <w:p w14:paraId="041C5522" w14:textId="77777777" w:rsidR="0093061D" w:rsidRDefault="0093061D" w:rsidP="00BE5610">
            <w:r>
              <w:t>888=Don’t know</w:t>
            </w:r>
          </w:p>
          <w:p w14:paraId="11992604" w14:textId="77777777" w:rsidR="0093061D" w:rsidRDefault="0093061D" w:rsidP="00BE5610">
            <w:pPr>
              <w:contextualSpacing/>
            </w:pPr>
            <w:r>
              <w:t>999=Prefer not to respond</w:t>
            </w:r>
          </w:p>
          <w:p w14:paraId="00CFCC94" w14:textId="76CFF02A" w:rsidR="00657266" w:rsidRPr="00657266" w:rsidRDefault="00657266" w:rsidP="00BE5610">
            <w:pPr>
              <w:contextualSpacing/>
              <w:rPr>
                <w:i/>
              </w:rPr>
            </w:pPr>
            <w:r>
              <w:rPr>
                <w:i/>
              </w:rPr>
              <w:t>If 0, skip D.17</w:t>
            </w:r>
          </w:p>
        </w:tc>
        <w:tc>
          <w:tcPr>
            <w:tcW w:w="1080" w:type="dxa"/>
          </w:tcPr>
          <w:p w14:paraId="3EE7F2C0" w14:textId="5B10D887" w:rsidR="0093061D" w:rsidRPr="00943A99" w:rsidRDefault="0093061D" w:rsidP="0093061D">
            <w:pPr>
              <w:ind w:left="39" w:hanging="39"/>
              <w:contextualSpacing/>
            </w:pPr>
            <w:r w:rsidRPr="00631E8D">
              <w:rPr>
                <w:rFonts w:ascii="Calibri" w:eastAsia="Calibri" w:hAnsi="Calibri" w:cs="Times New Roman"/>
              </w:rPr>
              <w:t>If yes, can you list these types of trees?</w:t>
            </w:r>
          </w:p>
        </w:tc>
        <w:tc>
          <w:tcPr>
            <w:tcW w:w="1800" w:type="dxa"/>
          </w:tcPr>
          <w:p w14:paraId="6C2292E9" w14:textId="77777777" w:rsidR="0093061D" w:rsidRDefault="0093061D" w:rsidP="00BE5610">
            <w:pPr>
              <w:contextualSpacing/>
              <w:rPr>
                <w:rFonts w:ascii="Calibri" w:eastAsia="Calibri" w:hAnsi="Calibri" w:cs="Times New Roman"/>
              </w:rPr>
            </w:pPr>
            <w:r w:rsidRPr="00631E8D">
              <w:rPr>
                <w:rFonts w:ascii="Calibri" w:eastAsia="Calibri" w:hAnsi="Calibri" w:cs="Times New Roman"/>
              </w:rPr>
              <w:t>In your view, during the past 5 years, have the number of wildlife in this forest</w:t>
            </w:r>
            <w:r>
              <w:rPr>
                <w:rFonts w:ascii="Calibri" w:eastAsia="Calibri" w:hAnsi="Calibri" w:cs="Times New Roman"/>
              </w:rPr>
              <w:t>….?</w:t>
            </w:r>
          </w:p>
          <w:p w14:paraId="056AE69D" w14:textId="77777777" w:rsidR="0093061D" w:rsidRDefault="0093061D" w:rsidP="00BE5610">
            <w:pPr>
              <w:contextualSpacing/>
              <w:rPr>
                <w:rFonts w:ascii="Calibri" w:eastAsia="Calibri" w:hAnsi="Calibri" w:cs="Times New Roman"/>
              </w:rPr>
            </w:pPr>
          </w:p>
          <w:p w14:paraId="711DD326" w14:textId="77777777" w:rsidR="0093061D" w:rsidRDefault="0093061D" w:rsidP="00BE5610">
            <w:pPr>
              <w:contextualSpacing/>
              <w:rPr>
                <w:rFonts w:ascii="Calibri" w:eastAsia="Calibri" w:hAnsi="Calibri" w:cs="Arial"/>
              </w:rPr>
            </w:pPr>
            <w:r>
              <w:rPr>
                <w:rFonts w:ascii="Calibri" w:eastAsia="Calibri" w:hAnsi="Calibri" w:cs="Arial"/>
              </w:rPr>
              <w:t>1=Increased greatly</w:t>
            </w:r>
          </w:p>
          <w:p w14:paraId="203A48E6" w14:textId="77777777" w:rsidR="0093061D" w:rsidRDefault="0093061D" w:rsidP="00BE5610">
            <w:pPr>
              <w:contextualSpacing/>
              <w:rPr>
                <w:rFonts w:ascii="Calibri" w:eastAsia="Calibri" w:hAnsi="Calibri" w:cs="Arial"/>
              </w:rPr>
            </w:pPr>
            <w:r>
              <w:rPr>
                <w:rFonts w:ascii="Calibri" w:eastAsia="Calibri" w:hAnsi="Calibri" w:cs="Arial"/>
              </w:rPr>
              <w:t>2=Increased slightly</w:t>
            </w:r>
          </w:p>
          <w:p w14:paraId="770B6F33" w14:textId="77777777" w:rsidR="0093061D" w:rsidRDefault="0093061D" w:rsidP="00BE5610">
            <w:pPr>
              <w:contextualSpacing/>
              <w:rPr>
                <w:rFonts w:ascii="Calibri" w:eastAsia="Calibri" w:hAnsi="Calibri" w:cs="Arial"/>
              </w:rPr>
            </w:pPr>
            <w:r>
              <w:rPr>
                <w:rFonts w:ascii="Calibri" w:eastAsia="Calibri" w:hAnsi="Calibri" w:cs="Arial"/>
              </w:rPr>
              <w:t>3=Stayed the same</w:t>
            </w:r>
          </w:p>
          <w:p w14:paraId="0CB5FAF4" w14:textId="77777777" w:rsidR="0093061D" w:rsidRDefault="0093061D" w:rsidP="00BE5610">
            <w:pPr>
              <w:contextualSpacing/>
            </w:pPr>
            <w:r>
              <w:t>4=Decreased slightly</w:t>
            </w:r>
          </w:p>
          <w:p w14:paraId="5FA980F1" w14:textId="3C692D32" w:rsidR="0093061D" w:rsidRPr="00943A99" w:rsidRDefault="0093061D" w:rsidP="00BE5610">
            <w:pPr>
              <w:contextualSpacing/>
            </w:pPr>
            <w:r>
              <w:t>5=Decreased greatly</w:t>
            </w:r>
          </w:p>
        </w:tc>
      </w:tr>
      <w:tr w:rsidR="0093061D" w14:paraId="39BE12CD" w14:textId="2D4A5F8B" w:rsidTr="00657266">
        <w:trPr>
          <w:trHeight w:val="20"/>
          <w:jc w:val="center"/>
        </w:trPr>
        <w:tc>
          <w:tcPr>
            <w:tcW w:w="714" w:type="dxa"/>
          </w:tcPr>
          <w:p w14:paraId="61838852" w14:textId="77777777" w:rsidR="0093061D" w:rsidRDefault="0093061D" w:rsidP="00F71CC4">
            <w:pPr>
              <w:contextualSpacing/>
              <w:jc w:val="center"/>
              <w:rPr>
                <w:b/>
              </w:rPr>
            </w:pPr>
          </w:p>
        </w:tc>
        <w:tc>
          <w:tcPr>
            <w:tcW w:w="1081" w:type="dxa"/>
          </w:tcPr>
          <w:p w14:paraId="0E118B7B" w14:textId="77777777" w:rsidR="0093061D" w:rsidRPr="00943A99" w:rsidRDefault="0093061D" w:rsidP="00F71CC4">
            <w:pPr>
              <w:contextualSpacing/>
              <w:jc w:val="center"/>
            </w:pPr>
          </w:p>
        </w:tc>
        <w:tc>
          <w:tcPr>
            <w:tcW w:w="1533" w:type="dxa"/>
          </w:tcPr>
          <w:p w14:paraId="5220B16B" w14:textId="77777777" w:rsidR="0093061D" w:rsidRPr="00943A99" w:rsidRDefault="0093061D" w:rsidP="00F71CC4">
            <w:pPr>
              <w:contextualSpacing/>
              <w:jc w:val="center"/>
            </w:pPr>
          </w:p>
        </w:tc>
        <w:tc>
          <w:tcPr>
            <w:tcW w:w="1440" w:type="dxa"/>
          </w:tcPr>
          <w:p w14:paraId="4B433781" w14:textId="77777777" w:rsidR="0093061D" w:rsidRPr="00943A99" w:rsidRDefault="0093061D" w:rsidP="00F71CC4">
            <w:pPr>
              <w:contextualSpacing/>
              <w:jc w:val="center"/>
            </w:pPr>
          </w:p>
        </w:tc>
        <w:tc>
          <w:tcPr>
            <w:tcW w:w="1080" w:type="dxa"/>
          </w:tcPr>
          <w:p w14:paraId="6CB51D56" w14:textId="77777777" w:rsidR="0093061D" w:rsidRPr="00943A99" w:rsidRDefault="0093061D" w:rsidP="00F71CC4">
            <w:pPr>
              <w:contextualSpacing/>
              <w:jc w:val="center"/>
            </w:pPr>
          </w:p>
        </w:tc>
        <w:tc>
          <w:tcPr>
            <w:tcW w:w="1396" w:type="dxa"/>
          </w:tcPr>
          <w:p w14:paraId="7B336566" w14:textId="77777777" w:rsidR="0093061D" w:rsidRPr="00943A99" w:rsidRDefault="0093061D" w:rsidP="00F71CC4">
            <w:pPr>
              <w:contextualSpacing/>
              <w:jc w:val="center"/>
            </w:pPr>
          </w:p>
        </w:tc>
        <w:tc>
          <w:tcPr>
            <w:tcW w:w="1440" w:type="dxa"/>
          </w:tcPr>
          <w:p w14:paraId="7DC5EF50" w14:textId="77777777" w:rsidR="0093061D" w:rsidRPr="00943A99" w:rsidRDefault="0093061D" w:rsidP="00F71CC4">
            <w:pPr>
              <w:contextualSpacing/>
              <w:jc w:val="center"/>
            </w:pPr>
          </w:p>
        </w:tc>
        <w:tc>
          <w:tcPr>
            <w:tcW w:w="1080" w:type="dxa"/>
          </w:tcPr>
          <w:p w14:paraId="2D7ADA9B" w14:textId="77777777" w:rsidR="0093061D" w:rsidRPr="00943A99" w:rsidRDefault="0093061D" w:rsidP="00F71CC4">
            <w:pPr>
              <w:contextualSpacing/>
              <w:jc w:val="center"/>
            </w:pPr>
          </w:p>
        </w:tc>
        <w:tc>
          <w:tcPr>
            <w:tcW w:w="1800" w:type="dxa"/>
          </w:tcPr>
          <w:p w14:paraId="5D21409A" w14:textId="77777777" w:rsidR="0093061D" w:rsidRPr="00943A99" w:rsidRDefault="0093061D" w:rsidP="00F71CC4">
            <w:pPr>
              <w:contextualSpacing/>
              <w:jc w:val="center"/>
            </w:pPr>
          </w:p>
        </w:tc>
      </w:tr>
      <w:tr w:rsidR="0093061D" w14:paraId="497255B4" w14:textId="2D18BE32" w:rsidTr="00657266">
        <w:trPr>
          <w:trHeight w:val="20"/>
          <w:jc w:val="center"/>
        </w:trPr>
        <w:tc>
          <w:tcPr>
            <w:tcW w:w="714" w:type="dxa"/>
          </w:tcPr>
          <w:p w14:paraId="4BE41B56" w14:textId="77777777" w:rsidR="0093061D" w:rsidRDefault="0093061D" w:rsidP="00F71CC4">
            <w:pPr>
              <w:contextualSpacing/>
              <w:jc w:val="center"/>
              <w:rPr>
                <w:b/>
              </w:rPr>
            </w:pPr>
            <w:r>
              <w:rPr>
                <w:b/>
              </w:rPr>
              <w:t>1</w:t>
            </w:r>
          </w:p>
        </w:tc>
        <w:tc>
          <w:tcPr>
            <w:tcW w:w="1081" w:type="dxa"/>
          </w:tcPr>
          <w:p w14:paraId="08F99C6B" w14:textId="77777777" w:rsidR="0093061D" w:rsidRPr="00943A99" w:rsidRDefault="0093061D" w:rsidP="00F71CC4">
            <w:pPr>
              <w:contextualSpacing/>
              <w:jc w:val="center"/>
            </w:pPr>
          </w:p>
        </w:tc>
        <w:tc>
          <w:tcPr>
            <w:tcW w:w="1533" w:type="dxa"/>
          </w:tcPr>
          <w:p w14:paraId="6AF2771B" w14:textId="77777777" w:rsidR="0093061D" w:rsidRPr="00943A99" w:rsidRDefault="0093061D" w:rsidP="00F71CC4">
            <w:pPr>
              <w:contextualSpacing/>
              <w:jc w:val="center"/>
            </w:pPr>
          </w:p>
        </w:tc>
        <w:tc>
          <w:tcPr>
            <w:tcW w:w="1440" w:type="dxa"/>
          </w:tcPr>
          <w:p w14:paraId="72D03686" w14:textId="77777777" w:rsidR="0093061D" w:rsidRPr="00943A99" w:rsidRDefault="0093061D" w:rsidP="00F71CC4">
            <w:pPr>
              <w:contextualSpacing/>
              <w:jc w:val="center"/>
            </w:pPr>
          </w:p>
        </w:tc>
        <w:tc>
          <w:tcPr>
            <w:tcW w:w="1080" w:type="dxa"/>
          </w:tcPr>
          <w:p w14:paraId="38C8AC4A" w14:textId="77777777" w:rsidR="0093061D" w:rsidRPr="00943A99" w:rsidRDefault="0093061D" w:rsidP="00F71CC4">
            <w:pPr>
              <w:contextualSpacing/>
              <w:jc w:val="center"/>
            </w:pPr>
          </w:p>
        </w:tc>
        <w:tc>
          <w:tcPr>
            <w:tcW w:w="1396" w:type="dxa"/>
          </w:tcPr>
          <w:p w14:paraId="0586653C" w14:textId="77777777" w:rsidR="0093061D" w:rsidRPr="00943A99" w:rsidRDefault="0093061D" w:rsidP="00F71CC4">
            <w:pPr>
              <w:contextualSpacing/>
              <w:jc w:val="center"/>
            </w:pPr>
          </w:p>
        </w:tc>
        <w:tc>
          <w:tcPr>
            <w:tcW w:w="1440" w:type="dxa"/>
          </w:tcPr>
          <w:p w14:paraId="0FE653D1" w14:textId="77777777" w:rsidR="0093061D" w:rsidRPr="00943A99" w:rsidRDefault="0093061D" w:rsidP="00F71CC4">
            <w:pPr>
              <w:contextualSpacing/>
              <w:jc w:val="center"/>
            </w:pPr>
          </w:p>
        </w:tc>
        <w:tc>
          <w:tcPr>
            <w:tcW w:w="1080" w:type="dxa"/>
          </w:tcPr>
          <w:p w14:paraId="122A2211" w14:textId="77777777" w:rsidR="0093061D" w:rsidRPr="00943A99" w:rsidRDefault="0093061D" w:rsidP="00F71CC4">
            <w:pPr>
              <w:contextualSpacing/>
              <w:jc w:val="center"/>
            </w:pPr>
          </w:p>
        </w:tc>
        <w:tc>
          <w:tcPr>
            <w:tcW w:w="1800" w:type="dxa"/>
          </w:tcPr>
          <w:p w14:paraId="75698EEF" w14:textId="77777777" w:rsidR="0093061D" w:rsidRPr="00943A99" w:rsidRDefault="0093061D" w:rsidP="00F71CC4">
            <w:pPr>
              <w:contextualSpacing/>
              <w:jc w:val="center"/>
            </w:pPr>
          </w:p>
        </w:tc>
      </w:tr>
      <w:tr w:rsidR="0093061D" w14:paraId="6DC571B5" w14:textId="3580EDAB" w:rsidTr="00657266">
        <w:trPr>
          <w:trHeight w:val="20"/>
          <w:jc w:val="center"/>
        </w:trPr>
        <w:tc>
          <w:tcPr>
            <w:tcW w:w="714" w:type="dxa"/>
          </w:tcPr>
          <w:p w14:paraId="424EC6D0" w14:textId="77777777" w:rsidR="0093061D" w:rsidRDefault="0093061D" w:rsidP="00F71CC4">
            <w:pPr>
              <w:contextualSpacing/>
              <w:jc w:val="center"/>
              <w:rPr>
                <w:b/>
              </w:rPr>
            </w:pPr>
            <w:r>
              <w:rPr>
                <w:b/>
              </w:rPr>
              <w:t>2</w:t>
            </w:r>
          </w:p>
        </w:tc>
        <w:tc>
          <w:tcPr>
            <w:tcW w:w="1081" w:type="dxa"/>
          </w:tcPr>
          <w:p w14:paraId="632DED08" w14:textId="77777777" w:rsidR="0093061D" w:rsidRPr="00943A99" w:rsidRDefault="0093061D" w:rsidP="00F71CC4">
            <w:pPr>
              <w:contextualSpacing/>
              <w:jc w:val="center"/>
            </w:pPr>
          </w:p>
        </w:tc>
        <w:tc>
          <w:tcPr>
            <w:tcW w:w="1533" w:type="dxa"/>
          </w:tcPr>
          <w:p w14:paraId="73EB3314" w14:textId="77777777" w:rsidR="0093061D" w:rsidRPr="00943A99" w:rsidRDefault="0093061D" w:rsidP="00F71CC4">
            <w:pPr>
              <w:contextualSpacing/>
              <w:jc w:val="center"/>
            </w:pPr>
          </w:p>
        </w:tc>
        <w:tc>
          <w:tcPr>
            <w:tcW w:w="1440" w:type="dxa"/>
          </w:tcPr>
          <w:p w14:paraId="21138B0A" w14:textId="77777777" w:rsidR="0093061D" w:rsidRPr="00943A99" w:rsidRDefault="0093061D" w:rsidP="00F71CC4">
            <w:pPr>
              <w:contextualSpacing/>
              <w:jc w:val="center"/>
            </w:pPr>
          </w:p>
        </w:tc>
        <w:tc>
          <w:tcPr>
            <w:tcW w:w="1080" w:type="dxa"/>
          </w:tcPr>
          <w:p w14:paraId="05C9D361" w14:textId="77777777" w:rsidR="0093061D" w:rsidRPr="00943A99" w:rsidRDefault="0093061D" w:rsidP="00F71CC4">
            <w:pPr>
              <w:contextualSpacing/>
              <w:jc w:val="center"/>
            </w:pPr>
          </w:p>
        </w:tc>
        <w:tc>
          <w:tcPr>
            <w:tcW w:w="1396" w:type="dxa"/>
          </w:tcPr>
          <w:p w14:paraId="2ABEF46D" w14:textId="77777777" w:rsidR="0093061D" w:rsidRPr="00943A99" w:rsidRDefault="0093061D" w:rsidP="00F71CC4">
            <w:pPr>
              <w:contextualSpacing/>
              <w:jc w:val="center"/>
            </w:pPr>
          </w:p>
        </w:tc>
        <w:tc>
          <w:tcPr>
            <w:tcW w:w="1440" w:type="dxa"/>
          </w:tcPr>
          <w:p w14:paraId="7AB3B84F" w14:textId="77777777" w:rsidR="0093061D" w:rsidRPr="00943A99" w:rsidRDefault="0093061D" w:rsidP="00F71CC4">
            <w:pPr>
              <w:contextualSpacing/>
              <w:jc w:val="center"/>
            </w:pPr>
          </w:p>
        </w:tc>
        <w:tc>
          <w:tcPr>
            <w:tcW w:w="1080" w:type="dxa"/>
          </w:tcPr>
          <w:p w14:paraId="5BB2B02D" w14:textId="77777777" w:rsidR="0093061D" w:rsidRPr="00943A99" w:rsidRDefault="0093061D" w:rsidP="00F71CC4">
            <w:pPr>
              <w:contextualSpacing/>
              <w:jc w:val="center"/>
            </w:pPr>
          </w:p>
        </w:tc>
        <w:tc>
          <w:tcPr>
            <w:tcW w:w="1800" w:type="dxa"/>
          </w:tcPr>
          <w:p w14:paraId="711D8363" w14:textId="77777777" w:rsidR="0093061D" w:rsidRPr="00943A99" w:rsidRDefault="0093061D" w:rsidP="00F71CC4">
            <w:pPr>
              <w:contextualSpacing/>
              <w:jc w:val="center"/>
            </w:pPr>
          </w:p>
        </w:tc>
      </w:tr>
      <w:tr w:rsidR="0093061D" w14:paraId="749728A7" w14:textId="4EA02A0A" w:rsidTr="00657266">
        <w:trPr>
          <w:trHeight w:val="20"/>
          <w:jc w:val="center"/>
        </w:trPr>
        <w:tc>
          <w:tcPr>
            <w:tcW w:w="714" w:type="dxa"/>
          </w:tcPr>
          <w:p w14:paraId="4AA8174D" w14:textId="77777777" w:rsidR="0093061D" w:rsidRDefault="0093061D" w:rsidP="00F71CC4">
            <w:pPr>
              <w:contextualSpacing/>
              <w:jc w:val="center"/>
              <w:rPr>
                <w:b/>
              </w:rPr>
            </w:pPr>
            <w:r>
              <w:rPr>
                <w:b/>
              </w:rPr>
              <w:t>3</w:t>
            </w:r>
          </w:p>
        </w:tc>
        <w:tc>
          <w:tcPr>
            <w:tcW w:w="1081" w:type="dxa"/>
          </w:tcPr>
          <w:p w14:paraId="2D92CA34" w14:textId="77777777" w:rsidR="0093061D" w:rsidRPr="00943A99" w:rsidRDefault="0093061D" w:rsidP="00F71CC4">
            <w:pPr>
              <w:contextualSpacing/>
              <w:jc w:val="center"/>
            </w:pPr>
          </w:p>
        </w:tc>
        <w:tc>
          <w:tcPr>
            <w:tcW w:w="1533" w:type="dxa"/>
          </w:tcPr>
          <w:p w14:paraId="7363EF93" w14:textId="77777777" w:rsidR="0093061D" w:rsidRPr="00943A99" w:rsidRDefault="0093061D" w:rsidP="00F71CC4">
            <w:pPr>
              <w:contextualSpacing/>
              <w:jc w:val="center"/>
            </w:pPr>
          </w:p>
        </w:tc>
        <w:tc>
          <w:tcPr>
            <w:tcW w:w="1440" w:type="dxa"/>
          </w:tcPr>
          <w:p w14:paraId="5BEACD91" w14:textId="77777777" w:rsidR="0093061D" w:rsidRPr="00943A99" w:rsidRDefault="0093061D" w:rsidP="00F71CC4">
            <w:pPr>
              <w:contextualSpacing/>
              <w:jc w:val="center"/>
            </w:pPr>
          </w:p>
        </w:tc>
        <w:tc>
          <w:tcPr>
            <w:tcW w:w="1080" w:type="dxa"/>
          </w:tcPr>
          <w:p w14:paraId="59DD148F" w14:textId="77777777" w:rsidR="0093061D" w:rsidRPr="00943A99" w:rsidRDefault="0093061D" w:rsidP="00F71CC4">
            <w:pPr>
              <w:contextualSpacing/>
              <w:jc w:val="center"/>
            </w:pPr>
          </w:p>
        </w:tc>
        <w:tc>
          <w:tcPr>
            <w:tcW w:w="1396" w:type="dxa"/>
          </w:tcPr>
          <w:p w14:paraId="116A8679" w14:textId="77777777" w:rsidR="0093061D" w:rsidRPr="00943A99" w:rsidRDefault="0093061D" w:rsidP="00F71CC4">
            <w:pPr>
              <w:contextualSpacing/>
              <w:jc w:val="center"/>
            </w:pPr>
          </w:p>
        </w:tc>
        <w:tc>
          <w:tcPr>
            <w:tcW w:w="1440" w:type="dxa"/>
          </w:tcPr>
          <w:p w14:paraId="3EB57F3D" w14:textId="77777777" w:rsidR="0093061D" w:rsidRPr="00943A99" w:rsidRDefault="0093061D" w:rsidP="00F71CC4">
            <w:pPr>
              <w:contextualSpacing/>
              <w:jc w:val="center"/>
            </w:pPr>
          </w:p>
        </w:tc>
        <w:tc>
          <w:tcPr>
            <w:tcW w:w="1080" w:type="dxa"/>
          </w:tcPr>
          <w:p w14:paraId="53DF123D" w14:textId="77777777" w:rsidR="0093061D" w:rsidRPr="00943A99" w:rsidRDefault="0093061D" w:rsidP="00F71CC4">
            <w:pPr>
              <w:contextualSpacing/>
              <w:jc w:val="center"/>
            </w:pPr>
          </w:p>
        </w:tc>
        <w:tc>
          <w:tcPr>
            <w:tcW w:w="1800" w:type="dxa"/>
          </w:tcPr>
          <w:p w14:paraId="2FCB8826" w14:textId="77777777" w:rsidR="0093061D" w:rsidRPr="00943A99" w:rsidRDefault="0093061D" w:rsidP="00F71CC4">
            <w:pPr>
              <w:contextualSpacing/>
              <w:jc w:val="center"/>
            </w:pPr>
          </w:p>
        </w:tc>
      </w:tr>
      <w:tr w:rsidR="0093061D" w14:paraId="181CC05D" w14:textId="35B30311" w:rsidTr="00657266">
        <w:trPr>
          <w:trHeight w:val="20"/>
          <w:jc w:val="center"/>
        </w:trPr>
        <w:tc>
          <w:tcPr>
            <w:tcW w:w="714" w:type="dxa"/>
          </w:tcPr>
          <w:p w14:paraId="65FF8401" w14:textId="77777777" w:rsidR="0093061D" w:rsidRDefault="0093061D" w:rsidP="00F71CC4">
            <w:pPr>
              <w:contextualSpacing/>
              <w:jc w:val="center"/>
              <w:rPr>
                <w:b/>
              </w:rPr>
            </w:pPr>
            <w:r>
              <w:rPr>
                <w:b/>
              </w:rPr>
              <w:t>4</w:t>
            </w:r>
          </w:p>
        </w:tc>
        <w:tc>
          <w:tcPr>
            <w:tcW w:w="1081" w:type="dxa"/>
          </w:tcPr>
          <w:p w14:paraId="16780597" w14:textId="77777777" w:rsidR="0093061D" w:rsidRPr="00943A99" w:rsidRDefault="0093061D" w:rsidP="00F71CC4">
            <w:pPr>
              <w:contextualSpacing/>
              <w:jc w:val="center"/>
            </w:pPr>
          </w:p>
        </w:tc>
        <w:tc>
          <w:tcPr>
            <w:tcW w:w="1533" w:type="dxa"/>
          </w:tcPr>
          <w:p w14:paraId="157B2290" w14:textId="77777777" w:rsidR="0093061D" w:rsidRPr="00943A99" w:rsidRDefault="0093061D" w:rsidP="00F71CC4">
            <w:pPr>
              <w:contextualSpacing/>
              <w:jc w:val="center"/>
            </w:pPr>
          </w:p>
        </w:tc>
        <w:tc>
          <w:tcPr>
            <w:tcW w:w="1440" w:type="dxa"/>
          </w:tcPr>
          <w:p w14:paraId="2FE9A456" w14:textId="77777777" w:rsidR="0093061D" w:rsidRPr="00943A99" w:rsidRDefault="0093061D" w:rsidP="00F71CC4">
            <w:pPr>
              <w:contextualSpacing/>
              <w:jc w:val="center"/>
            </w:pPr>
          </w:p>
        </w:tc>
        <w:tc>
          <w:tcPr>
            <w:tcW w:w="1080" w:type="dxa"/>
          </w:tcPr>
          <w:p w14:paraId="31524FA9" w14:textId="77777777" w:rsidR="0093061D" w:rsidRPr="00943A99" w:rsidRDefault="0093061D" w:rsidP="00F71CC4">
            <w:pPr>
              <w:contextualSpacing/>
              <w:jc w:val="center"/>
            </w:pPr>
          </w:p>
        </w:tc>
        <w:tc>
          <w:tcPr>
            <w:tcW w:w="1396" w:type="dxa"/>
          </w:tcPr>
          <w:p w14:paraId="3DC6C6C2" w14:textId="77777777" w:rsidR="0093061D" w:rsidRPr="00943A99" w:rsidRDefault="0093061D" w:rsidP="00F71CC4">
            <w:pPr>
              <w:contextualSpacing/>
              <w:jc w:val="center"/>
            </w:pPr>
          </w:p>
        </w:tc>
        <w:tc>
          <w:tcPr>
            <w:tcW w:w="1440" w:type="dxa"/>
          </w:tcPr>
          <w:p w14:paraId="0DC3DB71" w14:textId="77777777" w:rsidR="0093061D" w:rsidRPr="00943A99" w:rsidRDefault="0093061D" w:rsidP="00F71CC4">
            <w:pPr>
              <w:contextualSpacing/>
              <w:jc w:val="center"/>
            </w:pPr>
          </w:p>
        </w:tc>
        <w:tc>
          <w:tcPr>
            <w:tcW w:w="1080" w:type="dxa"/>
          </w:tcPr>
          <w:p w14:paraId="2DC64529" w14:textId="77777777" w:rsidR="0093061D" w:rsidRPr="00943A99" w:rsidRDefault="0093061D" w:rsidP="00F71CC4">
            <w:pPr>
              <w:contextualSpacing/>
              <w:jc w:val="center"/>
            </w:pPr>
          </w:p>
        </w:tc>
        <w:tc>
          <w:tcPr>
            <w:tcW w:w="1800" w:type="dxa"/>
          </w:tcPr>
          <w:p w14:paraId="2A57F7D5" w14:textId="77777777" w:rsidR="0093061D" w:rsidRPr="00943A99" w:rsidRDefault="0093061D" w:rsidP="00F71CC4">
            <w:pPr>
              <w:contextualSpacing/>
              <w:jc w:val="center"/>
            </w:pPr>
          </w:p>
        </w:tc>
      </w:tr>
      <w:tr w:rsidR="0093061D" w14:paraId="51AED0BB" w14:textId="72D28754" w:rsidTr="00657266">
        <w:trPr>
          <w:trHeight w:val="20"/>
          <w:jc w:val="center"/>
        </w:trPr>
        <w:tc>
          <w:tcPr>
            <w:tcW w:w="714" w:type="dxa"/>
          </w:tcPr>
          <w:p w14:paraId="220C7997" w14:textId="77777777" w:rsidR="0093061D" w:rsidRDefault="0093061D" w:rsidP="00F71CC4">
            <w:pPr>
              <w:contextualSpacing/>
              <w:jc w:val="center"/>
              <w:rPr>
                <w:b/>
              </w:rPr>
            </w:pPr>
            <w:r>
              <w:rPr>
                <w:b/>
              </w:rPr>
              <w:t>5</w:t>
            </w:r>
          </w:p>
        </w:tc>
        <w:tc>
          <w:tcPr>
            <w:tcW w:w="1081" w:type="dxa"/>
          </w:tcPr>
          <w:p w14:paraId="53A16C79" w14:textId="77777777" w:rsidR="0093061D" w:rsidRPr="00943A99" w:rsidRDefault="0093061D" w:rsidP="00F71CC4">
            <w:pPr>
              <w:contextualSpacing/>
              <w:jc w:val="center"/>
            </w:pPr>
          </w:p>
        </w:tc>
        <w:tc>
          <w:tcPr>
            <w:tcW w:w="1533" w:type="dxa"/>
          </w:tcPr>
          <w:p w14:paraId="72CB36E5" w14:textId="77777777" w:rsidR="0093061D" w:rsidRPr="00943A99" w:rsidRDefault="0093061D" w:rsidP="00F71CC4">
            <w:pPr>
              <w:contextualSpacing/>
              <w:jc w:val="center"/>
            </w:pPr>
          </w:p>
        </w:tc>
        <w:tc>
          <w:tcPr>
            <w:tcW w:w="1440" w:type="dxa"/>
          </w:tcPr>
          <w:p w14:paraId="7905E054" w14:textId="77777777" w:rsidR="0093061D" w:rsidRPr="00943A99" w:rsidRDefault="0093061D" w:rsidP="00F71CC4">
            <w:pPr>
              <w:contextualSpacing/>
              <w:jc w:val="center"/>
            </w:pPr>
          </w:p>
        </w:tc>
        <w:tc>
          <w:tcPr>
            <w:tcW w:w="1080" w:type="dxa"/>
          </w:tcPr>
          <w:p w14:paraId="717C0181" w14:textId="77777777" w:rsidR="0093061D" w:rsidRPr="00943A99" w:rsidRDefault="0093061D" w:rsidP="00F71CC4">
            <w:pPr>
              <w:contextualSpacing/>
              <w:jc w:val="center"/>
            </w:pPr>
          </w:p>
        </w:tc>
        <w:tc>
          <w:tcPr>
            <w:tcW w:w="1396" w:type="dxa"/>
          </w:tcPr>
          <w:p w14:paraId="3D52AFF8" w14:textId="77777777" w:rsidR="0093061D" w:rsidRPr="00943A99" w:rsidRDefault="0093061D" w:rsidP="00F71CC4">
            <w:pPr>
              <w:contextualSpacing/>
              <w:jc w:val="center"/>
            </w:pPr>
          </w:p>
        </w:tc>
        <w:tc>
          <w:tcPr>
            <w:tcW w:w="1440" w:type="dxa"/>
          </w:tcPr>
          <w:p w14:paraId="28358B8C" w14:textId="77777777" w:rsidR="0093061D" w:rsidRPr="00943A99" w:rsidRDefault="0093061D" w:rsidP="00F71CC4">
            <w:pPr>
              <w:contextualSpacing/>
              <w:jc w:val="center"/>
            </w:pPr>
          </w:p>
        </w:tc>
        <w:tc>
          <w:tcPr>
            <w:tcW w:w="1080" w:type="dxa"/>
          </w:tcPr>
          <w:p w14:paraId="29373428" w14:textId="77777777" w:rsidR="0093061D" w:rsidRPr="00943A99" w:rsidRDefault="0093061D" w:rsidP="00F71CC4">
            <w:pPr>
              <w:contextualSpacing/>
              <w:jc w:val="center"/>
            </w:pPr>
          </w:p>
        </w:tc>
        <w:tc>
          <w:tcPr>
            <w:tcW w:w="1800" w:type="dxa"/>
          </w:tcPr>
          <w:p w14:paraId="45D8A225" w14:textId="77777777" w:rsidR="0093061D" w:rsidRPr="00943A99" w:rsidRDefault="0093061D" w:rsidP="00F71CC4">
            <w:pPr>
              <w:contextualSpacing/>
              <w:jc w:val="center"/>
            </w:pPr>
          </w:p>
        </w:tc>
      </w:tr>
    </w:tbl>
    <w:p w14:paraId="1B5B2079" w14:textId="77777777" w:rsidR="006A5FEF" w:rsidRDefault="006A5FEF" w:rsidP="001512DD">
      <w:pPr>
        <w:spacing w:after="0" w:line="240" w:lineRule="auto"/>
        <w:contextualSpacing/>
      </w:pPr>
    </w:p>
    <w:p w14:paraId="55B7AC6B" w14:textId="0244F933" w:rsidR="00F71CC4" w:rsidRDefault="00F71CC4">
      <w:r>
        <w:br w:type="page"/>
      </w:r>
    </w:p>
    <w:p w14:paraId="700E80C4" w14:textId="70868CAB" w:rsidR="00657266" w:rsidRPr="00657266" w:rsidRDefault="00657266" w:rsidP="00657266">
      <w:pPr>
        <w:spacing w:after="0" w:line="240" w:lineRule="auto"/>
        <w:contextualSpacing/>
        <w:rPr>
          <w:b/>
        </w:rPr>
      </w:pPr>
      <w:r w:rsidRPr="001512DD">
        <w:rPr>
          <w:b/>
        </w:rPr>
        <w:t xml:space="preserve">SECTION </w:t>
      </w:r>
      <w:r>
        <w:rPr>
          <w:b/>
        </w:rPr>
        <w:t>D</w:t>
      </w:r>
      <w:r w:rsidRPr="001512DD">
        <w:rPr>
          <w:b/>
        </w:rPr>
        <w:t>: FOREST CONSERVATION AND RESOURCE VALUATION</w:t>
      </w:r>
    </w:p>
    <w:tbl>
      <w:tblPr>
        <w:tblStyle w:val="TableGrid"/>
        <w:tblW w:w="12665" w:type="dxa"/>
        <w:jc w:val="center"/>
        <w:tblInd w:w="-539" w:type="dxa"/>
        <w:tblLayout w:type="fixed"/>
        <w:tblCellMar>
          <w:left w:w="29" w:type="dxa"/>
          <w:right w:w="29" w:type="dxa"/>
        </w:tblCellMar>
        <w:tblLook w:val="04A0" w:firstRow="1" w:lastRow="0" w:firstColumn="1" w:lastColumn="0" w:noHBand="0" w:noVBand="1"/>
      </w:tblPr>
      <w:tblGrid>
        <w:gridCol w:w="715"/>
        <w:gridCol w:w="1045"/>
        <w:gridCol w:w="1641"/>
        <w:gridCol w:w="1224"/>
        <w:gridCol w:w="1440"/>
        <w:gridCol w:w="1266"/>
        <w:gridCol w:w="1691"/>
        <w:gridCol w:w="1692"/>
        <w:gridCol w:w="1049"/>
        <w:gridCol w:w="902"/>
      </w:tblGrid>
      <w:tr w:rsidR="00657266" w:rsidRPr="00943A99" w14:paraId="381A27E5" w14:textId="77777777" w:rsidTr="00CE542E">
        <w:trPr>
          <w:trHeight w:val="20"/>
          <w:jc w:val="center"/>
        </w:trPr>
        <w:tc>
          <w:tcPr>
            <w:tcW w:w="715" w:type="dxa"/>
          </w:tcPr>
          <w:p w14:paraId="6A41780B" w14:textId="77777777" w:rsidR="00657266" w:rsidRPr="00943A99" w:rsidRDefault="00657266" w:rsidP="00F71CC4">
            <w:pPr>
              <w:contextualSpacing/>
              <w:jc w:val="center"/>
              <w:rPr>
                <w:b/>
              </w:rPr>
            </w:pPr>
          </w:p>
        </w:tc>
        <w:tc>
          <w:tcPr>
            <w:tcW w:w="1045" w:type="dxa"/>
          </w:tcPr>
          <w:p w14:paraId="6CA7386D" w14:textId="77777777" w:rsidR="00657266" w:rsidRPr="00943A99" w:rsidRDefault="00657266" w:rsidP="00657266">
            <w:pPr>
              <w:contextualSpacing/>
            </w:pPr>
          </w:p>
        </w:tc>
        <w:tc>
          <w:tcPr>
            <w:tcW w:w="1641" w:type="dxa"/>
          </w:tcPr>
          <w:p w14:paraId="662CA628" w14:textId="3A730B3B" w:rsidR="00657266" w:rsidRPr="00631E8D" w:rsidRDefault="00CE542E" w:rsidP="00657266">
            <w:pPr>
              <w:contextualSpacing/>
              <w:rPr>
                <w:rFonts w:ascii="Calibri" w:eastAsia="Calibri" w:hAnsi="Calibri" w:cs="Times New Roman"/>
              </w:rPr>
            </w:pPr>
            <w:r>
              <w:rPr>
                <w:rFonts w:ascii="Calibri" w:eastAsia="Calibri" w:hAnsi="Calibri" w:cs="Times New Roman"/>
              </w:rPr>
              <w:t>D.19</w:t>
            </w:r>
          </w:p>
        </w:tc>
        <w:tc>
          <w:tcPr>
            <w:tcW w:w="1224" w:type="dxa"/>
          </w:tcPr>
          <w:p w14:paraId="59EF3069" w14:textId="6A829A51" w:rsidR="00657266" w:rsidRPr="00631E8D" w:rsidRDefault="00CE542E" w:rsidP="00657266">
            <w:pPr>
              <w:contextualSpacing/>
              <w:rPr>
                <w:rFonts w:ascii="Calibri" w:eastAsia="Calibri" w:hAnsi="Calibri" w:cs="Times New Roman"/>
              </w:rPr>
            </w:pPr>
            <w:r>
              <w:rPr>
                <w:rFonts w:ascii="Calibri" w:eastAsia="Calibri" w:hAnsi="Calibri" w:cs="Times New Roman"/>
              </w:rPr>
              <w:t>D.20</w:t>
            </w:r>
          </w:p>
        </w:tc>
        <w:tc>
          <w:tcPr>
            <w:tcW w:w="1440" w:type="dxa"/>
          </w:tcPr>
          <w:p w14:paraId="48210ADB" w14:textId="2F6704FF" w:rsidR="00657266" w:rsidRDefault="00CE542E" w:rsidP="00657266">
            <w:pPr>
              <w:contextualSpacing/>
              <w:rPr>
                <w:rFonts w:ascii="Calibri" w:eastAsia="Calibri" w:hAnsi="Calibri" w:cs="Arial"/>
              </w:rPr>
            </w:pPr>
            <w:r>
              <w:rPr>
                <w:rFonts w:ascii="Calibri" w:eastAsia="Calibri" w:hAnsi="Calibri" w:cs="Arial"/>
              </w:rPr>
              <w:t>D.21</w:t>
            </w:r>
          </w:p>
        </w:tc>
        <w:tc>
          <w:tcPr>
            <w:tcW w:w="1266" w:type="dxa"/>
          </w:tcPr>
          <w:p w14:paraId="36AA3DD0" w14:textId="1E376FDF" w:rsidR="00657266" w:rsidRPr="00631E8D" w:rsidRDefault="00CE542E" w:rsidP="00657266">
            <w:pPr>
              <w:contextualSpacing/>
              <w:rPr>
                <w:rFonts w:ascii="Calibri" w:eastAsia="Calibri" w:hAnsi="Calibri" w:cs="Arial"/>
              </w:rPr>
            </w:pPr>
            <w:r>
              <w:rPr>
                <w:rFonts w:ascii="Calibri" w:eastAsia="Calibri" w:hAnsi="Calibri" w:cs="Arial"/>
              </w:rPr>
              <w:t>D.22</w:t>
            </w:r>
          </w:p>
        </w:tc>
        <w:tc>
          <w:tcPr>
            <w:tcW w:w="1691" w:type="dxa"/>
          </w:tcPr>
          <w:p w14:paraId="3C122EA0" w14:textId="4FCB918E" w:rsidR="00657266" w:rsidRPr="00631E8D" w:rsidRDefault="00CE542E" w:rsidP="00657266">
            <w:pPr>
              <w:contextualSpacing/>
              <w:rPr>
                <w:rFonts w:ascii="Calibri" w:eastAsia="Calibri" w:hAnsi="Calibri" w:cs="Arial"/>
              </w:rPr>
            </w:pPr>
            <w:r>
              <w:rPr>
                <w:rFonts w:ascii="Calibri" w:eastAsia="Calibri" w:hAnsi="Calibri" w:cs="Arial"/>
              </w:rPr>
              <w:t>D.23</w:t>
            </w:r>
          </w:p>
        </w:tc>
        <w:tc>
          <w:tcPr>
            <w:tcW w:w="1692" w:type="dxa"/>
          </w:tcPr>
          <w:p w14:paraId="209396B4" w14:textId="4F9BE2BB" w:rsidR="00657266" w:rsidRPr="00631E8D" w:rsidRDefault="00CE542E" w:rsidP="00657266">
            <w:pPr>
              <w:contextualSpacing/>
              <w:rPr>
                <w:rFonts w:ascii="Calibri" w:eastAsia="Calibri" w:hAnsi="Calibri" w:cs="Arial"/>
              </w:rPr>
            </w:pPr>
            <w:r>
              <w:rPr>
                <w:rFonts w:ascii="Calibri" w:eastAsia="Calibri" w:hAnsi="Calibri" w:cs="Arial"/>
              </w:rPr>
              <w:t>D.24</w:t>
            </w:r>
          </w:p>
        </w:tc>
        <w:tc>
          <w:tcPr>
            <w:tcW w:w="1049" w:type="dxa"/>
          </w:tcPr>
          <w:p w14:paraId="5909446A" w14:textId="2A55FA39" w:rsidR="00657266" w:rsidRPr="00631E8D" w:rsidRDefault="00CE542E" w:rsidP="00657266">
            <w:pPr>
              <w:contextualSpacing/>
              <w:rPr>
                <w:rFonts w:ascii="Calibri" w:eastAsia="Calibri" w:hAnsi="Calibri" w:cs="Arial"/>
              </w:rPr>
            </w:pPr>
            <w:r>
              <w:rPr>
                <w:rFonts w:ascii="Calibri" w:eastAsia="Calibri" w:hAnsi="Calibri" w:cs="Arial"/>
              </w:rPr>
              <w:t>D.25</w:t>
            </w:r>
          </w:p>
        </w:tc>
        <w:tc>
          <w:tcPr>
            <w:tcW w:w="902" w:type="dxa"/>
          </w:tcPr>
          <w:p w14:paraId="53928C38" w14:textId="3F6D31D3" w:rsidR="00657266" w:rsidRPr="00631E8D" w:rsidRDefault="00CE542E" w:rsidP="00657266">
            <w:pPr>
              <w:ind w:left="-26" w:right="60" w:firstLine="26"/>
              <w:contextualSpacing/>
              <w:rPr>
                <w:rFonts w:ascii="Calibri" w:eastAsia="Calibri" w:hAnsi="Calibri" w:cs="Arial"/>
              </w:rPr>
            </w:pPr>
            <w:r>
              <w:rPr>
                <w:rFonts w:ascii="Calibri" w:eastAsia="Calibri" w:hAnsi="Calibri" w:cs="Arial"/>
              </w:rPr>
              <w:t>D.26</w:t>
            </w:r>
          </w:p>
        </w:tc>
      </w:tr>
      <w:tr w:rsidR="00F71CC4" w:rsidRPr="00943A99" w14:paraId="2C658184" w14:textId="006CBE40" w:rsidTr="00CE542E">
        <w:trPr>
          <w:trHeight w:val="20"/>
          <w:jc w:val="center"/>
        </w:trPr>
        <w:tc>
          <w:tcPr>
            <w:tcW w:w="715" w:type="dxa"/>
          </w:tcPr>
          <w:p w14:paraId="6F7AE82F" w14:textId="77777777" w:rsidR="00F71CC4" w:rsidRPr="00943A99" w:rsidRDefault="00F71CC4" w:rsidP="00F71CC4">
            <w:pPr>
              <w:contextualSpacing/>
              <w:jc w:val="center"/>
              <w:rPr>
                <w:b/>
              </w:rPr>
            </w:pPr>
            <w:r w:rsidRPr="00943A99">
              <w:rPr>
                <w:b/>
              </w:rPr>
              <w:t>Forest</w:t>
            </w:r>
          </w:p>
          <w:p w14:paraId="592A4C3B" w14:textId="77777777" w:rsidR="00F71CC4" w:rsidRPr="00943A99" w:rsidRDefault="00F71CC4" w:rsidP="00F71CC4">
            <w:pPr>
              <w:contextualSpacing/>
              <w:jc w:val="center"/>
              <w:rPr>
                <w:b/>
              </w:rPr>
            </w:pPr>
            <w:r w:rsidRPr="00943A99">
              <w:rPr>
                <w:b/>
              </w:rPr>
              <w:t>code</w:t>
            </w:r>
          </w:p>
        </w:tc>
        <w:tc>
          <w:tcPr>
            <w:tcW w:w="1045" w:type="dxa"/>
          </w:tcPr>
          <w:p w14:paraId="46BB68B2" w14:textId="77777777" w:rsidR="00F71CC4" w:rsidRPr="00943A99" w:rsidRDefault="00F71CC4" w:rsidP="00657266">
            <w:pPr>
              <w:contextualSpacing/>
            </w:pPr>
            <w:r w:rsidRPr="00943A99">
              <w:t>Name of the forest</w:t>
            </w:r>
          </w:p>
        </w:tc>
        <w:tc>
          <w:tcPr>
            <w:tcW w:w="1641" w:type="dxa"/>
          </w:tcPr>
          <w:p w14:paraId="602D966E" w14:textId="77777777" w:rsidR="00F71CC4" w:rsidRDefault="00F71CC4" w:rsidP="00657266">
            <w:pPr>
              <w:contextualSpacing/>
              <w:rPr>
                <w:rFonts w:ascii="Calibri" w:eastAsia="Calibri" w:hAnsi="Calibri" w:cs="Times New Roman"/>
              </w:rPr>
            </w:pPr>
            <w:r w:rsidRPr="00631E8D">
              <w:rPr>
                <w:rFonts w:ascii="Calibri" w:eastAsia="Calibri" w:hAnsi="Calibri" w:cs="Times New Roman"/>
              </w:rPr>
              <w:t>Are there some kinds of animals that you see in this forest that you did not see 5 years ago?</w:t>
            </w:r>
          </w:p>
          <w:p w14:paraId="4FF0EC9A" w14:textId="77777777" w:rsidR="00657266" w:rsidRDefault="00657266" w:rsidP="00657266">
            <w:pPr>
              <w:contextualSpacing/>
              <w:rPr>
                <w:rFonts w:ascii="Calibri" w:eastAsia="Calibri" w:hAnsi="Calibri" w:cs="Times New Roman"/>
              </w:rPr>
            </w:pPr>
            <w:r>
              <w:rPr>
                <w:rFonts w:ascii="Calibri" w:eastAsia="Calibri" w:hAnsi="Calibri" w:cs="Times New Roman"/>
              </w:rPr>
              <w:t>0=No</w:t>
            </w:r>
          </w:p>
          <w:p w14:paraId="7CFC39B7" w14:textId="77777777" w:rsidR="00657266" w:rsidRDefault="00657266" w:rsidP="00657266">
            <w:pPr>
              <w:contextualSpacing/>
              <w:rPr>
                <w:rFonts w:ascii="Calibri" w:eastAsia="Calibri" w:hAnsi="Calibri" w:cs="Times New Roman"/>
              </w:rPr>
            </w:pPr>
            <w:r>
              <w:rPr>
                <w:rFonts w:ascii="Calibri" w:eastAsia="Calibri" w:hAnsi="Calibri" w:cs="Times New Roman"/>
              </w:rPr>
              <w:t>1=Yes</w:t>
            </w:r>
          </w:p>
          <w:p w14:paraId="3CD2A1B2" w14:textId="733F2B33" w:rsidR="00657266" w:rsidRPr="00657266" w:rsidRDefault="00657266" w:rsidP="00657266">
            <w:pPr>
              <w:contextualSpacing/>
              <w:rPr>
                <w:i/>
              </w:rPr>
            </w:pPr>
            <w:r>
              <w:rPr>
                <w:rFonts w:ascii="Calibri" w:eastAsia="Calibri" w:hAnsi="Calibri" w:cs="Times New Roman"/>
                <w:i/>
              </w:rPr>
              <w:t xml:space="preserve">If 0, skip </w:t>
            </w:r>
          </w:p>
        </w:tc>
        <w:tc>
          <w:tcPr>
            <w:tcW w:w="1224" w:type="dxa"/>
          </w:tcPr>
          <w:p w14:paraId="5DF48D8D" w14:textId="327FA313" w:rsidR="00F71CC4" w:rsidRPr="00943A99" w:rsidRDefault="00F71CC4" w:rsidP="00657266">
            <w:pPr>
              <w:contextualSpacing/>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c>
          <w:tcPr>
            <w:tcW w:w="1440" w:type="dxa"/>
          </w:tcPr>
          <w:p w14:paraId="4B2DD390" w14:textId="10EFF242" w:rsidR="00F71CC4" w:rsidRPr="00943A99" w:rsidRDefault="00B30EB2" w:rsidP="00657266">
            <w:pPr>
              <w:contextualSpacing/>
            </w:pPr>
            <w:ins w:id="152" w:author="Aleta Haflett" w:date="2014-11-03T16:34:00Z">
              <w:r>
                <w:rPr>
                  <w:rFonts w:ascii="Calibri" w:eastAsia="Calibri" w:hAnsi="Calibri" w:cs="Arial"/>
                </w:rPr>
                <w:t>How many km is it from your home to the edge of the forest/wooded area</w:t>
              </w:r>
            </w:ins>
            <w:r w:rsidR="00F71CC4" w:rsidRPr="00631E8D">
              <w:rPr>
                <w:rFonts w:ascii="Calibri" w:eastAsia="Calibri" w:hAnsi="Calibri" w:cs="Arial"/>
              </w:rPr>
              <w:t>?</w:t>
            </w:r>
          </w:p>
        </w:tc>
        <w:tc>
          <w:tcPr>
            <w:tcW w:w="1266" w:type="dxa"/>
          </w:tcPr>
          <w:p w14:paraId="5C22111B" w14:textId="77777777" w:rsidR="00F71CC4" w:rsidRDefault="00F71CC4" w:rsidP="00657266">
            <w:pPr>
              <w:contextualSpacing/>
              <w:rPr>
                <w:rFonts w:ascii="Calibri" w:eastAsia="Calibri" w:hAnsi="Calibri" w:cs="Arial"/>
              </w:rPr>
            </w:pPr>
            <w:r w:rsidRPr="00631E8D">
              <w:rPr>
                <w:rFonts w:ascii="Calibri" w:eastAsia="Calibri" w:hAnsi="Calibri" w:cs="Arial"/>
              </w:rPr>
              <w:t>How does your HH access this forest?</w:t>
            </w:r>
          </w:p>
          <w:p w14:paraId="208E50A3" w14:textId="77777777" w:rsidR="00F71CC4" w:rsidRDefault="00F71CC4" w:rsidP="00657266">
            <w:pPr>
              <w:contextualSpacing/>
              <w:rPr>
                <w:rFonts w:ascii="Calibri" w:eastAsia="Calibri" w:hAnsi="Calibri" w:cs="Arial"/>
              </w:rPr>
            </w:pPr>
          </w:p>
          <w:p w14:paraId="6E41F5A6" w14:textId="77777777" w:rsidR="00F71CC4" w:rsidRDefault="00F71CC4" w:rsidP="00657266">
            <w:pPr>
              <w:contextualSpacing/>
              <w:rPr>
                <w:rFonts w:ascii="Calibri" w:eastAsia="Calibri" w:hAnsi="Calibri" w:cs="Arial"/>
              </w:rPr>
            </w:pPr>
            <w:r>
              <w:rPr>
                <w:rFonts w:ascii="Calibri" w:eastAsia="Calibri" w:hAnsi="Calibri" w:cs="Arial"/>
              </w:rPr>
              <w:t>1=Walk</w:t>
            </w:r>
          </w:p>
          <w:p w14:paraId="50174CE1" w14:textId="77777777" w:rsidR="00F71CC4" w:rsidRDefault="00F71CC4" w:rsidP="00657266">
            <w:pPr>
              <w:contextualSpacing/>
              <w:rPr>
                <w:rFonts w:ascii="Calibri" w:eastAsia="Calibri" w:hAnsi="Calibri" w:cs="Arial"/>
              </w:rPr>
            </w:pPr>
            <w:r>
              <w:rPr>
                <w:rFonts w:ascii="Calibri" w:eastAsia="Calibri" w:hAnsi="Calibri" w:cs="Arial"/>
              </w:rPr>
              <w:t>2=Bike</w:t>
            </w:r>
          </w:p>
          <w:p w14:paraId="381A0C9C" w14:textId="7208902F" w:rsidR="00F71CC4" w:rsidRPr="00943A99" w:rsidRDefault="00F71CC4" w:rsidP="00657266">
            <w:pPr>
              <w:contextualSpacing/>
            </w:pPr>
            <w:r>
              <w:rPr>
                <w:rFonts w:ascii="Calibri" w:eastAsia="Calibri" w:hAnsi="Calibri" w:cs="Arial"/>
              </w:rPr>
              <w:t>3=Car</w:t>
            </w:r>
          </w:p>
        </w:tc>
        <w:tc>
          <w:tcPr>
            <w:tcW w:w="1691" w:type="dxa"/>
          </w:tcPr>
          <w:p w14:paraId="661FF172" w14:textId="0BF847A7" w:rsidR="00F71CC4" w:rsidRPr="00943A99" w:rsidRDefault="00F71CC4" w:rsidP="00657266">
            <w:pPr>
              <w:contextualSpacing/>
            </w:pPr>
            <w:r w:rsidRPr="00631E8D">
              <w:rPr>
                <w:rFonts w:ascii="Calibri" w:eastAsia="Calibri" w:hAnsi="Calibri" w:cs="Arial"/>
              </w:rPr>
              <w:t>How long (minutes/hours) does it take your HH to access this forest?</w:t>
            </w:r>
          </w:p>
        </w:tc>
        <w:tc>
          <w:tcPr>
            <w:tcW w:w="1692" w:type="dxa"/>
          </w:tcPr>
          <w:p w14:paraId="457FD9AD" w14:textId="77777777" w:rsidR="00F71CC4" w:rsidRDefault="00F71CC4" w:rsidP="00657266">
            <w:pPr>
              <w:contextualSpacing/>
              <w:rPr>
                <w:rFonts w:ascii="Calibri" w:eastAsia="Calibri" w:hAnsi="Calibri" w:cs="Arial"/>
              </w:rPr>
            </w:pPr>
            <w:r w:rsidRPr="00631E8D">
              <w:rPr>
                <w:rFonts w:ascii="Calibri" w:eastAsia="Calibri" w:hAnsi="Calibri" w:cs="Arial"/>
              </w:rPr>
              <w:t>Have there been any restrictions on your HH’s access to this forest?</w:t>
            </w:r>
          </w:p>
          <w:p w14:paraId="54CEA547" w14:textId="77777777" w:rsidR="00F71CC4" w:rsidRDefault="00F71CC4" w:rsidP="00657266">
            <w:pPr>
              <w:contextualSpacing/>
              <w:rPr>
                <w:rFonts w:ascii="Calibri" w:eastAsia="Calibri" w:hAnsi="Calibri" w:cs="Times New Roman"/>
              </w:rPr>
            </w:pPr>
          </w:p>
          <w:p w14:paraId="16A7700F" w14:textId="6F5B2ABF" w:rsidR="00F71CC4" w:rsidRDefault="00CE542E" w:rsidP="00657266">
            <w:r>
              <w:t>0</w:t>
            </w:r>
            <w:r w:rsidR="00F71CC4">
              <w:t>=No</w:t>
            </w:r>
          </w:p>
          <w:p w14:paraId="3082AC11" w14:textId="366FD243" w:rsidR="00F71CC4" w:rsidRDefault="00CE542E" w:rsidP="00657266">
            <w:r>
              <w:t>1</w:t>
            </w:r>
            <w:r w:rsidR="00F71CC4">
              <w:t>=Yes</w:t>
            </w:r>
            <w:r w:rsidR="00F71CC4" w:rsidRPr="00F82CC8" w:rsidDel="00226116">
              <w:t xml:space="preserve"> </w:t>
            </w:r>
          </w:p>
          <w:p w14:paraId="26BFEFF6" w14:textId="0EF9ADB0" w:rsidR="00CE542E" w:rsidRPr="00CE542E" w:rsidRDefault="00CE542E" w:rsidP="00657266">
            <w:pPr>
              <w:contextualSpacing/>
              <w:rPr>
                <w:i/>
              </w:rPr>
            </w:pPr>
            <w:r>
              <w:rPr>
                <w:i/>
              </w:rPr>
              <w:t>If 0, skip to D.27</w:t>
            </w:r>
          </w:p>
        </w:tc>
        <w:tc>
          <w:tcPr>
            <w:tcW w:w="1049" w:type="dxa"/>
          </w:tcPr>
          <w:p w14:paraId="6F5A8521" w14:textId="29007A1E" w:rsidR="00F71CC4" w:rsidRPr="00631E8D" w:rsidRDefault="00F71CC4" w:rsidP="00657266">
            <w:pPr>
              <w:contextualSpacing/>
              <w:rPr>
                <w:rFonts w:ascii="Calibri" w:eastAsia="Calibri" w:hAnsi="Calibri" w:cs="Arial"/>
              </w:rPr>
            </w:pPr>
            <w:r w:rsidRPr="00631E8D">
              <w:rPr>
                <w:rFonts w:ascii="Calibri" w:eastAsia="Calibri" w:hAnsi="Calibri" w:cs="Arial"/>
              </w:rPr>
              <w:t>By whom?</w:t>
            </w:r>
          </w:p>
        </w:tc>
        <w:tc>
          <w:tcPr>
            <w:tcW w:w="902" w:type="dxa"/>
          </w:tcPr>
          <w:p w14:paraId="66CB525F" w14:textId="26F78988" w:rsidR="00F71CC4" w:rsidRPr="00631E8D" w:rsidRDefault="00F71CC4" w:rsidP="00657266">
            <w:pPr>
              <w:ind w:left="-26" w:right="60" w:firstLine="26"/>
              <w:contextualSpacing/>
              <w:rPr>
                <w:rFonts w:ascii="Calibri" w:eastAsia="Calibri" w:hAnsi="Calibri" w:cs="Arial"/>
              </w:rPr>
            </w:pPr>
            <w:r w:rsidRPr="00631E8D">
              <w:rPr>
                <w:rFonts w:ascii="Calibri" w:eastAsia="Calibri" w:hAnsi="Calibri" w:cs="Arial"/>
              </w:rPr>
              <w:t xml:space="preserve">For what reason? </w:t>
            </w:r>
            <w:ins w:id="153" w:author="McGee, Heather" w:date="2014-09-10T13:50:00Z">
              <w:r w:rsidRPr="00631E8D">
                <w:rPr>
                  <w:rFonts w:ascii="Calibri" w:eastAsia="Calibri" w:hAnsi="Calibri" w:cs="Arial"/>
                </w:rPr>
                <w:t xml:space="preserve"> </w:t>
              </w:r>
            </w:ins>
          </w:p>
        </w:tc>
      </w:tr>
      <w:tr w:rsidR="00F71CC4" w14:paraId="3852333C" w14:textId="2123FE66" w:rsidTr="00CE542E">
        <w:trPr>
          <w:trHeight w:val="20"/>
          <w:jc w:val="center"/>
        </w:trPr>
        <w:tc>
          <w:tcPr>
            <w:tcW w:w="715" w:type="dxa"/>
          </w:tcPr>
          <w:p w14:paraId="4D2673ED" w14:textId="68B1A656" w:rsidR="00F71CC4" w:rsidRDefault="00F71CC4" w:rsidP="00F71CC4">
            <w:pPr>
              <w:contextualSpacing/>
              <w:jc w:val="center"/>
              <w:rPr>
                <w:b/>
              </w:rPr>
            </w:pPr>
          </w:p>
        </w:tc>
        <w:tc>
          <w:tcPr>
            <w:tcW w:w="1045" w:type="dxa"/>
          </w:tcPr>
          <w:p w14:paraId="573A362B" w14:textId="77777777" w:rsidR="00F71CC4" w:rsidRPr="00943A99" w:rsidRDefault="00F71CC4" w:rsidP="00F71CC4">
            <w:pPr>
              <w:contextualSpacing/>
              <w:jc w:val="center"/>
            </w:pPr>
          </w:p>
        </w:tc>
        <w:tc>
          <w:tcPr>
            <w:tcW w:w="1641" w:type="dxa"/>
          </w:tcPr>
          <w:p w14:paraId="1F8B8300" w14:textId="77777777" w:rsidR="00F71CC4" w:rsidRPr="00943A99" w:rsidRDefault="00F71CC4" w:rsidP="00F71CC4">
            <w:pPr>
              <w:contextualSpacing/>
              <w:jc w:val="center"/>
            </w:pPr>
          </w:p>
        </w:tc>
        <w:tc>
          <w:tcPr>
            <w:tcW w:w="1224" w:type="dxa"/>
          </w:tcPr>
          <w:p w14:paraId="462D6560" w14:textId="77777777" w:rsidR="00F71CC4" w:rsidRPr="00943A99" w:rsidRDefault="00F71CC4" w:rsidP="00F71CC4">
            <w:pPr>
              <w:contextualSpacing/>
              <w:jc w:val="center"/>
            </w:pPr>
          </w:p>
        </w:tc>
        <w:tc>
          <w:tcPr>
            <w:tcW w:w="1440" w:type="dxa"/>
          </w:tcPr>
          <w:p w14:paraId="5696ED90" w14:textId="77777777" w:rsidR="00F71CC4" w:rsidRPr="00943A99" w:rsidRDefault="00F71CC4" w:rsidP="00F71CC4">
            <w:pPr>
              <w:contextualSpacing/>
              <w:jc w:val="center"/>
            </w:pPr>
          </w:p>
        </w:tc>
        <w:tc>
          <w:tcPr>
            <w:tcW w:w="1266" w:type="dxa"/>
          </w:tcPr>
          <w:p w14:paraId="77249768" w14:textId="77777777" w:rsidR="00F71CC4" w:rsidRPr="00943A99" w:rsidRDefault="00F71CC4" w:rsidP="00F71CC4">
            <w:pPr>
              <w:contextualSpacing/>
              <w:jc w:val="center"/>
            </w:pPr>
          </w:p>
        </w:tc>
        <w:tc>
          <w:tcPr>
            <w:tcW w:w="1691" w:type="dxa"/>
          </w:tcPr>
          <w:p w14:paraId="51D178C6" w14:textId="77777777" w:rsidR="00F71CC4" w:rsidRPr="00943A99" w:rsidRDefault="00F71CC4" w:rsidP="00657266">
            <w:pPr>
              <w:ind w:left="-95" w:firstLine="95"/>
              <w:contextualSpacing/>
              <w:jc w:val="center"/>
            </w:pPr>
          </w:p>
        </w:tc>
        <w:tc>
          <w:tcPr>
            <w:tcW w:w="1692" w:type="dxa"/>
          </w:tcPr>
          <w:p w14:paraId="6C1337D7" w14:textId="77777777" w:rsidR="00F71CC4" w:rsidRPr="00943A99" w:rsidRDefault="00F71CC4" w:rsidP="00F71CC4">
            <w:pPr>
              <w:contextualSpacing/>
              <w:jc w:val="center"/>
            </w:pPr>
          </w:p>
        </w:tc>
        <w:tc>
          <w:tcPr>
            <w:tcW w:w="1049" w:type="dxa"/>
          </w:tcPr>
          <w:p w14:paraId="149B0513" w14:textId="77777777" w:rsidR="00F71CC4" w:rsidRPr="00943A99" w:rsidRDefault="00F71CC4" w:rsidP="00F71CC4">
            <w:pPr>
              <w:contextualSpacing/>
              <w:jc w:val="center"/>
            </w:pPr>
          </w:p>
        </w:tc>
        <w:tc>
          <w:tcPr>
            <w:tcW w:w="902" w:type="dxa"/>
          </w:tcPr>
          <w:p w14:paraId="7CE365F8" w14:textId="77777777" w:rsidR="00F71CC4" w:rsidRPr="00943A99" w:rsidRDefault="00F71CC4" w:rsidP="00F71CC4">
            <w:pPr>
              <w:contextualSpacing/>
              <w:jc w:val="center"/>
            </w:pPr>
          </w:p>
        </w:tc>
      </w:tr>
      <w:tr w:rsidR="00F71CC4" w14:paraId="326D4B77" w14:textId="3ACBCFE8" w:rsidTr="00CE542E">
        <w:trPr>
          <w:trHeight w:val="20"/>
          <w:jc w:val="center"/>
        </w:trPr>
        <w:tc>
          <w:tcPr>
            <w:tcW w:w="715" w:type="dxa"/>
          </w:tcPr>
          <w:p w14:paraId="44844FA6" w14:textId="77777777" w:rsidR="00F71CC4" w:rsidRDefault="00F71CC4" w:rsidP="00F71CC4">
            <w:pPr>
              <w:contextualSpacing/>
              <w:jc w:val="center"/>
              <w:rPr>
                <w:b/>
              </w:rPr>
            </w:pPr>
            <w:r>
              <w:rPr>
                <w:b/>
              </w:rPr>
              <w:t>1</w:t>
            </w:r>
          </w:p>
        </w:tc>
        <w:tc>
          <w:tcPr>
            <w:tcW w:w="1045" w:type="dxa"/>
          </w:tcPr>
          <w:p w14:paraId="22F07EC1" w14:textId="77777777" w:rsidR="00F71CC4" w:rsidRPr="00943A99" w:rsidRDefault="00F71CC4" w:rsidP="00F71CC4">
            <w:pPr>
              <w:contextualSpacing/>
              <w:jc w:val="center"/>
            </w:pPr>
          </w:p>
        </w:tc>
        <w:tc>
          <w:tcPr>
            <w:tcW w:w="1641" w:type="dxa"/>
          </w:tcPr>
          <w:p w14:paraId="12B0E4FA" w14:textId="77777777" w:rsidR="00F71CC4" w:rsidRPr="00943A99" w:rsidRDefault="00F71CC4" w:rsidP="00F71CC4">
            <w:pPr>
              <w:contextualSpacing/>
              <w:jc w:val="center"/>
            </w:pPr>
          </w:p>
        </w:tc>
        <w:tc>
          <w:tcPr>
            <w:tcW w:w="1224" w:type="dxa"/>
          </w:tcPr>
          <w:p w14:paraId="274D009F" w14:textId="77777777" w:rsidR="00F71CC4" w:rsidRPr="00943A99" w:rsidRDefault="00F71CC4" w:rsidP="00F71CC4">
            <w:pPr>
              <w:contextualSpacing/>
              <w:jc w:val="center"/>
            </w:pPr>
          </w:p>
        </w:tc>
        <w:tc>
          <w:tcPr>
            <w:tcW w:w="1440" w:type="dxa"/>
          </w:tcPr>
          <w:p w14:paraId="501D9745" w14:textId="77777777" w:rsidR="00F71CC4" w:rsidRPr="00943A99" w:rsidRDefault="00F71CC4" w:rsidP="00F71CC4">
            <w:pPr>
              <w:contextualSpacing/>
              <w:jc w:val="center"/>
            </w:pPr>
          </w:p>
        </w:tc>
        <w:tc>
          <w:tcPr>
            <w:tcW w:w="1266" w:type="dxa"/>
          </w:tcPr>
          <w:p w14:paraId="1A412529" w14:textId="77777777" w:rsidR="00F71CC4" w:rsidRPr="00943A99" w:rsidRDefault="00F71CC4" w:rsidP="00F71CC4">
            <w:pPr>
              <w:contextualSpacing/>
              <w:jc w:val="center"/>
            </w:pPr>
          </w:p>
        </w:tc>
        <w:tc>
          <w:tcPr>
            <w:tcW w:w="1691" w:type="dxa"/>
          </w:tcPr>
          <w:p w14:paraId="503B495F" w14:textId="77777777" w:rsidR="00F71CC4" w:rsidRPr="00943A99" w:rsidRDefault="00F71CC4" w:rsidP="00F71CC4">
            <w:pPr>
              <w:contextualSpacing/>
              <w:jc w:val="center"/>
            </w:pPr>
          </w:p>
        </w:tc>
        <w:tc>
          <w:tcPr>
            <w:tcW w:w="1692" w:type="dxa"/>
          </w:tcPr>
          <w:p w14:paraId="0D7A9330" w14:textId="77777777" w:rsidR="00F71CC4" w:rsidRPr="00943A99" w:rsidRDefault="00F71CC4" w:rsidP="00F71CC4">
            <w:pPr>
              <w:contextualSpacing/>
              <w:jc w:val="center"/>
            </w:pPr>
          </w:p>
        </w:tc>
        <w:tc>
          <w:tcPr>
            <w:tcW w:w="1049" w:type="dxa"/>
          </w:tcPr>
          <w:p w14:paraId="1C300A0C" w14:textId="77777777" w:rsidR="00F71CC4" w:rsidRPr="00943A99" w:rsidRDefault="00F71CC4" w:rsidP="00F71CC4">
            <w:pPr>
              <w:contextualSpacing/>
              <w:jc w:val="center"/>
            </w:pPr>
          </w:p>
        </w:tc>
        <w:tc>
          <w:tcPr>
            <w:tcW w:w="902" w:type="dxa"/>
          </w:tcPr>
          <w:p w14:paraId="37F3D804" w14:textId="77777777" w:rsidR="00F71CC4" w:rsidRPr="00943A99" w:rsidRDefault="00F71CC4" w:rsidP="00F71CC4">
            <w:pPr>
              <w:contextualSpacing/>
              <w:jc w:val="center"/>
            </w:pPr>
          </w:p>
        </w:tc>
      </w:tr>
      <w:tr w:rsidR="00F71CC4" w14:paraId="6F45C2AC" w14:textId="20B2D80A" w:rsidTr="00CE542E">
        <w:trPr>
          <w:trHeight w:val="20"/>
          <w:jc w:val="center"/>
        </w:trPr>
        <w:tc>
          <w:tcPr>
            <w:tcW w:w="715" w:type="dxa"/>
          </w:tcPr>
          <w:p w14:paraId="25F4E275" w14:textId="77777777" w:rsidR="00F71CC4" w:rsidRDefault="00F71CC4" w:rsidP="00F71CC4">
            <w:pPr>
              <w:contextualSpacing/>
              <w:jc w:val="center"/>
              <w:rPr>
                <w:b/>
              </w:rPr>
            </w:pPr>
            <w:r>
              <w:rPr>
                <w:b/>
              </w:rPr>
              <w:t>2</w:t>
            </w:r>
          </w:p>
        </w:tc>
        <w:tc>
          <w:tcPr>
            <w:tcW w:w="1045" w:type="dxa"/>
          </w:tcPr>
          <w:p w14:paraId="3EA06E42" w14:textId="77777777" w:rsidR="00F71CC4" w:rsidRPr="00943A99" w:rsidRDefault="00F71CC4" w:rsidP="00F71CC4">
            <w:pPr>
              <w:contextualSpacing/>
              <w:jc w:val="center"/>
            </w:pPr>
          </w:p>
        </w:tc>
        <w:tc>
          <w:tcPr>
            <w:tcW w:w="1641" w:type="dxa"/>
          </w:tcPr>
          <w:p w14:paraId="20F18333" w14:textId="77777777" w:rsidR="00F71CC4" w:rsidRPr="00943A99" w:rsidRDefault="00F71CC4" w:rsidP="00F71CC4">
            <w:pPr>
              <w:contextualSpacing/>
              <w:jc w:val="center"/>
            </w:pPr>
          </w:p>
        </w:tc>
        <w:tc>
          <w:tcPr>
            <w:tcW w:w="1224" w:type="dxa"/>
          </w:tcPr>
          <w:p w14:paraId="6C43112B" w14:textId="77777777" w:rsidR="00F71CC4" w:rsidRPr="00943A99" w:rsidRDefault="00F71CC4" w:rsidP="00F71CC4">
            <w:pPr>
              <w:contextualSpacing/>
              <w:jc w:val="center"/>
            </w:pPr>
          </w:p>
        </w:tc>
        <w:tc>
          <w:tcPr>
            <w:tcW w:w="1440" w:type="dxa"/>
          </w:tcPr>
          <w:p w14:paraId="63F69010" w14:textId="77777777" w:rsidR="00F71CC4" w:rsidRPr="00943A99" w:rsidRDefault="00F71CC4" w:rsidP="00F71CC4">
            <w:pPr>
              <w:contextualSpacing/>
              <w:jc w:val="center"/>
            </w:pPr>
          </w:p>
        </w:tc>
        <w:tc>
          <w:tcPr>
            <w:tcW w:w="1266" w:type="dxa"/>
          </w:tcPr>
          <w:p w14:paraId="05018FF5" w14:textId="77777777" w:rsidR="00F71CC4" w:rsidRPr="00943A99" w:rsidRDefault="00F71CC4" w:rsidP="00F71CC4">
            <w:pPr>
              <w:contextualSpacing/>
              <w:jc w:val="center"/>
            </w:pPr>
          </w:p>
        </w:tc>
        <w:tc>
          <w:tcPr>
            <w:tcW w:w="1691" w:type="dxa"/>
          </w:tcPr>
          <w:p w14:paraId="27FC4AD3" w14:textId="77777777" w:rsidR="00F71CC4" w:rsidRPr="00943A99" w:rsidRDefault="00F71CC4" w:rsidP="00F71CC4">
            <w:pPr>
              <w:contextualSpacing/>
              <w:jc w:val="center"/>
            </w:pPr>
          </w:p>
        </w:tc>
        <w:tc>
          <w:tcPr>
            <w:tcW w:w="1692" w:type="dxa"/>
          </w:tcPr>
          <w:p w14:paraId="14CF498F" w14:textId="77777777" w:rsidR="00F71CC4" w:rsidRPr="00943A99" w:rsidRDefault="00F71CC4" w:rsidP="00F71CC4">
            <w:pPr>
              <w:contextualSpacing/>
              <w:jc w:val="center"/>
            </w:pPr>
          </w:p>
        </w:tc>
        <w:tc>
          <w:tcPr>
            <w:tcW w:w="1049" w:type="dxa"/>
          </w:tcPr>
          <w:p w14:paraId="284A7F0D" w14:textId="77777777" w:rsidR="00F71CC4" w:rsidRPr="00943A99" w:rsidRDefault="00F71CC4" w:rsidP="00F71CC4">
            <w:pPr>
              <w:contextualSpacing/>
              <w:jc w:val="center"/>
            </w:pPr>
          </w:p>
        </w:tc>
        <w:tc>
          <w:tcPr>
            <w:tcW w:w="902" w:type="dxa"/>
          </w:tcPr>
          <w:p w14:paraId="0816AF29" w14:textId="77777777" w:rsidR="00F71CC4" w:rsidRPr="00943A99" w:rsidRDefault="00F71CC4" w:rsidP="00F71CC4">
            <w:pPr>
              <w:contextualSpacing/>
              <w:jc w:val="center"/>
            </w:pPr>
          </w:p>
        </w:tc>
      </w:tr>
      <w:tr w:rsidR="00F71CC4" w14:paraId="549DA057" w14:textId="694A5BDC" w:rsidTr="00CE542E">
        <w:trPr>
          <w:trHeight w:val="20"/>
          <w:jc w:val="center"/>
        </w:trPr>
        <w:tc>
          <w:tcPr>
            <w:tcW w:w="715" w:type="dxa"/>
          </w:tcPr>
          <w:p w14:paraId="624A2483" w14:textId="77777777" w:rsidR="00F71CC4" w:rsidRDefault="00F71CC4" w:rsidP="00F71CC4">
            <w:pPr>
              <w:contextualSpacing/>
              <w:jc w:val="center"/>
              <w:rPr>
                <w:b/>
              </w:rPr>
            </w:pPr>
            <w:r>
              <w:rPr>
                <w:b/>
              </w:rPr>
              <w:t>3</w:t>
            </w:r>
          </w:p>
        </w:tc>
        <w:tc>
          <w:tcPr>
            <w:tcW w:w="1045" w:type="dxa"/>
          </w:tcPr>
          <w:p w14:paraId="5167A24F" w14:textId="77777777" w:rsidR="00F71CC4" w:rsidRPr="00943A99" w:rsidRDefault="00F71CC4" w:rsidP="00F71CC4">
            <w:pPr>
              <w:contextualSpacing/>
              <w:jc w:val="center"/>
            </w:pPr>
          </w:p>
        </w:tc>
        <w:tc>
          <w:tcPr>
            <w:tcW w:w="1641" w:type="dxa"/>
          </w:tcPr>
          <w:p w14:paraId="7409EBD8" w14:textId="77777777" w:rsidR="00F71CC4" w:rsidRPr="00943A99" w:rsidRDefault="00F71CC4" w:rsidP="00F71CC4">
            <w:pPr>
              <w:contextualSpacing/>
              <w:jc w:val="center"/>
            </w:pPr>
          </w:p>
        </w:tc>
        <w:tc>
          <w:tcPr>
            <w:tcW w:w="1224" w:type="dxa"/>
          </w:tcPr>
          <w:p w14:paraId="3BA9AA7D" w14:textId="77777777" w:rsidR="00F71CC4" w:rsidRPr="00943A99" w:rsidRDefault="00F71CC4" w:rsidP="00F71CC4">
            <w:pPr>
              <w:contextualSpacing/>
              <w:jc w:val="center"/>
            </w:pPr>
          </w:p>
        </w:tc>
        <w:tc>
          <w:tcPr>
            <w:tcW w:w="1440" w:type="dxa"/>
          </w:tcPr>
          <w:p w14:paraId="76FE6256" w14:textId="77777777" w:rsidR="00F71CC4" w:rsidRPr="00943A99" w:rsidRDefault="00F71CC4" w:rsidP="00F71CC4">
            <w:pPr>
              <w:contextualSpacing/>
              <w:jc w:val="center"/>
            </w:pPr>
          </w:p>
        </w:tc>
        <w:tc>
          <w:tcPr>
            <w:tcW w:w="1266" w:type="dxa"/>
          </w:tcPr>
          <w:p w14:paraId="180F70C9" w14:textId="77777777" w:rsidR="00F71CC4" w:rsidRPr="00943A99" w:rsidRDefault="00F71CC4" w:rsidP="00F71CC4">
            <w:pPr>
              <w:contextualSpacing/>
              <w:jc w:val="center"/>
            </w:pPr>
          </w:p>
        </w:tc>
        <w:tc>
          <w:tcPr>
            <w:tcW w:w="1691" w:type="dxa"/>
          </w:tcPr>
          <w:p w14:paraId="23668618" w14:textId="77777777" w:rsidR="00F71CC4" w:rsidRPr="00943A99" w:rsidRDefault="00F71CC4" w:rsidP="00F71CC4">
            <w:pPr>
              <w:contextualSpacing/>
              <w:jc w:val="center"/>
            </w:pPr>
          </w:p>
        </w:tc>
        <w:tc>
          <w:tcPr>
            <w:tcW w:w="1692" w:type="dxa"/>
          </w:tcPr>
          <w:p w14:paraId="2F330D9A" w14:textId="77777777" w:rsidR="00F71CC4" w:rsidRPr="00943A99" w:rsidRDefault="00F71CC4" w:rsidP="00F71CC4">
            <w:pPr>
              <w:contextualSpacing/>
              <w:jc w:val="center"/>
            </w:pPr>
          </w:p>
        </w:tc>
        <w:tc>
          <w:tcPr>
            <w:tcW w:w="1049" w:type="dxa"/>
          </w:tcPr>
          <w:p w14:paraId="00DDE919" w14:textId="77777777" w:rsidR="00F71CC4" w:rsidRPr="00943A99" w:rsidRDefault="00F71CC4" w:rsidP="00F71CC4">
            <w:pPr>
              <w:contextualSpacing/>
              <w:jc w:val="center"/>
            </w:pPr>
          </w:p>
        </w:tc>
        <w:tc>
          <w:tcPr>
            <w:tcW w:w="902" w:type="dxa"/>
          </w:tcPr>
          <w:p w14:paraId="64B2E7F4" w14:textId="77777777" w:rsidR="00F71CC4" w:rsidRPr="00943A99" w:rsidRDefault="00F71CC4" w:rsidP="00F71CC4">
            <w:pPr>
              <w:contextualSpacing/>
              <w:jc w:val="center"/>
            </w:pPr>
          </w:p>
        </w:tc>
      </w:tr>
      <w:tr w:rsidR="00F71CC4" w14:paraId="4825D506" w14:textId="3E795E19" w:rsidTr="00CE542E">
        <w:trPr>
          <w:trHeight w:val="20"/>
          <w:jc w:val="center"/>
        </w:trPr>
        <w:tc>
          <w:tcPr>
            <w:tcW w:w="715" w:type="dxa"/>
          </w:tcPr>
          <w:p w14:paraId="3E1D09D0" w14:textId="77777777" w:rsidR="00F71CC4" w:rsidRDefault="00F71CC4" w:rsidP="00F71CC4">
            <w:pPr>
              <w:contextualSpacing/>
              <w:jc w:val="center"/>
              <w:rPr>
                <w:b/>
              </w:rPr>
            </w:pPr>
            <w:r>
              <w:rPr>
                <w:b/>
              </w:rPr>
              <w:t>4</w:t>
            </w:r>
          </w:p>
        </w:tc>
        <w:tc>
          <w:tcPr>
            <w:tcW w:w="1045" w:type="dxa"/>
          </w:tcPr>
          <w:p w14:paraId="7B0E5317" w14:textId="77777777" w:rsidR="00F71CC4" w:rsidRPr="00943A99" w:rsidRDefault="00F71CC4" w:rsidP="00F71CC4">
            <w:pPr>
              <w:contextualSpacing/>
              <w:jc w:val="center"/>
            </w:pPr>
          </w:p>
        </w:tc>
        <w:tc>
          <w:tcPr>
            <w:tcW w:w="1641" w:type="dxa"/>
          </w:tcPr>
          <w:p w14:paraId="0D143EF4" w14:textId="77777777" w:rsidR="00F71CC4" w:rsidRPr="00943A99" w:rsidRDefault="00F71CC4" w:rsidP="00F71CC4">
            <w:pPr>
              <w:contextualSpacing/>
              <w:jc w:val="center"/>
            </w:pPr>
          </w:p>
        </w:tc>
        <w:tc>
          <w:tcPr>
            <w:tcW w:w="1224" w:type="dxa"/>
          </w:tcPr>
          <w:p w14:paraId="5CBFC851" w14:textId="77777777" w:rsidR="00F71CC4" w:rsidRPr="00943A99" w:rsidRDefault="00F71CC4" w:rsidP="00F71CC4">
            <w:pPr>
              <w:contextualSpacing/>
              <w:jc w:val="center"/>
            </w:pPr>
          </w:p>
        </w:tc>
        <w:tc>
          <w:tcPr>
            <w:tcW w:w="1440" w:type="dxa"/>
          </w:tcPr>
          <w:p w14:paraId="4474B5AD" w14:textId="77777777" w:rsidR="00F71CC4" w:rsidRPr="00943A99" w:rsidRDefault="00F71CC4" w:rsidP="00F71CC4">
            <w:pPr>
              <w:contextualSpacing/>
              <w:jc w:val="center"/>
            </w:pPr>
          </w:p>
        </w:tc>
        <w:tc>
          <w:tcPr>
            <w:tcW w:w="1266" w:type="dxa"/>
          </w:tcPr>
          <w:p w14:paraId="4C6A770D" w14:textId="77777777" w:rsidR="00F71CC4" w:rsidRPr="00943A99" w:rsidRDefault="00F71CC4" w:rsidP="00F71CC4">
            <w:pPr>
              <w:contextualSpacing/>
              <w:jc w:val="center"/>
            </w:pPr>
          </w:p>
        </w:tc>
        <w:tc>
          <w:tcPr>
            <w:tcW w:w="1691" w:type="dxa"/>
          </w:tcPr>
          <w:p w14:paraId="2B661952" w14:textId="77777777" w:rsidR="00F71CC4" w:rsidRPr="00943A99" w:rsidRDefault="00F71CC4" w:rsidP="00F71CC4">
            <w:pPr>
              <w:contextualSpacing/>
              <w:jc w:val="center"/>
            </w:pPr>
          </w:p>
        </w:tc>
        <w:tc>
          <w:tcPr>
            <w:tcW w:w="1692" w:type="dxa"/>
          </w:tcPr>
          <w:p w14:paraId="06E63257" w14:textId="77777777" w:rsidR="00F71CC4" w:rsidRPr="00943A99" w:rsidRDefault="00F71CC4" w:rsidP="00F71CC4">
            <w:pPr>
              <w:contextualSpacing/>
              <w:jc w:val="center"/>
            </w:pPr>
          </w:p>
        </w:tc>
        <w:tc>
          <w:tcPr>
            <w:tcW w:w="1049" w:type="dxa"/>
          </w:tcPr>
          <w:p w14:paraId="3AFDDDFC" w14:textId="77777777" w:rsidR="00F71CC4" w:rsidRPr="00943A99" w:rsidRDefault="00F71CC4" w:rsidP="00F71CC4">
            <w:pPr>
              <w:contextualSpacing/>
              <w:jc w:val="center"/>
            </w:pPr>
          </w:p>
        </w:tc>
        <w:tc>
          <w:tcPr>
            <w:tcW w:w="902" w:type="dxa"/>
          </w:tcPr>
          <w:p w14:paraId="511BB27B" w14:textId="77777777" w:rsidR="00F71CC4" w:rsidRPr="00943A99" w:rsidRDefault="00F71CC4" w:rsidP="00F71CC4">
            <w:pPr>
              <w:contextualSpacing/>
              <w:jc w:val="center"/>
            </w:pPr>
          </w:p>
        </w:tc>
      </w:tr>
      <w:tr w:rsidR="00F71CC4" w14:paraId="588ADDA9" w14:textId="2E9B0AE0" w:rsidTr="00CE542E">
        <w:trPr>
          <w:trHeight w:val="20"/>
          <w:jc w:val="center"/>
        </w:trPr>
        <w:tc>
          <w:tcPr>
            <w:tcW w:w="715" w:type="dxa"/>
          </w:tcPr>
          <w:p w14:paraId="6E6A2177" w14:textId="77777777" w:rsidR="00F71CC4" w:rsidRDefault="00F71CC4" w:rsidP="00F71CC4">
            <w:pPr>
              <w:contextualSpacing/>
              <w:jc w:val="center"/>
              <w:rPr>
                <w:b/>
              </w:rPr>
            </w:pPr>
            <w:r>
              <w:rPr>
                <w:b/>
              </w:rPr>
              <w:t>5</w:t>
            </w:r>
          </w:p>
        </w:tc>
        <w:tc>
          <w:tcPr>
            <w:tcW w:w="1045" w:type="dxa"/>
          </w:tcPr>
          <w:p w14:paraId="7892CDB6" w14:textId="77777777" w:rsidR="00F71CC4" w:rsidRPr="00943A99" w:rsidRDefault="00F71CC4" w:rsidP="00F71CC4">
            <w:pPr>
              <w:contextualSpacing/>
              <w:jc w:val="center"/>
            </w:pPr>
          </w:p>
        </w:tc>
        <w:tc>
          <w:tcPr>
            <w:tcW w:w="1641" w:type="dxa"/>
          </w:tcPr>
          <w:p w14:paraId="3B2A32DD" w14:textId="77777777" w:rsidR="00F71CC4" w:rsidRPr="00943A99" w:rsidRDefault="00F71CC4" w:rsidP="00F71CC4">
            <w:pPr>
              <w:contextualSpacing/>
              <w:jc w:val="center"/>
            </w:pPr>
          </w:p>
        </w:tc>
        <w:tc>
          <w:tcPr>
            <w:tcW w:w="1224" w:type="dxa"/>
          </w:tcPr>
          <w:p w14:paraId="5CEE2E1C" w14:textId="77777777" w:rsidR="00F71CC4" w:rsidRPr="00943A99" w:rsidRDefault="00F71CC4" w:rsidP="00F71CC4">
            <w:pPr>
              <w:contextualSpacing/>
              <w:jc w:val="center"/>
            </w:pPr>
          </w:p>
        </w:tc>
        <w:tc>
          <w:tcPr>
            <w:tcW w:w="1440" w:type="dxa"/>
          </w:tcPr>
          <w:p w14:paraId="386BE29B" w14:textId="77777777" w:rsidR="00F71CC4" w:rsidRPr="00943A99" w:rsidRDefault="00F71CC4" w:rsidP="00F71CC4">
            <w:pPr>
              <w:contextualSpacing/>
              <w:jc w:val="center"/>
            </w:pPr>
          </w:p>
        </w:tc>
        <w:tc>
          <w:tcPr>
            <w:tcW w:w="1266" w:type="dxa"/>
          </w:tcPr>
          <w:p w14:paraId="1DE12682" w14:textId="77777777" w:rsidR="00F71CC4" w:rsidRPr="00943A99" w:rsidRDefault="00F71CC4" w:rsidP="00F71CC4">
            <w:pPr>
              <w:contextualSpacing/>
              <w:jc w:val="center"/>
            </w:pPr>
          </w:p>
        </w:tc>
        <w:tc>
          <w:tcPr>
            <w:tcW w:w="1691" w:type="dxa"/>
          </w:tcPr>
          <w:p w14:paraId="618F06AB" w14:textId="77777777" w:rsidR="00F71CC4" w:rsidRPr="00943A99" w:rsidRDefault="00F71CC4" w:rsidP="00F71CC4">
            <w:pPr>
              <w:contextualSpacing/>
              <w:jc w:val="center"/>
            </w:pPr>
          </w:p>
        </w:tc>
        <w:tc>
          <w:tcPr>
            <w:tcW w:w="1692" w:type="dxa"/>
          </w:tcPr>
          <w:p w14:paraId="46FFA5DD" w14:textId="77777777" w:rsidR="00F71CC4" w:rsidRPr="00943A99" w:rsidRDefault="00F71CC4" w:rsidP="00F71CC4">
            <w:pPr>
              <w:contextualSpacing/>
              <w:jc w:val="center"/>
            </w:pPr>
          </w:p>
        </w:tc>
        <w:tc>
          <w:tcPr>
            <w:tcW w:w="1049" w:type="dxa"/>
          </w:tcPr>
          <w:p w14:paraId="20BE1056" w14:textId="77777777" w:rsidR="00F71CC4" w:rsidRPr="00943A99" w:rsidRDefault="00F71CC4" w:rsidP="00F71CC4">
            <w:pPr>
              <w:contextualSpacing/>
              <w:jc w:val="center"/>
            </w:pPr>
          </w:p>
        </w:tc>
        <w:tc>
          <w:tcPr>
            <w:tcW w:w="902" w:type="dxa"/>
          </w:tcPr>
          <w:p w14:paraId="0CFD0653" w14:textId="77777777" w:rsidR="00F71CC4" w:rsidRPr="00943A99" w:rsidRDefault="00F71CC4" w:rsidP="00F71CC4">
            <w:pPr>
              <w:contextualSpacing/>
              <w:jc w:val="center"/>
            </w:pPr>
          </w:p>
        </w:tc>
      </w:tr>
    </w:tbl>
    <w:p w14:paraId="2B18BF98" w14:textId="77777777" w:rsidR="006A5FEF" w:rsidRDefault="006A5FEF" w:rsidP="001512DD">
      <w:pPr>
        <w:spacing w:after="0" w:line="240" w:lineRule="auto"/>
        <w:contextualSpacing/>
      </w:pPr>
    </w:p>
    <w:tbl>
      <w:tblPr>
        <w:tblStyle w:val="TableGrid"/>
        <w:tblW w:w="12330" w:type="dxa"/>
        <w:tblInd w:w="29" w:type="dxa"/>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2200"/>
        <w:gridCol w:w="4015"/>
      </w:tblGrid>
      <w:tr w:rsidR="00CE542E" w:rsidRPr="00631E8D" w14:paraId="2CEE507E" w14:textId="77777777" w:rsidTr="00672FD9">
        <w:trPr>
          <w:trHeight w:val="20"/>
        </w:trPr>
        <w:tc>
          <w:tcPr>
            <w:tcW w:w="715" w:type="dxa"/>
          </w:tcPr>
          <w:p w14:paraId="4FDB3CB3" w14:textId="77777777" w:rsidR="00CE542E" w:rsidRPr="00AB041B" w:rsidRDefault="00CE542E" w:rsidP="00B30EB2">
            <w:pPr>
              <w:contextualSpacing/>
              <w:jc w:val="center"/>
              <w:rPr>
                <w:b/>
                <w:sz w:val="20"/>
                <w:szCs w:val="20"/>
              </w:rPr>
            </w:pPr>
          </w:p>
        </w:tc>
        <w:tc>
          <w:tcPr>
            <w:tcW w:w="1045" w:type="dxa"/>
          </w:tcPr>
          <w:p w14:paraId="28B485C1" w14:textId="77777777" w:rsidR="00CE542E" w:rsidRPr="00AB041B" w:rsidRDefault="00CE542E" w:rsidP="00B30EB2">
            <w:pPr>
              <w:contextualSpacing/>
              <w:jc w:val="center"/>
              <w:rPr>
                <w:sz w:val="20"/>
                <w:szCs w:val="20"/>
              </w:rPr>
            </w:pPr>
          </w:p>
        </w:tc>
        <w:tc>
          <w:tcPr>
            <w:tcW w:w="1691" w:type="dxa"/>
          </w:tcPr>
          <w:p w14:paraId="307C1814" w14:textId="4D92C864" w:rsidR="00CE542E" w:rsidRPr="00AB041B" w:rsidRDefault="00CE542E" w:rsidP="00B30EB2">
            <w:pPr>
              <w:contextualSpacing/>
              <w:jc w:val="center"/>
              <w:rPr>
                <w:rFonts w:ascii="Calibri" w:eastAsia="Calibri" w:hAnsi="Calibri" w:cs="Times New Roman"/>
                <w:sz w:val="20"/>
                <w:szCs w:val="20"/>
              </w:rPr>
            </w:pPr>
            <w:r>
              <w:rPr>
                <w:rFonts w:ascii="Calibri" w:eastAsia="Calibri" w:hAnsi="Calibri" w:cs="Times New Roman"/>
                <w:sz w:val="20"/>
                <w:szCs w:val="20"/>
              </w:rPr>
              <w:t>D.27</w:t>
            </w:r>
          </w:p>
        </w:tc>
        <w:tc>
          <w:tcPr>
            <w:tcW w:w="1224" w:type="dxa"/>
          </w:tcPr>
          <w:p w14:paraId="23B47E60" w14:textId="131E7D45" w:rsidR="00CE542E" w:rsidRPr="00AB041B" w:rsidRDefault="00CE542E" w:rsidP="00B30EB2">
            <w:pPr>
              <w:contextualSpacing/>
              <w:jc w:val="center"/>
              <w:rPr>
                <w:rFonts w:ascii="Calibri" w:eastAsia="Calibri" w:hAnsi="Calibri" w:cs="Times New Roman"/>
                <w:sz w:val="20"/>
                <w:szCs w:val="20"/>
              </w:rPr>
            </w:pPr>
            <w:r>
              <w:rPr>
                <w:rFonts w:ascii="Calibri" w:eastAsia="Calibri" w:hAnsi="Calibri" w:cs="Times New Roman"/>
                <w:sz w:val="20"/>
                <w:szCs w:val="20"/>
              </w:rPr>
              <w:t>D.28</w:t>
            </w:r>
          </w:p>
        </w:tc>
        <w:tc>
          <w:tcPr>
            <w:tcW w:w="1440" w:type="dxa"/>
          </w:tcPr>
          <w:p w14:paraId="5E60EACF" w14:textId="13B88AD9" w:rsidR="00CE542E" w:rsidRPr="00AB041B" w:rsidRDefault="00CE542E" w:rsidP="00B30EB2">
            <w:pPr>
              <w:contextualSpacing/>
              <w:jc w:val="center"/>
              <w:rPr>
                <w:rFonts w:ascii="Calibri" w:eastAsia="Calibri" w:hAnsi="Calibri" w:cs="Arial"/>
                <w:sz w:val="20"/>
                <w:szCs w:val="20"/>
              </w:rPr>
            </w:pPr>
            <w:r>
              <w:rPr>
                <w:rFonts w:ascii="Calibri" w:eastAsia="Calibri" w:hAnsi="Calibri" w:cs="Arial"/>
                <w:sz w:val="20"/>
                <w:szCs w:val="20"/>
              </w:rPr>
              <w:t>D.29</w:t>
            </w:r>
          </w:p>
        </w:tc>
        <w:tc>
          <w:tcPr>
            <w:tcW w:w="2200" w:type="dxa"/>
          </w:tcPr>
          <w:p w14:paraId="471D0168" w14:textId="29B364F3" w:rsidR="00CE542E" w:rsidRPr="00AB041B" w:rsidRDefault="00CE542E" w:rsidP="00B30EB2">
            <w:pPr>
              <w:contextualSpacing/>
              <w:jc w:val="center"/>
              <w:rPr>
                <w:rFonts w:ascii="Calibri" w:eastAsia="Calibri" w:hAnsi="Calibri" w:cs="Arial"/>
                <w:sz w:val="20"/>
                <w:szCs w:val="20"/>
              </w:rPr>
            </w:pPr>
            <w:commentRangeStart w:id="154"/>
            <w:r>
              <w:rPr>
                <w:rFonts w:ascii="Calibri" w:eastAsia="Calibri" w:hAnsi="Calibri" w:cs="Arial"/>
                <w:sz w:val="20"/>
                <w:szCs w:val="20"/>
              </w:rPr>
              <w:t>D.30</w:t>
            </w:r>
            <w:commentRangeEnd w:id="154"/>
            <w:r w:rsidR="00FA5477">
              <w:rPr>
                <w:rStyle w:val="CommentReference"/>
              </w:rPr>
              <w:commentReference w:id="154"/>
            </w:r>
          </w:p>
        </w:tc>
        <w:tc>
          <w:tcPr>
            <w:tcW w:w="4015" w:type="dxa"/>
          </w:tcPr>
          <w:p w14:paraId="3ECBD670" w14:textId="62348801" w:rsidR="00CE542E" w:rsidRPr="00AB041B" w:rsidRDefault="00CE542E" w:rsidP="00B30EB2">
            <w:pPr>
              <w:contextualSpacing/>
              <w:jc w:val="center"/>
              <w:rPr>
                <w:rFonts w:ascii="Calibri" w:eastAsia="Calibri" w:hAnsi="Calibri" w:cs="Arial"/>
                <w:sz w:val="20"/>
                <w:szCs w:val="20"/>
              </w:rPr>
            </w:pPr>
            <w:commentRangeStart w:id="155"/>
            <w:r>
              <w:rPr>
                <w:rFonts w:ascii="Calibri" w:eastAsia="Calibri" w:hAnsi="Calibri" w:cs="Arial"/>
                <w:sz w:val="20"/>
                <w:szCs w:val="20"/>
              </w:rPr>
              <w:t>D.31</w:t>
            </w:r>
            <w:commentRangeEnd w:id="155"/>
            <w:r w:rsidR="00FA5477">
              <w:rPr>
                <w:rStyle w:val="CommentReference"/>
              </w:rPr>
              <w:commentReference w:id="155"/>
            </w:r>
          </w:p>
        </w:tc>
      </w:tr>
      <w:tr w:rsidR="00AB041B" w:rsidRPr="00631E8D" w14:paraId="26E13ABA" w14:textId="77777777" w:rsidTr="00672FD9">
        <w:trPr>
          <w:trHeight w:val="20"/>
          <w:ins w:id="156" w:author="Aleta Haflett" w:date="2014-11-03T16:32:00Z"/>
        </w:trPr>
        <w:tc>
          <w:tcPr>
            <w:tcW w:w="715" w:type="dxa"/>
          </w:tcPr>
          <w:p w14:paraId="7E1B69B0" w14:textId="77777777" w:rsidR="00AB041B" w:rsidRPr="00AB041B" w:rsidRDefault="00AB041B" w:rsidP="00B30EB2">
            <w:pPr>
              <w:contextualSpacing/>
              <w:jc w:val="center"/>
              <w:rPr>
                <w:ins w:id="157" w:author="Aleta Haflett" w:date="2014-11-03T16:32:00Z"/>
                <w:b/>
                <w:sz w:val="20"/>
                <w:szCs w:val="20"/>
              </w:rPr>
            </w:pPr>
            <w:ins w:id="158" w:author="Aleta Haflett" w:date="2014-11-03T16:32:00Z">
              <w:r w:rsidRPr="00AB041B">
                <w:rPr>
                  <w:b/>
                  <w:sz w:val="20"/>
                  <w:szCs w:val="20"/>
                </w:rPr>
                <w:t>Forest</w:t>
              </w:r>
            </w:ins>
          </w:p>
          <w:p w14:paraId="7CB27FBE" w14:textId="77777777" w:rsidR="00AB041B" w:rsidRPr="00AB041B" w:rsidRDefault="00AB041B" w:rsidP="00B30EB2">
            <w:pPr>
              <w:contextualSpacing/>
              <w:jc w:val="center"/>
              <w:rPr>
                <w:ins w:id="159" w:author="Aleta Haflett" w:date="2014-11-03T16:32:00Z"/>
                <w:b/>
                <w:sz w:val="20"/>
                <w:szCs w:val="20"/>
              </w:rPr>
            </w:pPr>
            <w:ins w:id="160" w:author="Aleta Haflett" w:date="2014-11-03T16:32:00Z">
              <w:r w:rsidRPr="00AB041B">
                <w:rPr>
                  <w:b/>
                  <w:sz w:val="20"/>
                  <w:szCs w:val="20"/>
                </w:rPr>
                <w:t>code</w:t>
              </w:r>
            </w:ins>
          </w:p>
        </w:tc>
        <w:tc>
          <w:tcPr>
            <w:tcW w:w="1045" w:type="dxa"/>
          </w:tcPr>
          <w:p w14:paraId="66DB9122" w14:textId="77777777" w:rsidR="00AB041B" w:rsidRPr="00AB041B" w:rsidRDefault="00AB041B" w:rsidP="00CE542E">
            <w:pPr>
              <w:contextualSpacing/>
              <w:rPr>
                <w:ins w:id="161" w:author="Aleta Haflett" w:date="2014-11-03T16:32:00Z"/>
                <w:sz w:val="20"/>
                <w:szCs w:val="20"/>
              </w:rPr>
            </w:pPr>
            <w:ins w:id="162" w:author="Aleta Haflett" w:date="2014-11-03T16:32:00Z">
              <w:r w:rsidRPr="00AB041B">
                <w:rPr>
                  <w:sz w:val="20"/>
                  <w:szCs w:val="20"/>
                </w:rPr>
                <w:t>Name of the forest</w:t>
              </w:r>
            </w:ins>
          </w:p>
        </w:tc>
        <w:tc>
          <w:tcPr>
            <w:tcW w:w="1691" w:type="dxa"/>
          </w:tcPr>
          <w:p w14:paraId="11B6D6BC" w14:textId="77777777" w:rsidR="00AB041B" w:rsidRPr="00AB041B" w:rsidRDefault="00AB041B" w:rsidP="00CE542E">
            <w:pPr>
              <w:contextualSpacing/>
              <w:rPr>
                <w:ins w:id="163" w:author="Aleta Haflett" w:date="2014-11-03T16:35:00Z"/>
                <w:rFonts w:ascii="Calibri" w:eastAsia="Calibri" w:hAnsi="Calibri" w:cs="Times New Roman"/>
                <w:sz w:val="20"/>
                <w:szCs w:val="20"/>
              </w:rPr>
            </w:pPr>
            <w:ins w:id="164" w:author="Aleta Haflett" w:date="2014-11-03T16:35:00Z">
              <w:r w:rsidRPr="00AB041B">
                <w:rPr>
                  <w:rFonts w:ascii="Calibri" w:eastAsia="Calibri" w:hAnsi="Calibri" w:cs="Times New Roman"/>
                  <w:sz w:val="20"/>
                  <w:szCs w:val="20"/>
                </w:rPr>
                <w:t>Do you need a permit to collect wood or non-wood forest products</w:t>
              </w:r>
            </w:ins>
            <w:ins w:id="165" w:author="Aleta Haflett" w:date="2014-11-03T16:32:00Z">
              <w:r w:rsidRPr="00AB041B">
                <w:rPr>
                  <w:rFonts w:ascii="Calibri" w:eastAsia="Calibri" w:hAnsi="Calibri" w:cs="Times New Roman"/>
                  <w:sz w:val="20"/>
                  <w:szCs w:val="20"/>
                </w:rPr>
                <w:t>?</w:t>
              </w:r>
            </w:ins>
          </w:p>
          <w:p w14:paraId="558A3D7F" w14:textId="6DF09CC8" w:rsidR="00AB041B" w:rsidRPr="00AB041B" w:rsidRDefault="00AB041B" w:rsidP="00CE542E">
            <w:pPr>
              <w:contextualSpacing/>
              <w:rPr>
                <w:ins w:id="166" w:author="Aleta Haflett" w:date="2014-11-03T16:35:00Z"/>
                <w:rFonts w:ascii="Calibri" w:eastAsia="Calibri" w:hAnsi="Calibri" w:cs="Times New Roman"/>
                <w:sz w:val="20"/>
                <w:szCs w:val="20"/>
              </w:rPr>
            </w:pPr>
            <w:ins w:id="167" w:author="Aleta Haflett" w:date="2014-11-03T16:35:00Z">
              <w:r w:rsidRPr="00AB041B">
                <w:rPr>
                  <w:rFonts w:ascii="Calibri" w:eastAsia="Calibri" w:hAnsi="Calibri" w:cs="Times New Roman"/>
                  <w:sz w:val="20"/>
                  <w:szCs w:val="20"/>
                </w:rPr>
                <w:t>1=Yes</w:t>
              </w:r>
            </w:ins>
          </w:p>
          <w:p w14:paraId="42BB9593" w14:textId="77777777" w:rsidR="00AB041B" w:rsidRPr="00AB041B" w:rsidRDefault="00AB041B" w:rsidP="00CE542E">
            <w:pPr>
              <w:contextualSpacing/>
              <w:rPr>
                <w:ins w:id="168" w:author="Aleta Haflett" w:date="2014-11-03T16:35:00Z"/>
                <w:rFonts w:ascii="Calibri" w:eastAsia="Calibri" w:hAnsi="Calibri" w:cs="Times New Roman"/>
                <w:sz w:val="20"/>
                <w:szCs w:val="20"/>
              </w:rPr>
            </w:pPr>
            <w:ins w:id="169" w:author="Aleta Haflett" w:date="2014-11-03T16:35:00Z">
              <w:r w:rsidRPr="00AB041B">
                <w:rPr>
                  <w:rFonts w:ascii="Calibri" w:eastAsia="Calibri" w:hAnsi="Calibri" w:cs="Times New Roman"/>
                  <w:sz w:val="20"/>
                  <w:szCs w:val="20"/>
                </w:rPr>
                <w:t>2=Yes, for some products</w:t>
              </w:r>
            </w:ins>
          </w:p>
          <w:p w14:paraId="2FE9E7C9" w14:textId="7F7B1B3B" w:rsidR="00AB041B" w:rsidRPr="00AB041B" w:rsidRDefault="00AB041B" w:rsidP="00CE542E">
            <w:pPr>
              <w:contextualSpacing/>
              <w:rPr>
                <w:ins w:id="170" w:author="Aleta Haflett" w:date="2014-11-03T16:36:00Z"/>
                <w:rFonts w:ascii="Calibri" w:eastAsia="Calibri" w:hAnsi="Calibri" w:cs="Times New Roman"/>
                <w:sz w:val="20"/>
                <w:szCs w:val="20"/>
              </w:rPr>
            </w:pPr>
            <w:ins w:id="171" w:author="Aleta Haflett" w:date="2014-11-03T16:35:00Z">
              <w:r w:rsidRPr="00AB041B">
                <w:rPr>
                  <w:rFonts w:ascii="Calibri" w:eastAsia="Calibri" w:hAnsi="Calibri" w:cs="Times New Roman"/>
                  <w:sz w:val="20"/>
                  <w:szCs w:val="20"/>
                </w:rPr>
                <w:t>3=No</w:t>
              </w:r>
            </w:ins>
          </w:p>
          <w:p w14:paraId="30D0AB22" w14:textId="6C96B91D" w:rsidR="00AB041B" w:rsidRPr="00AB041B" w:rsidRDefault="00AB041B" w:rsidP="00CE542E">
            <w:pPr>
              <w:contextualSpacing/>
              <w:rPr>
                <w:ins w:id="172" w:author="Aleta Haflett" w:date="2014-11-03T16:35:00Z"/>
                <w:rFonts w:ascii="Calibri" w:eastAsia="Calibri" w:hAnsi="Calibri" w:cs="Times New Roman"/>
                <w:sz w:val="20"/>
                <w:szCs w:val="20"/>
              </w:rPr>
            </w:pPr>
            <w:ins w:id="173" w:author="Aleta Haflett" w:date="2014-11-03T16:36:00Z">
              <w:r w:rsidRPr="00AB041B">
                <w:rPr>
                  <w:rFonts w:ascii="Calibri" w:eastAsia="Calibri" w:hAnsi="Calibri" w:cs="Times New Roman"/>
                  <w:sz w:val="20"/>
                  <w:szCs w:val="20"/>
                </w:rPr>
                <w:t>888=Don’t know</w:t>
              </w:r>
            </w:ins>
          </w:p>
          <w:p w14:paraId="105BC1F6" w14:textId="4FE9C07C" w:rsidR="00AB041B" w:rsidRPr="00AB041B" w:rsidRDefault="00AB041B" w:rsidP="00CE542E">
            <w:pPr>
              <w:contextualSpacing/>
              <w:rPr>
                <w:ins w:id="174" w:author="Aleta Haflett" w:date="2014-11-03T16:32:00Z"/>
                <w:sz w:val="20"/>
                <w:szCs w:val="20"/>
              </w:rPr>
            </w:pPr>
          </w:p>
        </w:tc>
        <w:tc>
          <w:tcPr>
            <w:tcW w:w="1224" w:type="dxa"/>
          </w:tcPr>
          <w:p w14:paraId="2B2CB078" w14:textId="31D46BB9" w:rsidR="00AB041B" w:rsidRPr="00AB041B" w:rsidRDefault="00AB041B" w:rsidP="00CE542E">
            <w:pPr>
              <w:contextualSpacing/>
              <w:rPr>
                <w:ins w:id="175" w:author="Aleta Haflett" w:date="2014-11-03T16:32:00Z"/>
                <w:sz w:val="20"/>
                <w:szCs w:val="20"/>
              </w:rPr>
            </w:pPr>
            <w:ins w:id="176" w:author="Aleta Haflett" w:date="2014-11-03T16:36:00Z">
              <w:r w:rsidRPr="00AB041B">
                <w:rPr>
                  <w:rFonts w:ascii="Calibri" w:eastAsia="Calibri" w:hAnsi="Calibri" w:cs="Times New Roman"/>
                  <w:sz w:val="20"/>
                  <w:szCs w:val="20"/>
                </w:rPr>
                <w:t>In your opinion, is the permit granting process open and transparent?</w:t>
              </w:r>
            </w:ins>
          </w:p>
        </w:tc>
        <w:tc>
          <w:tcPr>
            <w:tcW w:w="1440" w:type="dxa"/>
          </w:tcPr>
          <w:p w14:paraId="6C7AA49D" w14:textId="13E8AFFE" w:rsidR="00AB041B" w:rsidRPr="00AB041B" w:rsidRDefault="00AB041B" w:rsidP="00CE542E">
            <w:pPr>
              <w:contextualSpacing/>
              <w:rPr>
                <w:ins w:id="177" w:author="Aleta Haflett" w:date="2014-11-03T16:32:00Z"/>
                <w:sz w:val="20"/>
                <w:szCs w:val="20"/>
              </w:rPr>
            </w:pPr>
            <w:ins w:id="178" w:author="Aleta Haflett" w:date="2014-11-03T16:32:00Z">
              <w:r w:rsidRPr="00AB041B">
                <w:rPr>
                  <w:rFonts w:ascii="Calibri" w:eastAsia="Calibri" w:hAnsi="Calibri" w:cs="Arial"/>
                  <w:sz w:val="20"/>
                  <w:szCs w:val="20"/>
                </w:rPr>
                <w:t>Are there now more/less different wood and non-wood forest products available in</w:t>
              </w:r>
              <w:r>
                <w:rPr>
                  <w:rFonts w:ascii="Calibri" w:eastAsia="Calibri" w:hAnsi="Calibri" w:cs="Arial"/>
                  <w:sz w:val="20"/>
                  <w:szCs w:val="20"/>
                </w:rPr>
                <w:t xml:space="preserve"> that forest/wooded area than 3</w:t>
              </w:r>
              <w:r w:rsidRPr="00AB041B">
                <w:rPr>
                  <w:rFonts w:ascii="Calibri" w:eastAsia="Calibri" w:hAnsi="Calibri" w:cs="Arial"/>
                  <w:sz w:val="20"/>
                  <w:szCs w:val="20"/>
                </w:rPr>
                <w:t xml:space="preserve"> years ago? </w:t>
              </w:r>
            </w:ins>
          </w:p>
        </w:tc>
        <w:tc>
          <w:tcPr>
            <w:tcW w:w="2200" w:type="dxa"/>
          </w:tcPr>
          <w:p w14:paraId="5AF0D6EF" w14:textId="6CFE9CD5" w:rsidR="00672FD9" w:rsidRDefault="00672FD9" w:rsidP="00672FD9">
            <w:pPr>
              <w:contextualSpacing/>
              <w:rPr>
                <w:rFonts w:ascii="Calibri" w:eastAsia="Calibri" w:hAnsi="Calibri" w:cs="Arial"/>
                <w:sz w:val="20"/>
                <w:szCs w:val="20"/>
              </w:rPr>
            </w:pPr>
            <w:r>
              <w:rPr>
                <w:rFonts w:ascii="Calibri" w:eastAsia="Calibri" w:hAnsi="Calibri" w:cs="Arial"/>
                <w:sz w:val="20"/>
                <w:szCs w:val="20"/>
              </w:rPr>
              <w:t>Did you open up</w:t>
            </w:r>
            <w:ins w:id="179" w:author="Aleta Haflett" w:date="2014-11-03T16:38:00Z">
              <w:r w:rsidR="00AB041B" w:rsidRPr="00AB041B">
                <w:rPr>
                  <w:rFonts w:ascii="Calibri" w:eastAsia="Calibri" w:hAnsi="Calibri" w:cs="Arial"/>
                  <w:sz w:val="20"/>
                  <w:szCs w:val="20"/>
                </w:rPr>
                <w:t xml:space="preserve"> new crop land </w:t>
              </w:r>
            </w:ins>
            <w:r>
              <w:rPr>
                <w:rFonts w:ascii="Calibri" w:eastAsia="Calibri" w:hAnsi="Calibri" w:cs="Arial"/>
                <w:sz w:val="20"/>
                <w:szCs w:val="20"/>
              </w:rPr>
              <w:t xml:space="preserve">on this forest in the past three years? </w:t>
            </w:r>
          </w:p>
          <w:p w14:paraId="6741CDEC" w14:textId="77777777" w:rsidR="00672FD9" w:rsidRDefault="00672FD9" w:rsidP="00672FD9">
            <w:pPr>
              <w:contextualSpacing/>
              <w:rPr>
                <w:rFonts w:ascii="Calibri" w:eastAsia="Calibri" w:hAnsi="Calibri" w:cs="Arial"/>
                <w:sz w:val="20"/>
                <w:szCs w:val="20"/>
              </w:rPr>
            </w:pPr>
          </w:p>
          <w:p w14:paraId="2A6A1338" w14:textId="77777777" w:rsidR="00FA5477" w:rsidRDefault="00672FD9" w:rsidP="00672FD9">
            <w:pPr>
              <w:contextualSpacing/>
              <w:rPr>
                <w:rFonts w:ascii="Calibri" w:eastAsia="Calibri" w:hAnsi="Calibri" w:cs="Arial"/>
                <w:sz w:val="20"/>
                <w:szCs w:val="20"/>
              </w:rPr>
            </w:pPr>
            <w:r>
              <w:rPr>
                <w:rFonts w:ascii="Calibri" w:eastAsia="Calibri" w:hAnsi="Calibri" w:cs="Arial"/>
                <w:sz w:val="20"/>
                <w:szCs w:val="20"/>
              </w:rPr>
              <w:t xml:space="preserve">IF YES to D.30, </w:t>
            </w:r>
            <w:r w:rsidR="00FA5477">
              <w:rPr>
                <w:rFonts w:ascii="Calibri" w:eastAsia="Calibri" w:hAnsi="Calibri" w:cs="Arial"/>
                <w:sz w:val="20"/>
                <w:szCs w:val="20"/>
              </w:rPr>
              <w:t xml:space="preserve">how much forest did you clear? </w:t>
            </w:r>
          </w:p>
          <w:p w14:paraId="5EFF7F68" w14:textId="77777777" w:rsidR="00FA5477" w:rsidRDefault="00FA5477" w:rsidP="00672FD9">
            <w:pPr>
              <w:contextualSpacing/>
              <w:rPr>
                <w:rFonts w:ascii="Calibri" w:eastAsia="Calibri" w:hAnsi="Calibri" w:cs="Arial"/>
                <w:sz w:val="20"/>
                <w:szCs w:val="20"/>
              </w:rPr>
            </w:pPr>
          </w:p>
          <w:p w14:paraId="6285B2D2" w14:textId="0AC79BC4" w:rsidR="00672FD9" w:rsidRPr="00AB041B" w:rsidRDefault="00FA5477" w:rsidP="00672FD9">
            <w:pPr>
              <w:contextualSpacing/>
              <w:rPr>
                <w:rFonts w:ascii="Calibri" w:eastAsia="Calibri" w:hAnsi="Calibri" w:cs="Arial"/>
                <w:sz w:val="20"/>
                <w:szCs w:val="20"/>
              </w:rPr>
            </w:pPr>
            <w:r>
              <w:rPr>
                <w:rFonts w:ascii="Calibri" w:eastAsia="Calibri" w:hAnsi="Calibri" w:cs="Arial"/>
                <w:sz w:val="20"/>
                <w:szCs w:val="20"/>
              </w:rPr>
              <w:t xml:space="preserve">Unit - </w:t>
            </w:r>
            <w:r w:rsidR="00672FD9">
              <w:rPr>
                <w:rFonts w:ascii="Calibri" w:eastAsia="Calibri" w:hAnsi="Calibri" w:cs="Arial"/>
                <w:sz w:val="20"/>
                <w:szCs w:val="20"/>
              </w:rPr>
              <w:t xml:space="preserve"> </w:t>
            </w:r>
          </w:p>
          <w:p w14:paraId="7583877C" w14:textId="34E2657D" w:rsidR="00AB041B" w:rsidRPr="00AB041B" w:rsidRDefault="00AB041B" w:rsidP="00CE542E">
            <w:pPr>
              <w:contextualSpacing/>
              <w:rPr>
                <w:ins w:id="180" w:author="Aleta Haflett" w:date="2014-11-03T16:32:00Z"/>
                <w:rFonts w:ascii="Calibri" w:eastAsia="Calibri" w:hAnsi="Calibri" w:cs="Arial"/>
                <w:sz w:val="20"/>
                <w:szCs w:val="20"/>
              </w:rPr>
            </w:pPr>
          </w:p>
        </w:tc>
        <w:tc>
          <w:tcPr>
            <w:tcW w:w="4015" w:type="dxa"/>
          </w:tcPr>
          <w:p w14:paraId="544ADFB9" w14:textId="13B7F808" w:rsidR="00AB041B" w:rsidRDefault="00672FD9" w:rsidP="00CE542E">
            <w:pPr>
              <w:contextualSpacing/>
              <w:rPr>
                <w:rFonts w:ascii="Calibri" w:eastAsia="Calibri" w:hAnsi="Calibri" w:cs="Arial"/>
                <w:sz w:val="20"/>
                <w:szCs w:val="20"/>
              </w:rPr>
            </w:pPr>
            <w:r>
              <w:rPr>
                <w:rFonts w:ascii="Calibri" w:eastAsia="Calibri" w:hAnsi="Calibri" w:cs="Arial"/>
                <w:sz w:val="20"/>
                <w:szCs w:val="20"/>
              </w:rPr>
              <w:t xml:space="preserve">         If YES to D.30, did you apply for permission to open up the new crop land</w:t>
            </w:r>
            <w:ins w:id="181" w:author="Aleta Haflett" w:date="2014-11-03T16:40:00Z">
              <w:r w:rsidR="00AB041B" w:rsidRPr="00AB041B">
                <w:rPr>
                  <w:rFonts w:ascii="Calibri" w:eastAsia="Calibri" w:hAnsi="Calibri" w:cs="Arial"/>
                  <w:sz w:val="20"/>
                  <w:szCs w:val="20"/>
                </w:rPr>
                <w:t>?</w:t>
              </w:r>
            </w:ins>
          </w:p>
          <w:p w14:paraId="4919F475" w14:textId="77777777" w:rsidR="00672FD9" w:rsidRDefault="00672FD9" w:rsidP="00CE542E">
            <w:pPr>
              <w:contextualSpacing/>
              <w:rPr>
                <w:rFonts w:ascii="Calibri" w:eastAsia="Calibri" w:hAnsi="Calibri" w:cs="Arial"/>
                <w:sz w:val="20"/>
                <w:szCs w:val="20"/>
              </w:rPr>
            </w:pPr>
          </w:p>
          <w:p w14:paraId="03C4091F" w14:textId="13B30F05" w:rsidR="00672FD9" w:rsidRPr="00AB041B" w:rsidRDefault="00672FD9" w:rsidP="00CE542E">
            <w:pPr>
              <w:contextualSpacing/>
              <w:rPr>
                <w:ins w:id="182" w:author="Aleta Haflett" w:date="2014-11-03T16:40:00Z"/>
                <w:rFonts w:ascii="Calibri" w:eastAsia="Calibri" w:hAnsi="Calibri" w:cs="Arial"/>
                <w:sz w:val="20"/>
                <w:szCs w:val="20"/>
              </w:rPr>
            </w:pPr>
            <w:r>
              <w:rPr>
                <w:rFonts w:ascii="Calibri" w:eastAsia="Calibri" w:hAnsi="Calibri" w:cs="Arial"/>
                <w:sz w:val="20"/>
                <w:szCs w:val="20"/>
              </w:rPr>
              <w:t xml:space="preserve">IF YES to D31, from who? </w:t>
            </w:r>
          </w:p>
          <w:p w14:paraId="58517644" w14:textId="77777777" w:rsidR="00AB041B" w:rsidRPr="00AB041B" w:rsidRDefault="00AB041B" w:rsidP="00CE542E">
            <w:pPr>
              <w:contextualSpacing/>
              <w:rPr>
                <w:ins w:id="183" w:author="Aleta Haflett" w:date="2014-11-03T16:40:00Z"/>
                <w:rFonts w:ascii="Calibri" w:eastAsia="Calibri" w:hAnsi="Calibri" w:cs="Arial"/>
                <w:sz w:val="20"/>
                <w:szCs w:val="20"/>
              </w:rPr>
            </w:pPr>
            <w:ins w:id="184" w:author="Aleta Haflett" w:date="2014-11-03T16:40:00Z">
              <w:r w:rsidRPr="00AB041B">
                <w:rPr>
                  <w:rFonts w:ascii="Calibri" w:eastAsia="Calibri" w:hAnsi="Calibri" w:cs="Arial"/>
                  <w:sz w:val="20"/>
                  <w:szCs w:val="20"/>
                </w:rPr>
                <w:t>1=Yes, from customary chief</w:t>
              </w:r>
            </w:ins>
          </w:p>
          <w:p w14:paraId="67A2050A" w14:textId="77777777" w:rsidR="00AB041B" w:rsidRPr="00AB041B" w:rsidRDefault="00AB041B" w:rsidP="00CE542E">
            <w:pPr>
              <w:contextualSpacing/>
              <w:rPr>
                <w:ins w:id="185" w:author="Aleta Haflett" w:date="2014-11-03T16:40:00Z"/>
                <w:rFonts w:ascii="Calibri" w:eastAsia="Calibri" w:hAnsi="Calibri" w:cs="Arial"/>
                <w:sz w:val="20"/>
                <w:szCs w:val="20"/>
              </w:rPr>
            </w:pPr>
            <w:ins w:id="186" w:author="Aleta Haflett" w:date="2014-11-03T16:40:00Z">
              <w:r w:rsidRPr="00AB041B">
                <w:rPr>
                  <w:rFonts w:ascii="Calibri" w:eastAsia="Calibri" w:hAnsi="Calibri" w:cs="Arial"/>
                  <w:sz w:val="20"/>
                  <w:szCs w:val="20"/>
                </w:rPr>
                <w:t xml:space="preserve">2=Yes, from state authority </w:t>
              </w:r>
            </w:ins>
          </w:p>
          <w:p w14:paraId="4C34FECB" w14:textId="77777777" w:rsidR="00AB041B" w:rsidRPr="00AB041B" w:rsidRDefault="00AB041B" w:rsidP="00CE542E">
            <w:pPr>
              <w:contextualSpacing/>
              <w:rPr>
                <w:ins w:id="187" w:author="Aleta Haflett" w:date="2014-11-03T16:40:00Z"/>
                <w:rFonts w:ascii="Calibri" w:eastAsia="Calibri" w:hAnsi="Calibri" w:cs="Arial"/>
                <w:sz w:val="20"/>
                <w:szCs w:val="20"/>
              </w:rPr>
            </w:pPr>
            <w:ins w:id="188" w:author="Aleta Haflett" w:date="2014-11-03T16:40:00Z">
              <w:r w:rsidRPr="00AB041B">
                <w:rPr>
                  <w:rFonts w:ascii="Calibri" w:eastAsia="Calibri" w:hAnsi="Calibri" w:cs="Arial"/>
                  <w:sz w:val="20"/>
                  <w:szCs w:val="20"/>
                </w:rPr>
                <w:t>3=Yes, from elsewhere</w:t>
              </w:r>
            </w:ins>
          </w:p>
          <w:p w14:paraId="5FC46DEF" w14:textId="77777777" w:rsidR="00AB041B" w:rsidRPr="00AB041B" w:rsidRDefault="00AB041B" w:rsidP="00CE542E">
            <w:pPr>
              <w:contextualSpacing/>
              <w:rPr>
                <w:ins w:id="189" w:author="Aleta Haflett" w:date="2014-11-03T16:40:00Z"/>
                <w:rFonts w:ascii="Calibri" w:eastAsia="Calibri" w:hAnsi="Calibri" w:cs="Arial"/>
                <w:sz w:val="20"/>
                <w:szCs w:val="20"/>
              </w:rPr>
            </w:pPr>
            <w:ins w:id="190" w:author="Aleta Haflett" w:date="2014-11-03T16:40:00Z">
              <w:r w:rsidRPr="00AB041B">
                <w:rPr>
                  <w:rFonts w:ascii="Calibri" w:eastAsia="Calibri" w:hAnsi="Calibri" w:cs="Arial"/>
                  <w:sz w:val="20"/>
                  <w:szCs w:val="20"/>
                </w:rPr>
                <w:t>4=No, permission is usually not requested and land is opened up on informal basis</w:t>
              </w:r>
            </w:ins>
          </w:p>
          <w:p w14:paraId="591FF0B3" w14:textId="77777777" w:rsidR="00AB041B" w:rsidRDefault="00AB041B" w:rsidP="00CE542E">
            <w:pPr>
              <w:contextualSpacing/>
              <w:rPr>
                <w:rFonts w:ascii="Calibri" w:eastAsia="Calibri" w:hAnsi="Calibri" w:cs="Arial"/>
                <w:sz w:val="20"/>
                <w:szCs w:val="20"/>
              </w:rPr>
            </w:pPr>
            <w:ins w:id="191" w:author="Aleta Haflett" w:date="2014-11-03T16:41:00Z">
              <w:r w:rsidRPr="00AB041B">
                <w:rPr>
                  <w:rFonts w:ascii="Calibri" w:eastAsia="Calibri" w:hAnsi="Calibri" w:cs="Arial"/>
                  <w:sz w:val="20"/>
                  <w:szCs w:val="20"/>
                </w:rPr>
                <w:t>97=Other</w:t>
              </w:r>
            </w:ins>
          </w:p>
          <w:p w14:paraId="3961E243" w14:textId="77777777" w:rsidR="005C2B03" w:rsidRDefault="005C2B03" w:rsidP="00CE542E">
            <w:pPr>
              <w:contextualSpacing/>
              <w:rPr>
                <w:rFonts w:ascii="Calibri" w:eastAsia="Calibri" w:hAnsi="Calibri" w:cs="Arial"/>
                <w:sz w:val="20"/>
                <w:szCs w:val="20"/>
              </w:rPr>
            </w:pPr>
          </w:p>
          <w:p w14:paraId="658EDA35" w14:textId="34562182" w:rsidR="005C2B03" w:rsidRDefault="005C2B03" w:rsidP="00CE542E">
            <w:pPr>
              <w:contextualSpacing/>
              <w:rPr>
                <w:rFonts w:ascii="Calibri" w:eastAsia="Calibri" w:hAnsi="Calibri" w:cs="Arial"/>
                <w:sz w:val="20"/>
                <w:szCs w:val="20"/>
              </w:rPr>
            </w:pPr>
            <w:commentRangeStart w:id="192"/>
            <w:r>
              <w:rPr>
                <w:rFonts w:ascii="Calibri" w:eastAsia="Calibri" w:hAnsi="Calibri" w:cs="Arial"/>
                <w:sz w:val="20"/>
                <w:szCs w:val="20"/>
              </w:rPr>
              <w:t xml:space="preserve">What was the land used for after clearing? </w:t>
            </w:r>
            <w:commentRangeEnd w:id="192"/>
            <w:r>
              <w:rPr>
                <w:rStyle w:val="CommentReference"/>
              </w:rPr>
              <w:commentReference w:id="192"/>
            </w:r>
          </w:p>
          <w:p w14:paraId="2315B1AF" w14:textId="77777777" w:rsidR="005C2B03" w:rsidRDefault="005C2B03" w:rsidP="005C2B03">
            <w:pPr>
              <w:rPr>
                <w:ins w:id="193" w:author="Aleta Haflett" w:date="2014-11-03T10:50:00Z"/>
                <w:rFonts w:cs="Arial"/>
              </w:rPr>
            </w:pPr>
            <w:ins w:id="194" w:author="Aleta Haflett" w:date="2014-11-03T10:50:00Z">
              <w:r>
                <w:rPr>
                  <w:rFonts w:cs="Arial"/>
                </w:rPr>
                <w:t>1=Cropping</w:t>
              </w:r>
            </w:ins>
          </w:p>
          <w:p w14:paraId="124E5541" w14:textId="77777777" w:rsidR="005C2B03" w:rsidRDefault="005C2B03" w:rsidP="005C2B03">
            <w:pPr>
              <w:rPr>
                <w:ins w:id="195" w:author="Aleta Haflett" w:date="2014-11-03T10:50:00Z"/>
                <w:rFonts w:cs="Arial"/>
              </w:rPr>
            </w:pPr>
            <w:ins w:id="196" w:author="Aleta Haflett" w:date="2014-11-03T10:50:00Z">
              <w:r>
                <w:rPr>
                  <w:rFonts w:cs="Arial"/>
                </w:rPr>
                <w:t>2=Tree plantation</w:t>
              </w:r>
            </w:ins>
          </w:p>
          <w:p w14:paraId="62294773" w14:textId="77777777" w:rsidR="005C2B03" w:rsidRDefault="005C2B03" w:rsidP="005C2B03">
            <w:pPr>
              <w:rPr>
                <w:ins w:id="197" w:author="Aleta Haflett" w:date="2014-11-03T10:50:00Z"/>
                <w:rFonts w:cs="Arial"/>
              </w:rPr>
            </w:pPr>
            <w:ins w:id="198" w:author="Aleta Haflett" w:date="2014-11-03T10:50:00Z">
              <w:r>
                <w:rPr>
                  <w:rFonts w:cs="Arial"/>
                </w:rPr>
                <w:t>3=Livestock</w:t>
              </w:r>
            </w:ins>
          </w:p>
          <w:p w14:paraId="64A6E064" w14:textId="77777777" w:rsidR="005C2B03" w:rsidRDefault="005C2B03" w:rsidP="005C2B03">
            <w:pPr>
              <w:rPr>
                <w:ins w:id="199" w:author="Aleta Haflett" w:date="2014-11-03T10:50:00Z"/>
                <w:rFonts w:cs="Arial"/>
              </w:rPr>
            </w:pPr>
            <w:ins w:id="200" w:author="Aleta Haflett" w:date="2014-11-03T10:50:00Z">
              <w:r>
                <w:rPr>
                  <w:rFonts w:cs="Arial"/>
                </w:rPr>
                <w:t>4=Infrastructure/settlements</w:t>
              </w:r>
            </w:ins>
          </w:p>
          <w:p w14:paraId="70FB3F75" w14:textId="77777777" w:rsidR="005C2B03" w:rsidRDefault="005C2B03" w:rsidP="005C2B03">
            <w:pPr>
              <w:rPr>
                <w:ins w:id="201" w:author="Aleta Haflett" w:date="2014-11-03T10:51:00Z"/>
                <w:rFonts w:cs="Arial"/>
              </w:rPr>
            </w:pPr>
            <w:ins w:id="202" w:author="Aleta Haflett" w:date="2014-11-03T10:50:00Z">
              <w:r>
                <w:rPr>
                  <w:rFonts w:cs="Arial"/>
                </w:rPr>
                <w:t xml:space="preserve">5=Producing ash for </w:t>
              </w:r>
            </w:ins>
            <w:ins w:id="203" w:author="Aleta Haflett" w:date="2014-11-03T10:51:00Z">
              <w:r>
                <w:rPr>
                  <w:rFonts w:cs="Arial"/>
                </w:rPr>
                <w:t>fertilizer</w:t>
              </w:r>
            </w:ins>
          </w:p>
          <w:p w14:paraId="71BE5141" w14:textId="77777777" w:rsidR="005C2B03" w:rsidRDefault="005C2B03" w:rsidP="005C2B03">
            <w:pPr>
              <w:rPr>
                <w:ins w:id="204" w:author="Aleta Haflett" w:date="2014-11-03T10:50:00Z"/>
                <w:rFonts w:cs="Arial"/>
              </w:rPr>
            </w:pPr>
            <w:ins w:id="205" w:author="Aleta Haflett" w:date="2014-11-03T10:51:00Z">
              <w:r>
                <w:rPr>
                  <w:rFonts w:cs="Arial"/>
                </w:rPr>
                <w:t>6=Not used</w:t>
              </w:r>
            </w:ins>
          </w:p>
          <w:p w14:paraId="2D401E3B" w14:textId="77777777" w:rsidR="005C2B03" w:rsidRDefault="005C2B03" w:rsidP="005C2B03">
            <w:pPr>
              <w:rPr>
                <w:ins w:id="206" w:author="Aleta Haflett" w:date="2014-11-03T10:51:00Z"/>
                <w:rFonts w:cs="Arial"/>
              </w:rPr>
            </w:pPr>
            <w:ins w:id="207" w:author="Aleta Haflett" w:date="2014-11-03T10:51:00Z">
              <w:r>
                <w:rPr>
                  <w:rFonts w:cs="Arial"/>
                </w:rPr>
                <w:t>7=Left to regenerate (e.g. after charcoal production)</w:t>
              </w:r>
            </w:ins>
          </w:p>
          <w:p w14:paraId="7B31F901" w14:textId="0FD47B67" w:rsidR="005C2B03" w:rsidRDefault="005C2B03" w:rsidP="005C2B03">
            <w:pPr>
              <w:contextualSpacing/>
              <w:rPr>
                <w:rFonts w:ascii="Calibri" w:eastAsia="Calibri" w:hAnsi="Calibri" w:cs="Arial"/>
                <w:sz w:val="20"/>
                <w:szCs w:val="20"/>
              </w:rPr>
            </w:pPr>
            <w:ins w:id="208" w:author="Aleta Haflett" w:date="2014-11-03T10:51:00Z">
              <w:r>
                <w:rPr>
                  <w:rFonts w:cs="Arial"/>
                </w:rPr>
                <w:t>97=Other, specify</w:t>
              </w:r>
            </w:ins>
          </w:p>
          <w:p w14:paraId="51F19037" w14:textId="41D8F35B" w:rsidR="005C2B03" w:rsidRPr="00AB041B" w:rsidRDefault="005C2B03" w:rsidP="00CE542E">
            <w:pPr>
              <w:contextualSpacing/>
              <w:rPr>
                <w:ins w:id="209" w:author="Aleta Haflett" w:date="2014-11-03T16:32:00Z"/>
                <w:sz w:val="20"/>
                <w:szCs w:val="20"/>
              </w:rPr>
            </w:pPr>
          </w:p>
        </w:tc>
      </w:tr>
      <w:tr w:rsidR="00AB041B" w:rsidRPr="00943A99" w14:paraId="7FB37CA8" w14:textId="77777777" w:rsidTr="00672FD9">
        <w:trPr>
          <w:trHeight w:val="20"/>
          <w:ins w:id="210" w:author="Aleta Haflett" w:date="2014-11-03T16:32:00Z"/>
        </w:trPr>
        <w:tc>
          <w:tcPr>
            <w:tcW w:w="715" w:type="dxa"/>
          </w:tcPr>
          <w:p w14:paraId="2996B010" w14:textId="42700869" w:rsidR="00AB041B" w:rsidRDefault="00AB041B" w:rsidP="00B30EB2">
            <w:pPr>
              <w:contextualSpacing/>
              <w:jc w:val="center"/>
              <w:rPr>
                <w:ins w:id="211" w:author="Aleta Haflett" w:date="2014-11-03T16:32:00Z"/>
                <w:b/>
              </w:rPr>
            </w:pPr>
          </w:p>
        </w:tc>
        <w:tc>
          <w:tcPr>
            <w:tcW w:w="1045" w:type="dxa"/>
          </w:tcPr>
          <w:p w14:paraId="14ED1C06" w14:textId="77777777" w:rsidR="00AB041B" w:rsidRPr="00943A99" w:rsidRDefault="00AB041B" w:rsidP="00B30EB2">
            <w:pPr>
              <w:contextualSpacing/>
              <w:jc w:val="center"/>
              <w:rPr>
                <w:ins w:id="212" w:author="Aleta Haflett" w:date="2014-11-03T16:32:00Z"/>
              </w:rPr>
            </w:pPr>
          </w:p>
        </w:tc>
        <w:tc>
          <w:tcPr>
            <w:tcW w:w="1691" w:type="dxa"/>
          </w:tcPr>
          <w:p w14:paraId="6758CD39" w14:textId="77777777" w:rsidR="00AB041B" w:rsidRPr="00943A99" w:rsidRDefault="00AB041B" w:rsidP="00B30EB2">
            <w:pPr>
              <w:contextualSpacing/>
              <w:jc w:val="center"/>
              <w:rPr>
                <w:ins w:id="213" w:author="Aleta Haflett" w:date="2014-11-03T16:32:00Z"/>
              </w:rPr>
            </w:pPr>
          </w:p>
        </w:tc>
        <w:tc>
          <w:tcPr>
            <w:tcW w:w="1224" w:type="dxa"/>
          </w:tcPr>
          <w:p w14:paraId="54C5E2A4" w14:textId="77777777" w:rsidR="00AB041B" w:rsidRPr="00943A99" w:rsidRDefault="00AB041B" w:rsidP="00B30EB2">
            <w:pPr>
              <w:contextualSpacing/>
              <w:jc w:val="center"/>
              <w:rPr>
                <w:ins w:id="214" w:author="Aleta Haflett" w:date="2014-11-03T16:32:00Z"/>
              </w:rPr>
            </w:pPr>
          </w:p>
        </w:tc>
        <w:tc>
          <w:tcPr>
            <w:tcW w:w="1440" w:type="dxa"/>
          </w:tcPr>
          <w:p w14:paraId="46948CBD" w14:textId="77777777" w:rsidR="00AB041B" w:rsidRPr="00943A99" w:rsidRDefault="00AB041B" w:rsidP="00B30EB2">
            <w:pPr>
              <w:contextualSpacing/>
              <w:jc w:val="center"/>
              <w:rPr>
                <w:ins w:id="215" w:author="Aleta Haflett" w:date="2014-11-03T16:32:00Z"/>
              </w:rPr>
            </w:pPr>
          </w:p>
        </w:tc>
        <w:tc>
          <w:tcPr>
            <w:tcW w:w="2200" w:type="dxa"/>
          </w:tcPr>
          <w:p w14:paraId="4BE7FC5C" w14:textId="77777777" w:rsidR="00AB041B" w:rsidRPr="00943A99" w:rsidRDefault="00AB041B" w:rsidP="00B30EB2">
            <w:pPr>
              <w:contextualSpacing/>
              <w:jc w:val="center"/>
              <w:rPr>
                <w:ins w:id="216" w:author="Aleta Haflett" w:date="2014-11-03T16:32:00Z"/>
              </w:rPr>
            </w:pPr>
          </w:p>
        </w:tc>
        <w:tc>
          <w:tcPr>
            <w:tcW w:w="4015" w:type="dxa"/>
          </w:tcPr>
          <w:p w14:paraId="1DC93D20" w14:textId="77777777" w:rsidR="00AB041B" w:rsidRPr="00943A99" w:rsidRDefault="00AB041B" w:rsidP="00B30EB2">
            <w:pPr>
              <w:contextualSpacing/>
              <w:jc w:val="center"/>
              <w:rPr>
                <w:ins w:id="217" w:author="Aleta Haflett" w:date="2014-11-03T16:32:00Z"/>
              </w:rPr>
            </w:pPr>
          </w:p>
        </w:tc>
      </w:tr>
      <w:tr w:rsidR="00AB041B" w:rsidRPr="00943A99" w14:paraId="376F45EE" w14:textId="77777777" w:rsidTr="00672FD9">
        <w:trPr>
          <w:trHeight w:val="20"/>
          <w:ins w:id="218" w:author="Aleta Haflett" w:date="2014-11-03T16:32:00Z"/>
        </w:trPr>
        <w:tc>
          <w:tcPr>
            <w:tcW w:w="715" w:type="dxa"/>
          </w:tcPr>
          <w:p w14:paraId="23C243BA" w14:textId="77777777" w:rsidR="00AB041B" w:rsidRDefault="00AB041B" w:rsidP="00B30EB2">
            <w:pPr>
              <w:contextualSpacing/>
              <w:jc w:val="center"/>
              <w:rPr>
                <w:ins w:id="219" w:author="Aleta Haflett" w:date="2014-11-03T16:32:00Z"/>
                <w:b/>
              </w:rPr>
            </w:pPr>
            <w:ins w:id="220" w:author="Aleta Haflett" w:date="2014-11-03T16:32:00Z">
              <w:r>
                <w:rPr>
                  <w:b/>
                </w:rPr>
                <w:t>1</w:t>
              </w:r>
            </w:ins>
          </w:p>
        </w:tc>
        <w:tc>
          <w:tcPr>
            <w:tcW w:w="1045" w:type="dxa"/>
          </w:tcPr>
          <w:p w14:paraId="6EACF26F" w14:textId="77777777" w:rsidR="00AB041B" w:rsidRPr="00943A99" w:rsidRDefault="00AB041B" w:rsidP="00B30EB2">
            <w:pPr>
              <w:contextualSpacing/>
              <w:jc w:val="center"/>
              <w:rPr>
                <w:ins w:id="221" w:author="Aleta Haflett" w:date="2014-11-03T16:32:00Z"/>
              </w:rPr>
            </w:pPr>
          </w:p>
        </w:tc>
        <w:tc>
          <w:tcPr>
            <w:tcW w:w="1691" w:type="dxa"/>
          </w:tcPr>
          <w:p w14:paraId="7BDD918B" w14:textId="77777777" w:rsidR="00AB041B" w:rsidRPr="00943A99" w:rsidRDefault="00AB041B" w:rsidP="00B30EB2">
            <w:pPr>
              <w:contextualSpacing/>
              <w:jc w:val="center"/>
              <w:rPr>
                <w:ins w:id="222" w:author="Aleta Haflett" w:date="2014-11-03T16:32:00Z"/>
              </w:rPr>
            </w:pPr>
          </w:p>
        </w:tc>
        <w:tc>
          <w:tcPr>
            <w:tcW w:w="1224" w:type="dxa"/>
          </w:tcPr>
          <w:p w14:paraId="7E258032" w14:textId="77777777" w:rsidR="00AB041B" w:rsidRPr="00943A99" w:rsidRDefault="00AB041B" w:rsidP="00B30EB2">
            <w:pPr>
              <w:contextualSpacing/>
              <w:jc w:val="center"/>
              <w:rPr>
                <w:ins w:id="223" w:author="Aleta Haflett" w:date="2014-11-03T16:32:00Z"/>
              </w:rPr>
            </w:pPr>
          </w:p>
        </w:tc>
        <w:tc>
          <w:tcPr>
            <w:tcW w:w="1440" w:type="dxa"/>
          </w:tcPr>
          <w:p w14:paraId="7FB4045B" w14:textId="77777777" w:rsidR="00AB041B" w:rsidRPr="00943A99" w:rsidRDefault="00AB041B" w:rsidP="00B30EB2">
            <w:pPr>
              <w:contextualSpacing/>
              <w:jc w:val="center"/>
              <w:rPr>
                <w:ins w:id="224" w:author="Aleta Haflett" w:date="2014-11-03T16:32:00Z"/>
              </w:rPr>
            </w:pPr>
          </w:p>
        </w:tc>
        <w:tc>
          <w:tcPr>
            <w:tcW w:w="2200" w:type="dxa"/>
          </w:tcPr>
          <w:p w14:paraId="3818238D" w14:textId="77777777" w:rsidR="00AB041B" w:rsidRPr="00943A99" w:rsidRDefault="00AB041B" w:rsidP="00B30EB2">
            <w:pPr>
              <w:contextualSpacing/>
              <w:jc w:val="center"/>
              <w:rPr>
                <w:ins w:id="225" w:author="Aleta Haflett" w:date="2014-11-03T16:32:00Z"/>
              </w:rPr>
            </w:pPr>
          </w:p>
        </w:tc>
        <w:tc>
          <w:tcPr>
            <w:tcW w:w="4015" w:type="dxa"/>
          </w:tcPr>
          <w:p w14:paraId="1118A1E1" w14:textId="77777777" w:rsidR="00AB041B" w:rsidRPr="00943A99" w:rsidRDefault="00AB041B" w:rsidP="00B30EB2">
            <w:pPr>
              <w:contextualSpacing/>
              <w:jc w:val="center"/>
              <w:rPr>
                <w:ins w:id="226" w:author="Aleta Haflett" w:date="2014-11-03T16:32:00Z"/>
              </w:rPr>
            </w:pPr>
          </w:p>
        </w:tc>
      </w:tr>
      <w:tr w:rsidR="00AB041B" w:rsidRPr="00943A99" w14:paraId="6E31F4FE" w14:textId="77777777" w:rsidTr="00672FD9">
        <w:trPr>
          <w:trHeight w:val="20"/>
          <w:ins w:id="227" w:author="Aleta Haflett" w:date="2014-11-03T16:32:00Z"/>
        </w:trPr>
        <w:tc>
          <w:tcPr>
            <w:tcW w:w="715" w:type="dxa"/>
          </w:tcPr>
          <w:p w14:paraId="42DA83EB" w14:textId="77777777" w:rsidR="00AB041B" w:rsidRDefault="00AB041B" w:rsidP="00B30EB2">
            <w:pPr>
              <w:contextualSpacing/>
              <w:jc w:val="center"/>
              <w:rPr>
                <w:ins w:id="228" w:author="Aleta Haflett" w:date="2014-11-03T16:32:00Z"/>
                <w:b/>
              </w:rPr>
            </w:pPr>
            <w:ins w:id="229" w:author="Aleta Haflett" w:date="2014-11-03T16:32:00Z">
              <w:r>
                <w:rPr>
                  <w:b/>
                </w:rPr>
                <w:t>2</w:t>
              </w:r>
            </w:ins>
          </w:p>
        </w:tc>
        <w:tc>
          <w:tcPr>
            <w:tcW w:w="1045" w:type="dxa"/>
          </w:tcPr>
          <w:p w14:paraId="54039AA6" w14:textId="77777777" w:rsidR="00AB041B" w:rsidRPr="00943A99" w:rsidRDefault="00AB041B" w:rsidP="00B30EB2">
            <w:pPr>
              <w:contextualSpacing/>
              <w:jc w:val="center"/>
              <w:rPr>
                <w:ins w:id="230" w:author="Aleta Haflett" w:date="2014-11-03T16:32:00Z"/>
              </w:rPr>
            </w:pPr>
          </w:p>
        </w:tc>
        <w:tc>
          <w:tcPr>
            <w:tcW w:w="1691" w:type="dxa"/>
          </w:tcPr>
          <w:p w14:paraId="2950A8B3" w14:textId="77777777" w:rsidR="00AB041B" w:rsidRPr="00943A99" w:rsidRDefault="00AB041B" w:rsidP="00B30EB2">
            <w:pPr>
              <w:contextualSpacing/>
              <w:jc w:val="center"/>
              <w:rPr>
                <w:ins w:id="231" w:author="Aleta Haflett" w:date="2014-11-03T16:32:00Z"/>
              </w:rPr>
            </w:pPr>
          </w:p>
        </w:tc>
        <w:tc>
          <w:tcPr>
            <w:tcW w:w="1224" w:type="dxa"/>
          </w:tcPr>
          <w:p w14:paraId="16649F11" w14:textId="77777777" w:rsidR="00AB041B" w:rsidRPr="00943A99" w:rsidRDefault="00AB041B" w:rsidP="00B30EB2">
            <w:pPr>
              <w:contextualSpacing/>
              <w:jc w:val="center"/>
              <w:rPr>
                <w:ins w:id="232" w:author="Aleta Haflett" w:date="2014-11-03T16:32:00Z"/>
              </w:rPr>
            </w:pPr>
          </w:p>
        </w:tc>
        <w:tc>
          <w:tcPr>
            <w:tcW w:w="1440" w:type="dxa"/>
          </w:tcPr>
          <w:p w14:paraId="2D36FFF5" w14:textId="77777777" w:rsidR="00AB041B" w:rsidRPr="00943A99" w:rsidRDefault="00AB041B" w:rsidP="00B30EB2">
            <w:pPr>
              <w:contextualSpacing/>
              <w:jc w:val="center"/>
              <w:rPr>
                <w:ins w:id="233" w:author="Aleta Haflett" w:date="2014-11-03T16:32:00Z"/>
              </w:rPr>
            </w:pPr>
          </w:p>
        </w:tc>
        <w:tc>
          <w:tcPr>
            <w:tcW w:w="2200" w:type="dxa"/>
          </w:tcPr>
          <w:p w14:paraId="320616FF" w14:textId="77777777" w:rsidR="00AB041B" w:rsidRPr="00943A99" w:rsidRDefault="00AB041B" w:rsidP="00B30EB2">
            <w:pPr>
              <w:contextualSpacing/>
              <w:jc w:val="center"/>
              <w:rPr>
                <w:ins w:id="234" w:author="Aleta Haflett" w:date="2014-11-03T16:32:00Z"/>
              </w:rPr>
            </w:pPr>
          </w:p>
        </w:tc>
        <w:tc>
          <w:tcPr>
            <w:tcW w:w="4015" w:type="dxa"/>
          </w:tcPr>
          <w:p w14:paraId="2EAD08EF" w14:textId="77777777" w:rsidR="00AB041B" w:rsidRPr="00943A99" w:rsidRDefault="00AB041B" w:rsidP="00B30EB2">
            <w:pPr>
              <w:contextualSpacing/>
              <w:jc w:val="center"/>
              <w:rPr>
                <w:ins w:id="235" w:author="Aleta Haflett" w:date="2014-11-03T16:32:00Z"/>
              </w:rPr>
            </w:pPr>
          </w:p>
        </w:tc>
      </w:tr>
      <w:tr w:rsidR="00AB041B" w:rsidRPr="00943A99" w14:paraId="3AF00AEA" w14:textId="77777777" w:rsidTr="00672FD9">
        <w:trPr>
          <w:trHeight w:val="20"/>
          <w:ins w:id="236" w:author="Aleta Haflett" w:date="2014-11-03T16:32:00Z"/>
        </w:trPr>
        <w:tc>
          <w:tcPr>
            <w:tcW w:w="715" w:type="dxa"/>
          </w:tcPr>
          <w:p w14:paraId="0D909CE0" w14:textId="77777777" w:rsidR="00AB041B" w:rsidRDefault="00AB041B" w:rsidP="00B30EB2">
            <w:pPr>
              <w:contextualSpacing/>
              <w:jc w:val="center"/>
              <w:rPr>
                <w:ins w:id="237" w:author="Aleta Haflett" w:date="2014-11-03T16:32:00Z"/>
                <w:b/>
              </w:rPr>
            </w:pPr>
            <w:ins w:id="238" w:author="Aleta Haflett" w:date="2014-11-03T16:32:00Z">
              <w:r>
                <w:rPr>
                  <w:b/>
                </w:rPr>
                <w:t>3</w:t>
              </w:r>
            </w:ins>
          </w:p>
        </w:tc>
        <w:tc>
          <w:tcPr>
            <w:tcW w:w="1045" w:type="dxa"/>
          </w:tcPr>
          <w:p w14:paraId="7FDF06BA" w14:textId="77777777" w:rsidR="00AB041B" w:rsidRPr="00943A99" w:rsidRDefault="00AB041B" w:rsidP="00B30EB2">
            <w:pPr>
              <w:contextualSpacing/>
              <w:jc w:val="center"/>
              <w:rPr>
                <w:ins w:id="239" w:author="Aleta Haflett" w:date="2014-11-03T16:32:00Z"/>
              </w:rPr>
            </w:pPr>
          </w:p>
        </w:tc>
        <w:tc>
          <w:tcPr>
            <w:tcW w:w="1691" w:type="dxa"/>
          </w:tcPr>
          <w:p w14:paraId="2A12071B" w14:textId="77777777" w:rsidR="00AB041B" w:rsidRPr="00943A99" w:rsidRDefault="00AB041B" w:rsidP="00B30EB2">
            <w:pPr>
              <w:contextualSpacing/>
              <w:jc w:val="center"/>
              <w:rPr>
                <w:ins w:id="240" w:author="Aleta Haflett" w:date="2014-11-03T16:32:00Z"/>
              </w:rPr>
            </w:pPr>
          </w:p>
        </w:tc>
        <w:tc>
          <w:tcPr>
            <w:tcW w:w="1224" w:type="dxa"/>
          </w:tcPr>
          <w:p w14:paraId="10A76244" w14:textId="77777777" w:rsidR="00AB041B" w:rsidRPr="00943A99" w:rsidRDefault="00AB041B" w:rsidP="00B30EB2">
            <w:pPr>
              <w:contextualSpacing/>
              <w:jc w:val="center"/>
              <w:rPr>
                <w:ins w:id="241" w:author="Aleta Haflett" w:date="2014-11-03T16:32:00Z"/>
              </w:rPr>
            </w:pPr>
          </w:p>
        </w:tc>
        <w:tc>
          <w:tcPr>
            <w:tcW w:w="1440" w:type="dxa"/>
          </w:tcPr>
          <w:p w14:paraId="00717AD0" w14:textId="77777777" w:rsidR="00AB041B" w:rsidRPr="00943A99" w:rsidRDefault="00AB041B" w:rsidP="00B30EB2">
            <w:pPr>
              <w:contextualSpacing/>
              <w:jc w:val="center"/>
              <w:rPr>
                <w:ins w:id="242" w:author="Aleta Haflett" w:date="2014-11-03T16:32:00Z"/>
              </w:rPr>
            </w:pPr>
          </w:p>
        </w:tc>
        <w:tc>
          <w:tcPr>
            <w:tcW w:w="2200" w:type="dxa"/>
          </w:tcPr>
          <w:p w14:paraId="1C812234" w14:textId="77777777" w:rsidR="00AB041B" w:rsidRPr="00943A99" w:rsidRDefault="00AB041B" w:rsidP="00B30EB2">
            <w:pPr>
              <w:contextualSpacing/>
              <w:jc w:val="center"/>
              <w:rPr>
                <w:ins w:id="243" w:author="Aleta Haflett" w:date="2014-11-03T16:32:00Z"/>
              </w:rPr>
            </w:pPr>
          </w:p>
        </w:tc>
        <w:tc>
          <w:tcPr>
            <w:tcW w:w="4015" w:type="dxa"/>
          </w:tcPr>
          <w:p w14:paraId="2109F7EA" w14:textId="77777777" w:rsidR="00AB041B" w:rsidRPr="00943A99" w:rsidRDefault="00AB041B" w:rsidP="00B30EB2">
            <w:pPr>
              <w:contextualSpacing/>
              <w:jc w:val="center"/>
              <w:rPr>
                <w:ins w:id="244" w:author="Aleta Haflett" w:date="2014-11-03T16:32:00Z"/>
              </w:rPr>
            </w:pPr>
          </w:p>
        </w:tc>
      </w:tr>
      <w:tr w:rsidR="00AB041B" w:rsidRPr="00943A99" w14:paraId="52E8B2E8" w14:textId="77777777" w:rsidTr="00672FD9">
        <w:trPr>
          <w:trHeight w:val="20"/>
          <w:ins w:id="245" w:author="Aleta Haflett" w:date="2014-11-03T16:32:00Z"/>
        </w:trPr>
        <w:tc>
          <w:tcPr>
            <w:tcW w:w="715" w:type="dxa"/>
          </w:tcPr>
          <w:p w14:paraId="25DF76D2" w14:textId="77777777" w:rsidR="00AB041B" w:rsidRDefault="00AB041B" w:rsidP="00B30EB2">
            <w:pPr>
              <w:contextualSpacing/>
              <w:jc w:val="center"/>
              <w:rPr>
                <w:ins w:id="246" w:author="Aleta Haflett" w:date="2014-11-03T16:32:00Z"/>
                <w:b/>
              </w:rPr>
            </w:pPr>
            <w:ins w:id="247" w:author="Aleta Haflett" w:date="2014-11-03T16:32:00Z">
              <w:r>
                <w:rPr>
                  <w:b/>
                </w:rPr>
                <w:t>4</w:t>
              </w:r>
            </w:ins>
          </w:p>
        </w:tc>
        <w:tc>
          <w:tcPr>
            <w:tcW w:w="1045" w:type="dxa"/>
          </w:tcPr>
          <w:p w14:paraId="08DE1888" w14:textId="77777777" w:rsidR="00AB041B" w:rsidRPr="00943A99" w:rsidRDefault="00AB041B" w:rsidP="00B30EB2">
            <w:pPr>
              <w:contextualSpacing/>
              <w:jc w:val="center"/>
              <w:rPr>
                <w:ins w:id="248" w:author="Aleta Haflett" w:date="2014-11-03T16:32:00Z"/>
              </w:rPr>
            </w:pPr>
          </w:p>
        </w:tc>
        <w:tc>
          <w:tcPr>
            <w:tcW w:w="1691" w:type="dxa"/>
          </w:tcPr>
          <w:p w14:paraId="4B5FBC66" w14:textId="77777777" w:rsidR="00AB041B" w:rsidRPr="00943A99" w:rsidRDefault="00AB041B" w:rsidP="00B30EB2">
            <w:pPr>
              <w:contextualSpacing/>
              <w:jc w:val="center"/>
              <w:rPr>
                <w:ins w:id="249" w:author="Aleta Haflett" w:date="2014-11-03T16:32:00Z"/>
              </w:rPr>
            </w:pPr>
          </w:p>
        </w:tc>
        <w:tc>
          <w:tcPr>
            <w:tcW w:w="1224" w:type="dxa"/>
          </w:tcPr>
          <w:p w14:paraId="32CB683A" w14:textId="77777777" w:rsidR="00AB041B" w:rsidRPr="00943A99" w:rsidRDefault="00AB041B" w:rsidP="00B30EB2">
            <w:pPr>
              <w:contextualSpacing/>
              <w:jc w:val="center"/>
              <w:rPr>
                <w:ins w:id="250" w:author="Aleta Haflett" w:date="2014-11-03T16:32:00Z"/>
              </w:rPr>
            </w:pPr>
          </w:p>
        </w:tc>
        <w:tc>
          <w:tcPr>
            <w:tcW w:w="1440" w:type="dxa"/>
          </w:tcPr>
          <w:p w14:paraId="406A4460" w14:textId="77777777" w:rsidR="00AB041B" w:rsidRPr="00943A99" w:rsidRDefault="00AB041B" w:rsidP="00B30EB2">
            <w:pPr>
              <w:contextualSpacing/>
              <w:jc w:val="center"/>
              <w:rPr>
                <w:ins w:id="251" w:author="Aleta Haflett" w:date="2014-11-03T16:32:00Z"/>
              </w:rPr>
            </w:pPr>
          </w:p>
        </w:tc>
        <w:tc>
          <w:tcPr>
            <w:tcW w:w="2200" w:type="dxa"/>
          </w:tcPr>
          <w:p w14:paraId="47CDDF68" w14:textId="77777777" w:rsidR="00AB041B" w:rsidRPr="00943A99" w:rsidRDefault="00AB041B" w:rsidP="00B30EB2">
            <w:pPr>
              <w:contextualSpacing/>
              <w:jc w:val="center"/>
              <w:rPr>
                <w:ins w:id="252" w:author="Aleta Haflett" w:date="2014-11-03T16:32:00Z"/>
              </w:rPr>
            </w:pPr>
          </w:p>
        </w:tc>
        <w:tc>
          <w:tcPr>
            <w:tcW w:w="4015" w:type="dxa"/>
          </w:tcPr>
          <w:p w14:paraId="40006C07" w14:textId="77777777" w:rsidR="00AB041B" w:rsidRPr="00943A99" w:rsidRDefault="00AB041B" w:rsidP="00B30EB2">
            <w:pPr>
              <w:contextualSpacing/>
              <w:jc w:val="center"/>
              <w:rPr>
                <w:ins w:id="253" w:author="Aleta Haflett" w:date="2014-11-03T16:32:00Z"/>
              </w:rPr>
            </w:pPr>
          </w:p>
        </w:tc>
      </w:tr>
      <w:tr w:rsidR="00AB041B" w:rsidRPr="00943A99" w14:paraId="4E8623E9" w14:textId="77777777" w:rsidTr="00672FD9">
        <w:trPr>
          <w:trHeight w:val="20"/>
          <w:ins w:id="254" w:author="Aleta Haflett" w:date="2014-11-03T16:32:00Z"/>
        </w:trPr>
        <w:tc>
          <w:tcPr>
            <w:tcW w:w="715" w:type="dxa"/>
          </w:tcPr>
          <w:p w14:paraId="44244054" w14:textId="77777777" w:rsidR="00AB041B" w:rsidRDefault="00AB041B" w:rsidP="00B30EB2">
            <w:pPr>
              <w:contextualSpacing/>
              <w:jc w:val="center"/>
              <w:rPr>
                <w:ins w:id="255" w:author="Aleta Haflett" w:date="2014-11-03T16:32:00Z"/>
                <w:b/>
              </w:rPr>
            </w:pPr>
            <w:ins w:id="256" w:author="Aleta Haflett" w:date="2014-11-03T16:32:00Z">
              <w:r>
                <w:rPr>
                  <w:b/>
                </w:rPr>
                <w:t>5</w:t>
              </w:r>
            </w:ins>
          </w:p>
        </w:tc>
        <w:tc>
          <w:tcPr>
            <w:tcW w:w="1045" w:type="dxa"/>
          </w:tcPr>
          <w:p w14:paraId="3DC4AC62" w14:textId="77777777" w:rsidR="00AB041B" w:rsidRPr="00943A99" w:rsidRDefault="00AB041B" w:rsidP="00B30EB2">
            <w:pPr>
              <w:contextualSpacing/>
              <w:jc w:val="center"/>
              <w:rPr>
                <w:ins w:id="257" w:author="Aleta Haflett" w:date="2014-11-03T16:32:00Z"/>
              </w:rPr>
            </w:pPr>
          </w:p>
        </w:tc>
        <w:tc>
          <w:tcPr>
            <w:tcW w:w="1691" w:type="dxa"/>
          </w:tcPr>
          <w:p w14:paraId="3D160B96" w14:textId="77777777" w:rsidR="00AB041B" w:rsidRPr="00943A99" w:rsidRDefault="00AB041B" w:rsidP="00B30EB2">
            <w:pPr>
              <w:contextualSpacing/>
              <w:jc w:val="center"/>
              <w:rPr>
                <w:ins w:id="258" w:author="Aleta Haflett" w:date="2014-11-03T16:32:00Z"/>
              </w:rPr>
            </w:pPr>
          </w:p>
        </w:tc>
        <w:tc>
          <w:tcPr>
            <w:tcW w:w="1224" w:type="dxa"/>
          </w:tcPr>
          <w:p w14:paraId="11C7471F" w14:textId="77777777" w:rsidR="00AB041B" w:rsidRPr="00943A99" w:rsidRDefault="00AB041B" w:rsidP="00B30EB2">
            <w:pPr>
              <w:contextualSpacing/>
              <w:jc w:val="center"/>
              <w:rPr>
                <w:ins w:id="259" w:author="Aleta Haflett" w:date="2014-11-03T16:32:00Z"/>
              </w:rPr>
            </w:pPr>
          </w:p>
        </w:tc>
        <w:tc>
          <w:tcPr>
            <w:tcW w:w="1440" w:type="dxa"/>
          </w:tcPr>
          <w:p w14:paraId="25002AA2" w14:textId="77777777" w:rsidR="00AB041B" w:rsidRPr="00943A99" w:rsidRDefault="00AB041B" w:rsidP="00B30EB2">
            <w:pPr>
              <w:contextualSpacing/>
              <w:jc w:val="center"/>
              <w:rPr>
                <w:ins w:id="260" w:author="Aleta Haflett" w:date="2014-11-03T16:32:00Z"/>
              </w:rPr>
            </w:pPr>
          </w:p>
        </w:tc>
        <w:tc>
          <w:tcPr>
            <w:tcW w:w="2200" w:type="dxa"/>
          </w:tcPr>
          <w:p w14:paraId="12704F70" w14:textId="77777777" w:rsidR="00AB041B" w:rsidRPr="00943A99" w:rsidRDefault="00AB041B" w:rsidP="00B30EB2">
            <w:pPr>
              <w:contextualSpacing/>
              <w:jc w:val="center"/>
              <w:rPr>
                <w:ins w:id="261" w:author="Aleta Haflett" w:date="2014-11-03T16:32:00Z"/>
              </w:rPr>
            </w:pPr>
          </w:p>
        </w:tc>
        <w:tc>
          <w:tcPr>
            <w:tcW w:w="4015" w:type="dxa"/>
          </w:tcPr>
          <w:p w14:paraId="79A43335" w14:textId="77777777" w:rsidR="00AB041B" w:rsidRPr="00943A99" w:rsidRDefault="00AB041B" w:rsidP="00B30EB2">
            <w:pPr>
              <w:contextualSpacing/>
              <w:jc w:val="center"/>
              <w:rPr>
                <w:ins w:id="262" w:author="Aleta Haflett" w:date="2014-11-03T16:32:00Z"/>
              </w:rPr>
            </w:pPr>
          </w:p>
        </w:tc>
      </w:tr>
    </w:tbl>
    <w:p w14:paraId="294227CB" w14:textId="77777777" w:rsidR="006E365E" w:rsidRDefault="006E365E">
      <w:pPr>
        <w:sectPr w:rsidR="006E365E" w:rsidSect="00A667B3">
          <w:pgSz w:w="15840" w:h="12240" w:orient="landscape"/>
          <w:pgMar w:top="1080" w:right="1440" w:bottom="1080" w:left="1440" w:header="720" w:footer="720" w:gutter="0"/>
          <w:cols w:space="720"/>
          <w:docGrid w:linePitch="360"/>
        </w:sectPr>
      </w:pPr>
    </w:p>
    <w:p w14:paraId="71A73923" w14:textId="1829E5DE" w:rsidR="00020B58" w:rsidRDefault="00020B58"/>
    <w:p w14:paraId="582E4D4A" w14:textId="0357EDB2" w:rsidR="00CE542E" w:rsidRDefault="00CE542E" w:rsidP="001512DD">
      <w:pPr>
        <w:spacing w:after="0" w:line="240" w:lineRule="auto"/>
        <w:contextualSpacing/>
        <w:rPr>
          <w:rFonts w:ascii="Calibri" w:eastAsia="Calibri" w:hAnsi="Calibri" w:cs="TimesNewRomanPSMT"/>
        </w:rPr>
      </w:pPr>
      <w:r w:rsidRPr="001512DD">
        <w:rPr>
          <w:b/>
        </w:rPr>
        <w:t xml:space="preserve">SECTION </w:t>
      </w:r>
      <w:r>
        <w:rPr>
          <w:b/>
        </w:rPr>
        <w:t>D</w:t>
      </w:r>
      <w:r w:rsidRPr="001512DD">
        <w:rPr>
          <w:b/>
        </w:rPr>
        <w:t>: FOREST CONSERVATION AND RESOURCE VALUATION</w:t>
      </w:r>
    </w:p>
    <w:p w14:paraId="44A2C990" w14:textId="40B02C2B" w:rsidR="00020B58" w:rsidRDefault="00020B58" w:rsidP="001512DD">
      <w:pPr>
        <w:spacing w:after="0" w:line="240" w:lineRule="auto"/>
        <w:contextualSpacing/>
        <w:rPr>
          <w:rFonts w:ascii="Calibri" w:eastAsia="Calibri" w:hAnsi="Calibri" w:cs="TimesNewRomanPSMT"/>
        </w:rPr>
      </w:pPr>
      <w:r>
        <w:rPr>
          <w:rFonts w:ascii="Calibri" w:eastAsia="Calibri" w:hAnsi="Calibri" w:cs="TimesNewRomanPSMT"/>
        </w:rPr>
        <w:t>W</w:t>
      </w:r>
      <w:r w:rsidRPr="00631E8D">
        <w:rPr>
          <w:rFonts w:ascii="Calibri" w:eastAsia="Calibri" w:hAnsi="Calibri" w:cs="TimesNewRomanPSMT"/>
        </w:rPr>
        <w:t xml:space="preserve">e would like to ask you about wild products that members of your household collected </w:t>
      </w:r>
      <w:ins w:id="263" w:author="Stickler, Mercedes M. (E3/LTRM)" w:date="2014-09-22T17:38:00Z">
        <w:r w:rsidR="00F75538">
          <w:rPr>
            <w:rFonts w:ascii="Calibri" w:eastAsia="Calibri" w:hAnsi="Calibri" w:cs="TimesNewRomanPSMT"/>
          </w:rPr>
          <w:t xml:space="preserve">from each forest </w:t>
        </w:r>
      </w:ins>
      <w:r w:rsidR="00FA5477">
        <w:rPr>
          <w:rFonts w:ascii="Calibri" w:eastAsia="Calibri" w:hAnsi="Calibri" w:cs="TimesNewRomanPSMT"/>
        </w:rPr>
        <w:t xml:space="preserve">. </w:t>
      </w:r>
    </w:p>
    <w:tbl>
      <w:tblPr>
        <w:tblStyle w:val="TableGrid"/>
        <w:tblW w:w="14042" w:type="dxa"/>
        <w:jc w:val="center"/>
        <w:tblLayout w:type="fixed"/>
        <w:tblCellMar>
          <w:left w:w="29" w:type="dxa"/>
          <w:right w:w="29" w:type="dxa"/>
        </w:tblCellMar>
        <w:tblLook w:val="04A0" w:firstRow="1" w:lastRow="0" w:firstColumn="1" w:lastColumn="0" w:noHBand="0" w:noVBand="1"/>
      </w:tblPr>
      <w:tblGrid>
        <w:gridCol w:w="714"/>
        <w:gridCol w:w="721"/>
        <w:gridCol w:w="1984"/>
        <w:gridCol w:w="1714"/>
        <w:gridCol w:w="1890"/>
        <w:gridCol w:w="1530"/>
        <w:gridCol w:w="1526"/>
        <w:gridCol w:w="1980"/>
        <w:gridCol w:w="1983"/>
      </w:tblGrid>
      <w:tr w:rsidR="00CE542E" w:rsidRPr="00DC552F" w14:paraId="35ED26D1" w14:textId="77777777" w:rsidTr="00CE542E">
        <w:trPr>
          <w:trHeight w:val="260"/>
          <w:jc w:val="center"/>
        </w:trPr>
        <w:tc>
          <w:tcPr>
            <w:tcW w:w="714" w:type="dxa"/>
          </w:tcPr>
          <w:p w14:paraId="0F48B215" w14:textId="77777777" w:rsidR="00CE542E" w:rsidRPr="00DC552F" w:rsidRDefault="00CE542E" w:rsidP="008145A6">
            <w:pPr>
              <w:contextualSpacing/>
              <w:jc w:val="center"/>
              <w:rPr>
                <w:b/>
                <w:sz w:val="20"/>
              </w:rPr>
            </w:pPr>
          </w:p>
        </w:tc>
        <w:tc>
          <w:tcPr>
            <w:tcW w:w="721" w:type="dxa"/>
          </w:tcPr>
          <w:p w14:paraId="72E495E9" w14:textId="77777777" w:rsidR="00CE542E" w:rsidRPr="00DC552F" w:rsidRDefault="00CE542E" w:rsidP="008145A6">
            <w:pPr>
              <w:contextualSpacing/>
              <w:jc w:val="center"/>
              <w:rPr>
                <w:sz w:val="20"/>
              </w:rPr>
            </w:pPr>
          </w:p>
        </w:tc>
        <w:tc>
          <w:tcPr>
            <w:tcW w:w="1984" w:type="dxa"/>
          </w:tcPr>
          <w:p w14:paraId="4657F405" w14:textId="4FFDD8AF" w:rsidR="00CE542E" w:rsidRPr="00DC552F" w:rsidRDefault="00CE542E" w:rsidP="00CE542E">
            <w:pPr>
              <w:contextualSpacing/>
              <w:jc w:val="center"/>
              <w:rPr>
                <w:sz w:val="20"/>
              </w:rPr>
            </w:pPr>
            <w:r>
              <w:rPr>
                <w:sz w:val="20"/>
              </w:rPr>
              <w:t>D.32</w:t>
            </w:r>
          </w:p>
        </w:tc>
        <w:tc>
          <w:tcPr>
            <w:tcW w:w="1714" w:type="dxa"/>
          </w:tcPr>
          <w:p w14:paraId="37393EB5" w14:textId="218B2FB3" w:rsidR="00CE542E" w:rsidRPr="00732114" w:rsidRDefault="00CE542E" w:rsidP="00CE542E">
            <w:pPr>
              <w:pStyle w:val="NormalWeb"/>
              <w:jc w:val="center"/>
              <w:rPr>
                <w:rFonts w:asciiTheme="minorHAnsi" w:hAnsiTheme="minorHAnsi"/>
                <w:szCs w:val="22"/>
              </w:rPr>
            </w:pPr>
          </w:p>
        </w:tc>
        <w:tc>
          <w:tcPr>
            <w:tcW w:w="1890" w:type="dxa"/>
          </w:tcPr>
          <w:p w14:paraId="2A2765E5" w14:textId="2415311D" w:rsidR="00CE542E" w:rsidRPr="00732114" w:rsidRDefault="00CE542E" w:rsidP="00CE542E">
            <w:pPr>
              <w:widowControl w:val="0"/>
              <w:autoSpaceDE w:val="0"/>
              <w:autoSpaceDN w:val="0"/>
              <w:adjustRightInd w:val="0"/>
              <w:spacing w:after="240"/>
              <w:jc w:val="center"/>
              <w:rPr>
                <w:rFonts w:cs="Times"/>
                <w:sz w:val="20"/>
                <w:szCs w:val="20"/>
              </w:rPr>
            </w:pPr>
            <w:r>
              <w:rPr>
                <w:rFonts w:cs="Times"/>
                <w:sz w:val="20"/>
                <w:szCs w:val="20"/>
              </w:rPr>
              <w:t>D.34</w:t>
            </w:r>
          </w:p>
        </w:tc>
        <w:tc>
          <w:tcPr>
            <w:tcW w:w="1530" w:type="dxa"/>
          </w:tcPr>
          <w:p w14:paraId="447CC840" w14:textId="5C09E35A" w:rsidR="00CE542E" w:rsidRPr="00DC552F" w:rsidRDefault="00CE542E" w:rsidP="00CE542E">
            <w:pPr>
              <w:contextualSpacing/>
              <w:jc w:val="center"/>
              <w:rPr>
                <w:sz w:val="20"/>
              </w:rPr>
            </w:pPr>
            <w:r>
              <w:rPr>
                <w:sz w:val="20"/>
              </w:rPr>
              <w:t>D.35</w:t>
            </w:r>
          </w:p>
        </w:tc>
        <w:tc>
          <w:tcPr>
            <w:tcW w:w="1526" w:type="dxa"/>
          </w:tcPr>
          <w:p w14:paraId="021B12B9" w14:textId="0263C7EB" w:rsidR="00CE542E" w:rsidRPr="00DC552F" w:rsidRDefault="00CE542E" w:rsidP="00CE542E">
            <w:pPr>
              <w:contextualSpacing/>
              <w:jc w:val="center"/>
              <w:rPr>
                <w:sz w:val="20"/>
              </w:rPr>
            </w:pPr>
            <w:r>
              <w:rPr>
                <w:sz w:val="20"/>
              </w:rPr>
              <w:t>D.36</w:t>
            </w:r>
          </w:p>
        </w:tc>
        <w:tc>
          <w:tcPr>
            <w:tcW w:w="1980" w:type="dxa"/>
          </w:tcPr>
          <w:p w14:paraId="63AA0405" w14:textId="48F93C24" w:rsidR="00CE542E" w:rsidRPr="00DC552F" w:rsidRDefault="00CE542E" w:rsidP="00CE542E">
            <w:pPr>
              <w:contextualSpacing/>
              <w:jc w:val="center"/>
              <w:rPr>
                <w:sz w:val="20"/>
              </w:rPr>
            </w:pPr>
            <w:r>
              <w:rPr>
                <w:sz w:val="20"/>
              </w:rPr>
              <w:t>D.37</w:t>
            </w:r>
          </w:p>
        </w:tc>
        <w:tc>
          <w:tcPr>
            <w:tcW w:w="1983" w:type="dxa"/>
          </w:tcPr>
          <w:p w14:paraId="0C69123B" w14:textId="1C850CA5" w:rsidR="00CE542E" w:rsidRPr="00DC552F" w:rsidRDefault="00CE542E" w:rsidP="00CE542E">
            <w:pPr>
              <w:contextualSpacing/>
              <w:jc w:val="center"/>
              <w:rPr>
                <w:sz w:val="20"/>
              </w:rPr>
            </w:pPr>
            <w:r>
              <w:rPr>
                <w:sz w:val="20"/>
              </w:rPr>
              <w:t>D.38</w:t>
            </w:r>
          </w:p>
        </w:tc>
      </w:tr>
      <w:tr w:rsidR="00732114" w:rsidRPr="00DC552F" w14:paraId="78BC5299" w14:textId="77777777" w:rsidTr="00CE542E">
        <w:trPr>
          <w:trHeight w:val="20"/>
          <w:jc w:val="center"/>
        </w:trPr>
        <w:tc>
          <w:tcPr>
            <w:tcW w:w="714" w:type="dxa"/>
          </w:tcPr>
          <w:p w14:paraId="27AD869E" w14:textId="77777777" w:rsidR="00C77E6C" w:rsidRPr="00DC552F" w:rsidRDefault="00C77E6C" w:rsidP="008145A6">
            <w:pPr>
              <w:contextualSpacing/>
              <w:jc w:val="center"/>
              <w:rPr>
                <w:b/>
                <w:sz w:val="20"/>
              </w:rPr>
            </w:pPr>
            <w:r w:rsidRPr="00DC552F">
              <w:rPr>
                <w:b/>
                <w:sz w:val="20"/>
              </w:rPr>
              <w:t>Forest</w:t>
            </w:r>
          </w:p>
          <w:p w14:paraId="47121205" w14:textId="77777777" w:rsidR="00C77E6C" w:rsidRPr="00DC552F" w:rsidRDefault="00C77E6C" w:rsidP="008145A6">
            <w:pPr>
              <w:contextualSpacing/>
              <w:jc w:val="center"/>
              <w:rPr>
                <w:b/>
                <w:sz w:val="20"/>
              </w:rPr>
            </w:pPr>
            <w:r w:rsidRPr="00DC552F">
              <w:rPr>
                <w:b/>
                <w:sz w:val="20"/>
              </w:rPr>
              <w:t>code</w:t>
            </w:r>
          </w:p>
        </w:tc>
        <w:tc>
          <w:tcPr>
            <w:tcW w:w="721" w:type="dxa"/>
          </w:tcPr>
          <w:p w14:paraId="1B4A339E" w14:textId="77777777" w:rsidR="00C77E6C" w:rsidRPr="00DC552F" w:rsidRDefault="00C77E6C" w:rsidP="008145A6">
            <w:pPr>
              <w:contextualSpacing/>
              <w:jc w:val="center"/>
              <w:rPr>
                <w:sz w:val="20"/>
              </w:rPr>
            </w:pPr>
            <w:r w:rsidRPr="00DC552F">
              <w:rPr>
                <w:sz w:val="20"/>
              </w:rPr>
              <w:t>Name of the forest</w:t>
            </w:r>
          </w:p>
        </w:tc>
        <w:tc>
          <w:tcPr>
            <w:tcW w:w="1984" w:type="dxa"/>
          </w:tcPr>
          <w:p w14:paraId="55A66A8E" w14:textId="77777777" w:rsidR="00C77E6C" w:rsidRPr="00DC552F" w:rsidRDefault="00C77E6C" w:rsidP="008145A6">
            <w:pPr>
              <w:contextualSpacing/>
              <w:jc w:val="center"/>
              <w:rPr>
                <w:sz w:val="20"/>
              </w:rPr>
            </w:pPr>
            <w:r w:rsidRPr="00DC552F">
              <w:rPr>
                <w:sz w:val="20"/>
              </w:rPr>
              <w:t>What wild products were collected for the household from this forest?</w:t>
            </w:r>
          </w:p>
          <w:p w14:paraId="08AAFA29" w14:textId="4E115B08" w:rsidR="00C77E6C" w:rsidRPr="00DC552F" w:rsidRDefault="00C77E6C" w:rsidP="008145A6">
            <w:pPr>
              <w:contextualSpacing/>
              <w:jc w:val="center"/>
              <w:rPr>
                <w:sz w:val="20"/>
              </w:rPr>
            </w:pPr>
            <w:r w:rsidRPr="00DC552F">
              <w:rPr>
                <w:sz w:val="20"/>
              </w:rPr>
              <w:t>See codes below</w:t>
            </w:r>
          </w:p>
        </w:tc>
        <w:tc>
          <w:tcPr>
            <w:tcW w:w="1714" w:type="dxa"/>
          </w:tcPr>
          <w:p w14:paraId="53DE7F2E" w14:textId="15A2CC7A" w:rsidR="00C77E6C" w:rsidRPr="00732114" w:rsidRDefault="00C77E6C" w:rsidP="00732114">
            <w:pPr>
              <w:pStyle w:val="NormalWeb"/>
              <w:rPr>
                <w:rFonts w:asciiTheme="minorHAnsi" w:hAnsiTheme="minorHAnsi"/>
              </w:rPr>
            </w:pPr>
          </w:p>
        </w:tc>
        <w:tc>
          <w:tcPr>
            <w:tcW w:w="1890" w:type="dxa"/>
          </w:tcPr>
          <w:p w14:paraId="6B18BCBE" w14:textId="77777777" w:rsidR="00C77E6C" w:rsidRDefault="00C77E6C" w:rsidP="00C77E6C">
            <w:pPr>
              <w:widowControl w:val="0"/>
              <w:autoSpaceDE w:val="0"/>
              <w:autoSpaceDN w:val="0"/>
              <w:adjustRightInd w:val="0"/>
              <w:spacing w:after="240"/>
              <w:rPr>
                <w:ins w:id="264" w:author="Aleta Haflett" w:date="2014-11-03T10:26:00Z"/>
                <w:rFonts w:cs="Times"/>
                <w:sz w:val="20"/>
                <w:szCs w:val="20"/>
              </w:rPr>
            </w:pPr>
            <w:ins w:id="265" w:author="Aleta Haflett" w:date="2014-11-03T10:25:00Z">
              <w:r w:rsidRPr="00732114">
                <w:rPr>
                  <w:rFonts w:cs="Times"/>
                  <w:sz w:val="20"/>
                  <w:szCs w:val="20"/>
                </w:rPr>
                <w:t>Has the distance to the area in which you are collecting forest products changed during the last 5 years?</w:t>
              </w:r>
            </w:ins>
          </w:p>
          <w:p w14:paraId="463E9CF8" w14:textId="1B749A2C" w:rsidR="00C77E6C" w:rsidRPr="00732114" w:rsidRDefault="00732114" w:rsidP="00C77E6C">
            <w:pPr>
              <w:widowControl w:val="0"/>
              <w:autoSpaceDE w:val="0"/>
              <w:autoSpaceDN w:val="0"/>
              <w:adjustRightInd w:val="0"/>
              <w:spacing w:after="240"/>
              <w:rPr>
                <w:ins w:id="266" w:author="Aleta Haflett" w:date="2014-11-03T10:25:00Z"/>
                <w:rFonts w:cs="Times"/>
                <w:sz w:val="20"/>
                <w:szCs w:val="20"/>
              </w:rPr>
            </w:pPr>
            <w:ins w:id="267" w:author="Aleta Haflett" w:date="2014-11-03T10:26:00Z">
              <w:r>
                <w:rPr>
                  <w:rFonts w:cs="Times"/>
                  <w:sz w:val="20"/>
                  <w:szCs w:val="20"/>
                </w:rPr>
                <w:t xml:space="preserve">See codes </w:t>
              </w:r>
            </w:ins>
            <w:r w:rsidR="00CE542E">
              <w:rPr>
                <w:rFonts w:cs="Times"/>
                <w:sz w:val="20"/>
                <w:szCs w:val="20"/>
              </w:rPr>
              <w:t xml:space="preserve">108 </w:t>
            </w:r>
            <w:ins w:id="268" w:author="Aleta Haflett" w:date="2014-11-03T10:26:00Z">
              <w:r>
                <w:rPr>
                  <w:rFonts w:cs="Times"/>
                  <w:sz w:val="20"/>
                  <w:szCs w:val="20"/>
                </w:rPr>
                <w:t>below</w:t>
              </w:r>
            </w:ins>
            <w:ins w:id="269" w:author="Aleta Haflett" w:date="2014-11-03T10:25:00Z">
              <w:r w:rsidR="00C77E6C" w:rsidRPr="00732114">
                <w:rPr>
                  <w:rFonts w:cs="Times"/>
                  <w:sz w:val="20"/>
                  <w:szCs w:val="20"/>
                </w:rPr>
                <w:t xml:space="preserve"> </w:t>
              </w:r>
            </w:ins>
          </w:p>
          <w:p w14:paraId="325DE5E1" w14:textId="77777777" w:rsidR="00C77E6C" w:rsidRPr="00DC552F" w:rsidRDefault="00C77E6C" w:rsidP="008145A6">
            <w:pPr>
              <w:contextualSpacing/>
              <w:jc w:val="center"/>
              <w:rPr>
                <w:sz w:val="20"/>
              </w:rPr>
            </w:pPr>
          </w:p>
        </w:tc>
        <w:tc>
          <w:tcPr>
            <w:tcW w:w="1530" w:type="dxa"/>
          </w:tcPr>
          <w:p w14:paraId="224BAE7E" w14:textId="39D819AD" w:rsidR="00C77E6C" w:rsidRPr="00DC552F" w:rsidRDefault="00C77E6C" w:rsidP="008145A6">
            <w:pPr>
              <w:contextualSpacing/>
              <w:jc w:val="center"/>
              <w:rPr>
                <w:sz w:val="20"/>
              </w:rPr>
            </w:pPr>
            <w:r w:rsidRPr="00DC552F">
              <w:rPr>
                <w:sz w:val="20"/>
              </w:rPr>
              <w:t>Who primarily collected this product?</w:t>
            </w:r>
          </w:p>
        </w:tc>
        <w:tc>
          <w:tcPr>
            <w:tcW w:w="1526" w:type="dxa"/>
          </w:tcPr>
          <w:p w14:paraId="4C71E912" w14:textId="0892E0C4" w:rsidR="00C77E6C" w:rsidRPr="00DC552F" w:rsidRDefault="00C77E6C" w:rsidP="008145A6">
            <w:pPr>
              <w:contextualSpacing/>
              <w:jc w:val="center"/>
              <w:rPr>
                <w:sz w:val="20"/>
              </w:rPr>
            </w:pPr>
            <w:r w:rsidRPr="00DC552F">
              <w:rPr>
                <w:sz w:val="20"/>
              </w:rPr>
              <w:t>How many days in the past MONTH did this person collect the product?</w:t>
            </w:r>
          </w:p>
        </w:tc>
        <w:tc>
          <w:tcPr>
            <w:tcW w:w="1980" w:type="dxa"/>
          </w:tcPr>
          <w:p w14:paraId="28742405" w14:textId="05C57262" w:rsidR="00C77E6C" w:rsidRPr="00DC552F" w:rsidRDefault="00C77E6C" w:rsidP="008145A6">
            <w:pPr>
              <w:contextualSpacing/>
              <w:jc w:val="center"/>
              <w:rPr>
                <w:sz w:val="20"/>
              </w:rPr>
            </w:pPr>
            <w:r w:rsidRPr="00DC552F">
              <w:rPr>
                <w:sz w:val="20"/>
              </w:rPr>
              <w:t>How much of this product was collected in the past MONTH?</w:t>
            </w:r>
          </w:p>
        </w:tc>
        <w:tc>
          <w:tcPr>
            <w:tcW w:w="1983" w:type="dxa"/>
          </w:tcPr>
          <w:p w14:paraId="0A969EF9" w14:textId="33324ADC" w:rsidR="00C77E6C" w:rsidRPr="00DC552F" w:rsidRDefault="00C77E6C" w:rsidP="008145A6">
            <w:pPr>
              <w:contextualSpacing/>
              <w:jc w:val="center"/>
              <w:rPr>
                <w:sz w:val="20"/>
              </w:rPr>
            </w:pPr>
            <w:r w:rsidRPr="00DC552F">
              <w:rPr>
                <w:sz w:val="20"/>
              </w:rPr>
              <w:t>How typical was the amount of this month’s harvest compared to other months of the year?</w:t>
            </w:r>
          </w:p>
        </w:tc>
      </w:tr>
      <w:tr w:rsidR="00732114" w:rsidRPr="00DC552F" w14:paraId="35D8B94E" w14:textId="77777777" w:rsidTr="00CE542E">
        <w:trPr>
          <w:trHeight w:val="20"/>
          <w:jc w:val="center"/>
        </w:trPr>
        <w:tc>
          <w:tcPr>
            <w:tcW w:w="714" w:type="dxa"/>
          </w:tcPr>
          <w:p w14:paraId="6BB9B768" w14:textId="06980B3C" w:rsidR="00C77E6C" w:rsidRPr="00DC552F" w:rsidRDefault="00C77E6C" w:rsidP="008145A6">
            <w:pPr>
              <w:contextualSpacing/>
              <w:jc w:val="center"/>
              <w:rPr>
                <w:b/>
                <w:sz w:val="20"/>
              </w:rPr>
            </w:pPr>
          </w:p>
        </w:tc>
        <w:tc>
          <w:tcPr>
            <w:tcW w:w="721" w:type="dxa"/>
          </w:tcPr>
          <w:p w14:paraId="4EBE0C7D" w14:textId="77777777" w:rsidR="00C77E6C" w:rsidRPr="00DC552F" w:rsidRDefault="00C77E6C" w:rsidP="008145A6">
            <w:pPr>
              <w:contextualSpacing/>
              <w:jc w:val="center"/>
              <w:rPr>
                <w:sz w:val="20"/>
              </w:rPr>
            </w:pPr>
          </w:p>
        </w:tc>
        <w:tc>
          <w:tcPr>
            <w:tcW w:w="1984" w:type="dxa"/>
          </w:tcPr>
          <w:p w14:paraId="6BF1ED0D" w14:textId="77777777" w:rsidR="00C77E6C" w:rsidRPr="00DC552F" w:rsidRDefault="00C77E6C" w:rsidP="008145A6">
            <w:pPr>
              <w:contextualSpacing/>
              <w:jc w:val="center"/>
              <w:rPr>
                <w:sz w:val="20"/>
              </w:rPr>
            </w:pPr>
          </w:p>
        </w:tc>
        <w:tc>
          <w:tcPr>
            <w:tcW w:w="1714" w:type="dxa"/>
          </w:tcPr>
          <w:p w14:paraId="40E20E45" w14:textId="2C6A2E98" w:rsidR="00C77E6C" w:rsidRPr="00DC552F" w:rsidRDefault="00C77E6C" w:rsidP="008145A6">
            <w:pPr>
              <w:contextualSpacing/>
              <w:jc w:val="center"/>
              <w:rPr>
                <w:sz w:val="20"/>
              </w:rPr>
            </w:pPr>
          </w:p>
        </w:tc>
        <w:tc>
          <w:tcPr>
            <w:tcW w:w="1890" w:type="dxa"/>
          </w:tcPr>
          <w:p w14:paraId="1A6F3B32" w14:textId="77777777" w:rsidR="00C77E6C" w:rsidRPr="00DC552F" w:rsidRDefault="00C77E6C" w:rsidP="008145A6">
            <w:pPr>
              <w:contextualSpacing/>
              <w:jc w:val="center"/>
              <w:rPr>
                <w:sz w:val="20"/>
              </w:rPr>
            </w:pPr>
          </w:p>
        </w:tc>
        <w:tc>
          <w:tcPr>
            <w:tcW w:w="1530" w:type="dxa"/>
          </w:tcPr>
          <w:p w14:paraId="3B1FFD2A" w14:textId="5748AF05" w:rsidR="00C77E6C" w:rsidRPr="00DC552F" w:rsidRDefault="00C77E6C" w:rsidP="008145A6">
            <w:pPr>
              <w:contextualSpacing/>
              <w:jc w:val="center"/>
              <w:rPr>
                <w:sz w:val="20"/>
              </w:rPr>
            </w:pPr>
          </w:p>
        </w:tc>
        <w:tc>
          <w:tcPr>
            <w:tcW w:w="1526" w:type="dxa"/>
          </w:tcPr>
          <w:p w14:paraId="55400E65" w14:textId="77777777" w:rsidR="00C77E6C" w:rsidRPr="00DC552F" w:rsidRDefault="00C77E6C" w:rsidP="008145A6">
            <w:pPr>
              <w:contextualSpacing/>
              <w:jc w:val="center"/>
              <w:rPr>
                <w:sz w:val="20"/>
              </w:rPr>
            </w:pPr>
          </w:p>
        </w:tc>
        <w:tc>
          <w:tcPr>
            <w:tcW w:w="1980" w:type="dxa"/>
          </w:tcPr>
          <w:p w14:paraId="1575263D" w14:textId="77777777" w:rsidR="00C77E6C" w:rsidRPr="00DC552F" w:rsidRDefault="00C77E6C" w:rsidP="008145A6">
            <w:pPr>
              <w:contextualSpacing/>
              <w:jc w:val="center"/>
              <w:rPr>
                <w:sz w:val="20"/>
              </w:rPr>
            </w:pPr>
          </w:p>
        </w:tc>
        <w:tc>
          <w:tcPr>
            <w:tcW w:w="1983" w:type="dxa"/>
          </w:tcPr>
          <w:p w14:paraId="4A48BB11" w14:textId="77777777" w:rsidR="00C77E6C" w:rsidRPr="00DC552F" w:rsidRDefault="00C77E6C" w:rsidP="008145A6">
            <w:pPr>
              <w:contextualSpacing/>
              <w:jc w:val="center"/>
              <w:rPr>
                <w:sz w:val="20"/>
              </w:rPr>
            </w:pPr>
          </w:p>
        </w:tc>
      </w:tr>
      <w:tr w:rsidR="00732114" w:rsidRPr="00DC552F" w14:paraId="618CFAAB" w14:textId="77777777" w:rsidTr="00CE542E">
        <w:trPr>
          <w:trHeight w:val="54"/>
          <w:jc w:val="center"/>
        </w:trPr>
        <w:tc>
          <w:tcPr>
            <w:tcW w:w="714" w:type="dxa"/>
            <w:vMerge w:val="restart"/>
          </w:tcPr>
          <w:p w14:paraId="5649C026" w14:textId="77777777" w:rsidR="00C77E6C" w:rsidRPr="00DC552F" w:rsidRDefault="00C77E6C" w:rsidP="008145A6">
            <w:pPr>
              <w:contextualSpacing/>
              <w:jc w:val="center"/>
              <w:rPr>
                <w:b/>
                <w:sz w:val="20"/>
              </w:rPr>
            </w:pPr>
            <w:r w:rsidRPr="00DC552F">
              <w:rPr>
                <w:b/>
                <w:sz w:val="20"/>
              </w:rPr>
              <w:t>1</w:t>
            </w:r>
          </w:p>
        </w:tc>
        <w:tc>
          <w:tcPr>
            <w:tcW w:w="721" w:type="dxa"/>
            <w:vMerge w:val="restart"/>
          </w:tcPr>
          <w:p w14:paraId="3640BCB3" w14:textId="77777777" w:rsidR="00C77E6C" w:rsidRPr="00DC552F" w:rsidRDefault="00C77E6C" w:rsidP="008145A6">
            <w:pPr>
              <w:contextualSpacing/>
              <w:jc w:val="center"/>
              <w:rPr>
                <w:sz w:val="20"/>
              </w:rPr>
            </w:pPr>
          </w:p>
        </w:tc>
        <w:tc>
          <w:tcPr>
            <w:tcW w:w="1984" w:type="dxa"/>
          </w:tcPr>
          <w:p w14:paraId="6C93F74A" w14:textId="77777777" w:rsidR="00C77E6C" w:rsidRPr="00DC552F" w:rsidRDefault="00C77E6C" w:rsidP="008145A6">
            <w:pPr>
              <w:contextualSpacing/>
              <w:jc w:val="center"/>
              <w:rPr>
                <w:sz w:val="20"/>
              </w:rPr>
            </w:pPr>
          </w:p>
        </w:tc>
        <w:tc>
          <w:tcPr>
            <w:tcW w:w="1714" w:type="dxa"/>
          </w:tcPr>
          <w:p w14:paraId="2BE54013" w14:textId="543DE303" w:rsidR="00C77E6C" w:rsidRPr="00DC552F" w:rsidRDefault="00C77E6C" w:rsidP="008145A6">
            <w:pPr>
              <w:contextualSpacing/>
              <w:jc w:val="center"/>
              <w:rPr>
                <w:sz w:val="20"/>
              </w:rPr>
            </w:pPr>
          </w:p>
        </w:tc>
        <w:tc>
          <w:tcPr>
            <w:tcW w:w="1890" w:type="dxa"/>
          </w:tcPr>
          <w:p w14:paraId="55CAE391" w14:textId="77777777" w:rsidR="00C77E6C" w:rsidRPr="00DC552F" w:rsidRDefault="00C77E6C" w:rsidP="008145A6">
            <w:pPr>
              <w:contextualSpacing/>
              <w:jc w:val="center"/>
              <w:rPr>
                <w:sz w:val="20"/>
              </w:rPr>
            </w:pPr>
          </w:p>
        </w:tc>
        <w:tc>
          <w:tcPr>
            <w:tcW w:w="1530" w:type="dxa"/>
          </w:tcPr>
          <w:p w14:paraId="0382D10A" w14:textId="383EA19D" w:rsidR="00C77E6C" w:rsidRPr="00DC552F" w:rsidRDefault="00C77E6C" w:rsidP="008145A6">
            <w:pPr>
              <w:contextualSpacing/>
              <w:jc w:val="center"/>
              <w:rPr>
                <w:sz w:val="20"/>
              </w:rPr>
            </w:pPr>
          </w:p>
        </w:tc>
        <w:tc>
          <w:tcPr>
            <w:tcW w:w="1526" w:type="dxa"/>
          </w:tcPr>
          <w:p w14:paraId="4C9A298D" w14:textId="77777777" w:rsidR="00C77E6C" w:rsidRPr="00DC552F" w:rsidRDefault="00C77E6C" w:rsidP="008145A6">
            <w:pPr>
              <w:contextualSpacing/>
              <w:jc w:val="center"/>
              <w:rPr>
                <w:sz w:val="20"/>
              </w:rPr>
            </w:pPr>
          </w:p>
        </w:tc>
        <w:tc>
          <w:tcPr>
            <w:tcW w:w="1980" w:type="dxa"/>
          </w:tcPr>
          <w:p w14:paraId="5138D38C" w14:textId="77777777" w:rsidR="00C77E6C" w:rsidRPr="00DC552F" w:rsidRDefault="00C77E6C" w:rsidP="008145A6">
            <w:pPr>
              <w:contextualSpacing/>
              <w:jc w:val="center"/>
              <w:rPr>
                <w:sz w:val="20"/>
              </w:rPr>
            </w:pPr>
          </w:p>
        </w:tc>
        <w:tc>
          <w:tcPr>
            <w:tcW w:w="1983" w:type="dxa"/>
          </w:tcPr>
          <w:p w14:paraId="0C188D16" w14:textId="77777777" w:rsidR="00C77E6C" w:rsidRPr="00DC552F" w:rsidRDefault="00C77E6C" w:rsidP="008145A6">
            <w:pPr>
              <w:contextualSpacing/>
              <w:jc w:val="center"/>
              <w:rPr>
                <w:sz w:val="20"/>
              </w:rPr>
            </w:pPr>
          </w:p>
        </w:tc>
      </w:tr>
      <w:tr w:rsidR="00732114" w:rsidRPr="00DC552F" w14:paraId="0AEA6207" w14:textId="77777777" w:rsidTr="00CE542E">
        <w:trPr>
          <w:trHeight w:val="54"/>
          <w:jc w:val="center"/>
        </w:trPr>
        <w:tc>
          <w:tcPr>
            <w:tcW w:w="714" w:type="dxa"/>
            <w:vMerge/>
          </w:tcPr>
          <w:p w14:paraId="7ED6DE51" w14:textId="77777777" w:rsidR="00C77E6C" w:rsidRPr="00DC552F" w:rsidRDefault="00C77E6C" w:rsidP="008145A6">
            <w:pPr>
              <w:contextualSpacing/>
              <w:jc w:val="center"/>
              <w:rPr>
                <w:b/>
                <w:sz w:val="20"/>
              </w:rPr>
            </w:pPr>
          </w:p>
        </w:tc>
        <w:tc>
          <w:tcPr>
            <w:tcW w:w="721" w:type="dxa"/>
            <w:vMerge/>
          </w:tcPr>
          <w:p w14:paraId="24151074" w14:textId="77777777" w:rsidR="00C77E6C" w:rsidRPr="00DC552F" w:rsidRDefault="00C77E6C" w:rsidP="008145A6">
            <w:pPr>
              <w:contextualSpacing/>
              <w:jc w:val="center"/>
              <w:rPr>
                <w:sz w:val="20"/>
              </w:rPr>
            </w:pPr>
          </w:p>
        </w:tc>
        <w:tc>
          <w:tcPr>
            <w:tcW w:w="1984" w:type="dxa"/>
          </w:tcPr>
          <w:p w14:paraId="5724E6AA" w14:textId="77777777" w:rsidR="00C77E6C" w:rsidRPr="00DC552F" w:rsidRDefault="00C77E6C" w:rsidP="008145A6">
            <w:pPr>
              <w:contextualSpacing/>
              <w:jc w:val="center"/>
              <w:rPr>
                <w:sz w:val="20"/>
              </w:rPr>
            </w:pPr>
          </w:p>
        </w:tc>
        <w:tc>
          <w:tcPr>
            <w:tcW w:w="1714" w:type="dxa"/>
          </w:tcPr>
          <w:p w14:paraId="3A2F4437" w14:textId="1A7E3E78" w:rsidR="00C77E6C" w:rsidRPr="00DC552F" w:rsidRDefault="00C77E6C" w:rsidP="008145A6">
            <w:pPr>
              <w:contextualSpacing/>
              <w:jc w:val="center"/>
              <w:rPr>
                <w:sz w:val="20"/>
              </w:rPr>
            </w:pPr>
          </w:p>
        </w:tc>
        <w:tc>
          <w:tcPr>
            <w:tcW w:w="1890" w:type="dxa"/>
          </w:tcPr>
          <w:p w14:paraId="1EF29171" w14:textId="77777777" w:rsidR="00C77E6C" w:rsidRPr="00DC552F" w:rsidRDefault="00C77E6C" w:rsidP="008145A6">
            <w:pPr>
              <w:contextualSpacing/>
              <w:jc w:val="center"/>
              <w:rPr>
                <w:sz w:val="20"/>
              </w:rPr>
            </w:pPr>
          </w:p>
        </w:tc>
        <w:tc>
          <w:tcPr>
            <w:tcW w:w="1530" w:type="dxa"/>
          </w:tcPr>
          <w:p w14:paraId="3DB1EE43" w14:textId="63892237" w:rsidR="00C77E6C" w:rsidRPr="00DC552F" w:rsidRDefault="00C77E6C" w:rsidP="008145A6">
            <w:pPr>
              <w:contextualSpacing/>
              <w:jc w:val="center"/>
              <w:rPr>
                <w:sz w:val="20"/>
              </w:rPr>
            </w:pPr>
          </w:p>
        </w:tc>
        <w:tc>
          <w:tcPr>
            <w:tcW w:w="1526" w:type="dxa"/>
          </w:tcPr>
          <w:p w14:paraId="6E0E4665" w14:textId="77777777" w:rsidR="00C77E6C" w:rsidRPr="00DC552F" w:rsidRDefault="00C77E6C" w:rsidP="008145A6">
            <w:pPr>
              <w:contextualSpacing/>
              <w:jc w:val="center"/>
              <w:rPr>
                <w:sz w:val="20"/>
              </w:rPr>
            </w:pPr>
          </w:p>
        </w:tc>
        <w:tc>
          <w:tcPr>
            <w:tcW w:w="1980" w:type="dxa"/>
          </w:tcPr>
          <w:p w14:paraId="34AF8A87" w14:textId="77777777" w:rsidR="00C77E6C" w:rsidRPr="00DC552F" w:rsidRDefault="00C77E6C" w:rsidP="008145A6">
            <w:pPr>
              <w:contextualSpacing/>
              <w:jc w:val="center"/>
              <w:rPr>
                <w:sz w:val="20"/>
              </w:rPr>
            </w:pPr>
          </w:p>
        </w:tc>
        <w:tc>
          <w:tcPr>
            <w:tcW w:w="1983" w:type="dxa"/>
          </w:tcPr>
          <w:p w14:paraId="4D621E01" w14:textId="77777777" w:rsidR="00C77E6C" w:rsidRPr="00DC552F" w:rsidRDefault="00C77E6C" w:rsidP="008145A6">
            <w:pPr>
              <w:contextualSpacing/>
              <w:jc w:val="center"/>
              <w:rPr>
                <w:sz w:val="20"/>
              </w:rPr>
            </w:pPr>
          </w:p>
        </w:tc>
      </w:tr>
      <w:tr w:rsidR="00732114" w:rsidRPr="00DC552F" w14:paraId="1819FADC" w14:textId="77777777" w:rsidTr="00CE542E">
        <w:trPr>
          <w:trHeight w:val="54"/>
          <w:jc w:val="center"/>
        </w:trPr>
        <w:tc>
          <w:tcPr>
            <w:tcW w:w="714" w:type="dxa"/>
            <w:vMerge/>
          </w:tcPr>
          <w:p w14:paraId="5CBF6F39" w14:textId="77777777" w:rsidR="00C77E6C" w:rsidRPr="00DC552F" w:rsidRDefault="00C77E6C" w:rsidP="008145A6">
            <w:pPr>
              <w:contextualSpacing/>
              <w:jc w:val="center"/>
              <w:rPr>
                <w:b/>
                <w:sz w:val="20"/>
              </w:rPr>
            </w:pPr>
          </w:p>
        </w:tc>
        <w:tc>
          <w:tcPr>
            <w:tcW w:w="721" w:type="dxa"/>
            <w:vMerge/>
          </w:tcPr>
          <w:p w14:paraId="4FAB3D02" w14:textId="77777777" w:rsidR="00C77E6C" w:rsidRPr="00DC552F" w:rsidRDefault="00C77E6C" w:rsidP="008145A6">
            <w:pPr>
              <w:contextualSpacing/>
              <w:jc w:val="center"/>
              <w:rPr>
                <w:sz w:val="20"/>
              </w:rPr>
            </w:pPr>
          </w:p>
        </w:tc>
        <w:tc>
          <w:tcPr>
            <w:tcW w:w="1984" w:type="dxa"/>
          </w:tcPr>
          <w:p w14:paraId="77505C4D" w14:textId="77777777" w:rsidR="00C77E6C" w:rsidRPr="00DC552F" w:rsidRDefault="00C77E6C" w:rsidP="008145A6">
            <w:pPr>
              <w:contextualSpacing/>
              <w:jc w:val="center"/>
              <w:rPr>
                <w:sz w:val="20"/>
              </w:rPr>
            </w:pPr>
          </w:p>
        </w:tc>
        <w:tc>
          <w:tcPr>
            <w:tcW w:w="1714" w:type="dxa"/>
          </w:tcPr>
          <w:p w14:paraId="62DDD0FA" w14:textId="49F098B9" w:rsidR="00C77E6C" w:rsidRPr="00DC552F" w:rsidRDefault="00C77E6C" w:rsidP="008145A6">
            <w:pPr>
              <w:contextualSpacing/>
              <w:jc w:val="center"/>
              <w:rPr>
                <w:sz w:val="20"/>
              </w:rPr>
            </w:pPr>
          </w:p>
        </w:tc>
        <w:tc>
          <w:tcPr>
            <w:tcW w:w="1890" w:type="dxa"/>
          </w:tcPr>
          <w:p w14:paraId="6DF8829D" w14:textId="77777777" w:rsidR="00C77E6C" w:rsidRPr="00DC552F" w:rsidRDefault="00C77E6C" w:rsidP="008145A6">
            <w:pPr>
              <w:contextualSpacing/>
              <w:jc w:val="center"/>
              <w:rPr>
                <w:sz w:val="20"/>
              </w:rPr>
            </w:pPr>
          </w:p>
        </w:tc>
        <w:tc>
          <w:tcPr>
            <w:tcW w:w="1530" w:type="dxa"/>
          </w:tcPr>
          <w:p w14:paraId="60F1E95C" w14:textId="5AC26062" w:rsidR="00C77E6C" w:rsidRPr="00DC552F" w:rsidRDefault="00C77E6C" w:rsidP="008145A6">
            <w:pPr>
              <w:contextualSpacing/>
              <w:jc w:val="center"/>
              <w:rPr>
                <w:sz w:val="20"/>
              </w:rPr>
            </w:pPr>
          </w:p>
        </w:tc>
        <w:tc>
          <w:tcPr>
            <w:tcW w:w="1526" w:type="dxa"/>
          </w:tcPr>
          <w:p w14:paraId="3B926423" w14:textId="77777777" w:rsidR="00C77E6C" w:rsidRPr="00DC552F" w:rsidRDefault="00C77E6C" w:rsidP="008145A6">
            <w:pPr>
              <w:contextualSpacing/>
              <w:jc w:val="center"/>
              <w:rPr>
                <w:sz w:val="20"/>
              </w:rPr>
            </w:pPr>
          </w:p>
        </w:tc>
        <w:tc>
          <w:tcPr>
            <w:tcW w:w="1980" w:type="dxa"/>
          </w:tcPr>
          <w:p w14:paraId="7A1853E6" w14:textId="77777777" w:rsidR="00C77E6C" w:rsidRPr="00DC552F" w:rsidRDefault="00C77E6C" w:rsidP="008145A6">
            <w:pPr>
              <w:contextualSpacing/>
              <w:jc w:val="center"/>
              <w:rPr>
                <w:sz w:val="20"/>
              </w:rPr>
            </w:pPr>
          </w:p>
        </w:tc>
        <w:tc>
          <w:tcPr>
            <w:tcW w:w="1983" w:type="dxa"/>
          </w:tcPr>
          <w:p w14:paraId="12579FCF" w14:textId="77777777" w:rsidR="00C77E6C" w:rsidRPr="00DC552F" w:rsidRDefault="00C77E6C" w:rsidP="008145A6">
            <w:pPr>
              <w:contextualSpacing/>
              <w:jc w:val="center"/>
              <w:rPr>
                <w:sz w:val="20"/>
              </w:rPr>
            </w:pPr>
          </w:p>
        </w:tc>
      </w:tr>
      <w:tr w:rsidR="00732114" w:rsidRPr="00DC552F" w14:paraId="3E0FEE28" w14:textId="77777777" w:rsidTr="00CE542E">
        <w:trPr>
          <w:trHeight w:val="54"/>
          <w:jc w:val="center"/>
        </w:trPr>
        <w:tc>
          <w:tcPr>
            <w:tcW w:w="714" w:type="dxa"/>
            <w:vMerge/>
          </w:tcPr>
          <w:p w14:paraId="37B98F15" w14:textId="77777777" w:rsidR="00C77E6C" w:rsidRPr="00DC552F" w:rsidRDefault="00C77E6C" w:rsidP="008145A6">
            <w:pPr>
              <w:contextualSpacing/>
              <w:jc w:val="center"/>
              <w:rPr>
                <w:b/>
                <w:sz w:val="20"/>
              </w:rPr>
            </w:pPr>
          </w:p>
        </w:tc>
        <w:tc>
          <w:tcPr>
            <w:tcW w:w="721" w:type="dxa"/>
            <w:vMerge/>
          </w:tcPr>
          <w:p w14:paraId="13FCB23B" w14:textId="77777777" w:rsidR="00C77E6C" w:rsidRPr="00DC552F" w:rsidRDefault="00C77E6C" w:rsidP="008145A6">
            <w:pPr>
              <w:contextualSpacing/>
              <w:jc w:val="center"/>
              <w:rPr>
                <w:sz w:val="20"/>
              </w:rPr>
            </w:pPr>
          </w:p>
        </w:tc>
        <w:tc>
          <w:tcPr>
            <w:tcW w:w="1984" w:type="dxa"/>
          </w:tcPr>
          <w:p w14:paraId="604E4A56" w14:textId="77777777" w:rsidR="00C77E6C" w:rsidRPr="00DC552F" w:rsidRDefault="00C77E6C" w:rsidP="008145A6">
            <w:pPr>
              <w:contextualSpacing/>
              <w:jc w:val="center"/>
              <w:rPr>
                <w:sz w:val="20"/>
              </w:rPr>
            </w:pPr>
          </w:p>
        </w:tc>
        <w:tc>
          <w:tcPr>
            <w:tcW w:w="1714" w:type="dxa"/>
          </w:tcPr>
          <w:p w14:paraId="0ABFDA22" w14:textId="14F6DA73" w:rsidR="00C77E6C" w:rsidRPr="00DC552F" w:rsidRDefault="00C77E6C" w:rsidP="008145A6">
            <w:pPr>
              <w:contextualSpacing/>
              <w:jc w:val="center"/>
              <w:rPr>
                <w:sz w:val="20"/>
              </w:rPr>
            </w:pPr>
          </w:p>
        </w:tc>
        <w:tc>
          <w:tcPr>
            <w:tcW w:w="1890" w:type="dxa"/>
          </w:tcPr>
          <w:p w14:paraId="3071BF03" w14:textId="77777777" w:rsidR="00C77E6C" w:rsidRPr="00DC552F" w:rsidRDefault="00C77E6C" w:rsidP="008145A6">
            <w:pPr>
              <w:contextualSpacing/>
              <w:jc w:val="center"/>
              <w:rPr>
                <w:sz w:val="20"/>
              </w:rPr>
            </w:pPr>
          </w:p>
        </w:tc>
        <w:tc>
          <w:tcPr>
            <w:tcW w:w="1530" w:type="dxa"/>
          </w:tcPr>
          <w:p w14:paraId="3686BB54" w14:textId="71B7BA44" w:rsidR="00C77E6C" w:rsidRPr="00DC552F" w:rsidRDefault="00C77E6C" w:rsidP="008145A6">
            <w:pPr>
              <w:contextualSpacing/>
              <w:jc w:val="center"/>
              <w:rPr>
                <w:sz w:val="20"/>
              </w:rPr>
            </w:pPr>
          </w:p>
        </w:tc>
        <w:tc>
          <w:tcPr>
            <w:tcW w:w="1526" w:type="dxa"/>
          </w:tcPr>
          <w:p w14:paraId="69CD698B" w14:textId="77777777" w:rsidR="00C77E6C" w:rsidRPr="00DC552F" w:rsidRDefault="00C77E6C" w:rsidP="008145A6">
            <w:pPr>
              <w:contextualSpacing/>
              <w:jc w:val="center"/>
              <w:rPr>
                <w:sz w:val="20"/>
              </w:rPr>
            </w:pPr>
          </w:p>
        </w:tc>
        <w:tc>
          <w:tcPr>
            <w:tcW w:w="1980" w:type="dxa"/>
          </w:tcPr>
          <w:p w14:paraId="0856E625" w14:textId="77777777" w:rsidR="00C77E6C" w:rsidRPr="00DC552F" w:rsidRDefault="00C77E6C" w:rsidP="008145A6">
            <w:pPr>
              <w:contextualSpacing/>
              <w:jc w:val="center"/>
              <w:rPr>
                <w:sz w:val="20"/>
              </w:rPr>
            </w:pPr>
          </w:p>
        </w:tc>
        <w:tc>
          <w:tcPr>
            <w:tcW w:w="1983" w:type="dxa"/>
          </w:tcPr>
          <w:p w14:paraId="08C7DB75" w14:textId="77777777" w:rsidR="00C77E6C" w:rsidRPr="00DC552F" w:rsidRDefault="00C77E6C" w:rsidP="008145A6">
            <w:pPr>
              <w:contextualSpacing/>
              <w:jc w:val="center"/>
              <w:rPr>
                <w:sz w:val="20"/>
              </w:rPr>
            </w:pPr>
          </w:p>
        </w:tc>
      </w:tr>
      <w:tr w:rsidR="00732114" w:rsidRPr="00DC552F" w14:paraId="0BC5A25C" w14:textId="77777777" w:rsidTr="00CE542E">
        <w:trPr>
          <w:trHeight w:val="54"/>
          <w:jc w:val="center"/>
        </w:trPr>
        <w:tc>
          <w:tcPr>
            <w:tcW w:w="714" w:type="dxa"/>
            <w:vMerge/>
          </w:tcPr>
          <w:p w14:paraId="04304E73" w14:textId="77777777" w:rsidR="00C77E6C" w:rsidRPr="00DC552F" w:rsidRDefault="00C77E6C" w:rsidP="008145A6">
            <w:pPr>
              <w:contextualSpacing/>
              <w:jc w:val="center"/>
              <w:rPr>
                <w:b/>
                <w:sz w:val="20"/>
              </w:rPr>
            </w:pPr>
          </w:p>
        </w:tc>
        <w:tc>
          <w:tcPr>
            <w:tcW w:w="721" w:type="dxa"/>
            <w:vMerge/>
          </w:tcPr>
          <w:p w14:paraId="7EA383AA" w14:textId="77777777" w:rsidR="00C77E6C" w:rsidRPr="00DC552F" w:rsidRDefault="00C77E6C" w:rsidP="008145A6">
            <w:pPr>
              <w:contextualSpacing/>
              <w:jc w:val="center"/>
              <w:rPr>
                <w:sz w:val="20"/>
              </w:rPr>
            </w:pPr>
          </w:p>
        </w:tc>
        <w:tc>
          <w:tcPr>
            <w:tcW w:w="1984" w:type="dxa"/>
          </w:tcPr>
          <w:p w14:paraId="61FF1A40" w14:textId="77777777" w:rsidR="00C77E6C" w:rsidRPr="00DC552F" w:rsidRDefault="00C77E6C" w:rsidP="008145A6">
            <w:pPr>
              <w:contextualSpacing/>
              <w:jc w:val="center"/>
              <w:rPr>
                <w:sz w:val="20"/>
              </w:rPr>
            </w:pPr>
          </w:p>
        </w:tc>
        <w:tc>
          <w:tcPr>
            <w:tcW w:w="1714" w:type="dxa"/>
          </w:tcPr>
          <w:p w14:paraId="513C69F6" w14:textId="4047D6E4" w:rsidR="00C77E6C" w:rsidRPr="00DC552F" w:rsidRDefault="00C77E6C" w:rsidP="008145A6">
            <w:pPr>
              <w:contextualSpacing/>
              <w:jc w:val="center"/>
              <w:rPr>
                <w:sz w:val="20"/>
              </w:rPr>
            </w:pPr>
          </w:p>
        </w:tc>
        <w:tc>
          <w:tcPr>
            <w:tcW w:w="1890" w:type="dxa"/>
          </w:tcPr>
          <w:p w14:paraId="68D93A96" w14:textId="77777777" w:rsidR="00C77E6C" w:rsidRPr="00DC552F" w:rsidRDefault="00C77E6C" w:rsidP="008145A6">
            <w:pPr>
              <w:contextualSpacing/>
              <w:jc w:val="center"/>
              <w:rPr>
                <w:sz w:val="20"/>
              </w:rPr>
            </w:pPr>
          </w:p>
        </w:tc>
        <w:tc>
          <w:tcPr>
            <w:tcW w:w="1530" w:type="dxa"/>
          </w:tcPr>
          <w:p w14:paraId="129EEF15" w14:textId="16B996C1" w:rsidR="00C77E6C" w:rsidRPr="00DC552F" w:rsidRDefault="00C77E6C" w:rsidP="008145A6">
            <w:pPr>
              <w:contextualSpacing/>
              <w:jc w:val="center"/>
              <w:rPr>
                <w:sz w:val="20"/>
              </w:rPr>
            </w:pPr>
          </w:p>
        </w:tc>
        <w:tc>
          <w:tcPr>
            <w:tcW w:w="1526" w:type="dxa"/>
          </w:tcPr>
          <w:p w14:paraId="7646A655" w14:textId="77777777" w:rsidR="00C77E6C" w:rsidRPr="00DC552F" w:rsidRDefault="00C77E6C" w:rsidP="008145A6">
            <w:pPr>
              <w:contextualSpacing/>
              <w:jc w:val="center"/>
              <w:rPr>
                <w:sz w:val="20"/>
              </w:rPr>
            </w:pPr>
          </w:p>
        </w:tc>
        <w:tc>
          <w:tcPr>
            <w:tcW w:w="1980" w:type="dxa"/>
          </w:tcPr>
          <w:p w14:paraId="0F680371" w14:textId="77777777" w:rsidR="00C77E6C" w:rsidRPr="00DC552F" w:rsidRDefault="00C77E6C" w:rsidP="008145A6">
            <w:pPr>
              <w:contextualSpacing/>
              <w:jc w:val="center"/>
              <w:rPr>
                <w:sz w:val="20"/>
              </w:rPr>
            </w:pPr>
          </w:p>
        </w:tc>
        <w:tc>
          <w:tcPr>
            <w:tcW w:w="1983" w:type="dxa"/>
          </w:tcPr>
          <w:p w14:paraId="2458C392" w14:textId="77777777" w:rsidR="00C77E6C" w:rsidRPr="00DC552F" w:rsidRDefault="00C77E6C" w:rsidP="008145A6">
            <w:pPr>
              <w:contextualSpacing/>
              <w:jc w:val="center"/>
              <w:rPr>
                <w:sz w:val="20"/>
              </w:rPr>
            </w:pPr>
          </w:p>
        </w:tc>
      </w:tr>
      <w:tr w:rsidR="00732114" w:rsidRPr="00DC552F" w14:paraId="468D88C0" w14:textId="77777777" w:rsidTr="00CE542E">
        <w:trPr>
          <w:trHeight w:val="54"/>
          <w:jc w:val="center"/>
        </w:trPr>
        <w:tc>
          <w:tcPr>
            <w:tcW w:w="714" w:type="dxa"/>
            <w:vMerge w:val="restart"/>
          </w:tcPr>
          <w:p w14:paraId="2EABD9F6" w14:textId="1B9B1BFB" w:rsidR="00C77E6C" w:rsidRPr="00DC552F" w:rsidRDefault="00C77E6C" w:rsidP="00020B58">
            <w:pPr>
              <w:contextualSpacing/>
              <w:jc w:val="center"/>
              <w:rPr>
                <w:b/>
                <w:sz w:val="20"/>
              </w:rPr>
            </w:pPr>
            <w:r w:rsidRPr="00DC552F">
              <w:rPr>
                <w:b/>
                <w:sz w:val="20"/>
              </w:rPr>
              <w:t>2</w:t>
            </w:r>
          </w:p>
        </w:tc>
        <w:tc>
          <w:tcPr>
            <w:tcW w:w="721" w:type="dxa"/>
            <w:vMerge w:val="restart"/>
          </w:tcPr>
          <w:p w14:paraId="11D57030" w14:textId="77777777" w:rsidR="00C77E6C" w:rsidRPr="00DC552F" w:rsidRDefault="00C77E6C" w:rsidP="00020B58">
            <w:pPr>
              <w:contextualSpacing/>
              <w:jc w:val="center"/>
              <w:rPr>
                <w:sz w:val="20"/>
              </w:rPr>
            </w:pPr>
          </w:p>
        </w:tc>
        <w:tc>
          <w:tcPr>
            <w:tcW w:w="1984" w:type="dxa"/>
          </w:tcPr>
          <w:p w14:paraId="443D8F4B" w14:textId="77777777" w:rsidR="00C77E6C" w:rsidRPr="00DC552F" w:rsidRDefault="00C77E6C" w:rsidP="00020B58">
            <w:pPr>
              <w:contextualSpacing/>
              <w:jc w:val="center"/>
              <w:rPr>
                <w:sz w:val="20"/>
              </w:rPr>
            </w:pPr>
          </w:p>
        </w:tc>
        <w:tc>
          <w:tcPr>
            <w:tcW w:w="1714" w:type="dxa"/>
          </w:tcPr>
          <w:p w14:paraId="15F1328D" w14:textId="200CF93F" w:rsidR="00C77E6C" w:rsidRPr="00DC552F" w:rsidRDefault="00C77E6C" w:rsidP="00020B58">
            <w:pPr>
              <w:contextualSpacing/>
              <w:jc w:val="center"/>
              <w:rPr>
                <w:sz w:val="20"/>
              </w:rPr>
            </w:pPr>
          </w:p>
        </w:tc>
        <w:tc>
          <w:tcPr>
            <w:tcW w:w="1890" w:type="dxa"/>
          </w:tcPr>
          <w:p w14:paraId="2E40571F" w14:textId="77777777" w:rsidR="00C77E6C" w:rsidRPr="00DC552F" w:rsidRDefault="00C77E6C" w:rsidP="00020B58">
            <w:pPr>
              <w:contextualSpacing/>
              <w:jc w:val="center"/>
              <w:rPr>
                <w:sz w:val="20"/>
              </w:rPr>
            </w:pPr>
          </w:p>
        </w:tc>
        <w:tc>
          <w:tcPr>
            <w:tcW w:w="1530" w:type="dxa"/>
          </w:tcPr>
          <w:p w14:paraId="08AF1062" w14:textId="70A9697A" w:rsidR="00C77E6C" w:rsidRPr="00DC552F" w:rsidRDefault="00C77E6C" w:rsidP="00020B58">
            <w:pPr>
              <w:contextualSpacing/>
              <w:jc w:val="center"/>
              <w:rPr>
                <w:sz w:val="20"/>
              </w:rPr>
            </w:pPr>
          </w:p>
        </w:tc>
        <w:tc>
          <w:tcPr>
            <w:tcW w:w="1526" w:type="dxa"/>
          </w:tcPr>
          <w:p w14:paraId="3F1434CD" w14:textId="77777777" w:rsidR="00C77E6C" w:rsidRPr="00DC552F" w:rsidRDefault="00C77E6C" w:rsidP="00020B58">
            <w:pPr>
              <w:contextualSpacing/>
              <w:jc w:val="center"/>
              <w:rPr>
                <w:sz w:val="20"/>
              </w:rPr>
            </w:pPr>
          </w:p>
        </w:tc>
        <w:tc>
          <w:tcPr>
            <w:tcW w:w="1980" w:type="dxa"/>
          </w:tcPr>
          <w:p w14:paraId="053A74F8" w14:textId="77777777" w:rsidR="00C77E6C" w:rsidRPr="00DC552F" w:rsidRDefault="00C77E6C" w:rsidP="00020B58">
            <w:pPr>
              <w:contextualSpacing/>
              <w:jc w:val="center"/>
              <w:rPr>
                <w:sz w:val="20"/>
              </w:rPr>
            </w:pPr>
          </w:p>
        </w:tc>
        <w:tc>
          <w:tcPr>
            <w:tcW w:w="1983" w:type="dxa"/>
          </w:tcPr>
          <w:p w14:paraId="2EA5EF10" w14:textId="77777777" w:rsidR="00C77E6C" w:rsidRPr="00DC552F" w:rsidRDefault="00C77E6C" w:rsidP="00020B58">
            <w:pPr>
              <w:contextualSpacing/>
              <w:jc w:val="center"/>
              <w:rPr>
                <w:sz w:val="20"/>
              </w:rPr>
            </w:pPr>
          </w:p>
        </w:tc>
      </w:tr>
      <w:tr w:rsidR="00732114" w:rsidRPr="00DC552F" w14:paraId="1E136926" w14:textId="77777777" w:rsidTr="00CE542E">
        <w:trPr>
          <w:trHeight w:val="54"/>
          <w:jc w:val="center"/>
        </w:trPr>
        <w:tc>
          <w:tcPr>
            <w:tcW w:w="714" w:type="dxa"/>
            <w:vMerge/>
          </w:tcPr>
          <w:p w14:paraId="3EC41347" w14:textId="77777777" w:rsidR="00C77E6C" w:rsidRPr="00DC552F" w:rsidRDefault="00C77E6C" w:rsidP="00020B58">
            <w:pPr>
              <w:contextualSpacing/>
              <w:jc w:val="center"/>
              <w:rPr>
                <w:b/>
                <w:sz w:val="20"/>
              </w:rPr>
            </w:pPr>
          </w:p>
        </w:tc>
        <w:tc>
          <w:tcPr>
            <w:tcW w:w="721" w:type="dxa"/>
            <w:vMerge/>
          </w:tcPr>
          <w:p w14:paraId="0324695B" w14:textId="77777777" w:rsidR="00C77E6C" w:rsidRPr="00DC552F" w:rsidRDefault="00C77E6C" w:rsidP="00020B58">
            <w:pPr>
              <w:contextualSpacing/>
              <w:jc w:val="center"/>
              <w:rPr>
                <w:sz w:val="20"/>
              </w:rPr>
            </w:pPr>
          </w:p>
        </w:tc>
        <w:tc>
          <w:tcPr>
            <w:tcW w:w="1984" w:type="dxa"/>
          </w:tcPr>
          <w:p w14:paraId="26EA8461" w14:textId="77777777" w:rsidR="00C77E6C" w:rsidRPr="00DC552F" w:rsidRDefault="00C77E6C" w:rsidP="00020B58">
            <w:pPr>
              <w:contextualSpacing/>
              <w:jc w:val="center"/>
              <w:rPr>
                <w:sz w:val="20"/>
              </w:rPr>
            </w:pPr>
          </w:p>
        </w:tc>
        <w:tc>
          <w:tcPr>
            <w:tcW w:w="1714" w:type="dxa"/>
          </w:tcPr>
          <w:p w14:paraId="162E2AF6" w14:textId="416E0BDA" w:rsidR="00C77E6C" w:rsidRPr="00DC552F" w:rsidRDefault="00C77E6C" w:rsidP="00020B58">
            <w:pPr>
              <w:contextualSpacing/>
              <w:jc w:val="center"/>
              <w:rPr>
                <w:sz w:val="20"/>
              </w:rPr>
            </w:pPr>
          </w:p>
        </w:tc>
        <w:tc>
          <w:tcPr>
            <w:tcW w:w="1890" w:type="dxa"/>
          </w:tcPr>
          <w:p w14:paraId="4002CBC7" w14:textId="77777777" w:rsidR="00C77E6C" w:rsidRPr="00DC552F" w:rsidRDefault="00C77E6C" w:rsidP="00020B58">
            <w:pPr>
              <w:contextualSpacing/>
              <w:jc w:val="center"/>
              <w:rPr>
                <w:sz w:val="20"/>
              </w:rPr>
            </w:pPr>
          </w:p>
        </w:tc>
        <w:tc>
          <w:tcPr>
            <w:tcW w:w="1530" w:type="dxa"/>
          </w:tcPr>
          <w:p w14:paraId="0DE53930" w14:textId="755B0604" w:rsidR="00C77E6C" w:rsidRPr="00DC552F" w:rsidRDefault="00C77E6C" w:rsidP="00020B58">
            <w:pPr>
              <w:contextualSpacing/>
              <w:jc w:val="center"/>
              <w:rPr>
                <w:sz w:val="20"/>
              </w:rPr>
            </w:pPr>
          </w:p>
        </w:tc>
        <w:tc>
          <w:tcPr>
            <w:tcW w:w="1526" w:type="dxa"/>
          </w:tcPr>
          <w:p w14:paraId="2DCF968B" w14:textId="77777777" w:rsidR="00C77E6C" w:rsidRPr="00DC552F" w:rsidRDefault="00C77E6C" w:rsidP="00020B58">
            <w:pPr>
              <w:contextualSpacing/>
              <w:jc w:val="center"/>
              <w:rPr>
                <w:sz w:val="20"/>
              </w:rPr>
            </w:pPr>
          </w:p>
        </w:tc>
        <w:tc>
          <w:tcPr>
            <w:tcW w:w="1980" w:type="dxa"/>
          </w:tcPr>
          <w:p w14:paraId="0FCF1D81" w14:textId="77777777" w:rsidR="00C77E6C" w:rsidRPr="00DC552F" w:rsidRDefault="00C77E6C" w:rsidP="00020B58">
            <w:pPr>
              <w:contextualSpacing/>
              <w:jc w:val="center"/>
              <w:rPr>
                <w:sz w:val="20"/>
              </w:rPr>
            </w:pPr>
          </w:p>
        </w:tc>
        <w:tc>
          <w:tcPr>
            <w:tcW w:w="1983" w:type="dxa"/>
          </w:tcPr>
          <w:p w14:paraId="17AB8A86" w14:textId="77777777" w:rsidR="00C77E6C" w:rsidRPr="00DC552F" w:rsidRDefault="00C77E6C" w:rsidP="00020B58">
            <w:pPr>
              <w:contextualSpacing/>
              <w:jc w:val="center"/>
              <w:rPr>
                <w:sz w:val="20"/>
              </w:rPr>
            </w:pPr>
          </w:p>
        </w:tc>
      </w:tr>
      <w:tr w:rsidR="00732114" w:rsidRPr="00DC552F" w14:paraId="5BBFA848" w14:textId="77777777" w:rsidTr="00CE542E">
        <w:trPr>
          <w:trHeight w:val="54"/>
          <w:jc w:val="center"/>
        </w:trPr>
        <w:tc>
          <w:tcPr>
            <w:tcW w:w="714" w:type="dxa"/>
            <w:vMerge/>
          </w:tcPr>
          <w:p w14:paraId="69B59E0F" w14:textId="77777777" w:rsidR="00C77E6C" w:rsidRPr="00DC552F" w:rsidRDefault="00C77E6C" w:rsidP="00020B58">
            <w:pPr>
              <w:contextualSpacing/>
              <w:jc w:val="center"/>
              <w:rPr>
                <w:b/>
                <w:sz w:val="20"/>
              </w:rPr>
            </w:pPr>
          </w:p>
        </w:tc>
        <w:tc>
          <w:tcPr>
            <w:tcW w:w="721" w:type="dxa"/>
            <w:vMerge/>
          </w:tcPr>
          <w:p w14:paraId="777D9BAF" w14:textId="77777777" w:rsidR="00C77E6C" w:rsidRPr="00DC552F" w:rsidRDefault="00C77E6C" w:rsidP="00020B58">
            <w:pPr>
              <w:contextualSpacing/>
              <w:jc w:val="center"/>
              <w:rPr>
                <w:sz w:val="20"/>
              </w:rPr>
            </w:pPr>
          </w:p>
        </w:tc>
        <w:tc>
          <w:tcPr>
            <w:tcW w:w="1984" w:type="dxa"/>
          </w:tcPr>
          <w:p w14:paraId="28CA7A8B" w14:textId="77777777" w:rsidR="00C77E6C" w:rsidRPr="00DC552F" w:rsidRDefault="00C77E6C" w:rsidP="00020B58">
            <w:pPr>
              <w:contextualSpacing/>
              <w:jc w:val="center"/>
              <w:rPr>
                <w:sz w:val="20"/>
              </w:rPr>
            </w:pPr>
          </w:p>
        </w:tc>
        <w:tc>
          <w:tcPr>
            <w:tcW w:w="1714" w:type="dxa"/>
          </w:tcPr>
          <w:p w14:paraId="2DFA6CB1" w14:textId="0FE3930C" w:rsidR="00C77E6C" w:rsidRPr="00DC552F" w:rsidRDefault="00C77E6C" w:rsidP="00020B58">
            <w:pPr>
              <w:contextualSpacing/>
              <w:jc w:val="center"/>
              <w:rPr>
                <w:sz w:val="20"/>
              </w:rPr>
            </w:pPr>
          </w:p>
        </w:tc>
        <w:tc>
          <w:tcPr>
            <w:tcW w:w="1890" w:type="dxa"/>
          </w:tcPr>
          <w:p w14:paraId="14E8D783" w14:textId="77777777" w:rsidR="00C77E6C" w:rsidRPr="00DC552F" w:rsidRDefault="00C77E6C" w:rsidP="00020B58">
            <w:pPr>
              <w:contextualSpacing/>
              <w:jc w:val="center"/>
              <w:rPr>
                <w:sz w:val="20"/>
              </w:rPr>
            </w:pPr>
          </w:p>
        </w:tc>
        <w:tc>
          <w:tcPr>
            <w:tcW w:w="1530" w:type="dxa"/>
          </w:tcPr>
          <w:p w14:paraId="7ACBE49C" w14:textId="465062BD" w:rsidR="00C77E6C" w:rsidRPr="00DC552F" w:rsidRDefault="00C77E6C" w:rsidP="00020B58">
            <w:pPr>
              <w:contextualSpacing/>
              <w:jc w:val="center"/>
              <w:rPr>
                <w:sz w:val="20"/>
              </w:rPr>
            </w:pPr>
          </w:p>
        </w:tc>
        <w:tc>
          <w:tcPr>
            <w:tcW w:w="1526" w:type="dxa"/>
          </w:tcPr>
          <w:p w14:paraId="7B0E24C3" w14:textId="77777777" w:rsidR="00C77E6C" w:rsidRPr="00DC552F" w:rsidRDefault="00C77E6C" w:rsidP="00020B58">
            <w:pPr>
              <w:contextualSpacing/>
              <w:jc w:val="center"/>
              <w:rPr>
                <w:sz w:val="20"/>
              </w:rPr>
            </w:pPr>
          </w:p>
        </w:tc>
        <w:tc>
          <w:tcPr>
            <w:tcW w:w="1980" w:type="dxa"/>
          </w:tcPr>
          <w:p w14:paraId="68A542DA" w14:textId="77777777" w:rsidR="00C77E6C" w:rsidRPr="00DC552F" w:rsidRDefault="00C77E6C" w:rsidP="00020B58">
            <w:pPr>
              <w:contextualSpacing/>
              <w:jc w:val="center"/>
              <w:rPr>
                <w:sz w:val="20"/>
              </w:rPr>
            </w:pPr>
          </w:p>
        </w:tc>
        <w:tc>
          <w:tcPr>
            <w:tcW w:w="1983" w:type="dxa"/>
          </w:tcPr>
          <w:p w14:paraId="27028255" w14:textId="77777777" w:rsidR="00C77E6C" w:rsidRPr="00DC552F" w:rsidRDefault="00C77E6C" w:rsidP="00020B58">
            <w:pPr>
              <w:contextualSpacing/>
              <w:jc w:val="center"/>
              <w:rPr>
                <w:sz w:val="20"/>
              </w:rPr>
            </w:pPr>
          </w:p>
        </w:tc>
      </w:tr>
      <w:tr w:rsidR="00732114" w:rsidRPr="00DC552F" w14:paraId="4C931499" w14:textId="77777777" w:rsidTr="00CE542E">
        <w:trPr>
          <w:trHeight w:val="54"/>
          <w:jc w:val="center"/>
        </w:trPr>
        <w:tc>
          <w:tcPr>
            <w:tcW w:w="714" w:type="dxa"/>
            <w:vMerge/>
          </w:tcPr>
          <w:p w14:paraId="62A7AC38" w14:textId="77777777" w:rsidR="00C77E6C" w:rsidRPr="00DC552F" w:rsidRDefault="00C77E6C" w:rsidP="00020B58">
            <w:pPr>
              <w:contextualSpacing/>
              <w:jc w:val="center"/>
              <w:rPr>
                <w:b/>
                <w:sz w:val="20"/>
              </w:rPr>
            </w:pPr>
          </w:p>
        </w:tc>
        <w:tc>
          <w:tcPr>
            <w:tcW w:w="721" w:type="dxa"/>
            <w:vMerge/>
          </w:tcPr>
          <w:p w14:paraId="5586C6EB" w14:textId="77777777" w:rsidR="00C77E6C" w:rsidRPr="00DC552F" w:rsidRDefault="00C77E6C" w:rsidP="00020B58">
            <w:pPr>
              <w:contextualSpacing/>
              <w:jc w:val="center"/>
              <w:rPr>
                <w:sz w:val="20"/>
              </w:rPr>
            </w:pPr>
          </w:p>
        </w:tc>
        <w:tc>
          <w:tcPr>
            <w:tcW w:w="1984" w:type="dxa"/>
          </w:tcPr>
          <w:p w14:paraId="2E8A18C3" w14:textId="77777777" w:rsidR="00C77E6C" w:rsidRPr="00DC552F" w:rsidRDefault="00C77E6C" w:rsidP="00020B58">
            <w:pPr>
              <w:contextualSpacing/>
              <w:jc w:val="center"/>
              <w:rPr>
                <w:sz w:val="20"/>
              </w:rPr>
            </w:pPr>
          </w:p>
        </w:tc>
        <w:tc>
          <w:tcPr>
            <w:tcW w:w="1714" w:type="dxa"/>
          </w:tcPr>
          <w:p w14:paraId="5EECAEE8" w14:textId="411BAA6E" w:rsidR="00C77E6C" w:rsidRPr="00DC552F" w:rsidRDefault="00C77E6C" w:rsidP="00020B58">
            <w:pPr>
              <w:contextualSpacing/>
              <w:jc w:val="center"/>
              <w:rPr>
                <w:sz w:val="20"/>
              </w:rPr>
            </w:pPr>
          </w:p>
        </w:tc>
        <w:tc>
          <w:tcPr>
            <w:tcW w:w="1890" w:type="dxa"/>
          </w:tcPr>
          <w:p w14:paraId="7D14CC8D" w14:textId="77777777" w:rsidR="00C77E6C" w:rsidRPr="00DC552F" w:rsidRDefault="00C77E6C" w:rsidP="00020B58">
            <w:pPr>
              <w:contextualSpacing/>
              <w:jc w:val="center"/>
              <w:rPr>
                <w:sz w:val="20"/>
              </w:rPr>
            </w:pPr>
          </w:p>
        </w:tc>
        <w:tc>
          <w:tcPr>
            <w:tcW w:w="1530" w:type="dxa"/>
          </w:tcPr>
          <w:p w14:paraId="02E4C031" w14:textId="43A070D1" w:rsidR="00C77E6C" w:rsidRPr="00DC552F" w:rsidRDefault="00C77E6C" w:rsidP="00020B58">
            <w:pPr>
              <w:contextualSpacing/>
              <w:jc w:val="center"/>
              <w:rPr>
                <w:sz w:val="20"/>
              </w:rPr>
            </w:pPr>
          </w:p>
        </w:tc>
        <w:tc>
          <w:tcPr>
            <w:tcW w:w="1526" w:type="dxa"/>
          </w:tcPr>
          <w:p w14:paraId="1CADD8FE" w14:textId="77777777" w:rsidR="00C77E6C" w:rsidRPr="00DC552F" w:rsidRDefault="00C77E6C" w:rsidP="00020B58">
            <w:pPr>
              <w:contextualSpacing/>
              <w:jc w:val="center"/>
              <w:rPr>
                <w:sz w:val="20"/>
              </w:rPr>
            </w:pPr>
          </w:p>
        </w:tc>
        <w:tc>
          <w:tcPr>
            <w:tcW w:w="1980" w:type="dxa"/>
          </w:tcPr>
          <w:p w14:paraId="546A3CCD" w14:textId="77777777" w:rsidR="00C77E6C" w:rsidRPr="00DC552F" w:rsidRDefault="00C77E6C" w:rsidP="00020B58">
            <w:pPr>
              <w:contextualSpacing/>
              <w:jc w:val="center"/>
              <w:rPr>
                <w:sz w:val="20"/>
              </w:rPr>
            </w:pPr>
          </w:p>
        </w:tc>
        <w:tc>
          <w:tcPr>
            <w:tcW w:w="1983" w:type="dxa"/>
          </w:tcPr>
          <w:p w14:paraId="0AAB5B9E" w14:textId="77777777" w:rsidR="00C77E6C" w:rsidRPr="00DC552F" w:rsidRDefault="00C77E6C" w:rsidP="00020B58">
            <w:pPr>
              <w:contextualSpacing/>
              <w:jc w:val="center"/>
              <w:rPr>
                <w:sz w:val="20"/>
              </w:rPr>
            </w:pPr>
          </w:p>
        </w:tc>
      </w:tr>
      <w:tr w:rsidR="00732114" w:rsidRPr="00DC552F" w14:paraId="5995D9B7" w14:textId="77777777" w:rsidTr="00CE542E">
        <w:trPr>
          <w:trHeight w:val="54"/>
          <w:jc w:val="center"/>
        </w:trPr>
        <w:tc>
          <w:tcPr>
            <w:tcW w:w="714" w:type="dxa"/>
            <w:vMerge/>
          </w:tcPr>
          <w:p w14:paraId="418A0653" w14:textId="77777777" w:rsidR="00C77E6C" w:rsidRPr="00DC552F" w:rsidRDefault="00C77E6C" w:rsidP="00020B58">
            <w:pPr>
              <w:contextualSpacing/>
              <w:jc w:val="center"/>
              <w:rPr>
                <w:b/>
                <w:sz w:val="20"/>
              </w:rPr>
            </w:pPr>
          </w:p>
        </w:tc>
        <w:tc>
          <w:tcPr>
            <w:tcW w:w="721" w:type="dxa"/>
            <w:vMerge/>
          </w:tcPr>
          <w:p w14:paraId="672188B3" w14:textId="77777777" w:rsidR="00C77E6C" w:rsidRPr="00DC552F" w:rsidRDefault="00C77E6C" w:rsidP="00020B58">
            <w:pPr>
              <w:contextualSpacing/>
              <w:jc w:val="center"/>
              <w:rPr>
                <w:sz w:val="20"/>
              </w:rPr>
            </w:pPr>
          </w:p>
        </w:tc>
        <w:tc>
          <w:tcPr>
            <w:tcW w:w="1984" w:type="dxa"/>
          </w:tcPr>
          <w:p w14:paraId="0C86201C" w14:textId="77777777" w:rsidR="00C77E6C" w:rsidRPr="00DC552F" w:rsidRDefault="00C77E6C" w:rsidP="00020B58">
            <w:pPr>
              <w:contextualSpacing/>
              <w:jc w:val="center"/>
              <w:rPr>
                <w:sz w:val="20"/>
              </w:rPr>
            </w:pPr>
          </w:p>
        </w:tc>
        <w:tc>
          <w:tcPr>
            <w:tcW w:w="1714" w:type="dxa"/>
          </w:tcPr>
          <w:p w14:paraId="239AF53F" w14:textId="31BFD8BB" w:rsidR="00C77E6C" w:rsidRPr="00DC552F" w:rsidRDefault="00C77E6C" w:rsidP="00020B58">
            <w:pPr>
              <w:contextualSpacing/>
              <w:jc w:val="center"/>
              <w:rPr>
                <w:sz w:val="20"/>
              </w:rPr>
            </w:pPr>
          </w:p>
        </w:tc>
        <w:tc>
          <w:tcPr>
            <w:tcW w:w="1890" w:type="dxa"/>
          </w:tcPr>
          <w:p w14:paraId="4ADAD609" w14:textId="77777777" w:rsidR="00C77E6C" w:rsidRPr="00DC552F" w:rsidRDefault="00C77E6C" w:rsidP="00020B58">
            <w:pPr>
              <w:contextualSpacing/>
              <w:jc w:val="center"/>
              <w:rPr>
                <w:sz w:val="20"/>
              </w:rPr>
            </w:pPr>
          </w:p>
        </w:tc>
        <w:tc>
          <w:tcPr>
            <w:tcW w:w="1530" w:type="dxa"/>
          </w:tcPr>
          <w:p w14:paraId="108A86ED" w14:textId="21F83A21" w:rsidR="00C77E6C" w:rsidRPr="00DC552F" w:rsidRDefault="00C77E6C" w:rsidP="00020B58">
            <w:pPr>
              <w:contextualSpacing/>
              <w:jc w:val="center"/>
              <w:rPr>
                <w:sz w:val="20"/>
              </w:rPr>
            </w:pPr>
          </w:p>
        </w:tc>
        <w:tc>
          <w:tcPr>
            <w:tcW w:w="1526" w:type="dxa"/>
          </w:tcPr>
          <w:p w14:paraId="2D66E0C8" w14:textId="77777777" w:rsidR="00C77E6C" w:rsidRPr="00DC552F" w:rsidRDefault="00C77E6C" w:rsidP="00020B58">
            <w:pPr>
              <w:contextualSpacing/>
              <w:jc w:val="center"/>
              <w:rPr>
                <w:sz w:val="20"/>
              </w:rPr>
            </w:pPr>
          </w:p>
        </w:tc>
        <w:tc>
          <w:tcPr>
            <w:tcW w:w="1980" w:type="dxa"/>
          </w:tcPr>
          <w:p w14:paraId="5ECA1259" w14:textId="77777777" w:rsidR="00C77E6C" w:rsidRPr="00DC552F" w:rsidRDefault="00C77E6C" w:rsidP="00020B58">
            <w:pPr>
              <w:contextualSpacing/>
              <w:jc w:val="center"/>
              <w:rPr>
                <w:sz w:val="20"/>
              </w:rPr>
            </w:pPr>
          </w:p>
        </w:tc>
        <w:tc>
          <w:tcPr>
            <w:tcW w:w="1983" w:type="dxa"/>
          </w:tcPr>
          <w:p w14:paraId="092EDB4B" w14:textId="77777777" w:rsidR="00C77E6C" w:rsidRPr="00DC552F" w:rsidRDefault="00C77E6C" w:rsidP="00020B58">
            <w:pPr>
              <w:contextualSpacing/>
              <w:jc w:val="center"/>
              <w:rPr>
                <w:sz w:val="20"/>
              </w:rPr>
            </w:pPr>
          </w:p>
        </w:tc>
      </w:tr>
      <w:tr w:rsidR="00732114" w:rsidRPr="00DC552F" w14:paraId="37106737" w14:textId="77777777" w:rsidTr="00CE542E">
        <w:trPr>
          <w:trHeight w:val="54"/>
          <w:jc w:val="center"/>
        </w:trPr>
        <w:tc>
          <w:tcPr>
            <w:tcW w:w="714" w:type="dxa"/>
            <w:vMerge w:val="restart"/>
          </w:tcPr>
          <w:p w14:paraId="64CE2462" w14:textId="288D3A1C" w:rsidR="00C77E6C" w:rsidRPr="00DC552F" w:rsidRDefault="00C77E6C" w:rsidP="00020B58">
            <w:pPr>
              <w:contextualSpacing/>
              <w:jc w:val="center"/>
              <w:rPr>
                <w:b/>
                <w:sz w:val="20"/>
              </w:rPr>
            </w:pPr>
            <w:r w:rsidRPr="00DC552F">
              <w:rPr>
                <w:b/>
                <w:sz w:val="20"/>
              </w:rPr>
              <w:t>3</w:t>
            </w:r>
          </w:p>
        </w:tc>
        <w:tc>
          <w:tcPr>
            <w:tcW w:w="721" w:type="dxa"/>
            <w:vMerge w:val="restart"/>
          </w:tcPr>
          <w:p w14:paraId="5356BAD0" w14:textId="77777777" w:rsidR="00C77E6C" w:rsidRPr="00DC552F" w:rsidRDefault="00C77E6C" w:rsidP="00020B58">
            <w:pPr>
              <w:contextualSpacing/>
              <w:jc w:val="center"/>
              <w:rPr>
                <w:sz w:val="20"/>
              </w:rPr>
            </w:pPr>
          </w:p>
        </w:tc>
        <w:tc>
          <w:tcPr>
            <w:tcW w:w="1984" w:type="dxa"/>
          </w:tcPr>
          <w:p w14:paraId="41499707" w14:textId="77777777" w:rsidR="00C77E6C" w:rsidRPr="00DC552F" w:rsidRDefault="00C77E6C" w:rsidP="00020B58">
            <w:pPr>
              <w:contextualSpacing/>
              <w:jc w:val="center"/>
              <w:rPr>
                <w:sz w:val="20"/>
              </w:rPr>
            </w:pPr>
          </w:p>
        </w:tc>
        <w:tc>
          <w:tcPr>
            <w:tcW w:w="1714" w:type="dxa"/>
          </w:tcPr>
          <w:p w14:paraId="638A6120" w14:textId="6258EE11" w:rsidR="00C77E6C" w:rsidRPr="00DC552F" w:rsidRDefault="00C77E6C" w:rsidP="00020B58">
            <w:pPr>
              <w:contextualSpacing/>
              <w:jc w:val="center"/>
              <w:rPr>
                <w:sz w:val="20"/>
              </w:rPr>
            </w:pPr>
          </w:p>
        </w:tc>
        <w:tc>
          <w:tcPr>
            <w:tcW w:w="1890" w:type="dxa"/>
          </w:tcPr>
          <w:p w14:paraId="0A0337B4" w14:textId="77777777" w:rsidR="00C77E6C" w:rsidRPr="00DC552F" w:rsidRDefault="00C77E6C" w:rsidP="00020B58">
            <w:pPr>
              <w:contextualSpacing/>
              <w:jc w:val="center"/>
              <w:rPr>
                <w:sz w:val="20"/>
              </w:rPr>
            </w:pPr>
          </w:p>
        </w:tc>
        <w:tc>
          <w:tcPr>
            <w:tcW w:w="1530" w:type="dxa"/>
          </w:tcPr>
          <w:p w14:paraId="3F33BCBD" w14:textId="4851ED23" w:rsidR="00C77E6C" w:rsidRPr="00DC552F" w:rsidRDefault="00C77E6C" w:rsidP="00020B58">
            <w:pPr>
              <w:contextualSpacing/>
              <w:jc w:val="center"/>
              <w:rPr>
                <w:sz w:val="20"/>
              </w:rPr>
            </w:pPr>
          </w:p>
        </w:tc>
        <w:tc>
          <w:tcPr>
            <w:tcW w:w="1526" w:type="dxa"/>
          </w:tcPr>
          <w:p w14:paraId="3EDC664B" w14:textId="77777777" w:rsidR="00C77E6C" w:rsidRPr="00DC552F" w:rsidRDefault="00C77E6C" w:rsidP="00020B58">
            <w:pPr>
              <w:contextualSpacing/>
              <w:jc w:val="center"/>
              <w:rPr>
                <w:sz w:val="20"/>
              </w:rPr>
            </w:pPr>
          </w:p>
        </w:tc>
        <w:tc>
          <w:tcPr>
            <w:tcW w:w="1980" w:type="dxa"/>
          </w:tcPr>
          <w:p w14:paraId="284D179A" w14:textId="77777777" w:rsidR="00C77E6C" w:rsidRPr="00DC552F" w:rsidRDefault="00C77E6C" w:rsidP="00020B58">
            <w:pPr>
              <w:contextualSpacing/>
              <w:jc w:val="center"/>
              <w:rPr>
                <w:sz w:val="20"/>
              </w:rPr>
            </w:pPr>
          </w:p>
        </w:tc>
        <w:tc>
          <w:tcPr>
            <w:tcW w:w="1983" w:type="dxa"/>
          </w:tcPr>
          <w:p w14:paraId="308F25F2" w14:textId="77777777" w:rsidR="00C77E6C" w:rsidRPr="00DC552F" w:rsidRDefault="00C77E6C" w:rsidP="00020B58">
            <w:pPr>
              <w:contextualSpacing/>
              <w:jc w:val="center"/>
              <w:rPr>
                <w:sz w:val="20"/>
              </w:rPr>
            </w:pPr>
          </w:p>
        </w:tc>
      </w:tr>
      <w:tr w:rsidR="00732114" w:rsidRPr="00DC552F" w14:paraId="1048E846" w14:textId="77777777" w:rsidTr="00CE542E">
        <w:trPr>
          <w:trHeight w:val="54"/>
          <w:jc w:val="center"/>
        </w:trPr>
        <w:tc>
          <w:tcPr>
            <w:tcW w:w="714" w:type="dxa"/>
            <w:vMerge/>
          </w:tcPr>
          <w:p w14:paraId="0B546B98" w14:textId="77777777" w:rsidR="00C77E6C" w:rsidRPr="00DC552F" w:rsidRDefault="00C77E6C" w:rsidP="00020B58">
            <w:pPr>
              <w:contextualSpacing/>
              <w:jc w:val="center"/>
              <w:rPr>
                <w:b/>
                <w:sz w:val="20"/>
              </w:rPr>
            </w:pPr>
          </w:p>
        </w:tc>
        <w:tc>
          <w:tcPr>
            <w:tcW w:w="721" w:type="dxa"/>
            <w:vMerge/>
          </w:tcPr>
          <w:p w14:paraId="40B06C0D" w14:textId="77777777" w:rsidR="00C77E6C" w:rsidRPr="00DC552F" w:rsidRDefault="00C77E6C" w:rsidP="00020B58">
            <w:pPr>
              <w:contextualSpacing/>
              <w:jc w:val="center"/>
              <w:rPr>
                <w:sz w:val="20"/>
              </w:rPr>
            </w:pPr>
          </w:p>
        </w:tc>
        <w:tc>
          <w:tcPr>
            <w:tcW w:w="1984" w:type="dxa"/>
          </w:tcPr>
          <w:p w14:paraId="4B2E13A7" w14:textId="77777777" w:rsidR="00C77E6C" w:rsidRPr="00DC552F" w:rsidRDefault="00C77E6C" w:rsidP="00020B58">
            <w:pPr>
              <w:contextualSpacing/>
              <w:jc w:val="center"/>
              <w:rPr>
                <w:sz w:val="20"/>
              </w:rPr>
            </w:pPr>
          </w:p>
        </w:tc>
        <w:tc>
          <w:tcPr>
            <w:tcW w:w="1714" w:type="dxa"/>
          </w:tcPr>
          <w:p w14:paraId="42B29996" w14:textId="2F09A0CF" w:rsidR="00C77E6C" w:rsidRPr="00DC552F" w:rsidRDefault="00C77E6C" w:rsidP="00020B58">
            <w:pPr>
              <w:contextualSpacing/>
              <w:jc w:val="center"/>
              <w:rPr>
                <w:sz w:val="20"/>
              </w:rPr>
            </w:pPr>
          </w:p>
        </w:tc>
        <w:tc>
          <w:tcPr>
            <w:tcW w:w="1890" w:type="dxa"/>
          </w:tcPr>
          <w:p w14:paraId="1F6C3667" w14:textId="77777777" w:rsidR="00C77E6C" w:rsidRPr="00DC552F" w:rsidRDefault="00C77E6C" w:rsidP="00020B58">
            <w:pPr>
              <w:contextualSpacing/>
              <w:jc w:val="center"/>
              <w:rPr>
                <w:sz w:val="20"/>
              </w:rPr>
            </w:pPr>
          </w:p>
        </w:tc>
        <w:tc>
          <w:tcPr>
            <w:tcW w:w="1530" w:type="dxa"/>
          </w:tcPr>
          <w:p w14:paraId="41B4BAD8" w14:textId="387C9BA7" w:rsidR="00C77E6C" w:rsidRPr="00DC552F" w:rsidRDefault="00C77E6C" w:rsidP="00020B58">
            <w:pPr>
              <w:contextualSpacing/>
              <w:jc w:val="center"/>
              <w:rPr>
                <w:sz w:val="20"/>
              </w:rPr>
            </w:pPr>
          </w:p>
        </w:tc>
        <w:tc>
          <w:tcPr>
            <w:tcW w:w="1526" w:type="dxa"/>
          </w:tcPr>
          <w:p w14:paraId="4D70CDC1" w14:textId="77777777" w:rsidR="00C77E6C" w:rsidRPr="00DC552F" w:rsidRDefault="00C77E6C" w:rsidP="00020B58">
            <w:pPr>
              <w:contextualSpacing/>
              <w:jc w:val="center"/>
              <w:rPr>
                <w:sz w:val="20"/>
              </w:rPr>
            </w:pPr>
          </w:p>
        </w:tc>
        <w:tc>
          <w:tcPr>
            <w:tcW w:w="1980" w:type="dxa"/>
          </w:tcPr>
          <w:p w14:paraId="7B92446B" w14:textId="77777777" w:rsidR="00C77E6C" w:rsidRPr="00DC552F" w:rsidRDefault="00C77E6C" w:rsidP="00020B58">
            <w:pPr>
              <w:contextualSpacing/>
              <w:jc w:val="center"/>
              <w:rPr>
                <w:sz w:val="20"/>
              </w:rPr>
            </w:pPr>
          </w:p>
        </w:tc>
        <w:tc>
          <w:tcPr>
            <w:tcW w:w="1983" w:type="dxa"/>
          </w:tcPr>
          <w:p w14:paraId="3557BEDF" w14:textId="77777777" w:rsidR="00C77E6C" w:rsidRPr="00DC552F" w:rsidRDefault="00C77E6C" w:rsidP="00020B58">
            <w:pPr>
              <w:contextualSpacing/>
              <w:jc w:val="center"/>
              <w:rPr>
                <w:sz w:val="20"/>
              </w:rPr>
            </w:pPr>
          </w:p>
        </w:tc>
      </w:tr>
      <w:tr w:rsidR="00732114" w:rsidRPr="00DC552F" w14:paraId="4FB3DA50" w14:textId="77777777" w:rsidTr="00CE542E">
        <w:trPr>
          <w:trHeight w:val="54"/>
          <w:jc w:val="center"/>
        </w:trPr>
        <w:tc>
          <w:tcPr>
            <w:tcW w:w="714" w:type="dxa"/>
            <w:vMerge/>
          </w:tcPr>
          <w:p w14:paraId="58038904" w14:textId="77777777" w:rsidR="00C77E6C" w:rsidRPr="00DC552F" w:rsidRDefault="00C77E6C" w:rsidP="00020B58">
            <w:pPr>
              <w:contextualSpacing/>
              <w:jc w:val="center"/>
              <w:rPr>
                <w:b/>
                <w:sz w:val="20"/>
              </w:rPr>
            </w:pPr>
          </w:p>
        </w:tc>
        <w:tc>
          <w:tcPr>
            <w:tcW w:w="721" w:type="dxa"/>
            <w:vMerge/>
          </w:tcPr>
          <w:p w14:paraId="1AAC3227" w14:textId="77777777" w:rsidR="00C77E6C" w:rsidRPr="00DC552F" w:rsidRDefault="00C77E6C" w:rsidP="00020B58">
            <w:pPr>
              <w:contextualSpacing/>
              <w:jc w:val="center"/>
              <w:rPr>
                <w:sz w:val="20"/>
              </w:rPr>
            </w:pPr>
          </w:p>
        </w:tc>
        <w:tc>
          <w:tcPr>
            <w:tcW w:w="1984" w:type="dxa"/>
          </w:tcPr>
          <w:p w14:paraId="5B0CB185" w14:textId="77777777" w:rsidR="00C77E6C" w:rsidRPr="00DC552F" w:rsidRDefault="00C77E6C" w:rsidP="00020B58">
            <w:pPr>
              <w:contextualSpacing/>
              <w:jc w:val="center"/>
              <w:rPr>
                <w:sz w:val="20"/>
              </w:rPr>
            </w:pPr>
          </w:p>
        </w:tc>
        <w:tc>
          <w:tcPr>
            <w:tcW w:w="1714" w:type="dxa"/>
          </w:tcPr>
          <w:p w14:paraId="177EDD91" w14:textId="66093CD7" w:rsidR="00C77E6C" w:rsidRPr="00DC552F" w:rsidRDefault="00C77E6C" w:rsidP="00020B58">
            <w:pPr>
              <w:contextualSpacing/>
              <w:jc w:val="center"/>
              <w:rPr>
                <w:sz w:val="20"/>
              </w:rPr>
            </w:pPr>
          </w:p>
        </w:tc>
        <w:tc>
          <w:tcPr>
            <w:tcW w:w="1890" w:type="dxa"/>
          </w:tcPr>
          <w:p w14:paraId="7E24E1E2" w14:textId="77777777" w:rsidR="00C77E6C" w:rsidRPr="00DC552F" w:rsidRDefault="00C77E6C" w:rsidP="00020B58">
            <w:pPr>
              <w:contextualSpacing/>
              <w:jc w:val="center"/>
              <w:rPr>
                <w:sz w:val="20"/>
              </w:rPr>
            </w:pPr>
          </w:p>
        </w:tc>
        <w:tc>
          <w:tcPr>
            <w:tcW w:w="1530" w:type="dxa"/>
          </w:tcPr>
          <w:p w14:paraId="110333BB" w14:textId="156FD401" w:rsidR="00C77E6C" w:rsidRPr="00DC552F" w:rsidRDefault="00C77E6C" w:rsidP="00020B58">
            <w:pPr>
              <w:contextualSpacing/>
              <w:jc w:val="center"/>
              <w:rPr>
                <w:sz w:val="20"/>
              </w:rPr>
            </w:pPr>
          </w:p>
        </w:tc>
        <w:tc>
          <w:tcPr>
            <w:tcW w:w="1526" w:type="dxa"/>
          </w:tcPr>
          <w:p w14:paraId="42E43C70" w14:textId="77777777" w:rsidR="00C77E6C" w:rsidRPr="00DC552F" w:rsidRDefault="00C77E6C" w:rsidP="00020B58">
            <w:pPr>
              <w:contextualSpacing/>
              <w:jc w:val="center"/>
              <w:rPr>
                <w:sz w:val="20"/>
              </w:rPr>
            </w:pPr>
          </w:p>
        </w:tc>
        <w:tc>
          <w:tcPr>
            <w:tcW w:w="1980" w:type="dxa"/>
          </w:tcPr>
          <w:p w14:paraId="48EF74AC" w14:textId="77777777" w:rsidR="00C77E6C" w:rsidRPr="00DC552F" w:rsidRDefault="00C77E6C" w:rsidP="00020B58">
            <w:pPr>
              <w:contextualSpacing/>
              <w:jc w:val="center"/>
              <w:rPr>
                <w:sz w:val="20"/>
              </w:rPr>
            </w:pPr>
          </w:p>
        </w:tc>
        <w:tc>
          <w:tcPr>
            <w:tcW w:w="1983" w:type="dxa"/>
          </w:tcPr>
          <w:p w14:paraId="255BB81D" w14:textId="77777777" w:rsidR="00C77E6C" w:rsidRPr="00DC552F" w:rsidRDefault="00C77E6C" w:rsidP="00020B58">
            <w:pPr>
              <w:contextualSpacing/>
              <w:jc w:val="center"/>
              <w:rPr>
                <w:sz w:val="20"/>
              </w:rPr>
            </w:pPr>
          </w:p>
        </w:tc>
      </w:tr>
      <w:tr w:rsidR="00732114" w:rsidRPr="00DC552F" w14:paraId="2FC9770B" w14:textId="77777777" w:rsidTr="00CE542E">
        <w:trPr>
          <w:trHeight w:val="54"/>
          <w:jc w:val="center"/>
        </w:trPr>
        <w:tc>
          <w:tcPr>
            <w:tcW w:w="714" w:type="dxa"/>
            <w:vMerge/>
          </w:tcPr>
          <w:p w14:paraId="41CB1018" w14:textId="77777777" w:rsidR="00C77E6C" w:rsidRPr="00DC552F" w:rsidRDefault="00C77E6C" w:rsidP="00020B58">
            <w:pPr>
              <w:contextualSpacing/>
              <w:jc w:val="center"/>
              <w:rPr>
                <w:b/>
                <w:sz w:val="20"/>
              </w:rPr>
            </w:pPr>
          </w:p>
        </w:tc>
        <w:tc>
          <w:tcPr>
            <w:tcW w:w="721" w:type="dxa"/>
            <w:vMerge/>
          </w:tcPr>
          <w:p w14:paraId="26354B2D" w14:textId="77777777" w:rsidR="00C77E6C" w:rsidRPr="00DC552F" w:rsidRDefault="00C77E6C" w:rsidP="00020B58">
            <w:pPr>
              <w:contextualSpacing/>
              <w:jc w:val="center"/>
              <w:rPr>
                <w:sz w:val="20"/>
              </w:rPr>
            </w:pPr>
          </w:p>
        </w:tc>
        <w:tc>
          <w:tcPr>
            <w:tcW w:w="1984" w:type="dxa"/>
          </w:tcPr>
          <w:p w14:paraId="6591CABF" w14:textId="77777777" w:rsidR="00C77E6C" w:rsidRPr="00DC552F" w:rsidRDefault="00C77E6C" w:rsidP="00020B58">
            <w:pPr>
              <w:contextualSpacing/>
              <w:jc w:val="center"/>
              <w:rPr>
                <w:sz w:val="20"/>
              </w:rPr>
            </w:pPr>
          </w:p>
        </w:tc>
        <w:tc>
          <w:tcPr>
            <w:tcW w:w="1714" w:type="dxa"/>
          </w:tcPr>
          <w:p w14:paraId="15DA74BC" w14:textId="5E155969" w:rsidR="00C77E6C" w:rsidRPr="00DC552F" w:rsidRDefault="00C77E6C" w:rsidP="00020B58">
            <w:pPr>
              <w:contextualSpacing/>
              <w:jc w:val="center"/>
              <w:rPr>
                <w:sz w:val="20"/>
              </w:rPr>
            </w:pPr>
          </w:p>
        </w:tc>
        <w:tc>
          <w:tcPr>
            <w:tcW w:w="1890" w:type="dxa"/>
          </w:tcPr>
          <w:p w14:paraId="11D1CBC8" w14:textId="77777777" w:rsidR="00C77E6C" w:rsidRPr="00DC552F" w:rsidRDefault="00C77E6C" w:rsidP="00020B58">
            <w:pPr>
              <w:contextualSpacing/>
              <w:jc w:val="center"/>
              <w:rPr>
                <w:sz w:val="20"/>
              </w:rPr>
            </w:pPr>
          </w:p>
        </w:tc>
        <w:tc>
          <w:tcPr>
            <w:tcW w:w="1530" w:type="dxa"/>
          </w:tcPr>
          <w:p w14:paraId="251BF394" w14:textId="67FA8BCB" w:rsidR="00C77E6C" w:rsidRPr="00DC552F" w:rsidRDefault="00C77E6C" w:rsidP="00020B58">
            <w:pPr>
              <w:contextualSpacing/>
              <w:jc w:val="center"/>
              <w:rPr>
                <w:sz w:val="20"/>
              </w:rPr>
            </w:pPr>
          </w:p>
        </w:tc>
        <w:tc>
          <w:tcPr>
            <w:tcW w:w="1526" w:type="dxa"/>
          </w:tcPr>
          <w:p w14:paraId="3C5C47B6" w14:textId="77777777" w:rsidR="00C77E6C" w:rsidRPr="00DC552F" w:rsidRDefault="00C77E6C" w:rsidP="00020B58">
            <w:pPr>
              <w:contextualSpacing/>
              <w:jc w:val="center"/>
              <w:rPr>
                <w:sz w:val="20"/>
              </w:rPr>
            </w:pPr>
          </w:p>
        </w:tc>
        <w:tc>
          <w:tcPr>
            <w:tcW w:w="1980" w:type="dxa"/>
          </w:tcPr>
          <w:p w14:paraId="3B37EDE1" w14:textId="77777777" w:rsidR="00C77E6C" w:rsidRPr="00DC552F" w:rsidRDefault="00C77E6C" w:rsidP="00020B58">
            <w:pPr>
              <w:contextualSpacing/>
              <w:jc w:val="center"/>
              <w:rPr>
                <w:sz w:val="20"/>
              </w:rPr>
            </w:pPr>
          </w:p>
        </w:tc>
        <w:tc>
          <w:tcPr>
            <w:tcW w:w="1983" w:type="dxa"/>
          </w:tcPr>
          <w:p w14:paraId="6BADA5A1" w14:textId="77777777" w:rsidR="00C77E6C" w:rsidRPr="00DC552F" w:rsidRDefault="00C77E6C" w:rsidP="00020B58">
            <w:pPr>
              <w:contextualSpacing/>
              <w:jc w:val="center"/>
              <w:rPr>
                <w:sz w:val="20"/>
              </w:rPr>
            </w:pPr>
          </w:p>
        </w:tc>
      </w:tr>
      <w:tr w:rsidR="00732114" w:rsidRPr="00DC552F" w14:paraId="0AA91503" w14:textId="77777777" w:rsidTr="00CE542E">
        <w:trPr>
          <w:trHeight w:val="54"/>
          <w:jc w:val="center"/>
        </w:trPr>
        <w:tc>
          <w:tcPr>
            <w:tcW w:w="714" w:type="dxa"/>
            <w:vMerge/>
          </w:tcPr>
          <w:p w14:paraId="5EE8BA16" w14:textId="77777777" w:rsidR="00C77E6C" w:rsidRPr="00DC552F" w:rsidRDefault="00C77E6C" w:rsidP="00020B58">
            <w:pPr>
              <w:contextualSpacing/>
              <w:jc w:val="center"/>
              <w:rPr>
                <w:b/>
                <w:sz w:val="20"/>
              </w:rPr>
            </w:pPr>
          </w:p>
        </w:tc>
        <w:tc>
          <w:tcPr>
            <w:tcW w:w="721" w:type="dxa"/>
            <w:vMerge/>
          </w:tcPr>
          <w:p w14:paraId="2137B6B6" w14:textId="77777777" w:rsidR="00C77E6C" w:rsidRPr="00DC552F" w:rsidRDefault="00C77E6C" w:rsidP="00020B58">
            <w:pPr>
              <w:contextualSpacing/>
              <w:jc w:val="center"/>
              <w:rPr>
                <w:sz w:val="20"/>
              </w:rPr>
            </w:pPr>
          </w:p>
        </w:tc>
        <w:tc>
          <w:tcPr>
            <w:tcW w:w="1984" w:type="dxa"/>
          </w:tcPr>
          <w:p w14:paraId="716919FD" w14:textId="77777777" w:rsidR="00C77E6C" w:rsidRPr="00DC552F" w:rsidRDefault="00C77E6C" w:rsidP="00020B58">
            <w:pPr>
              <w:contextualSpacing/>
              <w:jc w:val="center"/>
              <w:rPr>
                <w:sz w:val="20"/>
              </w:rPr>
            </w:pPr>
          </w:p>
        </w:tc>
        <w:tc>
          <w:tcPr>
            <w:tcW w:w="1714" w:type="dxa"/>
          </w:tcPr>
          <w:p w14:paraId="06749289" w14:textId="3F242970" w:rsidR="00C77E6C" w:rsidRPr="00DC552F" w:rsidRDefault="00C77E6C" w:rsidP="00020B58">
            <w:pPr>
              <w:contextualSpacing/>
              <w:jc w:val="center"/>
              <w:rPr>
                <w:sz w:val="20"/>
              </w:rPr>
            </w:pPr>
          </w:p>
        </w:tc>
        <w:tc>
          <w:tcPr>
            <w:tcW w:w="1890" w:type="dxa"/>
          </w:tcPr>
          <w:p w14:paraId="25FC5A27" w14:textId="77777777" w:rsidR="00C77E6C" w:rsidRPr="00DC552F" w:rsidRDefault="00C77E6C" w:rsidP="00020B58">
            <w:pPr>
              <w:contextualSpacing/>
              <w:jc w:val="center"/>
              <w:rPr>
                <w:sz w:val="20"/>
              </w:rPr>
            </w:pPr>
          </w:p>
        </w:tc>
        <w:tc>
          <w:tcPr>
            <w:tcW w:w="1530" w:type="dxa"/>
          </w:tcPr>
          <w:p w14:paraId="6816EFC0" w14:textId="388373C0" w:rsidR="00C77E6C" w:rsidRPr="00DC552F" w:rsidRDefault="00C77E6C" w:rsidP="00020B58">
            <w:pPr>
              <w:contextualSpacing/>
              <w:jc w:val="center"/>
              <w:rPr>
                <w:sz w:val="20"/>
              </w:rPr>
            </w:pPr>
          </w:p>
        </w:tc>
        <w:tc>
          <w:tcPr>
            <w:tcW w:w="1526" w:type="dxa"/>
          </w:tcPr>
          <w:p w14:paraId="52F887DE" w14:textId="77777777" w:rsidR="00C77E6C" w:rsidRPr="00DC552F" w:rsidRDefault="00C77E6C" w:rsidP="00020B58">
            <w:pPr>
              <w:contextualSpacing/>
              <w:jc w:val="center"/>
              <w:rPr>
                <w:sz w:val="20"/>
              </w:rPr>
            </w:pPr>
          </w:p>
        </w:tc>
        <w:tc>
          <w:tcPr>
            <w:tcW w:w="1980" w:type="dxa"/>
          </w:tcPr>
          <w:p w14:paraId="238137CD" w14:textId="77777777" w:rsidR="00C77E6C" w:rsidRPr="00DC552F" w:rsidRDefault="00C77E6C" w:rsidP="00020B58">
            <w:pPr>
              <w:contextualSpacing/>
              <w:jc w:val="center"/>
              <w:rPr>
                <w:sz w:val="20"/>
              </w:rPr>
            </w:pPr>
          </w:p>
        </w:tc>
        <w:tc>
          <w:tcPr>
            <w:tcW w:w="1983" w:type="dxa"/>
          </w:tcPr>
          <w:p w14:paraId="2F467962" w14:textId="77777777" w:rsidR="00C77E6C" w:rsidRPr="00DC552F" w:rsidRDefault="00C77E6C" w:rsidP="00020B58">
            <w:pPr>
              <w:contextualSpacing/>
              <w:jc w:val="center"/>
              <w:rPr>
                <w:sz w:val="20"/>
              </w:rPr>
            </w:pPr>
          </w:p>
        </w:tc>
      </w:tr>
      <w:tr w:rsidR="00732114" w:rsidRPr="00DC552F" w14:paraId="6E7F2B98" w14:textId="77777777" w:rsidTr="00CE542E">
        <w:trPr>
          <w:trHeight w:val="54"/>
          <w:jc w:val="center"/>
        </w:trPr>
        <w:tc>
          <w:tcPr>
            <w:tcW w:w="714" w:type="dxa"/>
            <w:vMerge w:val="restart"/>
          </w:tcPr>
          <w:p w14:paraId="1397C2B3" w14:textId="4CFB1A6A" w:rsidR="00C77E6C" w:rsidRPr="00DC552F" w:rsidRDefault="00C77E6C" w:rsidP="00020B58">
            <w:pPr>
              <w:contextualSpacing/>
              <w:jc w:val="center"/>
              <w:rPr>
                <w:b/>
                <w:sz w:val="20"/>
              </w:rPr>
            </w:pPr>
            <w:r w:rsidRPr="00DC552F">
              <w:rPr>
                <w:b/>
                <w:sz w:val="20"/>
              </w:rPr>
              <w:t>4</w:t>
            </w:r>
          </w:p>
        </w:tc>
        <w:tc>
          <w:tcPr>
            <w:tcW w:w="721" w:type="dxa"/>
            <w:vMerge w:val="restart"/>
          </w:tcPr>
          <w:p w14:paraId="4014FFC1" w14:textId="77777777" w:rsidR="00C77E6C" w:rsidRPr="00DC552F" w:rsidRDefault="00C77E6C" w:rsidP="00020B58">
            <w:pPr>
              <w:contextualSpacing/>
              <w:jc w:val="center"/>
              <w:rPr>
                <w:sz w:val="20"/>
              </w:rPr>
            </w:pPr>
          </w:p>
        </w:tc>
        <w:tc>
          <w:tcPr>
            <w:tcW w:w="1984" w:type="dxa"/>
          </w:tcPr>
          <w:p w14:paraId="00A467D5" w14:textId="77777777" w:rsidR="00C77E6C" w:rsidRPr="00DC552F" w:rsidRDefault="00C77E6C" w:rsidP="00020B58">
            <w:pPr>
              <w:contextualSpacing/>
              <w:jc w:val="center"/>
              <w:rPr>
                <w:sz w:val="20"/>
              </w:rPr>
            </w:pPr>
          </w:p>
        </w:tc>
        <w:tc>
          <w:tcPr>
            <w:tcW w:w="1714" w:type="dxa"/>
          </w:tcPr>
          <w:p w14:paraId="75CDC173" w14:textId="37609A4D" w:rsidR="00C77E6C" w:rsidRPr="00DC552F" w:rsidRDefault="00C77E6C" w:rsidP="00020B58">
            <w:pPr>
              <w:contextualSpacing/>
              <w:jc w:val="center"/>
              <w:rPr>
                <w:sz w:val="20"/>
              </w:rPr>
            </w:pPr>
          </w:p>
        </w:tc>
        <w:tc>
          <w:tcPr>
            <w:tcW w:w="1890" w:type="dxa"/>
          </w:tcPr>
          <w:p w14:paraId="7CBEEA94" w14:textId="77777777" w:rsidR="00C77E6C" w:rsidRPr="00DC552F" w:rsidRDefault="00C77E6C" w:rsidP="00020B58">
            <w:pPr>
              <w:contextualSpacing/>
              <w:jc w:val="center"/>
              <w:rPr>
                <w:sz w:val="20"/>
              </w:rPr>
            </w:pPr>
          </w:p>
        </w:tc>
        <w:tc>
          <w:tcPr>
            <w:tcW w:w="1530" w:type="dxa"/>
          </w:tcPr>
          <w:p w14:paraId="3E300C41" w14:textId="5D1B55FE" w:rsidR="00C77E6C" w:rsidRPr="00DC552F" w:rsidRDefault="00C77E6C" w:rsidP="00020B58">
            <w:pPr>
              <w:contextualSpacing/>
              <w:jc w:val="center"/>
              <w:rPr>
                <w:sz w:val="20"/>
              </w:rPr>
            </w:pPr>
          </w:p>
        </w:tc>
        <w:tc>
          <w:tcPr>
            <w:tcW w:w="1526" w:type="dxa"/>
          </w:tcPr>
          <w:p w14:paraId="5452E418" w14:textId="77777777" w:rsidR="00C77E6C" w:rsidRPr="00DC552F" w:rsidRDefault="00C77E6C" w:rsidP="00020B58">
            <w:pPr>
              <w:contextualSpacing/>
              <w:jc w:val="center"/>
              <w:rPr>
                <w:sz w:val="20"/>
              </w:rPr>
            </w:pPr>
          </w:p>
        </w:tc>
        <w:tc>
          <w:tcPr>
            <w:tcW w:w="1980" w:type="dxa"/>
          </w:tcPr>
          <w:p w14:paraId="0B0540CB" w14:textId="77777777" w:rsidR="00C77E6C" w:rsidRPr="00DC552F" w:rsidRDefault="00C77E6C" w:rsidP="00020B58">
            <w:pPr>
              <w:contextualSpacing/>
              <w:jc w:val="center"/>
              <w:rPr>
                <w:sz w:val="20"/>
              </w:rPr>
            </w:pPr>
          </w:p>
        </w:tc>
        <w:tc>
          <w:tcPr>
            <w:tcW w:w="1983" w:type="dxa"/>
          </w:tcPr>
          <w:p w14:paraId="63935794" w14:textId="77777777" w:rsidR="00C77E6C" w:rsidRPr="00DC552F" w:rsidRDefault="00C77E6C" w:rsidP="00020B58">
            <w:pPr>
              <w:contextualSpacing/>
              <w:jc w:val="center"/>
              <w:rPr>
                <w:sz w:val="20"/>
              </w:rPr>
            </w:pPr>
          </w:p>
        </w:tc>
      </w:tr>
      <w:tr w:rsidR="00732114" w:rsidRPr="00DC552F" w14:paraId="569759E8" w14:textId="77777777" w:rsidTr="00CE542E">
        <w:trPr>
          <w:trHeight w:val="54"/>
          <w:jc w:val="center"/>
        </w:trPr>
        <w:tc>
          <w:tcPr>
            <w:tcW w:w="714" w:type="dxa"/>
            <w:vMerge/>
          </w:tcPr>
          <w:p w14:paraId="1FB85052" w14:textId="77777777" w:rsidR="00C77E6C" w:rsidRPr="00DC552F" w:rsidRDefault="00C77E6C" w:rsidP="00020B58">
            <w:pPr>
              <w:contextualSpacing/>
              <w:jc w:val="center"/>
              <w:rPr>
                <w:b/>
                <w:sz w:val="20"/>
              </w:rPr>
            </w:pPr>
          </w:p>
        </w:tc>
        <w:tc>
          <w:tcPr>
            <w:tcW w:w="721" w:type="dxa"/>
            <w:vMerge/>
          </w:tcPr>
          <w:p w14:paraId="7CEE150E" w14:textId="77777777" w:rsidR="00C77E6C" w:rsidRPr="00DC552F" w:rsidRDefault="00C77E6C" w:rsidP="00020B58">
            <w:pPr>
              <w:contextualSpacing/>
              <w:jc w:val="center"/>
              <w:rPr>
                <w:sz w:val="20"/>
              </w:rPr>
            </w:pPr>
          </w:p>
        </w:tc>
        <w:tc>
          <w:tcPr>
            <w:tcW w:w="1984" w:type="dxa"/>
          </w:tcPr>
          <w:p w14:paraId="54AAADED" w14:textId="77777777" w:rsidR="00C77E6C" w:rsidRPr="00DC552F" w:rsidRDefault="00C77E6C" w:rsidP="00020B58">
            <w:pPr>
              <w:contextualSpacing/>
              <w:jc w:val="center"/>
              <w:rPr>
                <w:sz w:val="20"/>
              </w:rPr>
            </w:pPr>
          </w:p>
        </w:tc>
        <w:tc>
          <w:tcPr>
            <w:tcW w:w="1714" w:type="dxa"/>
          </w:tcPr>
          <w:p w14:paraId="56AEAA4B" w14:textId="450E152E" w:rsidR="00C77E6C" w:rsidRPr="00DC552F" w:rsidRDefault="00C77E6C" w:rsidP="00020B58">
            <w:pPr>
              <w:contextualSpacing/>
              <w:jc w:val="center"/>
              <w:rPr>
                <w:sz w:val="20"/>
              </w:rPr>
            </w:pPr>
          </w:p>
        </w:tc>
        <w:tc>
          <w:tcPr>
            <w:tcW w:w="1890" w:type="dxa"/>
          </w:tcPr>
          <w:p w14:paraId="2ABF29E0" w14:textId="77777777" w:rsidR="00C77E6C" w:rsidRPr="00DC552F" w:rsidRDefault="00C77E6C" w:rsidP="00020B58">
            <w:pPr>
              <w:contextualSpacing/>
              <w:jc w:val="center"/>
              <w:rPr>
                <w:sz w:val="20"/>
              </w:rPr>
            </w:pPr>
          </w:p>
        </w:tc>
        <w:tc>
          <w:tcPr>
            <w:tcW w:w="1530" w:type="dxa"/>
          </w:tcPr>
          <w:p w14:paraId="32DF300B" w14:textId="433A32E4" w:rsidR="00C77E6C" w:rsidRPr="00DC552F" w:rsidRDefault="00C77E6C" w:rsidP="00020B58">
            <w:pPr>
              <w:contextualSpacing/>
              <w:jc w:val="center"/>
              <w:rPr>
                <w:sz w:val="20"/>
              </w:rPr>
            </w:pPr>
          </w:p>
        </w:tc>
        <w:tc>
          <w:tcPr>
            <w:tcW w:w="1526" w:type="dxa"/>
          </w:tcPr>
          <w:p w14:paraId="3742F2C2" w14:textId="77777777" w:rsidR="00C77E6C" w:rsidRPr="00DC552F" w:rsidRDefault="00C77E6C" w:rsidP="00020B58">
            <w:pPr>
              <w:contextualSpacing/>
              <w:jc w:val="center"/>
              <w:rPr>
                <w:sz w:val="20"/>
              </w:rPr>
            </w:pPr>
          </w:p>
        </w:tc>
        <w:tc>
          <w:tcPr>
            <w:tcW w:w="1980" w:type="dxa"/>
          </w:tcPr>
          <w:p w14:paraId="1E67D15F" w14:textId="77777777" w:rsidR="00C77E6C" w:rsidRPr="00DC552F" w:rsidRDefault="00C77E6C" w:rsidP="00020B58">
            <w:pPr>
              <w:contextualSpacing/>
              <w:jc w:val="center"/>
              <w:rPr>
                <w:sz w:val="20"/>
              </w:rPr>
            </w:pPr>
          </w:p>
        </w:tc>
        <w:tc>
          <w:tcPr>
            <w:tcW w:w="1983" w:type="dxa"/>
          </w:tcPr>
          <w:p w14:paraId="0FD7FBA3" w14:textId="77777777" w:rsidR="00C77E6C" w:rsidRPr="00DC552F" w:rsidRDefault="00C77E6C" w:rsidP="00020B58">
            <w:pPr>
              <w:contextualSpacing/>
              <w:jc w:val="center"/>
              <w:rPr>
                <w:sz w:val="20"/>
              </w:rPr>
            </w:pPr>
          </w:p>
        </w:tc>
      </w:tr>
      <w:tr w:rsidR="00732114" w:rsidRPr="00DC552F" w14:paraId="349A82CE" w14:textId="77777777" w:rsidTr="00CE542E">
        <w:trPr>
          <w:trHeight w:val="54"/>
          <w:jc w:val="center"/>
        </w:trPr>
        <w:tc>
          <w:tcPr>
            <w:tcW w:w="714" w:type="dxa"/>
            <w:vMerge/>
          </w:tcPr>
          <w:p w14:paraId="07610FBF" w14:textId="77777777" w:rsidR="00C77E6C" w:rsidRPr="00DC552F" w:rsidRDefault="00C77E6C" w:rsidP="00020B58">
            <w:pPr>
              <w:contextualSpacing/>
              <w:jc w:val="center"/>
              <w:rPr>
                <w:b/>
                <w:sz w:val="20"/>
              </w:rPr>
            </w:pPr>
          </w:p>
        </w:tc>
        <w:tc>
          <w:tcPr>
            <w:tcW w:w="721" w:type="dxa"/>
            <w:vMerge/>
          </w:tcPr>
          <w:p w14:paraId="31A5CC88" w14:textId="77777777" w:rsidR="00C77E6C" w:rsidRPr="00DC552F" w:rsidRDefault="00C77E6C" w:rsidP="00020B58">
            <w:pPr>
              <w:contextualSpacing/>
              <w:jc w:val="center"/>
              <w:rPr>
                <w:sz w:val="20"/>
              </w:rPr>
            </w:pPr>
          </w:p>
        </w:tc>
        <w:tc>
          <w:tcPr>
            <w:tcW w:w="1984" w:type="dxa"/>
          </w:tcPr>
          <w:p w14:paraId="40A45573" w14:textId="77777777" w:rsidR="00C77E6C" w:rsidRPr="00DC552F" w:rsidRDefault="00C77E6C" w:rsidP="00020B58">
            <w:pPr>
              <w:contextualSpacing/>
              <w:jc w:val="center"/>
              <w:rPr>
                <w:sz w:val="20"/>
              </w:rPr>
            </w:pPr>
          </w:p>
        </w:tc>
        <w:tc>
          <w:tcPr>
            <w:tcW w:w="1714" w:type="dxa"/>
          </w:tcPr>
          <w:p w14:paraId="5EAC34FE" w14:textId="2AC356DC" w:rsidR="00C77E6C" w:rsidRPr="00DC552F" w:rsidRDefault="00C77E6C" w:rsidP="00020B58">
            <w:pPr>
              <w:contextualSpacing/>
              <w:jc w:val="center"/>
              <w:rPr>
                <w:sz w:val="20"/>
              </w:rPr>
            </w:pPr>
          </w:p>
        </w:tc>
        <w:tc>
          <w:tcPr>
            <w:tcW w:w="1890" w:type="dxa"/>
          </w:tcPr>
          <w:p w14:paraId="225EF723" w14:textId="77777777" w:rsidR="00C77E6C" w:rsidRPr="00DC552F" w:rsidRDefault="00C77E6C" w:rsidP="00020B58">
            <w:pPr>
              <w:contextualSpacing/>
              <w:jc w:val="center"/>
              <w:rPr>
                <w:sz w:val="20"/>
              </w:rPr>
            </w:pPr>
          </w:p>
        </w:tc>
        <w:tc>
          <w:tcPr>
            <w:tcW w:w="1530" w:type="dxa"/>
          </w:tcPr>
          <w:p w14:paraId="7B6EE0A9" w14:textId="02B63013" w:rsidR="00C77E6C" w:rsidRPr="00DC552F" w:rsidRDefault="00C77E6C" w:rsidP="00020B58">
            <w:pPr>
              <w:contextualSpacing/>
              <w:jc w:val="center"/>
              <w:rPr>
                <w:sz w:val="20"/>
              </w:rPr>
            </w:pPr>
          </w:p>
        </w:tc>
        <w:tc>
          <w:tcPr>
            <w:tcW w:w="1526" w:type="dxa"/>
          </w:tcPr>
          <w:p w14:paraId="67ADA2F6" w14:textId="77777777" w:rsidR="00C77E6C" w:rsidRPr="00DC552F" w:rsidRDefault="00C77E6C" w:rsidP="00020B58">
            <w:pPr>
              <w:contextualSpacing/>
              <w:jc w:val="center"/>
              <w:rPr>
                <w:sz w:val="20"/>
              </w:rPr>
            </w:pPr>
          </w:p>
        </w:tc>
        <w:tc>
          <w:tcPr>
            <w:tcW w:w="1980" w:type="dxa"/>
          </w:tcPr>
          <w:p w14:paraId="0B51A30B" w14:textId="77777777" w:rsidR="00C77E6C" w:rsidRPr="00DC552F" w:rsidRDefault="00C77E6C" w:rsidP="00020B58">
            <w:pPr>
              <w:contextualSpacing/>
              <w:jc w:val="center"/>
              <w:rPr>
                <w:sz w:val="20"/>
              </w:rPr>
            </w:pPr>
          </w:p>
        </w:tc>
        <w:tc>
          <w:tcPr>
            <w:tcW w:w="1983" w:type="dxa"/>
          </w:tcPr>
          <w:p w14:paraId="55E89125" w14:textId="77777777" w:rsidR="00C77E6C" w:rsidRPr="00DC552F" w:rsidRDefault="00C77E6C" w:rsidP="00020B58">
            <w:pPr>
              <w:contextualSpacing/>
              <w:jc w:val="center"/>
              <w:rPr>
                <w:sz w:val="20"/>
              </w:rPr>
            </w:pPr>
          </w:p>
        </w:tc>
      </w:tr>
      <w:tr w:rsidR="00732114" w:rsidRPr="00DC552F" w14:paraId="5EDA5CF6" w14:textId="77777777" w:rsidTr="00CE542E">
        <w:trPr>
          <w:trHeight w:val="54"/>
          <w:jc w:val="center"/>
        </w:trPr>
        <w:tc>
          <w:tcPr>
            <w:tcW w:w="714" w:type="dxa"/>
            <w:vMerge/>
          </w:tcPr>
          <w:p w14:paraId="2698EB2F" w14:textId="77777777" w:rsidR="00C77E6C" w:rsidRPr="00DC552F" w:rsidRDefault="00C77E6C" w:rsidP="00020B58">
            <w:pPr>
              <w:contextualSpacing/>
              <w:jc w:val="center"/>
              <w:rPr>
                <w:b/>
                <w:sz w:val="20"/>
              </w:rPr>
            </w:pPr>
          </w:p>
        </w:tc>
        <w:tc>
          <w:tcPr>
            <w:tcW w:w="721" w:type="dxa"/>
            <w:vMerge/>
          </w:tcPr>
          <w:p w14:paraId="53833574" w14:textId="77777777" w:rsidR="00C77E6C" w:rsidRPr="00DC552F" w:rsidRDefault="00C77E6C" w:rsidP="00020B58">
            <w:pPr>
              <w:contextualSpacing/>
              <w:jc w:val="center"/>
              <w:rPr>
                <w:sz w:val="20"/>
              </w:rPr>
            </w:pPr>
          </w:p>
        </w:tc>
        <w:tc>
          <w:tcPr>
            <w:tcW w:w="1984" w:type="dxa"/>
          </w:tcPr>
          <w:p w14:paraId="6BA672A3" w14:textId="77777777" w:rsidR="00C77E6C" w:rsidRPr="00DC552F" w:rsidRDefault="00C77E6C" w:rsidP="00020B58">
            <w:pPr>
              <w:contextualSpacing/>
              <w:jc w:val="center"/>
              <w:rPr>
                <w:sz w:val="20"/>
              </w:rPr>
            </w:pPr>
          </w:p>
        </w:tc>
        <w:tc>
          <w:tcPr>
            <w:tcW w:w="1714" w:type="dxa"/>
          </w:tcPr>
          <w:p w14:paraId="4E720561" w14:textId="37227205" w:rsidR="00C77E6C" w:rsidRPr="00DC552F" w:rsidRDefault="00C77E6C" w:rsidP="00020B58">
            <w:pPr>
              <w:contextualSpacing/>
              <w:jc w:val="center"/>
              <w:rPr>
                <w:sz w:val="20"/>
              </w:rPr>
            </w:pPr>
          </w:p>
        </w:tc>
        <w:tc>
          <w:tcPr>
            <w:tcW w:w="1890" w:type="dxa"/>
          </w:tcPr>
          <w:p w14:paraId="7CDA74B0" w14:textId="77777777" w:rsidR="00C77E6C" w:rsidRPr="00DC552F" w:rsidRDefault="00C77E6C" w:rsidP="00020B58">
            <w:pPr>
              <w:contextualSpacing/>
              <w:jc w:val="center"/>
              <w:rPr>
                <w:sz w:val="20"/>
              </w:rPr>
            </w:pPr>
          </w:p>
        </w:tc>
        <w:tc>
          <w:tcPr>
            <w:tcW w:w="1530" w:type="dxa"/>
          </w:tcPr>
          <w:p w14:paraId="6B88CCB3" w14:textId="303BAFF7" w:rsidR="00C77E6C" w:rsidRPr="00DC552F" w:rsidRDefault="00C77E6C" w:rsidP="00020B58">
            <w:pPr>
              <w:contextualSpacing/>
              <w:jc w:val="center"/>
              <w:rPr>
                <w:sz w:val="20"/>
              </w:rPr>
            </w:pPr>
          </w:p>
        </w:tc>
        <w:tc>
          <w:tcPr>
            <w:tcW w:w="1526" w:type="dxa"/>
          </w:tcPr>
          <w:p w14:paraId="7A21E809" w14:textId="77777777" w:rsidR="00C77E6C" w:rsidRPr="00DC552F" w:rsidRDefault="00C77E6C" w:rsidP="00020B58">
            <w:pPr>
              <w:contextualSpacing/>
              <w:jc w:val="center"/>
              <w:rPr>
                <w:sz w:val="20"/>
              </w:rPr>
            </w:pPr>
          </w:p>
        </w:tc>
        <w:tc>
          <w:tcPr>
            <w:tcW w:w="1980" w:type="dxa"/>
          </w:tcPr>
          <w:p w14:paraId="01CF889A" w14:textId="77777777" w:rsidR="00C77E6C" w:rsidRPr="00DC552F" w:rsidRDefault="00C77E6C" w:rsidP="00020B58">
            <w:pPr>
              <w:contextualSpacing/>
              <w:jc w:val="center"/>
              <w:rPr>
                <w:sz w:val="20"/>
              </w:rPr>
            </w:pPr>
          </w:p>
        </w:tc>
        <w:tc>
          <w:tcPr>
            <w:tcW w:w="1983" w:type="dxa"/>
          </w:tcPr>
          <w:p w14:paraId="11B81BA5" w14:textId="77777777" w:rsidR="00C77E6C" w:rsidRPr="00DC552F" w:rsidRDefault="00C77E6C" w:rsidP="00020B58">
            <w:pPr>
              <w:contextualSpacing/>
              <w:jc w:val="center"/>
              <w:rPr>
                <w:sz w:val="20"/>
              </w:rPr>
            </w:pPr>
          </w:p>
        </w:tc>
      </w:tr>
      <w:tr w:rsidR="00732114" w:rsidRPr="00DC552F" w14:paraId="70957574" w14:textId="77777777" w:rsidTr="00CE542E">
        <w:trPr>
          <w:trHeight w:val="54"/>
          <w:jc w:val="center"/>
        </w:trPr>
        <w:tc>
          <w:tcPr>
            <w:tcW w:w="714" w:type="dxa"/>
            <w:vMerge/>
          </w:tcPr>
          <w:p w14:paraId="7A2D3ACE" w14:textId="77777777" w:rsidR="00C77E6C" w:rsidRPr="00DC552F" w:rsidRDefault="00C77E6C" w:rsidP="00020B58">
            <w:pPr>
              <w:contextualSpacing/>
              <w:jc w:val="center"/>
              <w:rPr>
                <w:b/>
                <w:sz w:val="20"/>
              </w:rPr>
            </w:pPr>
          </w:p>
        </w:tc>
        <w:tc>
          <w:tcPr>
            <w:tcW w:w="721" w:type="dxa"/>
            <w:vMerge/>
          </w:tcPr>
          <w:p w14:paraId="3435F130" w14:textId="77777777" w:rsidR="00C77E6C" w:rsidRPr="00DC552F" w:rsidRDefault="00C77E6C" w:rsidP="00020B58">
            <w:pPr>
              <w:contextualSpacing/>
              <w:jc w:val="center"/>
              <w:rPr>
                <w:sz w:val="20"/>
              </w:rPr>
            </w:pPr>
          </w:p>
        </w:tc>
        <w:tc>
          <w:tcPr>
            <w:tcW w:w="1984" w:type="dxa"/>
          </w:tcPr>
          <w:p w14:paraId="14729E20" w14:textId="77777777" w:rsidR="00C77E6C" w:rsidRPr="00DC552F" w:rsidRDefault="00C77E6C" w:rsidP="00020B58">
            <w:pPr>
              <w:contextualSpacing/>
              <w:jc w:val="center"/>
              <w:rPr>
                <w:sz w:val="20"/>
              </w:rPr>
            </w:pPr>
          </w:p>
        </w:tc>
        <w:tc>
          <w:tcPr>
            <w:tcW w:w="1714" w:type="dxa"/>
          </w:tcPr>
          <w:p w14:paraId="068F620F" w14:textId="37B7B016" w:rsidR="00C77E6C" w:rsidRPr="00DC552F" w:rsidRDefault="00C77E6C" w:rsidP="00020B58">
            <w:pPr>
              <w:contextualSpacing/>
              <w:jc w:val="center"/>
              <w:rPr>
                <w:sz w:val="20"/>
              </w:rPr>
            </w:pPr>
          </w:p>
        </w:tc>
        <w:tc>
          <w:tcPr>
            <w:tcW w:w="1890" w:type="dxa"/>
          </w:tcPr>
          <w:p w14:paraId="2A817992" w14:textId="77777777" w:rsidR="00C77E6C" w:rsidRPr="00DC552F" w:rsidRDefault="00C77E6C" w:rsidP="00020B58">
            <w:pPr>
              <w:contextualSpacing/>
              <w:jc w:val="center"/>
              <w:rPr>
                <w:sz w:val="20"/>
              </w:rPr>
            </w:pPr>
          </w:p>
        </w:tc>
        <w:tc>
          <w:tcPr>
            <w:tcW w:w="1530" w:type="dxa"/>
          </w:tcPr>
          <w:p w14:paraId="0C28E362" w14:textId="63BB7B99" w:rsidR="00C77E6C" w:rsidRPr="00DC552F" w:rsidRDefault="00C77E6C" w:rsidP="00020B58">
            <w:pPr>
              <w:contextualSpacing/>
              <w:jc w:val="center"/>
              <w:rPr>
                <w:sz w:val="20"/>
              </w:rPr>
            </w:pPr>
          </w:p>
        </w:tc>
        <w:tc>
          <w:tcPr>
            <w:tcW w:w="1526" w:type="dxa"/>
          </w:tcPr>
          <w:p w14:paraId="17A7CB18" w14:textId="77777777" w:rsidR="00C77E6C" w:rsidRPr="00DC552F" w:rsidRDefault="00C77E6C" w:rsidP="00020B58">
            <w:pPr>
              <w:contextualSpacing/>
              <w:jc w:val="center"/>
              <w:rPr>
                <w:sz w:val="20"/>
              </w:rPr>
            </w:pPr>
          </w:p>
        </w:tc>
        <w:tc>
          <w:tcPr>
            <w:tcW w:w="1980" w:type="dxa"/>
          </w:tcPr>
          <w:p w14:paraId="1B271CCE" w14:textId="77777777" w:rsidR="00C77E6C" w:rsidRPr="00DC552F" w:rsidRDefault="00C77E6C" w:rsidP="00020B58">
            <w:pPr>
              <w:contextualSpacing/>
              <w:jc w:val="center"/>
              <w:rPr>
                <w:sz w:val="20"/>
              </w:rPr>
            </w:pPr>
          </w:p>
        </w:tc>
        <w:tc>
          <w:tcPr>
            <w:tcW w:w="1983" w:type="dxa"/>
          </w:tcPr>
          <w:p w14:paraId="4688D072" w14:textId="77777777" w:rsidR="00C77E6C" w:rsidRPr="00DC552F" w:rsidRDefault="00C77E6C" w:rsidP="00020B58">
            <w:pPr>
              <w:contextualSpacing/>
              <w:jc w:val="center"/>
              <w:rPr>
                <w:sz w:val="20"/>
              </w:rPr>
            </w:pPr>
          </w:p>
        </w:tc>
      </w:tr>
      <w:tr w:rsidR="00732114" w:rsidRPr="00DC552F" w14:paraId="0BCAC780" w14:textId="77777777" w:rsidTr="00CE542E">
        <w:trPr>
          <w:trHeight w:val="54"/>
          <w:jc w:val="center"/>
        </w:trPr>
        <w:tc>
          <w:tcPr>
            <w:tcW w:w="714" w:type="dxa"/>
            <w:vMerge w:val="restart"/>
          </w:tcPr>
          <w:p w14:paraId="30C7E42B" w14:textId="583130F8" w:rsidR="00C77E6C" w:rsidRPr="00DC552F" w:rsidRDefault="00C77E6C" w:rsidP="00020B58">
            <w:pPr>
              <w:contextualSpacing/>
              <w:jc w:val="center"/>
              <w:rPr>
                <w:b/>
                <w:sz w:val="20"/>
              </w:rPr>
            </w:pPr>
            <w:r w:rsidRPr="00DC552F">
              <w:rPr>
                <w:b/>
                <w:sz w:val="20"/>
              </w:rPr>
              <w:t>5</w:t>
            </w:r>
          </w:p>
        </w:tc>
        <w:tc>
          <w:tcPr>
            <w:tcW w:w="721" w:type="dxa"/>
            <w:vMerge w:val="restart"/>
          </w:tcPr>
          <w:p w14:paraId="7F89175D" w14:textId="77777777" w:rsidR="00C77E6C" w:rsidRPr="00DC552F" w:rsidRDefault="00C77E6C" w:rsidP="00020B58">
            <w:pPr>
              <w:contextualSpacing/>
              <w:jc w:val="center"/>
              <w:rPr>
                <w:sz w:val="20"/>
              </w:rPr>
            </w:pPr>
          </w:p>
        </w:tc>
        <w:tc>
          <w:tcPr>
            <w:tcW w:w="1984" w:type="dxa"/>
          </w:tcPr>
          <w:p w14:paraId="49525182" w14:textId="77777777" w:rsidR="00C77E6C" w:rsidRPr="00DC552F" w:rsidRDefault="00C77E6C" w:rsidP="00020B58">
            <w:pPr>
              <w:contextualSpacing/>
              <w:jc w:val="center"/>
              <w:rPr>
                <w:sz w:val="20"/>
              </w:rPr>
            </w:pPr>
          </w:p>
        </w:tc>
        <w:tc>
          <w:tcPr>
            <w:tcW w:w="1714" w:type="dxa"/>
          </w:tcPr>
          <w:p w14:paraId="49389D98" w14:textId="0121A485" w:rsidR="00C77E6C" w:rsidRPr="00DC552F" w:rsidRDefault="00C77E6C" w:rsidP="00020B58">
            <w:pPr>
              <w:contextualSpacing/>
              <w:jc w:val="center"/>
              <w:rPr>
                <w:sz w:val="20"/>
              </w:rPr>
            </w:pPr>
          </w:p>
        </w:tc>
        <w:tc>
          <w:tcPr>
            <w:tcW w:w="1890" w:type="dxa"/>
          </w:tcPr>
          <w:p w14:paraId="5809A314" w14:textId="77777777" w:rsidR="00C77E6C" w:rsidRPr="00DC552F" w:rsidRDefault="00C77E6C" w:rsidP="00020B58">
            <w:pPr>
              <w:contextualSpacing/>
              <w:jc w:val="center"/>
              <w:rPr>
                <w:sz w:val="20"/>
              </w:rPr>
            </w:pPr>
          </w:p>
        </w:tc>
        <w:tc>
          <w:tcPr>
            <w:tcW w:w="1530" w:type="dxa"/>
          </w:tcPr>
          <w:p w14:paraId="760DB27A" w14:textId="44219979" w:rsidR="00C77E6C" w:rsidRPr="00DC552F" w:rsidRDefault="00C77E6C" w:rsidP="00020B58">
            <w:pPr>
              <w:contextualSpacing/>
              <w:jc w:val="center"/>
              <w:rPr>
                <w:sz w:val="20"/>
              </w:rPr>
            </w:pPr>
          </w:p>
        </w:tc>
        <w:tc>
          <w:tcPr>
            <w:tcW w:w="1526" w:type="dxa"/>
          </w:tcPr>
          <w:p w14:paraId="0684F2C0" w14:textId="77777777" w:rsidR="00C77E6C" w:rsidRPr="00DC552F" w:rsidRDefault="00C77E6C" w:rsidP="00020B58">
            <w:pPr>
              <w:contextualSpacing/>
              <w:jc w:val="center"/>
              <w:rPr>
                <w:sz w:val="20"/>
              </w:rPr>
            </w:pPr>
          </w:p>
        </w:tc>
        <w:tc>
          <w:tcPr>
            <w:tcW w:w="1980" w:type="dxa"/>
          </w:tcPr>
          <w:p w14:paraId="3561701D" w14:textId="77777777" w:rsidR="00C77E6C" w:rsidRPr="00DC552F" w:rsidRDefault="00C77E6C" w:rsidP="00020B58">
            <w:pPr>
              <w:contextualSpacing/>
              <w:jc w:val="center"/>
              <w:rPr>
                <w:sz w:val="20"/>
              </w:rPr>
            </w:pPr>
          </w:p>
        </w:tc>
        <w:tc>
          <w:tcPr>
            <w:tcW w:w="1983" w:type="dxa"/>
          </w:tcPr>
          <w:p w14:paraId="7616E37F" w14:textId="77777777" w:rsidR="00C77E6C" w:rsidRPr="00DC552F" w:rsidRDefault="00C77E6C" w:rsidP="00020B58">
            <w:pPr>
              <w:contextualSpacing/>
              <w:jc w:val="center"/>
              <w:rPr>
                <w:sz w:val="20"/>
              </w:rPr>
            </w:pPr>
          </w:p>
        </w:tc>
      </w:tr>
      <w:tr w:rsidR="00732114" w:rsidRPr="00DC552F" w14:paraId="16BA9A51" w14:textId="77777777" w:rsidTr="00CE542E">
        <w:trPr>
          <w:trHeight w:val="54"/>
          <w:jc w:val="center"/>
        </w:trPr>
        <w:tc>
          <w:tcPr>
            <w:tcW w:w="714" w:type="dxa"/>
            <w:vMerge/>
          </w:tcPr>
          <w:p w14:paraId="7D5443AD" w14:textId="77777777" w:rsidR="00C77E6C" w:rsidRPr="00DC552F" w:rsidRDefault="00C77E6C" w:rsidP="008145A6">
            <w:pPr>
              <w:contextualSpacing/>
              <w:jc w:val="center"/>
              <w:rPr>
                <w:b/>
                <w:sz w:val="20"/>
              </w:rPr>
            </w:pPr>
          </w:p>
        </w:tc>
        <w:tc>
          <w:tcPr>
            <w:tcW w:w="721" w:type="dxa"/>
            <w:vMerge/>
          </w:tcPr>
          <w:p w14:paraId="24B53D4F" w14:textId="77777777" w:rsidR="00C77E6C" w:rsidRPr="00DC552F" w:rsidRDefault="00C77E6C" w:rsidP="008145A6">
            <w:pPr>
              <w:contextualSpacing/>
              <w:jc w:val="center"/>
              <w:rPr>
                <w:sz w:val="20"/>
              </w:rPr>
            </w:pPr>
          </w:p>
        </w:tc>
        <w:tc>
          <w:tcPr>
            <w:tcW w:w="1984" w:type="dxa"/>
          </w:tcPr>
          <w:p w14:paraId="57FDC41C" w14:textId="77777777" w:rsidR="00C77E6C" w:rsidRPr="00DC552F" w:rsidRDefault="00C77E6C" w:rsidP="008145A6">
            <w:pPr>
              <w:contextualSpacing/>
              <w:jc w:val="center"/>
              <w:rPr>
                <w:sz w:val="20"/>
              </w:rPr>
            </w:pPr>
          </w:p>
        </w:tc>
        <w:tc>
          <w:tcPr>
            <w:tcW w:w="1714" w:type="dxa"/>
          </w:tcPr>
          <w:p w14:paraId="2E9603DD" w14:textId="657A669F" w:rsidR="00C77E6C" w:rsidRPr="00DC552F" w:rsidRDefault="00C77E6C" w:rsidP="008145A6">
            <w:pPr>
              <w:contextualSpacing/>
              <w:jc w:val="center"/>
              <w:rPr>
                <w:sz w:val="20"/>
              </w:rPr>
            </w:pPr>
          </w:p>
        </w:tc>
        <w:tc>
          <w:tcPr>
            <w:tcW w:w="1890" w:type="dxa"/>
          </w:tcPr>
          <w:p w14:paraId="248EC65F" w14:textId="77777777" w:rsidR="00C77E6C" w:rsidRPr="00DC552F" w:rsidRDefault="00C77E6C" w:rsidP="008145A6">
            <w:pPr>
              <w:contextualSpacing/>
              <w:jc w:val="center"/>
              <w:rPr>
                <w:sz w:val="20"/>
              </w:rPr>
            </w:pPr>
          </w:p>
        </w:tc>
        <w:tc>
          <w:tcPr>
            <w:tcW w:w="1530" w:type="dxa"/>
          </w:tcPr>
          <w:p w14:paraId="3D5939CB" w14:textId="04C2143B" w:rsidR="00C77E6C" w:rsidRPr="00DC552F" w:rsidRDefault="00C77E6C" w:rsidP="008145A6">
            <w:pPr>
              <w:contextualSpacing/>
              <w:jc w:val="center"/>
              <w:rPr>
                <w:sz w:val="20"/>
              </w:rPr>
            </w:pPr>
          </w:p>
        </w:tc>
        <w:tc>
          <w:tcPr>
            <w:tcW w:w="1526" w:type="dxa"/>
          </w:tcPr>
          <w:p w14:paraId="230AEF7F" w14:textId="77777777" w:rsidR="00C77E6C" w:rsidRPr="00DC552F" w:rsidRDefault="00C77E6C" w:rsidP="008145A6">
            <w:pPr>
              <w:contextualSpacing/>
              <w:jc w:val="center"/>
              <w:rPr>
                <w:sz w:val="20"/>
              </w:rPr>
            </w:pPr>
          </w:p>
        </w:tc>
        <w:tc>
          <w:tcPr>
            <w:tcW w:w="1980" w:type="dxa"/>
          </w:tcPr>
          <w:p w14:paraId="7592B14D" w14:textId="77777777" w:rsidR="00C77E6C" w:rsidRPr="00DC552F" w:rsidRDefault="00C77E6C" w:rsidP="008145A6">
            <w:pPr>
              <w:contextualSpacing/>
              <w:jc w:val="center"/>
              <w:rPr>
                <w:sz w:val="20"/>
              </w:rPr>
            </w:pPr>
          </w:p>
        </w:tc>
        <w:tc>
          <w:tcPr>
            <w:tcW w:w="1983" w:type="dxa"/>
          </w:tcPr>
          <w:p w14:paraId="17A8D2D5" w14:textId="77777777" w:rsidR="00C77E6C" w:rsidRPr="00DC552F" w:rsidRDefault="00C77E6C" w:rsidP="008145A6">
            <w:pPr>
              <w:contextualSpacing/>
              <w:jc w:val="center"/>
              <w:rPr>
                <w:sz w:val="20"/>
              </w:rPr>
            </w:pPr>
          </w:p>
        </w:tc>
      </w:tr>
      <w:tr w:rsidR="00732114" w:rsidRPr="00DC552F" w14:paraId="32522C37" w14:textId="77777777" w:rsidTr="00CE542E">
        <w:trPr>
          <w:trHeight w:val="54"/>
          <w:jc w:val="center"/>
        </w:trPr>
        <w:tc>
          <w:tcPr>
            <w:tcW w:w="714" w:type="dxa"/>
            <w:vMerge/>
          </w:tcPr>
          <w:p w14:paraId="0FBEC456" w14:textId="77777777" w:rsidR="00C77E6C" w:rsidRPr="00DC552F" w:rsidRDefault="00C77E6C" w:rsidP="008145A6">
            <w:pPr>
              <w:contextualSpacing/>
              <w:jc w:val="center"/>
              <w:rPr>
                <w:b/>
                <w:sz w:val="20"/>
              </w:rPr>
            </w:pPr>
          </w:p>
        </w:tc>
        <w:tc>
          <w:tcPr>
            <w:tcW w:w="721" w:type="dxa"/>
            <w:vMerge/>
          </w:tcPr>
          <w:p w14:paraId="247EBF7B" w14:textId="77777777" w:rsidR="00C77E6C" w:rsidRPr="00DC552F" w:rsidRDefault="00C77E6C" w:rsidP="008145A6">
            <w:pPr>
              <w:contextualSpacing/>
              <w:jc w:val="center"/>
              <w:rPr>
                <w:sz w:val="20"/>
              </w:rPr>
            </w:pPr>
          </w:p>
        </w:tc>
        <w:tc>
          <w:tcPr>
            <w:tcW w:w="1984" w:type="dxa"/>
          </w:tcPr>
          <w:p w14:paraId="2D8499EA" w14:textId="77777777" w:rsidR="00C77E6C" w:rsidRPr="00DC552F" w:rsidRDefault="00C77E6C" w:rsidP="008145A6">
            <w:pPr>
              <w:contextualSpacing/>
              <w:jc w:val="center"/>
              <w:rPr>
                <w:sz w:val="20"/>
              </w:rPr>
            </w:pPr>
          </w:p>
        </w:tc>
        <w:tc>
          <w:tcPr>
            <w:tcW w:w="1714" w:type="dxa"/>
          </w:tcPr>
          <w:p w14:paraId="5AA03DD1" w14:textId="108DAB0F" w:rsidR="00C77E6C" w:rsidRPr="00DC552F" w:rsidRDefault="00C77E6C" w:rsidP="008145A6">
            <w:pPr>
              <w:contextualSpacing/>
              <w:jc w:val="center"/>
              <w:rPr>
                <w:sz w:val="20"/>
              </w:rPr>
            </w:pPr>
          </w:p>
        </w:tc>
        <w:tc>
          <w:tcPr>
            <w:tcW w:w="1890" w:type="dxa"/>
          </w:tcPr>
          <w:p w14:paraId="4A32DF48" w14:textId="77777777" w:rsidR="00C77E6C" w:rsidRPr="00DC552F" w:rsidRDefault="00C77E6C" w:rsidP="008145A6">
            <w:pPr>
              <w:contextualSpacing/>
              <w:jc w:val="center"/>
              <w:rPr>
                <w:sz w:val="20"/>
              </w:rPr>
            </w:pPr>
          </w:p>
        </w:tc>
        <w:tc>
          <w:tcPr>
            <w:tcW w:w="1530" w:type="dxa"/>
          </w:tcPr>
          <w:p w14:paraId="531183BE" w14:textId="145CE110" w:rsidR="00C77E6C" w:rsidRPr="00DC552F" w:rsidRDefault="00C77E6C" w:rsidP="008145A6">
            <w:pPr>
              <w:contextualSpacing/>
              <w:jc w:val="center"/>
              <w:rPr>
                <w:sz w:val="20"/>
              </w:rPr>
            </w:pPr>
          </w:p>
        </w:tc>
        <w:tc>
          <w:tcPr>
            <w:tcW w:w="1526" w:type="dxa"/>
          </w:tcPr>
          <w:p w14:paraId="61F7F2C7" w14:textId="77777777" w:rsidR="00C77E6C" w:rsidRPr="00DC552F" w:rsidRDefault="00C77E6C" w:rsidP="008145A6">
            <w:pPr>
              <w:contextualSpacing/>
              <w:jc w:val="center"/>
              <w:rPr>
                <w:sz w:val="20"/>
              </w:rPr>
            </w:pPr>
          </w:p>
        </w:tc>
        <w:tc>
          <w:tcPr>
            <w:tcW w:w="1980" w:type="dxa"/>
          </w:tcPr>
          <w:p w14:paraId="0029A592" w14:textId="77777777" w:rsidR="00C77E6C" w:rsidRPr="00DC552F" w:rsidRDefault="00C77E6C" w:rsidP="008145A6">
            <w:pPr>
              <w:contextualSpacing/>
              <w:jc w:val="center"/>
              <w:rPr>
                <w:sz w:val="20"/>
              </w:rPr>
            </w:pPr>
          </w:p>
        </w:tc>
        <w:tc>
          <w:tcPr>
            <w:tcW w:w="1983" w:type="dxa"/>
          </w:tcPr>
          <w:p w14:paraId="58C18D62" w14:textId="77777777" w:rsidR="00C77E6C" w:rsidRPr="00DC552F" w:rsidRDefault="00C77E6C" w:rsidP="008145A6">
            <w:pPr>
              <w:contextualSpacing/>
              <w:jc w:val="center"/>
              <w:rPr>
                <w:sz w:val="20"/>
              </w:rPr>
            </w:pPr>
          </w:p>
        </w:tc>
      </w:tr>
      <w:tr w:rsidR="00732114" w:rsidRPr="00DC552F" w14:paraId="4A0A9AB3" w14:textId="77777777" w:rsidTr="00CE542E">
        <w:trPr>
          <w:trHeight w:val="54"/>
          <w:jc w:val="center"/>
        </w:trPr>
        <w:tc>
          <w:tcPr>
            <w:tcW w:w="714" w:type="dxa"/>
            <w:vMerge/>
          </w:tcPr>
          <w:p w14:paraId="15771851" w14:textId="77777777" w:rsidR="00C77E6C" w:rsidRPr="00DC552F" w:rsidRDefault="00C77E6C" w:rsidP="008145A6">
            <w:pPr>
              <w:contextualSpacing/>
              <w:jc w:val="center"/>
              <w:rPr>
                <w:b/>
                <w:sz w:val="20"/>
              </w:rPr>
            </w:pPr>
          </w:p>
        </w:tc>
        <w:tc>
          <w:tcPr>
            <w:tcW w:w="721" w:type="dxa"/>
            <w:vMerge/>
          </w:tcPr>
          <w:p w14:paraId="14ECA934" w14:textId="77777777" w:rsidR="00C77E6C" w:rsidRPr="00DC552F" w:rsidRDefault="00C77E6C" w:rsidP="008145A6">
            <w:pPr>
              <w:contextualSpacing/>
              <w:jc w:val="center"/>
              <w:rPr>
                <w:sz w:val="20"/>
              </w:rPr>
            </w:pPr>
          </w:p>
        </w:tc>
        <w:tc>
          <w:tcPr>
            <w:tcW w:w="1984" w:type="dxa"/>
          </w:tcPr>
          <w:p w14:paraId="5623F832" w14:textId="77777777" w:rsidR="00C77E6C" w:rsidRPr="00DC552F" w:rsidRDefault="00C77E6C" w:rsidP="008145A6">
            <w:pPr>
              <w:contextualSpacing/>
              <w:jc w:val="center"/>
              <w:rPr>
                <w:sz w:val="20"/>
              </w:rPr>
            </w:pPr>
          </w:p>
        </w:tc>
        <w:tc>
          <w:tcPr>
            <w:tcW w:w="1714" w:type="dxa"/>
          </w:tcPr>
          <w:p w14:paraId="050B3FDB" w14:textId="565A3C5C" w:rsidR="00C77E6C" w:rsidRPr="00DC552F" w:rsidRDefault="00C77E6C" w:rsidP="008145A6">
            <w:pPr>
              <w:contextualSpacing/>
              <w:jc w:val="center"/>
              <w:rPr>
                <w:sz w:val="20"/>
              </w:rPr>
            </w:pPr>
          </w:p>
        </w:tc>
        <w:tc>
          <w:tcPr>
            <w:tcW w:w="1890" w:type="dxa"/>
          </w:tcPr>
          <w:p w14:paraId="242B11DB" w14:textId="77777777" w:rsidR="00C77E6C" w:rsidRPr="00DC552F" w:rsidRDefault="00C77E6C" w:rsidP="008145A6">
            <w:pPr>
              <w:contextualSpacing/>
              <w:jc w:val="center"/>
              <w:rPr>
                <w:sz w:val="20"/>
              </w:rPr>
            </w:pPr>
          </w:p>
        </w:tc>
        <w:tc>
          <w:tcPr>
            <w:tcW w:w="1530" w:type="dxa"/>
          </w:tcPr>
          <w:p w14:paraId="3CF57ADE" w14:textId="1CAC970A" w:rsidR="00C77E6C" w:rsidRPr="00DC552F" w:rsidRDefault="00C77E6C" w:rsidP="008145A6">
            <w:pPr>
              <w:contextualSpacing/>
              <w:jc w:val="center"/>
              <w:rPr>
                <w:sz w:val="20"/>
              </w:rPr>
            </w:pPr>
          </w:p>
        </w:tc>
        <w:tc>
          <w:tcPr>
            <w:tcW w:w="1526" w:type="dxa"/>
          </w:tcPr>
          <w:p w14:paraId="30777549" w14:textId="77777777" w:rsidR="00C77E6C" w:rsidRPr="00DC552F" w:rsidRDefault="00C77E6C" w:rsidP="008145A6">
            <w:pPr>
              <w:contextualSpacing/>
              <w:jc w:val="center"/>
              <w:rPr>
                <w:sz w:val="20"/>
              </w:rPr>
            </w:pPr>
          </w:p>
        </w:tc>
        <w:tc>
          <w:tcPr>
            <w:tcW w:w="1980" w:type="dxa"/>
          </w:tcPr>
          <w:p w14:paraId="71DB34CD" w14:textId="77777777" w:rsidR="00C77E6C" w:rsidRPr="00DC552F" w:rsidRDefault="00C77E6C" w:rsidP="008145A6">
            <w:pPr>
              <w:contextualSpacing/>
              <w:jc w:val="center"/>
              <w:rPr>
                <w:sz w:val="20"/>
              </w:rPr>
            </w:pPr>
          </w:p>
        </w:tc>
        <w:tc>
          <w:tcPr>
            <w:tcW w:w="1983" w:type="dxa"/>
          </w:tcPr>
          <w:p w14:paraId="0185A106" w14:textId="77777777" w:rsidR="00C77E6C" w:rsidRPr="00DC552F" w:rsidRDefault="00C77E6C" w:rsidP="008145A6">
            <w:pPr>
              <w:contextualSpacing/>
              <w:jc w:val="center"/>
              <w:rPr>
                <w:sz w:val="20"/>
              </w:rPr>
            </w:pPr>
          </w:p>
        </w:tc>
      </w:tr>
      <w:tr w:rsidR="00732114" w:rsidRPr="00DC552F" w14:paraId="008F1700" w14:textId="77777777" w:rsidTr="00CE542E">
        <w:trPr>
          <w:trHeight w:val="54"/>
          <w:jc w:val="center"/>
        </w:trPr>
        <w:tc>
          <w:tcPr>
            <w:tcW w:w="714" w:type="dxa"/>
            <w:vMerge/>
          </w:tcPr>
          <w:p w14:paraId="13DDA025" w14:textId="77777777" w:rsidR="00C77E6C" w:rsidRPr="00DC552F" w:rsidRDefault="00C77E6C" w:rsidP="008145A6">
            <w:pPr>
              <w:contextualSpacing/>
              <w:jc w:val="center"/>
              <w:rPr>
                <w:b/>
                <w:sz w:val="20"/>
              </w:rPr>
            </w:pPr>
          </w:p>
        </w:tc>
        <w:tc>
          <w:tcPr>
            <w:tcW w:w="721" w:type="dxa"/>
            <w:vMerge/>
          </w:tcPr>
          <w:p w14:paraId="38555A1F" w14:textId="77777777" w:rsidR="00C77E6C" w:rsidRPr="00DC552F" w:rsidRDefault="00C77E6C" w:rsidP="008145A6">
            <w:pPr>
              <w:contextualSpacing/>
              <w:jc w:val="center"/>
              <w:rPr>
                <w:sz w:val="20"/>
              </w:rPr>
            </w:pPr>
          </w:p>
        </w:tc>
        <w:tc>
          <w:tcPr>
            <w:tcW w:w="1984" w:type="dxa"/>
          </w:tcPr>
          <w:p w14:paraId="3D6F3752" w14:textId="77777777" w:rsidR="00C77E6C" w:rsidRPr="00DC552F" w:rsidRDefault="00C77E6C" w:rsidP="008145A6">
            <w:pPr>
              <w:contextualSpacing/>
              <w:jc w:val="center"/>
              <w:rPr>
                <w:sz w:val="20"/>
              </w:rPr>
            </w:pPr>
          </w:p>
        </w:tc>
        <w:tc>
          <w:tcPr>
            <w:tcW w:w="1714" w:type="dxa"/>
          </w:tcPr>
          <w:p w14:paraId="005C7691" w14:textId="1796C974" w:rsidR="00C77E6C" w:rsidRPr="00DC552F" w:rsidRDefault="00C77E6C" w:rsidP="008145A6">
            <w:pPr>
              <w:contextualSpacing/>
              <w:jc w:val="center"/>
              <w:rPr>
                <w:sz w:val="20"/>
              </w:rPr>
            </w:pPr>
          </w:p>
        </w:tc>
        <w:tc>
          <w:tcPr>
            <w:tcW w:w="1890" w:type="dxa"/>
          </w:tcPr>
          <w:p w14:paraId="21B1FB65" w14:textId="77777777" w:rsidR="00C77E6C" w:rsidRPr="00DC552F" w:rsidRDefault="00C77E6C" w:rsidP="008145A6">
            <w:pPr>
              <w:contextualSpacing/>
              <w:jc w:val="center"/>
              <w:rPr>
                <w:sz w:val="20"/>
              </w:rPr>
            </w:pPr>
          </w:p>
        </w:tc>
        <w:tc>
          <w:tcPr>
            <w:tcW w:w="1530" w:type="dxa"/>
          </w:tcPr>
          <w:p w14:paraId="6EAA1961" w14:textId="2358D361" w:rsidR="00C77E6C" w:rsidRPr="00DC552F" w:rsidRDefault="00C77E6C" w:rsidP="008145A6">
            <w:pPr>
              <w:contextualSpacing/>
              <w:jc w:val="center"/>
              <w:rPr>
                <w:sz w:val="20"/>
              </w:rPr>
            </w:pPr>
          </w:p>
        </w:tc>
        <w:tc>
          <w:tcPr>
            <w:tcW w:w="1526" w:type="dxa"/>
          </w:tcPr>
          <w:p w14:paraId="0E9CA137" w14:textId="77777777" w:rsidR="00C77E6C" w:rsidRPr="00DC552F" w:rsidRDefault="00C77E6C" w:rsidP="008145A6">
            <w:pPr>
              <w:contextualSpacing/>
              <w:jc w:val="center"/>
              <w:rPr>
                <w:sz w:val="20"/>
              </w:rPr>
            </w:pPr>
          </w:p>
        </w:tc>
        <w:tc>
          <w:tcPr>
            <w:tcW w:w="1980" w:type="dxa"/>
          </w:tcPr>
          <w:p w14:paraId="29E181F0" w14:textId="77777777" w:rsidR="00C77E6C" w:rsidRPr="00DC552F" w:rsidRDefault="00C77E6C" w:rsidP="008145A6">
            <w:pPr>
              <w:contextualSpacing/>
              <w:jc w:val="center"/>
              <w:rPr>
                <w:sz w:val="20"/>
              </w:rPr>
            </w:pPr>
          </w:p>
        </w:tc>
        <w:tc>
          <w:tcPr>
            <w:tcW w:w="1983" w:type="dxa"/>
          </w:tcPr>
          <w:p w14:paraId="4B42AE8D" w14:textId="77777777" w:rsidR="00C77E6C" w:rsidRPr="00DC552F" w:rsidRDefault="00C77E6C" w:rsidP="008145A6">
            <w:pPr>
              <w:contextualSpacing/>
              <w:jc w:val="center"/>
              <w:rPr>
                <w:sz w:val="20"/>
              </w:rPr>
            </w:pPr>
          </w:p>
        </w:tc>
      </w:tr>
    </w:tbl>
    <w:p w14:paraId="3B1F6DBE" w14:textId="77777777" w:rsidR="00020B58" w:rsidRDefault="00020B58" w:rsidP="001512DD">
      <w:pPr>
        <w:spacing w:after="0" w:line="240" w:lineRule="auto"/>
        <w:contextualSpacing/>
        <w:rPr>
          <w:ins w:id="270" w:author="Aleta Haflett" w:date="2014-11-03T10:27:00Z"/>
        </w:rPr>
      </w:pPr>
    </w:p>
    <w:p w14:paraId="151959BC" w14:textId="77777777" w:rsidR="00732114" w:rsidRDefault="00732114" w:rsidP="001512DD">
      <w:pPr>
        <w:spacing w:after="0" w:line="240" w:lineRule="auto"/>
        <w:contextualSpacing/>
        <w:rPr>
          <w:ins w:id="271" w:author="Aleta Haflett" w:date="2014-11-03T10:27:00Z"/>
        </w:rPr>
      </w:pPr>
    </w:p>
    <w:p w14:paraId="08945140" w14:textId="77777777" w:rsidR="00732114" w:rsidRDefault="00732114" w:rsidP="001512DD">
      <w:pPr>
        <w:spacing w:after="0" w:line="240" w:lineRule="auto"/>
        <w:contextualSpacing/>
      </w:pPr>
    </w:p>
    <w:tbl>
      <w:tblPr>
        <w:tblStyle w:val="TableGrid"/>
        <w:tblW w:w="13073" w:type="dxa"/>
        <w:jc w:val="center"/>
        <w:tblCellMar>
          <w:left w:w="29" w:type="dxa"/>
          <w:right w:w="29" w:type="dxa"/>
        </w:tblCellMar>
        <w:tblLook w:val="04A0" w:firstRow="1" w:lastRow="0" w:firstColumn="1" w:lastColumn="0" w:noHBand="0" w:noVBand="1"/>
      </w:tblPr>
      <w:tblGrid>
        <w:gridCol w:w="4017"/>
        <w:gridCol w:w="2250"/>
        <w:gridCol w:w="6806"/>
      </w:tblGrid>
      <w:tr w:rsidR="00732114" w:rsidRPr="006E365E" w14:paraId="4AE4DE83" w14:textId="77777777" w:rsidTr="00CE542E">
        <w:trPr>
          <w:jc w:val="center"/>
        </w:trPr>
        <w:tc>
          <w:tcPr>
            <w:tcW w:w="6267" w:type="dxa"/>
            <w:gridSpan w:val="2"/>
            <w:tcBorders>
              <w:bottom w:val="single" w:sz="4" w:space="0" w:color="auto"/>
            </w:tcBorders>
          </w:tcPr>
          <w:p w14:paraId="47F85213" w14:textId="14528461" w:rsidR="00DC552F" w:rsidRPr="006C2023" w:rsidRDefault="00CE542E" w:rsidP="001512DD">
            <w:pPr>
              <w:contextualSpacing/>
              <w:rPr>
                <w:b/>
              </w:rPr>
            </w:pPr>
            <w:r>
              <w:rPr>
                <w:b/>
              </w:rPr>
              <w:t xml:space="preserve">107- </w:t>
            </w:r>
            <w:r w:rsidR="006C2023">
              <w:rPr>
                <w:b/>
              </w:rPr>
              <w:t>Wild products</w:t>
            </w:r>
          </w:p>
        </w:tc>
        <w:tc>
          <w:tcPr>
            <w:tcW w:w="6806" w:type="dxa"/>
          </w:tcPr>
          <w:p w14:paraId="1C718AC1" w14:textId="3CAD33F0" w:rsidR="00DC552F" w:rsidRPr="006C2023" w:rsidRDefault="00CE542E" w:rsidP="001512DD">
            <w:pPr>
              <w:contextualSpacing/>
              <w:rPr>
                <w:b/>
              </w:rPr>
            </w:pPr>
            <w:r>
              <w:rPr>
                <w:b/>
              </w:rPr>
              <w:t xml:space="preserve">108- </w:t>
            </w:r>
            <w:r w:rsidR="006C2023">
              <w:rPr>
                <w:b/>
              </w:rPr>
              <w:t>Typical Harvest</w:t>
            </w:r>
          </w:p>
        </w:tc>
      </w:tr>
      <w:tr w:rsidR="00732114" w:rsidRPr="006E365E" w14:paraId="4720F3AF" w14:textId="77777777" w:rsidTr="00CE542E">
        <w:trPr>
          <w:jc w:val="center"/>
        </w:trPr>
        <w:tc>
          <w:tcPr>
            <w:tcW w:w="4017" w:type="dxa"/>
            <w:tcBorders>
              <w:right w:val="nil"/>
            </w:tcBorders>
          </w:tcPr>
          <w:p w14:paraId="31C7D7A4" w14:textId="736FE1C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1=Fish from lakes/rivers/streams (excluding fish ponds) </w:t>
            </w:r>
          </w:p>
          <w:p w14:paraId="5AA872E9" w14:textId="2634B9E0"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2=Edible ants and caterpillars </w:t>
            </w:r>
          </w:p>
          <w:p w14:paraId="0B4D47AA" w14:textId="4FCB9D84"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3=Wild fruits </w:t>
            </w:r>
          </w:p>
          <w:p w14:paraId="2EC2F144" w14:textId="5166B44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4=Wild honey </w:t>
            </w:r>
          </w:p>
          <w:p w14:paraId="07AE9380" w14:textId="6C200EFE"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5=Wild mushrooms </w:t>
            </w:r>
          </w:p>
          <w:p w14:paraId="40781751" w14:textId="77777777"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6=Wild animals and birds (e.g. rodents, small game, other) </w:t>
            </w:r>
          </w:p>
        </w:tc>
        <w:tc>
          <w:tcPr>
            <w:tcW w:w="2250" w:type="dxa"/>
            <w:tcBorders>
              <w:left w:val="nil"/>
            </w:tcBorders>
          </w:tcPr>
          <w:p w14:paraId="48A5D1EA" w14:textId="3C0254B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7=Poles and timber </w:t>
            </w:r>
          </w:p>
          <w:p w14:paraId="1C72DE5E" w14:textId="7488434A"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8=Firewood (excluding charcoal) </w:t>
            </w:r>
          </w:p>
          <w:p w14:paraId="7DC98640" w14:textId="2A8A580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9=Charcoal </w:t>
            </w:r>
          </w:p>
          <w:p w14:paraId="373037BE" w14:textId="1860F9C3"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10=Thatching grass </w:t>
            </w:r>
          </w:p>
          <w:p w14:paraId="4FD73C7A" w14:textId="5B5A7E29"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11=Fencing grass</w:t>
            </w:r>
          </w:p>
          <w:p w14:paraId="2068E9D2" w14:textId="39A6E04F" w:rsidR="00DC552F" w:rsidRPr="006E365E" w:rsidRDefault="00DC552F" w:rsidP="00DC552F">
            <w:pPr>
              <w:contextualSpacing/>
            </w:pPr>
            <w:r w:rsidRPr="006E365E">
              <w:rPr>
                <w:rFonts w:eastAsia="Calibri" w:cs="TimesNewRomanPSMT"/>
              </w:rPr>
              <w:t>97=Other</w:t>
            </w:r>
          </w:p>
        </w:tc>
        <w:tc>
          <w:tcPr>
            <w:tcW w:w="6806" w:type="dxa"/>
          </w:tcPr>
          <w:p w14:paraId="4EAA033A" w14:textId="2183BFF0" w:rsidR="006E365E" w:rsidRPr="006E365E" w:rsidRDefault="00296E2F" w:rsidP="006E365E">
            <w:pPr>
              <w:contextualSpacing/>
              <w:rPr>
                <w:b/>
                <w:bCs/>
              </w:rPr>
            </w:pPr>
            <w:r>
              <w:rPr>
                <w:bCs/>
              </w:rPr>
              <w:t>1=</w:t>
            </w:r>
            <w:r w:rsidR="006E365E" w:rsidRPr="006E365E">
              <w:rPr>
                <w:bCs/>
              </w:rPr>
              <w:t xml:space="preserve">My household’s typical harvest of this product is more or less similar from month to month over the past year; </w:t>
            </w:r>
          </w:p>
          <w:p w14:paraId="6B4AB11E" w14:textId="4DEDDD1D" w:rsidR="006E365E" w:rsidRPr="006E365E" w:rsidRDefault="006E365E" w:rsidP="006E365E">
            <w:pPr>
              <w:contextualSpacing/>
              <w:rPr>
                <w:b/>
                <w:bCs/>
              </w:rPr>
            </w:pPr>
            <w:r w:rsidRPr="006E365E">
              <w:rPr>
                <w:bCs/>
              </w:rPr>
              <w:t>2=My household typically harvests much less than this amount each month.</w:t>
            </w:r>
          </w:p>
          <w:p w14:paraId="2B79BF11" w14:textId="7A359CA9" w:rsidR="006E365E" w:rsidRPr="006E365E" w:rsidRDefault="00296E2F" w:rsidP="006E365E">
            <w:pPr>
              <w:contextualSpacing/>
              <w:rPr>
                <w:b/>
                <w:bCs/>
              </w:rPr>
            </w:pPr>
            <w:r>
              <w:rPr>
                <w:bCs/>
              </w:rPr>
              <w:t>3</w:t>
            </w:r>
            <w:r w:rsidR="006E365E" w:rsidRPr="006E365E">
              <w:rPr>
                <w:bCs/>
              </w:rPr>
              <w:t>=My household typically harvests much more than this amount each month.</w:t>
            </w:r>
          </w:p>
          <w:p w14:paraId="73DED868" w14:textId="595C6287" w:rsidR="00DC552F" w:rsidRPr="006E365E" w:rsidRDefault="00296E2F" w:rsidP="00296E2F">
            <w:pPr>
              <w:contextualSpacing/>
            </w:pPr>
            <w:r>
              <w:rPr>
                <w:bCs/>
              </w:rPr>
              <w:t>97</w:t>
            </w:r>
            <w:r w:rsidR="006E365E" w:rsidRPr="006E365E">
              <w:rPr>
                <w:bCs/>
              </w:rPr>
              <w:t>=Other explanation (describe)</w:t>
            </w:r>
          </w:p>
        </w:tc>
      </w:tr>
    </w:tbl>
    <w:p w14:paraId="16DF71B1" w14:textId="77777777" w:rsidR="00732114" w:rsidRDefault="00732114">
      <w:pPr>
        <w:rPr>
          <w:ins w:id="272" w:author="Aleta Haflett" w:date="2014-11-03T10:28:00Z"/>
        </w:rPr>
      </w:pPr>
    </w:p>
    <w:p w14:paraId="76C60084" w14:textId="77777777" w:rsidR="00732114" w:rsidRDefault="00732114">
      <w:pPr>
        <w:rPr>
          <w:ins w:id="273" w:author="Aleta Haflett" w:date="2014-11-03T10:28:00Z"/>
        </w:rPr>
      </w:pPr>
    </w:p>
    <w:tbl>
      <w:tblPr>
        <w:tblStyle w:val="TableGrid"/>
        <w:tblW w:w="0" w:type="auto"/>
        <w:tblInd w:w="738" w:type="dxa"/>
        <w:tblLook w:val="04A0" w:firstRow="1" w:lastRow="0" w:firstColumn="1" w:lastColumn="0" w:noHBand="0" w:noVBand="1"/>
      </w:tblPr>
      <w:tblGrid>
        <w:gridCol w:w="5958"/>
        <w:gridCol w:w="1980"/>
      </w:tblGrid>
      <w:tr w:rsidR="00732114" w14:paraId="5FCE7053" w14:textId="77777777" w:rsidTr="00CE542E">
        <w:trPr>
          <w:ins w:id="274" w:author="Aleta Haflett" w:date="2014-11-03T10:28:00Z"/>
        </w:trPr>
        <w:tc>
          <w:tcPr>
            <w:tcW w:w="5958" w:type="dxa"/>
          </w:tcPr>
          <w:p w14:paraId="52DB2A25" w14:textId="038DCB2C" w:rsidR="00732114" w:rsidRPr="00732114" w:rsidRDefault="00732114">
            <w:pPr>
              <w:rPr>
                <w:ins w:id="275" w:author="Aleta Haflett" w:date="2014-11-03T10:28:00Z"/>
                <w:b/>
              </w:rPr>
            </w:pPr>
          </w:p>
        </w:tc>
        <w:tc>
          <w:tcPr>
            <w:tcW w:w="1980" w:type="dxa"/>
          </w:tcPr>
          <w:p w14:paraId="3CECB452" w14:textId="4823B0DB" w:rsidR="00732114" w:rsidRPr="00732114" w:rsidRDefault="00CE542E">
            <w:pPr>
              <w:rPr>
                <w:ins w:id="276" w:author="Aleta Haflett" w:date="2014-11-03T10:28:00Z"/>
                <w:b/>
              </w:rPr>
            </w:pPr>
            <w:r>
              <w:rPr>
                <w:b/>
              </w:rPr>
              <w:t xml:space="preserve">110- </w:t>
            </w:r>
            <w:ins w:id="277" w:author="Aleta Haflett" w:date="2014-11-03T10:29:00Z">
              <w:r w:rsidR="00732114">
                <w:rPr>
                  <w:b/>
                </w:rPr>
                <w:t>Distance</w:t>
              </w:r>
            </w:ins>
          </w:p>
        </w:tc>
      </w:tr>
      <w:tr w:rsidR="00732114" w14:paraId="63293AAF" w14:textId="77777777" w:rsidTr="00CE542E">
        <w:trPr>
          <w:ins w:id="278" w:author="Aleta Haflett" w:date="2014-11-03T10:28:00Z"/>
        </w:trPr>
        <w:tc>
          <w:tcPr>
            <w:tcW w:w="5958" w:type="dxa"/>
          </w:tcPr>
          <w:p w14:paraId="0DB80562" w14:textId="73B1B586" w:rsidR="00732114" w:rsidRDefault="00732114">
            <w:pPr>
              <w:rPr>
                <w:ins w:id="279" w:author="Aleta Haflett" w:date="2014-11-03T10:28:00Z"/>
              </w:rPr>
            </w:pPr>
          </w:p>
        </w:tc>
        <w:tc>
          <w:tcPr>
            <w:tcW w:w="1980" w:type="dxa"/>
          </w:tcPr>
          <w:p w14:paraId="03968453" w14:textId="77777777" w:rsidR="00732114" w:rsidRDefault="00732114">
            <w:pPr>
              <w:rPr>
                <w:ins w:id="280" w:author="Aleta Haflett" w:date="2014-11-03T10:30:00Z"/>
              </w:rPr>
            </w:pPr>
            <w:ins w:id="281" w:author="Aleta Haflett" w:date="2014-11-03T10:30:00Z">
              <w:r>
                <w:t>1=Increase</w:t>
              </w:r>
            </w:ins>
          </w:p>
          <w:p w14:paraId="1D143667" w14:textId="77777777" w:rsidR="00732114" w:rsidRDefault="00732114">
            <w:pPr>
              <w:rPr>
                <w:ins w:id="282" w:author="Aleta Haflett" w:date="2014-11-03T10:30:00Z"/>
              </w:rPr>
            </w:pPr>
            <w:ins w:id="283" w:author="Aleta Haflett" w:date="2014-11-03T10:30:00Z">
              <w:r>
                <w:t>2=No change</w:t>
              </w:r>
            </w:ins>
          </w:p>
          <w:p w14:paraId="2CA89D6F" w14:textId="77777777" w:rsidR="00732114" w:rsidRDefault="00732114">
            <w:pPr>
              <w:rPr>
                <w:ins w:id="284" w:author="Aleta Haflett" w:date="2014-11-03T10:30:00Z"/>
              </w:rPr>
            </w:pPr>
            <w:ins w:id="285" w:author="Aleta Haflett" w:date="2014-11-03T10:30:00Z">
              <w:r>
                <w:t>3=Decrease</w:t>
              </w:r>
            </w:ins>
          </w:p>
          <w:p w14:paraId="67B34349" w14:textId="017B1098" w:rsidR="00732114" w:rsidRDefault="00732114">
            <w:pPr>
              <w:rPr>
                <w:ins w:id="286" w:author="Aleta Haflett" w:date="2014-11-03T10:28:00Z"/>
              </w:rPr>
            </w:pPr>
            <w:ins w:id="287" w:author="Aleta Haflett" w:date="2014-11-03T10:30:00Z">
              <w:r>
                <w:t>888=Do not know</w:t>
              </w:r>
            </w:ins>
          </w:p>
        </w:tc>
      </w:tr>
    </w:tbl>
    <w:p w14:paraId="3CFDB075" w14:textId="5BAC7115" w:rsidR="00732114" w:rsidRDefault="00732114">
      <w:pPr>
        <w:rPr>
          <w:ins w:id="288" w:author="Aleta Haflett" w:date="2014-11-03T10:27:00Z"/>
        </w:rPr>
      </w:pPr>
    </w:p>
    <w:p w14:paraId="3A922D5D" w14:textId="0E7E9CDE" w:rsidR="00DC552F" w:rsidRDefault="00DC552F">
      <w:r>
        <w:br w:type="page"/>
      </w:r>
    </w:p>
    <w:tbl>
      <w:tblPr>
        <w:tblStyle w:val="TableGrid"/>
        <w:tblW w:w="14035" w:type="dxa"/>
        <w:jc w:val="center"/>
        <w:tblLayout w:type="fixed"/>
        <w:tblCellMar>
          <w:left w:w="29" w:type="dxa"/>
          <w:right w:w="29" w:type="dxa"/>
        </w:tblCellMar>
        <w:tblLook w:val="04A0" w:firstRow="1" w:lastRow="0" w:firstColumn="1" w:lastColumn="0" w:noHBand="0" w:noVBand="1"/>
      </w:tblPr>
      <w:tblGrid>
        <w:gridCol w:w="628"/>
        <w:gridCol w:w="810"/>
        <w:gridCol w:w="1530"/>
        <w:gridCol w:w="1710"/>
        <w:gridCol w:w="1170"/>
        <w:gridCol w:w="720"/>
        <w:gridCol w:w="1800"/>
        <w:gridCol w:w="1620"/>
        <w:gridCol w:w="1890"/>
        <w:gridCol w:w="900"/>
        <w:gridCol w:w="1257"/>
      </w:tblGrid>
      <w:tr w:rsidR="00CE542E" w:rsidRPr="00DC552F" w14:paraId="77D244A5" w14:textId="77777777" w:rsidTr="00CE542E">
        <w:trPr>
          <w:trHeight w:val="20"/>
          <w:jc w:val="center"/>
        </w:trPr>
        <w:tc>
          <w:tcPr>
            <w:tcW w:w="628" w:type="dxa"/>
          </w:tcPr>
          <w:p w14:paraId="129FD88F" w14:textId="77777777" w:rsidR="00CE542E" w:rsidRPr="00DC552F" w:rsidRDefault="00CE542E" w:rsidP="006E365E">
            <w:pPr>
              <w:contextualSpacing/>
              <w:jc w:val="center"/>
              <w:rPr>
                <w:b/>
                <w:sz w:val="20"/>
              </w:rPr>
            </w:pPr>
          </w:p>
        </w:tc>
        <w:tc>
          <w:tcPr>
            <w:tcW w:w="810" w:type="dxa"/>
          </w:tcPr>
          <w:p w14:paraId="1943A6EA" w14:textId="77777777" w:rsidR="00CE542E" w:rsidRPr="00DC552F" w:rsidRDefault="00CE542E" w:rsidP="006E365E">
            <w:pPr>
              <w:contextualSpacing/>
              <w:jc w:val="center"/>
              <w:rPr>
                <w:sz w:val="20"/>
              </w:rPr>
            </w:pPr>
          </w:p>
        </w:tc>
        <w:tc>
          <w:tcPr>
            <w:tcW w:w="1530" w:type="dxa"/>
          </w:tcPr>
          <w:p w14:paraId="536724FD" w14:textId="58A07436" w:rsidR="00CE542E" w:rsidRDefault="00CE542E" w:rsidP="00623BDD">
            <w:pPr>
              <w:contextualSpacing/>
              <w:jc w:val="center"/>
              <w:rPr>
                <w:sz w:val="20"/>
              </w:rPr>
            </w:pPr>
            <w:r>
              <w:rPr>
                <w:sz w:val="20"/>
              </w:rPr>
              <w:t>D.39</w:t>
            </w:r>
          </w:p>
        </w:tc>
        <w:tc>
          <w:tcPr>
            <w:tcW w:w="1710" w:type="dxa"/>
          </w:tcPr>
          <w:p w14:paraId="3702F0C7" w14:textId="7DF8487B" w:rsidR="00CE542E" w:rsidRPr="00623BDD" w:rsidRDefault="00CE542E" w:rsidP="0086308D">
            <w:pPr>
              <w:contextualSpacing/>
              <w:jc w:val="center"/>
              <w:rPr>
                <w:sz w:val="20"/>
                <w:szCs w:val="20"/>
              </w:rPr>
            </w:pPr>
            <w:r>
              <w:rPr>
                <w:sz w:val="20"/>
                <w:szCs w:val="20"/>
              </w:rPr>
              <w:t>D.40</w:t>
            </w:r>
          </w:p>
        </w:tc>
        <w:tc>
          <w:tcPr>
            <w:tcW w:w="1170" w:type="dxa"/>
          </w:tcPr>
          <w:p w14:paraId="06DBC73B" w14:textId="39018953" w:rsidR="00CE542E" w:rsidRPr="00DC552F" w:rsidRDefault="00CE542E" w:rsidP="006E365E">
            <w:pPr>
              <w:contextualSpacing/>
              <w:jc w:val="center"/>
              <w:rPr>
                <w:sz w:val="20"/>
              </w:rPr>
            </w:pPr>
            <w:r>
              <w:rPr>
                <w:sz w:val="20"/>
              </w:rPr>
              <w:t>D.41</w:t>
            </w:r>
          </w:p>
        </w:tc>
        <w:tc>
          <w:tcPr>
            <w:tcW w:w="720" w:type="dxa"/>
          </w:tcPr>
          <w:p w14:paraId="3876DA1B" w14:textId="0AFE0BB3" w:rsidR="00CE542E" w:rsidRPr="00DC552F" w:rsidRDefault="00CE542E" w:rsidP="006E365E">
            <w:pPr>
              <w:contextualSpacing/>
              <w:jc w:val="center"/>
              <w:rPr>
                <w:sz w:val="20"/>
              </w:rPr>
            </w:pPr>
            <w:r>
              <w:rPr>
                <w:sz w:val="20"/>
              </w:rPr>
              <w:t>D.42</w:t>
            </w:r>
          </w:p>
        </w:tc>
        <w:tc>
          <w:tcPr>
            <w:tcW w:w="1800" w:type="dxa"/>
          </w:tcPr>
          <w:p w14:paraId="429A1613" w14:textId="4F137DA3" w:rsidR="00CE542E" w:rsidRPr="00DC552F" w:rsidRDefault="00CE542E" w:rsidP="006E365E">
            <w:pPr>
              <w:contextualSpacing/>
              <w:jc w:val="center"/>
              <w:rPr>
                <w:sz w:val="20"/>
              </w:rPr>
            </w:pPr>
            <w:r>
              <w:rPr>
                <w:sz w:val="20"/>
              </w:rPr>
              <w:t>D.43</w:t>
            </w:r>
          </w:p>
        </w:tc>
        <w:tc>
          <w:tcPr>
            <w:tcW w:w="1620" w:type="dxa"/>
          </w:tcPr>
          <w:p w14:paraId="2C4DAFB2" w14:textId="39C7A51D" w:rsidR="00CE542E" w:rsidRPr="00DC552F" w:rsidRDefault="00CE542E" w:rsidP="006E365E">
            <w:pPr>
              <w:contextualSpacing/>
              <w:jc w:val="center"/>
              <w:rPr>
                <w:rFonts w:ascii="Calibri" w:eastAsia="Calibri" w:hAnsi="Calibri" w:cs="Arial"/>
                <w:sz w:val="20"/>
              </w:rPr>
            </w:pPr>
            <w:r>
              <w:rPr>
                <w:rFonts w:ascii="Calibri" w:eastAsia="Calibri" w:hAnsi="Calibri" w:cs="Arial"/>
                <w:sz w:val="20"/>
              </w:rPr>
              <w:t>D.44</w:t>
            </w:r>
          </w:p>
        </w:tc>
        <w:tc>
          <w:tcPr>
            <w:tcW w:w="1890" w:type="dxa"/>
          </w:tcPr>
          <w:p w14:paraId="3B59FC82" w14:textId="3B162DA4" w:rsidR="00CE542E" w:rsidRPr="00DC552F" w:rsidRDefault="00CE542E" w:rsidP="006E365E">
            <w:pPr>
              <w:contextualSpacing/>
              <w:jc w:val="center"/>
              <w:rPr>
                <w:sz w:val="20"/>
              </w:rPr>
            </w:pPr>
            <w:r>
              <w:rPr>
                <w:sz w:val="20"/>
              </w:rPr>
              <w:t>D.45</w:t>
            </w:r>
          </w:p>
        </w:tc>
        <w:tc>
          <w:tcPr>
            <w:tcW w:w="900" w:type="dxa"/>
          </w:tcPr>
          <w:p w14:paraId="0638CD97" w14:textId="5CE1B9D4" w:rsidR="00CE542E" w:rsidRPr="00DC552F" w:rsidRDefault="00CE542E" w:rsidP="006E365E">
            <w:pPr>
              <w:contextualSpacing/>
              <w:jc w:val="center"/>
              <w:rPr>
                <w:sz w:val="20"/>
              </w:rPr>
            </w:pPr>
            <w:r>
              <w:rPr>
                <w:sz w:val="20"/>
              </w:rPr>
              <w:t>D.46</w:t>
            </w:r>
          </w:p>
        </w:tc>
        <w:tc>
          <w:tcPr>
            <w:tcW w:w="1257" w:type="dxa"/>
          </w:tcPr>
          <w:p w14:paraId="4C33BC79" w14:textId="5AA2DE45" w:rsidR="00CE542E" w:rsidRPr="00DC552F" w:rsidRDefault="00CE542E" w:rsidP="006E365E">
            <w:pPr>
              <w:contextualSpacing/>
              <w:jc w:val="center"/>
              <w:rPr>
                <w:rFonts w:ascii="Calibri" w:eastAsia="Calibri" w:hAnsi="Calibri" w:cs="Arial"/>
                <w:sz w:val="20"/>
              </w:rPr>
            </w:pPr>
            <w:r>
              <w:rPr>
                <w:rFonts w:ascii="Calibri" w:eastAsia="Calibri" w:hAnsi="Calibri" w:cs="Arial"/>
                <w:sz w:val="20"/>
              </w:rPr>
              <w:t>D.47</w:t>
            </w:r>
          </w:p>
        </w:tc>
      </w:tr>
      <w:tr w:rsidR="00623BDD" w:rsidRPr="00DC552F" w14:paraId="6F2C7DAD" w14:textId="77777777" w:rsidTr="00CE542E">
        <w:trPr>
          <w:trHeight w:val="20"/>
          <w:jc w:val="center"/>
        </w:trPr>
        <w:tc>
          <w:tcPr>
            <w:tcW w:w="628" w:type="dxa"/>
          </w:tcPr>
          <w:p w14:paraId="12E21BED" w14:textId="77777777" w:rsidR="00623BDD" w:rsidRPr="00DC552F" w:rsidRDefault="00623BDD" w:rsidP="006E365E">
            <w:pPr>
              <w:contextualSpacing/>
              <w:jc w:val="center"/>
              <w:rPr>
                <w:b/>
                <w:sz w:val="20"/>
              </w:rPr>
            </w:pPr>
            <w:r w:rsidRPr="00DC552F">
              <w:rPr>
                <w:b/>
                <w:sz w:val="20"/>
              </w:rPr>
              <w:t>Forest</w:t>
            </w:r>
          </w:p>
          <w:p w14:paraId="0756218D" w14:textId="77777777" w:rsidR="00623BDD" w:rsidRPr="00DC552F" w:rsidRDefault="00623BDD" w:rsidP="006E365E">
            <w:pPr>
              <w:contextualSpacing/>
              <w:jc w:val="center"/>
              <w:rPr>
                <w:b/>
                <w:sz w:val="20"/>
              </w:rPr>
            </w:pPr>
            <w:r w:rsidRPr="00DC552F">
              <w:rPr>
                <w:b/>
                <w:sz w:val="20"/>
              </w:rPr>
              <w:t>code</w:t>
            </w:r>
          </w:p>
        </w:tc>
        <w:tc>
          <w:tcPr>
            <w:tcW w:w="810" w:type="dxa"/>
          </w:tcPr>
          <w:p w14:paraId="0E51D885" w14:textId="77777777" w:rsidR="00623BDD" w:rsidRPr="00DC552F" w:rsidRDefault="00623BDD" w:rsidP="006E365E">
            <w:pPr>
              <w:contextualSpacing/>
              <w:jc w:val="center"/>
              <w:rPr>
                <w:sz w:val="20"/>
              </w:rPr>
            </w:pPr>
            <w:r w:rsidRPr="00DC552F">
              <w:rPr>
                <w:sz w:val="20"/>
              </w:rPr>
              <w:t>Name of the forest</w:t>
            </w:r>
          </w:p>
        </w:tc>
        <w:tc>
          <w:tcPr>
            <w:tcW w:w="1530" w:type="dxa"/>
          </w:tcPr>
          <w:p w14:paraId="02E8A4EF" w14:textId="12C06654" w:rsidR="00623BDD" w:rsidRPr="00DC552F" w:rsidRDefault="0086308D" w:rsidP="00623BDD">
            <w:pPr>
              <w:contextualSpacing/>
              <w:jc w:val="center"/>
              <w:rPr>
                <w:sz w:val="20"/>
              </w:rPr>
            </w:pPr>
            <w:r>
              <w:rPr>
                <w:sz w:val="20"/>
              </w:rPr>
              <w:t xml:space="preserve">Has your HH been required to limit access to this forest? </w:t>
            </w:r>
          </w:p>
        </w:tc>
        <w:tc>
          <w:tcPr>
            <w:tcW w:w="1710" w:type="dxa"/>
          </w:tcPr>
          <w:p w14:paraId="20754522" w14:textId="2FA29699" w:rsidR="00623BDD" w:rsidRPr="00623BDD" w:rsidRDefault="00623BDD" w:rsidP="0086308D">
            <w:pPr>
              <w:contextualSpacing/>
              <w:jc w:val="center"/>
              <w:rPr>
                <w:sz w:val="20"/>
                <w:szCs w:val="20"/>
              </w:rPr>
            </w:pPr>
            <w:r w:rsidRPr="00623BDD">
              <w:rPr>
                <w:sz w:val="20"/>
                <w:szCs w:val="20"/>
              </w:rPr>
              <w:t xml:space="preserve">Has your HH </w:t>
            </w:r>
            <w:r w:rsidR="0086308D">
              <w:rPr>
                <w:sz w:val="20"/>
                <w:szCs w:val="20"/>
              </w:rPr>
              <w:t>compensated by harvesting</w:t>
            </w:r>
            <w:r w:rsidRPr="00623BDD">
              <w:rPr>
                <w:sz w:val="20"/>
                <w:szCs w:val="20"/>
              </w:rPr>
              <w:t xml:space="preserve"> forest </w:t>
            </w:r>
            <w:r w:rsidRPr="00623BDD">
              <w:rPr>
                <w:rFonts w:cs="TimesNewRomanPSMT"/>
                <w:sz w:val="20"/>
                <w:szCs w:val="20"/>
              </w:rPr>
              <w:t>products</w:t>
            </w:r>
            <w:r w:rsidR="0086308D">
              <w:rPr>
                <w:rFonts w:cs="TimesNewRomanPSMT"/>
                <w:sz w:val="20"/>
                <w:szCs w:val="20"/>
              </w:rPr>
              <w:t xml:space="preserve"> </w:t>
            </w:r>
            <w:r w:rsidRPr="00623BDD">
              <w:rPr>
                <w:rFonts w:cs="TimesNewRomanPSMT"/>
                <w:sz w:val="20"/>
                <w:szCs w:val="20"/>
              </w:rPr>
              <w:t>from other communal or government forests?</w:t>
            </w:r>
          </w:p>
        </w:tc>
        <w:tc>
          <w:tcPr>
            <w:tcW w:w="1170" w:type="dxa"/>
          </w:tcPr>
          <w:p w14:paraId="1A41C770" w14:textId="785643D5" w:rsidR="00623BDD" w:rsidRPr="00DC552F" w:rsidRDefault="00623BDD" w:rsidP="006E365E">
            <w:pPr>
              <w:contextualSpacing/>
              <w:jc w:val="center"/>
              <w:rPr>
                <w:rFonts w:ascii="Calibri" w:eastAsia="Calibri" w:hAnsi="Calibri" w:cs="Arial"/>
                <w:sz w:val="20"/>
              </w:rPr>
            </w:pPr>
            <w:ins w:id="289" w:author="Stickler, Mercedes M. (E3/LTRM)" w:date="2014-09-22T17:40:00Z">
              <w:r w:rsidRPr="00DC552F">
                <w:rPr>
                  <w:sz w:val="20"/>
                </w:rPr>
                <w:t>Do you also obtain this product from somewhere other than forests?</w:t>
              </w:r>
            </w:ins>
          </w:p>
        </w:tc>
        <w:tc>
          <w:tcPr>
            <w:tcW w:w="720" w:type="dxa"/>
          </w:tcPr>
          <w:p w14:paraId="688CD938" w14:textId="3E6BCF30" w:rsidR="00623BDD" w:rsidRPr="00DC552F" w:rsidRDefault="00623BDD" w:rsidP="006E365E">
            <w:pPr>
              <w:contextualSpacing/>
              <w:jc w:val="center"/>
              <w:rPr>
                <w:rFonts w:ascii="Calibri" w:eastAsia="Calibri" w:hAnsi="Calibri" w:cs="Arial"/>
                <w:sz w:val="20"/>
              </w:rPr>
            </w:pPr>
            <w:ins w:id="290" w:author="Stickler, Mercedes M. (E3/LTRM)" w:date="2014-09-22T17:40:00Z">
              <w:r w:rsidRPr="00DC552F">
                <w:rPr>
                  <w:sz w:val="20"/>
                </w:rPr>
                <w:t>Where?</w:t>
              </w:r>
            </w:ins>
          </w:p>
        </w:tc>
        <w:tc>
          <w:tcPr>
            <w:tcW w:w="1800" w:type="dxa"/>
          </w:tcPr>
          <w:p w14:paraId="0AE12661" w14:textId="77777777" w:rsidR="00623BDD" w:rsidRDefault="00623BDD" w:rsidP="006E365E">
            <w:pPr>
              <w:contextualSpacing/>
              <w:jc w:val="center"/>
              <w:rPr>
                <w:sz w:val="20"/>
              </w:rPr>
            </w:pPr>
            <w:ins w:id="291" w:author="Stickler, Mercedes M. (E3/LTRM)" w:date="2014-09-22T17:40:00Z">
              <w:r w:rsidRPr="00DC552F">
                <w:rPr>
                  <w:sz w:val="20"/>
                </w:rPr>
                <w:t>How much of the need for this product is obtained from forests?</w:t>
              </w:r>
            </w:ins>
          </w:p>
          <w:p w14:paraId="6D4701EE" w14:textId="7A8A0F22" w:rsidR="00BF7C36" w:rsidRPr="00BF7C36" w:rsidRDefault="00BF7C36" w:rsidP="006E365E">
            <w:pPr>
              <w:contextualSpacing/>
              <w:jc w:val="center"/>
              <w:rPr>
                <w:i/>
                <w:sz w:val="20"/>
              </w:rPr>
            </w:pPr>
            <w:r>
              <w:rPr>
                <w:i/>
                <w:sz w:val="20"/>
              </w:rPr>
              <w:t>See codes 112 below</w:t>
            </w:r>
          </w:p>
        </w:tc>
        <w:tc>
          <w:tcPr>
            <w:tcW w:w="1620" w:type="dxa"/>
          </w:tcPr>
          <w:p w14:paraId="38DA52FF" w14:textId="77777777" w:rsidR="00623BDD" w:rsidRDefault="00623BDD" w:rsidP="006E365E">
            <w:pPr>
              <w:contextualSpacing/>
              <w:jc w:val="center"/>
              <w:rPr>
                <w:rFonts w:ascii="Calibri" w:eastAsia="Calibri" w:hAnsi="Calibri" w:cs="Arial"/>
                <w:sz w:val="20"/>
              </w:rPr>
            </w:pPr>
            <w:ins w:id="292" w:author="Stickler, Mercedes M. (E3/LTRM)" w:date="2014-09-22T17:41:00Z">
              <w:r w:rsidRPr="00DC552F">
                <w:rPr>
                  <w:rFonts w:ascii="Calibri" w:eastAsia="Calibri" w:hAnsi="Calibri" w:cs="Arial"/>
                  <w:sz w:val="20"/>
                </w:rPr>
                <w:t>The household’s use of this product is primarily for income or subsistence?</w:t>
              </w:r>
            </w:ins>
          </w:p>
          <w:p w14:paraId="029E45A9" w14:textId="0F2EA0F2" w:rsidR="00BF7C36" w:rsidRPr="00BF7C36" w:rsidRDefault="00BF7C36" w:rsidP="006E365E">
            <w:pPr>
              <w:contextualSpacing/>
              <w:jc w:val="center"/>
              <w:rPr>
                <w:i/>
                <w:sz w:val="20"/>
              </w:rPr>
            </w:pPr>
            <w:r>
              <w:rPr>
                <w:rFonts w:ascii="Calibri" w:eastAsia="Calibri" w:hAnsi="Calibri" w:cs="Arial"/>
                <w:i/>
                <w:sz w:val="20"/>
              </w:rPr>
              <w:t>See codes 111 below</w:t>
            </w:r>
          </w:p>
        </w:tc>
        <w:tc>
          <w:tcPr>
            <w:tcW w:w="1890" w:type="dxa"/>
          </w:tcPr>
          <w:p w14:paraId="1D737886" w14:textId="77777777" w:rsidR="00623BDD" w:rsidRDefault="00623BDD" w:rsidP="006E365E">
            <w:pPr>
              <w:contextualSpacing/>
              <w:jc w:val="center"/>
              <w:rPr>
                <w:sz w:val="20"/>
              </w:rPr>
            </w:pPr>
            <w:r w:rsidRPr="00DC552F">
              <w:rPr>
                <w:sz w:val="20"/>
              </w:rPr>
              <w:t>How much of the month’s harvest was sold for cash income?</w:t>
            </w:r>
          </w:p>
          <w:p w14:paraId="3EACC502" w14:textId="77777777" w:rsidR="00BF7C36" w:rsidRDefault="00BF7C36" w:rsidP="006E365E">
            <w:pPr>
              <w:contextualSpacing/>
              <w:jc w:val="center"/>
              <w:rPr>
                <w:i/>
                <w:sz w:val="20"/>
              </w:rPr>
            </w:pPr>
          </w:p>
          <w:p w14:paraId="384D1BFB" w14:textId="71E3792E" w:rsidR="00BF7C36" w:rsidRPr="00BF7C36" w:rsidRDefault="00BF7C36" w:rsidP="006E365E">
            <w:pPr>
              <w:contextualSpacing/>
              <w:jc w:val="center"/>
              <w:rPr>
                <w:i/>
                <w:sz w:val="20"/>
              </w:rPr>
            </w:pPr>
            <w:r>
              <w:rPr>
                <w:i/>
                <w:sz w:val="20"/>
              </w:rPr>
              <w:t>See codes 112 below</w:t>
            </w:r>
          </w:p>
        </w:tc>
        <w:tc>
          <w:tcPr>
            <w:tcW w:w="900" w:type="dxa"/>
          </w:tcPr>
          <w:p w14:paraId="2277FD78" w14:textId="4C1AB98C" w:rsidR="00623BDD" w:rsidRPr="00DC552F" w:rsidRDefault="00623BDD" w:rsidP="006E365E">
            <w:pPr>
              <w:contextualSpacing/>
              <w:jc w:val="center"/>
              <w:rPr>
                <w:sz w:val="20"/>
              </w:rPr>
            </w:pPr>
            <w:r w:rsidRPr="00DC552F">
              <w:rPr>
                <w:sz w:val="20"/>
              </w:rPr>
              <w:t>Wild product’s name</w:t>
            </w:r>
          </w:p>
        </w:tc>
        <w:tc>
          <w:tcPr>
            <w:tcW w:w="1257" w:type="dxa"/>
          </w:tcPr>
          <w:p w14:paraId="3104FD54" w14:textId="77777777" w:rsidR="00623BDD" w:rsidRPr="00DC552F" w:rsidRDefault="00623BDD" w:rsidP="006E365E">
            <w:pPr>
              <w:contextualSpacing/>
              <w:jc w:val="center"/>
              <w:rPr>
                <w:rFonts w:ascii="Calibri" w:eastAsia="Calibri" w:hAnsi="Calibri" w:cs="Arial"/>
                <w:sz w:val="20"/>
              </w:rPr>
            </w:pPr>
            <w:r w:rsidRPr="00DC552F">
              <w:rPr>
                <w:rFonts w:ascii="Calibri" w:eastAsia="Calibri" w:hAnsi="Calibri" w:cs="Arial"/>
                <w:sz w:val="20"/>
              </w:rPr>
              <w:t>How much cash income was earned?</w:t>
            </w:r>
          </w:p>
          <w:p w14:paraId="2B0D03A6" w14:textId="277742CE" w:rsidR="00623BDD" w:rsidRPr="00DC552F" w:rsidRDefault="00623BDD" w:rsidP="006E365E">
            <w:pPr>
              <w:contextualSpacing/>
              <w:jc w:val="center"/>
              <w:rPr>
                <w:sz w:val="20"/>
              </w:rPr>
            </w:pPr>
            <w:r w:rsidRPr="00DC552F">
              <w:rPr>
                <w:rFonts w:ascii="Calibri" w:eastAsia="Calibri" w:hAnsi="Calibri" w:cs="Arial"/>
                <w:sz w:val="20"/>
              </w:rPr>
              <w:t>(in ZMK)</w:t>
            </w:r>
          </w:p>
        </w:tc>
      </w:tr>
      <w:tr w:rsidR="00623BDD" w:rsidRPr="00DC552F" w14:paraId="39AA938C" w14:textId="77777777" w:rsidTr="00CE542E">
        <w:trPr>
          <w:trHeight w:val="98"/>
          <w:jc w:val="center"/>
        </w:trPr>
        <w:tc>
          <w:tcPr>
            <w:tcW w:w="628" w:type="dxa"/>
          </w:tcPr>
          <w:p w14:paraId="18DE40FF" w14:textId="77777777" w:rsidR="00623BDD" w:rsidRPr="00DC552F" w:rsidRDefault="00623BDD" w:rsidP="006E365E">
            <w:pPr>
              <w:contextualSpacing/>
              <w:jc w:val="center"/>
              <w:rPr>
                <w:b/>
                <w:sz w:val="20"/>
              </w:rPr>
            </w:pPr>
          </w:p>
        </w:tc>
        <w:tc>
          <w:tcPr>
            <w:tcW w:w="810" w:type="dxa"/>
          </w:tcPr>
          <w:p w14:paraId="217046E3" w14:textId="77777777" w:rsidR="00623BDD" w:rsidRPr="00DC552F" w:rsidRDefault="00623BDD" w:rsidP="006E365E">
            <w:pPr>
              <w:contextualSpacing/>
              <w:jc w:val="center"/>
              <w:rPr>
                <w:sz w:val="20"/>
              </w:rPr>
            </w:pPr>
          </w:p>
        </w:tc>
        <w:tc>
          <w:tcPr>
            <w:tcW w:w="1530" w:type="dxa"/>
          </w:tcPr>
          <w:p w14:paraId="556DD40C" w14:textId="77777777" w:rsidR="00623BDD" w:rsidRPr="00DC552F" w:rsidRDefault="00623BDD" w:rsidP="006E365E">
            <w:pPr>
              <w:contextualSpacing/>
              <w:jc w:val="center"/>
              <w:rPr>
                <w:sz w:val="20"/>
              </w:rPr>
            </w:pPr>
          </w:p>
        </w:tc>
        <w:tc>
          <w:tcPr>
            <w:tcW w:w="1710" w:type="dxa"/>
          </w:tcPr>
          <w:p w14:paraId="11F060F5" w14:textId="43455229" w:rsidR="00623BDD" w:rsidRPr="00DC552F" w:rsidRDefault="00623BDD" w:rsidP="006E365E">
            <w:pPr>
              <w:contextualSpacing/>
              <w:jc w:val="center"/>
              <w:rPr>
                <w:sz w:val="20"/>
              </w:rPr>
            </w:pPr>
          </w:p>
        </w:tc>
        <w:tc>
          <w:tcPr>
            <w:tcW w:w="1170" w:type="dxa"/>
          </w:tcPr>
          <w:p w14:paraId="16FB704A" w14:textId="414BBF22" w:rsidR="00623BDD" w:rsidRPr="00DC552F" w:rsidRDefault="00623BDD" w:rsidP="006E365E">
            <w:pPr>
              <w:contextualSpacing/>
              <w:jc w:val="center"/>
              <w:rPr>
                <w:sz w:val="20"/>
              </w:rPr>
            </w:pPr>
          </w:p>
        </w:tc>
        <w:tc>
          <w:tcPr>
            <w:tcW w:w="720" w:type="dxa"/>
          </w:tcPr>
          <w:p w14:paraId="470F8DEA" w14:textId="77777777" w:rsidR="00623BDD" w:rsidRPr="00DC552F" w:rsidRDefault="00623BDD" w:rsidP="006E365E">
            <w:pPr>
              <w:contextualSpacing/>
              <w:jc w:val="center"/>
              <w:rPr>
                <w:sz w:val="20"/>
              </w:rPr>
            </w:pPr>
          </w:p>
        </w:tc>
        <w:tc>
          <w:tcPr>
            <w:tcW w:w="1800" w:type="dxa"/>
          </w:tcPr>
          <w:p w14:paraId="2C33BA71" w14:textId="7E7628C2" w:rsidR="00623BDD" w:rsidRPr="00DC552F" w:rsidRDefault="00623BDD" w:rsidP="006E365E">
            <w:pPr>
              <w:contextualSpacing/>
              <w:jc w:val="center"/>
              <w:rPr>
                <w:sz w:val="20"/>
              </w:rPr>
            </w:pPr>
          </w:p>
        </w:tc>
        <w:tc>
          <w:tcPr>
            <w:tcW w:w="1620" w:type="dxa"/>
          </w:tcPr>
          <w:p w14:paraId="7ECCDB0B" w14:textId="77777777" w:rsidR="00623BDD" w:rsidRPr="00DC552F" w:rsidRDefault="00623BDD" w:rsidP="006E365E">
            <w:pPr>
              <w:contextualSpacing/>
              <w:jc w:val="center"/>
              <w:rPr>
                <w:sz w:val="20"/>
              </w:rPr>
            </w:pPr>
          </w:p>
        </w:tc>
        <w:tc>
          <w:tcPr>
            <w:tcW w:w="1890" w:type="dxa"/>
          </w:tcPr>
          <w:p w14:paraId="41243EBD" w14:textId="0CE315ED" w:rsidR="00623BDD" w:rsidRPr="00DC552F" w:rsidRDefault="00623BDD" w:rsidP="006E365E">
            <w:pPr>
              <w:contextualSpacing/>
              <w:jc w:val="center"/>
              <w:rPr>
                <w:sz w:val="20"/>
              </w:rPr>
            </w:pPr>
          </w:p>
        </w:tc>
        <w:tc>
          <w:tcPr>
            <w:tcW w:w="900" w:type="dxa"/>
          </w:tcPr>
          <w:p w14:paraId="6B5C3A8B" w14:textId="01374A26" w:rsidR="00623BDD" w:rsidRPr="00DC552F" w:rsidRDefault="00623BDD" w:rsidP="006E365E">
            <w:pPr>
              <w:contextualSpacing/>
              <w:jc w:val="center"/>
              <w:rPr>
                <w:sz w:val="20"/>
              </w:rPr>
            </w:pPr>
          </w:p>
        </w:tc>
        <w:tc>
          <w:tcPr>
            <w:tcW w:w="1257" w:type="dxa"/>
          </w:tcPr>
          <w:p w14:paraId="2277552A" w14:textId="77777777" w:rsidR="00623BDD" w:rsidRPr="00DC552F" w:rsidRDefault="00623BDD" w:rsidP="006E365E">
            <w:pPr>
              <w:contextualSpacing/>
              <w:jc w:val="center"/>
              <w:rPr>
                <w:sz w:val="20"/>
              </w:rPr>
            </w:pPr>
          </w:p>
        </w:tc>
      </w:tr>
      <w:tr w:rsidR="00623BDD" w:rsidRPr="00DC552F" w14:paraId="72A19A12" w14:textId="77777777" w:rsidTr="00CE542E">
        <w:trPr>
          <w:trHeight w:val="54"/>
          <w:jc w:val="center"/>
        </w:trPr>
        <w:tc>
          <w:tcPr>
            <w:tcW w:w="628" w:type="dxa"/>
            <w:vMerge w:val="restart"/>
          </w:tcPr>
          <w:p w14:paraId="5FEB4703" w14:textId="77777777" w:rsidR="00623BDD" w:rsidRPr="00DC552F" w:rsidRDefault="00623BDD" w:rsidP="006E365E">
            <w:pPr>
              <w:contextualSpacing/>
              <w:jc w:val="center"/>
              <w:rPr>
                <w:b/>
                <w:sz w:val="20"/>
              </w:rPr>
            </w:pPr>
            <w:r w:rsidRPr="00DC552F">
              <w:rPr>
                <w:b/>
                <w:sz w:val="20"/>
              </w:rPr>
              <w:t>1</w:t>
            </w:r>
          </w:p>
        </w:tc>
        <w:tc>
          <w:tcPr>
            <w:tcW w:w="810" w:type="dxa"/>
            <w:vMerge w:val="restart"/>
          </w:tcPr>
          <w:p w14:paraId="6010202B" w14:textId="77777777" w:rsidR="00623BDD" w:rsidRPr="00DC552F" w:rsidRDefault="00623BDD" w:rsidP="006E365E">
            <w:pPr>
              <w:contextualSpacing/>
              <w:jc w:val="center"/>
              <w:rPr>
                <w:sz w:val="20"/>
              </w:rPr>
            </w:pPr>
          </w:p>
        </w:tc>
        <w:tc>
          <w:tcPr>
            <w:tcW w:w="1530" w:type="dxa"/>
            <w:vMerge w:val="restart"/>
          </w:tcPr>
          <w:p w14:paraId="6F15C6CC" w14:textId="77777777" w:rsidR="00623BDD" w:rsidRPr="00DC552F" w:rsidRDefault="00623BDD" w:rsidP="006E365E">
            <w:pPr>
              <w:contextualSpacing/>
              <w:jc w:val="center"/>
              <w:rPr>
                <w:sz w:val="20"/>
              </w:rPr>
            </w:pPr>
          </w:p>
        </w:tc>
        <w:tc>
          <w:tcPr>
            <w:tcW w:w="1710" w:type="dxa"/>
            <w:vMerge w:val="restart"/>
          </w:tcPr>
          <w:p w14:paraId="5B51A978" w14:textId="397C42A7" w:rsidR="00623BDD" w:rsidRPr="00DC552F" w:rsidRDefault="00623BDD" w:rsidP="006E365E">
            <w:pPr>
              <w:contextualSpacing/>
              <w:jc w:val="center"/>
              <w:rPr>
                <w:sz w:val="20"/>
              </w:rPr>
            </w:pPr>
          </w:p>
        </w:tc>
        <w:tc>
          <w:tcPr>
            <w:tcW w:w="1170" w:type="dxa"/>
          </w:tcPr>
          <w:p w14:paraId="57B44451" w14:textId="05E27290" w:rsidR="00623BDD" w:rsidRPr="00DC552F" w:rsidRDefault="00623BDD" w:rsidP="006E365E">
            <w:pPr>
              <w:contextualSpacing/>
              <w:jc w:val="center"/>
              <w:rPr>
                <w:sz w:val="20"/>
              </w:rPr>
            </w:pPr>
          </w:p>
        </w:tc>
        <w:tc>
          <w:tcPr>
            <w:tcW w:w="720" w:type="dxa"/>
          </w:tcPr>
          <w:p w14:paraId="39ADCB1E" w14:textId="77777777" w:rsidR="00623BDD" w:rsidRPr="00DC552F" w:rsidRDefault="00623BDD" w:rsidP="006E365E">
            <w:pPr>
              <w:contextualSpacing/>
              <w:jc w:val="center"/>
              <w:rPr>
                <w:sz w:val="20"/>
              </w:rPr>
            </w:pPr>
          </w:p>
        </w:tc>
        <w:tc>
          <w:tcPr>
            <w:tcW w:w="1800" w:type="dxa"/>
          </w:tcPr>
          <w:p w14:paraId="07B47BA3" w14:textId="3AC42B57" w:rsidR="00623BDD" w:rsidRPr="00DC552F" w:rsidRDefault="00623BDD" w:rsidP="006E365E">
            <w:pPr>
              <w:contextualSpacing/>
              <w:jc w:val="center"/>
              <w:rPr>
                <w:sz w:val="20"/>
              </w:rPr>
            </w:pPr>
          </w:p>
        </w:tc>
        <w:tc>
          <w:tcPr>
            <w:tcW w:w="1620" w:type="dxa"/>
          </w:tcPr>
          <w:p w14:paraId="4FC1E1F8" w14:textId="77777777" w:rsidR="00623BDD" w:rsidRPr="00DC552F" w:rsidRDefault="00623BDD" w:rsidP="006E365E">
            <w:pPr>
              <w:contextualSpacing/>
              <w:jc w:val="center"/>
              <w:rPr>
                <w:sz w:val="20"/>
              </w:rPr>
            </w:pPr>
          </w:p>
        </w:tc>
        <w:tc>
          <w:tcPr>
            <w:tcW w:w="1890" w:type="dxa"/>
          </w:tcPr>
          <w:p w14:paraId="3F4D9055" w14:textId="13FC43CE" w:rsidR="00623BDD" w:rsidRPr="00DC552F" w:rsidRDefault="00623BDD" w:rsidP="006E365E">
            <w:pPr>
              <w:contextualSpacing/>
              <w:jc w:val="center"/>
              <w:rPr>
                <w:sz w:val="20"/>
              </w:rPr>
            </w:pPr>
          </w:p>
        </w:tc>
        <w:tc>
          <w:tcPr>
            <w:tcW w:w="900" w:type="dxa"/>
          </w:tcPr>
          <w:p w14:paraId="65AF08E8" w14:textId="2687B593" w:rsidR="00623BDD" w:rsidRPr="00DC552F" w:rsidRDefault="00623BDD" w:rsidP="006E365E">
            <w:pPr>
              <w:contextualSpacing/>
              <w:jc w:val="center"/>
              <w:rPr>
                <w:sz w:val="20"/>
              </w:rPr>
            </w:pPr>
          </w:p>
        </w:tc>
        <w:tc>
          <w:tcPr>
            <w:tcW w:w="1257" w:type="dxa"/>
          </w:tcPr>
          <w:p w14:paraId="7A684CB3" w14:textId="77777777" w:rsidR="00623BDD" w:rsidRPr="00DC552F" w:rsidRDefault="00623BDD" w:rsidP="006E365E">
            <w:pPr>
              <w:contextualSpacing/>
              <w:jc w:val="center"/>
              <w:rPr>
                <w:sz w:val="20"/>
              </w:rPr>
            </w:pPr>
          </w:p>
        </w:tc>
      </w:tr>
      <w:tr w:rsidR="00623BDD" w:rsidRPr="00DC552F" w14:paraId="66E96C44" w14:textId="77777777" w:rsidTr="00CE542E">
        <w:trPr>
          <w:trHeight w:val="54"/>
          <w:jc w:val="center"/>
        </w:trPr>
        <w:tc>
          <w:tcPr>
            <w:tcW w:w="628" w:type="dxa"/>
            <w:vMerge/>
          </w:tcPr>
          <w:p w14:paraId="3CA09455" w14:textId="77777777" w:rsidR="00623BDD" w:rsidRPr="00DC552F" w:rsidRDefault="00623BDD" w:rsidP="006E365E">
            <w:pPr>
              <w:contextualSpacing/>
              <w:jc w:val="center"/>
              <w:rPr>
                <w:b/>
                <w:sz w:val="20"/>
              </w:rPr>
            </w:pPr>
          </w:p>
        </w:tc>
        <w:tc>
          <w:tcPr>
            <w:tcW w:w="810" w:type="dxa"/>
            <w:vMerge/>
          </w:tcPr>
          <w:p w14:paraId="77675B04" w14:textId="77777777" w:rsidR="00623BDD" w:rsidRPr="00DC552F" w:rsidRDefault="00623BDD" w:rsidP="006E365E">
            <w:pPr>
              <w:contextualSpacing/>
              <w:jc w:val="center"/>
              <w:rPr>
                <w:sz w:val="20"/>
              </w:rPr>
            </w:pPr>
          </w:p>
        </w:tc>
        <w:tc>
          <w:tcPr>
            <w:tcW w:w="1530" w:type="dxa"/>
            <w:vMerge/>
          </w:tcPr>
          <w:p w14:paraId="35AFEF4E" w14:textId="77777777" w:rsidR="00623BDD" w:rsidRPr="00DC552F" w:rsidRDefault="00623BDD" w:rsidP="006E365E">
            <w:pPr>
              <w:contextualSpacing/>
              <w:jc w:val="center"/>
              <w:rPr>
                <w:sz w:val="20"/>
              </w:rPr>
            </w:pPr>
          </w:p>
        </w:tc>
        <w:tc>
          <w:tcPr>
            <w:tcW w:w="1710" w:type="dxa"/>
            <w:vMerge/>
          </w:tcPr>
          <w:p w14:paraId="3EA61E3A" w14:textId="130EB12E" w:rsidR="00623BDD" w:rsidRPr="00DC552F" w:rsidRDefault="00623BDD" w:rsidP="006E365E">
            <w:pPr>
              <w:contextualSpacing/>
              <w:jc w:val="center"/>
              <w:rPr>
                <w:sz w:val="20"/>
              </w:rPr>
            </w:pPr>
          </w:p>
        </w:tc>
        <w:tc>
          <w:tcPr>
            <w:tcW w:w="1170" w:type="dxa"/>
          </w:tcPr>
          <w:p w14:paraId="65F2E7E1" w14:textId="7107431A" w:rsidR="00623BDD" w:rsidRPr="00DC552F" w:rsidRDefault="00623BDD" w:rsidP="006E365E">
            <w:pPr>
              <w:contextualSpacing/>
              <w:jc w:val="center"/>
              <w:rPr>
                <w:sz w:val="20"/>
              </w:rPr>
            </w:pPr>
          </w:p>
        </w:tc>
        <w:tc>
          <w:tcPr>
            <w:tcW w:w="720" w:type="dxa"/>
          </w:tcPr>
          <w:p w14:paraId="32B6A185" w14:textId="77777777" w:rsidR="00623BDD" w:rsidRPr="00DC552F" w:rsidRDefault="00623BDD" w:rsidP="006E365E">
            <w:pPr>
              <w:contextualSpacing/>
              <w:jc w:val="center"/>
              <w:rPr>
                <w:sz w:val="20"/>
              </w:rPr>
            </w:pPr>
          </w:p>
        </w:tc>
        <w:tc>
          <w:tcPr>
            <w:tcW w:w="1800" w:type="dxa"/>
          </w:tcPr>
          <w:p w14:paraId="0DA7CB4B" w14:textId="5B5602C2" w:rsidR="00623BDD" w:rsidRPr="00DC552F" w:rsidRDefault="00623BDD" w:rsidP="006E365E">
            <w:pPr>
              <w:contextualSpacing/>
              <w:jc w:val="center"/>
              <w:rPr>
                <w:sz w:val="20"/>
              </w:rPr>
            </w:pPr>
          </w:p>
        </w:tc>
        <w:tc>
          <w:tcPr>
            <w:tcW w:w="1620" w:type="dxa"/>
          </w:tcPr>
          <w:p w14:paraId="0A104368" w14:textId="77777777" w:rsidR="00623BDD" w:rsidRPr="00DC552F" w:rsidRDefault="00623BDD" w:rsidP="006E365E">
            <w:pPr>
              <w:contextualSpacing/>
              <w:jc w:val="center"/>
              <w:rPr>
                <w:sz w:val="20"/>
              </w:rPr>
            </w:pPr>
          </w:p>
        </w:tc>
        <w:tc>
          <w:tcPr>
            <w:tcW w:w="1890" w:type="dxa"/>
          </w:tcPr>
          <w:p w14:paraId="2915D9B0" w14:textId="5C06C068" w:rsidR="00623BDD" w:rsidRPr="00DC552F" w:rsidRDefault="00623BDD" w:rsidP="006E365E">
            <w:pPr>
              <w:contextualSpacing/>
              <w:jc w:val="center"/>
              <w:rPr>
                <w:sz w:val="20"/>
              </w:rPr>
            </w:pPr>
          </w:p>
        </w:tc>
        <w:tc>
          <w:tcPr>
            <w:tcW w:w="900" w:type="dxa"/>
          </w:tcPr>
          <w:p w14:paraId="531B95FF" w14:textId="1DA6F51B" w:rsidR="00623BDD" w:rsidRPr="00DC552F" w:rsidRDefault="00623BDD" w:rsidP="006E365E">
            <w:pPr>
              <w:contextualSpacing/>
              <w:jc w:val="center"/>
              <w:rPr>
                <w:sz w:val="20"/>
              </w:rPr>
            </w:pPr>
          </w:p>
        </w:tc>
        <w:tc>
          <w:tcPr>
            <w:tcW w:w="1257" w:type="dxa"/>
          </w:tcPr>
          <w:p w14:paraId="39858206" w14:textId="77777777" w:rsidR="00623BDD" w:rsidRPr="00DC552F" w:rsidRDefault="00623BDD" w:rsidP="006E365E">
            <w:pPr>
              <w:contextualSpacing/>
              <w:jc w:val="center"/>
              <w:rPr>
                <w:sz w:val="20"/>
              </w:rPr>
            </w:pPr>
          </w:p>
        </w:tc>
      </w:tr>
      <w:tr w:rsidR="00623BDD" w:rsidRPr="00DC552F" w14:paraId="7A901740" w14:textId="77777777" w:rsidTr="00CE542E">
        <w:trPr>
          <w:trHeight w:val="54"/>
          <w:jc w:val="center"/>
        </w:trPr>
        <w:tc>
          <w:tcPr>
            <w:tcW w:w="628" w:type="dxa"/>
            <w:vMerge/>
          </w:tcPr>
          <w:p w14:paraId="23EB57ED" w14:textId="77777777" w:rsidR="00623BDD" w:rsidRPr="00DC552F" w:rsidRDefault="00623BDD" w:rsidP="006E365E">
            <w:pPr>
              <w:contextualSpacing/>
              <w:jc w:val="center"/>
              <w:rPr>
                <w:b/>
                <w:sz w:val="20"/>
              </w:rPr>
            </w:pPr>
          </w:p>
        </w:tc>
        <w:tc>
          <w:tcPr>
            <w:tcW w:w="810" w:type="dxa"/>
            <w:vMerge/>
          </w:tcPr>
          <w:p w14:paraId="1698F62B" w14:textId="77777777" w:rsidR="00623BDD" w:rsidRPr="00DC552F" w:rsidRDefault="00623BDD" w:rsidP="006E365E">
            <w:pPr>
              <w:contextualSpacing/>
              <w:jc w:val="center"/>
              <w:rPr>
                <w:sz w:val="20"/>
              </w:rPr>
            </w:pPr>
          </w:p>
        </w:tc>
        <w:tc>
          <w:tcPr>
            <w:tcW w:w="1530" w:type="dxa"/>
            <w:vMerge/>
          </w:tcPr>
          <w:p w14:paraId="1937F715" w14:textId="77777777" w:rsidR="00623BDD" w:rsidRPr="00DC552F" w:rsidRDefault="00623BDD" w:rsidP="006E365E">
            <w:pPr>
              <w:contextualSpacing/>
              <w:jc w:val="center"/>
              <w:rPr>
                <w:sz w:val="20"/>
              </w:rPr>
            </w:pPr>
          </w:p>
        </w:tc>
        <w:tc>
          <w:tcPr>
            <w:tcW w:w="1710" w:type="dxa"/>
            <w:vMerge/>
          </w:tcPr>
          <w:p w14:paraId="3AA1ECD4" w14:textId="6F368277" w:rsidR="00623BDD" w:rsidRPr="00DC552F" w:rsidRDefault="00623BDD" w:rsidP="006E365E">
            <w:pPr>
              <w:contextualSpacing/>
              <w:jc w:val="center"/>
              <w:rPr>
                <w:sz w:val="20"/>
              </w:rPr>
            </w:pPr>
          </w:p>
        </w:tc>
        <w:tc>
          <w:tcPr>
            <w:tcW w:w="1170" w:type="dxa"/>
          </w:tcPr>
          <w:p w14:paraId="5D03BE74" w14:textId="1058D2F6" w:rsidR="00623BDD" w:rsidRPr="00DC552F" w:rsidRDefault="00623BDD" w:rsidP="006E365E">
            <w:pPr>
              <w:contextualSpacing/>
              <w:jc w:val="center"/>
              <w:rPr>
                <w:sz w:val="20"/>
              </w:rPr>
            </w:pPr>
          </w:p>
        </w:tc>
        <w:tc>
          <w:tcPr>
            <w:tcW w:w="720" w:type="dxa"/>
          </w:tcPr>
          <w:p w14:paraId="73AE5070" w14:textId="77777777" w:rsidR="00623BDD" w:rsidRPr="00DC552F" w:rsidRDefault="00623BDD" w:rsidP="006E365E">
            <w:pPr>
              <w:contextualSpacing/>
              <w:jc w:val="center"/>
              <w:rPr>
                <w:sz w:val="20"/>
              </w:rPr>
            </w:pPr>
          </w:p>
        </w:tc>
        <w:tc>
          <w:tcPr>
            <w:tcW w:w="1800" w:type="dxa"/>
          </w:tcPr>
          <w:p w14:paraId="0D3253BD" w14:textId="235F2BAF" w:rsidR="00623BDD" w:rsidRPr="00DC552F" w:rsidRDefault="00623BDD" w:rsidP="006E365E">
            <w:pPr>
              <w:contextualSpacing/>
              <w:jc w:val="center"/>
              <w:rPr>
                <w:sz w:val="20"/>
              </w:rPr>
            </w:pPr>
          </w:p>
        </w:tc>
        <w:tc>
          <w:tcPr>
            <w:tcW w:w="1620" w:type="dxa"/>
          </w:tcPr>
          <w:p w14:paraId="0AF086DA" w14:textId="77777777" w:rsidR="00623BDD" w:rsidRPr="00DC552F" w:rsidRDefault="00623BDD" w:rsidP="006E365E">
            <w:pPr>
              <w:contextualSpacing/>
              <w:jc w:val="center"/>
              <w:rPr>
                <w:sz w:val="20"/>
              </w:rPr>
            </w:pPr>
          </w:p>
        </w:tc>
        <w:tc>
          <w:tcPr>
            <w:tcW w:w="1890" w:type="dxa"/>
          </w:tcPr>
          <w:p w14:paraId="1193A421" w14:textId="2CF6964B" w:rsidR="00623BDD" w:rsidRPr="00DC552F" w:rsidRDefault="00623BDD" w:rsidP="006E365E">
            <w:pPr>
              <w:contextualSpacing/>
              <w:jc w:val="center"/>
              <w:rPr>
                <w:sz w:val="20"/>
              </w:rPr>
            </w:pPr>
          </w:p>
        </w:tc>
        <w:tc>
          <w:tcPr>
            <w:tcW w:w="900" w:type="dxa"/>
          </w:tcPr>
          <w:p w14:paraId="052885A6" w14:textId="464CF65A" w:rsidR="00623BDD" w:rsidRPr="00DC552F" w:rsidRDefault="00623BDD" w:rsidP="006E365E">
            <w:pPr>
              <w:contextualSpacing/>
              <w:jc w:val="center"/>
              <w:rPr>
                <w:sz w:val="20"/>
              </w:rPr>
            </w:pPr>
          </w:p>
        </w:tc>
        <w:tc>
          <w:tcPr>
            <w:tcW w:w="1257" w:type="dxa"/>
          </w:tcPr>
          <w:p w14:paraId="6AFFC39E" w14:textId="77777777" w:rsidR="00623BDD" w:rsidRPr="00DC552F" w:rsidRDefault="00623BDD" w:rsidP="006E365E">
            <w:pPr>
              <w:contextualSpacing/>
              <w:jc w:val="center"/>
              <w:rPr>
                <w:sz w:val="20"/>
              </w:rPr>
            </w:pPr>
          </w:p>
        </w:tc>
      </w:tr>
      <w:tr w:rsidR="00623BDD" w:rsidRPr="00DC552F" w14:paraId="5AAECE96" w14:textId="77777777" w:rsidTr="00CE542E">
        <w:trPr>
          <w:trHeight w:val="54"/>
          <w:jc w:val="center"/>
        </w:trPr>
        <w:tc>
          <w:tcPr>
            <w:tcW w:w="628" w:type="dxa"/>
            <w:vMerge/>
          </w:tcPr>
          <w:p w14:paraId="04D8F813" w14:textId="77777777" w:rsidR="00623BDD" w:rsidRPr="00DC552F" w:rsidRDefault="00623BDD" w:rsidP="006E365E">
            <w:pPr>
              <w:contextualSpacing/>
              <w:jc w:val="center"/>
              <w:rPr>
                <w:b/>
                <w:sz w:val="20"/>
              </w:rPr>
            </w:pPr>
          </w:p>
        </w:tc>
        <w:tc>
          <w:tcPr>
            <w:tcW w:w="810" w:type="dxa"/>
            <w:vMerge/>
          </w:tcPr>
          <w:p w14:paraId="12B1B444" w14:textId="77777777" w:rsidR="00623BDD" w:rsidRPr="00DC552F" w:rsidRDefault="00623BDD" w:rsidP="006E365E">
            <w:pPr>
              <w:contextualSpacing/>
              <w:jc w:val="center"/>
              <w:rPr>
                <w:sz w:val="20"/>
              </w:rPr>
            </w:pPr>
          </w:p>
        </w:tc>
        <w:tc>
          <w:tcPr>
            <w:tcW w:w="1530" w:type="dxa"/>
            <w:vMerge/>
          </w:tcPr>
          <w:p w14:paraId="3F8F1572" w14:textId="77777777" w:rsidR="00623BDD" w:rsidRPr="00DC552F" w:rsidRDefault="00623BDD" w:rsidP="006E365E">
            <w:pPr>
              <w:contextualSpacing/>
              <w:jc w:val="center"/>
              <w:rPr>
                <w:sz w:val="20"/>
              </w:rPr>
            </w:pPr>
          </w:p>
        </w:tc>
        <w:tc>
          <w:tcPr>
            <w:tcW w:w="1710" w:type="dxa"/>
            <w:vMerge/>
          </w:tcPr>
          <w:p w14:paraId="754FC581" w14:textId="6EB56275" w:rsidR="00623BDD" w:rsidRPr="00DC552F" w:rsidRDefault="00623BDD" w:rsidP="006E365E">
            <w:pPr>
              <w:contextualSpacing/>
              <w:jc w:val="center"/>
              <w:rPr>
                <w:sz w:val="20"/>
              </w:rPr>
            </w:pPr>
          </w:p>
        </w:tc>
        <w:tc>
          <w:tcPr>
            <w:tcW w:w="1170" w:type="dxa"/>
          </w:tcPr>
          <w:p w14:paraId="5E8CF482" w14:textId="2BDDC15D" w:rsidR="00623BDD" w:rsidRPr="00DC552F" w:rsidRDefault="00623BDD" w:rsidP="006E365E">
            <w:pPr>
              <w:contextualSpacing/>
              <w:jc w:val="center"/>
              <w:rPr>
                <w:sz w:val="20"/>
              </w:rPr>
            </w:pPr>
          </w:p>
        </w:tc>
        <w:tc>
          <w:tcPr>
            <w:tcW w:w="720" w:type="dxa"/>
          </w:tcPr>
          <w:p w14:paraId="608CFD39" w14:textId="77777777" w:rsidR="00623BDD" w:rsidRPr="00DC552F" w:rsidRDefault="00623BDD" w:rsidP="006E365E">
            <w:pPr>
              <w:contextualSpacing/>
              <w:jc w:val="center"/>
              <w:rPr>
                <w:sz w:val="20"/>
              </w:rPr>
            </w:pPr>
          </w:p>
        </w:tc>
        <w:tc>
          <w:tcPr>
            <w:tcW w:w="1800" w:type="dxa"/>
          </w:tcPr>
          <w:p w14:paraId="017C1FD2" w14:textId="0150D2E6" w:rsidR="00623BDD" w:rsidRPr="00DC552F" w:rsidRDefault="00623BDD" w:rsidP="006E365E">
            <w:pPr>
              <w:contextualSpacing/>
              <w:jc w:val="center"/>
              <w:rPr>
                <w:sz w:val="20"/>
              </w:rPr>
            </w:pPr>
          </w:p>
        </w:tc>
        <w:tc>
          <w:tcPr>
            <w:tcW w:w="1620" w:type="dxa"/>
          </w:tcPr>
          <w:p w14:paraId="5BF241EB" w14:textId="77777777" w:rsidR="00623BDD" w:rsidRPr="00DC552F" w:rsidRDefault="00623BDD" w:rsidP="006E365E">
            <w:pPr>
              <w:contextualSpacing/>
              <w:jc w:val="center"/>
              <w:rPr>
                <w:sz w:val="20"/>
              </w:rPr>
            </w:pPr>
          </w:p>
        </w:tc>
        <w:tc>
          <w:tcPr>
            <w:tcW w:w="1890" w:type="dxa"/>
          </w:tcPr>
          <w:p w14:paraId="3810DB63" w14:textId="4872173C" w:rsidR="00623BDD" w:rsidRPr="00DC552F" w:rsidRDefault="00623BDD" w:rsidP="006E365E">
            <w:pPr>
              <w:contextualSpacing/>
              <w:jc w:val="center"/>
              <w:rPr>
                <w:sz w:val="20"/>
              </w:rPr>
            </w:pPr>
          </w:p>
        </w:tc>
        <w:tc>
          <w:tcPr>
            <w:tcW w:w="900" w:type="dxa"/>
          </w:tcPr>
          <w:p w14:paraId="465D537E" w14:textId="680C39C3" w:rsidR="00623BDD" w:rsidRPr="00DC552F" w:rsidRDefault="00623BDD" w:rsidP="006E365E">
            <w:pPr>
              <w:contextualSpacing/>
              <w:jc w:val="center"/>
              <w:rPr>
                <w:sz w:val="20"/>
              </w:rPr>
            </w:pPr>
          </w:p>
        </w:tc>
        <w:tc>
          <w:tcPr>
            <w:tcW w:w="1257" w:type="dxa"/>
          </w:tcPr>
          <w:p w14:paraId="4748C5DD" w14:textId="77777777" w:rsidR="00623BDD" w:rsidRPr="00DC552F" w:rsidRDefault="00623BDD" w:rsidP="006E365E">
            <w:pPr>
              <w:contextualSpacing/>
              <w:jc w:val="center"/>
              <w:rPr>
                <w:sz w:val="20"/>
              </w:rPr>
            </w:pPr>
          </w:p>
        </w:tc>
      </w:tr>
      <w:tr w:rsidR="00623BDD" w:rsidRPr="00DC552F" w14:paraId="74602771" w14:textId="77777777" w:rsidTr="00CE542E">
        <w:trPr>
          <w:trHeight w:val="54"/>
          <w:jc w:val="center"/>
        </w:trPr>
        <w:tc>
          <w:tcPr>
            <w:tcW w:w="628" w:type="dxa"/>
            <w:vMerge/>
          </w:tcPr>
          <w:p w14:paraId="7F383903" w14:textId="77777777" w:rsidR="00623BDD" w:rsidRPr="00DC552F" w:rsidRDefault="00623BDD" w:rsidP="006E365E">
            <w:pPr>
              <w:contextualSpacing/>
              <w:jc w:val="center"/>
              <w:rPr>
                <w:b/>
                <w:sz w:val="20"/>
              </w:rPr>
            </w:pPr>
          </w:p>
        </w:tc>
        <w:tc>
          <w:tcPr>
            <w:tcW w:w="810" w:type="dxa"/>
            <w:vMerge/>
          </w:tcPr>
          <w:p w14:paraId="2AF03734" w14:textId="77777777" w:rsidR="00623BDD" w:rsidRPr="00DC552F" w:rsidRDefault="00623BDD" w:rsidP="006E365E">
            <w:pPr>
              <w:contextualSpacing/>
              <w:jc w:val="center"/>
              <w:rPr>
                <w:sz w:val="20"/>
              </w:rPr>
            </w:pPr>
          </w:p>
        </w:tc>
        <w:tc>
          <w:tcPr>
            <w:tcW w:w="1530" w:type="dxa"/>
            <w:vMerge/>
          </w:tcPr>
          <w:p w14:paraId="57D703B0" w14:textId="77777777" w:rsidR="00623BDD" w:rsidRPr="00DC552F" w:rsidRDefault="00623BDD" w:rsidP="006E365E">
            <w:pPr>
              <w:contextualSpacing/>
              <w:jc w:val="center"/>
              <w:rPr>
                <w:sz w:val="20"/>
              </w:rPr>
            </w:pPr>
          </w:p>
        </w:tc>
        <w:tc>
          <w:tcPr>
            <w:tcW w:w="1710" w:type="dxa"/>
            <w:vMerge/>
          </w:tcPr>
          <w:p w14:paraId="7DD9E972" w14:textId="738531DE" w:rsidR="00623BDD" w:rsidRPr="00DC552F" w:rsidRDefault="00623BDD" w:rsidP="006E365E">
            <w:pPr>
              <w:contextualSpacing/>
              <w:jc w:val="center"/>
              <w:rPr>
                <w:sz w:val="20"/>
              </w:rPr>
            </w:pPr>
          </w:p>
        </w:tc>
        <w:tc>
          <w:tcPr>
            <w:tcW w:w="1170" w:type="dxa"/>
          </w:tcPr>
          <w:p w14:paraId="1EB4F922" w14:textId="366FE611" w:rsidR="00623BDD" w:rsidRPr="00DC552F" w:rsidRDefault="00623BDD" w:rsidP="006E365E">
            <w:pPr>
              <w:contextualSpacing/>
              <w:jc w:val="center"/>
              <w:rPr>
                <w:sz w:val="20"/>
              </w:rPr>
            </w:pPr>
          </w:p>
        </w:tc>
        <w:tc>
          <w:tcPr>
            <w:tcW w:w="720" w:type="dxa"/>
          </w:tcPr>
          <w:p w14:paraId="1FC655A9" w14:textId="77777777" w:rsidR="00623BDD" w:rsidRPr="00DC552F" w:rsidRDefault="00623BDD" w:rsidP="006E365E">
            <w:pPr>
              <w:contextualSpacing/>
              <w:jc w:val="center"/>
              <w:rPr>
                <w:sz w:val="20"/>
              </w:rPr>
            </w:pPr>
          </w:p>
        </w:tc>
        <w:tc>
          <w:tcPr>
            <w:tcW w:w="1800" w:type="dxa"/>
          </w:tcPr>
          <w:p w14:paraId="7728A449" w14:textId="1BDB5BB6" w:rsidR="00623BDD" w:rsidRPr="00DC552F" w:rsidRDefault="00623BDD" w:rsidP="006E365E">
            <w:pPr>
              <w:contextualSpacing/>
              <w:jc w:val="center"/>
              <w:rPr>
                <w:sz w:val="20"/>
              </w:rPr>
            </w:pPr>
          </w:p>
        </w:tc>
        <w:tc>
          <w:tcPr>
            <w:tcW w:w="1620" w:type="dxa"/>
          </w:tcPr>
          <w:p w14:paraId="2D1A078D" w14:textId="77777777" w:rsidR="00623BDD" w:rsidRPr="00DC552F" w:rsidRDefault="00623BDD" w:rsidP="006E365E">
            <w:pPr>
              <w:contextualSpacing/>
              <w:jc w:val="center"/>
              <w:rPr>
                <w:sz w:val="20"/>
              </w:rPr>
            </w:pPr>
          </w:p>
        </w:tc>
        <w:tc>
          <w:tcPr>
            <w:tcW w:w="1890" w:type="dxa"/>
          </w:tcPr>
          <w:p w14:paraId="699593BC" w14:textId="77D7CE80" w:rsidR="00623BDD" w:rsidRPr="00DC552F" w:rsidRDefault="00623BDD" w:rsidP="006E365E">
            <w:pPr>
              <w:contextualSpacing/>
              <w:jc w:val="center"/>
              <w:rPr>
                <w:sz w:val="20"/>
              </w:rPr>
            </w:pPr>
          </w:p>
        </w:tc>
        <w:tc>
          <w:tcPr>
            <w:tcW w:w="900" w:type="dxa"/>
          </w:tcPr>
          <w:p w14:paraId="5C829D55" w14:textId="79BD2DDE" w:rsidR="00623BDD" w:rsidRPr="00DC552F" w:rsidRDefault="00623BDD" w:rsidP="006E365E">
            <w:pPr>
              <w:contextualSpacing/>
              <w:jc w:val="center"/>
              <w:rPr>
                <w:sz w:val="20"/>
              </w:rPr>
            </w:pPr>
          </w:p>
        </w:tc>
        <w:tc>
          <w:tcPr>
            <w:tcW w:w="1257" w:type="dxa"/>
          </w:tcPr>
          <w:p w14:paraId="72D363D9" w14:textId="77777777" w:rsidR="00623BDD" w:rsidRPr="00DC552F" w:rsidRDefault="00623BDD" w:rsidP="006E365E">
            <w:pPr>
              <w:contextualSpacing/>
              <w:jc w:val="center"/>
              <w:rPr>
                <w:sz w:val="20"/>
              </w:rPr>
            </w:pPr>
          </w:p>
        </w:tc>
      </w:tr>
      <w:tr w:rsidR="00623BDD" w:rsidRPr="00DC552F" w14:paraId="14C5D78C" w14:textId="77777777" w:rsidTr="00CE542E">
        <w:trPr>
          <w:trHeight w:val="54"/>
          <w:jc w:val="center"/>
        </w:trPr>
        <w:tc>
          <w:tcPr>
            <w:tcW w:w="628" w:type="dxa"/>
            <w:vMerge w:val="restart"/>
          </w:tcPr>
          <w:p w14:paraId="27D61589" w14:textId="77777777" w:rsidR="00623BDD" w:rsidRPr="00DC552F" w:rsidRDefault="00623BDD" w:rsidP="006E365E">
            <w:pPr>
              <w:contextualSpacing/>
              <w:jc w:val="center"/>
              <w:rPr>
                <w:b/>
                <w:sz w:val="20"/>
              </w:rPr>
            </w:pPr>
            <w:r w:rsidRPr="00DC552F">
              <w:rPr>
                <w:b/>
                <w:sz w:val="20"/>
              </w:rPr>
              <w:t>2</w:t>
            </w:r>
          </w:p>
        </w:tc>
        <w:tc>
          <w:tcPr>
            <w:tcW w:w="810" w:type="dxa"/>
            <w:vMerge w:val="restart"/>
          </w:tcPr>
          <w:p w14:paraId="5B04E96E" w14:textId="77777777" w:rsidR="00623BDD" w:rsidRPr="00DC552F" w:rsidRDefault="00623BDD" w:rsidP="006E365E">
            <w:pPr>
              <w:contextualSpacing/>
              <w:jc w:val="center"/>
              <w:rPr>
                <w:sz w:val="20"/>
              </w:rPr>
            </w:pPr>
          </w:p>
        </w:tc>
        <w:tc>
          <w:tcPr>
            <w:tcW w:w="1530" w:type="dxa"/>
            <w:vMerge w:val="restart"/>
          </w:tcPr>
          <w:p w14:paraId="7BC176C8" w14:textId="77777777" w:rsidR="00623BDD" w:rsidRPr="00DC552F" w:rsidRDefault="00623BDD" w:rsidP="006E365E">
            <w:pPr>
              <w:contextualSpacing/>
              <w:jc w:val="center"/>
              <w:rPr>
                <w:sz w:val="20"/>
              </w:rPr>
            </w:pPr>
          </w:p>
        </w:tc>
        <w:tc>
          <w:tcPr>
            <w:tcW w:w="1710" w:type="dxa"/>
            <w:vMerge w:val="restart"/>
          </w:tcPr>
          <w:p w14:paraId="4F0F7699" w14:textId="79E25AC7" w:rsidR="00623BDD" w:rsidRPr="00DC552F" w:rsidRDefault="00623BDD" w:rsidP="006E365E">
            <w:pPr>
              <w:contextualSpacing/>
              <w:jc w:val="center"/>
              <w:rPr>
                <w:sz w:val="20"/>
              </w:rPr>
            </w:pPr>
          </w:p>
        </w:tc>
        <w:tc>
          <w:tcPr>
            <w:tcW w:w="1170" w:type="dxa"/>
          </w:tcPr>
          <w:p w14:paraId="4B4D381C" w14:textId="05815E68" w:rsidR="00623BDD" w:rsidRPr="00DC552F" w:rsidRDefault="00623BDD" w:rsidP="006E365E">
            <w:pPr>
              <w:contextualSpacing/>
              <w:jc w:val="center"/>
              <w:rPr>
                <w:sz w:val="20"/>
              </w:rPr>
            </w:pPr>
          </w:p>
        </w:tc>
        <w:tc>
          <w:tcPr>
            <w:tcW w:w="720" w:type="dxa"/>
          </w:tcPr>
          <w:p w14:paraId="6C6E685B" w14:textId="77777777" w:rsidR="00623BDD" w:rsidRPr="00DC552F" w:rsidRDefault="00623BDD" w:rsidP="006E365E">
            <w:pPr>
              <w:contextualSpacing/>
              <w:jc w:val="center"/>
              <w:rPr>
                <w:sz w:val="20"/>
              </w:rPr>
            </w:pPr>
          </w:p>
        </w:tc>
        <w:tc>
          <w:tcPr>
            <w:tcW w:w="1800" w:type="dxa"/>
          </w:tcPr>
          <w:p w14:paraId="6D450598" w14:textId="16D0F2BD" w:rsidR="00623BDD" w:rsidRPr="00DC552F" w:rsidRDefault="00623BDD" w:rsidP="006E365E">
            <w:pPr>
              <w:contextualSpacing/>
              <w:jc w:val="center"/>
              <w:rPr>
                <w:sz w:val="20"/>
              </w:rPr>
            </w:pPr>
          </w:p>
        </w:tc>
        <w:tc>
          <w:tcPr>
            <w:tcW w:w="1620" w:type="dxa"/>
          </w:tcPr>
          <w:p w14:paraId="597DB9EB" w14:textId="77777777" w:rsidR="00623BDD" w:rsidRPr="00DC552F" w:rsidRDefault="00623BDD" w:rsidP="006E365E">
            <w:pPr>
              <w:contextualSpacing/>
              <w:jc w:val="center"/>
              <w:rPr>
                <w:sz w:val="20"/>
              </w:rPr>
            </w:pPr>
          </w:p>
        </w:tc>
        <w:tc>
          <w:tcPr>
            <w:tcW w:w="1890" w:type="dxa"/>
          </w:tcPr>
          <w:p w14:paraId="125B97CD" w14:textId="5AA07A39" w:rsidR="00623BDD" w:rsidRPr="00DC552F" w:rsidRDefault="00623BDD" w:rsidP="006E365E">
            <w:pPr>
              <w:contextualSpacing/>
              <w:jc w:val="center"/>
              <w:rPr>
                <w:sz w:val="20"/>
              </w:rPr>
            </w:pPr>
          </w:p>
        </w:tc>
        <w:tc>
          <w:tcPr>
            <w:tcW w:w="900" w:type="dxa"/>
          </w:tcPr>
          <w:p w14:paraId="667C17CC" w14:textId="2A517754" w:rsidR="00623BDD" w:rsidRPr="00DC552F" w:rsidRDefault="00623BDD" w:rsidP="006E365E">
            <w:pPr>
              <w:contextualSpacing/>
              <w:jc w:val="center"/>
              <w:rPr>
                <w:sz w:val="20"/>
              </w:rPr>
            </w:pPr>
          </w:p>
        </w:tc>
        <w:tc>
          <w:tcPr>
            <w:tcW w:w="1257" w:type="dxa"/>
          </w:tcPr>
          <w:p w14:paraId="6293A80D" w14:textId="77777777" w:rsidR="00623BDD" w:rsidRPr="00DC552F" w:rsidRDefault="00623BDD" w:rsidP="006E365E">
            <w:pPr>
              <w:contextualSpacing/>
              <w:jc w:val="center"/>
              <w:rPr>
                <w:sz w:val="20"/>
              </w:rPr>
            </w:pPr>
          </w:p>
        </w:tc>
      </w:tr>
      <w:tr w:rsidR="00623BDD" w:rsidRPr="00DC552F" w14:paraId="43F08A69" w14:textId="77777777" w:rsidTr="00CE542E">
        <w:trPr>
          <w:trHeight w:val="54"/>
          <w:jc w:val="center"/>
        </w:trPr>
        <w:tc>
          <w:tcPr>
            <w:tcW w:w="628" w:type="dxa"/>
            <w:vMerge/>
          </w:tcPr>
          <w:p w14:paraId="04EACD03" w14:textId="77777777" w:rsidR="00623BDD" w:rsidRPr="00DC552F" w:rsidRDefault="00623BDD" w:rsidP="006E365E">
            <w:pPr>
              <w:contextualSpacing/>
              <w:jc w:val="center"/>
              <w:rPr>
                <w:b/>
                <w:sz w:val="20"/>
              </w:rPr>
            </w:pPr>
          </w:p>
        </w:tc>
        <w:tc>
          <w:tcPr>
            <w:tcW w:w="810" w:type="dxa"/>
            <w:vMerge/>
          </w:tcPr>
          <w:p w14:paraId="3EC79394" w14:textId="77777777" w:rsidR="00623BDD" w:rsidRPr="00DC552F" w:rsidRDefault="00623BDD" w:rsidP="006E365E">
            <w:pPr>
              <w:contextualSpacing/>
              <w:jc w:val="center"/>
              <w:rPr>
                <w:sz w:val="20"/>
              </w:rPr>
            </w:pPr>
          </w:p>
        </w:tc>
        <w:tc>
          <w:tcPr>
            <w:tcW w:w="1530" w:type="dxa"/>
            <w:vMerge/>
          </w:tcPr>
          <w:p w14:paraId="5F55CE90" w14:textId="77777777" w:rsidR="00623BDD" w:rsidRPr="00DC552F" w:rsidRDefault="00623BDD" w:rsidP="006E365E">
            <w:pPr>
              <w:contextualSpacing/>
              <w:jc w:val="center"/>
              <w:rPr>
                <w:sz w:val="20"/>
              </w:rPr>
            </w:pPr>
          </w:p>
        </w:tc>
        <w:tc>
          <w:tcPr>
            <w:tcW w:w="1710" w:type="dxa"/>
            <w:vMerge/>
          </w:tcPr>
          <w:p w14:paraId="72320F49" w14:textId="5B04B9B9" w:rsidR="00623BDD" w:rsidRPr="00DC552F" w:rsidRDefault="00623BDD" w:rsidP="006E365E">
            <w:pPr>
              <w:contextualSpacing/>
              <w:jc w:val="center"/>
              <w:rPr>
                <w:sz w:val="20"/>
              </w:rPr>
            </w:pPr>
          </w:p>
        </w:tc>
        <w:tc>
          <w:tcPr>
            <w:tcW w:w="1170" w:type="dxa"/>
          </w:tcPr>
          <w:p w14:paraId="043AB36C" w14:textId="010D3189" w:rsidR="00623BDD" w:rsidRPr="00DC552F" w:rsidRDefault="00623BDD" w:rsidP="006E365E">
            <w:pPr>
              <w:contextualSpacing/>
              <w:jc w:val="center"/>
              <w:rPr>
                <w:sz w:val="20"/>
              </w:rPr>
            </w:pPr>
          </w:p>
        </w:tc>
        <w:tc>
          <w:tcPr>
            <w:tcW w:w="720" w:type="dxa"/>
          </w:tcPr>
          <w:p w14:paraId="5B01F58C" w14:textId="77777777" w:rsidR="00623BDD" w:rsidRPr="00DC552F" w:rsidRDefault="00623BDD" w:rsidP="006E365E">
            <w:pPr>
              <w:contextualSpacing/>
              <w:jc w:val="center"/>
              <w:rPr>
                <w:sz w:val="20"/>
              </w:rPr>
            </w:pPr>
          </w:p>
        </w:tc>
        <w:tc>
          <w:tcPr>
            <w:tcW w:w="1800" w:type="dxa"/>
          </w:tcPr>
          <w:p w14:paraId="3D0A6CB6" w14:textId="62A65142" w:rsidR="00623BDD" w:rsidRPr="00DC552F" w:rsidRDefault="00623BDD" w:rsidP="006E365E">
            <w:pPr>
              <w:contextualSpacing/>
              <w:jc w:val="center"/>
              <w:rPr>
                <w:sz w:val="20"/>
              </w:rPr>
            </w:pPr>
          </w:p>
        </w:tc>
        <w:tc>
          <w:tcPr>
            <w:tcW w:w="1620" w:type="dxa"/>
          </w:tcPr>
          <w:p w14:paraId="3A22D9E0" w14:textId="77777777" w:rsidR="00623BDD" w:rsidRPr="00DC552F" w:rsidRDefault="00623BDD" w:rsidP="006E365E">
            <w:pPr>
              <w:contextualSpacing/>
              <w:jc w:val="center"/>
              <w:rPr>
                <w:sz w:val="20"/>
              </w:rPr>
            </w:pPr>
          </w:p>
        </w:tc>
        <w:tc>
          <w:tcPr>
            <w:tcW w:w="1890" w:type="dxa"/>
          </w:tcPr>
          <w:p w14:paraId="1F6B50DD" w14:textId="475244B6" w:rsidR="00623BDD" w:rsidRPr="00DC552F" w:rsidRDefault="00623BDD" w:rsidP="006E365E">
            <w:pPr>
              <w:contextualSpacing/>
              <w:jc w:val="center"/>
              <w:rPr>
                <w:sz w:val="20"/>
              </w:rPr>
            </w:pPr>
          </w:p>
        </w:tc>
        <w:tc>
          <w:tcPr>
            <w:tcW w:w="900" w:type="dxa"/>
          </w:tcPr>
          <w:p w14:paraId="0975640B" w14:textId="5EDB557C" w:rsidR="00623BDD" w:rsidRPr="00DC552F" w:rsidRDefault="00623BDD" w:rsidP="006E365E">
            <w:pPr>
              <w:contextualSpacing/>
              <w:jc w:val="center"/>
              <w:rPr>
                <w:sz w:val="20"/>
              </w:rPr>
            </w:pPr>
          </w:p>
        </w:tc>
        <w:tc>
          <w:tcPr>
            <w:tcW w:w="1257" w:type="dxa"/>
          </w:tcPr>
          <w:p w14:paraId="4FB83D2C" w14:textId="77777777" w:rsidR="00623BDD" w:rsidRPr="00DC552F" w:rsidRDefault="00623BDD" w:rsidP="006E365E">
            <w:pPr>
              <w:contextualSpacing/>
              <w:jc w:val="center"/>
              <w:rPr>
                <w:sz w:val="20"/>
              </w:rPr>
            </w:pPr>
          </w:p>
        </w:tc>
      </w:tr>
      <w:tr w:rsidR="00623BDD" w:rsidRPr="00DC552F" w14:paraId="6100F6D2" w14:textId="77777777" w:rsidTr="00CE542E">
        <w:trPr>
          <w:trHeight w:val="54"/>
          <w:jc w:val="center"/>
        </w:trPr>
        <w:tc>
          <w:tcPr>
            <w:tcW w:w="628" w:type="dxa"/>
            <w:vMerge/>
          </w:tcPr>
          <w:p w14:paraId="7DFABF53" w14:textId="77777777" w:rsidR="00623BDD" w:rsidRPr="00DC552F" w:rsidRDefault="00623BDD" w:rsidP="006E365E">
            <w:pPr>
              <w:contextualSpacing/>
              <w:jc w:val="center"/>
              <w:rPr>
                <w:b/>
                <w:sz w:val="20"/>
              </w:rPr>
            </w:pPr>
          </w:p>
        </w:tc>
        <w:tc>
          <w:tcPr>
            <w:tcW w:w="810" w:type="dxa"/>
            <w:vMerge/>
          </w:tcPr>
          <w:p w14:paraId="178AC38C" w14:textId="77777777" w:rsidR="00623BDD" w:rsidRPr="00DC552F" w:rsidRDefault="00623BDD" w:rsidP="006E365E">
            <w:pPr>
              <w:contextualSpacing/>
              <w:jc w:val="center"/>
              <w:rPr>
                <w:sz w:val="20"/>
              </w:rPr>
            </w:pPr>
          </w:p>
        </w:tc>
        <w:tc>
          <w:tcPr>
            <w:tcW w:w="1530" w:type="dxa"/>
            <w:vMerge/>
          </w:tcPr>
          <w:p w14:paraId="2C3DD442" w14:textId="77777777" w:rsidR="00623BDD" w:rsidRPr="00DC552F" w:rsidRDefault="00623BDD" w:rsidP="006E365E">
            <w:pPr>
              <w:contextualSpacing/>
              <w:jc w:val="center"/>
              <w:rPr>
                <w:sz w:val="20"/>
              </w:rPr>
            </w:pPr>
          </w:p>
        </w:tc>
        <w:tc>
          <w:tcPr>
            <w:tcW w:w="1710" w:type="dxa"/>
            <w:vMerge/>
          </w:tcPr>
          <w:p w14:paraId="41DAC6E6" w14:textId="2842F856" w:rsidR="00623BDD" w:rsidRPr="00DC552F" w:rsidRDefault="00623BDD" w:rsidP="006E365E">
            <w:pPr>
              <w:contextualSpacing/>
              <w:jc w:val="center"/>
              <w:rPr>
                <w:sz w:val="20"/>
              </w:rPr>
            </w:pPr>
          </w:p>
        </w:tc>
        <w:tc>
          <w:tcPr>
            <w:tcW w:w="1170" w:type="dxa"/>
          </w:tcPr>
          <w:p w14:paraId="4DE87C44" w14:textId="2F754B69" w:rsidR="00623BDD" w:rsidRPr="00DC552F" w:rsidRDefault="00623BDD" w:rsidP="006E365E">
            <w:pPr>
              <w:contextualSpacing/>
              <w:jc w:val="center"/>
              <w:rPr>
                <w:sz w:val="20"/>
              </w:rPr>
            </w:pPr>
          </w:p>
        </w:tc>
        <w:tc>
          <w:tcPr>
            <w:tcW w:w="720" w:type="dxa"/>
          </w:tcPr>
          <w:p w14:paraId="6AF42274" w14:textId="77777777" w:rsidR="00623BDD" w:rsidRPr="00DC552F" w:rsidRDefault="00623BDD" w:rsidP="006E365E">
            <w:pPr>
              <w:contextualSpacing/>
              <w:jc w:val="center"/>
              <w:rPr>
                <w:sz w:val="20"/>
              </w:rPr>
            </w:pPr>
          </w:p>
        </w:tc>
        <w:tc>
          <w:tcPr>
            <w:tcW w:w="1800" w:type="dxa"/>
          </w:tcPr>
          <w:p w14:paraId="2115AE7F" w14:textId="7535E85A" w:rsidR="00623BDD" w:rsidRPr="00DC552F" w:rsidRDefault="00623BDD" w:rsidP="006E365E">
            <w:pPr>
              <w:contextualSpacing/>
              <w:jc w:val="center"/>
              <w:rPr>
                <w:sz w:val="20"/>
              </w:rPr>
            </w:pPr>
          </w:p>
        </w:tc>
        <w:tc>
          <w:tcPr>
            <w:tcW w:w="1620" w:type="dxa"/>
          </w:tcPr>
          <w:p w14:paraId="262E869A" w14:textId="77777777" w:rsidR="00623BDD" w:rsidRPr="00DC552F" w:rsidRDefault="00623BDD" w:rsidP="006E365E">
            <w:pPr>
              <w:contextualSpacing/>
              <w:jc w:val="center"/>
              <w:rPr>
                <w:sz w:val="20"/>
              </w:rPr>
            </w:pPr>
          </w:p>
        </w:tc>
        <w:tc>
          <w:tcPr>
            <w:tcW w:w="1890" w:type="dxa"/>
          </w:tcPr>
          <w:p w14:paraId="5E013DAE" w14:textId="660D4575" w:rsidR="00623BDD" w:rsidRPr="00DC552F" w:rsidRDefault="00623BDD" w:rsidP="006E365E">
            <w:pPr>
              <w:contextualSpacing/>
              <w:jc w:val="center"/>
              <w:rPr>
                <w:sz w:val="20"/>
              </w:rPr>
            </w:pPr>
          </w:p>
        </w:tc>
        <w:tc>
          <w:tcPr>
            <w:tcW w:w="900" w:type="dxa"/>
          </w:tcPr>
          <w:p w14:paraId="417C9705" w14:textId="7309E774" w:rsidR="00623BDD" w:rsidRPr="00DC552F" w:rsidRDefault="00623BDD" w:rsidP="006E365E">
            <w:pPr>
              <w:contextualSpacing/>
              <w:jc w:val="center"/>
              <w:rPr>
                <w:sz w:val="20"/>
              </w:rPr>
            </w:pPr>
          </w:p>
        </w:tc>
        <w:tc>
          <w:tcPr>
            <w:tcW w:w="1257" w:type="dxa"/>
          </w:tcPr>
          <w:p w14:paraId="653D0E96" w14:textId="77777777" w:rsidR="00623BDD" w:rsidRPr="00DC552F" w:rsidRDefault="00623BDD" w:rsidP="006E365E">
            <w:pPr>
              <w:contextualSpacing/>
              <w:jc w:val="center"/>
              <w:rPr>
                <w:sz w:val="20"/>
              </w:rPr>
            </w:pPr>
          </w:p>
        </w:tc>
      </w:tr>
      <w:tr w:rsidR="00623BDD" w:rsidRPr="00DC552F" w14:paraId="316EB47B" w14:textId="77777777" w:rsidTr="00CE542E">
        <w:trPr>
          <w:trHeight w:val="54"/>
          <w:jc w:val="center"/>
        </w:trPr>
        <w:tc>
          <w:tcPr>
            <w:tcW w:w="628" w:type="dxa"/>
            <w:vMerge/>
          </w:tcPr>
          <w:p w14:paraId="7D09B751" w14:textId="77777777" w:rsidR="00623BDD" w:rsidRPr="00DC552F" w:rsidRDefault="00623BDD" w:rsidP="006E365E">
            <w:pPr>
              <w:contextualSpacing/>
              <w:jc w:val="center"/>
              <w:rPr>
                <w:b/>
                <w:sz w:val="20"/>
              </w:rPr>
            </w:pPr>
          </w:p>
        </w:tc>
        <w:tc>
          <w:tcPr>
            <w:tcW w:w="810" w:type="dxa"/>
            <w:vMerge/>
          </w:tcPr>
          <w:p w14:paraId="78CAA73E" w14:textId="77777777" w:rsidR="00623BDD" w:rsidRPr="00DC552F" w:rsidRDefault="00623BDD" w:rsidP="006E365E">
            <w:pPr>
              <w:contextualSpacing/>
              <w:jc w:val="center"/>
              <w:rPr>
                <w:sz w:val="20"/>
              </w:rPr>
            </w:pPr>
          </w:p>
        </w:tc>
        <w:tc>
          <w:tcPr>
            <w:tcW w:w="1530" w:type="dxa"/>
            <w:vMerge/>
          </w:tcPr>
          <w:p w14:paraId="4DCC0E07" w14:textId="77777777" w:rsidR="00623BDD" w:rsidRPr="00DC552F" w:rsidRDefault="00623BDD" w:rsidP="006E365E">
            <w:pPr>
              <w:contextualSpacing/>
              <w:jc w:val="center"/>
              <w:rPr>
                <w:sz w:val="20"/>
              </w:rPr>
            </w:pPr>
          </w:p>
        </w:tc>
        <w:tc>
          <w:tcPr>
            <w:tcW w:w="1710" w:type="dxa"/>
            <w:vMerge/>
          </w:tcPr>
          <w:p w14:paraId="7F6060FA" w14:textId="7A133458" w:rsidR="00623BDD" w:rsidRPr="00DC552F" w:rsidRDefault="00623BDD" w:rsidP="006E365E">
            <w:pPr>
              <w:contextualSpacing/>
              <w:jc w:val="center"/>
              <w:rPr>
                <w:sz w:val="20"/>
              </w:rPr>
            </w:pPr>
          </w:p>
        </w:tc>
        <w:tc>
          <w:tcPr>
            <w:tcW w:w="1170" w:type="dxa"/>
          </w:tcPr>
          <w:p w14:paraId="4387F46D" w14:textId="40B51E83" w:rsidR="00623BDD" w:rsidRPr="00DC552F" w:rsidRDefault="00623BDD" w:rsidP="006E365E">
            <w:pPr>
              <w:contextualSpacing/>
              <w:jc w:val="center"/>
              <w:rPr>
                <w:sz w:val="20"/>
              </w:rPr>
            </w:pPr>
          </w:p>
        </w:tc>
        <w:tc>
          <w:tcPr>
            <w:tcW w:w="720" w:type="dxa"/>
          </w:tcPr>
          <w:p w14:paraId="51B8D0BD" w14:textId="77777777" w:rsidR="00623BDD" w:rsidRPr="00DC552F" w:rsidRDefault="00623BDD" w:rsidP="006E365E">
            <w:pPr>
              <w:contextualSpacing/>
              <w:jc w:val="center"/>
              <w:rPr>
                <w:sz w:val="20"/>
              </w:rPr>
            </w:pPr>
          </w:p>
        </w:tc>
        <w:tc>
          <w:tcPr>
            <w:tcW w:w="1800" w:type="dxa"/>
          </w:tcPr>
          <w:p w14:paraId="7AFCADC7" w14:textId="32DAAF9B" w:rsidR="00623BDD" w:rsidRPr="00DC552F" w:rsidRDefault="00623BDD" w:rsidP="006E365E">
            <w:pPr>
              <w:contextualSpacing/>
              <w:jc w:val="center"/>
              <w:rPr>
                <w:sz w:val="20"/>
              </w:rPr>
            </w:pPr>
          </w:p>
        </w:tc>
        <w:tc>
          <w:tcPr>
            <w:tcW w:w="1620" w:type="dxa"/>
          </w:tcPr>
          <w:p w14:paraId="16CD62DF" w14:textId="77777777" w:rsidR="00623BDD" w:rsidRPr="00DC552F" w:rsidRDefault="00623BDD" w:rsidP="006E365E">
            <w:pPr>
              <w:contextualSpacing/>
              <w:jc w:val="center"/>
              <w:rPr>
                <w:sz w:val="20"/>
              </w:rPr>
            </w:pPr>
          </w:p>
        </w:tc>
        <w:tc>
          <w:tcPr>
            <w:tcW w:w="1890" w:type="dxa"/>
          </w:tcPr>
          <w:p w14:paraId="00258B91" w14:textId="61EE8767" w:rsidR="00623BDD" w:rsidRPr="00DC552F" w:rsidRDefault="00623BDD" w:rsidP="006E365E">
            <w:pPr>
              <w:contextualSpacing/>
              <w:jc w:val="center"/>
              <w:rPr>
                <w:sz w:val="20"/>
              </w:rPr>
            </w:pPr>
          </w:p>
        </w:tc>
        <w:tc>
          <w:tcPr>
            <w:tcW w:w="900" w:type="dxa"/>
          </w:tcPr>
          <w:p w14:paraId="117EE971" w14:textId="70A835D1" w:rsidR="00623BDD" w:rsidRPr="00DC552F" w:rsidRDefault="00623BDD" w:rsidP="006E365E">
            <w:pPr>
              <w:contextualSpacing/>
              <w:jc w:val="center"/>
              <w:rPr>
                <w:sz w:val="20"/>
              </w:rPr>
            </w:pPr>
          </w:p>
        </w:tc>
        <w:tc>
          <w:tcPr>
            <w:tcW w:w="1257" w:type="dxa"/>
          </w:tcPr>
          <w:p w14:paraId="74B44CF7" w14:textId="77777777" w:rsidR="00623BDD" w:rsidRPr="00DC552F" w:rsidRDefault="00623BDD" w:rsidP="006E365E">
            <w:pPr>
              <w:contextualSpacing/>
              <w:jc w:val="center"/>
              <w:rPr>
                <w:sz w:val="20"/>
              </w:rPr>
            </w:pPr>
          </w:p>
        </w:tc>
      </w:tr>
      <w:tr w:rsidR="00623BDD" w:rsidRPr="00DC552F" w14:paraId="71C2901F" w14:textId="77777777" w:rsidTr="00CE542E">
        <w:trPr>
          <w:trHeight w:val="54"/>
          <w:jc w:val="center"/>
        </w:trPr>
        <w:tc>
          <w:tcPr>
            <w:tcW w:w="628" w:type="dxa"/>
            <w:vMerge/>
          </w:tcPr>
          <w:p w14:paraId="7F0EA853" w14:textId="77777777" w:rsidR="00623BDD" w:rsidRPr="00DC552F" w:rsidRDefault="00623BDD" w:rsidP="006E365E">
            <w:pPr>
              <w:contextualSpacing/>
              <w:jc w:val="center"/>
              <w:rPr>
                <w:b/>
                <w:sz w:val="20"/>
              </w:rPr>
            </w:pPr>
          </w:p>
        </w:tc>
        <w:tc>
          <w:tcPr>
            <w:tcW w:w="810" w:type="dxa"/>
            <w:vMerge/>
          </w:tcPr>
          <w:p w14:paraId="705C8098" w14:textId="77777777" w:rsidR="00623BDD" w:rsidRPr="00DC552F" w:rsidRDefault="00623BDD" w:rsidP="006E365E">
            <w:pPr>
              <w:contextualSpacing/>
              <w:jc w:val="center"/>
              <w:rPr>
                <w:sz w:val="20"/>
              </w:rPr>
            </w:pPr>
          </w:p>
        </w:tc>
        <w:tc>
          <w:tcPr>
            <w:tcW w:w="1530" w:type="dxa"/>
            <w:vMerge/>
          </w:tcPr>
          <w:p w14:paraId="54E5419E" w14:textId="77777777" w:rsidR="00623BDD" w:rsidRPr="00DC552F" w:rsidRDefault="00623BDD" w:rsidP="006E365E">
            <w:pPr>
              <w:contextualSpacing/>
              <w:jc w:val="center"/>
              <w:rPr>
                <w:sz w:val="20"/>
              </w:rPr>
            </w:pPr>
          </w:p>
        </w:tc>
        <w:tc>
          <w:tcPr>
            <w:tcW w:w="1710" w:type="dxa"/>
            <w:vMerge/>
          </w:tcPr>
          <w:p w14:paraId="6F3433D3" w14:textId="69AE0AE7" w:rsidR="00623BDD" w:rsidRPr="00DC552F" w:rsidRDefault="00623BDD" w:rsidP="006E365E">
            <w:pPr>
              <w:contextualSpacing/>
              <w:jc w:val="center"/>
              <w:rPr>
                <w:sz w:val="20"/>
              </w:rPr>
            </w:pPr>
          </w:p>
        </w:tc>
        <w:tc>
          <w:tcPr>
            <w:tcW w:w="1170" w:type="dxa"/>
          </w:tcPr>
          <w:p w14:paraId="628D957C" w14:textId="2382E266" w:rsidR="00623BDD" w:rsidRPr="00DC552F" w:rsidRDefault="00623BDD" w:rsidP="006E365E">
            <w:pPr>
              <w:contextualSpacing/>
              <w:jc w:val="center"/>
              <w:rPr>
                <w:sz w:val="20"/>
              </w:rPr>
            </w:pPr>
          </w:p>
        </w:tc>
        <w:tc>
          <w:tcPr>
            <w:tcW w:w="720" w:type="dxa"/>
          </w:tcPr>
          <w:p w14:paraId="6CACB3D9" w14:textId="77777777" w:rsidR="00623BDD" w:rsidRPr="00DC552F" w:rsidRDefault="00623BDD" w:rsidP="006E365E">
            <w:pPr>
              <w:contextualSpacing/>
              <w:jc w:val="center"/>
              <w:rPr>
                <w:sz w:val="20"/>
              </w:rPr>
            </w:pPr>
          </w:p>
        </w:tc>
        <w:tc>
          <w:tcPr>
            <w:tcW w:w="1800" w:type="dxa"/>
          </w:tcPr>
          <w:p w14:paraId="04A0912F" w14:textId="3A2CC604" w:rsidR="00623BDD" w:rsidRPr="00DC552F" w:rsidRDefault="00623BDD" w:rsidP="006E365E">
            <w:pPr>
              <w:contextualSpacing/>
              <w:jc w:val="center"/>
              <w:rPr>
                <w:sz w:val="20"/>
              </w:rPr>
            </w:pPr>
          </w:p>
        </w:tc>
        <w:tc>
          <w:tcPr>
            <w:tcW w:w="1620" w:type="dxa"/>
          </w:tcPr>
          <w:p w14:paraId="7B21175F" w14:textId="77777777" w:rsidR="00623BDD" w:rsidRPr="00DC552F" w:rsidRDefault="00623BDD" w:rsidP="006E365E">
            <w:pPr>
              <w:contextualSpacing/>
              <w:jc w:val="center"/>
              <w:rPr>
                <w:sz w:val="20"/>
              </w:rPr>
            </w:pPr>
          </w:p>
        </w:tc>
        <w:tc>
          <w:tcPr>
            <w:tcW w:w="1890" w:type="dxa"/>
          </w:tcPr>
          <w:p w14:paraId="19D16793" w14:textId="6056C06E" w:rsidR="00623BDD" w:rsidRPr="00DC552F" w:rsidRDefault="00623BDD" w:rsidP="006E365E">
            <w:pPr>
              <w:contextualSpacing/>
              <w:jc w:val="center"/>
              <w:rPr>
                <w:sz w:val="20"/>
              </w:rPr>
            </w:pPr>
          </w:p>
        </w:tc>
        <w:tc>
          <w:tcPr>
            <w:tcW w:w="900" w:type="dxa"/>
          </w:tcPr>
          <w:p w14:paraId="27BE3E95" w14:textId="3B67D7DF" w:rsidR="00623BDD" w:rsidRPr="00DC552F" w:rsidRDefault="00623BDD" w:rsidP="006E365E">
            <w:pPr>
              <w:contextualSpacing/>
              <w:jc w:val="center"/>
              <w:rPr>
                <w:sz w:val="20"/>
              </w:rPr>
            </w:pPr>
          </w:p>
        </w:tc>
        <w:tc>
          <w:tcPr>
            <w:tcW w:w="1257" w:type="dxa"/>
          </w:tcPr>
          <w:p w14:paraId="4542C7D0" w14:textId="77777777" w:rsidR="00623BDD" w:rsidRPr="00DC552F" w:rsidRDefault="00623BDD" w:rsidP="006E365E">
            <w:pPr>
              <w:contextualSpacing/>
              <w:jc w:val="center"/>
              <w:rPr>
                <w:sz w:val="20"/>
              </w:rPr>
            </w:pPr>
          </w:p>
        </w:tc>
      </w:tr>
      <w:tr w:rsidR="00623BDD" w:rsidRPr="00DC552F" w14:paraId="0B013194" w14:textId="77777777" w:rsidTr="00CE542E">
        <w:trPr>
          <w:trHeight w:val="54"/>
          <w:jc w:val="center"/>
        </w:trPr>
        <w:tc>
          <w:tcPr>
            <w:tcW w:w="628" w:type="dxa"/>
            <w:vMerge w:val="restart"/>
          </w:tcPr>
          <w:p w14:paraId="501FFA1C" w14:textId="77777777" w:rsidR="00623BDD" w:rsidRPr="00DC552F" w:rsidRDefault="00623BDD" w:rsidP="006E365E">
            <w:pPr>
              <w:contextualSpacing/>
              <w:jc w:val="center"/>
              <w:rPr>
                <w:b/>
                <w:sz w:val="20"/>
              </w:rPr>
            </w:pPr>
            <w:r w:rsidRPr="00DC552F">
              <w:rPr>
                <w:b/>
                <w:sz w:val="20"/>
              </w:rPr>
              <w:t>3</w:t>
            </w:r>
          </w:p>
        </w:tc>
        <w:tc>
          <w:tcPr>
            <w:tcW w:w="810" w:type="dxa"/>
            <w:vMerge w:val="restart"/>
          </w:tcPr>
          <w:p w14:paraId="75CADFF5" w14:textId="77777777" w:rsidR="00623BDD" w:rsidRPr="00DC552F" w:rsidRDefault="00623BDD" w:rsidP="006E365E">
            <w:pPr>
              <w:contextualSpacing/>
              <w:jc w:val="center"/>
              <w:rPr>
                <w:sz w:val="20"/>
              </w:rPr>
            </w:pPr>
          </w:p>
        </w:tc>
        <w:tc>
          <w:tcPr>
            <w:tcW w:w="1530" w:type="dxa"/>
            <w:vMerge w:val="restart"/>
          </w:tcPr>
          <w:p w14:paraId="67C0BA99" w14:textId="77777777" w:rsidR="00623BDD" w:rsidRPr="00DC552F" w:rsidRDefault="00623BDD" w:rsidP="006E365E">
            <w:pPr>
              <w:contextualSpacing/>
              <w:jc w:val="center"/>
              <w:rPr>
                <w:sz w:val="20"/>
              </w:rPr>
            </w:pPr>
          </w:p>
        </w:tc>
        <w:tc>
          <w:tcPr>
            <w:tcW w:w="1710" w:type="dxa"/>
            <w:vMerge w:val="restart"/>
          </w:tcPr>
          <w:p w14:paraId="1F5BF99A" w14:textId="33C355D6" w:rsidR="00623BDD" w:rsidRPr="00DC552F" w:rsidRDefault="00623BDD" w:rsidP="006E365E">
            <w:pPr>
              <w:contextualSpacing/>
              <w:jc w:val="center"/>
              <w:rPr>
                <w:sz w:val="20"/>
              </w:rPr>
            </w:pPr>
          </w:p>
        </w:tc>
        <w:tc>
          <w:tcPr>
            <w:tcW w:w="1170" w:type="dxa"/>
          </w:tcPr>
          <w:p w14:paraId="3124C45D" w14:textId="7CD55648" w:rsidR="00623BDD" w:rsidRPr="00DC552F" w:rsidRDefault="00623BDD" w:rsidP="006E365E">
            <w:pPr>
              <w:contextualSpacing/>
              <w:jc w:val="center"/>
              <w:rPr>
                <w:sz w:val="20"/>
              </w:rPr>
            </w:pPr>
          </w:p>
        </w:tc>
        <w:tc>
          <w:tcPr>
            <w:tcW w:w="720" w:type="dxa"/>
          </w:tcPr>
          <w:p w14:paraId="6A8DED23" w14:textId="77777777" w:rsidR="00623BDD" w:rsidRPr="00DC552F" w:rsidRDefault="00623BDD" w:rsidP="006E365E">
            <w:pPr>
              <w:contextualSpacing/>
              <w:jc w:val="center"/>
              <w:rPr>
                <w:sz w:val="20"/>
              </w:rPr>
            </w:pPr>
          </w:p>
        </w:tc>
        <w:tc>
          <w:tcPr>
            <w:tcW w:w="1800" w:type="dxa"/>
          </w:tcPr>
          <w:p w14:paraId="399E490B" w14:textId="387C8B10" w:rsidR="00623BDD" w:rsidRPr="00DC552F" w:rsidRDefault="00623BDD" w:rsidP="006E365E">
            <w:pPr>
              <w:contextualSpacing/>
              <w:jc w:val="center"/>
              <w:rPr>
                <w:sz w:val="20"/>
              </w:rPr>
            </w:pPr>
          </w:p>
        </w:tc>
        <w:tc>
          <w:tcPr>
            <w:tcW w:w="1620" w:type="dxa"/>
          </w:tcPr>
          <w:p w14:paraId="40A0B39C" w14:textId="77777777" w:rsidR="00623BDD" w:rsidRPr="00DC552F" w:rsidRDefault="00623BDD" w:rsidP="006E365E">
            <w:pPr>
              <w:contextualSpacing/>
              <w:jc w:val="center"/>
              <w:rPr>
                <w:sz w:val="20"/>
              </w:rPr>
            </w:pPr>
          </w:p>
        </w:tc>
        <w:tc>
          <w:tcPr>
            <w:tcW w:w="1890" w:type="dxa"/>
          </w:tcPr>
          <w:p w14:paraId="551F42F2" w14:textId="3F8A886E" w:rsidR="00623BDD" w:rsidRPr="00DC552F" w:rsidRDefault="00623BDD" w:rsidP="006E365E">
            <w:pPr>
              <w:contextualSpacing/>
              <w:jc w:val="center"/>
              <w:rPr>
                <w:sz w:val="20"/>
              </w:rPr>
            </w:pPr>
          </w:p>
        </w:tc>
        <w:tc>
          <w:tcPr>
            <w:tcW w:w="900" w:type="dxa"/>
          </w:tcPr>
          <w:p w14:paraId="02FEA767" w14:textId="117F20F0" w:rsidR="00623BDD" w:rsidRPr="00DC552F" w:rsidRDefault="00623BDD" w:rsidP="006E365E">
            <w:pPr>
              <w:contextualSpacing/>
              <w:jc w:val="center"/>
              <w:rPr>
                <w:sz w:val="20"/>
              </w:rPr>
            </w:pPr>
          </w:p>
        </w:tc>
        <w:tc>
          <w:tcPr>
            <w:tcW w:w="1257" w:type="dxa"/>
          </w:tcPr>
          <w:p w14:paraId="0A0C2F77" w14:textId="77777777" w:rsidR="00623BDD" w:rsidRPr="00DC552F" w:rsidRDefault="00623BDD" w:rsidP="006E365E">
            <w:pPr>
              <w:contextualSpacing/>
              <w:jc w:val="center"/>
              <w:rPr>
                <w:sz w:val="20"/>
              </w:rPr>
            </w:pPr>
          </w:p>
        </w:tc>
      </w:tr>
      <w:tr w:rsidR="00623BDD" w:rsidRPr="00DC552F" w14:paraId="7FD21A8C" w14:textId="77777777" w:rsidTr="00CE542E">
        <w:trPr>
          <w:trHeight w:val="54"/>
          <w:jc w:val="center"/>
        </w:trPr>
        <w:tc>
          <w:tcPr>
            <w:tcW w:w="628" w:type="dxa"/>
            <w:vMerge/>
          </w:tcPr>
          <w:p w14:paraId="47D7BD01" w14:textId="77777777" w:rsidR="00623BDD" w:rsidRPr="00DC552F" w:rsidRDefault="00623BDD" w:rsidP="006E365E">
            <w:pPr>
              <w:contextualSpacing/>
              <w:jc w:val="center"/>
              <w:rPr>
                <w:b/>
                <w:sz w:val="20"/>
              </w:rPr>
            </w:pPr>
          </w:p>
        </w:tc>
        <w:tc>
          <w:tcPr>
            <w:tcW w:w="810" w:type="dxa"/>
            <w:vMerge/>
          </w:tcPr>
          <w:p w14:paraId="3A7A98B8" w14:textId="77777777" w:rsidR="00623BDD" w:rsidRPr="00DC552F" w:rsidRDefault="00623BDD" w:rsidP="006E365E">
            <w:pPr>
              <w:contextualSpacing/>
              <w:jc w:val="center"/>
              <w:rPr>
                <w:sz w:val="20"/>
              </w:rPr>
            </w:pPr>
          </w:p>
        </w:tc>
        <w:tc>
          <w:tcPr>
            <w:tcW w:w="1530" w:type="dxa"/>
            <w:vMerge/>
          </w:tcPr>
          <w:p w14:paraId="595883C1" w14:textId="77777777" w:rsidR="00623BDD" w:rsidRPr="00DC552F" w:rsidRDefault="00623BDD" w:rsidP="006E365E">
            <w:pPr>
              <w:contextualSpacing/>
              <w:jc w:val="center"/>
              <w:rPr>
                <w:sz w:val="20"/>
              </w:rPr>
            </w:pPr>
          </w:p>
        </w:tc>
        <w:tc>
          <w:tcPr>
            <w:tcW w:w="1710" w:type="dxa"/>
            <w:vMerge/>
          </w:tcPr>
          <w:p w14:paraId="6814B0F3" w14:textId="110DCC05" w:rsidR="00623BDD" w:rsidRPr="00DC552F" w:rsidRDefault="00623BDD" w:rsidP="006E365E">
            <w:pPr>
              <w:contextualSpacing/>
              <w:jc w:val="center"/>
              <w:rPr>
                <w:sz w:val="20"/>
              </w:rPr>
            </w:pPr>
          </w:p>
        </w:tc>
        <w:tc>
          <w:tcPr>
            <w:tcW w:w="1170" w:type="dxa"/>
          </w:tcPr>
          <w:p w14:paraId="0E63431F" w14:textId="3C60C93B" w:rsidR="00623BDD" w:rsidRPr="00DC552F" w:rsidRDefault="00623BDD" w:rsidP="006E365E">
            <w:pPr>
              <w:contextualSpacing/>
              <w:jc w:val="center"/>
              <w:rPr>
                <w:sz w:val="20"/>
              </w:rPr>
            </w:pPr>
          </w:p>
        </w:tc>
        <w:tc>
          <w:tcPr>
            <w:tcW w:w="720" w:type="dxa"/>
          </w:tcPr>
          <w:p w14:paraId="1112A926" w14:textId="77777777" w:rsidR="00623BDD" w:rsidRPr="00DC552F" w:rsidRDefault="00623BDD" w:rsidP="006E365E">
            <w:pPr>
              <w:contextualSpacing/>
              <w:jc w:val="center"/>
              <w:rPr>
                <w:sz w:val="20"/>
              </w:rPr>
            </w:pPr>
          </w:p>
        </w:tc>
        <w:tc>
          <w:tcPr>
            <w:tcW w:w="1800" w:type="dxa"/>
          </w:tcPr>
          <w:p w14:paraId="27B66910" w14:textId="61CF513F" w:rsidR="00623BDD" w:rsidRPr="00DC552F" w:rsidRDefault="00623BDD" w:rsidP="006E365E">
            <w:pPr>
              <w:contextualSpacing/>
              <w:jc w:val="center"/>
              <w:rPr>
                <w:sz w:val="20"/>
              </w:rPr>
            </w:pPr>
          </w:p>
        </w:tc>
        <w:tc>
          <w:tcPr>
            <w:tcW w:w="1620" w:type="dxa"/>
          </w:tcPr>
          <w:p w14:paraId="47B4AAB3" w14:textId="77777777" w:rsidR="00623BDD" w:rsidRPr="00DC552F" w:rsidRDefault="00623BDD" w:rsidP="006E365E">
            <w:pPr>
              <w:contextualSpacing/>
              <w:jc w:val="center"/>
              <w:rPr>
                <w:sz w:val="20"/>
              </w:rPr>
            </w:pPr>
          </w:p>
        </w:tc>
        <w:tc>
          <w:tcPr>
            <w:tcW w:w="1890" w:type="dxa"/>
          </w:tcPr>
          <w:p w14:paraId="6E07139C" w14:textId="701744BB" w:rsidR="00623BDD" w:rsidRPr="00DC552F" w:rsidRDefault="00623BDD" w:rsidP="006E365E">
            <w:pPr>
              <w:contextualSpacing/>
              <w:jc w:val="center"/>
              <w:rPr>
                <w:sz w:val="20"/>
              </w:rPr>
            </w:pPr>
          </w:p>
        </w:tc>
        <w:tc>
          <w:tcPr>
            <w:tcW w:w="900" w:type="dxa"/>
          </w:tcPr>
          <w:p w14:paraId="0C419E05" w14:textId="2B581AC0" w:rsidR="00623BDD" w:rsidRPr="00DC552F" w:rsidRDefault="00623BDD" w:rsidP="006E365E">
            <w:pPr>
              <w:contextualSpacing/>
              <w:jc w:val="center"/>
              <w:rPr>
                <w:sz w:val="20"/>
              </w:rPr>
            </w:pPr>
          </w:p>
        </w:tc>
        <w:tc>
          <w:tcPr>
            <w:tcW w:w="1257" w:type="dxa"/>
          </w:tcPr>
          <w:p w14:paraId="5D266B87" w14:textId="77777777" w:rsidR="00623BDD" w:rsidRPr="00DC552F" w:rsidRDefault="00623BDD" w:rsidP="006E365E">
            <w:pPr>
              <w:contextualSpacing/>
              <w:jc w:val="center"/>
              <w:rPr>
                <w:sz w:val="20"/>
              </w:rPr>
            </w:pPr>
          </w:p>
        </w:tc>
      </w:tr>
      <w:tr w:rsidR="00623BDD" w:rsidRPr="00DC552F" w14:paraId="62E0BAB8" w14:textId="77777777" w:rsidTr="00CE542E">
        <w:trPr>
          <w:trHeight w:val="54"/>
          <w:jc w:val="center"/>
        </w:trPr>
        <w:tc>
          <w:tcPr>
            <w:tcW w:w="628" w:type="dxa"/>
            <w:vMerge/>
          </w:tcPr>
          <w:p w14:paraId="3A516FAF" w14:textId="77777777" w:rsidR="00623BDD" w:rsidRPr="00DC552F" w:rsidRDefault="00623BDD" w:rsidP="006E365E">
            <w:pPr>
              <w:contextualSpacing/>
              <w:jc w:val="center"/>
              <w:rPr>
                <w:b/>
                <w:sz w:val="20"/>
              </w:rPr>
            </w:pPr>
          </w:p>
        </w:tc>
        <w:tc>
          <w:tcPr>
            <w:tcW w:w="810" w:type="dxa"/>
            <w:vMerge/>
          </w:tcPr>
          <w:p w14:paraId="61366C1B" w14:textId="77777777" w:rsidR="00623BDD" w:rsidRPr="00DC552F" w:rsidRDefault="00623BDD" w:rsidP="006E365E">
            <w:pPr>
              <w:contextualSpacing/>
              <w:jc w:val="center"/>
              <w:rPr>
                <w:sz w:val="20"/>
              </w:rPr>
            </w:pPr>
          </w:p>
        </w:tc>
        <w:tc>
          <w:tcPr>
            <w:tcW w:w="1530" w:type="dxa"/>
            <w:vMerge/>
          </w:tcPr>
          <w:p w14:paraId="56DA5578" w14:textId="77777777" w:rsidR="00623BDD" w:rsidRPr="00DC552F" w:rsidRDefault="00623BDD" w:rsidP="006E365E">
            <w:pPr>
              <w:contextualSpacing/>
              <w:jc w:val="center"/>
              <w:rPr>
                <w:sz w:val="20"/>
              </w:rPr>
            </w:pPr>
          </w:p>
        </w:tc>
        <w:tc>
          <w:tcPr>
            <w:tcW w:w="1710" w:type="dxa"/>
            <w:vMerge/>
          </w:tcPr>
          <w:p w14:paraId="661B322D" w14:textId="02ECF0B1" w:rsidR="00623BDD" w:rsidRPr="00DC552F" w:rsidRDefault="00623BDD" w:rsidP="006E365E">
            <w:pPr>
              <w:contextualSpacing/>
              <w:jc w:val="center"/>
              <w:rPr>
                <w:sz w:val="20"/>
              </w:rPr>
            </w:pPr>
          </w:p>
        </w:tc>
        <w:tc>
          <w:tcPr>
            <w:tcW w:w="1170" w:type="dxa"/>
          </w:tcPr>
          <w:p w14:paraId="5761C072" w14:textId="1ED4D5CF" w:rsidR="00623BDD" w:rsidRPr="00DC552F" w:rsidRDefault="00623BDD" w:rsidP="006E365E">
            <w:pPr>
              <w:contextualSpacing/>
              <w:jc w:val="center"/>
              <w:rPr>
                <w:sz w:val="20"/>
              </w:rPr>
            </w:pPr>
          </w:p>
        </w:tc>
        <w:tc>
          <w:tcPr>
            <w:tcW w:w="720" w:type="dxa"/>
          </w:tcPr>
          <w:p w14:paraId="5C20CA87" w14:textId="77777777" w:rsidR="00623BDD" w:rsidRPr="00DC552F" w:rsidRDefault="00623BDD" w:rsidP="006E365E">
            <w:pPr>
              <w:contextualSpacing/>
              <w:jc w:val="center"/>
              <w:rPr>
                <w:sz w:val="20"/>
              </w:rPr>
            </w:pPr>
          </w:p>
        </w:tc>
        <w:tc>
          <w:tcPr>
            <w:tcW w:w="1800" w:type="dxa"/>
          </w:tcPr>
          <w:p w14:paraId="5E664A49" w14:textId="13EFC2B7" w:rsidR="00623BDD" w:rsidRPr="00DC552F" w:rsidRDefault="00623BDD" w:rsidP="006E365E">
            <w:pPr>
              <w:contextualSpacing/>
              <w:jc w:val="center"/>
              <w:rPr>
                <w:sz w:val="20"/>
              </w:rPr>
            </w:pPr>
          </w:p>
        </w:tc>
        <w:tc>
          <w:tcPr>
            <w:tcW w:w="1620" w:type="dxa"/>
          </w:tcPr>
          <w:p w14:paraId="629D33BF" w14:textId="77777777" w:rsidR="00623BDD" w:rsidRPr="00DC552F" w:rsidRDefault="00623BDD" w:rsidP="006E365E">
            <w:pPr>
              <w:contextualSpacing/>
              <w:jc w:val="center"/>
              <w:rPr>
                <w:sz w:val="20"/>
              </w:rPr>
            </w:pPr>
          </w:p>
        </w:tc>
        <w:tc>
          <w:tcPr>
            <w:tcW w:w="1890" w:type="dxa"/>
          </w:tcPr>
          <w:p w14:paraId="2574028F" w14:textId="79057D19" w:rsidR="00623BDD" w:rsidRPr="00DC552F" w:rsidRDefault="00623BDD" w:rsidP="006E365E">
            <w:pPr>
              <w:contextualSpacing/>
              <w:jc w:val="center"/>
              <w:rPr>
                <w:sz w:val="20"/>
              </w:rPr>
            </w:pPr>
          </w:p>
        </w:tc>
        <w:tc>
          <w:tcPr>
            <w:tcW w:w="900" w:type="dxa"/>
          </w:tcPr>
          <w:p w14:paraId="7FDE3859" w14:textId="20883C0A" w:rsidR="00623BDD" w:rsidRPr="00DC552F" w:rsidRDefault="00623BDD" w:rsidP="006E365E">
            <w:pPr>
              <w:contextualSpacing/>
              <w:jc w:val="center"/>
              <w:rPr>
                <w:sz w:val="20"/>
              </w:rPr>
            </w:pPr>
          </w:p>
        </w:tc>
        <w:tc>
          <w:tcPr>
            <w:tcW w:w="1257" w:type="dxa"/>
          </w:tcPr>
          <w:p w14:paraId="744B4503" w14:textId="77777777" w:rsidR="00623BDD" w:rsidRPr="00DC552F" w:rsidRDefault="00623BDD" w:rsidP="006E365E">
            <w:pPr>
              <w:contextualSpacing/>
              <w:jc w:val="center"/>
              <w:rPr>
                <w:sz w:val="20"/>
              </w:rPr>
            </w:pPr>
          </w:p>
        </w:tc>
      </w:tr>
      <w:tr w:rsidR="00623BDD" w:rsidRPr="00DC552F" w14:paraId="72FCC4EF" w14:textId="77777777" w:rsidTr="00CE542E">
        <w:trPr>
          <w:trHeight w:val="54"/>
          <w:jc w:val="center"/>
        </w:trPr>
        <w:tc>
          <w:tcPr>
            <w:tcW w:w="628" w:type="dxa"/>
            <w:vMerge/>
          </w:tcPr>
          <w:p w14:paraId="626803C7" w14:textId="77777777" w:rsidR="00623BDD" w:rsidRPr="00DC552F" w:rsidRDefault="00623BDD" w:rsidP="006E365E">
            <w:pPr>
              <w:contextualSpacing/>
              <w:jc w:val="center"/>
              <w:rPr>
                <w:b/>
                <w:sz w:val="20"/>
              </w:rPr>
            </w:pPr>
          </w:p>
        </w:tc>
        <w:tc>
          <w:tcPr>
            <w:tcW w:w="810" w:type="dxa"/>
            <w:vMerge/>
          </w:tcPr>
          <w:p w14:paraId="4B65C874" w14:textId="77777777" w:rsidR="00623BDD" w:rsidRPr="00DC552F" w:rsidRDefault="00623BDD" w:rsidP="006E365E">
            <w:pPr>
              <w:contextualSpacing/>
              <w:jc w:val="center"/>
              <w:rPr>
                <w:sz w:val="20"/>
              </w:rPr>
            </w:pPr>
          </w:p>
        </w:tc>
        <w:tc>
          <w:tcPr>
            <w:tcW w:w="1530" w:type="dxa"/>
            <w:vMerge/>
          </w:tcPr>
          <w:p w14:paraId="0C5DBB73" w14:textId="77777777" w:rsidR="00623BDD" w:rsidRPr="00DC552F" w:rsidRDefault="00623BDD" w:rsidP="006E365E">
            <w:pPr>
              <w:contextualSpacing/>
              <w:jc w:val="center"/>
              <w:rPr>
                <w:sz w:val="20"/>
              </w:rPr>
            </w:pPr>
          </w:p>
        </w:tc>
        <w:tc>
          <w:tcPr>
            <w:tcW w:w="1710" w:type="dxa"/>
            <w:vMerge/>
          </w:tcPr>
          <w:p w14:paraId="2F6DB566" w14:textId="6F64E2CD" w:rsidR="00623BDD" w:rsidRPr="00DC552F" w:rsidRDefault="00623BDD" w:rsidP="006E365E">
            <w:pPr>
              <w:contextualSpacing/>
              <w:jc w:val="center"/>
              <w:rPr>
                <w:sz w:val="20"/>
              </w:rPr>
            </w:pPr>
          </w:p>
        </w:tc>
        <w:tc>
          <w:tcPr>
            <w:tcW w:w="1170" w:type="dxa"/>
          </w:tcPr>
          <w:p w14:paraId="5AD079C0" w14:textId="76D0482C" w:rsidR="00623BDD" w:rsidRPr="00DC552F" w:rsidRDefault="00623BDD" w:rsidP="006E365E">
            <w:pPr>
              <w:contextualSpacing/>
              <w:jc w:val="center"/>
              <w:rPr>
                <w:sz w:val="20"/>
              </w:rPr>
            </w:pPr>
          </w:p>
        </w:tc>
        <w:tc>
          <w:tcPr>
            <w:tcW w:w="720" w:type="dxa"/>
          </w:tcPr>
          <w:p w14:paraId="0ADBA3F4" w14:textId="77777777" w:rsidR="00623BDD" w:rsidRPr="00DC552F" w:rsidRDefault="00623BDD" w:rsidP="006E365E">
            <w:pPr>
              <w:contextualSpacing/>
              <w:jc w:val="center"/>
              <w:rPr>
                <w:sz w:val="20"/>
              </w:rPr>
            </w:pPr>
          </w:p>
        </w:tc>
        <w:tc>
          <w:tcPr>
            <w:tcW w:w="1800" w:type="dxa"/>
          </w:tcPr>
          <w:p w14:paraId="563999BC" w14:textId="71067335" w:rsidR="00623BDD" w:rsidRPr="00DC552F" w:rsidRDefault="00623BDD" w:rsidP="006E365E">
            <w:pPr>
              <w:contextualSpacing/>
              <w:jc w:val="center"/>
              <w:rPr>
                <w:sz w:val="20"/>
              </w:rPr>
            </w:pPr>
          </w:p>
        </w:tc>
        <w:tc>
          <w:tcPr>
            <w:tcW w:w="1620" w:type="dxa"/>
          </w:tcPr>
          <w:p w14:paraId="2D835C77" w14:textId="77777777" w:rsidR="00623BDD" w:rsidRPr="00DC552F" w:rsidRDefault="00623BDD" w:rsidP="006E365E">
            <w:pPr>
              <w:contextualSpacing/>
              <w:jc w:val="center"/>
              <w:rPr>
                <w:sz w:val="20"/>
              </w:rPr>
            </w:pPr>
          </w:p>
        </w:tc>
        <w:tc>
          <w:tcPr>
            <w:tcW w:w="1890" w:type="dxa"/>
          </w:tcPr>
          <w:p w14:paraId="13CA8CD5" w14:textId="43D71668" w:rsidR="00623BDD" w:rsidRPr="00DC552F" w:rsidRDefault="00623BDD" w:rsidP="006E365E">
            <w:pPr>
              <w:contextualSpacing/>
              <w:jc w:val="center"/>
              <w:rPr>
                <w:sz w:val="20"/>
              </w:rPr>
            </w:pPr>
          </w:p>
        </w:tc>
        <w:tc>
          <w:tcPr>
            <w:tcW w:w="900" w:type="dxa"/>
          </w:tcPr>
          <w:p w14:paraId="1AC7D7D8" w14:textId="6E92E0E4" w:rsidR="00623BDD" w:rsidRPr="00DC552F" w:rsidRDefault="00623BDD" w:rsidP="006E365E">
            <w:pPr>
              <w:contextualSpacing/>
              <w:jc w:val="center"/>
              <w:rPr>
                <w:sz w:val="20"/>
              </w:rPr>
            </w:pPr>
          </w:p>
        </w:tc>
        <w:tc>
          <w:tcPr>
            <w:tcW w:w="1257" w:type="dxa"/>
          </w:tcPr>
          <w:p w14:paraId="721C0624" w14:textId="77777777" w:rsidR="00623BDD" w:rsidRPr="00DC552F" w:rsidRDefault="00623BDD" w:rsidP="006E365E">
            <w:pPr>
              <w:contextualSpacing/>
              <w:jc w:val="center"/>
              <w:rPr>
                <w:sz w:val="20"/>
              </w:rPr>
            </w:pPr>
          </w:p>
        </w:tc>
      </w:tr>
      <w:tr w:rsidR="00623BDD" w:rsidRPr="00DC552F" w14:paraId="230868B5" w14:textId="77777777" w:rsidTr="00CE542E">
        <w:trPr>
          <w:trHeight w:val="54"/>
          <w:jc w:val="center"/>
        </w:trPr>
        <w:tc>
          <w:tcPr>
            <w:tcW w:w="628" w:type="dxa"/>
            <w:vMerge/>
          </w:tcPr>
          <w:p w14:paraId="661C0985" w14:textId="77777777" w:rsidR="00623BDD" w:rsidRPr="00DC552F" w:rsidRDefault="00623BDD" w:rsidP="006E365E">
            <w:pPr>
              <w:contextualSpacing/>
              <w:jc w:val="center"/>
              <w:rPr>
                <w:b/>
                <w:sz w:val="20"/>
              </w:rPr>
            </w:pPr>
          </w:p>
        </w:tc>
        <w:tc>
          <w:tcPr>
            <w:tcW w:w="810" w:type="dxa"/>
            <w:vMerge/>
          </w:tcPr>
          <w:p w14:paraId="5CA62787" w14:textId="77777777" w:rsidR="00623BDD" w:rsidRPr="00DC552F" w:rsidRDefault="00623BDD" w:rsidP="006E365E">
            <w:pPr>
              <w:contextualSpacing/>
              <w:jc w:val="center"/>
              <w:rPr>
                <w:sz w:val="20"/>
              </w:rPr>
            </w:pPr>
          </w:p>
        </w:tc>
        <w:tc>
          <w:tcPr>
            <w:tcW w:w="1530" w:type="dxa"/>
            <w:vMerge/>
          </w:tcPr>
          <w:p w14:paraId="1226A3C1" w14:textId="77777777" w:rsidR="00623BDD" w:rsidRPr="00DC552F" w:rsidRDefault="00623BDD" w:rsidP="006E365E">
            <w:pPr>
              <w:contextualSpacing/>
              <w:jc w:val="center"/>
              <w:rPr>
                <w:sz w:val="20"/>
              </w:rPr>
            </w:pPr>
          </w:p>
        </w:tc>
        <w:tc>
          <w:tcPr>
            <w:tcW w:w="1710" w:type="dxa"/>
            <w:vMerge/>
          </w:tcPr>
          <w:p w14:paraId="71F8F4B2" w14:textId="1C555EE8" w:rsidR="00623BDD" w:rsidRPr="00DC552F" w:rsidRDefault="00623BDD" w:rsidP="006E365E">
            <w:pPr>
              <w:contextualSpacing/>
              <w:jc w:val="center"/>
              <w:rPr>
                <w:sz w:val="20"/>
              </w:rPr>
            </w:pPr>
          </w:p>
        </w:tc>
        <w:tc>
          <w:tcPr>
            <w:tcW w:w="1170" w:type="dxa"/>
          </w:tcPr>
          <w:p w14:paraId="491E541E" w14:textId="7C5C0A02" w:rsidR="00623BDD" w:rsidRPr="00DC552F" w:rsidRDefault="00623BDD" w:rsidP="006E365E">
            <w:pPr>
              <w:contextualSpacing/>
              <w:jc w:val="center"/>
              <w:rPr>
                <w:sz w:val="20"/>
              </w:rPr>
            </w:pPr>
          </w:p>
        </w:tc>
        <w:tc>
          <w:tcPr>
            <w:tcW w:w="720" w:type="dxa"/>
          </w:tcPr>
          <w:p w14:paraId="2B8DD59F" w14:textId="77777777" w:rsidR="00623BDD" w:rsidRPr="00DC552F" w:rsidRDefault="00623BDD" w:rsidP="006E365E">
            <w:pPr>
              <w:contextualSpacing/>
              <w:jc w:val="center"/>
              <w:rPr>
                <w:sz w:val="20"/>
              </w:rPr>
            </w:pPr>
          </w:p>
        </w:tc>
        <w:tc>
          <w:tcPr>
            <w:tcW w:w="1800" w:type="dxa"/>
          </w:tcPr>
          <w:p w14:paraId="7383976C" w14:textId="272D7C04" w:rsidR="00623BDD" w:rsidRPr="00DC552F" w:rsidRDefault="00623BDD" w:rsidP="006E365E">
            <w:pPr>
              <w:contextualSpacing/>
              <w:jc w:val="center"/>
              <w:rPr>
                <w:sz w:val="20"/>
              </w:rPr>
            </w:pPr>
          </w:p>
        </w:tc>
        <w:tc>
          <w:tcPr>
            <w:tcW w:w="1620" w:type="dxa"/>
          </w:tcPr>
          <w:p w14:paraId="599848C0" w14:textId="77777777" w:rsidR="00623BDD" w:rsidRPr="00DC552F" w:rsidRDefault="00623BDD" w:rsidP="006E365E">
            <w:pPr>
              <w:contextualSpacing/>
              <w:jc w:val="center"/>
              <w:rPr>
                <w:sz w:val="20"/>
              </w:rPr>
            </w:pPr>
          </w:p>
        </w:tc>
        <w:tc>
          <w:tcPr>
            <w:tcW w:w="1890" w:type="dxa"/>
          </w:tcPr>
          <w:p w14:paraId="22156B67" w14:textId="237EFC0D" w:rsidR="00623BDD" w:rsidRPr="00DC552F" w:rsidRDefault="00623BDD" w:rsidP="006E365E">
            <w:pPr>
              <w:contextualSpacing/>
              <w:jc w:val="center"/>
              <w:rPr>
                <w:sz w:val="20"/>
              </w:rPr>
            </w:pPr>
          </w:p>
        </w:tc>
        <w:tc>
          <w:tcPr>
            <w:tcW w:w="900" w:type="dxa"/>
          </w:tcPr>
          <w:p w14:paraId="6D475BAE" w14:textId="5C89808C" w:rsidR="00623BDD" w:rsidRPr="00DC552F" w:rsidRDefault="00623BDD" w:rsidP="006E365E">
            <w:pPr>
              <w:contextualSpacing/>
              <w:jc w:val="center"/>
              <w:rPr>
                <w:sz w:val="20"/>
              </w:rPr>
            </w:pPr>
          </w:p>
        </w:tc>
        <w:tc>
          <w:tcPr>
            <w:tcW w:w="1257" w:type="dxa"/>
          </w:tcPr>
          <w:p w14:paraId="165DD430" w14:textId="77777777" w:rsidR="00623BDD" w:rsidRPr="00DC552F" w:rsidRDefault="00623BDD" w:rsidP="006E365E">
            <w:pPr>
              <w:contextualSpacing/>
              <w:jc w:val="center"/>
              <w:rPr>
                <w:sz w:val="20"/>
              </w:rPr>
            </w:pPr>
          </w:p>
        </w:tc>
      </w:tr>
      <w:tr w:rsidR="00623BDD" w:rsidRPr="00DC552F" w14:paraId="48FDD364" w14:textId="77777777" w:rsidTr="00CE542E">
        <w:trPr>
          <w:trHeight w:val="54"/>
          <w:jc w:val="center"/>
        </w:trPr>
        <w:tc>
          <w:tcPr>
            <w:tcW w:w="628" w:type="dxa"/>
            <w:vMerge w:val="restart"/>
          </w:tcPr>
          <w:p w14:paraId="14A5B755" w14:textId="77777777" w:rsidR="00623BDD" w:rsidRPr="00DC552F" w:rsidRDefault="00623BDD" w:rsidP="006E365E">
            <w:pPr>
              <w:contextualSpacing/>
              <w:jc w:val="center"/>
              <w:rPr>
                <w:b/>
                <w:sz w:val="20"/>
              </w:rPr>
            </w:pPr>
            <w:r w:rsidRPr="00DC552F">
              <w:rPr>
                <w:b/>
                <w:sz w:val="20"/>
              </w:rPr>
              <w:t>4</w:t>
            </w:r>
          </w:p>
        </w:tc>
        <w:tc>
          <w:tcPr>
            <w:tcW w:w="810" w:type="dxa"/>
            <w:vMerge w:val="restart"/>
          </w:tcPr>
          <w:p w14:paraId="3476F31C" w14:textId="77777777" w:rsidR="00623BDD" w:rsidRPr="00DC552F" w:rsidRDefault="00623BDD" w:rsidP="006E365E">
            <w:pPr>
              <w:contextualSpacing/>
              <w:jc w:val="center"/>
              <w:rPr>
                <w:sz w:val="20"/>
              </w:rPr>
            </w:pPr>
          </w:p>
        </w:tc>
        <w:tc>
          <w:tcPr>
            <w:tcW w:w="1530" w:type="dxa"/>
            <w:vMerge w:val="restart"/>
          </w:tcPr>
          <w:p w14:paraId="5C7BB2FF" w14:textId="77777777" w:rsidR="00623BDD" w:rsidRPr="00DC552F" w:rsidRDefault="00623BDD" w:rsidP="006E365E">
            <w:pPr>
              <w:contextualSpacing/>
              <w:jc w:val="center"/>
              <w:rPr>
                <w:sz w:val="20"/>
              </w:rPr>
            </w:pPr>
          </w:p>
        </w:tc>
        <w:tc>
          <w:tcPr>
            <w:tcW w:w="1710" w:type="dxa"/>
            <w:vMerge w:val="restart"/>
          </w:tcPr>
          <w:p w14:paraId="553ED4A0" w14:textId="4A954B6F" w:rsidR="00623BDD" w:rsidRPr="00DC552F" w:rsidRDefault="00623BDD" w:rsidP="006E365E">
            <w:pPr>
              <w:contextualSpacing/>
              <w:jc w:val="center"/>
              <w:rPr>
                <w:sz w:val="20"/>
              </w:rPr>
            </w:pPr>
          </w:p>
        </w:tc>
        <w:tc>
          <w:tcPr>
            <w:tcW w:w="1170" w:type="dxa"/>
          </w:tcPr>
          <w:p w14:paraId="16DB7008" w14:textId="1CCF3C09" w:rsidR="00623BDD" w:rsidRPr="00DC552F" w:rsidRDefault="00623BDD" w:rsidP="006E365E">
            <w:pPr>
              <w:contextualSpacing/>
              <w:jc w:val="center"/>
              <w:rPr>
                <w:sz w:val="20"/>
              </w:rPr>
            </w:pPr>
          </w:p>
        </w:tc>
        <w:tc>
          <w:tcPr>
            <w:tcW w:w="720" w:type="dxa"/>
          </w:tcPr>
          <w:p w14:paraId="7B65A3F1" w14:textId="77777777" w:rsidR="00623BDD" w:rsidRPr="00DC552F" w:rsidRDefault="00623BDD" w:rsidP="006E365E">
            <w:pPr>
              <w:contextualSpacing/>
              <w:jc w:val="center"/>
              <w:rPr>
                <w:sz w:val="20"/>
              </w:rPr>
            </w:pPr>
          </w:p>
        </w:tc>
        <w:tc>
          <w:tcPr>
            <w:tcW w:w="1800" w:type="dxa"/>
          </w:tcPr>
          <w:p w14:paraId="4A5349E2" w14:textId="7B48FC9D" w:rsidR="00623BDD" w:rsidRPr="00DC552F" w:rsidRDefault="00623BDD" w:rsidP="006E365E">
            <w:pPr>
              <w:contextualSpacing/>
              <w:jc w:val="center"/>
              <w:rPr>
                <w:sz w:val="20"/>
              </w:rPr>
            </w:pPr>
          </w:p>
        </w:tc>
        <w:tc>
          <w:tcPr>
            <w:tcW w:w="1620" w:type="dxa"/>
          </w:tcPr>
          <w:p w14:paraId="273B1F02" w14:textId="77777777" w:rsidR="00623BDD" w:rsidRPr="00DC552F" w:rsidRDefault="00623BDD" w:rsidP="006E365E">
            <w:pPr>
              <w:contextualSpacing/>
              <w:jc w:val="center"/>
              <w:rPr>
                <w:sz w:val="20"/>
              </w:rPr>
            </w:pPr>
          </w:p>
        </w:tc>
        <w:tc>
          <w:tcPr>
            <w:tcW w:w="1890" w:type="dxa"/>
          </w:tcPr>
          <w:p w14:paraId="0E00894B" w14:textId="422BD946" w:rsidR="00623BDD" w:rsidRPr="00DC552F" w:rsidRDefault="00623BDD" w:rsidP="006E365E">
            <w:pPr>
              <w:contextualSpacing/>
              <w:jc w:val="center"/>
              <w:rPr>
                <w:sz w:val="20"/>
              </w:rPr>
            </w:pPr>
          </w:p>
        </w:tc>
        <w:tc>
          <w:tcPr>
            <w:tcW w:w="900" w:type="dxa"/>
          </w:tcPr>
          <w:p w14:paraId="52595658" w14:textId="2AC62184" w:rsidR="00623BDD" w:rsidRPr="00DC552F" w:rsidRDefault="00623BDD" w:rsidP="006E365E">
            <w:pPr>
              <w:contextualSpacing/>
              <w:jc w:val="center"/>
              <w:rPr>
                <w:sz w:val="20"/>
              </w:rPr>
            </w:pPr>
          </w:p>
        </w:tc>
        <w:tc>
          <w:tcPr>
            <w:tcW w:w="1257" w:type="dxa"/>
          </w:tcPr>
          <w:p w14:paraId="0A815D1C" w14:textId="77777777" w:rsidR="00623BDD" w:rsidRPr="00DC552F" w:rsidRDefault="00623BDD" w:rsidP="006E365E">
            <w:pPr>
              <w:contextualSpacing/>
              <w:jc w:val="center"/>
              <w:rPr>
                <w:sz w:val="20"/>
              </w:rPr>
            </w:pPr>
          </w:p>
        </w:tc>
      </w:tr>
      <w:tr w:rsidR="00623BDD" w:rsidRPr="00DC552F" w14:paraId="23B5F369" w14:textId="77777777" w:rsidTr="00CE542E">
        <w:trPr>
          <w:trHeight w:val="54"/>
          <w:jc w:val="center"/>
        </w:trPr>
        <w:tc>
          <w:tcPr>
            <w:tcW w:w="628" w:type="dxa"/>
            <w:vMerge/>
          </w:tcPr>
          <w:p w14:paraId="4CA386C2" w14:textId="77777777" w:rsidR="00623BDD" w:rsidRPr="00DC552F" w:rsidRDefault="00623BDD" w:rsidP="006E365E">
            <w:pPr>
              <w:contextualSpacing/>
              <w:jc w:val="center"/>
              <w:rPr>
                <w:b/>
                <w:sz w:val="20"/>
              </w:rPr>
            </w:pPr>
          </w:p>
        </w:tc>
        <w:tc>
          <w:tcPr>
            <w:tcW w:w="810" w:type="dxa"/>
            <w:vMerge/>
          </w:tcPr>
          <w:p w14:paraId="38759BBD" w14:textId="77777777" w:rsidR="00623BDD" w:rsidRPr="00DC552F" w:rsidRDefault="00623BDD" w:rsidP="006E365E">
            <w:pPr>
              <w:contextualSpacing/>
              <w:jc w:val="center"/>
              <w:rPr>
                <w:sz w:val="20"/>
              </w:rPr>
            </w:pPr>
          </w:p>
        </w:tc>
        <w:tc>
          <w:tcPr>
            <w:tcW w:w="1530" w:type="dxa"/>
            <w:vMerge/>
          </w:tcPr>
          <w:p w14:paraId="663CEE77" w14:textId="77777777" w:rsidR="00623BDD" w:rsidRPr="00DC552F" w:rsidRDefault="00623BDD" w:rsidP="006E365E">
            <w:pPr>
              <w:contextualSpacing/>
              <w:jc w:val="center"/>
              <w:rPr>
                <w:sz w:val="20"/>
              </w:rPr>
            </w:pPr>
          </w:p>
        </w:tc>
        <w:tc>
          <w:tcPr>
            <w:tcW w:w="1710" w:type="dxa"/>
            <w:vMerge/>
          </w:tcPr>
          <w:p w14:paraId="18B6184F" w14:textId="7DDB6EF7" w:rsidR="00623BDD" w:rsidRPr="00DC552F" w:rsidRDefault="00623BDD" w:rsidP="006E365E">
            <w:pPr>
              <w:contextualSpacing/>
              <w:jc w:val="center"/>
              <w:rPr>
                <w:sz w:val="20"/>
              </w:rPr>
            </w:pPr>
          </w:p>
        </w:tc>
        <w:tc>
          <w:tcPr>
            <w:tcW w:w="1170" w:type="dxa"/>
          </w:tcPr>
          <w:p w14:paraId="7C635015" w14:textId="6BBEFB28" w:rsidR="00623BDD" w:rsidRPr="00DC552F" w:rsidRDefault="00623BDD" w:rsidP="006E365E">
            <w:pPr>
              <w:contextualSpacing/>
              <w:jc w:val="center"/>
              <w:rPr>
                <w:sz w:val="20"/>
              </w:rPr>
            </w:pPr>
          </w:p>
        </w:tc>
        <w:tc>
          <w:tcPr>
            <w:tcW w:w="720" w:type="dxa"/>
          </w:tcPr>
          <w:p w14:paraId="09043263" w14:textId="77777777" w:rsidR="00623BDD" w:rsidRPr="00DC552F" w:rsidRDefault="00623BDD" w:rsidP="006E365E">
            <w:pPr>
              <w:contextualSpacing/>
              <w:jc w:val="center"/>
              <w:rPr>
                <w:sz w:val="20"/>
              </w:rPr>
            </w:pPr>
          </w:p>
        </w:tc>
        <w:tc>
          <w:tcPr>
            <w:tcW w:w="1800" w:type="dxa"/>
          </w:tcPr>
          <w:p w14:paraId="3B93C497" w14:textId="054F47DF" w:rsidR="00623BDD" w:rsidRPr="00DC552F" w:rsidRDefault="00623BDD" w:rsidP="006E365E">
            <w:pPr>
              <w:contextualSpacing/>
              <w:jc w:val="center"/>
              <w:rPr>
                <w:sz w:val="20"/>
              </w:rPr>
            </w:pPr>
          </w:p>
        </w:tc>
        <w:tc>
          <w:tcPr>
            <w:tcW w:w="1620" w:type="dxa"/>
          </w:tcPr>
          <w:p w14:paraId="74C50966" w14:textId="77777777" w:rsidR="00623BDD" w:rsidRPr="00DC552F" w:rsidRDefault="00623BDD" w:rsidP="006E365E">
            <w:pPr>
              <w:contextualSpacing/>
              <w:jc w:val="center"/>
              <w:rPr>
                <w:sz w:val="20"/>
              </w:rPr>
            </w:pPr>
          </w:p>
        </w:tc>
        <w:tc>
          <w:tcPr>
            <w:tcW w:w="1890" w:type="dxa"/>
          </w:tcPr>
          <w:p w14:paraId="191162A5" w14:textId="22215BA2" w:rsidR="00623BDD" w:rsidRPr="00DC552F" w:rsidRDefault="00623BDD" w:rsidP="006E365E">
            <w:pPr>
              <w:contextualSpacing/>
              <w:jc w:val="center"/>
              <w:rPr>
                <w:sz w:val="20"/>
              </w:rPr>
            </w:pPr>
          </w:p>
        </w:tc>
        <w:tc>
          <w:tcPr>
            <w:tcW w:w="900" w:type="dxa"/>
          </w:tcPr>
          <w:p w14:paraId="12E484A5" w14:textId="459FA889" w:rsidR="00623BDD" w:rsidRPr="00DC552F" w:rsidRDefault="00623BDD" w:rsidP="006E365E">
            <w:pPr>
              <w:contextualSpacing/>
              <w:jc w:val="center"/>
              <w:rPr>
                <w:sz w:val="20"/>
              </w:rPr>
            </w:pPr>
          </w:p>
        </w:tc>
        <w:tc>
          <w:tcPr>
            <w:tcW w:w="1257" w:type="dxa"/>
          </w:tcPr>
          <w:p w14:paraId="5B423EAB" w14:textId="77777777" w:rsidR="00623BDD" w:rsidRPr="00DC552F" w:rsidRDefault="00623BDD" w:rsidP="006E365E">
            <w:pPr>
              <w:contextualSpacing/>
              <w:jc w:val="center"/>
              <w:rPr>
                <w:sz w:val="20"/>
              </w:rPr>
            </w:pPr>
          </w:p>
        </w:tc>
      </w:tr>
      <w:tr w:rsidR="00623BDD" w:rsidRPr="00DC552F" w14:paraId="306E699C" w14:textId="77777777" w:rsidTr="00CE542E">
        <w:trPr>
          <w:trHeight w:val="54"/>
          <w:jc w:val="center"/>
        </w:trPr>
        <w:tc>
          <w:tcPr>
            <w:tcW w:w="628" w:type="dxa"/>
            <w:vMerge/>
          </w:tcPr>
          <w:p w14:paraId="1647D3FF" w14:textId="77777777" w:rsidR="00623BDD" w:rsidRPr="00DC552F" w:rsidRDefault="00623BDD" w:rsidP="006E365E">
            <w:pPr>
              <w:contextualSpacing/>
              <w:jc w:val="center"/>
              <w:rPr>
                <w:b/>
                <w:sz w:val="20"/>
              </w:rPr>
            </w:pPr>
          </w:p>
        </w:tc>
        <w:tc>
          <w:tcPr>
            <w:tcW w:w="810" w:type="dxa"/>
            <w:vMerge/>
          </w:tcPr>
          <w:p w14:paraId="5C9C90BD" w14:textId="77777777" w:rsidR="00623BDD" w:rsidRPr="00DC552F" w:rsidRDefault="00623BDD" w:rsidP="006E365E">
            <w:pPr>
              <w:contextualSpacing/>
              <w:jc w:val="center"/>
              <w:rPr>
                <w:sz w:val="20"/>
              </w:rPr>
            </w:pPr>
          </w:p>
        </w:tc>
        <w:tc>
          <w:tcPr>
            <w:tcW w:w="1530" w:type="dxa"/>
            <w:vMerge/>
          </w:tcPr>
          <w:p w14:paraId="203DCC83" w14:textId="77777777" w:rsidR="00623BDD" w:rsidRPr="00DC552F" w:rsidRDefault="00623BDD" w:rsidP="006E365E">
            <w:pPr>
              <w:contextualSpacing/>
              <w:jc w:val="center"/>
              <w:rPr>
                <w:sz w:val="20"/>
              </w:rPr>
            </w:pPr>
          </w:p>
        </w:tc>
        <w:tc>
          <w:tcPr>
            <w:tcW w:w="1710" w:type="dxa"/>
            <w:vMerge/>
          </w:tcPr>
          <w:p w14:paraId="6D26274F" w14:textId="12E61845" w:rsidR="00623BDD" w:rsidRPr="00DC552F" w:rsidRDefault="00623BDD" w:rsidP="006E365E">
            <w:pPr>
              <w:contextualSpacing/>
              <w:jc w:val="center"/>
              <w:rPr>
                <w:sz w:val="20"/>
              </w:rPr>
            </w:pPr>
          </w:p>
        </w:tc>
        <w:tc>
          <w:tcPr>
            <w:tcW w:w="1170" w:type="dxa"/>
          </w:tcPr>
          <w:p w14:paraId="7E6FB152" w14:textId="588E7B89" w:rsidR="00623BDD" w:rsidRPr="00DC552F" w:rsidRDefault="00623BDD" w:rsidP="006E365E">
            <w:pPr>
              <w:contextualSpacing/>
              <w:jc w:val="center"/>
              <w:rPr>
                <w:sz w:val="20"/>
              </w:rPr>
            </w:pPr>
          </w:p>
        </w:tc>
        <w:tc>
          <w:tcPr>
            <w:tcW w:w="720" w:type="dxa"/>
          </w:tcPr>
          <w:p w14:paraId="1DF29D53" w14:textId="77777777" w:rsidR="00623BDD" w:rsidRPr="00DC552F" w:rsidRDefault="00623BDD" w:rsidP="006E365E">
            <w:pPr>
              <w:contextualSpacing/>
              <w:jc w:val="center"/>
              <w:rPr>
                <w:sz w:val="20"/>
              </w:rPr>
            </w:pPr>
          </w:p>
        </w:tc>
        <w:tc>
          <w:tcPr>
            <w:tcW w:w="1800" w:type="dxa"/>
          </w:tcPr>
          <w:p w14:paraId="56F967A9" w14:textId="010DC414" w:rsidR="00623BDD" w:rsidRPr="00DC552F" w:rsidRDefault="00623BDD" w:rsidP="006E365E">
            <w:pPr>
              <w:contextualSpacing/>
              <w:jc w:val="center"/>
              <w:rPr>
                <w:sz w:val="20"/>
              </w:rPr>
            </w:pPr>
          </w:p>
        </w:tc>
        <w:tc>
          <w:tcPr>
            <w:tcW w:w="1620" w:type="dxa"/>
          </w:tcPr>
          <w:p w14:paraId="045E4DCC" w14:textId="77777777" w:rsidR="00623BDD" w:rsidRPr="00DC552F" w:rsidRDefault="00623BDD" w:rsidP="006E365E">
            <w:pPr>
              <w:contextualSpacing/>
              <w:jc w:val="center"/>
              <w:rPr>
                <w:sz w:val="20"/>
              </w:rPr>
            </w:pPr>
          </w:p>
        </w:tc>
        <w:tc>
          <w:tcPr>
            <w:tcW w:w="1890" w:type="dxa"/>
          </w:tcPr>
          <w:p w14:paraId="27482C87" w14:textId="46068D0F" w:rsidR="00623BDD" w:rsidRPr="00DC552F" w:rsidRDefault="00623BDD" w:rsidP="006E365E">
            <w:pPr>
              <w:contextualSpacing/>
              <w:jc w:val="center"/>
              <w:rPr>
                <w:sz w:val="20"/>
              </w:rPr>
            </w:pPr>
          </w:p>
        </w:tc>
        <w:tc>
          <w:tcPr>
            <w:tcW w:w="900" w:type="dxa"/>
          </w:tcPr>
          <w:p w14:paraId="7D6977DA" w14:textId="4B02035F" w:rsidR="00623BDD" w:rsidRPr="00DC552F" w:rsidRDefault="00623BDD" w:rsidP="006E365E">
            <w:pPr>
              <w:contextualSpacing/>
              <w:jc w:val="center"/>
              <w:rPr>
                <w:sz w:val="20"/>
              </w:rPr>
            </w:pPr>
          </w:p>
        </w:tc>
        <w:tc>
          <w:tcPr>
            <w:tcW w:w="1257" w:type="dxa"/>
          </w:tcPr>
          <w:p w14:paraId="21CD4F3E" w14:textId="77777777" w:rsidR="00623BDD" w:rsidRPr="00DC552F" w:rsidRDefault="00623BDD" w:rsidP="006E365E">
            <w:pPr>
              <w:contextualSpacing/>
              <w:jc w:val="center"/>
              <w:rPr>
                <w:sz w:val="20"/>
              </w:rPr>
            </w:pPr>
          </w:p>
        </w:tc>
      </w:tr>
      <w:tr w:rsidR="00623BDD" w:rsidRPr="00DC552F" w14:paraId="25D7673A" w14:textId="77777777" w:rsidTr="00CE542E">
        <w:trPr>
          <w:trHeight w:val="54"/>
          <w:jc w:val="center"/>
        </w:trPr>
        <w:tc>
          <w:tcPr>
            <w:tcW w:w="628" w:type="dxa"/>
            <w:vMerge/>
          </w:tcPr>
          <w:p w14:paraId="16D65972" w14:textId="77777777" w:rsidR="00623BDD" w:rsidRPr="00DC552F" w:rsidRDefault="00623BDD" w:rsidP="006E365E">
            <w:pPr>
              <w:contextualSpacing/>
              <w:jc w:val="center"/>
              <w:rPr>
                <w:b/>
                <w:sz w:val="20"/>
              </w:rPr>
            </w:pPr>
          </w:p>
        </w:tc>
        <w:tc>
          <w:tcPr>
            <w:tcW w:w="810" w:type="dxa"/>
            <w:vMerge/>
          </w:tcPr>
          <w:p w14:paraId="383220BD" w14:textId="77777777" w:rsidR="00623BDD" w:rsidRPr="00DC552F" w:rsidRDefault="00623BDD" w:rsidP="006E365E">
            <w:pPr>
              <w:contextualSpacing/>
              <w:jc w:val="center"/>
              <w:rPr>
                <w:sz w:val="20"/>
              </w:rPr>
            </w:pPr>
          </w:p>
        </w:tc>
        <w:tc>
          <w:tcPr>
            <w:tcW w:w="1530" w:type="dxa"/>
            <w:vMerge/>
          </w:tcPr>
          <w:p w14:paraId="303F993A" w14:textId="77777777" w:rsidR="00623BDD" w:rsidRPr="00DC552F" w:rsidRDefault="00623BDD" w:rsidP="006E365E">
            <w:pPr>
              <w:contextualSpacing/>
              <w:jc w:val="center"/>
              <w:rPr>
                <w:sz w:val="20"/>
              </w:rPr>
            </w:pPr>
          </w:p>
        </w:tc>
        <w:tc>
          <w:tcPr>
            <w:tcW w:w="1710" w:type="dxa"/>
            <w:vMerge/>
          </w:tcPr>
          <w:p w14:paraId="309829F5" w14:textId="26BCB384" w:rsidR="00623BDD" w:rsidRPr="00DC552F" w:rsidRDefault="00623BDD" w:rsidP="006E365E">
            <w:pPr>
              <w:contextualSpacing/>
              <w:jc w:val="center"/>
              <w:rPr>
                <w:sz w:val="20"/>
              </w:rPr>
            </w:pPr>
          </w:p>
        </w:tc>
        <w:tc>
          <w:tcPr>
            <w:tcW w:w="1170" w:type="dxa"/>
          </w:tcPr>
          <w:p w14:paraId="5B0E4CA4" w14:textId="702AAF68" w:rsidR="00623BDD" w:rsidRPr="00DC552F" w:rsidRDefault="00623BDD" w:rsidP="006E365E">
            <w:pPr>
              <w:contextualSpacing/>
              <w:jc w:val="center"/>
              <w:rPr>
                <w:sz w:val="20"/>
              </w:rPr>
            </w:pPr>
          </w:p>
        </w:tc>
        <w:tc>
          <w:tcPr>
            <w:tcW w:w="720" w:type="dxa"/>
          </w:tcPr>
          <w:p w14:paraId="4E9F04EC" w14:textId="77777777" w:rsidR="00623BDD" w:rsidRPr="00DC552F" w:rsidRDefault="00623BDD" w:rsidP="006E365E">
            <w:pPr>
              <w:contextualSpacing/>
              <w:jc w:val="center"/>
              <w:rPr>
                <w:sz w:val="20"/>
              </w:rPr>
            </w:pPr>
          </w:p>
        </w:tc>
        <w:tc>
          <w:tcPr>
            <w:tcW w:w="1800" w:type="dxa"/>
          </w:tcPr>
          <w:p w14:paraId="692568F2" w14:textId="7F8A450D" w:rsidR="00623BDD" w:rsidRPr="00DC552F" w:rsidRDefault="00623BDD" w:rsidP="006E365E">
            <w:pPr>
              <w:contextualSpacing/>
              <w:jc w:val="center"/>
              <w:rPr>
                <w:sz w:val="20"/>
              </w:rPr>
            </w:pPr>
          </w:p>
        </w:tc>
        <w:tc>
          <w:tcPr>
            <w:tcW w:w="1620" w:type="dxa"/>
          </w:tcPr>
          <w:p w14:paraId="6558F989" w14:textId="77777777" w:rsidR="00623BDD" w:rsidRPr="00DC552F" w:rsidRDefault="00623BDD" w:rsidP="006E365E">
            <w:pPr>
              <w:contextualSpacing/>
              <w:jc w:val="center"/>
              <w:rPr>
                <w:sz w:val="20"/>
              </w:rPr>
            </w:pPr>
          </w:p>
        </w:tc>
        <w:tc>
          <w:tcPr>
            <w:tcW w:w="1890" w:type="dxa"/>
          </w:tcPr>
          <w:p w14:paraId="521B0DBD" w14:textId="30DB3A51" w:rsidR="00623BDD" w:rsidRPr="00DC552F" w:rsidRDefault="00623BDD" w:rsidP="006E365E">
            <w:pPr>
              <w:contextualSpacing/>
              <w:jc w:val="center"/>
              <w:rPr>
                <w:sz w:val="20"/>
              </w:rPr>
            </w:pPr>
          </w:p>
        </w:tc>
        <w:tc>
          <w:tcPr>
            <w:tcW w:w="900" w:type="dxa"/>
          </w:tcPr>
          <w:p w14:paraId="761EC095" w14:textId="16E108CB" w:rsidR="00623BDD" w:rsidRPr="00DC552F" w:rsidRDefault="00623BDD" w:rsidP="006E365E">
            <w:pPr>
              <w:contextualSpacing/>
              <w:jc w:val="center"/>
              <w:rPr>
                <w:sz w:val="20"/>
              </w:rPr>
            </w:pPr>
          </w:p>
        </w:tc>
        <w:tc>
          <w:tcPr>
            <w:tcW w:w="1257" w:type="dxa"/>
          </w:tcPr>
          <w:p w14:paraId="6C1177D2" w14:textId="77777777" w:rsidR="00623BDD" w:rsidRPr="00DC552F" w:rsidRDefault="00623BDD" w:rsidP="006E365E">
            <w:pPr>
              <w:contextualSpacing/>
              <w:jc w:val="center"/>
              <w:rPr>
                <w:sz w:val="20"/>
              </w:rPr>
            </w:pPr>
          </w:p>
        </w:tc>
      </w:tr>
      <w:tr w:rsidR="00623BDD" w:rsidRPr="00DC552F" w14:paraId="52841E87" w14:textId="77777777" w:rsidTr="00CE542E">
        <w:trPr>
          <w:trHeight w:val="54"/>
          <w:jc w:val="center"/>
        </w:trPr>
        <w:tc>
          <w:tcPr>
            <w:tcW w:w="628" w:type="dxa"/>
            <w:vMerge/>
          </w:tcPr>
          <w:p w14:paraId="539FDC95" w14:textId="77777777" w:rsidR="00623BDD" w:rsidRPr="00DC552F" w:rsidRDefault="00623BDD" w:rsidP="006E365E">
            <w:pPr>
              <w:contextualSpacing/>
              <w:jc w:val="center"/>
              <w:rPr>
                <w:b/>
                <w:sz w:val="20"/>
              </w:rPr>
            </w:pPr>
          </w:p>
        </w:tc>
        <w:tc>
          <w:tcPr>
            <w:tcW w:w="810" w:type="dxa"/>
            <w:vMerge/>
          </w:tcPr>
          <w:p w14:paraId="36DE2908" w14:textId="77777777" w:rsidR="00623BDD" w:rsidRPr="00DC552F" w:rsidRDefault="00623BDD" w:rsidP="006E365E">
            <w:pPr>
              <w:contextualSpacing/>
              <w:jc w:val="center"/>
              <w:rPr>
                <w:sz w:val="20"/>
              </w:rPr>
            </w:pPr>
          </w:p>
        </w:tc>
        <w:tc>
          <w:tcPr>
            <w:tcW w:w="1530" w:type="dxa"/>
            <w:vMerge/>
          </w:tcPr>
          <w:p w14:paraId="15D4FB63" w14:textId="77777777" w:rsidR="00623BDD" w:rsidRPr="00DC552F" w:rsidRDefault="00623BDD" w:rsidP="006E365E">
            <w:pPr>
              <w:contextualSpacing/>
              <w:jc w:val="center"/>
              <w:rPr>
                <w:sz w:val="20"/>
              </w:rPr>
            </w:pPr>
          </w:p>
        </w:tc>
        <w:tc>
          <w:tcPr>
            <w:tcW w:w="1710" w:type="dxa"/>
            <w:vMerge/>
          </w:tcPr>
          <w:p w14:paraId="043B409E" w14:textId="037E0D68" w:rsidR="00623BDD" w:rsidRPr="00DC552F" w:rsidRDefault="00623BDD" w:rsidP="006E365E">
            <w:pPr>
              <w:contextualSpacing/>
              <w:jc w:val="center"/>
              <w:rPr>
                <w:sz w:val="20"/>
              </w:rPr>
            </w:pPr>
          </w:p>
        </w:tc>
        <w:tc>
          <w:tcPr>
            <w:tcW w:w="1170" w:type="dxa"/>
          </w:tcPr>
          <w:p w14:paraId="1FF23687" w14:textId="5CCB7458" w:rsidR="00623BDD" w:rsidRPr="00DC552F" w:rsidRDefault="00623BDD" w:rsidP="006E365E">
            <w:pPr>
              <w:contextualSpacing/>
              <w:jc w:val="center"/>
              <w:rPr>
                <w:sz w:val="20"/>
              </w:rPr>
            </w:pPr>
          </w:p>
        </w:tc>
        <w:tc>
          <w:tcPr>
            <w:tcW w:w="720" w:type="dxa"/>
          </w:tcPr>
          <w:p w14:paraId="2A2291EA" w14:textId="77777777" w:rsidR="00623BDD" w:rsidRPr="00DC552F" w:rsidRDefault="00623BDD" w:rsidP="006E365E">
            <w:pPr>
              <w:contextualSpacing/>
              <w:jc w:val="center"/>
              <w:rPr>
                <w:sz w:val="20"/>
              </w:rPr>
            </w:pPr>
          </w:p>
        </w:tc>
        <w:tc>
          <w:tcPr>
            <w:tcW w:w="1800" w:type="dxa"/>
          </w:tcPr>
          <w:p w14:paraId="0E1F04A1" w14:textId="458CA74D" w:rsidR="00623BDD" w:rsidRPr="00DC552F" w:rsidRDefault="00623BDD" w:rsidP="006E365E">
            <w:pPr>
              <w:contextualSpacing/>
              <w:jc w:val="center"/>
              <w:rPr>
                <w:sz w:val="20"/>
              </w:rPr>
            </w:pPr>
          </w:p>
        </w:tc>
        <w:tc>
          <w:tcPr>
            <w:tcW w:w="1620" w:type="dxa"/>
          </w:tcPr>
          <w:p w14:paraId="74FEC8F8" w14:textId="77777777" w:rsidR="00623BDD" w:rsidRPr="00DC552F" w:rsidRDefault="00623BDD" w:rsidP="006E365E">
            <w:pPr>
              <w:contextualSpacing/>
              <w:jc w:val="center"/>
              <w:rPr>
                <w:sz w:val="20"/>
              </w:rPr>
            </w:pPr>
          </w:p>
        </w:tc>
        <w:tc>
          <w:tcPr>
            <w:tcW w:w="1890" w:type="dxa"/>
          </w:tcPr>
          <w:p w14:paraId="3BD74A1E" w14:textId="2169DAE2" w:rsidR="00623BDD" w:rsidRPr="00DC552F" w:rsidRDefault="00623BDD" w:rsidP="006E365E">
            <w:pPr>
              <w:contextualSpacing/>
              <w:jc w:val="center"/>
              <w:rPr>
                <w:sz w:val="20"/>
              </w:rPr>
            </w:pPr>
          </w:p>
        </w:tc>
        <w:tc>
          <w:tcPr>
            <w:tcW w:w="900" w:type="dxa"/>
          </w:tcPr>
          <w:p w14:paraId="03D8D6C6" w14:textId="72EAFC20" w:rsidR="00623BDD" w:rsidRPr="00DC552F" w:rsidRDefault="00623BDD" w:rsidP="006E365E">
            <w:pPr>
              <w:contextualSpacing/>
              <w:jc w:val="center"/>
              <w:rPr>
                <w:sz w:val="20"/>
              </w:rPr>
            </w:pPr>
          </w:p>
        </w:tc>
        <w:tc>
          <w:tcPr>
            <w:tcW w:w="1257" w:type="dxa"/>
          </w:tcPr>
          <w:p w14:paraId="4E7FC585" w14:textId="77777777" w:rsidR="00623BDD" w:rsidRPr="00DC552F" w:rsidRDefault="00623BDD" w:rsidP="006E365E">
            <w:pPr>
              <w:contextualSpacing/>
              <w:jc w:val="center"/>
              <w:rPr>
                <w:sz w:val="20"/>
              </w:rPr>
            </w:pPr>
          </w:p>
        </w:tc>
      </w:tr>
      <w:tr w:rsidR="00623BDD" w:rsidRPr="00DC552F" w14:paraId="07EBAABA" w14:textId="77777777" w:rsidTr="00CE542E">
        <w:trPr>
          <w:trHeight w:val="54"/>
          <w:jc w:val="center"/>
        </w:trPr>
        <w:tc>
          <w:tcPr>
            <w:tcW w:w="628" w:type="dxa"/>
            <w:vMerge w:val="restart"/>
          </w:tcPr>
          <w:p w14:paraId="31941329" w14:textId="77777777" w:rsidR="00623BDD" w:rsidRPr="00DC552F" w:rsidRDefault="00623BDD" w:rsidP="006E365E">
            <w:pPr>
              <w:contextualSpacing/>
              <w:jc w:val="center"/>
              <w:rPr>
                <w:b/>
                <w:sz w:val="20"/>
              </w:rPr>
            </w:pPr>
            <w:r w:rsidRPr="00DC552F">
              <w:rPr>
                <w:b/>
                <w:sz w:val="20"/>
              </w:rPr>
              <w:t>5</w:t>
            </w:r>
          </w:p>
        </w:tc>
        <w:tc>
          <w:tcPr>
            <w:tcW w:w="810" w:type="dxa"/>
            <w:vMerge w:val="restart"/>
          </w:tcPr>
          <w:p w14:paraId="18AFD7E0" w14:textId="77777777" w:rsidR="00623BDD" w:rsidRPr="00DC552F" w:rsidRDefault="00623BDD" w:rsidP="006E365E">
            <w:pPr>
              <w:contextualSpacing/>
              <w:jc w:val="center"/>
              <w:rPr>
                <w:sz w:val="20"/>
              </w:rPr>
            </w:pPr>
          </w:p>
        </w:tc>
        <w:tc>
          <w:tcPr>
            <w:tcW w:w="1530" w:type="dxa"/>
            <w:vMerge w:val="restart"/>
          </w:tcPr>
          <w:p w14:paraId="4E7165F3" w14:textId="77777777" w:rsidR="00623BDD" w:rsidRPr="00DC552F" w:rsidRDefault="00623BDD" w:rsidP="006E365E">
            <w:pPr>
              <w:contextualSpacing/>
              <w:jc w:val="center"/>
              <w:rPr>
                <w:sz w:val="20"/>
              </w:rPr>
            </w:pPr>
          </w:p>
        </w:tc>
        <w:tc>
          <w:tcPr>
            <w:tcW w:w="1710" w:type="dxa"/>
            <w:vMerge w:val="restart"/>
          </w:tcPr>
          <w:p w14:paraId="5FE9C7EC" w14:textId="7EE91256" w:rsidR="00623BDD" w:rsidRPr="00DC552F" w:rsidRDefault="00623BDD" w:rsidP="006E365E">
            <w:pPr>
              <w:contextualSpacing/>
              <w:jc w:val="center"/>
              <w:rPr>
                <w:sz w:val="20"/>
              </w:rPr>
            </w:pPr>
          </w:p>
        </w:tc>
        <w:tc>
          <w:tcPr>
            <w:tcW w:w="1170" w:type="dxa"/>
          </w:tcPr>
          <w:p w14:paraId="21B770CD" w14:textId="154DACC5" w:rsidR="00623BDD" w:rsidRPr="00DC552F" w:rsidRDefault="00623BDD" w:rsidP="006E365E">
            <w:pPr>
              <w:contextualSpacing/>
              <w:jc w:val="center"/>
              <w:rPr>
                <w:sz w:val="20"/>
              </w:rPr>
            </w:pPr>
          </w:p>
        </w:tc>
        <w:tc>
          <w:tcPr>
            <w:tcW w:w="720" w:type="dxa"/>
          </w:tcPr>
          <w:p w14:paraId="156F1CDA" w14:textId="77777777" w:rsidR="00623BDD" w:rsidRPr="00DC552F" w:rsidRDefault="00623BDD" w:rsidP="006E365E">
            <w:pPr>
              <w:contextualSpacing/>
              <w:jc w:val="center"/>
              <w:rPr>
                <w:sz w:val="20"/>
              </w:rPr>
            </w:pPr>
          </w:p>
        </w:tc>
        <w:tc>
          <w:tcPr>
            <w:tcW w:w="1800" w:type="dxa"/>
          </w:tcPr>
          <w:p w14:paraId="6704A278" w14:textId="0B4492AE" w:rsidR="00623BDD" w:rsidRPr="00DC552F" w:rsidRDefault="00623BDD" w:rsidP="006E365E">
            <w:pPr>
              <w:contextualSpacing/>
              <w:jc w:val="center"/>
              <w:rPr>
                <w:sz w:val="20"/>
              </w:rPr>
            </w:pPr>
          </w:p>
        </w:tc>
        <w:tc>
          <w:tcPr>
            <w:tcW w:w="1620" w:type="dxa"/>
          </w:tcPr>
          <w:p w14:paraId="1B7A2835" w14:textId="77777777" w:rsidR="00623BDD" w:rsidRPr="00DC552F" w:rsidRDefault="00623BDD" w:rsidP="006E365E">
            <w:pPr>
              <w:contextualSpacing/>
              <w:jc w:val="center"/>
              <w:rPr>
                <w:sz w:val="20"/>
              </w:rPr>
            </w:pPr>
          </w:p>
        </w:tc>
        <w:tc>
          <w:tcPr>
            <w:tcW w:w="1890" w:type="dxa"/>
          </w:tcPr>
          <w:p w14:paraId="24965456" w14:textId="6D70CD20" w:rsidR="00623BDD" w:rsidRPr="00DC552F" w:rsidRDefault="00623BDD" w:rsidP="006E365E">
            <w:pPr>
              <w:contextualSpacing/>
              <w:jc w:val="center"/>
              <w:rPr>
                <w:sz w:val="20"/>
              </w:rPr>
            </w:pPr>
          </w:p>
        </w:tc>
        <w:tc>
          <w:tcPr>
            <w:tcW w:w="900" w:type="dxa"/>
          </w:tcPr>
          <w:p w14:paraId="2CF966E5" w14:textId="4D43295B" w:rsidR="00623BDD" w:rsidRPr="00DC552F" w:rsidRDefault="00623BDD" w:rsidP="006E365E">
            <w:pPr>
              <w:contextualSpacing/>
              <w:jc w:val="center"/>
              <w:rPr>
                <w:sz w:val="20"/>
              </w:rPr>
            </w:pPr>
          </w:p>
        </w:tc>
        <w:tc>
          <w:tcPr>
            <w:tcW w:w="1257" w:type="dxa"/>
          </w:tcPr>
          <w:p w14:paraId="01EBC747" w14:textId="77777777" w:rsidR="00623BDD" w:rsidRPr="00DC552F" w:rsidRDefault="00623BDD" w:rsidP="006E365E">
            <w:pPr>
              <w:contextualSpacing/>
              <w:jc w:val="center"/>
              <w:rPr>
                <w:sz w:val="20"/>
              </w:rPr>
            </w:pPr>
          </w:p>
        </w:tc>
      </w:tr>
      <w:tr w:rsidR="00623BDD" w:rsidRPr="00DC552F" w14:paraId="0F87B0F1" w14:textId="77777777" w:rsidTr="00CE542E">
        <w:trPr>
          <w:trHeight w:val="54"/>
          <w:jc w:val="center"/>
        </w:trPr>
        <w:tc>
          <w:tcPr>
            <w:tcW w:w="628" w:type="dxa"/>
            <w:vMerge/>
          </w:tcPr>
          <w:p w14:paraId="770165E7" w14:textId="77777777" w:rsidR="00623BDD" w:rsidRPr="00DC552F" w:rsidRDefault="00623BDD" w:rsidP="006E365E">
            <w:pPr>
              <w:contextualSpacing/>
              <w:jc w:val="center"/>
              <w:rPr>
                <w:b/>
                <w:sz w:val="20"/>
              </w:rPr>
            </w:pPr>
          </w:p>
        </w:tc>
        <w:tc>
          <w:tcPr>
            <w:tcW w:w="810" w:type="dxa"/>
            <w:vMerge/>
          </w:tcPr>
          <w:p w14:paraId="0BAF41F0" w14:textId="77777777" w:rsidR="00623BDD" w:rsidRPr="00DC552F" w:rsidRDefault="00623BDD" w:rsidP="006E365E">
            <w:pPr>
              <w:contextualSpacing/>
              <w:jc w:val="center"/>
              <w:rPr>
                <w:sz w:val="20"/>
              </w:rPr>
            </w:pPr>
          </w:p>
        </w:tc>
        <w:tc>
          <w:tcPr>
            <w:tcW w:w="1530" w:type="dxa"/>
            <w:vMerge/>
          </w:tcPr>
          <w:p w14:paraId="705819F7" w14:textId="77777777" w:rsidR="00623BDD" w:rsidRPr="00DC552F" w:rsidRDefault="00623BDD" w:rsidP="006E365E">
            <w:pPr>
              <w:contextualSpacing/>
              <w:jc w:val="center"/>
              <w:rPr>
                <w:sz w:val="20"/>
              </w:rPr>
            </w:pPr>
          </w:p>
        </w:tc>
        <w:tc>
          <w:tcPr>
            <w:tcW w:w="1710" w:type="dxa"/>
            <w:vMerge/>
          </w:tcPr>
          <w:p w14:paraId="7F3E54F1" w14:textId="09D2A030" w:rsidR="00623BDD" w:rsidRPr="00DC552F" w:rsidRDefault="00623BDD" w:rsidP="006E365E">
            <w:pPr>
              <w:contextualSpacing/>
              <w:jc w:val="center"/>
              <w:rPr>
                <w:sz w:val="20"/>
              </w:rPr>
            </w:pPr>
          </w:p>
        </w:tc>
        <w:tc>
          <w:tcPr>
            <w:tcW w:w="1170" w:type="dxa"/>
          </w:tcPr>
          <w:p w14:paraId="240B61C8" w14:textId="384D0ED2" w:rsidR="00623BDD" w:rsidRPr="00DC552F" w:rsidRDefault="00623BDD" w:rsidP="006E365E">
            <w:pPr>
              <w:contextualSpacing/>
              <w:jc w:val="center"/>
              <w:rPr>
                <w:sz w:val="20"/>
              </w:rPr>
            </w:pPr>
          </w:p>
        </w:tc>
        <w:tc>
          <w:tcPr>
            <w:tcW w:w="720" w:type="dxa"/>
          </w:tcPr>
          <w:p w14:paraId="63B2FD83" w14:textId="77777777" w:rsidR="00623BDD" w:rsidRPr="00DC552F" w:rsidRDefault="00623BDD" w:rsidP="006E365E">
            <w:pPr>
              <w:contextualSpacing/>
              <w:jc w:val="center"/>
              <w:rPr>
                <w:sz w:val="20"/>
              </w:rPr>
            </w:pPr>
          </w:p>
        </w:tc>
        <w:tc>
          <w:tcPr>
            <w:tcW w:w="1800" w:type="dxa"/>
          </w:tcPr>
          <w:p w14:paraId="393C982E" w14:textId="62B28965" w:rsidR="00623BDD" w:rsidRPr="00DC552F" w:rsidRDefault="00623BDD" w:rsidP="006E365E">
            <w:pPr>
              <w:contextualSpacing/>
              <w:jc w:val="center"/>
              <w:rPr>
                <w:sz w:val="20"/>
              </w:rPr>
            </w:pPr>
          </w:p>
        </w:tc>
        <w:tc>
          <w:tcPr>
            <w:tcW w:w="1620" w:type="dxa"/>
          </w:tcPr>
          <w:p w14:paraId="1EC1F8F7" w14:textId="77777777" w:rsidR="00623BDD" w:rsidRPr="00DC552F" w:rsidRDefault="00623BDD" w:rsidP="006E365E">
            <w:pPr>
              <w:contextualSpacing/>
              <w:jc w:val="center"/>
              <w:rPr>
                <w:sz w:val="20"/>
              </w:rPr>
            </w:pPr>
          </w:p>
        </w:tc>
        <w:tc>
          <w:tcPr>
            <w:tcW w:w="1890" w:type="dxa"/>
          </w:tcPr>
          <w:p w14:paraId="26FF5A40" w14:textId="38653C2A" w:rsidR="00623BDD" w:rsidRPr="00DC552F" w:rsidRDefault="00623BDD" w:rsidP="006E365E">
            <w:pPr>
              <w:contextualSpacing/>
              <w:jc w:val="center"/>
              <w:rPr>
                <w:sz w:val="20"/>
              </w:rPr>
            </w:pPr>
          </w:p>
        </w:tc>
        <w:tc>
          <w:tcPr>
            <w:tcW w:w="900" w:type="dxa"/>
          </w:tcPr>
          <w:p w14:paraId="5D8140C5" w14:textId="362E3DA3" w:rsidR="00623BDD" w:rsidRPr="00DC552F" w:rsidRDefault="00623BDD" w:rsidP="006E365E">
            <w:pPr>
              <w:contextualSpacing/>
              <w:jc w:val="center"/>
              <w:rPr>
                <w:sz w:val="20"/>
              </w:rPr>
            </w:pPr>
          </w:p>
        </w:tc>
        <w:tc>
          <w:tcPr>
            <w:tcW w:w="1257" w:type="dxa"/>
          </w:tcPr>
          <w:p w14:paraId="5586C9EB" w14:textId="77777777" w:rsidR="00623BDD" w:rsidRPr="00DC552F" w:rsidRDefault="00623BDD" w:rsidP="006E365E">
            <w:pPr>
              <w:contextualSpacing/>
              <w:jc w:val="center"/>
              <w:rPr>
                <w:sz w:val="20"/>
              </w:rPr>
            </w:pPr>
          </w:p>
        </w:tc>
      </w:tr>
      <w:tr w:rsidR="00623BDD" w:rsidRPr="00DC552F" w14:paraId="66E2AB63" w14:textId="77777777" w:rsidTr="00CE542E">
        <w:trPr>
          <w:trHeight w:val="54"/>
          <w:jc w:val="center"/>
        </w:trPr>
        <w:tc>
          <w:tcPr>
            <w:tcW w:w="628" w:type="dxa"/>
            <w:vMerge/>
          </w:tcPr>
          <w:p w14:paraId="639BC6F2" w14:textId="77777777" w:rsidR="00623BDD" w:rsidRPr="00DC552F" w:rsidRDefault="00623BDD" w:rsidP="006E365E">
            <w:pPr>
              <w:contextualSpacing/>
              <w:jc w:val="center"/>
              <w:rPr>
                <w:b/>
                <w:sz w:val="20"/>
              </w:rPr>
            </w:pPr>
          </w:p>
        </w:tc>
        <w:tc>
          <w:tcPr>
            <w:tcW w:w="810" w:type="dxa"/>
            <w:vMerge/>
          </w:tcPr>
          <w:p w14:paraId="6A2C1EA7" w14:textId="77777777" w:rsidR="00623BDD" w:rsidRPr="00DC552F" w:rsidRDefault="00623BDD" w:rsidP="006E365E">
            <w:pPr>
              <w:contextualSpacing/>
              <w:jc w:val="center"/>
              <w:rPr>
                <w:sz w:val="20"/>
              </w:rPr>
            </w:pPr>
          </w:p>
        </w:tc>
        <w:tc>
          <w:tcPr>
            <w:tcW w:w="1530" w:type="dxa"/>
            <w:vMerge/>
          </w:tcPr>
          <w:p w14:paraId="2CBDD64A" w14:textId="77777777" w:rsidR="00623BDD" w:rsidRPr="00DC552F" w:rsidRDefault="00623BDD" w:rsidP="006E365E">
            <w:pPr>
              <w:contextualSpacing/>
              <w:jc w:val="center"/>
              <w:rPr>
                <w:sz w:val="20"/>
              </w:rPr>
            </w:pPr>
          </w:p>
        </w:tc>
        <w:tc>
          <w:tcPr>
            <w:tcW w:w="1710" w:type="dxa"/>
            <w:vMerge/>
          </w:tcPr>
          <w:p w14:paraId="2CB509FE" w14:textId="3576E1B6" w:rsidR="00623BDD" w:rsidRPr="00DC552F" w:rsidRDefault="00623BDD" w:rsidP="006E365E">
            <w:pPr>
              <w:contextualSpacing/>
              <w:jc w:val="center"/>
              <w:rPr>
                <w:sz w:val="20"/>
              </w:rPr>
            </w:pPr>
          </w:p>
        </w:tc>
        <w:tc>
          <w:tcPr>
            <w:tcW w:w="1170" w:type="dxa"/>
          </w:tcPr>
          <w:p w14:paraId="4EE9906B" w14:textId="540DB3BC" w:rsidR="00623BDD" w:rsidRPr="00DC552F" w:rsidRDefault="00623BDD" w:rsidP="006E365E">
            <w:pPr>
              <w:contextualSpacing/>
              <w:jc w:val="center"/>
              <w:rPr>
                <w:sz w:val="20"/>
              </w:rPr>
            </w:pPr>
          </w:p>
        </w:tc>
        <w:tc>
          <w:tcPr>
            <w:tcW w:w="720" w:type="dxa"/>
          </w:tcPr>
          <w:p w14:paraId="715625D2" w14:textId="77777777" w:rsidR="00623BDD" w:rsidRPr="00DC552F" w:rsidRDefault="00623BDD" w:rsidP="006E365E">
            <w:pPr>
              <w:contextualSpacing/>
              <w:jc w:val="center"/>
              <w:rPr>
                <w:sz w:val="20"/>
              </w:rPr>
            </w:pPr>
          </w:p>
        </w:tc>
        <w:tc>
          <w:tcPr>
            <w:tcW w:w="1800" w:type="dxa"/>
          </w:tcPr>
          <w:p w14:paraId="74E2CA2B" w14:textId="64B46BD8" w:rsidR="00623BDD" w:rsidRPr="00DC552F" w:rsidRDefault="00623BDD" w:rsidP="006E365E">
            <w:pPr>
              <w:contextualSpacing/>
              <w:jc w:val="center"/>
              <w:rPr>
                <w:sz w:val="20"/>
              </w:rPr>
            </w:pPr>
          </w:p>
        </w:tc>
        <w:tc>
          <w:tcPr>
            <w:tcW w:w="1620" w:type="dxa"/>
          </w:tcPr>
          <w:p w14:paraId="44A2BD06" w14:textId="77777777" w:rsidR="00623BDD" w:rsidRPr="00DC552F" w:rsidRDefault="00623BDD" w:rsidP="006E365E">
            <w:pPr>
              <w:contextualSpacing/>
              <w:jc w:val="center"/>
              <w:rPr>
                <w:sz w:val="20"/>
              </w:rPr>
            </w:pPr>
          </w:p>
        </w:tc>
        <w:tc>
          <w:tcPr>
            <w:tcW w:w="1890" w:type="dxa"/>
          </w:tcPr>
          <w:p w14:paraId="10857FB0" w14:textId="1278F02E" w:rsidR="00623BDD" w:rsidRPr="00DC552F" w:rsidRDefault="00623BDD" w:rsidP="006E365E">
            <w:pPr>
              <w:contextualSpacing/>
              <w:jc w:val="center"/>
              <w:rPr>
                <w:sz w:val="20"/>
              </w:rPr>
            </w:pPr>
          </w:p>
        </w:tc>
        <w:tc>
          <w:tcPr>
            <w:tcW w:w="900" w:type="dxa"/>
          </w:tcPr>
          <w:p w14:paraId="39A0D425" w14:textId="2D362065" w:rsidR="00623BDD" w:rsidRPr="00DC552F" w:rsidRDefault="00623BDD" w:rsidP="006E365E">
            <w:pPr>
              <w:contextualSpacing/>
              <w:jc w:val="center"/>
              <w:rPr>
                <w:sz w:val="20"/>
              </w:rPr>
            </w:pPr>
          </w:p>
        </w:tc>
        <w:tc>
          <w:tcPr>
            <w:tcW w:w="1257" w:type="dxa"/>
          </w:tcPr>
          <w:p w14:paraId="5BBA09D5" w14:textId="77777777" w:rsidR="00623BDD" w:rsidRPr="00DC552F" w:rsidRDefault="00623BDD" w:rsidP="006E365E">
            <w:pPr>
              <w:contextualSpacing/>
              <w:jc w:val="center"/>
              <w:rPr>
                <w:sz w:val="20"/>
              </w:rPr>
            </w:pPr>
          </w:p>
        </w:tc>
      </w:tr>
      <w:tr w:rsidR="00623BDD" w:rsidRPr="00DC552F" w14:paraId="27F6587C" w14:textId="77777777" w:rsidTr="00CE542E">
        <w:trPr>
          <w:trHeight w:val="54"/>
          <w:jc w:val="center"/>
        </w:trPr>
        <w:tc>
          <w:tcPr>
            <w:tcW w:w="628" w:type="dxa"/>
            <w:vMerge/>
          </w:tcPr>
          <w:p w14:paraId="20D5D0AE" w14:textId="77777777" w:rsidR="00623BDD" w:rsidRPr="00DC552F" w:rsidRDefault="00623BDD" w:rsidP="006E365E">
            <w:pPr>
              <w:contextualSpacing/>
              <w:jc w:val="center"/>
              <w:rPr>
                <w:b/>
                <w:sz w:val="20"/>
              </w:rPr>
            </w:pPr>
          </w:p>
        </w:tc>
        <w:tc>
          <w:tcPr>
            <w:tcW w:w="810" w:type="dxa"/>
            <w:vMerge/>
          </w:tcPr>
          <w:p w14:paraId="45B36346" w14:textId="77777777" w:rsidR="00623BDD" w:rsidRPr="00DC552F" w:rsidRDefault="00623BDD" w:rsidP="006E365E">
            <w:pPr>
              <w:contextualSpacing/>
              <w:jc w:val="center"/>
              <w:rPr>
                <w:sz w:val="20"/>
              </w:rPr>
            </w:pPr>
          </w:p>
        </w:tc>
        <w:tc>
          <w:tcPr>
            <w:tcW w:w="1530" w:type="dxa"/>
            <w:vMerge/>
          </w:tcPr>
          <w:p w14:paraId="478ADE17" w14:textId="77777777" w:rsidR="00623BDD" w:rsidRPr="00DC552F" w:rsidRDefault="00623BDD" w:rsidP="006E365E">
            <w:pPr>
              <w:contextualSpacing/>
              <w:jc w:val="center"/>
              <w:rPr>
                <w:sz w:val="20"/>
              </w:rPr>
            </w:pPr>
          </w:p>
        </w:tc>
        <w:tc>
          <w:tcPr>
            <w:tcW w:w="1710" w:type="dxa"/>
            <w:vMerge/>
          </w:tcPr>
          <w:p w14:paraId="3F2A47B5" w14:textId="782BE8B2" w:rsidR="00623BDD" w:rsidRPr="00DC552F" w:rsidRDefault="00623BDD" w:rsidP="006E365E">
            <w:pPr>
              <w:contextualSpacing/>
              <w:jc w:val="center"/>
              <w:rPr>
                <w:sz w:val="20"/>
              </w:rPr>
            </w:pPr>
          </w:p>
        </w:tc>
        <w:tc>
          <w:tcPr>
            <w:tcW w:w="1170" w:type="dxa"/>
          </w:tcPr>
          <w:p w14:paraId="01368648" w14:textId="131F9F2D" w:rsidR="00623BDD" w:rsidRPr="00DC552F" w:rsidRDefault="00623BDD" w:rsidP="006E365E">
            <w:pPr>
              <w:contextualSpacing/>
              <w:jc w:val="center"/>
              <w:rPr>
                <w:sz w:val="20"/>
              </w:rPr>
            </w:pPr>
          </w:p>
        </w:tc>
        <w:tc>
          <w:tcPr>
            <w:tcW w:w="720" w:type="dxa"/>
          </w:tcPr>
          <w:p w14:paraId="23CA3BD2" w14:textId="77777777" w:rsidR="00623BDD" w:rsidRPr="00DC552F" w:rsidRDefault="00623BDD" w:rsidP="006E365E">
            <w:pPr>
              <w:contextualSpacing/>
              <w:jc w:val="center"/>
              <w:rPr>
                <w:sz w:val="20"/>
              </w:rPr>
            </w:pPr>
          </w:p>
        </w:tc>
        <w:tc>
          <w:tcPr>
            <w:tcW w:w="1800" w:type="dxa"/>
          </w:tcPr>
          <w:p w14:paraId="3BC57EF9" w14:textId="10F5D809" w:rsidR="00623BDD" w:rsidRPr="00DC552F" w:rsidRDefault="00623BDD" w:rsidP="006E365E">
            <w:pPr>
              <w:contextualSpacing/>
              <w:jc w:val="center"/>
              <w:rPr>
                <w:sz w:val="20"/>
              </w:rPr>
            </w:pPr>
          </w:p>
        </w:tc>
        <w:tc>
          <w:tcPr>
            <w:tcW w:w="1620" w:type="dxa"/>
          </w:tcPr>
          <w:p w14:paraId="044388DB" w14:textId="77777777" w:rsidR="00623BDD" w:rsidRPr="00DC552F" w:rsidRDefault="00623BDD" w:rsidP="006E365E">
            <w:pPr>
              <w:contextualSpacing/>
              <w:jc w:val="center"/>
              <w:rPr>
                <w:sz w:val="20"/>
              </w:rPr>
            </w:pPr>
          </w:p>
        </w:tc>
        <w:tc>
          <w:tcPr>
            <w:tcW w:w="1890" w:type="dxa"/>
          </w:tcPr>
          <w:p w14:paraId="0CDF9BC1" w14:textId="323A5E61" w:rsidR="00623BDD" w:rsidRPr="00DC552F" w:rsidRDefault="00623BDD" w:rsidP="006E365E">
            <w:pPr>
              <w:contextualSpacing/>
              <w:jc w:val="center"/>
              <w:rPr>
                <w:sz w:val="20"/>
              </w:rPr>
            </w:pPr>
          </w:p>
        </w:tc>
        <w:tc>
          <w:tcPr>
            <w:tcW w:w="900" w:type="dxa"/>
          </w:tcPr>
          <w:p w14:paraId="0DF459E3" w14:textId="6C8030DE" w:rsidR="00623BDD" w:rsidRPr="00DC552F" w:rsidRDefault="00623BDD" w:rsidP="006E365E">
            <w:pPr>
              <w:contextualSpacing/>
              <w:jc w:val="center"/>
              <w:rPr>
                <w:sz w:val="20"/>
              </w:rPr>
            </w:pPr>
          </w:p>
        </w:tc>
        <w:tc>
          <w:tcPr>
            <w:tcW w:w="1257" w:type="dxa"/>
          </w:tcPr>
          <w:p w14:paraId="10B57E9D" w14:textId="77777777" w:rsidR="00623BDD" w:rsidRPr="00DC552F" w:rsidRDefault="00623BDD" w:rsidP="006E365E">
            <w:pPr>
              <w:contextualSpacing/>
              <w:jc w:val="center"/>
              <w:rPr>
                <w:sz w:val="20"/>
              </w:rPr>
            </w:pPr>
          </w:p>
        </w:tc>
      </w:tr>
      <w:tr w:rsidR="00623BDD" w:rsidRPr="00DC552F" w14:paraId="12FE2305" w14:textId="77777777" w:rsidTr="00CE542E">
        <w:trPr>
          <w:trHeight w:val="54"/>
          <w:jc w:val="center"/>
        </w:trPr>
        <w:tc>
          <w:tcPr>
            <w:tcW w:w="628" w:type="dxa"/>
            <w:vMerge/>
          </w:tcPr>
          <w:p w14:paraId="30AD520F" w14:textId="77777777" w:rsidR="00623BDD" w:rsidRPr="00DC552F" w:rsidRDefault="00623BDD" w:rsidP="006E365E">
            <w:pPr>
              <w:contextualSpacing/>
              <w:jc w:val="center"/>
              <w:rPr>
                <w:b/>
                <w:sz w:val="20"/>
              </w:rPr>
            </w:pPr>
          </w:p>
        </w:tc>
        <w:tc>
          <w:tcPr>
            <w:tcW w:w="810" w:type="dxa"/>
            <w:vMerge/>
          </w:tcPr>
          <w:p w14:paraId="0431C818" w14:textId="77777777" w:rsidR="00623BDD" w:rsidRPr="00DC552F" w:rsidRDefault="00623BDD" w:rsidP="006E365E">
            <w:pPr>
              <w:contextualSpacing/>
              <w:jc w:val="center"/>
              <w:rPr>
                <w:sz w:val="20"/>
              </w:rPr>
            </w:pPr>
          </w:p>
        </w:tc>
        <w:tc>
          <w:tcPr>
            <w:tcW w:w="1530" w:type="dxa"/>
            <w:vMerge/>
          </w:tcPr>
          <w:p w14:paraId="08F69E84" w14:textId="77777777" w:rsidR="00623BDD" w:rsidRPr="00DC552F" w:rsidRDefault="00623BDD" w:rsidP="006E365E">
            <w:pPr>
              <w:contextualSpacing/>
              <w:jc w:val="center"/>
              <w:rPr>
                <w:sz w:val="20"/>
              </w:rPr>
            </w:pPr>
          </w:p>
        </w:tc>
        <w:tc>
          <w:tcPr>
            <w:tcW w:w="1710" w:type="dxa"/>
            <w:vMerge/>
          </w:tcPr>
          <w:p w14:paraId="6CD71A7A" w14:textId="665C9615" w:rsidR="00623BDD" w:rsidRPr="00DC552F" w:rsidRDefault="00623BDD" w:rsidP="006E365E">
            <w:pPr>
              <w:contextualSpacing/>
              <w:jc w:val="center"/>
              <w:rPr>
                <w:sz w:val="20"/>
              </w:rPr>
            </w:pPr>
          </w:p>
        </w:tc>
        <w:tc>
          <w:tcPr>
            <w:tcW w:w="1170" w:type="dxa"/>
          </w:tcPr>
          <w:p w14:paraId="53D98DB6" w14:textId="329081FA" w:rsidR="00623BDD" w:rsidRPr="00DC552F" w:rsidRDefault="00623BDD" w:rsidP="006E365E">
            <w:pPr>
              <w:contextualSpacing/>
              <w:jc w:val="center"/>
              <w:rPr>
                <w:sz w:val="20"/>
              </w:rPr>
            </w:pPr>
          </w:p>
        </w:tc>
        <w:tc>
          <w:tcPr>
            <w:tcW w:w="720" w:type="dxa"/>
          </w:tcPr>
          <w:p w14:paraId="5C1E51E9" w14:textId="77777777" w:rsidR="00623BDD" w:rsidRPr="00DC552F" w:rsidRDefault="00623BDD" w:rsidP="006E365E">
            <w:pPr>
              <w:contextualSpacing/>
              <w:jc w:val="center"/>
              <w:rPr>
                <w:sz w:val="20"/>
              </w:rPr>
            </w:pPr>
          </w:p>
        </w:tc>
        <w:tc>
          <w:tcPr>
            <w:tcW w:w="1800" w:type="dxa"/>
          </w:tcPr>
          <w:p w14:paraId="2CDFC291" w14:textId="20659B98" w:rsidR="00623BDD" w:rsidRPr="00DC552F" w:rsidRDefault="00623BDD" w:rsidP="006E365E">
            <w:pPr>
              <w:contextualSpacing/>
              <w:jc w:val="center"/>
              <w:rPr>
                <w:sz w:val="20"/>
              </w:rPr>
            </w:pPr>
          </w:p>
        </w:tc>
        <w:tc>
          <w:tcPr>
            <w:tcW w:w="1620" w:type="dxa"/>
          </w:tcPr>
          <w:p w14:paraId="6A27B3E7" w14:textId="77777777" w:rsidR="00623BDD" w:rsidRPr="00DC552F" w:rsidRDefault="00623BDD" w:rsidP="006E365E">
            <w:pPr>
              <w:contextualSpacing/>
              <w:jc w:val="center"/>
              <w:rPr>
                <w:sz w:val="20"/>
              </w:rPr>
            </w:pPr>
          </w:p>
        </w:tc>
        <w:tc>
          <w:tcPr>
            <w:tcW w:w="1890" w:type="dxa"/>
          </w:tcPr>
          <w:p w14:paraId="7C7FECAA" w14:textId="2DE5F654" w:rsidR="00623BDD" w:rsidRPr="00DC552F" w:rsidRDefault="00623BDD" w:rsidP="006E365E">
            <w:pPr>
              <w:contextualSpacing/>
              <w:jc w:val="center"/>
              <w:rPr>
                <w:sz w:val="20"/>
              </w:rPr>
            </w:pPr>
          </w:p>
        </w:tc>
        <w:tc>
          <w:tcPr>
            <w:tcW w:w="900" w:type="dxa"/>
          </w:tcPr>
          <w:p w14:paraId="04D5EE81" w14:textId="7966EC30" w:rsidR="00623BDD" w:rsidRPr="00DC552F" w:rsidRDefault="00623BDD" w:rsidP="006E365E">
            <w:pPr>
              <w:contextualSpacing/>
              <w:jc w:val="center"/>
              <w:rPr>
                <w:sz w:val="20"/>
              </w:rPr>
            </w:pPr>
          </w:p>
        </w:tc>
        <w:tc>
          <w:tcPr>
            <w:tcW w:w="1257" w:type="dxa"/>
          </w:tcPr>
          <w:p w14:paraId="12F37085" w14:textId="77777777" w:rsidR="00623BDD" w:rsidRPr="00DC552F" w:rsidRDefault="00623BDD" w:rsidP="006E365E">
            <w:pPr>
              <w:contextualSpacing/>
              <w:jc w:val="center"/>
              <w:rPr>
                <w:sz w:val="20"/>
              </w:rPr>
            </w:pPr>
          </w:p>
        </w:tc>
      </w:tr>
    </w:tbl>
    <w:p w14:paraId="3747E77B" w14:textId="77777777" w:rsidR="00020B58" w:rsidRDefault="00020B58" w:rsidP="001512DD">
      <w:pPr>
        <w:spacing w:after="0" w:line="240" w:lineRule="auto"/>
        <w:contextualSpacing/>
      </w:pPr>
    </w:p>
    <w:tbl>
      <w:tblPr>
        <w:tblStyle w:val="TableGrid"/>
        <w:tblW w:w="8640" w:type="dxa"/>
        <w:jc w:val="center"/>
        <w:tblCellMar>
          <w:left w:w="29" w:type="dxa"/>
          <w:right w:w="29" w:type="dxa"/>
        </w:tblCellMar>
        <w:tblLook w:val="04A0" w:firstRow="1" w:lastRow="0" w:firstColumn="1" w:lastColumn="0" w:noHBand="0" w:noVBand="1"/>
      </w:tblPr>
      <w:tblGrid>
        <w:gridCol w:w="6485"/>
        <w:gridCol w:w="2155"/>
      </w:tblGrid>
      <w:tr w:rsidR="006E365E" w:rsidRPr="00CE542E" w14:paraId="185AF072" w14:textId="77777777" w:rsidTr="00CD018F">
        <w:trPr>
          <w:jc w:val="center"/>
        </w:trPr>
        <w:tc>
          <w:tcPr>
            <w:tcW w:w="6485" w:type="dxa"/>
          </w:tcPr>
          <w:p w14:paraId="13CEA95C" w14:textId="2DB9ECAD" w:rsidR="006E365E" w:rsidRPr="00CE542E" w:rsidRDefault="00B12D76" w:rsidP="006D5C10">
            <w:pPr>
              <w:contextualSpacing/>
              <w:rPr>
                <w:b/>
                <w:sz w:val="16"/>
              </w:rPr>
            </w:pPr>
            <w:r>
              <w:rPr>
                <w:b/>
                <w:sz w:val="16"/>
              </w:rPr>
              <w:t xml:space="preserve">111- </w:t>
            </w:r>
            <w:r w:rsidR="006C2023" w:rsidRPr="00CE542E">
              <w:rPr>
                <w:b/>
                <w:sz w:val="16"/>
              </w:rPr>
              <w:t>Primary Use for Product</w:t>
            </w:r>
          </w:p>
        </w:tc>
        <w:tc>
          <w:tcPr>
            <w:tcW w:w="2155" w:type="dxa"/>
          </w:tcPr>
          <w:p w14:paraId="7A43DBFA" w14:textId="50B974E6" w:rsidR="006E365E" w:rsidRPr="00CE542E" w:rsidRDefault="00B12D76" w:rsidP="006D5C10">
            <w:pPr>
              <w:contextualSpacing/>
              <w:rPr>
                <w:b/>
                <w:sz w:val="16"/>
              </w:rPr>
            </w:pPr>
            <w:r>
              <w:rPr>
                <w:b/>
                <w:sz w:val="16"/>
              </w:rPr>
              <w:t xml:space="preserve">112- </w:t>
            </w:r>
            <w:r w:rsidR="006C2023" w:rsidRPr="00CE542E">
              <w:rPr>
                <w:b/>
                <w:sz w:val="16"/>
              </w:rPr>
              <w:t>Use Percentage</w:t>
            </w:r>
          </w:p>
        </w:tc>
      </w:tr>
      <w:tr w:rsidR="006E365E" w:rsidRPr="00CE542E" w14:paraId="78727514" w14:textId="77777777" w:rsidTr="00CD018F">
        <w:trPr>
          <w:jc w:val="center"/>
        </w:trPr>
        <w:tc>
          <w:tcPr>
            <w:tcW w:w="6485" w:type="dxa"/>
          </w:tcPr>
          <w:p w14:paraId="0871DE4C" w14:textId="77777777" w:rsidR="006E365E" w:rsidRPr="00CE542E" w:rsidRDefault="006E365E" w:rsidP="006E365E">
            <w:pPr>
              <w:autoSpaceDE w:val="0"/>
              <w:autoSpaceDN w:val="0"/>
              <w:adjustRightInd w:val="0"/>
              <w:contextualSpacing/>
              <w:rPr>
                <w:rFonts w:eastAsia="Calibri" w:cs="TimesNewRomanPSMT"/>
                <w:sz w:val="16"/>
              </w:rPr>
            </w:pPr>
            <w:r w:rsidRPr="00CE542E">
              <w:rPr>
                <w:rFonts w:eastAsia="Calibri" w:cs="TimesNewRomanPSMT"/>
                <w:sz w:val="16"/>
              </w:rPr>
              <w:t>1=Subsistence</w:t>
            </w:r>
          </w:p>
          <w:p w14:paraId="6D674701" w14:textId="77777777" w:rsidR="006E365E" w:rsidRPr="00CE542E" w:rsidRDefault="006E365E" w:rsidP="006E365E">
            <w:pPr>
              <w:autoSpaceDE w:val="0"/>
              <w:autoSpaceDN w:val="0"/>
              <w:adjustRightInd w:val="0"/>
              <w:contextualSpacing/>
              <w:rPr>
                <w:rFonts w:eastAsia="Calibri" w:cs="TimesNewRomanPSMT"/>
                <w:sz w:val="16"/>
              </w:rPr>
            </w:pPr>
            <w:r w:rsidRPr="00CE542E">
              <w:rPr>
                <w:rFonts w:eastAsia="Calibri" w:cs="TimesNewRomanPSMT"/>
                <w:sz w:val="16"/>
              </w:rPr>
              <w:t>2=Cash income</w:t>
            </w:r>
          </w:p>
          <w:p w14:paraId="2E1BE9ED" w14:textId="77777777" w:rsidR="006E365E" w:rsidRPr="00CE542E" w:rsidRDefault="006E365E" w:rsidP="006E365E">
            <w:pPr>
              <w:contextualSpacing/>
              <w:rPr>
                <w:sz w:val="16"/>
              </w:rPr>
            </w:pPr>
            <w:r w:rsidRPr="00CE542E">
              <w:rPr>
                <w:sz w:val="16"/>
              </w:rPr>
              <w:t>3=My household purchases this product rather than starving.</w:t>
            </w:r>
          </w:p>
          <w:p w14:paraId="426035A9" w14:textId="15D3B0A5" w:rsidR="006E365E" w:rsidRPr="00CE542E" w:rsidRDefault="006E365E" w:rsidP="006E365E">
            <w:pPr>
              <w:autoSpaceDE w:val="0"/>
              <w:autoSpaceDN w:val="0"/>
              <w:adjustRightInd w:val="0"/>
              <w:contextualSpacing/>
              <w:rPr>
                <w:rFonts w:eastAsia="Calibri" w:cs="TimesNewRomanPSMT"/>
                <w:sz w:val="16"/>
              </w:rPr>
            </w:pPr>
            <w:r w:rsidRPr="00CE542E">
              <w:rPr>
                <w:rFonts w:eastAsia="Calibri" w:cs="TimesNewRomanPSMT"/>
                <w:sz w:val="16"/>
              </w:rPr>
              <w:t>4=My household does not harvest nor use this product</w:t>
            </w:r>
          </w:p>
        </w:tc>
        <w:tc>
          <w:tcPr>
            <w:tcW w:w="2155" w:type="dxa"/>
          </w:tcPr>
          <w:p w14:paraId="6C139780" w14:textId="77777777" w:rsidR="006E365E" w:rsidRPr="00CE542E" w:rsidRDefault="006E365E" w:rsidP="006E365E">
            <w:pPr>
              <w:autoSpaceDE w:val="0"/>
              <w:autoSpaceDN w:val="0"/>
              <w:adjustRightInd w:val="0"/>
              <w:ind w:left="39"/>
              <w:contextualSpacing/>
              <w:rPr>
                <w:rFonts w:ascii="Calibri" w:eastAsia="SimSun" w:hAnsi="Calibri" w:cs="Times New Roman"/>
                <w:b/>
                <w:bCs/>
                <w:sz w:val="16"/>
              </w:rPr>
            </w:pPr>
            <w:r w:rsidRPr="00CE542E">
              <w:rPr>
                <w:rFonts w:ascii="Calibri" w:eastAsia="SimSun" w:hAnsi="Calibri" w:cs="Times New Roman"/>
                <w:bCs/>
                <w:sz w:val="16"/>
              </w:rPr>
              <w:t>1 = 0-24%</w:t>
            </w:r>
          </w:p>
          <w:p w14:paraId="46A8020F" w14:textId="77777777" w:rsidR="006E365E" w:rsidRPr="00CE542E" w:rsidRDefault="006E365E" w:rsidP="006E365E">
            <w:pPr>
              <w:autoSpaceDE w:val="0"/>
              <w:autoSpaceDN w:val="0"/>
              <w:adjustRightInd w:val="0"/>
              <w:ind w:left="39"/>
              <w:contextualSpacing/>
              <w:rPr>
                <w:rFonts w:ascii="Calibri" w:eastAsia="SimSun" w:hAnsi="Calibri" w:cs="Times New Roman"/>
                <w:b/>
                <w:bCs/>
                <w:sz w:val="16"/>
              </w:rPr>
            </w:pPr>
            <w:r w:rsidRPr="00CE542E">
              <w:rPr>
                <w:rFonts w:ascii="Calibri" w:eastAsia="SimSun" w:hAnsi="Calibri" w:cs="Times New Roman"/>
                <w:bCs/>
                <w:sz w:val="16"/>
              </w:rPr>
              <w:t>2 = 25-49%</w:t>
            </w:r>
          </w:p>
          <w:p w14:paraId="3663DD54" w14:textId="77777777" w:rsidR="006E365E" w:rsidRPr="00CE542E" w:rsidRDefault="006E365E" w:rsidP="006E365E">
            <w:pPr>
              <w:autoSpaceDE w:val="0"/>
              <w:autoSpaceDN w:val="0"/>
              <w:adjustRightInd w:val="0"/>
              <w:ind w:left="39"/>
              <w:contextualSpacing/>
              <w:rPr>
                <w:rFonts w:ascii="Calibri" w:eastAsia="SimSun" w:hAnsi="Calibri" w:cs="Times New Roman"/>
                <w:b/>
                <w:bCs/>
                <w:sz w:val="16"/>
              </w:rPr>
            </w:pPr>
            <w:r w:rsidRPr="00CE542E">
              <w:rPr>
                <w:rFonts w:ascii="Calibri" w:eastAsia="SimSun" w:hAnsi="Calibri" w:cs="Times New Roman"/>
                <w:bCs/>
                <w:sz w:val="16"/>
              </w:rPr>
              <w:t>3 = 50-74%</w:t>
            </w:r>
          </w:p>
          <w:p w14:paraId="561B82B6" w14:textId="3B222737" w:rsidR="006E365E" w:rsidRPr="00CE542E" w:rsidRDefault="006E365E" w:rsidP="006E365E">
            <w:pPr>
              <w:autoSpaceDE w:val="0"/>
              <w:autoSpaceDN w:val="0"/>
              <w:adjustRightInd w:val="0"/>
              <w:ind w:left="39"/>
              <w:contextualSpacing/>
              <w:rPr>
                <w:rFonts w:ascii="Calibri" w:eastAsia="SimSun" w:hAnsi="Calibri" w:cs="Times New Roman"/>
                <w:bCs/>
                <w:sz w:val="16"/>
              </w:rPr>
            </w:pPr>
            <w:r w:rsidRPr="00CE542E">
              <w:rPr>
                <w:rFonts w:ascii="Calibri" w:eastAsia="SimSun" w:hAnsi="Calibri" w:cs="Times New Roman"/>
                <w:bCs/>
                <w:sz w:val="16"/>
              </w:rPr>
              <w:t>4 = 75-100%</w:t>
            </w:r>
          </w:p>
        </w:tc>
      </w:tr>
    </w:tbl>
    <w:p w14:paraId="5EA784D3" w14:textId="77777777" w:rsidR="006E365E" w:rsidRDefault="006E365E" w:rsidP="001512DD">
      <w:pPr>
        <w:spacing w:after="0" w:line="240" w:lineRule="auto"/>
        <w:contextualSpacing/>
      </w:pPr>
    </w:p>
    <w:p w14:paraId="4C8C3B57" w14:textId="77777777" w:rsidR="006E365E" w:rsidRPr="001512DD" w:rsidRDefault="006E365E" w:rsidP="006E365E">
      <w:pPr>
        <w:spacing w:afterLines="20" w:after="48" w:line="240" w:lineRule="auto"/>
        <w:contextualSpacing/>
        <w:rPr>
          <w:rFonts w:eastAsia="Times New Roman" w:cs="Times New Roman"/>
          <w:b/>
          <w:bCs/>
        </w:rPr>
      </w:pPr>
    </w:p>
    <w:p w14:paraId="38E77D73" w14:textId="6DB6119F" w:rsidR="00F7697D" w:rsidRDefault="00F7697D" w:rsidP="00F7697D">
      <w:pPr>
        <w:spacing w:after="0" w:line="240" w:lineRule="auto"/>
        <w:contextualSpacing/>
        <w:rPr>
          <w:rFonts w:eastAsia="Times New Roman" w:cs="Times New Roman"/>
          <w:b/>
          <w:bCs/>
        </w:rPr>
      </w:pPr>
      <w:commentRangeStart w:id="293"/>
      <w:commentRangeStart w:id="294"/>
      <w:r w:rsidRPr="00F25BF8">
        <w:rPr>
          <w:rFonts w:eastAsia="Times New Roman" w:cs="Times New Roman"/>
          <w:b/>
          <w:bCs/>
        </w:rPr>
        <w:t>S</w:t>
      </w:r>
      <w:r w:rsidR="00CE542E">
        <w:rPr>
          <w:rFonts w:eastAsia="Times New Roman" w:cs="Times New Roman"/>
          <w:b/>
          <w:bCs/>
        </w:rPr>
        <w:t>ECTION E</w:t>
      </w:r>
      <w:r>
        <w:rPr>
          <w:rFonts w:eastAsia="Times New Roman" w:cs="Times New Roman"/>
          <w:b/>
          <w:bCs/>
        </w:rPr>
        <w:t>. FOREST</w:t>
      </w:r>
      <w:r w:rsidRPr="00F25BF8">
        <w:rPr>
          <w:rFonts w:eastAsia="Times New Roman" w:cs="Times New Roman"/>
          <w:b/>
          <w:bCs/>
        </w:rPr>
        <w:t xml:space="preserve"> CONFLICT</w:t>
      </w:r>
      <w:commentRangeEnd w:id="293"/>
      <w:r>
        <w:rPr>
          <w:rStyle w:val="CommentReference"/>
        </w:rPr>
        <w:commentReference w:id="293"/>
      </w:r>
      <w:commentRangeEnd w:id="294"/>
      <w:r w:rsidR="005856F5">
        <w:rPr>
          <w:rStyle w:val="CommentReference"/>
        </w:rPr>
        <w:commentReference w:id="294"/>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DC552F" w14:paraId="2F459DC8" w14:textId="77777777" w:rsidTr="005856F5">
        <w:trPr>
          <w:trHeight w:val="350"/>
        </w:trPr>
        <w:tc>
          <w:tcPr>
            <w:tcW w:w="731" w:type="dxa"/>
          </w:tcPr>
          <w:p w14:paraId="20DB146C" w14:textId="77777777" w:rsidR="00B12D76" w:rsidRPr="00DC552F" w:rsidRDefault="00B12D76" w:rsidP="00CE542E">
            <w:pPr>
              <w:contextualSpacing/>
              <w:jc w:val="center"/>
              <w:rPr>
                <w:b/>
                <w:sz w:val="20"/>
              </w:rPr>
            </w:pPr>
          </w:p>
        </w:tc>
        <w:tc>
          <w:tcPr>
            <w:tcW w:w="810" w:type="dxa"/>
          </w:tcPr>
          <w:p w14:paraId="0FAB2A4F" w14:textId="77777777" w:rsidR="00B12D76" w:rsidRPr="00DC552F" w:rsidRDefault="00B12D76" w:rsidP="00CE542E">
            <w:pPr>
              <w:contextualSpacing/>
              <w:jc w:val="center"/>
              <w:rPr>
                <w:sz w:val="20"/>
              </w:rPr>
            </w:pPr>
          </w:p>
        </w:tc>
        <w:tc>
          <w:tcPr>
            <w:tcW w:w="1548" w:type="dxa"/>
          </w:tcPr>
          <w:p w14:paraId="3482DF95" w14:textId="1CC2CCE3" w:rsidR="00B12D76" w:rsidRDefault="00B12D76" w:rsidP="00CE542E">
            <w:pPr>
              <w:contextualSpacing/>
              <w:jc w:val="center"/>
              <w:rPr>
                <w:sz w:val="20"/>
              </w:rPr>
            </w:pPr>
            <w:r>
              <w:rPr>
                <w:sz w:val="20"/>
              </w:rPr>
              <w:t>E.1</w:t>
            </w:r>
          </w:p>
        </w:tc>
        <w:tc>
          <w:tcPr>
            <w:tcW w:w="990" w:type="dxa"/>
          </w:tcPr>
          <w:p w14:paraId="1BC82A87" w14:textId="2076780F" w:rsidR="00B12D76" w:rsidRDefault="005856F5" w:rsidP="00CE542E">
            <w:pPr>
              <w:contextualSpacing/>
              <w:jc w:val="center"/>
              <w:rPr>
                <w:sz w:val="20"/>
                <w:szCs w:val="20"/>
              </w:rPr>
            </w:pPr>
            <w:r>
              <w:rPr>
                <w:sz w:val="20"/>
                <w:szCs w:val="20"/>
              </w:rPr>
              <w:t>E.2</w:t>
            </w:r>
          </w:p>
        </w:tc>
        <w:tc>
          <w:tcPr>
            <w:tcW w:w="1278" w:type="dxa"/>
          </w:tcPr>
          <w:p w14:paraId="691436E3" w14:textId="7BE8884D" w:rsidR="00B12D76" w:rsidRDefault="005856F5" w:rsidP="00CE542E">
            <w:pPr>
              <w:contextualSpacing/>
              <w:jc w:val="center"/>
              <w:rPr>
                <w:sz w:val="20"/>
                <w:szCs w:val="20"/>
              </w:rPr>
            </w:pPr>
            <w:r>
              <w:rPr>
                <w:sz w:val="20"/>
                <w:szCs w:val="20"/>
              </w:rPr>
              <w:t>E.3</w:t>
            </w:r>
          </w:p>
        </w:tc>
        <w:tc>
          <w:tcPr>
            <w:tcW w:w="1080" w:type="dxa"/>
          </w:tcPr>
          <w:p w14:paraId="478A84FF" w14:textId="22C1DC4C" w:rsidR="00B12D76" w:rsidRPr="00623BDD" w:rsidRDefault="005856F5" w:rsidP="00CE542E">
            <w:pPr>
              <w:contextualSpacing/>
              <w:jc w:val="center"/>
              <w:rPr>
                <w:sz w:val="20"/>
                <w:szCs w:val="20"/>
              </w:rPr>
            </w:pPr>
            <w:r>
              <w:rPr>
                <w:sz w:val="20"/>
                <w:szCs w:val="20"/>
              </w:rPr>
              <w:t>E.4</w:t>
            </w:r>
          </w:p>
        </w:tc>
        <w:tc>
          <w:tcPr>
            <w:tcW w:w="1080" w:type="dxa"/>
          </w:tcPr>
          <w:p w14:paraId="281CFF02" w14:textId="022D1FDD" w:rsidR="00B12D76" w:rsidRDefault="005856F5" w:rsidP="00CE542E">
            <w:pPr>
              <w:contextualSpacing/>
              <w:jc w:val="center"/>
              <w:rPr>
                <w:sz w:val="20"/>
                <w:szCs w:val="20"/>
              </w:rPr>
            </w:pPr>
            <w:r>
              <w:rPr>
                <w:sz w:val="20"/>
                <w:szCs w:val="20"/>
              </w:rPr>
              <w:t>E.5</w:t>
            </w:r>
          </w:p>
        </w:tc>
        <w:tc>
          <w:tcPr>
            <w:tcW w:w="1512" w:type="dxa"/>
          </w:tcPr>
          <w:p w14:paraId="7B6FB76E" w14:textId="182C0301" w:rsidR="00B12D76" w:rsidRPr="00F25BF8" w:rsidRDefault="005856F5" w:rsidP="00CE542E">
            <w:pPr>
              <w:contextualSpacing/>
              <w:jc w:val="center"/>
              <w:rPr>
                <w:sz w:val="20"/>
              </w:rPr>
            </w:pPr>
            <w:r>
              <w:rPr>
                <w:sz w:val="20"/>
              </w:rPr>
              <w:t>E.6</w:t>
            </w:r>
          </w:p>
        </w:tc>
        <w:tc>
          <w:tcPr>
            <w:tcW w:w="1196" w:type="dxa"/>
            <w:vAlign w:val="center"/>
          </w:tcPr>
          <w:p w14:paraId="07DCF0A6" w14:textId="6B7C0D29" w:rsidR="00B12D76" w:rsidRDefault="005856F5" w:rsidP="00CE542E">
            <w:pPr>
              <w:contextualSpacing/>
              <w:jc w:val="center"/>
              <w:rPr>
                <w:sz w:val="20"/>
              </w:rPr>
            </w:pPr>
            <w:r>
              <w:rPr>
                <w:sz w:val="20"/>
              </w:rPr>
              <w:t>E.7</w:t>
            </w:r>
          </w:p>
        </w:tc>
        <w:tc>
          <w:tcPr>
            <w:tcW w:w="1440" w:type="dxa"/>
            <w:vAlign w:val="center"/>
          </w:tcPr>
          <w:p w14:paraId="4208C32E" w14:textId="191308FF" w:rsidR="00B12D76" w:rsidRPr="00F25BF8" w:rsidRDefault="005856F5" w:rsidP="00CE542E">
            <w:pPr>
              <w:contextualSpacing/>
              <w:jc w:val="center"/>
              <w:rPr>
                <w:sz w:val="20"/>
              </w:rPr>
            </w:pPr>
            <w:r>
              <w:rPr>
                <w:sz w:val="20"/>
              </w:rPr>
              <w:t>E.8</w:t>
            </w:r>
          </w:p>
        </w:tc>
        <w:tc>
          <w:tcPr>
            <w:tcW w:w="1260" w:type="dxa"/>
            <w:vAlign w:val="center"/>
          </w:tcPr>
          <w:p w14:paraId="6534A25C" w14:textId="75C733B9" w:rsidR="00B12D76" w:rsidRPr="00F25BF8" w:rsidRDefault="005856F5" w:rsidP="00CE542E">
            <w:pPr>
              <w:contextualSpacing/>
              <w:jc w:val="center"/>
              <w:rPr>
                <w:sz w:val="20"/>
              </w:rPr>
            </w:pPr>
            <w:r>
              <w:rPr>
                <w:sz w:val="20"/>
              </w:rPr>
              <w:t>E.9</w:t>
            </w:r>
          </w:p>
        </w:tc>
      </w:tr>
      <w:tr w:rsidR="00B12D76" w:rsidRPr="00DC552F" w14:paraId="66F01CAD" w14:textId="77777777" w:rsidTr="005856F5">
        <w:trPr>
          <w:trHeight w:val="2060"/>
        </w:trPr>
        <w:tc>
          <w:tcPr>
            <w:tcW w:w="731" w:type="dxa"/>
          </w:tcPr>
          <w:p w14:paraId="79315286" w14:textId="77777777" w:rsidR="00CE542E" w:rsidRPr="00DC552F" w:rsidRDefault="00CE542E" w:rsidP="005856F5">
            <w:pPr>
              <w:contextualSpacing/>
              <w:rPr>
                <w:b/>
                <w:sz w:val="20"/>
              </w:rPr>
            </w:pPr>
            <w:r w:rsidRPr="00DC552F">
              <w:rPr>
                <w:b/>
                <w:sz w:val="20"/>
              </w:rPr>
              <w:t>Forest</w:t>
            </w:r>
          </w:p>
          <w:p w14:paraId="7437CB8C" w14:textId="77777777" w:rsidR="00CE542E" w:rsidRPr="00DC552F" w:rsidRDefault="00CE542E" w:rsidP="005856F5">
            <w:pPr>
              <w:contextualSpacing/>
              <w:rPr>
                <w:b/>
                <w:sz w:val="20"/>
              </w:rPr>
            </w:pPr>
            <w:r w:rsidRPr="00DC552F">
              <w:rPr>
                <w:b/>
                <w:sz w:val="20"/>
              </w:rPr>
              <w:t>code</w:t>
            </w:r>
          </w:p>
        </w:tc>
        <w:tc>
          <w:tcPr>
            <w:tcW w:w="810" w:type="dxa"/>
          </w:tcPr>
          <w:p w14:paraId="1B88B738" w14:textId="77777777" w:rsidR="00CE542E" w:rsidRPr="00DC552F" w:rsidRDefault="00CE542E" w:rsidP="005856F5">
            <w:pPr>
              <w:contextualSpacing/>
              <w:rPr>
                <w:sz w:val="20"/>
              </w:rPr>
            </w:pPr>
            <w:r w:rsidRPr="00DC552F">
              <w:rPr>
                <w:sz w:val="20"/>
              </w:rPr>
              <w:t>Name of the forest</w:t>
            </w:r>
          </w:p>
        </w:tc>
        <w:tc>
          <w:tcPr>
            <w:tcW w:w="1548" w:type="dxa"/>
          </w:tcPr>
          <w:p w14:paraId="66E98E79" w14:textId="783AE206" w:rsidR="00CE542E" w:rsidRDefault="00CE542E" w:rsidP="005856F5">
            <w:pPr>
              <w:contextualSpacing/>
              <w:rPr>
                <w:sz w:val="20"/>
              </w:rPr>
            </w:pPr>
            <w:r>
              <w:rPr>
                <w:sz w:val="20"/>
              </w:rPr>
              <w:t>Have you ever experienced a conflict over use or access to this forest over the pa</w:t>
            </w:r>
            <w:r w:rsidR="00B12D76">
              <w:rPr>
                <w:sz w:val="20"/>
              </w:rPr>
              <w:t>st 12 months</w:t>
            </w:r>
            <w:r>
              <w:rPr>
                <w:sz w:val="20"/>
              </w:rPr>
              <w:t xml:space="preserve">? </w:t>
            </w:r>
          </w:p>
          <w:p w14:paraId="290B9B77" w14:textId="77777777" w:rsidR="00CE542E" w:rsidRDefault="00CE542E" w:rsidP="005856F5">
            <w:pPr>
              <w:contextualSpacing/>
              <w:rPr>
                <w:sz w:val="20"/>
              </w:rPr>
            </w:pPr>
            <w:r>
              <w:rPr>
                <w:sz w:val="20"/>
              </w:rPr>
              <w:t>0=No</w:t>
            </w:r>
          </w:p>
          <w:p w14:paraId="4129A4BC" w14:textId="77777777" w:rsidR="00CE542E" w:rsidRDefault="00CE542E" w:rsidP="005856F5">
            <w:pPr>
              <w:contextualSpacing/>
              <w:rPr>
                <w:sz w:val="20"/>
              </w:rPr>
            </w:pPr>
            <w:r>
              <w:rPr>
                <w:sz w:val="20"/>
              </w:rPr>
              <w:t>1=Yes</w:t>
            </w:r>
          </w:p>
          <w:p w14:paraId="3D57E019" w14:textId="75A1A572" w:rsidR="005856F5" w:rsidRPr="005856F5" w:rsidRDefault="005856F5" w:rsidP="005856F5">
            <w:pPr>
              <w:contextualSpacing/>
              <w:rPr>
                <w:i/>
                <w:sz w:val="20"/>
              </w:rPr>
            </w:pPr>
            <w:r>
              <w:rPr>
                <w:i/>
                <w:sz w:val="20"/>
              </w:rPr>
              <w:t>If 0, skip to next forest</w:t>
            </w:r>
          </w:p>
        </w:tc>
        <w:tc>
          <w:tcPr>
            <w:tcW w:w="990" w:type="dxa"/>
          </w:tcPr>
          <w:p w14:paraId="6F3CFDF0" w14:textId="77777777" w:rsidR="00CE542E" w:rsidRPr="00623BDD" w:rsidRDefault="00CE542E" w:rsidP="005856F5">
            <w:pPr>
              <w:contextualSpacing/>
              <w:rPr>
                <w:sz w:val="20"/>
                <w:szCs w:val="20"/>
              </w:rPr>
            </w:pPr>
            <w:r>
              <w:rPr>
                <w:sz w:val="20"/>
                <w:szCs w:val="20"/>
              </w:rPr>
              <w:t>What was this dispute about?</w:t>
            </w:r>
          </w:p>
        </w:tc>
        <w:tc>
          <w:tcPr>
            <w:tcW w:w="1278" w:type="dxa"/>
          </w:tcPr>
          <w:p w14:paraId="05FDFDEA" w14:textId="77777777" w:rsidR="00CE542E" w:rsidRDefault="00CE542E" w:rsidP="005856F5">
            <w:pPr>
              <w:rPr>
                <w:sz w:val="20"/>
                <w:szCs w:val="20"/>
              </w:rPr>
            </w:pPr>
            <w:r>
              <w:rPr>
                <w:sz w:val="20"/>
                <w:szCs w:val="20"/>
              </w:rPr>
              <w:t>Who was involved in the dispute?</w:t>
            </w:r>
          </w:p>
          <w:p w14:paraId="3D79850C" w14:textId="77777777" w:rsidR="00B12D76" w:rsidRDefault="00B12D76" w:rsidP="005856F5">
            <w:pPr>
              <w:rPr>
                <w:sz w:val="20"/>
                <w:szCs w:val="20"/>
              </w:rPr>
            </w:pPr>
          </w:p>
          <w:p w14:paraId="572142FB" w14:textId="701CA3CD" w:rsidR="00B12D76" w:rsidRPr="00B12D76" w:rsidRDefault="00B12D76" w:rsidP="005856F5">
            <w:pPr>
              <w:rPr>
                <w:i/>
                <w:sz w:val="20"/>
                <w:szCs w:val="20"/>
              </w:rPr>
            </w:pPr>
            <w:r>
              <w:rPr>
                <w:i/>
                <w:sz w:val="20"/>
                <w:szCs w:val="20"/>
              </w:rPr>
              <w:t xml:space="preserve">See codes 112- Select all that apply  </w:t>
            </w:r>
          </w:p>
        </w:tc>
        <w:tc>
          <w:tcPr>
            <w:tcW w:w="1080" w:type="dxa"/>
          </w:tcPr>
          <w:p w14:paraId="32138A6D" w14:textId="15C4E45D" w:rsidR="00CE542E" w:rsidRPr="00623BDD" w:rsidRDefault="00B12D76" w:rsidP="005856F5">
            <w:pPr>
              <w:ind w:right="10"/>
              <w:contextualSpacing/>
              <w:rPr>
                <w:sz w:val="20"/>
                <w:szCs w:val="20"/>
              </w:rPr>
            </w:pPr>
            <w:r>
              <w:rPr>
                <w:sz w:val="20"/>
                <w:szCs w:val="20"/>
              </w:rPr>
              <w:t xml:space="preserve">Other, specify </w:t>
            </w:r>
          </w:p>
        </w:tc>
        <w:tc>
          <w:tcPr>
            <w:tcW w:w="1080" w:type="dxa"/>
          </w:tcPr>
          <w:p w14:paraId="32B23903" w14:textId="77777777" w:rsidR="00CE542E" w:rsidRPr="00623BDD" w:rsidRDefault="00CE542E" w:rsidP="005856F5">
            <w:pPr>
              <w:contextualSpacing/>
              <w:rPr>
                <w:sz w:val="20"/>
                <w:szCs w:val="20"/>
              </w:rPr>
            </w:pPr>
            <w:r>
              <w:rPr>
                <w:sz w:val="20"/>
                <w:szCs w:val="20"/>
              </w:rPr>
              <w:t xml:space="preserve">Is the conflict resolved? </w:t>
            </w:r>
          </w:p>
        </w:tc>
        <w:tc>
          <w:tcPr>
            <w:tcW w:w="1512" w:type="dxa"/>
          </w:tcPr>
          <w:p w14:paraId="7A41F184" w14:textId="77777777" w:rsidR="00CE542E" w:rsidRDefault="00CE542E" w:rsidP="005856F5">
            <w:pPr>
              <w:contextualSpacing/>
              <w:rPr>
                <w:sz w:val="20"/>
              </w:rPr>
            </w:pPr>
            <w:r w:rsidRPr="00F25BF8">
              <w:rPr>
                <w:sz w:val="20"/>
              </w:rPr>
              <w:t>H.22Where is the FIRST place this dispute was taken to be resolved?</w:t>
            </w:r>
          </w:p>
          <w:p w14:paraId="7E3A4C71" w14:textId="77777777" w:rsidR="005856F5" w:rsidRPr="00F25BF8" w:rsidRDefault="005856F5" w:rsidP="005856F5">
            <w:pPr>
              <w:contextualSpacing/>
              <w:rPr>
                <w:sz w:val="20"/>
              </w:rPr>
            </w:pPr>
          </w:p>
          <w:p w14:paraId="4EDB5574" w14:textId="26901F67" w:rsidR="00CE542E" w:rsidRPr="005856F5" w:rsidRDefault="00CE542E" w:rsidP="005856F5">
            <w:pPr>
              <w:contextualSpacing/>
              <w:rPr>
                <w:i/>
                <w:sz w:val="20"/>
                <w:szCs w:val="20"/>
              </w:rPr>
            </w:pPr>
            <w:r w:rsidRPr="005856F5">
              <w:rPr>
                <w:i/>
                <w:sz w:val="20"/>
              </w:rPr>
              <w:t xml:space="preserve">(See Code </w:t>
            </w:r>
            <w:r w:rsidR="005856F5" w:rsidRPr="005856F5">
              <w:rPr>
                <w:i/>
                <w:sz w:val="20"/>
              </w:rPr>
              <w:t xml:space="preserve">114 </w:t>
            </w:r>
            <w:r w:rsidRPr="005856F5">
              <w:rPr>
                <w:i/>
                <w:sz w:val="20"/>
              </w:rPr>
              <w:t>Below)</w:t>
            </w:r>
          </w:p>
        </w:tc>
        <w:tc>
          <w:tcPr>
            <w:tcW w:w="1196" w:type="dxa"/>
          </w:tcPr>
          <w:p w14:paraId="4F6A30C3" w14:textId="77777777" w:rsidR="00CE542E" w:rsidRPr="00623BDD" w:rsidRDefault="00CE542E" w:rsidP="005856F5">
            <w:pPr>
              <w:contextualSpacing/>
              <w:rPr>
                <w:sz w:val="20"/>
                <w:szCs w:val="20"/>
              </w:rPr>
            </w:pPr>
            <w:r>
              <w:rPr>
                <w:sz w:val="20"/>
              </w:rPr>
              <w:t xml:space="preserve">Are there any other places that the dispute was taken for resolution? </w:t>
            </w:r>
          </w:p>
        </w:tc>
        <w:tc>
          <w:tcPr>
            <w:tcW w:w="1440" w:type="dxa"/>
          </w:tcPr>
          <w:p w14:paraId="37DD78B7" w14:textId="305F2E16" w:rsidR="00CE542E" w:rsidRDefault="00CE542E" w:rsidP="005856F5">
            <w:pPr>
              <w:contextualSpacing/>
              <w:rPr>
                <w:sz w:val="20"/>
              </w:rPr>
            </w:pPr>
            <w:r>
              <w:rPr>
                <w:sz w:val="20"/>
              </w:rPr>
              <w:t xml:space="preserve">How long did it take for the </w:t>
            </w:r>
            <w:r w:rsidRPr="00F25BF8">
              <w:rPr>
                <w:sz w:val="20"/>
              </w:rPr>
              <w:t>dispute to be resolved?</w:t>
            </w:r>
          </w:p>
          <w:p w14:paraId="1D9390E0" w14:textId="77777777" w:rsidR="005856F5" w:rsidRPr="00F25BF8" w:rsidRDefault="005856F5" w:rsidP="005856F5">
            <w:pPr>
              <w:contextualSpacing/>
              <w:rPr>
                <w:sz w:val="20"/>
              </w:rPr>
            </w:pPr>
          </w:p>
          <w:p w14:paraId="466CD015" w14:textId="0A4CF0FD" w:rsidR="00CE542E" w:rsidRPr="005856F5" w:rsidRDefault="00CE542E" w:rsidP="005856F5">
            <w:pPr>
              <w:contextualSpacing/>
              <w:rPr>
                <w:i/>
                <w:sz w:val="20"/>
                <w:szCs w:val="20"/>
              </w:rPr>
            </w:pPr>
            <w:r w:rsidRPr="005856F5">
              <w:rPr>
                <w:i/>
                <w:sz w:val="20"/>
              </w:rPr>
              <w:t xml:space="preserve">(See code </w:t>
            </w:r>
            <w:r w:rsidR="005856F5" w:rsidRPr="005856F5">
              <w:rPr>
                <w:i/>
                <w:sz w:val="20"/>
              </w:rPr>
              <w:t xml:space="preserve">113 </w:t>
            </w:r>
            <w:r w:rsidRPr="005856F5">
              <w:rPr>
                <w:i/>
                <w:sz w:val="20"/>
              </w:rPr>
              <w:t>below)</w:t>
            </w:r>
          </w:p>
        </w:tc>
        <w:tc>
          <w:tcPr>
            <w:tcW w:w="1260" w:type="dxa"/>
          </w:tcPr>
          <w:p w14:paraId="57779A08" w14:textId="4E77C49A" w:rsidR="00CE542E" w:rsidRDefault="00CE542E" w:rsidP="005856F5">
            <w:pPr>
              <w:contextualSpacing/>
              <w:rPr>
                <w:sz w:val="20"/>
              </w:rPr>
            </w:pPr>
            <w:r>
              <w:rPr>
                <w:sz w:val="20"/>
              </w:rPr>
              <w:t>How satisfied were you with the</w:t>
            </w:r>
            <w:r w:rsidRPr="00F25BF8">
              <w:rPr>
                <w:sz w:val="20"/>
              </w:rPr>
              <w:t xml:space="preserve"> outcome?</w:t>
            </w:r>
          </w:p>
          <w:p w14:paraId="67CEA91B" w14:textId="77777777" w:rsidR="005856F5" w:rsidRPr="00F25BF8" w:rsidRDefault="005856F5" w:rsidP="005856F5">
            <w:pPr>
              <w:contextualSpacing/>
              <w:rPr>
                <w:sz w:val="20"/>
              </w:rPr>
            </w:pPr>
          </w:p>
          <w:p w14:paraId="225D0E08" w14:textId="713A5998" w:rsidR="00CE542E" w:rsidRPr="005856F5" w:rsidRDefault="00CE542E" w:rsidP="005856F5">
            <w:pPr>
              <w:contextualSpacing/>
              <w:rPr>
                <w:i/>
                <w:sz w:val="20"/>
                <w:szCs w:val="20"/>
              </w:rPr>
            </w:pPr>
            <w:r w:rsidRPr="005856F5">
              <w:rPr>
                <w:i/>
                <w:sz w:val="20"/>
              </w:rPr>
              <w:t xml:space="preserve">(See Code </w:t>
            </w:r>
            <w:r w:rsidR="005856F5" w:rsidRPr="005856F5">
              <w:rPr>
                <w:i/>
                <w:sz w:val="20"/>
              </w:rPr>
              <w:t xml:space="preserve">115 </w:t>
            </w:r>
            <w:r w:rsidRPr="005856F5">
              <w:rPr>
                <w:i/>
                <w:sz w:val="20"/>
              </w:rPr>
              <w:t>Below)</w:t>
            </w:r>
          </w:p>
        </w:tc>
      </w:tr>
      <w:tr w:rsidR="005856F5" w:rsidRPr="00DC552F" w14:paraId="25AEBCB3" w14:textId="77777777" w:rsidTr="005856F5">
        <w:trPr>
          <w:trHeight w:val="503"/>
        </w:trPr>
        <w:tc>
          <w:tcPr>
            <w:tcW w:w="731" w:type="dxa"/>
          </w:tcPr>
          <w:p w14:paraId="4CA93FE0" w14:textId="77777777" w:rsidR="005856F5" w:rsidRPr="00DC552F" w:rsidRDefault="005856F5" w:rsidP="005856F5">
            <w:pPr>
              <w:contextualSpacing/>
              <w:rPr>
                <w:b/>
                <w:sz w:val="20"/>
              </w:rPr>
            </w:pPr>
          </w:p>
        </w:tc>
        <w:tc>
          <w:tcPr>
            <w:tcW w:w="810" w:type="dxa"/>
          </w:tcPr>
          <w:p w14:paraId="14044095" w14:textId="77777777" w:rsidR="005856F5" w:rsidRPr="00DC552F" w:rsidRDefault="005856F5" w:rsidP="005856F5">
            <w:pPr>
              <w:contextualSpacing/>
              <w:rPr>
                <w:sz w:val="20"/>
              </w:rPr>
            </w:pPr>
          </w:p>
        </w:tc>
        <w:tc>
          <w:tcPr>
            <w:tcW w:w="1548" w:type="dxa"/>
          </w:tcPr>
          <w:p w14:paraId="022E3D32" w14:textId="77777777" w:rsidR="005856F5" w:rsidRDefault="005856F5" w:rsidP="005856F5">
            <w:pPr>
              <w:contextualSpacing/>
              <w:rPr>
                <w:sz w:val="20"/>
              </w:rPr>
            </w:pPr>
          </w:p>
        </w:tc>
        <w:tc>
          <w:tcPr>
            <w:tcW w:w="990" w:type="dxa"/>
          </w:tcPr>
          <w:p w14:paraId="42EE48F5" w14:textId="77777777" w:rsidR="005856F5" w:rsidRDefault="005856F5" w:rsidP="005856F5">
            <w:pPr>
              <w:contextualSpacing/>
              <w:rPr>
                <w:sz w:val="20"/>
                <w:szCs w:val="20"/>
              </w:rPr>
            </w:pPr>
          </w:p>
        </w:tc>
        <w:tc>
          <w:tcPr>
            <w:tcW w:w="1278" w:type="dxa"/>
          </w:tcPr>
          <w:p w14:paraId="4A71B5C6" w14:textId="77777777" w:rsidR="005856F5" w:rsidRDefault="005856F5" w:rsidP="005856F5">
            <w:pPr>
              <w:rPr>
                <w:sz w:val="20"/>
                <w:szCs w:val="20"/>
              </w:rPr>
            </w:pPr>
          </w:p>
        </w:tc>
        <w:tc>
          <w:tcPr>
            <w:tcW w:w="1080" w:type="dxa"/>
          </w:tcPr>
          <w:p w14:paraId="07574473" w14:textId="77777777" w:rsidR="005856F5" w:rsidRDefault="005856F5" w:rsidP="005856F5">
            <w:pPr>
              <w:ind w:right="10"/>
              <w:contextualSpacing/>
              <w:rPr>
                <w:sz w:val="20"/>
                <w:szCs w:val="20"/>
              </w:rPr>
            </w:pPr>
          </w:p>
        </w:tc>
        <w:tc>
          <w:tcPr>
            <w:tcW w:w="1080" w:type="dxa"/>
          </w:tcPr>
          <w:p w14:paraId="39E9A93F" w14:textId="77777777" w:rsidR="005856F5" w:rsidRDefault="005856F5" w:rsidP="005856F5">
            <w:pPr>
              <w:contextualSpacing/>
              <w:rPr>
                <w:sz w:val="20"/>
                <w:szCs w:val="20"/>
              </w:rPr>
            </w:pPr>
          </w:p>
        </w:tc>
        <w:tc>
          <w:tcPr>
            <w:tcW w:w="1512" w:type="dxa"/>
          </w:tcPr>
          <w:p w14:paraId="540EBBF0" w14:textId="77777777" w:rsidR="005856F5" w:rsidRPr="00F25BF8" w:rsidRDefault="005856F5" w:rsidP="005856F5">
            <w:pPr>
              <w:contextualSpacing/>
              <w:rPr>
                <w:sz w:val="20"/>
              </w:rPr>
            </w:pPr>
          </w:p>
        </w:tc>
        <w:tc>
          <w:tcPr>
            <w:tcW w:w="1196" w:type="dxa"/>
          </w:tcPr>
          <w:p w14:paraId="544CCF29" w14:textId="77777777" w:rsidR="005856F5" w:rsidRDefault="005856F5" w:rsidP="005856F5">
            <w:pPr>
              <w:contextualSpacing/>
              <w:rPr>
                <w:sz w:val="20"/>
              </w:rPr>
            </w:pPr>
          </w:p>
        </w:tc>
        <w:tc>
          <w:tcPr>
            <w:tcW w:w="1440" w:type="dxa"/>
          </w:tcPr>
          <w:p w14:paraId="21B44418" w14:textId="77777777" w:rsidR="005856F5" w:rsidRDefault="005856F5" w:rsidP="005856F5">
            <w:pPr>
              <w:contextualSpacing/>
              <w:rPr>
                <w:sz w:val="20"/>
              </w:rPr>
            </w:pPr>
          </w:p>
        </w:tc>
        <w:tc>
          <w:tcPr>
            <w:tcW w:w="1260" w:type="dxa"/>
          </w:tcPr>
          <w:p w14:paraId="1BA50B49" w14:textId="77777777" w:rsidR="005856F5" w:rsidRDefault="005856F5" w:rsidP="005856F5">
            <w:pPr>
              <w:contextualSpacing/>
              <w:rPr>
                <w:sz w:val="20"/>
              </w:rPr>
            </w:pPr>
          </w:p>
        </w:tc>
      </w:tr>
      <w:tr w:rsidR="005856F5" w:rsidRPr="00DC552F" w14:paraId="400CCB59" w14:textId="77777777" w:rsidTr="005856F5">
        <w:trPr>
          <w:trHeight w:val="503"/>
        </w:trPr>
        <w:tc>
          <w:tcPr>
            <w:tcW w:w="731" w:type="dxa"/>
          </w:tcPr>
          <w:p w14:paraId="2B5FDF97" w14:textId="710D3738" w:rsidR="005856F5" w:rsidRPr="00DC552F" w:rsidRDefault="005856F5" w:rsidP="005856F5">
            <w:pPr>
              <w:contextualSpacing/>
              <w:rPr>
                <w:b/>
                <w:sz w:val="20"/>
              </w:rPr>
            </w:pPr>
            <w:r>
              <w:rPr>
                <w:b/>
                <w:sz w:val="20"/>
              </w:rPr>
              <w:t>1</w:t>
            </w:r>
          </w:p>
        </w:tc>
        <w:tc>
          <w:tcPr>
            <w:tcW w:w="810" w:type="dxa"/>
          </w:tcPr>
          <w:p w14:paraId="18117ADA" w14:textId="77777777" w:rsidR="005856F5" w:rsidRPr="00DC552F" w:rsidRDefault="005856F5" w:rsidP="005856F5">
            <w:pPr>
              <w:contextualSpacing/>
              <w:rPr>
                <w:sz w:val="20"/>
              </w:rPr>
            </w:pPr>
          </w:p>
        </w:tc>
        <w:tc>
          <w:tcPr>
            <w:tcW w:w="1548" w:type="dxa"/>
          </w:tcPr>
          <w:p w14:paraId="71A2AC3F" w14:textId="77777777" w:rsidR="005856F5" w:rsidRDefault="005856F5" w:rsidP="005856F5">
            <w:pPr>
              <w:contextualSpacing/>
              <w:rPr>
                <w:sz w:val="20"/>
              </w:rPr>
            </w:pPr>
          </w:p>
        </w:tc>
        <w:tc>
          <w:tcPr>
            <w:tcW w:w="990" w:type="dxa"/>
          </w:tcPr>
          <w:p w14:paraId="08B6EFCA" w14:textId="77777777" w:rsidR="005856F5" w:rsidRDefault="005856F5" w:rsidP="005856F5">
            <w:pPr>
              <w:contextualSpacing/>
              <w:rPr>
                <w:sz w:val="20"/>
                <w:szCs w:val="20"/>
              </w:rPr>
            </w:pPr>
          </w:p>
        </w:tc>
        <w:tc>
          <w:tcPr>
            <w:tcW w:w="1278" w:type="dxa"/>
          </w:tcPr>
          <w:p w14:paraId="6D19D872" w14:textId="77777777" w:rsidR="005856F5" w:rsidRDefault="005856F5" w:rsidP="005856F5">
            <w:pPr>
              <w:rPr>
                <w:sz w:val="20"/>
                <w:szCs w:val="20"/>
              </w:rPr>
            </w:pPr>
          </w:p>
        </w:tc>
        <w:tc>
          <w:tcPr>
            <w:tcW w:w="1080" w:type="dxa"/>
          </w:tcPr>
          <w:p w14:paraId="139172DF" w14:textId="77777777" w:rsidR="005856F5" w:rsidRDefault="005856F5" w:rsidP="005856F5">
            <w:pPr>
              <w:ind w:right="10"/>
              <w:contextualSpacing/>
              <w:rPr>
                <w:sz w:val="20"/>
                <w:szCs w:val="20"/>
              </w:rPr>
            </w:pPr>
          </w:p>
        </w:tc>
        <w:tc>
          <w:tcPr>
            <w:tcW w:w="1080" w:type="dxa"/>
          </w:tcPr>
          <w:p w14:paraId="4DF08664" w14:textId="77777777" w:rsidR="005856F5" w:rsidRDefault="005856F5" w:rsidP="005856F5">
            <w:pPr>
              <w:contextualSpacing/>
              <w:rPr>
                <w:sz w:val="20"/>
                <w:szCs w:val="20"/>
              </w:rPr>
            </w:pPr>
          </w:p>
        </w:tc>
        <w:tc>
          <w:tcPr>
            <w:tcW w:w="1512" w:type="dxa"/>
          </w:tcPr>
          <w:p w14:paraId="1F6078B5" w14:textId="77777777" w:rsidR="005856F5" w:rsidRPr="00F25BF8" w:rsidRDefault="005856F5" w:rsidP="005856F5">
            <w:pPr>
              <w:contextualSpacing/>
              <w:rPr>
                <w:sz w:val="20"/>
              </w:rPr>
            </w:pPr>
          </w:p>
        </w:tc>
        <w:tc>
          <w:tcPr>
            <w:tcW w:w="1196" w:type="dxa"/>
          </w:tcPr>
          <w:p w14:paraId="53036B14" w14:textId="77777777" w:rsidR="005856F5" w:rsidRDefault="005856F5" w:rsidP="005856F5">
            <w:pPr>
              <w:contextualSpacing/>
              <w:rPr>
                <w:sz w:val="20"/>
              </w:rPr>
            </w:pPr>
          </w:p>
        </w:tc>
        <w:tc>
          <w:tcPr>
            <w:tcW w:w="1440" w:type="dxa"/>
          </w:tcPr>
          <w:p w14:paraId="452FC85D" w14:textId="77777777" w:rsidR="005856F5" w:rsidRDefault="005856F5" w:rsidP="005856F5">
            <w:pPr>
              <w:contextualSpacing/>
              <w:rPr>
                <w:sz w:val="20"/>
              </w:rPr>
            </w:pPr>
          </w:p>
        </w:tc>
        <w:tc>
          <w:tcPr>
            <w:tcW w:w="1260" w:type="dxa"/>
          </w:tcPr>
          <w:p w14:paraId="5526796A" w14:textId="77777777" w:rsidR="005856F5" w:rsidRDefault="005856F5" w:rsidP="005856F5">
            <w:pPr>
              <w:contextualSpacing/>
              <w:rPr>
                <w:sz w:val="20"/>
              </w:rPr>
            </w:pPr>
          </w:p>
        </w:tc>
      </w:tr>
      <w:tr w:rsidR="005856F5" w:rsidRPr="00DC552F" w14:paraId="0EEF6965" w14:textId="77777777" w:rsidTr="005856F5">
        <w:trPr>
          <w:trHeight w:val="503"/>
        </w:trPr>
        <w:tc>
          <w:tcPr>
            <w:tcW w:w="731" w:type="dxa"/>
          </w:tcPr>
          <w:p w14:paraId="7A2C8CE2" w14:textId="230C5129" w:rsidR="005856F5" w:rsidRPr="00DC552F" w:rsidRDefault="005856F5" w:rsidP="005856F5">
            <w:pPr>
              <w:contextualSpacing/>
              <w:rPr>
                <w:b/>
                <w:sz w:val="20"/>
              </w:rPr>
            </w:pPr>
            <w:r>
              <w:rPr>
                <w:b/>
                <w:sz w:val="20"/>
              </w:rPr>
              <w:t>2</w:t>
            </w:r>
          </w:p>
        </w:tc>
        <w:tc>
          <w:tcPr>
            <w:tcW w:w="810" w:type="dxa"/>
          </w:tcPr>
          <w:p w14:paraId="1A25BB5B" w14:textId="77777777" w:rsidR="005856F5" w:rsidRPr="00DC552F" w:rsidRDefault="005856F5" w:rsidP="005856F5">
            <w:pPr>
              <w:contextualSpacing/>
              <w:rPr>
                <w:sz w:val="20"/>
              </w:rPr>
            </w:pPr>
          </w:p>
        </w:tc>
        <w:tc>
          <w:tcPr>
            <w:tcW w:w="1548" w:type="dxa"/>
          </w:tcPr>
          <w:p w14:paraId="34915246" w14:textId="77777777" w:rsidR="005856F5" w:rsidRDefault="005856F5" w:rsidP="005856F5">
            <w:pPr>
              <w:contextualSpacing/>
              <w:rPr>
                <w:sz w:val="20"/>
              </w:rPr>
            </w:pPr>
          </w:p>
        </w:tc>
        <w:tc>
          <w:tcPr>
            <w:tcW w:w="990" w:type="dxa"/>
          </w:tcPr>
          <w:p w14:paraId="460E1475" w14:textId="77777777" w:rsidR="005856F5" w:rsidRDefault="005856F5" w:rsidP="005856F5">
            <w:pPr>
              <w:contextualSpacing/>
              <w:rPr>
                <w:sz w:val="20"/>
                <w:szCs w:val="20"/>
              </w:rPr>
            </w:pPr>
          </w:p>
        </w:tc>
        <w:tc>
          <w:tcPr>
            <w:tcW w:w="1278" w:type="dxa"/>
          </w:tcPr>
          <w:p w14:paraId="25339BDB" w14:textId="77777777" w:rsidR="005856F5" w:rsidRDefault="005856F5" w:rsidP="005856F5">
            <w:pPr>
              <w:rPr>
                <w:sz w:val="20"/>
                <w:szCs w:val="20"/>
              </w:rPr>
            </w:pPr>
          </w:p>
        </w:tc>
        <w:tc>
          <w:tcPr>
            <w:tcW w:w="1080" w:type="dxa"/>
          </w:tcPr>
          <w:p w14:paraId="47EEE1BF" w14:textId="77777777" w:rsidR="005856F5" w:rsidRDefault="005856F5" w:rsidP="005856F5">
            <w:pPr>
              <w:ind w:right="10"/>
              <w:contextualSpacing/>
              <w:rPr>
                <w:sz w:val="20"/>
                <w:szCs w:val="20"/>
              </w:rPr>
            </w:pPr>
          </w:p>
        </w:tc>
        <w:tc>
          <w:tcPr>
            <w:tcW w:w="1080" w:type="dxa"/>
          </w:tcPr>
          <w:p w14:paraId="32573747" w14:textId="77777777" w:rsidR="005856F5" w:rsidRDefault="005856F5" w:rsidP="005856F5">
            <w:pPr>
              <w:contextualSpacing/>
              <w:rPr>
                <w:sz w:val="20"/>
                <w:szCs w:val="20"/>
              </w:rPr>
            </w:pPr>
          </w:p>
        </w:tc>
        <w:tc>
          <w:tcPr>
            <w:tcW w:w="1512" w:type="dxa"/>
          </w:tcPr>
          <w:p w14:paraId="56F05EEE" w14:textId="77777777" w:rsidR="005856F5" w:rsidRPr="00F25BF8" w:rsidRDefault="005856F5" w:rsidP="005856F5">
            <w:pPr>
              <w:contextualSpacing/>
              <w:rPr>
                <w:sz w:val="20"/>
              </w:rPr>
            </w:pPr>
          </w:p>
        </w:tc>
        <w:tc>
          <w:tcPr>
            <w:tcW w:w="1196" w:type="dxa"/>
          </w:tcPr>
          <w:p w14:paraId="5E76BCE1" w14:textId="77777777" w:rsidR="005856F5" w:rsidRDefault="005856F5" w:rsidP="005856F5">
            <w:pPr>
              <w:contextualSpacing/>
              <w:rPr>
                <w:sz w:val="20"/>
              </w:rPr>
            </w:pPr>
          </w:p>
        </w:tc>
        <w:tc>
          <w:tcPr>
            <w:tcW w:w="1440" w:type="dxa"/>
          </w:tcPr>
          <w:p w14:paraId="0C38FD93" w14:textId="77777777" w:rsidR="005856F5" w:rsidRDefault="005856F5" w:rsidP="005856F5">
            <w:pPr>
              <w:contextualSpacing/>
              <w:rPr>
                <w:sz w:val="20"/>
              </w:rPr>
            </w:pPr>
          </w:p>
        </w:tc>
        <w:tc>
          <w:tcPr>
            <w:tcW w:w="1260" w:type="dxa"/>
          </w:tcPr>
          <w:p w14:paraId="0164B138" w14:textId="77777777" w:rsidR="005856F5" w:rsidRDefault="005856F5" w:rsidP="005856F5">
            <w:pPr>
              <w:contextualSpacing/>
              <w:rPr>
                <w:sz w:val="20"/>
              </w:rPr>
            </w:pPr>
          </w:p>
        </w:tc>
      </w:tr>
      <w:tr w:rsidR="005856F5" w:rsidRPr="00DC552F" w14:paraId="1D627E64" w14:textId="77777777" w:rsidTr="005856F5">
        <w:trPr>
          <w:trHeight w:val="503"/>
        </w:trPr>
        <w:tc>
          <w:tcPr>
            <w:tcW w:w="731" w:type="dxa"/>
          </w:tcPr>
          <w:p w14:paraId="36A65955" w14:textId="2A926870" w:rsidR="005856F5" w:rsidRPr="00DC552F" w:rsidRDefault="005856F5" w:rsidP="005856F5">
            <w:pPr>
              <w:contextualSpacing/>
              <w:rPr>
                <w:b/>
                <w:sz w:val="20"/>
              </w:rPr>
            </w:pPr>
            <w:r>
              <w:rPr>
                <w:b/>
                <w:sz w:val="20"/>
              </w:rPr>
              <w:t>3</w:t>
            </w:r>
          </w:p>
        </w:tc>
        <w:tc>
          <w:tcPr>
            <w:tcW w:w="810" w:type="dxa"/>
          </w:tcPr>
          <w:p w14:paraId="26BDF490" w14:textId="77777777" w:rsidR="005856F5" w:rsidRPr="00DC552F" w:rsidRDefault="005856F5" w:rsidP="005856F5">
            <w:pPr>
              <w:contextualSpacing/>
              <w:rPr>
                <w:sz w:val="20"/>
              </w:rPr>
            </w:pPr>
          </w:p>
        </w:tc>
        <w:tc>
          <w:tcPr>
            <w:tcW w:w="1548" w:type="dxa"/>
          </w:tcPr>
          <w:p w14:paraId="605C0B42" w14:textId="77777777" w:rsidR="005856F5" w:rsidRDefault="005856F5" w:rsidP="005856F5">
            <w:pPr>
              <w:contextualSpacing/>
              <w:rPr>
                <w:sz w:val="20"/>
              </w:rPr>
            </w:pPr>
          </w:p>
        </w:tc>
        <w:tc>
          <w:tcPr>
            <w:tcW w:w="990" w:type="dxa"/>
          </w:tcPr>
          <w:p w14:paraId="4628BFBD" w14:textId="77777777" w:rsidR="005856F5" w:rsidRDefault="005856F5" w:rsidP="005856F5">
            <w:pPr>
              <w:contextualSpacing/>
              <w:rPr>
                <w:sz w:val="20"/>
                <w:szCs w:val="20"/>
              </w:rPr>
            </w:pPr>
          </w:p>
        </w:tc>
        <w:tc>
          <w:tcPr>
            <w:tcW w:w="1278" w:type="dxa"/>
          </w:tcPr>
          <w:p w14:paraId="24508A8E" w14:textId="77777777" w:rsidR="005856F5" w:rsidRDefault="005856F5" w:rsidP="005856F5">
            <w:pPr>
              <w:rPr>
                <w:sz w:val="20"/>
                <w:szCs w:val="20"/>
              </w:rPr>
            </w:pPr>
          </w:p>
        </w:tc>
        <w:tc>
          <w:tcPr>
            <w:tcW w:w="1080" w:type="dxa"/>
          </w:tcPr>
          <w:p w14:paraId="40E03BB5" w14:textId="77777777" w:rsidR="005856F5" w:rsidRDefault="005856F5" w:rsidP="005856F5">
            <w:pPr>
              <w:ind w:right="10"/>
              <w:contextualSpacing/>
              <w:rPr>
                <w:sz w:val="20"/>
                <w:szCs w:val="20"/>
              </w:rPr>
            </w:pPr>
          </w:p>
        </w:tc>
        <w:tc>
          <w:tcPr>
            <w:tcW w:w="1080" w:type="dxa"/>
          </w:tcPr>
          <w:p w14:paraId="755F6B96" w14:textId="77777777" w:rsidR="005856F5" w:rsidRDefault="005856F5" w:rsidP="005856F5">
            <w:pPr>
              <w:contextualSpacing/>
              <w:rPr>
                <w:sz w:val="20"/>
                <w:szCs w:val="20"/>
              </w:rPr>
            </w:pPr>
          </w:p>
        </w:tc>
        <w:tc>
          <w:tcPr>
            <w:tcW w:w="1512" w:type="dxa"/>
          </w:tcPr>
          <w:p w14:paraId="68AF5BB7" w14:textId="77777777" w:rsidR="005856F5" w:rsidRPr="00F25BF8" w:rsidRDefault="005856F5" w:rsidP="005856F5">
            <w:pPr>
              <w:contextualSpacing/>
              <w:rPr>
                <w:sz w:val="20"/>
              </w:rPr>
            </w:pPr>
          </w:p>
        </w:tc>
        <w:tc>
          <w:tcPr>
            <w:tcW w:w="1196" w:type="dxa"/>
          </w:tcPr>
          <w:p w14:paraId="2A5E6FFF" w14:textId="77777777" w:rsidR="005856F5" w:rsidRDefault="005856F5" w:rsidP="005856F5">
            <w:pPr>
              <w:contextualSpacing/>
              <w:rPr>
                <w:sz w:val="20"/>
              </w:rPr>
            </w:pPr>
          </w:p>
        </w:tc>
        <w:tc>
          <w:tcPr>
            <w:tcW w:w="1440" w:type="dxa"/>
          </w:tcPr>
          <w:p w14:paraId="03FB4E6D" w14:textId="77777777" w:rsidR="005856F5" w:rsidRDefault="005856F5" w:rsidP="005856F5">
            <w:pPr>
              <w:contextualSpacing/>
              <w:rPr>
                <w:sz w:val="20"/>
              </w:rPr>
            </w:pPr>
          </w:p>
        </w:tc>
        <w:tc>
          <w:tcPr>
            <w:tcW w:w="1260" w:type="dxa"/>
          </w:tcPr>
          <w:p w14:paraId="5AFC5555" w14:textId="77777777" w:rsidR="005856F5" w:rsidRDefault="005856F5" w:rsidP="005856F5">
            <w:pPr>
              <w:contextualSpacing/>
              <w:rPr>
                <w:sz w:val="20"/>
              </w:rPr>
            </w:pPr>
          </w:p>
        </w:tc>
      </w:tr>
      <w:tr w:rsidR="005856F5" w:rsidRPr="00DC552F" w14:paraId="117FDB50" w14:textId="77777777" w:rsidTr="005856F5">
        <w:trPr>
          <w:trHeight w:val="503"/>
        </w:trPr>
        <w:tc>
          <w:tcPr>
            <w:tcW w:w="731" w:type="dxa"/>
          </w:tcPr>
          <w:p w14:paraId="6236A482" w14:textId="4DBD62A9" w:rsidR="005856F5" w:rsidRPr="00DC552F" w:rsidRDefault="005856F5" w:rsidP="005856F5">
            <w:pPr>
              <w:contextualSpacing/>
              <w:rPr>
                <w:b/>
                <w:sz w:val="20"/>
              </w:rPr>
            </w:pPr>
            <w:r>
              <w:rPr>
                <w:b/>
                <w:sz w:val="20"/>
              </w:rPr>
              <w:t>4</w:t>
            </w:r>
          </w:p>
        </w:tc>
        <w:tc>
          <w:tcPr>
            <w:tcW w:w="810" w:type="dxa"/>
          </w:tcPr>
          <w:p w14:paraId="6551FB59" w14:textId="77777777" w:rsidR="005856F5" w:rsidRPr="00DC552F" w:rsidRDefault="005856F5" w:rsidP="005856F5">
            <w:pPr>
              <w:contextualSpacing/>
              <w:rPr>
                <w:sz w:val="20"/>
              </w:rPr>
            </w:pPr>
          </w:p>
        </w:tc>
        <w:tc>
          <w:tcPr>
            <w:tcW w:w="1548" w:type="dxa"/>
          </w:tcPr>
          <w:p w14:paraId="1524634C" w14:textId="77777777" w:rsidR="005856F5" w:rsidRDefault="005856F5" w:rsidP="005856F5">
            <w:pPr>
              <w:contextualSpacing/>
              <w:rPr>
                <w:sz w:val="20"/>
              </w:rPr>
            </w:pPr>
          </w:p>
        </w:tc>
        <w:tc>
          <w:tcPr>
            <w:tcW w:w="990" w:type="dxa"/>
          </w:tcPr>
          <w:p w14:paraId="3002058B" w14:textId="77777777" w:rsidR="005856F5" w:rsidRDefault="005856F5" w:rsidP="005856F5">
            <w:pPr>
              <w:contextualSpacing/>
              <w:rPr>
                <w:sz w:val="20"/>
                <w:szCs w:val="20"/>
              </w:rPr>
            </w:pPr>
          </w:p>
        </w:tc>
        <w:tc>
          <w:tcPr>
            <w:tcW w:w="1278" w:type="dxa"/>
          </w:tcPr>
          <w:p w14:paraId="589B8268" w14:textId="77777777" w:rsidR="005856F5" w:rsidRDefault="005856F5" w:rsidP="005856F5">
            <w:pPr>
              <w:rPr>
                <w:sz w:val="20"/>
                <w:szCs w:val="20"/>
              </w:rPr>
            </w:pPr>
          </w:p>
        </w:tc>
        <w:tc>
          <w:tcPr>
            <w:tcW w:w="1080" w:type="dxa"/>
          </w:tcPr>
          <w:p w14:paraId="60E6B29C" w14:textId="77777777" w:rsidR="005856F5" w:rsidRDefault="005856F5" w:rsidP="005856F5">
            <w:pPr>
              <w:ind w:right="10"/>
              <w:contextualSpacing/>
              <w:rPr>
                <w:sz w:val="20"/>
                <w:szCs w:val="20"/>
              </w:rPr>
            </w:pPr>
          </w:p>
        </w:tc>
        <w:tc>
          <w:tcPr>
            <w:tcW w:w="1080" w:type="dxa"/>
          </w:tcPr>
          <w:p w14:paraId="0D5EFAEB" w14:textId="77777777" w:rsidR="005856F5" w:rsidRDefault="005856F5" w:rsidP="005856F5">
            <w:pPr>
              <w:contextualSpacing/>
              <w:rPr>
                <w:sz w:val="20"/>
                <w:szCs w:val="20"/>
              </w:rPr>
            </w:pPr>
          </w:p>
        </w:tc>
        <w:tc>
          <w:tcPr>
            <w:tcW w:w="1512" w:type="dxa"/>
          </w:tcPr>
          <w:p w14:paraId="0FCCC099" w14:textId="77777777" w:rsidR="005856F5" w:rsidRPr="00F25BF8" w:rsidRDefault="005856F5" w:rsidP="005856F5">
            <w:pPr>
              <w:contextualSpacing/>
              <w:rPr>
                <w:sz w:val="20"/>
              </w:rPr>
            </w:pPr>
          </w:p>
        </w:tc>
        <w:tc>
          <w:tcPr>
            <w:tcW w:w="1196" w:type="dxa"/>
          </w:tcPr>
          <w:p w14:paraId="3D055C0A" w14:textId="77777777" w:rsidR="005856F5" w:rsidRDefault="005856F5" w:rsidP="005856F5">
            <w:pPr>
              <w:contextualSpacing/>
              <w:rPr>
                <w:sz w:val="20"/>
              </w:rPr>
            </w:pPr>
          </w:p>
        </w:tc>
        <w:tc>
          <w:tcPr>
            <w:tcW w:w="1440" w:type="dxa"/>
          </w:tcPr>
          <w:p w14:paraId="11A8B6CA" w14:textId="77777777" w:rsidR="005856F5" w:rsidRDefault="005856F5" w:rsidP="005856F5">
            <w:pPr>
              <w:contextualSpacing/>
              <w:rPr>
                <w:sz w:val="20"/>
              </w:rPr>
            </w:pPr>
          </w:p>
        </w:tc>
        <w:tc>
          <w:tcPr>
            <w:tcW w:w="1260" w:type="dxa"/>
          </w:tcPr>
          <w:p w14:paraId="10791DFB" w14:textId="77777777" w:rsidR="005856F5" w:rsidRDefault="005856F5" w:rsidP="005856F5">
            <w:pPr>
              <w:contextualSpacing/>
              <w:rPr>
                <w:sz w:val="20"/>
              </w:rPr>
            </w:pPr>
          </w:p>
        </w:tc>
      </w:tr>
      <w:tr w:rsidR="005856F5" w:rsidRPr="00DC552F" w14:paraId="52D83E2C" w14:textId="77777777" w:rsidTr="005856F5">
        <w:trPr>
          <w:trHeight w:val="503"/>
        </w:trPr>
        <w:tc>
          <w:tcPr>
            <w:tcW w:w="731" w:type="dxa"/>
          </w:tcPr>
          <w:p w14:paraId="707E72B3" w14:textId="4CD607DC" w:rsidR="005856F5" w:rsidRDefault="005856F5" w:rsidP="005856F5">
            <w:pPr>
              <w:contextualSpacing/>
              <w:rPr>
                <w:b/>
                <w:sz w:val="20"/>
              </w:rPr>
            </w:pPr>
            <w:r>
              <w:rPr>
                <w:b/>
                <w:sz w:val="20"/>
              </w:rPr>
              <w:t>5</w:t>
            </w:r>
          </w:p>
        </w:tc>
        <w:tc>
          <w:tcPr>
            <w:tcW w:w="810" w:type="dxa"/>
          </w:tcPr>
          <w:p w14:paraId="3E032BFF" w14:textId="77777777" w:rsidR="005856F5" w:rsidRPr="00DC552F" w:rsidRDefault="005856F5" w:rsidP="005856F5">
            <w:pPr>
              <w:contextualSpacing/>
              <w:rPr>
                <w:sz w:val="20"/>
              </w:rPr>
            </w:pPr>
          </w:p>
        </w:tc>
        <w:tc>
          <w:tcPr>
            <w:tcW w:w="1548" w:type="dxa"/>
          </w:tcPr>
          <w:p w14:paraId="1ABBAFEE" w14:textId="77777777" w:rsidR="005856F5" w:rsidRDefault="005856F5" w:rsidP="005856F5">
            <w:pPr>
              <w:contextualSpacing/>
              <w:rPr>
                <w:sz w:val="20"/>
              </w:rPr>
            </w:pPr>
          </w:p>
        </w:tc>
        <w:tc>
          <w:tcPr>
            <w:tcW w:w="990" w:type="dxa"/>
          </w:tcPr>
          <w:p w14:paraId="2D58EC38" w14:textId="77777777" w:rsidR="005856F5" w:rsidRDefault="005856F5" w:rsidP="005856F5">
            <w:pPr>
              <w:contextualSpacing/>
              <w:rPr>
                <w:sz w:val="20"/>
                <w:szCs w:val="20"/>
              </w:rPr>
            </w:pPr>
          </w:p>
        </w:tc>
        <w:tc>
          <w:tcPr>
            <w:tcW w:w="1278" w:type="dxa"/>
          </w:tcPr>
          <w:p w14:paraId="476AE102" w14:textId="77777777" w:rsidR="005856F5" w:rsidRDefault="005856F5" w:rsidP="005856F5">
            <w:pPr>
              <w:rPr>
                <w:sz w:val="20"/>
                <w:szCs w:val="20"/>
              </w:rPr>
            </w:pPr>
          </w:p>
        </w:tc>
        <w:tc>
          <w:tcPr>
            <w:tcW w:w="1080" w:type="dxa"/>
          </w:tcPr>
          <w:p w14:paraId="6A46DA33" w14:textId="77777777" w:rsidR="005856F5" w:rsidRDefault="005856F5" w:rsidP="005856F5">
            <w:pPr>
              <w:ind w:right="10"/>
              <w:contextualSpacing/>
              <w:rPr>
                <w:sz w:val="20"/>
                <w:szCs w:val="20"/>
              </w:rPr>
            </w:pPr>
          </w:p>
        </w:tc>
        <w:tc>
          <w:tcPr>
            <w:tcW w:w="1080" w:type="dxa"/>
          </w:tcPr>
          <w:p w14:paraId="3B2DB384" w14:textId="77777777" w:rsidR="005856F5" w:rsidRDefault="005856F5" w:rsidP="005856F5">
            <w:pPr>
              <w:contextualSpacing/>
              <w:rPr>
                <w:sz w:val="20"/>
                <w:szCs w:val="20"/>
              </w:rPr>
            </w:pPr>
          </w:p>
        </w:tc>
        <w:tc>
          <w:tcPr>
            <w:tcW w:w="1512" w:type="dxa"/>
          </w:tcPr>
          <w:p w14:paraId="634C9263" w14:textId="77777777" w:rsidR="005856F5" w:rsidRPr="00F25BF8" w:rsidRDefault="005856F5" w:rsidP="005856F5">
            <w:pPr>
              <w:contextualSpacing/>
              <w:rPr>
                <w:sz w:val="20"/>
              </w:rPr>
            </w:pPr>
          </w:p>
        </w:tc>
        <w:tc>
          <w:tcPr>
            <w:tcW w:w="1196" w:type="dxa"/>
          </w:tcPr>
          <w:p w14:paraId="0B98CC17" w14:textId="77777777" w:rsidR="005856F5" w:rsidRDefault="005856F5" w:rsidP="005856F5">
            <w:pPr>
              <w:contextualSpacing/>
              <w:rPr>
                <w:sz w:val="20"/>
              </w:rPr>
            </w:pPr>
          </w:p>
        </w:tc>
        <w:tc>
          <w:tcPr>
            <w:tcW w:w="1440" w:type="dxa"/>
          </w:tcPr>
          <w:p w14:paraId="7FDA45F3" w14:textId="77777777" w:rsidR="005856F5" w:rsidRDefault="005856F5" w:rsidP="005856F5">
            <w:pPr>
              <w:contextualSpacing/>
              <w:rPr>
                <w:sz w:val="20"/>
              </w:rPr>
            </w:pPr>
          </w:p>
        </w:tc>
        <w:tc>
          <w:tcPr>
            <w:tcW w:w="1260" w:type="dxa"/>
          </w:tcPr>
          <w:p w14:paraId="73BA72EF" w14:textId="77777777" w:rsidR="005856F5" w:rsidRDefault="005856F5" w:rsidP="005856F5">
            <w:pPr>
              <w:contextualSpacing/>
              <w:rPr>
                <w:sz w:val="20"/>
              </w:rPr>
            </w:pPr>
          </w:p>
        </w:tc>
      </w:tr>
    </w:tbl>
    <w:p w14:paraId="454878EA" w14:textId="77777777" w:rsidR="00F7697D" w:rsidRDefault="00F7697D" w:rsidP="00F7697D">
      <w:pPr>
        <w:spacing w:after="0" w:line="240" w:lineRule="auto"/>
        <w:contextualSpacing/>
        <w:rPr>
          <w:rFonts w:eastAsia="Times New Roman" w:cs="Times New Roman"/>
          <w:b/>
          <w:bCs/>
        </w:rPr>
      </w:pPr>
    </w:p>
    <w:p w14:paraId="08537EA8" w14:textId="77777777" w:rsidR="00F7697D" w:rsidRDefault="00F7697D" w:rsidP="00F7697D">
      <w:pPr>
        <w:spacing w:after="0" w:line="240" w:lineRule="auto"/>
        <w:contextualSpacing/>
        <w:rPr>
          <w:rFonts w:eastAsia="Times New Roman" w:cs="Times New Roman"/>
          <w:b/>
          <w:bCs/>
        </w:rPr>
      </w:pPr>
    </w:p>
    <w:p w14:paraId="062E97C0" w14:textId="77777777" w:rsidR="00F7697D" w:rsidRDefault="00F7697D" w:rsidP="00F7697D">
      <w:pPr>
        <w:spacing w:after="0" w:line="240" w:lineRule="auto"/>
        <w:contextualSpacing/>
        <w:rPr>
          <w:rFonts w:eastAsia="Times New Roman" w:cs="Times New Roman"/>
          <w:b/>
          <w:bCs/>
        </w:rPr>
      </w:pPr>
    </w:p>
    <w:p w14:paraId="44805460" w14:textId="77777777" w:rsidR="00F7697D" w:rsidRDefault="00F7697D" w:rsidP="00F7697D">
      <w:pPr>
        <w:spacing w:after="0" w:line="240" w:lineRule="auto"/>
        <w:contextualSpacing/>
        <w:rPr>
          <w:rFonts w:eastAsia="Times New Roman" w:cs="Times New Roman"/>
          <w:b/>
          <w:bCs/>
        </w:rPr>
      </w:pPr>
    </w:p>
    <w:p w14:paraId="0A31C67D" w14:textId="77777777" w:rsidR="00F7697D" w:rsidRDefault="00F7697D" w:rsidP="00F7697D">
      <w:pPr>
        <w:spacing w:after="0" w:line="240" w:lineRule="auto"/>
        <w:contextualSpacing/>
        <w:rPr>
          <w:rFonts w:eastAsia="Times New Roman" w:cs="Times New Roman"/>
          <w:b/>
          <w:bCs/>
        </w:rPr>
      </w:pPr>
    </w:p>
    <w:p w14:paraId="032D3BA4" w14:textId="77777777" w:rsidR="002954A7" w:rsidRDefault="002954A7" w:rsidP="00F7697D">
      <w:pPr>
        <w:spacing w:after="0" w:line="240" w:lineRule="auto"/>
        <w:contextualSpacing/>
        <w:rPr>
          <w:rFonts w:eastAsia="Times New Roman" w:cs="Times New Roman"/>
          <w:b/>
          <w:bCs/>
        </w:rPr>
      </w:pPr>
    </w:p>
    <w:p w14:paraId="32985432" w14:textId="77777777" w:rsidR="00F7697D" w:rsidRDefault="00F7697D" w:rsidP="00F7697D">
      <w:pPr>
        <w:spacing w:after="0" w:line="240" w:lineRule="auto"/>
        <w:contextualSpacing/>
        <w:rPr>
          <w:rFonts w:eastAsia="Times New Roman" w:cs="Times New Roman"/>
          <w:b/>
          <w:bCs/>
        </w:rPr>
      </w:pPr>
    </w:p>
    <w:p w14:paraId="18E2D124" w14:textId="77777777" w:rsidR="00F7697D" w:rsidRDefault="00F7697D" w:rsidP="00F7697D">
      <w:pPr>
        <w:spacing w:after="0" w:line="240" w:lineRule="auto"/>
        <w:contextualSpacing/>
        <w:rPr>
          <w:rFonts w:eastAsia="Times New Roman" w:cs="Times New Roman"/>
          <w:b/>
          <w:bCs/>
        </w:rPr>
      </w:pPr>
    </w:p>
    <w:p w14:paraId="0C0F96A4" w14:textId="77777777" w:rsidR="00F7697D" w:rsidRDefault="00F7697D" w:rsidP="00F7697D">
      <w:pPr>
        <w:spacing w:after="0" w:line="240" w:lineRule="auto"/>
        <w:contextualSpacing/>
        <w:rPr>
          <w:rFonts w:eastAsia="Times New Roman" w:cs="Times New Roman"/>
          <w:b/>
          <w:bCs/>
        </w:rPr>
      </w:pPr>
    </w:p>
    <w:p w14:paraId="45C89524" w14:textId="77777777" w:rsidR="00F7697D" w:rsidRPr="00F25BF8" w:rsidRDefault="00F7697D" w:rsidP="00F7697D">
      <w:pPr>
        <w:spacing w:after="0" w:line="240" w:lineRule="auto"/>
        <w:contextualSpacing/>
        <w:rPr>
          <w:rFonts w:eastAsia="SimSun"/>
        </w:rPr>
      </w:pPr>
    </w:p>
    <w:tbl>
      <w:tblPr>
        <w:tblStyle w:val="TableGrid2"/>
        <w:tblpPr w:leftFromText="180" w:rightFromText="180" w:vertAnchor="page" w:horzAnchor="page" w:tblpX="1110" w:tblpY="8281"/>
        <w:tblW w:w="12629" w:type="dxa"/>
        <w:tblCellMar>
          <w:left w:w="29" w:type="dxa"/>
          <w:right w:w="29" w:type="dxa"/>
        </w:tblCellMar>
        <w:tblLook w:val="04A0" w:firstRow="1" w:lastRow="0" w:firstColumn="1" w:lastColumn="0" w:noHBand="0" w:noVBand="1"/>
      </w:tblPr>
      <w:tblGrid>
        <w:gridCol w:w="3269"/>
        <w:gridCol w:w="1957"/>
        <w:gridCol w:w="5855"/>
        <w:gridCol w:w="1548"/>
      </w:tblGrid>
      <w:tr w:rsidR="00B12D76" w:rsidRPr="00F25BF8" w14:paraId="47435BDA" w14:textId="77777777" w:rsidTr="005856F5">
        <w:tc>
          <w:tcPr>
            <w:tcW w:w="3269" w:type="dxa"/>
          </w:tcPr>
          <w:p w14:paraId="05C0BD52" w14:textId="77777777" w:rsidR="00B12D76" w:rsidRPr="00F25BF8" w:rsidRDefault="00B12D76" w:rsidP="00B12D76">
            <w:pPr>
              <w:kinsoku w:val="0"/>
              <w:overflowPunct w:val="0"/>
              <w:autoSpaceDE w:val="0"/>
              <w:autoSpaceDN w:val="0"/>
              <w:adjustRightInd w:val="0"/>
              <w:contextualSpacing/>
              <w:rPr>
                <w:rFonts w:cs="Times New Roman"/>
                <w:b/>
                <w:sz w:val="20"/>
              </w:rPr>
            </w:pPr>
            <w:r>
              <w:rPr>
                <w:rFonts w:cs="Times New Roman"/>
                <w:b/>
                <w:sz w:val="20"/>
              </w:rPr>
              <w:t>112- Involved in conflict</w:t>
            </w:r>
          </w:p>
        </w:tc>
        <w:tc>
          <w:tcPr>
            <w:tcW w:w="1957" w:type="dxa"/>
          </w:tcPr>
          <w:p w14:paraId="4E2BB267" w14:textId="3068CFE7" w:rsidR="00B12D76" w:rsidRPr="00F25BF8" w:rsidRDefault="005856F5" w:rsidP="005856F5">
            <w:pPr>
              <w:kinsoku w:val="0"/>
              <w:overflowPunct w:val="0"/>
              <w:autoSpaceDE w:val="0"/>
              <w:autoSpaceDN w:val="0"/>
              <w:adjustRightInd w:val="0"/>
              <w:contextualSpacing/>
              <w:rPr>
                <w:rFonts w:cs="Times New Roman"/>
                <w:b/>
                <w:sz w:val="20"/>
              </w:rPr>
            </w:pPr>
            <w:r>
              <w:rPr>
                <w:rFonts w:cs="Times New Roman"/>
                <w:b/>
                <w:sz w:val="20"/>
              </w:rPr>
              <w:t xml:space="preserve">113- </w:t>
            </w:r>
            <w:r w:rsidR="00B12D76" w:rsidRPr="00F25BF8">
              <w:rPr>
                <w:rFonts w:cs="Times New Roman"/>
                <w:b/>
                <w:sz w:val="20"/>
              </w:rPr>
              <w:t xml:space="preserve">Time Period </w:t>
            </w:r>
          </w:p>
        </w:tc>
        <w:tc>
          <w:tcPr>
            <w:tcW w:w="5855" w:type="dxa"/>
          </w:tcPr>
          <w:p w14:paraId="7D67FB6C" w14:textId="72815CB6" w:rsidR="00B12D76" w:rsidRPr="00F25BF8" w:rsidRDefault="005856F5" w:rsidP="00B12D76">
            <w:pPr>
              <w:kinsoku w:val="0"/>
              <w:overflowPunct w:val="0"/>
              <w:autoSpaceDE w:val="0"/>
              <w:autoSpaceDN w:val="0"/>
              <w:adjustRightInd w:val="0"/>
              <w:contextualSpacing/>
              <w:rPr>
                <w:rFonts w:cs="Times New Roman"/>
                <w:b/>
                <w:sz w:val="20"/>
              </w:rPr>
            </w:pPr>
            <w:r>
              <w:rPr>
                <w:rFonts w:cs="Times New Roman"/>
                <w:b/>
                <w:sz w:val="20"/>
              </w:rPr>
              <w:t xml:space="preserve">114- Dispute Place </w:t>
            </w:r>
          </w:p>
        </w:tc>
        <w:tc>
          <w:tcPr>
            <w:tcW w:w="1548" w:type="dxa"/>
          </w:tcPr>
          <w:p w14:paraId="19254E8E" w14:textId="69208AB7" w:rsidR="00B12D76" w:rsidRPr="00F25BF8" w:rsidRDefault="005856F5" w:rsidP="005856F5">
            <w:pPr>
              <w:kinsoku w:val="0"/>
              <w:overflowPunct w:val="0"/>
              <w:autoSpaceDE w:val="0"/>
              <w:autoSpaceDN w:val="0"/>
              <w:adjustRightInd w:val="0"/>
              <w:contextualSpacing/>
              <w:rPr>
                <w:rFonts w:cs="Times New Roman"/>
                <w:b/>
                <w:sz w:val="20"/>
              </w:rPr>
            </w:pPr>
            <w:r>
              <w:rPr>
                <w:rFonts w:cs="Times New Roman"/>
                <w:b/>
                <w:sz w:val="20"/>
              </w:rPr>
              <w:t>115- Satisfication</w:t>
            </w:r>
          </w:p>
        </w:tc>
      </w:tr>
      <w:tr w:rsidR="00B12D76" w:rsidRPr="00F25BF8" w14:paraId="7CA60C24" w14:textId="77777777" w:rsidTr="005856F5">
        <w:tc>
          <w:tcPr>
            <w:tcW w:w="3269" w:type="dxa"/>
          </w:tcPr>
          <w:p w14:paraId="7E2791DC"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1=Official or leader from your village</w:t>
            </w:r>
          </w:p>
          <w:p w14:paraId="4F1392B1"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2=Official or leader from outside your village</w:t>
            </w:r>
          </w:p>
          <w:p w14:paraId="3CEF6E30"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 xml:space="preserve">3=Household/Strangers/migrants from another village </w:t>
            </w:r>
          </w:p>
          <w:p w14:paraId="4862F1C4"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4=Chief or other higher authority figure</w:t>
            </w:r>
          </w:p>
          <w:p w14:paraId="16E1CD3D"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5=Forest service</w:t>
            </w:r>
          </w:p>
          <w:p w14:paraId="6F8B5940" w14:textId="77777777" w:rsidR="00B12D76" w:rsidRDefault="00B12D76" w:rsidP="00B12D76">
            <w:pPr>
              <w:kinsoku w:val="0"/>
              <w:overflowPunct w:val="0"/>
              <w:autoSpaceDE w:val="0"/>
              <w:autoSpaceDN w:val="0"/>
              <w:adjustRightInd w:val="0"/>
              <w:contextualSpacing/>
              <w:rPr>
                <w:rFonts w:cs="Times New Roman"/>
                <w:sz w:val="20"/>
              </w:rPr>
            </w:pPr>
            <w:r>
              <w:rPr>
                <w:rFonts w:cs="Times New Roman"/>
                <w:sz w:val="20"/>
              </w:rPr>
              <w:t>6=ZAWA</w:t>
            </w:r>
          </w:p>
          <w:p w14:paraId="4FEBE003" w14:textId="77777777" w:rsidR="00B12D76" w:rsidRPr="00F25BF8" w:rsidRDefault="00B12D76" w:rsidP="00B12D76">
            <w:pPr>
              <w:kinsoku w:val="0"/>
              <w:overflowPunct w:val="0"/>
              <w:autoSpaceDE w:val="0"/>
              <w:autoSpaceDN w:val="0"/>
              <w:adjustRightInd w:val="0"/>
              <w:contextualSpacing/>
              <w:rPr>
                <w:rFonts w:cs="Times New Roman"/>
                <w:sz w:val="20"/>
              </w:rPr>
            </w:pPr>
            <w:r>
              <w:rPr>
                <w:rFonts w:cs="Times New Roman"/>
                <w:sz w:val="20"/>
              </w:rPr>
              <w:t xml:space="preserve">97=Other, speciy </w:t>
            </w:r>
          </w:p>
        </w:tc>
        <w:tc>
          <w:tcPr>
            <w:tcW w:w="1957" w:type="dxa"/>
          </w:tcPr>
          <w:p w14:paraId="26FDC55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1=A couple days</w:t>
            </w:r>
          </w:p>
          <w:p w14:paraId="70890DF8"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2=About 1 week</w:t>
            </w:r>
          </w:p>
          <w:p w14:paraId="54E9E219"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3=Several weeks</w:t>
            </w:r>
          </w:p>
          <w:p w14:paraId="2B93AE6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4=About one month</w:t>
            </w:r>
          </w:p>
          <w:p w14:paraId="5B97612A"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5=Several month</w:t>
            </w:r>
          </w:p>
          <w:p w14:paraId="597772B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6=About one year</w:t>
            </w:r>
          </w:p>
          <w:p w14:paraId="56794E0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7=2-3 years</w:t>
            </w:r>
          </w:p>
          <w:p w14:paraId="06B3DB3C"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8=More than 3 years</w:t>
            </w:r>
          </w:p>
        </w:tc>
        <w:tc>
          <w:tcPr>
            <w:tcW w:w="5855" w:type="dxa"/>
          </w:tcPr>
          <w:p w14:paraId="3CEE3B1A"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1=Headman/woman</w:t>
            </w:r>
          </w:p>
          <w:p w14:paraId="1A5E3807"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 xml:space="preserve">2=NGO </w:t>
            </w:r>
          </w:p>
          <w:p w14:paraId="2B982761"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3=Cooperative farmer group</w:t>
            </w:r>
          </w:p>
          <w:p w14:paraId="072B8EF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4=Chipata  District Land Alliance</w:t>
            </w:r>
          </w:p>
          <w:p w14:paraId="2D18E563"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5=Village Land Committee</w:t>
            </w:r>
          </w:p>
          <w:p w14:paraId="2F24D544"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6=Neighbor</w:t>
            </w:r>
          </w:p>
          <w:p w14:paraId="3316646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7=YGL</w:t>
            </w:r>
          </w:p>
          <w:p w14:paraId="7D177173"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8=Chief or other higher authority</w:t>
            </w:r>
          </w:p>
          <w:p w14:paraId="07685067"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9=Induna</w:t>
            </w:r>
          </w:p>
          <w:p w14:paraId="47E12A34"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10=Resolved myself</w:t>
            </w:r>
          </w:p>
          <w:p w14:paraId="241CDBDE"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97=Other, specify</w:t>
            </w:r>
          </w:p>
        </w:tc>
        <w:tc>
          <w:tcPr>
            <w:tcW w:w="1548" w:type="dxa"/>
          </w:tcPr>
          <w:p w14:paraId="022B985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1=Very satisfied</w:t>
            </w:r>
          </w:p>
          <w:p w14:paraId="5D80CA8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2=Satisfied</w:t>
            </w:r>
          </w:p>
          <w:p w14:paraId="30E767DB"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3=Neutral</w:t>
            </w:r>
          </w:p>
          <w:p w14:paraId="388804D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4=Dissatisfied</w:t>
            </w:r>
          </w:p>
          <w:p w14:paraId="552F76FD"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5=Very dissatisfied</w:t>
            </w:r>
          </w:p>
          <w:p w14:paraId="18F4A68C" w14:textId="77777777" w:rsidR="00B12D76" w:rsidRPr="00F25BF8" w:rsidRDefault="00B12D76" w:rsidP="00B12D76">
            <w:pPr>
              <w:kinsoku w:val="0"/>
              <w:overflowPunct w:val="0"/>
              <w:autoSpaceDE w:val="0"/>
              <w:autoSpaceDN w:val="0"/>
              <w:adjustRightInd w:val="0"/>
              <w:contextualSpacing/>
              <w:rPr>
                <w:rFonts w:cs="Times New Roman"/>
                <w:sz w:val="20"/>
              </w:rPr>
            </w:pPr>
            <w:r w:rsidRPr="00F25BF8">
              <w:rPr>
                <w:rFonts w:cs="Times New Roman"/>
                <w:sz w:val="20"/>
              </w:rPr>
              <w:t>6=</w:t>
            </w:r>
            <w:r>
              <w:rPr>
                <w:rFonts w:cs="Times New Roman"/>
                <w:sz w:val="20"/>
              </w:rPr>
              <w:t>Prefer not</w:t>
            </w:r>
            <w:r w:rsidRPr="00F25BF8">
              <w:rPr>
                <w:rFonts w:cs="Times New Roman"/>
                <w:sz w:val="20"/>
              </w:rPr>
              <w:t xml:space="preserve"> to answer</w:t>
            </w:r>
          </w:p>
        </w:tc>
      </w:tr>
    </w:tbl>
    <w:p w14:paraId="6DE2BAB4" w14:textId="77777777" w:rsidR="00F7697D" w:rsidRPr="00F25BF8" w:rsidRDefault="00F7697D" w:rsidP="00F7697D">
      <w:pPr>
        <w:spacing w:after="0" w:line="240" w:lineRule="auto"/>
        <w:contextualSpacing/>
        <w:rPr>
          <w:rFonts w:eastAsia="SimSun"/>
        </w:rPr>
      </w:pPr>
    </w:p>
    <w:p w14:paraId="184ACA9C" w14:textId="77777777" w:rsidR="006E365E" w:rsidRDefault="006E365E">
      <w:pPr>
        <w:rPr>
          <w:rFonts w:eastAsia="Times New Roman" w:cs="Times New Roman"/>
          <w:b/>
          <w:bCs/>
        </w:rPr>
        <w:sectPr w:rsidR="006E365E" w:rsidSect="006E365E">
          <w:type w:val="continuous"/>
          <w:pgSz w:w="15840" w:h="12240" w:orient="landscape"/>
          <w:pgMar w:top="720" w:right="720" w:bottom="1080" w:left="720" w:header="720" w:footer="84" w:gutter="0"/>
          <w:cols w:space="720"/>
          <w:docGrid w:linePitch="360"/>
        </w:sectPr>
        <w:pPrChange w:id="295" w:author="Aleta Haflett" w:date="2014-11-03T16:31:00Z">
          <w:pPr>
            <w:spacing w:afterLines="20" w:after="48" w:line="240" w:lineRule="auto"/>
            <w:contextualSpacing/>
          </w:pPr>
        </w:pPrChange>
      </w:pPr>
    </w:p>
    <w:p w14:paraId="399825E5" w14:textId="77777777" w:rsidR="005C2B03" w:rsidRDefault="005C2B03" w:rsidP="009559BE">
      <w:pPr>
        <w:spacing w:after="0" w:line="240" w:lineRule="auto"/>
        <w:rPr>
          <w:rFonts w:cs="Arial"/>
          <w:b/>
        </w:rPr>
      </w:pPr>
    </w:p>
    <w:p w14:paraId="101E8F1E" w14:textId="77777777" w:rsidR="005C2B03" w:rsidRDefault="005C2B03" w:rsidP="009559BE">
      <w:pPr>
        <w:spacing w:after="0" w:line="240" w:lineRule="auto"/>
        <w:rPr>
          <w:rFonts w:cs="Arial"/>
          <w:b/>
        </w:rPr>
      </w:pPr>
    </w:p>
    <w:p w14:paraId="1B53C556" w14:textId="77C6229F" w:rsidR="005C2B03" w:rsidRDefault="005C2B03" w:rsidP="009559BE">
      <w:pPr>
        <w:spacing w:after="0" w:line="240" w:lineRule="auto"/>
        <w:rPr>
          <w:rFonts w:cs="Arial"/>
          <w:b/>
        </w:rPr>
      </w:pPr>
      <w:commentRangeStart w:id="296"/>
      <w:r>
        <w:rPr>
          <w:rFonts w:cs="Arial"/>
          <w:b/>
        </w:rPr>
        <w:t>***</w:t>
      </w:r>
      <w:commentRangeEnd w:id="296"/>
      <w:r>
        <w:rPr>
          <w:rStyle w:val="CommentReference"/>
        </w:rPr>
        <w:commentReference w:id="296"/>
      </w:r>
    </w:p>
    <w:p w14:paraId="7F651E07" w14:textId="14823BF8" w:rsidR="005C2B03" w:rsidRPr="005C2B03" w:rsidRDefault="005C2B03" w:rsidP="009559BE">
      <w:pPr>
        <w:spacing w:after="0" w:line="240" w:lineRule="auto"/>
        <w:rPr>
          <w:rFonts w:cs="Arial"/>
          <w:b/>
          <w:color w:val="0000FF"/>
        </w:rPr>
      </w:pPr>
      <w:r w:rsidRPr="005C2B03">
        <w:rPr>
          <w:rFonts w:cs="Arial"/>
          <w:b/>
          <w:color w:val="0000FF"/>
        </w:rPr>
        <w:t xml:space="preserve">Is deforestation a problem in your community? </w:t>
      </w:r>
    </w:p>
    <w:p w14:paraId="19E49E7C" w14:textId="72A0BBDB" w:rsidR="005C2B03" w:rsidRPr="005C2B03" w:rsidRDefault="005C2B03" w:rsidP="009559BE">
      <w:pPr>
        <w:spacing w:after="0" w:line="240" w:lineRule="auto"/>
        <w:rPr>
          <w:rFonts w:cs="Arial"/>
          <w:b/>
          <w:color w:val="0000FF"/>
        </w:rPr>
      </w:pPr>
      <w:r w:rsidRPr="005C2B03">
        <w:rPr>
          <w:rFonts w:cs="Arial"/>
          <w:b/>
          <w:color w:val="0000FF"/>
        </w:rPr>
        <w:t>0-No, 1- Yes</w:t>
      </w:r>
    </w:p>
    <w:p w14:paraId="2E1B501D" w14:textId="77777777" w:rsidR="005C2B03" w:rsidRPr="005C2B03" w:rsidRDefault="005C2B03" w:rsidP="009559BE">
      <w:pPr>
        <w:spacing w:after="0" w:line="240" w:lineRule="auto"/>
        <w:rPr>
          <w:rFonts w:cs="Arial"/>
          <w:b/>
          <w:color w:val="0000FF"/>
        </w:rPr>
      </w:pPr>
    </w:p>
    <w:p w14:paraId="2A1BFB1D" w14:textId="1375DE8A" w:rsidR="005C2B03" w:rsidRPr="005C2B03" w:rsidRDefault="005C2B03" w:rsidP="005C2B03">
      <w:pPr>
        <w:rPr>
          <w:rFonts w:ascii="Arial" w:hAnsi="Arial" w:cs="Arial"/>
          <w:color w:val="0000FF"/>
        </w:rPr>
      </w:pPr>
      <w:r w:rsidRPr="005C2B03">
        <w:rPr>
          <w:rFonts w:ascii="Arial" w:hAnsi="Arial" w:cs="Arial"/>
          <w:color w:val="0000FF"/>
        </w:rPr>
        <w:tab/>
        <w:t xml:space="preserve">If yes, please describe problems caused by deforestation: </w:t>
      </w:r>
    </w:p>
    <w:p w14:paraId="0E7D4102" w14:textId="2BE71D30" w:rsidR="005C2B03" w:rsidRPr="005C2B03" w:rsidRDefault="005C2B03" w:rsidP="005C2B03">
      <w:pPr>
        <w:rPr>
          <w:rFonts w:ascii="Arial" w:hAnsi="Arial" w:cs="Arial"/>
          <w:color w:val="0000FF"/>
        </w:rPr>
      </w:pPr>
      <w:r w:rsidRPr="005C2B03">
        <w:rPr>
          <w:rFonts w:ascii="Arial" w:hAnsi="Arial" w:cs="Arial"/>
          <w:color w:val="0000FF"/>
        </w:rPr>
        <w:t>Is there a value to protecting forests? (YES or NO)</w:t>
      </w:r>
    </w:p>
    <w:p w14:paraId="7633A96A" w14:textId="2772D2DF" w:rsidR="005C2B03" w:rsidRPr="005C2B03" w:rsidRDefault="005C2B03" w:rsidP="005C2B03">
      <w:pPr>
        <w:rPr>
          <w:rFonts w:ascii="Arial" w:hAnsi="Arial" w:cs="Arial"/>
          <w:color w:val="0000FF"/>
        </w:rPr>
      </w:pPr>
      <w:r w:rsidRPr="005C2B03">
        <w:rPr>
          <w:rFonts w:ascii="Arial" w:hAnsi="Arial" w:cs="Arial"/>
          <w:color w:val="0000FF"/>
        </w:rPr>
        <w:tab/>
        <w:t xml:space="preserve">If yes, please describe: </w:t>
      </w:r>
    </w:p>
    <w:p w14:paraId="36F7307C" w14:textId="7B107C0A" w:rsidR="005C2B03" w:rsidRPr="005C2B03" w:rsidRDefault="005C2B03" w:rsidP="005C2B03">
      <w:pPr>
        <w:rPr>
          <w:color w:val="0000FF"/>
        </w:rPr>
      </w:pPr>
      <w:r w:rsidRPr="005C2B03">
        <w:rPr>
          <w:rFonts w:ascii="Arial" w:hAnsi="Arial" w:cs="Arial"/>
          <w:color w:val="0000FF"/>
        </w:rPr>
        <w:t xml:space="preserve">Does forest protection bring any positive benefits into your life? (YES or NO) </w:t>
      </w:r>
    </w:p>
    <w:p w14:paraId="63ACAB99" w14:textId="77777777" w:rsidR="005C2B03" w:rsidRDefault="005C2B03" w:rsidP="009559BE">
      <w:pPr>
        <w:spacing w:after="0" w:line="240" w:lineRule="auto"/>
        <w:rPr>
          <w:rFonts w:cs="Arial"/>
          <w:b/>
        </w:rPr>
      </w:pPr>
    </w:p>
    <w:p w14:paraId="723FEFEF" w14:textId="77777777" w:rsidR="005C2B03" w:rsidRDefault="005C2B03" w:rsidP="009559BE">
      <w:pPr>
        <w:spacing w:after="0" w:line="240" w:lineRule="auto"/>
        <w:rPr>
          <w:rFonts w:cs="Arial"/>
          <w:b/>
        </w:rPr>
      </w:pPr>
    </w:p>
    <w:tbl>
      <w:tblPr>
        <w:tblW w:w="9934" w:type="dxa"/>
        <w:tblInd w:w="-5" w:type="dxa"/>
        <w:tblLayout w:type="fixed"/>
        <w:tblCellMar>
          <w:left w:w="29" w:type="dxa"/>
          <w:right w:w="29" w:type="dxa"/>
        </w:tblCellMar>
        <w:tblLook w:val="0000" w:firstRow="0" w:lastRow="0" w:firstColumn="0" w:lastColumn="0" w:noHBand="0" w:noVBand="0"/>
      </w:tblPr>
      <w:tblGrid>
        <w:gridCol w:w="664"/>
        <w:gridCol w:w="4895"/>
        <w:gridCol w:w="3060"/>
        <w:gridCol w:w="1062"/>
        <w:gridCol w:w="253"/>
      </w:tblGrid>
      <w:tr w:rsidR="005C2B03" w:rsidRPr="00815557" w14:paraId="6EF1AC9B" w14:textId="77777777" w:rsidTr="005C2B03">
        <w:trPr>
          <w:trHeight w:hRule="exact" w:val="1251"/>
        </w:trPr>
        <w:tc>
          <w:tcPr>
            <w:tcW w:w="664" w:type="dxa"/>
            <w:tcBorders>
              <w:top w:val="single" w:sz="4" w:space="0" w:color="000000"/>
              <w:left w:val="single" w:sz="4" w:space="0" w:color="000000"/>
              <w:bottom w:val="single" w:sz="4" w:space="0" w:color="000000"/>
              <w:right w:val="single" w:sz="4" w:space="0" w:color="auto"/>
            </w:tcBorders>
          </w:tcPr>
          <w:p w14:paraId="6343429A" w14:textId="77777777" w:rsidR="005C2B03" w:rsidRPr="00815557" w:rsidRDefault="005C2B03" w:rsidP="005C2B03">
            <w:pPr>
              <w:rPr>
                <w:w w:val="105"/>
              </w:rPr>
            </w:pPr>
            <w:r>
              <w:rPr>
                <w:w w:val="105"/>
              </w:rPr>
              <w:t>F.5</w:t>
            </w:r>
          </w:p>
        </w:tc>
        <w:tc>
          <w:tcPr>
            <w:tcW w:w="4895" w:type="dxa"/>
            <w:tcBorders>
              <w:left w:val="single" w:sz="4" w:space="0" w:color="auto"/>
              <w:bottom w:val="single" w:sz="4" w:space="0" w:color="000000"/>
              <w:right w:val="single" w:sz="18" w:space="0" w:color="000000"/>
            </w:tcBorders>
          </w:tcPr>
          <w:p w14:paraId="265EFFEA" w14:textId="77777777" w:rsidR="005C2B03" w:rsidRDefault="005C2B03" w:rsidP="005C2B03">
            <w:pPr>
              <w:spacing w:after="0"/>
              <w:rPr>
                <w:rFonts w:cs="Arial"/>
              </w:rPr>
            </w:pPr>
            <w:r>
              <w:rPr>
                <w:rFonts w:cs="Arial"/>
              </w:rPr>
              <w:t xml:space="preserve">Did your household plant any trees over the past 5 years? </w:t>
            </w:r>
          </w:p>
        </w:tc>
        <w:tc>
          <w:tcPr>
            <w:tcW w:w="3060" w:type="dxa"/>
            <w:tcBorders>
              <w:left w:val="single" w:sz="4" w:space="0" w:color="auto"/>
              <w:bottom w:val="single" w:sz="4" w:space="0" w:color="000000"/>
              <w:right w:val="single" w:sz="18" w:space="0" w:color="000000"/>
            </w:tcBorders>
          </w:tcPr>
          <w:p w14:paraId="258C720D" w14:textId="77777777" w:rsidR="005C2B03" w:rsidRDefault="005C2B03" w:rsidP="005C2B03">
            <w:pPr>
              <w:spacing w:after="0"/>
            </w:pPr>
            <w:r>
              <w:t>0=No</w:t>
            </w:r>
          </w:p>
          <w:p w14:paraId="18001F7D" w14:textId="77777777" w:rsidR="005C2B03" w:rsidRDefault="005C2B03" w:rsidP="005C2B03">
            <w:pPr>
              <w:spacing w:after="0"/>
            </w:pPr>
            <w:r>
              <w:t>1=Yes</w:t>
            </w:r>
            <w:r w:rsidRPr="00F82CC8" w:rsidDel="00226116">
              <w:t xml:space="preserve"> </w:t>
            </w:r>
          </w:p>
          <w:p w14:paraId="57C4ABD1" w14:textId="77777777" w:rsidR="005C2B03" w:rsidRDefault="005C2B03" w:rsidP="005C2B03">
            <w:pPr>
              <w:spacing w:after="0"/>
            </w:pPr>
            <w:r>
              <w:t>888=Don’t know</w:t>
            </w:r>
          </w:p>
          <w:p w14:paraId="2F004D9D" w14:textId="77777777" w:rsidR="005C2B03" w:rsidRPr="009559BE" w:rsidRDefault="005C2B03" w:rsidP="005C2B03">
            <w:pPr>
              <w:spacing w:after="0"/>
              <w:rPr>
                <w:rFonts w:cs="Arial"/>
              </w:rPr>
            </w:pPr>
            <w:r>
              <w:t>999=Prefer not to respond</w:t>
            </w:r>
          </w:p>
        </w:tc>
        <w:tc>
          <w:tcPr>
            <w:tcW w:w="1315" w:type="dxa"/>
            <w:gridSpan w:val="2"/>
            <w:tcBorders>
              <w:top w:val="single" w:sz="18" w:space="0" w:color="000000"/>
              <w:left w:val="single" w:sz="18" w:space="0" w:color="000000"/>
              <w:bottom w:val="single" w:sz="18" w:space="0" w:color="000000"/>
              <w:right w:val="single" w:sz="18" w:space="0" w:color="000000"/>
            </w:tcBorders>
          </w:tcPr>
          <w:p w14:paraId="39AE4DF6" w14:textId="77777777" w:rsidR="005C2B03" w:rsidRPr="00815557" w:rsidRDefault="005C2B03" w:rsidP="005C2B03">
            <w:pPr>
              <w:spacing w:after="0"/>
              <w:rPr>
                <w:i/>
                <w:color w:val="A6A6A6" w:themeColor="background1" w:themeShade="A6"/>
              </w:rPr>
            </w:pPr>
          </w:p>
        </w:tc>
      </w:tr>
      <w:tr w:rsidR="005C2B03" w:rsidRPr="00815557" w14:paraId="290EEF0A" w14:textId="77777777" w:rsidTr="005C2B03">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4877B922" w14:textId="77777777" w:rsidR="005C2B03" w:rsidRPr="00815557" w:rsidRDefault="005C2B03" w:rsidP="005C2B03">
            <w:pPr>
              <w:rPr>
                <w:w w:val="105"/>
              </w:rPr>
            </w:pPr>
            <w:r>
              <w:rPr>
                <w:w w:val="105"/>
              </w:rPr>
              <w:t>F.6</w:t>
            </w:r>
          </w:p>
        </w:tc>
        <w:tc>
          <w:tcPr>
            <w:tcW w:w="7955" w:type="dxa"/>
            <w:gridSpan w:val="2"/>
            <w:tcBorders>
              <w:top w:val="single" w:sz="4" w:space="0" w:color="000000"/>
              <w:left w:val="single" w:sz="4" w:space="0" w:color="auto"/>
              <w:bottom w:val="single" w:sz="4" w:space="0" w:color="000000"/>
              <w:right w:val="single" w:sz="18" w:space="0" w:color="000000"/>
            </w:tcBorders>
          </w:tcPr>
          <w:p w14:paraId="34062CE3" w14:textId="77777777" w:rsidR="005C2B03" w:rsidRPr="00815557" w:rsidRDefault="005C2B03" w:rsidP="005C2B03">
            <w:pPr>
              <w:spacing w:after="0"/>
              <w:rPr>
                <w:w w:val="105"/>
              </w:rPr>
            </w:pPr>
            <w:r w:rsidRPr="009559BE">
              <w:rPr>
                <w:rFonts w:cs="Arial"/>
              </w:rPr>
              <w:t>What do you think is the value of all the trees on a well</w:t>
            </w:r>
            <w:r>
              <w:rPr>
                <w:rFonts w:cs="Arial"/>
              </w:rPr>
              <w:t>-forested ha</w:t>
            </w:r>
            <w:r w:rsidRPr="009559BE">
              <w:rPr>
                <w:rFonts w:cs="Arial"/>
              </w:rPr>
              <w:t xml:space="preserve"> of your</w:t>
            </w:r>
            <w:r>
              <w:rPr>
                <w:rFonts w:cs="Arial"/>
              </w:rPr>
              <w:t xml:space="preserve"> community land</w:t>
            </w:r>
            <w:r w:rsidRPr="009559BE">
              <w:rPr>
                <w:rFonts w:cs="Arial"/>
              </w:rPr>
              <w:t>?</w:t>
            </w:r>
          </w:p>
        </w:tc>
        <w:tc>
          <w:tcPr>
            <w:tcW w:w="1315" w:type="dxa"/>
            <w:gridSpan w:val="2"/>
            <w:tcBorders>
              <w:top w:val="single" w:sz="18" w:space="0" w:color="000000"/>
              <w:left w:val="single" w:sz="18" w:space="0" w:color="000000"/>
              <w:bottom w:val="single" w:sz="18" w:space="0" w:color="000000"/>
              <w:right w:val="single" w:sz="18" w:space="0" w:color="000000"/>
            </w:tcBorders>
          </w:tcPr>
          <w:p w14:paraId="6BF4CAA4" w14:textId="77777777" w:rsidR="005C2B03" w:rsidRPr="00815557" w:rsidRDefault="005C2B03" w:rsidP="005C2B03">
            <w:pPr>
              <w:spacing w:after="0"/>
              <w:rPr>
                <w:i/>
                <w:color w:val="A6A6A6" w:themeColor="background1" w:themeShade="A6"/>
              </w:rPr>
            </w:pPr>
            <w:r w:rsidRPr="00815557">
              <w:rPr>
                <w:i/>
                <w:color w:val="A6A6A6" w:themeColor="background1" w:themeShade="A6"/>
              </w:rPr>
              <w:t>(Integer)</w:t>
            </w:r>
          </w:p>
        </w:tc>
      </w:tr>
      <w:tr w:rsidR="005C2B03" w:rsidRPr="00F82CC8" w14:paraId="4856EFC4" w14:textId="77777777" w:rsidTr="005C2B03">
        <w:trPr>
          <w:trHeight w:val="20"/>
        </w:trPr>
        <w:tc>
          <w:tcPr>
            <w:tcW w:w="664" w:type="dxa"/>
            <w:tcBorders>
              <w:top w:val="single" w:sz="4" w:space="0" w:color="000000"/>
              <w:left w:val="single" w:sz="4" w:space="0" w:color="000000"/>
              <w:bottom w:val="single" w:sz="4" w:space="0" w:color="000000"/>
              <w:right w:val="single" w:sz="4" w:space="0" w:color="auto"/>
            </w:tcBorders>
          </w:tcPr>
          <w:p w14:paraId="3CF5170B" w14:textId="77777777" w:rsidR="005C2B03" w:rsidRPr="00741093" w:rsidRDefault="005C2B03" w:rsidP="005C2B03">
            <w:pPr>
              <w:spacing w:after="0"/>
              <w:rPr>
                <w:rFonts w:eastAsia="Calibri" w:cs="Times New Roman"/>
                <w:w w:val="105"/>
              </w:rPr>
            </w:pPr>
            <w:r>
              <w:rPr>
                <w:rFonts w:eastAsia="Calibri" w:cs="Times New Roman"/>
                <w:w w:val="105"/>
              </w:rPr>
              <w:t>F.7</w:t>
            </w:r>
          </w:p>
        </w:tc>
        <w:tc>
          <w:tcPr>
            <w:tcW w:w="4895" w:type="dxa"/>
            <w:tcBorders>
              <w:top w:val="single" w:sz="4" w:space="0" w:color="000000"/>
              <w:left w:val="single" w:sz="4" w:space="0" w:color="auto"/>
              <w:bottom w:val="single" w:sz="4" w:space="0" w:color="000000"/>
            </w:tcBorders>
          </w:tcPr>
          <w:p w14:paraId="2181D49E" w14:textId="77777777" w:rsidR="005C2B03" w:rsidRDefault="005C2B03" w:rsidP="005C2B03">
            <w:pPr>
              <w:spacing w:after="0"/>
              <w:rPr>
                <w:rFonts w:cs="Arial"/>
              </w:rPr>
            </w:pPr>
            <w:r>
              <w:rPr>
                <w:rFonts w:cs="Arial"/>
              </w:rPr>
              <w:t xml:space="preserve">In your opinion, what other benefits does the near-by forest/wooded area/tress have, apart from products harvested? </w:t>
            </w:r>
          </w:p>
          <w:p w14:paraId="0CC68027" w14:textId="77777777" w:rsidR="005C2B03" w:rsidRPr="008113F0" w:rsidRDefault="005C2B03" w:rsidP="005C2B03">
            <w:pPr>
              <w:spacing w:after="0"/>
              <w:rPr>
                <w:rFonts w:cs="Arial"/>
                <w:i/>
              </w:rPr>
            </w:pPr>
            <w:r>
              <w:rPr>
                <w:rFonts w:cs="Arial"/>
                <w:i/>
              </w:rPr>
              <w:t xml:space="preserve">Probe and code. Select all that apply </w:t>
            </w:r>
          </w:p>
        </w:tc>
        <w:tc>
          <w:tcPr>
            <w:tcW w:w="4122" w:type="dxa"/>
            <w:gridSpan w:val="2"/>
            <w:tcBorders>
              <w:top w:val="single" w:sz="4" w:space="0" w:color="000000"/>
              <w:bottom w:val="single" w:sz="4" w:space="0" w:color="000000"/>
              <w:right w:val="single" w:sz="18" w:space="0" w:color="000000"/>
            </w:tcBorders>
          </w:tcPr>
          <w:p w14:paraId="362F07F9" w14:textId="77777777" w:rsidR="005C2B03" w:rsidRDefault="005C2B03" w:rsidP="005C2B03">
            <w:pPr>
              <w:spacing w:after="0"/>
            </w:pPr>
            <w:r>
              <w:t>1=None</w:t>
            </w:r>
          </w:p>
          <w:p w14:paraId="4551B0F3" w14:textId="77777777" w:rsidR="005C2B03" w:rsidRDefault="005C2B03" w:rsidP="005C2B03">
            <w:pPr>
              <w:spacing w:after="0"/>
            </w:pPr>
            <w:r>
              <w:t>2=Soil protection</w:t>
            </w:r>
          </w:p>
          <w:p w14:paraId="69FE3DC8" w14:textId="77777777" w:rsidR="005C2B03" w:rsidRDefault="005C2B03" w:rsidP="005C2B03">
            <w:pPr>
              <w:spacing w:after="0"/>
            </w:pPr>
            <w:r>
              <w:t>3=Soil fertility</w:t>
            </w:r>
          </w:p>
          <w:p w14:paraId="599503E3" w14:textId="77777777" w:rsidR="005C2B03" w:rsidRDefault="005C2B03" w:rsidP="005C2B03">
            <w:pPr>
              <w:spacing w:after="0"/>
            </w:pPr>
            <w:r>
              <w:t xml:space="preserve">4=Area for grazing animals </w:t>
            </w:r>
          </w:p>
          <w:p w14:paraId="44C2FA53" w14:textId="77777777" w:rsidR="005C2B03" w:rsidRDefault="005C2B03" w:rsidP="005C2B03">
            <w:pPr>
              <w:spacing w:after="0"/>
            </w:pPr>
            <w:r>
              <w:t xml:space="preserve">5=Water conservation </w:t>
            </w:r>
          </w:p>
          <w:p w14:paraId="070A1A59" w14:textId="77777777" w:rsidR="005C2B03" w:rsidRDefault="005C2B03" w:rsidP="005C2B03">
            <w:pPr>
              <w:spacing w:after="0"/>
            </w:pPr>
            <w:r>
              <w:t xml:space="preserve">6=Water purification </w:t>
            </w:r>
          </w:p>
          <w:p w14:paraId="29A173CB" w14:textId="77777777" w:rsidR="005C2B03" w:rsidRDefault="005C2B03" w:rsidP="005C2B03">
            <w:pPr>
              <w:spacing w:after="0"/>
            </w:pPr>
            <w:r>
              <w:t>7=Climate regulation</w:t>
            </w:r>
          </w:p>
          <w:p w14:paraId="31E3F3B6" w14:textId="77777777" w:rsidR="005C2B03" w:rsidRDefault="005C2B03" w:rsidP="005C2B03">
            <w:pPr>
              <w:spacing w:after="0"/>
            </w:pPr>
            <w:r>
              <w:t>8=Disease control</w:t>
            </w:r>
          </w:p>
          <w:p w14:paraId="1109531A" w14:textId="77777777" w:rsidR="005C2B03" w:rsidRDefault="005C2B03" w:rsidP="005C2B03">
            <w:pPr>
              <w:spacing w:after="0"/>
            </w:pPr>
            <w:r>
              <w:t>9=Windbreak</w:t>
            </w:r>
          </w:p>
          <w:p w14:paraId="2DC5D8F3" w14:textId="77777777" w:rsidR="005C2B03" w:rsidRDefault="005C2B03" w:rsidP="005C2B03">
            <w:pPr>
              <w:spacing w:after="0"/>
            </w:pPr>
            <w:r>
              <w:t>10=Shade</w:t>
            </w:r>
          </w:p>
          <w:p w14:paraId="1A20A737" w14:textId="77777777" w:rsidR="005C2B03" w:rsidRDefault="005C2B03" w:rsidP="005C2B03">
            <w:pPr>
              <w:spacing w:after="0"/>
            </w:pPr>
            <w:r>
              <w:t xml:space="preserve">11=Religious/spiritual </w:t>
            </w:r>
          </w:p>
          <w:p w14:paraId="71BBA0A6" w14:textId="77777777" w:rsidR="005C2B03" w:rsidRDefault="005C2B03" w:rsidP="005C2B03">
            <w:pPr>
              <w:spacing w:after="0"/>
            </w:pPr>
            <w:r>
              <w:t xml:space="preserve">12=Cultural heritage </w:t>
            </w:r>
          </w:p>
        </w:tc>
        <w:tc>
          <w:tcPr>
            <w:tcW w:w="253" w:type="dxa"/>
            <w:tcBorders>
              <w:top w:val="single" w:sz="18" w:space="0" w:color="000000"/>
              <w:left w:val="single" w:sz="18" w:space="0" w:color="000000"/>
              <w:bottom w:val="single" w:sz="18" w:space="0" w:color="000000"/>
              <w:right w:val="single" w:sz="18" w:space="0" w:color="000000"/>
            </w:tcBorders>
          </w:tcPr>
          <w:p w14:paraId="460EFEEF" w14:textId="77777777" w:rsidR="005C2B03" w:rsidRPr="006F4E6D" w:rsidRDefault="005C2B03" w:rsidP="005C2B03">
            <w:pPr>
              <w:spacing w:after="0"/>
              <w:rPr>
                <w:rFonts w:eastAsia="Calibri" w:cs="Times New Roman"/>
                <w:i/>
                <w:color w:val="A6A6A6"/>
              </w:rPr>
            </w:pPr>
          </w:p>
        </w:tc>
      </w:tr>
      <w:tr w:rsidR="005C2B03" w:rsidRPr="00F82CC8" w14:paraId="21F731FB" w14:textId="77777777" w:rsidTr="005C2B03">
        <w:trPr>
          <w:trHeight w:val="20"/>
        </w:trPr>
        <w:tc>
          <w:tcPr>
            <w:tcW w:w="664" w:type="dxa"/>
            <w:tcBorders>
              <w:top w:val="single" w:sz="4" w:space="0" w:color="000000"/>
              <w:left w:val="single" w:sz="4" w:space="0" w:color="000000"/>
              <w:bottom w:val="single" w:sz="4" w:space="0" w:color="000000"/>
              <w:right w:val="single" w:sz="4" w:space="0" w:color="auto"/>
            </w:tcBorders>
          </w:tcPr>
          <w:p w14:paraId="4A38FCFB" w14:textId="77777777" w:rsidR="005C2B03" w:rsidRPr="00741093" w:rsidRDefault="005C2B03" w:rsidP="005C2B03">
            <w:pPr>
              <w:spacing w:after="0"/>
              <w:rPr>
                <w:rFonts w:eastAsia="Calibri" w:cs="Times New Roman"/>
                <w:w w:val="105"/>
              </w:rPr>
            </w:pPr>
            <w:r>
              <w:rPr>
                <w:rFonts w:eastAsia="Calibri" w:cs="Times New Roman"/>
                <w:w w:val="105"/>
              </w:rPr>
              <w:t xml:space="preserve">F.8 </w:t>
            </w:r>
          </w:p>
        </w:tc>
        <w:tc>
          <w:tcPr>
            <w:tcW w:w="4895" w:type="dxa"/>
            <w:tcBorders>
              <w:top w:val="single" w:sz="4" w:space="0" w:color="000000"/>
              <w:left w:val="single" w:sz="4" w:space="0" w:color="auto"/>
              <w:bottom w:val="single" w:sz="4" w:space="0" w:color="000000"/>
            </w:tcBorders>
          </w:tcPr>
          <w:p w14:paraId="074E0DAB" w14:textId="77777777" w:rsidR="005C2B03" w:rsidRDefault="005C2B03" w:rsidP="005C2B03">
            <w:pPr>
              <w:spacing w:after="0"/>
              <w:rPr>
                <w:rFonts w:cs="Arial"/>
              </w:rPr>
            </w:pPr>
            <w:r w:rsidRPr="009559BE">
              <w:rPr>
                <w:rFonts w:cs="Arial"/>
              </w:rPr>
              <w:t>Are there any forests that your household used to access that you are no longer allowed to access?</w:t>
            </w:r>
          </w:p>
          <w:p w14:paraId="586EFC7C" w14:textId="77777777" w:rsidR="005C2B03" w:rsidRPr="006F4E6D" w:rsidRDefault="005C2B03" w:rsidP="005C2B03">
            <w:pPr>
              <w:spacing w:after="0"/>
              <w:rPr>
                <w:rFonts w:eastAsia="Calibri" w:cs="Times New Roman"/>
                <w:w w:val="105"/>
              </w:rPr>
            </w:pPr>
            <w:r>
              <w:rPr>
                <w:rFonts w:cs="Arial"/>
                <w:i/>
              </w:rPr>
              <w:t>If 0, skip to Section G</w:t>
            </w:r>
            <w:r w:rsidRPr="009559BE">
              <w:rPr>
                <w:rFonts w:cs="Arial"/>
              </w:rPr>
              <w:t xml:space="preserve"> </w:t>
            </w:r>
          </w:p>
        </w:tc>
        <w:tc>
          <w:tcPr>
            <w:tcW w:w="4122" w:type="dxa"/>
            <w:gridSpan w:val="2"/>
            <w:tcBorders>
              <w:top w:val="single" w:sz="4" w:space="0" w:color="000000"/>
              <w:bottom w:val="single" w:sz="4" w:space="0" w:color="000000"/>
              <w:right w:val="single" w:sz="18" w:space="0" w:color="000000"/>
            </w:tcBorders>
          </w:tcPr>
          <w:p w14:paraId="34D9170F" w14:textId="77777777" w:rsidR="005C2B03" w:rsidRDefault="005C2B03" w:rsidP="005C2B03">
            <w:pPr>
              <w:spacing w:after="0"/>
            </w:pPr>
            <w:r>
              <w:t>0=No</w:t>
            </w:r>
          </w:p>
          <w:p w14:paraId="07567784" w14:textId="77777777" w:rsidR="005C2B03" w:rsidRDefault="005C2B03" w:rsidP="005C2B03">
            <w:pPr>
              <w:spacing w:after="0"/>
            </w:pPr>
            <w:r>
              <w:t>1=Yes</w:t>
            </w:r>
            <w:r w:rsidRPr="00F82CC8" w:rsidDel="00226116">
              <w:t xml:space="preserve"> </w:t>
            </w:r>
          </w:p>
          <w:p w14:paraId="1B33A6FF" w14:textId="77777777" w:rsidR="005C2B03" w:rsidRDefault="005C2B03" w:rsidP="005C2B03">
            <w:pPr>
              <w:spacing w:after="0"/>
            </w:pPr>
            <w:r>
              <w:t>888=Don’t know</w:t>
            </w:r>
          </w:p>
          <w:p w14:paraId="279A4647" w14:textId="77777777" w:rsidR="005C2B03" w:rsidRPr="006F4E6D" w:rsidRDefault="005C2B03" w:rsidP="005C2B03">
            <w:pPr>
              <w:spacing w:after="0"/>
            </w:pPr>
            <w:r>
              <w:t>999=Prefer not to respond</w:t>
            </w:r>
          </w:p>
        </w:tc>
        <w:tc>
          <w:tcPr>
            <w:tcW w:w="253" w:type="dxa"/>
            <w:tcBorders>
              <w:top w:val="single" w:sz="18" w:space="0" w:color="000000"/>
              <w:left w:val="single" w:sz="18" w:space="0" w:color="000000"/>
              <w:bottom w:val="single" w:sz="18" w:space="0" w:color="000000"/>
              <w:right w:val="single" w:sz="18" w:space="0" w:color="000000"/>
            </w:tcBorders>
          </w:tcPr>
          <w:p w14:paraId="6486C9C3" w14:textId="77777777" w:rsidR="005C2B03" w:rsidRPr="006F4E6D" w:rsidRDefault="005C2B03" w:rsidP="005C2B03">
            <w:pPr>
              <w:spacing w:after="0"/>
              <w:rPr>
                <w:rFonts w:eastAsia="Calibri" w:cs="Times New Roman"/>
                <w:i/>
                <w:color w:val="A6A6A6"/>
              </w:rPr>
            </w:pPr>
            <w:r w:rsidRPr="006F4E6D">
              <w:rPr>
                <w:rFonts w:eastAsia="Calibri" w:cs="Times New Roman"/>
                <w:i/>
                <w:color w:val="A6A6A6"/>
              </w:rPr>
              <w:t>(Code)</w:t>
            </w:r>
          </w:p>
        </w:tc>
      </w:tr>
      <w:tr w:rsidR="005C2B03" w:rsidRPr="00815557" w14:paraId="78DCF044" w14:textId="77777777" w:rsidTr="005C2B0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right w:val="single" w:sz="4" w:space="0" w:color="auto"/>
            </w:tcBorders>
          </w:tcPr>
          <w:p w14:paraId="2345327E" w14:textId="77777777" w:rsidR="005C2B03" w:rsidRPr="00815557" w:rsidRDefault="005C2B03" w:rsidP="005C2B03">
            <w:pPr>
              <w:spacing w:after="0"/>
            </w:pPr>
            <w:r>
              <w:t>F.9</w:t>
            </w:r>
          </w:p>
        </w:tc>
        <w:tc>
          <w:tcPr>
            <w:tcW w:w="4895" w:type="dxa"/>
            <w:tcBorders>
              <w:left w:val="single" w:sz="4" w:space="0" w:color="auto"/>
              <w:right w:val="single" w:sz="18" w:space="0" w:color="000000"/>
            </w:tcBorders>
          </w:tcPr>
          <w:p w14:paraId="30AECA1D" w14:textId="77777777" w:rsidR="005C2B03" w:rsidRPr="00815557" w:rsidRDefault="005C2B03" w:rsidP="005C2B03">
            <w:pPr>
              <w:spacing w:after="0"/>
              <w:rPr>
                <w:w w:val="105"/>
              </w:rPr>
            </w:pPr>
            <w:r>
              <w:rPr>
                <w:rFonts w:cs="Arial"/>
              </w:rPr>
              <w:t>W</w:t>
            </w:r>
            <w:r w:rsidRPr="009559BE">
              <w:rPr>
                <w:rFonts w:cs="Arial"/>
              </w:rPr>
              <w:t>hat are the names of the forests</w:t>
            </w:r>
            <w:r>
              <w:rPr>
                <w:rFonts w:cs="Arial"/>
              </w:rPr>
              <w:t xml:space="preserve"> where your household lost access? </w:t>
            </w:r>
          </w:p>
        </w:tc>
        <w:tc>
          <w:tcPr>
            <w:tcW w:w="4375" w:type="dxa"/>
            <w:gridSpan w:val="3"/>
            <w:tcBorders>
              <w:top w:val="single" w:sz="18" w:space="0" w:color="000000"/>
              <w:left w:val="single" w:sz="18" w:space="0" w:color="000000"/>
              <w:bottom w:val="single" w:sz="18" w:space="0" w:color="000000"/>
              <w:right w:val="single" w:sz="18" w:space="0" w:color="000000"/>
            </w:tcBorders>
          </w:tcPr>
          <w:p w14:paraId="3C8C992C" w14:textId="77777777" w:rsidR="005C2B03" w:rsidRPr="00815557" w:rsidRDefault="005C2B03" w:rsidP="005C2B03">
            <w:pPr>
              <w:spacing w:after="0"/>
              <w:rPr>
                <w:w w:val="105"/>
              </w:rPr>
            </w:pPr>
            <w:r w:rsidRPr="00815557">
              <w:rPr>
                <w:i/>
                <w:color w:val="A6A6A6" w:themeColor="background1" w:themeShade="A6"/>
              </w:rPr>
              <w:t>(Text)</w:t>
            </w:r>
          </w:p>
        </w:tc>
      </w:tr>
      <w:tr w:rsidR="005C2B03" w:rsidRPr="00815557" w14:paraId="698EF5C8" w14:textId="77777777" w:rsidTr="005C2B03">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664" w:type="dxa"/>
            <w:tcBorders>
              <w:top w:val="single" w:sz="4" w:space="0" w:color="000000"/>
              <w:left w:val="single" w:sz="4" w:space="0" w:color="auto"/>
              <w:bottom w:val="single" w:sz="4" w:space="0" w:color="000000"/>
              <w:right w:val="single" w:sz="4" w:space="0" w:color="auto"/>
            </w:tcBorders>
          </w:tcPr>
          <w:p w14:paraId="4EFA6540" w14:textId="77777777" w:rsidR="005C2B03" w:rsidRPr="00815557" w:rsidRDefault="005C2B03" w:rsidP="005C2B03">
            <w:pPr>
              <w:spacing w:after="0"/>
            </w:pPr>
            <w:r>
              <w:t>F.10</w:t>
            </w:r>
          </w:p>
        </w:tc>
        <w:tc>
          <w:tcPr>
            <w:tcW w:w="4895" w:type="dxa"/>
            <w:tcBorders>
              <w:top w:val="single" w:sz="4" w:space="0" w:color="000000"/>
              <w:left w:val="single" w:sz="4" w:space="0" w:color="auto"/>
              <w:bottom w:val="single" w:sz="4" w:space="0" w:color="000000"/>
              <w:right w:val="single" w:sz="18" w:space="0" w:color="000000"/>
            </w:tcBorders>
          </w:tcPr>
          <w:p w14:paraId="770B2E86" w14:textId="77777777" w:rsidR="005C2B03" w:rsidRPr="00815557" w:rsidRDefault="005C2B03" w:rsidP="005C2B03">
            <w:pPr>
              <w:spacing w:after="0"/>
              <w:rPr>
                <w:w w:val="105"/>
              </w:rPr>
            </w:pPr>
            <w:r w:rsidRPr="009559BE">
              <w:rPr>
                <w:rFonts w:cs="Arial"/>
              </w:rPr>
              <w:t xml:space="preserve">Why did your HH lose access? </w:t>
            </w:r>
          </w:p>
        </w:tc>
        <w:tc>
          <w:tcPr>
            <w:tcW w:w="4375" w:type="dxa"/>
            <w:gridSpan w:val="3"/>
            <w:tcBorders>
              <w:top w:val="single" w:sz="18" w:space="0" w:color="000000"/>
              <w:left w:val="single" w:sz="18" w:space="0" w:color="000000"/>
              <w:bottom w:val="single" w:sz="18" w:space="0" w:color="000000"/>
              <w:right w:val="single" w:sz="18" w:space="0" w:color="000000"/>
            </w:tcBorders>
          </w:tcPr>
          <w:p w14:paraId="0304C890" w14:textId="77777777" w:rsidR="005C2B03" w:rsidRPr="009559BE" w:rsidRDefault="005C2B03" w:rsidP="005C2B03">
            <w:pPr>
              <w:spacing w:after="0"/>
              <w:rPr>
                <w:i/>
                <w:color w:val="A6A6A6" w:themeColor="background1" w:themeShade="A6"/>
              </w:rPr>
            </w:pPr>
            <w:r w:rsidRPr="00815557">
              <w:rPr>
                <w:i/>
                <w:color w:val="A6A6A6" w:themeColor="background1" w:themeShade="A6"/>
              </w:rPr>
              <w:t>(Text)</w:t>
            </w:r>
          </w:p>
        </w:tc>
      </w:tr>
      <w:tr w:rsidR="005C2B03" w:rsidRPr="00F82CC8" w14:paraId="12ECE5B0" w14:textId="77777777" w:rsidTr="005C2B03">
        <w:trPr>
          <w:trHeight w:val="20"/>
        </w:trPr>
        <w:tc>
          <w:tcPr>
            <w:tcW w:w="664" w:type="dxa"/>
            <w:tcBorders>
              <w:top w:val="single" w:sz="4" w:space="0" w:color="000000"/>
              <w:left w:val="single" w:sz="4" w:space="0" w:color="000000"/>
              <w:bottom w:val="single" w:sz="4" w:space="0" w:color="000000"/>
              <w:right w:val="single" w:sz="4" w:space="0" w:color="auto"/>
            </w:tcBorders>
          </w:tcPr>
          <w:p w14:paraId="2C77DFB6" w14:textId="77777777" w:rsidR="005C2B03" w:rsidRPr="00741093" w:rsidRDefault="005C2B03" w:rsidP="005C2B03">
            <w:pPr>
              <w:spacing w:after="0"/>
              <w:rPr>
                <w:rFonts w:eastAsia="Calibri" w:cs="Times New Roman"/>
                <w:w w:val="105"/>
              </w:rPr>
            </w:pPr>
            <w:r>
              <w:rPr>
                <w:rFonts w:eastAsia="Calibri" w:cs="Times New Roman"/>
                <w:w w:val="105"/>
              </w:rPr>
              <w:t xml:space="preserve">F.11 </w:t>
            </w:r>
          </w:p>
        </w:tc>
        <w:tc>
          <w:tcPr>
            <w:tcW w:w="4895" w:type="dxa"/>
            <w:tcBorders>
              <w:top w:val="single" w:sz="4" w:space="0" w:color="000000"/>
              <w:left w:val="single" w:sz="4" w:space="0" w:color="auto"/>
              <w:bottom w:val="single" w:sz="4" w:space="0" w:color="000000"/>
            </w:tcBorders>
          </w:tcPr>
          <w:p w14:paraId="0DCE22BC" w14:textId="77777777" w:rsidR="005C2B03" w:rsidRPr="006F4E6D" w:rsidRDefault="005C2B03" w:rsidP="005C2B03">
            <w:pPr>
              <w:spacing w:after="0"/>
              <w:rPr>
                <w:rFonts w:eastAsia="Calibri" w:cs="Times New Roman"/>
                <w:w w:val="105"/>
              </w:rPr>
            </w:pPr>
            <w:r>
              <w:rPr>
                <w:rFonts w:cs="Arial"/>
              </w:rPr>
              <w:t xml:space="preserve">Please describe the impact of loosing access on your household.  </w:t>
            </w:r>
          </w:p>
        </w:tc>
        <w:tc>
          <w:tcPr>
            <w:tcW w:w="4122" w:type="dxa"/>
            <w:gridSpan w:val="2"/>
            <w:tcBorders>
              <w:top w:val="single" w:sz="4" w:space="0" w:color="000000"/>
              <w:bottom w:val="single" w:sz="4" w:space="0" w:color="000000"/>
              <w:right w:val="single" w:sz="18" w:space="0" w:color="000000"/>
            </w:tcBorders>
          </w:tcPr>
          <w:p w14:paraId="38174311" w14:textId="77777777" w:rsidR="005C2B03" w:rsidRPr="006F4E6D" w:rsidRDefault="005C2B03" w:rsidP="005C2B03">
            <w:pPr>
              <w:spacing w:after="0"/>
            </w:pPr>
          </w:p>
          <w:p w14:paraId="6F74A290" w14:textId="77777777" w:rsidR="005C2B03" w:rsidRPr="006F4E6D" w:rsidRDefault="005C2B03" w:rsidP="005C2B03">
            <w:pPr>
              <w:spacing w:after="0"/>
            </w:pPr>
          </w:p>
        </w:tc>
        <w:tc>
          <w:tcPr>
            <w:tcW w:w="253" w:type="dxa"/>
            <w:tcBorders>
              <w:top w:val="single" w:sz="18" w:space="0" w:color="000000"/>
              <w:left w:val="single" w:sz="18" w:space="0" w:color="000000"/>
              <w:bottom w:val="single" w:sz="18" w:space="0" w:color="000000"/>
              <w:right w:val="single" w:sz="18" w:space="0" w:color="000000"/>
            </w:tcBorders>
          </w:tcPr>
          <w:p w14:paraId="688D61C6" w14:textId="77777777" w:rsidR="005C2B03" w:rsidRPr="006F4E6D" w:rsidRDefault="005C2B03" w:rsidP="005C2B03">
            <w:pPr>
              <w:spacing w:after="0"/>
              <w:rPr>
                <w:rFonts w:eastAsia="Calibri" w:cs="Times New Roman"/>
                <w:i/>
                <w:color w:val="A6A6A6"/>
              </w:rPr>
            </w:pPr>
            <w:r w:rsidRPr="006F4E6D">
              <w:rPr>
                <w:rFonts w:eastAsia="Calibri" w:cs="Times New Roman"/>
                <w:i/>
                <w:color w:val="A6A6A6"/>
              </w:rPr>
              <w:t>(Code)</w:t>
            </w:r>
          </w:p>
        </w:tc>
      </w:tr>
    </w:tbl>
    <w:p w14:paraId="34B8F5BF" w14:textId="77777777" w:rsidR="005C2B03" w:rsidRDefault="005C2B03" w:rsidP="009559BE">
      <w:pPr>
        <w:spacing w:after="0" w:line="240" w:lineRule="auto"/>
        <w:rPr>
          <w:rFonts w:cs="Arial"/>
          <w:b/>
        </w:rPr>
      </w:pPr>
    </w:p>
    <w:p w14:paraId="75C559DC" w14:textId="17BEE003" w:rsidR="005856F5" w:rsidRPr="005856F5" w:rsidRDefault="005856F5" w:rsidP="009559BE">
      <w:pPr>
        <w:spacing w:after="0" w:line="240" w:lineRule="auto"/>
        <w:rPr>
          <w:rFonts w:cs="Arial"/>
          <w:b/>
        </w:rPr>
      </w:pPr>
      <w:r>
        <w:rPr>
          <w:rFonts w:cs="Arial"/>
          <w:b/>
        </w:rPr>
        <w:t xml:space="preserve">Section F: Forest Valuation part 2 </w:t>
      </w:r>
    </w:p>
    <w:p w14:paraId="5607C085" w14:textId="4C64256E" w:rsidR="00152B2F" w:rsidRPr="009559BE" w:rsidRDefault="009559BE" w:rsidP="009559BE">
      <w:pPr>
        <w:spacing w:after="0" w:line="240" w:lineRule="auto"/>
      </w:pPr>
      <w:commentRangeStart w:id="297"/>
      <w:commentRangeStart w:id="298"/>
      <w:r w:rsidRPr="009559BE">
        <w:rPr>
          <w:rFonts w:cs="Arial"/>
        </w:rPr>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commentRangeEnd w:id="297"/>
      <w:r w:rsidR="00736B28">
        <w:rPr>
          <w:rStyle w:val="CommentReference"/>
        </w:rPr>
        <w:commentReference w:id="297"/>
      </w:r>
      <w:commentRangeEnd w:id="298"/>
      <w:r w:rsidR="00FA5477">
        <w:rPr>
          <w:rStyle w:val="CommentReference"/>
        </w:rPr>
        <w:commentReference w:id="298"/>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9559BE" w:rsidRPr="009559BE"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9559BE" w:rsidRDefault="005856F5" w:rsidP="006D5C10">
            <w:pPr>
              <w:rPr>
                <w:w w:val="105"/>
              </w:rPr>
            </w:pPr>
            <w:r>
              <w:rPr>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9559BE" w:rsidRDefault="009559BE" w:rsidP="006D5C10">
            <w:pPr>
              <w:spacing w:after="0"/>
              <w:rPr>
                <w:w w:val="105"/>
              </w:rPr>
            </w:pPr>
            <w:r w:rsidRPr="009559BE">
              <w:rPr>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9559BE" w:rsidRDefault="005856F5" w:rsidP="006D5C10">
            <w:pPr>
              <w:rPr>
                <w:w w:val="105"/>
              </w:rPr>
            </w:pPr>
            <w:r>
              <w:rPr>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9559BE" w:rsidRDefault="009559BE" w:rsidP="006D5C10">
            <w:pPr>
              <w:spacing w:after="0"/>
              <w:rPr>
                <w:w w:val="105"/>
              </w:rPr>
            </w:pPr>
            <w:r w:rsidRPr="009559BE">
              <w:rPr>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9559BE" w:rsidRDefault="005856F5" w:rsidP="006D5C10">
            <w:pPr>
              <w:rPr>
                <w:w w:val="105"/>
              </w:rPr>
            </w:pPr>
            <w:r>
              <w:rPr>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9559BE" w:rsidRDefault="009559BE" w:rsidP="006D5C10">
            <w:pPr>
              <w:spacing w:after="0"/>
              <w:rPr>
                <w:w w:val="105"/>
              </w:rPr>
            </w:pPr>
            <w:r w:rsidRPr="009559BE">
              <w:rPr>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9559BE" w:rsidRDefault="005856F5" w:rsidP="006D5C10">
            <w:pPr>
              <w:rPr>
                <w:w w:val="105"/>
              </w:rPr>
            </w:pPr>
            <w:r>
              <w:rPr>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9559BE" w:rsidRDefault="009559BE" w:rsidP="006D5C10">
            <w:pPr>
              <w:spacing w:after="0"/>
              <w:rPr>
                <w:w w:val="105"/>
              </w:rPr>
            </w:pPr>
            <w:r w:rsidRPr="009559BE">
              <w:rPr>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9559BE" w:rsidRDefault="005856F5" w:rsidP="006D5C10">
            <w:pPr>
              <w:rPr>
                <w:w w:val="105"/>
              </w:rPr>
            </w:pPr>
            <w:r>
              <w:rPr>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9559BE" w:rsidRDefault="009559BE" w:rsidP="006D5C10">
            <w:pPr>
              <w:spacing w:after="0"/>
              <w:rPr>
                <w:w w:val="105"/>
              </w:rPr>
            </w:pPr>
            <w:r w:rsidRPr="009559BE">
              <w:rPr>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9559BE" w:rsidRDefault="005856F5" w:rsidP="006D5C10">
            <w:pPr>
              <w:rPr>
                <w:w w:val="105"/>
              </w:rPr>
            </w:pPr>
            <w:r>
              <w:rPr>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9559BE" w:rsidRDefault="009559BE" w:rsidP="006D5C10">
            <w:pPr>
              <w:spacing w:after="0"/>
              <w:rPr>
                <w:w w:val="105"/>
              </w:rPr>
            </w:pPr>
            <w:r w:rsidRPr="009559BE">
              <w:rPr>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9559BE" w:rsidRDefault="005856F5" w:rsidP="006D5C10">
            <w:pPr>
              <w:rPr>
                <w:w w:val="105"/>
              </w:rPr>
            </w:pPr>
            <w:r>
              <w:rPr>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9559BE" w:rsidRDefault="009559BE" w:rsidP="006D5C10">
            <w:pPr>
              <w:spacing w:after="0"/>
              <w:rPr>
                <w:w w:val="105"/>
              </w:rPr>
            </w:pPr>
            <w:r w:rsidRPr="009559BE">
              <w:rPr>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9559BE" w:rsidRDefault="005856F5" w:rsidP="006D5C10">
            <w:pPr>
              <w:rPr>
                <w:w w:val="105"/>
              </w:rPr>
            </w:pPr>
            <w:r>
              <w:rPr>
                <w:w w:val="105"/>
              </w:rPr>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Default="009559BE" w:rsidP="006D5C10">
            <w:pPr>
              <w:spacing w:after="0"/>
              <w:rPr>
                <w:w w:val="105"/>
              </w:rPr>
            </w:pPr>
            <w:r w:rsidRPr="009559BE">
              <w:rPr>
                <w:w w:val="105"/>
              </w:rPr>
              <w:t>Salary jobs</w:t>
            </w:r>
          </w:p>
          <w:p w14:paraId="57AAAEAE" w14:textId="77777777" w:rsidR="00EC091D" w:rsidRDefault="00EC091D" w:rsidP="006D5C10">
            <w:pPr>
              <w:spacing w:after="0"/>
              <w:rPr>
                <w:w w:val="105"/>
              </w:rPr>
            </w:pPr>
          </w:p>
          <w:p w14:paraId="6B2183F0" w14:textId="77777777" w:rsidR="00EC091D" w:rsidRDefault="00EC091D" w:rsidP="006D5C10">
            <w:pPr>
              <w:spacing w:after="0"/>
              <w:rPr>
                <w:w w:val="105"/>
              </w:rPr>
            </w:pPr>
          </w:p>
          <w:p w14:paraId="137E28C2" w14:textId="24634480" w:rsidR="00EC091D" w:rsidRPr="009559BE" w:rsidRDefault="00EC091D" w:rsidP="006D5C10">
            <w:pPr>
              <w:spacing w:after="0"/>
              <w:rPr>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EC091D" w:rsidRPr="009559BE" w14:paraId="0D730151" w14:textId="77777777" w:rsidTr="005856F5">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612A6F3" w14:textId="4DF439ED" w:rsidR="00EC091D" w:rsidRPr="009559BE" w:rsidRDefault="005856F5" w:rsidP="006D5C10">
            <w:pPr>
              <w:rPr>
                <w:w w:val="105"/>
              </w:rPr>
            </w:pPr>
            <w:r>
              <w:rPr>
                <w:w w:val="105"/>
              </w:rPr>
              <w:t xml:space="preserve">f.1i </w:t>
            </w:r>
          </w:p>
        </w:tc>
        <w:tc>
          <w:tcPr>
            <w:tcW w:w="7261" w:type="dxa"/>
            <w:tcBorders>
              <w:top w:val="single" w:sz="4" w:space="0" w:color="auto"/>
              <w:left w:val="single" w:sz="4" w:space="0" w:color="auto"/>
              <w:bottom w:val="single" w:sz="4" w:space="0" w:color="000000"/>
              <w:right w:val="single" w:sz="18" w:space="0" w:color="000000"/>
            </w:tcBorders>
          </w:tcPr>
          <w:p w14:paraId="549BA4B3" w14:textId="3EDFD5A2" w:rsidR="00EC091D" w:rsidRPr="009559BE" w:rsidRDefault="00EC091D" w:rsidP="0086308D">
            <w:pPr>
              <w:spacing w:after="0"/>
              <w:rPr>
                <w:w w:val="105"/>
              </w:rPr>
            </w:pPr>
            <w:r>
              <w:rPr>
                <w:w w:val="105"/>
              </w:rPr>
              <w:t xml:space="preserve">Access to markets </w:t>
            </w:r>
          </w:p>
        </w:tc>
        <w:tc>
          <w:tcPr>
            <w:tcW w:w="1919" w:type="dxa"/>
            <w:tcBorders>
              <w:top w:val="single" w:sz="4" w:space="0" w:color="auto"/>
              <w:left w:val="single" w:sz="18" w:space="0" w:color="000000"/>
              <w:bottom w:val="single" w:sz="18" w:space="0" w:color="000000"/>
              <w:right w:val="single" w:sz="18" w:space="0" w:color="000000"/>
            </w:tcBorders>
          </w:tcPr>
          <w:p w14:paraId="720A3A7F" w14:textId="77777777" w:rsidR="00EC091D" w:rsidRPr="009559BE" w:rsidRDefault="00EC091D" w:rsidP="006D5C10">
            <w:pPr>
              <w:spacing w:after="0"/>
              <w:rPr>
                <w:i/>
                <w:color w:val="A6A6A6" w:themeColor="background1" w:themeShade="A6"/>
              </w:rPr>
            </w:pPr>
          </w:p>
        </w:tc>
      </w:tr>
    </w:tbl>
    <w:p w14:paraId="5D272309" w14:textId="77777777" w:rsidR="00C52F57" w:rsidRDefault="00C52F57" w:rsidP="009559BE">
      <w:pPr>
        <w:spacing w:after="0" w:line="240" w:lineRule="auto"/>
      </w:pPr>
    </w:p>
    <w:p w14:paraId="4178036F" w14:textId="77777777" w:rsidR="00C52F57" w:rsidRDefault="00C52F57" w:rsidP="009559BE">
      <w:pPr>
        <w:spacing w:after="0" w:line="240" w:lineRule="auto"/>
      </w:pPr>
    </w:p>
    <w:p w14:paraId="6512A5AA" w14:textId="24C4FF1B" w:rsidR="00DA7C5C" w:rsidRPr="009559BE" w:rsidRDefault="00BF7C36" w:rsidP="00BF7C36">
      <w:pPr>
        <w:rPr>
          <w:rFonts w:eastAsia="Times New Roman" w:cs="Times New Roman"/>
          <w:b/>
          <w:bCs/>
        </w:rPr>
      </w:pPr>
      <w:r>
        <w:rPr>
          <w:rFonts w:eastAsia="Times New Roman" w:cs="Times New Roman"/>
          <w:b/>
          <w:bCs/>
        </w:rPr>
        <w:t>G</w:t>
      </w:r>
      <w:r w:rsidR="00DA7C5C" w:rsidRPr="009559BE">
        <w:rPr>
          <w:rFonts w:eastAsia="Times New Roman" w:cs="Times New Roman"/>
          <w:b/>
          <w:bCs/>
        </w:rPr>
        <w:t>. GOVERNANCE AND ACCOUNTABILITY</w:t>
      </w:r>
    </w:p>
    <w:p w14:paraId="176A6126" w14:textId="48BEE144" w:rsidR="00D437F1"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ask you some questions about decision-making about </w:t>
      </w:r>
      <w:ins w:id="299" w:author="Stickler, Mercedes M. (E3/LTRM)" w:date="2014-09-22T17:44:00Z">
        <w:r w:rsidR="00FE537B">
          <w:rPr>
            <w:rFonts w:asciiTheme="minorHAnsi" w:eastAsia="Times New Roman" w:hAnsiTheme="minorHAnsi"/>
            <w:sz w:val="22"/>
            <w:szCs w:val="22"/>
            <w:lang w:eastAsia="zh-CN"/>
          </w:rPr>
          <w:t>forest-</w:t>
        </w:r>
      </w:ins>
      <w:r w:rsidRPr="009559BE">
        <w:rPr>
          <w:rFonts w:asciiTheme="minorHAnsi" w:eastAsia="Times New Roman" w:hAnsiTheme="minorHAnsi"/>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29"/>
        <w:gridCol w:w="720"/>
        <w:gridCol w:w="8"/>
      </w:tblGrid>
      <w:tr w:rsidR="00A34F12" w:rsidRPr="009559BE"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9559BE" w:rsidRDefault="00BF7C36" w:rsidP="00A34F12">
            <w:pPr>
              <w:spacing w:after="0"/>
              <w:rPr>
                <w:rFonts w:eastAsia="Calibri" w:cs="Times New Roman"/>
                <w:w w:val="105"/>
              </w:rPr>
            </w:pPr>
            <w:r>
              <w:rPr>
                <w:rFonts w:eastAsia="Calibri"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9559BE" w:rsidRDefault="00764E8A" w:rsidP="00A34F12">
            <w:pPr>
              <w:spacing w:after="0"/>
              <w:rPr>
                <w:rFonts w:eastAsia="Calibri" w:cs="Times New Roman"/>
                <w:w w:val="105"/>
              </w:rPr>
            </w:pPr>
            <w:r>
              <w:rPr>
                <w:w w:val="105"/>
              </w:rPr>
              <w:t xml:space="preserve"> In your village, what person or group</w:t>
            </w:r>
            <w:r w:rsidR="00A34F12" w:rsidRPr="009559BE">
              <w:rPr>
                <w:w w:val="105"/>
              </w:rPr>
              <w:t xml:space="preserve"> is the most imp</w:t>
            </w:r>
            <w:r w:rsidR="0086308D">
              <w:rPr>
                <w:w w:val="105"/>
              </w:rPr>
              <w:t>ortant decisio</w:t>
            </w:r>
            <w:r>
              <w:rPr>
                <w:w w:val="105"/>
              </w:rPr>
              <w:t>n maker about the forests that your community uses</w:t>
            </w:r>
            <w:r w:rsidR="00A34F12" w:rsidRPr="009559BE">
              <w:rPr>
                <w:w w:val="105"/>
              </w:rPr>
              <w:t>? (</w:t>
            </w:r>
            <w:r w:rsidR="0086308D">
              <w:rPr>
                <w:b/>
                <w:w w:val="105"/>
              </w:rPr>
              <w:t>forest</w:t>
            </w:r>
            <w:r w:rsidR="00A34F12" w:rsidRPr="009559BE">
              <w:rPr>
                <w:b/>
                <w:w w:val="105"/>
              </w:rPr>
              <w:t>_leaders</w:t>
            </w:r>
            <w:r w:rsidR="00A34F12" w:rsidRPr="009559BE">
              <w:rPr>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9559BE" w:rsidRDefault="00A34F12" w:rsidP="00A34F12">
            <w:pPr>
              <w:spacing w:after="0"/>
            </w:pPr>
            <w:r w:rsidRPr="009559BE">
              <w:t>1=Headman</w:t>
            </w:r>
          </w:p>
          <w:p w14:paraId="6DF18D83" w14:textId="4B539E22" w:rsidR="00A34F12" w:rsidRPr="009559BE" w:rsidRDefault="00A34F12" w:rsidP="00A34F12">
            <w:pPr>
              <w:spacing w:after="0"/>
            </w:pPr>
            <w:r w:rsidRPr="009559BE">
              <w:t>2=Induna</w:t>
            </w:r>
          </w:p>
          <w:p w14:paraId="25091965" w14:textId="0800E7B2" w:rsidR="00A34F12" w:rsidRPr="009559BE" w:rsidRDefault="00A34F12" w:rsidP="00A34F12">
            <w:pPr>
              <w:spacing w:after="0"/>
            </w:pPr>
            <w:r w:rsidRPr="009559BE">
              <w:t>3=Chief</w:t>
            </w:r>
          </w:p>
          <w:p w14:paraId="2FD85814" w14:textId="1F309B1C" w:rsidR="00A34F12" w:rsidRDefault="00E94596" w:rsidP="00A34F12">
            <w:pPr>
              <w:spacing w:after="0"/>
            </w:pPr>
            <w:r>
              <w:t>4</w:t>
            </w:r>
            <w:r w:rsidR="00A34F12" w:rsidRPr="009559BE">
              <w:t>=Elders</w:t>
            </w:r>
          </w:p>
          <w:p w14:paraId="0CB9EB25" w14:textId="7BD05D12" w:rsidR="00764E8A" w:rsidRDefault="00E94596" w:rsidP="00A34F12">
            <w:pPr>
              <w:spacing w:after="0"/>
            </w:pPr>
            <w:r>
              <w:t>5</w:t>
            </w:r>
            <w:r w:rsidR="00764E8A">
              <w:t>=Community Resource Board</w:t>
            </w:r>
          </w:p>
          <w:p w14:paraId="18FE9F2F" w14:textId="30F2CC23" w:rsidR="00764E8A" w:rsidRDefault="00E94596" w:rsidP="00A34F12">
            <w:pPr>
              <w:spacing w:after="0"/>
            </w:pPr>
            <w:r>
              <w:t>6</w:t>
            </w:r>
            <w:r w:rsidR="00764E8A">
              <w:t>=Local government</w:t>
            </w:r>
          </w:p>
          <w:p w14:paraId="7B2D9926" w14:textId="0033036A" w:rsidR="00764E8A" w:rsidRPr="009559BE" w:rsidRDefault="00E94596" w:rsidP="00A34F12">
            <w:pPr>
              <w:spacing w:after="0"/>
            </w:pPr>
            <w:r>
              <w:t>7</w:t>
            </w:r>
            <w:r w:rsidR="00764E8A">
              <w:t>=DFO</w:t>
            </w:r>
          </w:p>
          <w:p w14:paraId="022AAA22" w14:textId="04E91C47" w:rsidR="00A34F12" w:rsidRPr="009559BE" w:rsidRDefault="00A34F12" w:rsidP="00A34F12">
            <w:pPr>
              <w:spacing w:after="0"/>
            </w:pPr>
            <w:r w:rsidRPr="009559BE">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9559BE" w:rsidRDefault="00BF7C36" w:rsidP="00A34F12">
            <w:pPr>
              <w:spacing w:after="0"/>
            </w:pPr>
            <w:r>
              <w:t>G.1b</w:t>
            </w:r>
          </w:p>
        </w:tc>
        <w:tc>
          <w:tcPr>
            <w:tcW w:w="4771" w:type="dxa"/>
            <w:tcBorders>
              <w:left w:val="single" w:sz="4" w:space="0" w:color="auto"/>
              <w:right w:val="single" w:sz="18" w:space="0" w:color="000000"/>
            </w:tcBorders>
          </w:tcPr>
          <w:p w14:paraId="6A54D8BA" w14:textId="3254154B" w:rsidR="00A34F12" w:rsidRPr="009559BE" w:rsidRDefault="00A34F12" w:rsidP="00A34F12">
            <w:pPr>
              <w:spacing w:after="0"/>
              <w:rPr>
                <w:w w:val="105"/>
              </w:rPr>
            </w:pPr>
            <w:r w:rsidRPr="009559BE">
              <w:rPr>
                <w:w w:val="105"/>
              </w:rPr>
              <w:t>If other, please specify</w:t>
            </w:r>
            <w:r w:rsidR="00BF7C36">
              <w:rPr>
                <w:w w:val="105"/>
              </w:rPr>
              <w:t xml:space="preserve"> </w:t>
            </w:r>
            <w:r w:rsidRPr="009559BE">
              <w:rPr>
                <w:w w:val="105"/>
              </w:rPr>
              <w:t>(</w:t>
            </w:r>
            <w:r w:rsidR="00E94596">
              <w:rPr>
                <w:b/>
                <w:w w:val="105"/>
              </w:rPr>
              <w:t>forest</w:t>
            </w:r>
            <w:r w:rsidRPr="009559BE">
              <w:rPr>
                <w:b/>
                <w:w w:val="105"/>
              </w:rPr>
              <w:t>_leaderso</w:t>
            </w:r>
            <w:r w:rsidRPr="009559BE">
              <w:rPr>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9559BE" w:rsidRDefault="00A34F12" w:rsidP="00A34F12">
            <w:pPr>
              <w:spacing w:after="0"/>
              <w:rPr>
                <w:w w:val="105"/>
              </w:rPr>
            </w:pPr>
            <w:r w:rsidRPr="009559BE">
              <w:rPr>
                <w:i/>
                <w:color w:val="A6A6A6" w:themeColor="background1" w:themeShade="A6"/>
              </w:rPr>
              <w:t>(Text)</w:t>
            </w:r>
          </w:p>
        </w:tc>
      </w:tr>
      <w:tr w:rsidR="00BF7C36" w:rsidRPr="009559BE" w14:paraId="7DF0D645"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9559BE" w:rsidRDefault="00BF7C36" w:rsidP="00A34F12">
            <w:pPr>
              <w:spacing w:after="0"/>
            </w:pPr>
            <w:r>
              <w:t>G.2</w:t>
            </w:r>
          </w:p>
        </w:tc>
        <w:tc>
          <w:tcPr>
            <w:tcW w:w="4771" w:type="dxa"/>
            <w:tcBorders>
              <w:top w:val="single" w:sz="4" w:space="0" w:color="000000"/>
              <w:left w:val="single" w:sz="4" w:space="0" w:color="auto"/>
              <w:bottom w:val="single" w:sz="4" w:space="0" w:color="auto"/>
              <w:right w:val="nil"/>
            </w:tcBorders>
          </w:tcPr>
          <w:p w14:paraId="3F1FA66E" w14:textId="21F56DF2" w:rsidR="00BF7C36" w:rsidRDefault="00BF7C36" w:rsidP="00A34F12">
            <w:pPr>
              <w:spacing w:after="0"/>
              <w:rPr>
                <w:w w:val="105"/>
              </w:rPr>
            </w:pPr>
            <w:r w:rsidRPr="009559BE">
              <w:rPr>
                <w:w w:val="105"/>
              </w:rPr>
              <w:t>How</w:t>
            </w:r>
            <w:r>
              <w:rPr>
                <w:w w:val="105"/>
              </w:rPr>
              <w:t xml:space="preserve"> satisfied are you with how forests are managed </w:t>
            </w:r>
            <w:r w:rsidRPr="009559BE">
              <w:rPr>
                <w:w w:val="105"/>
              </w:rPr>
              <w:t>in this village? (</w:t>
            </w:r>
            <w:r>
              <w:rPr>
                <w:b/>
                <w:w w:val="105"/>
              </w:rPr>
              <w:t>forest</w:t>
            </w:r>
            <w:r w:rsidRPr="009559BE">
              <w:rPr>
                <w:b/>
                <w:w w:val="105"/>
              </w:rPr>
              <w:t>_satisfied</w:t>
            </w:r>
            <w:r w:rsidRPr="009559BE">
              <w:rPr>
                <w:w w:val="105"/>
              </w:rPr>
              <w:t>)</w:t>
            </w:r>
          </w:p>
          <w:p w14:paraId="68DCABE1" w14:textId="77777777" w:rsidR="00BF7C36" w:rsidRDefault="00BF7C36" w:rsidP="00A34F12">
            <w:pPr>
              <w:spacing w:after="0"/>
              <w:rPr>
                <w:w w:val="105"/>
              </w:rPr>
            </w:pPr>
          </w:p>
          <w:p w14:paraId="4F13283E" w14:textId="7D99AC66" w:rsidR="00BF7C36" w:rsidRPr="009559BE" w:rsidRDefault="00BF7C36" w:rsidP="00E94596">
            <w:pPr>
              <w:spacing w:after="0"/>
              <w:rPr>
                <w:rFonts w:cs="Times New Roman"/>
                <w:w w:val="105"/>
              </w:rPr>
            </w:pPr>
          </w:p>
        </w:tc>
        <w:tc>
          <w:tcPr>
            <w:tcW w:w="3995" w:type="dxa"/>
            <w:tcBorders>
              <w:top w:val="single" w:sz="4" w:space="0" w:color="000000"/>
              <w:left w:val="nil"/>
              <w:bottom w:val="single" w:sz="4" w:space="0" w:color="auto"/>
              <w:right w:val="single" w:sz="18" w:space="0" w:color="000000"/>
            </w:tcBorders>
          </w:tcPr>
          <w:p w14:paraId="0B77CBDB" w14:textId="77777777" w:rsidR="00BF7C36" w:rsidRPr="009559BE" w:rsidRDefault="00BF7C36" w:rsidP="00BF7C36">
            <w:pPr>
              <w:spacing w:after="0"/>
              <w:rPr>
                <w:rFonts w:cs="Times New Roman"/>
                <w:w w:val="105"/>
              </w:rPr>
            </w:pPr>
            <w:r w:rsidRPr="009559BE">
              <w:rPr>
                <w:rFonts w:cs="Times New Roman"/>
                <w:w w:val="105"/>
              </w:rPr>
              <w:t>1=Very satisfied</w:t>
            </w:r>
          </w:p>
          <w:p w14:paraId="2CFBBC40" w14:textId="0DD43B59" w:rsidR="00BF7C36" w:rsidRDefault="00BF7C36" w:rsidP="00BF7C36">
            <w:pPr>
              <w:spacing w:after="0"/>
              <w:rPr>
                <w:rFonts w:cs="Times New Roman"/>
                <w:w w:val="105"/>
              </w:rPr>
            </w:pPr>
            <w:r w:rsidRPr="009559BE">
              <w:rPr>
                <w:rFonts w:cs="Times New Roman"/>
                <w:w w:val="105"/>
              </w:rPr>
              <w:t>2=Satisfied</w:t>
            </w:r>
          </w:p>
          <w:p w14:paraId="10FB56B7" w14:textId="7DAC1E4B" w:rsidR="00BF7C36" w:rsidRPr="009559BE" w:rsidRDefault="00BF7C36" w:rsidP="00E94596">
            <w:pPr>
              <w:spacing w:after="0"/>
              <w:rPr>
                <w:rFonts w:cs="Times New Roman"/>
                <w:w w:val="105"/>
              </w:rPr>
            </w:pPr>
            <w:r w:rsidRPr="009559BE">
              <w:rPr>
                <w:rFonts w:cs="Times New Roman"/>
                <w:w w:val="105"/>
              </w:rPr>
              <w:t>3=Neutral</w:t>
            </w:r>
          </w:p>
          <w:p w14:paraId="153A6F31" w14:textId="77777777" w:rsidR="00BF7C36" w:rsidRPr="009559BE" w:rsidRDefault="00BF7C36" w:rsidP="00E94596">
            <w:pPr>
              <w:spacing w:after="0"/>
              <w:rPr>
                <w:rFonts w:cs="Times New Roman"/>
                <w:w w:val="105"/>
              </w:rPr>
            </w:pPr>
            <w:r w:rsidRPr="009559BE">
              <w:rPr>
                <w:rFonts w:cs="Times New Roman"/>
                <w:w w:val="105"/>
              </w:rPr>
              <w:t>4=Dissatisfied</w:t>
            </w:r>
          </w:p>
          <w:p w14:paraId="7DC873ED" w14:textId="77777777" w:rsidR="00BF7C36" w:rsidRPr="009559BE" w:rsidRDefault="00BF7C36" w:rsidP="00E94596">
            <w:pPr>
              <w:spacing w:after="0"/>
              <w:rPr>
                <w:rFonts w:cs="Times New Roman"/>
                <w:w w:val="105"/>
              </w:rPr>
            </w:pPr>
            <w:r w:rsidRPr="009559BE">
              <w:rPr>
                <w:rFonts w:cs="Times New Roman"/>
                <w:w w:val="105"/>
              </w:rPr>
              <w:t>5=Very dissatisfied</w:t>
            </w:r>
          </w:p>
          <w:p w14:paraId="0B80C51A" w14:textId="3D378819" w:rsidR="00BF7C36" w:rsidRPr="009559BE" w:rsidRDefault="00BF7C36" w:rsidP="00A34F12">
            <w:pPr>
              <w:spacing w:after="0"/>
              <w:rPr>
                <w:w w:val="105"/>
              </w:rPr>
            </w:pPr>
            <w:r w:rsidRPr="009559BE">
              <w:rPr>
                <w:rFonts w:cs="Times New Roman"/>
                <w:w w:val="105"/>
              </w:rPr>
              <w:t>999=Prefer not to respond</w:t>
            </w:r>
          </w:p>
        </w:tc>
        <w:tc>
          <w:tcPr>
            <w:tcW w:w="957" w:type="dxa"/>
            <w:gridSpan w:val="3"/>
            <w:tcBorders>
              <w:top w:val="single" w:sz="18" w:space="0" w:color="000000"/>
              <w:left w:val="single" w:sz="18" w:space="0" w:color="000000"/>
              <w:bottom w:val="single" w:sz="4" w:space="0" w:color="auto"/>
              <w:right w:val="single" w:sz="18" w:space="0" w:color="000000"/>
            </w:tcBorders>
          </w:tcPr>
          <w:p w14:paraId="00647495" w14:textId="743D22CD" w:rsidR="00BF7C36" w:rsidRDefault="00BF7C36" w:rsidP="00A34F12">
            <w:pPr>
              <w:spacing w:after="0"/>
              <w:rPr>
                <w:i/>
                <w:color w:val="A6A6A6" w:themeColor="background1" w:themeShade="A6"/>
              </w:rPr>
            </w:pPr>
            <w:r w:rsidRPr="009559BE">
              <w:rPr>
                <w:rFonts w:eastAsia="Calibri" w:cs="Times New Roman"/>
                <w:i/>
                <w:color w:val="A6A6A6"/>
              </w:rPr>
              <w:t>(Code)</w:t>
            </w:r>
          </w:p>
          <w:p w14:paraId="28D91A5F" w14:textId="77777777" w:rsidR="00BF7C36" w:rsidRDefault="00BF7C36" w:rsidP="00A34F12">
            <w:pPr>
              <w:spacing w:after="0"/>
              <w:rPr>
                <w:i/>
                <w:color w:val="A6A6A6" w:themeColor="background1" w:themeShade="A6"/>
              </w:rPr>
            </w:pPr>
          </w:p>
          <w:p w14:paraId="66163B61" w14:textId="7B4D556E" w:rsidR="00BF7C36" w:rsidRPr="009559BE" w:rsidRDefault="00BF7C36" w:rsidP="00A34F12">
            <w:pPr>
              <w:spacing w:after="0"/>
              <w:rPr>
                <w:i/>
                <w:color w:val="A6A6A6" w:themeColor="background1" w:themeShade="A6"/>
              </w:rPr>
            </w:pPr>
          </w:p>
        </w:tc>
      </w:tr>
      <w:tr w:rsidR="00E94596" w:rsidRPr="009559BE" w14:paraId="3D3DA340"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9559BE" w:rsidRDefault="00BF7C36" w:rsidP="00A34F12">
            <w:pPr>
              <w:spacing w:after="0"/>
            </w:pPr>
            <w:r>
              <w:t>G.3</w:t>
            </w:r>
          </w:p>
        </w:tc>
        <w:tc>
          <w:tcPr>
            <w:tcW w:w="8766" w:type="dxa"/>
            <w:gridSpan w:val="2"/>
            <w:tcBorders>
              <w:top w:val="single" w:sz="4" w:space="0" w:color="auto"/>
              <w:left w:val="single" w:sz="4" w:space="0" w:color="auto"/>
              <w:bottom w:val="single" w:sz="4" w:space="0" w:color="000000"/>
              <w:right w:val="single" w:sz="18" w:space="0" w:color="000000"/>
            </w:tcBorders>
          </w:tcPr>
          <w:p w14:paraId="355267D8" w14:textId="71504041" w:rsidR="00E94596" w:rsidRDefault="00E94596" w:rsidP="00A34F12">
            <w:pPr>
              <w:spacing w:after="0"/>
              <w:rPr>
                <w:w w:val="105"/>
              </w:rPr>
            </w:pPr>
            <w:r w:rsidRPr="009559BE">
              <w:rPr>
                <w:w w:val="105"/>
              </w:rPr>
              <w:t>In the past year, how ma</w:t>
            </w:r>
            <w:r>
              <w:rPr>
                <w:w w:val="105"/>
              </w:rPr>
              <w:t>ny meetings were held about forest</w:t>
            </w:r>
            <w:r w:rsidRPr="009559BE">
              <w:rPr>
                <w:w w:val="105"/>
              </w:rPr>
              <w:t xml:space="preserve"> related issues</w:t>
            </w:r>
            <w:r>
              <w:rPr>
                <w:w w:val="105"/>
              </w:rPr>
              <w:t xml:space="preserve"> in your village</w:t>
            </w:r>
            <w:r w:rsidRPr="009559BE">
              <w:rPr>
                <w:w w:val="105"/>
              </w:rPr>
              <w:t>? (</w:t>
            </w:r>
            <w:r>
              <w:rPr>
                <w:b/>
                <w:w w:val="105"/>
              </w:rPr>
              <w:t>forest</w:t>
            </w:r>
            <w:r w:rsidRPr="009559BE">
              <w:rPr>
                <w:b/>
                <w:w w:val="105"/>
              </w:rPr>
              <w:t>_meetings</w:t>
            </w:r>
            <w:r w:rsidRPr="009559BE">
              <w:rPr>
                <w:w w:val="105"/>
              </w:rPr>
              <w:t>)</w:t>
            </w:r>
          </w:p>
        </w:tc>
        <w:tc>
          <w:tcPr>
            <w:tcW w:w="957" w:type="dxa"/>
            <w:gridSpan w:val="3"/>
            <w:tcBorders>
              <w:top w:val="single" w:sz="4" w:space="0" w:color="auto"/>
              <w:left w:val="single" w:sz="18" w:space="0" w:color="000000"/>
              <w:bottom w:val="single" w:sz="18" w:space="0" w:color="000000"/>
              <w:right w:val="single" w:sz="18" w:space="0" w:color="000000"/>
            </w:tcBorders>
          </w:tcPr>
          <w:p w14:paraId="11720319" w14:textId="77777777" w:rsidR="00E94596" w:rsidRDefault="00E94596" w:rsidP="00A34F12">
            <w:pPr>
              <w:spacing w:after="0"/>
              <w:rPr>
                <w:i/>
                <w:color w:val="A6A6A6" w:themeColor="background1" w:themeShade="A6"/>
              </w:rPr>
            </w:pPr>
          </w:p>
          <w:p w14:paraId="3566A110" w14:textId="5DED7FD1" w:rsidR="00E94596" w:rsidRDefault="00E94596" w:rsidP="00A34F12">
            <w:pPr>
              <w:spacing w:after="0"/>
              <w:rPr>
                <w:i/>
                <w:color w:val="A6A6A6" w:themeColor="background1" w:themeShade="A6"/>
              </w:rPr>
            </w:pPr>
            <w:r w:rsidRPr="009559BE">
              <w:rPr>
                <w:i/>
                <w:color w:val="A6A6A6" w:themeColor="background1" w:themeShade="A6"/>
              </w:rPr>
              <w:t>(Integer)</w:t>
            </w:r>
          </w:p>
        </w:tc>
      </w:tr>
      <w:tr w:rsidR="00A34F12" w:rsidRPr="009559BE" w14:paraId="0D5B2755" w14:textId="77777777" w:rsidTr="00BF7C36">
        <w:trPr>
          <w:trHeight w:val="20"/>
        </w:trPr>
        <w:tc>
          <w:tcPr>
            <w:tcW w:w="573" w:type="dxa"/>
            <w:tcBorders>
              <w:top w:val="single" w:sz="4" w:space="0" w:color="000000"/>
              <w:left w:val="single" w:sz="4" w:space="0" w:color="000000"/>
              <w:bottom w:val="single" w:sz="4" w:space="0" w:color="000000"/>
              <w:right w:val="single" w:sz="4" w:space="0" w:color="000000"/>
            </w:tcBorders>
          </w:tcPr>
          <w:p w14:paraId="00F2670F" w14:textId="714655BD" w:rsidR="00A34F12" w:rsidRPr="009559BE" w:rsidRDefault="00BF7C36" w:rsidP="00A34F12">
            <w:pPr>
              <w:spacing w:after="0"/>
              <w:rPr>
                <w:rFonts w:eastAsia="Calibri" w:cs="Times New Roman"/>
              </w:rPr>
            </w:pPr>
            <w:r>
              <w:rPr>
                <w:rFonts w:eastAsia="Calibri" w:cs="Times New Roman"/>
              </w:rPr>
              <w:t xml:space="preserve">G.4 </w:t>
            </w:r>
          </w:p>
        </w:tc>
        <w:tc>
          <w:tcPr>
            <w:tcW w:w="4771" w:type="dxa"/>
            <w:tcBorders>
              <w:top w:val="single" w:sz="4" w:space="0" w:color="000000"/>
              <w:left w:val="single" w:sz="4" w:space="0" w:color="000000"/>
              <w:bottom w:val="single" w:sz="4" w:space="0" w:color="000000"/>
            </w:tcBorders>
          </w:tcPr>
          <w:p w14:paraId="08FF6AA8" w14:textId="2EBDE23E" w:rsidR="00A34F12" w:rsidRPr="009559BE" w:rsidRDefault="00A34F12" w:rsidP="00A34F12">
            <w:pPr>
              <w:kinsoku w:val="0"/>
              <w:overflowPunct w:val="0"/>
              <w:spacing w:afterLines="20" w:after="48" w:line="240" w:lineRule="auto"/>
              <w:contextualSpacing/>
              <w:rPr>
                <w:w w:val="105"/>
              </w:rPr>
            </w:pPr>
            <w:r w:rsidRPr="009559BE">
              <w:rPr>
                <w:w w:val="105"/>
              </w:rPr>
              <w:t>How often did you or anyone in your household a</w:t>
            </w:r>
            <w:r w:rsidR="00E94596">
              <w:rPr>
                <w:w w:val="105"/>
              </w:rPr>
              <w:t>ttend meetings about forest use, management,</w:t>
            </w:r>
            <w:r w:rsidRPr="009559BE">
              <w:rPr>
                <w:w w:val="105"/>
              </w:rPr>
              <w:t xml:space="preserve"> conflicts or resolution of disputes? (</w:t>
            </w:r>
            <w:r w:rsidR="00E94596">
              <w:rPr>
                <w:b/>
                <w:w w:val="105"/>
              </w:rPr>
              <w:t>forest</w:t>
            </w:r>
            <w:r w:rsidRPr="009559BE">
              <w:rPr>
                <w:b/>
                <w:w w:val="105"/>
              </w:rPr>
              <w:t>_participate</w:t>
            </w:r>
            <w:r w:rsidRPr="009559BE">
              <w:rPr>
                <w:w w:val="105"/>
              </w:rPr>
              <w:t>)</w:t>
            </w:r>
          </w:p>
          <w:p w14:paraId="49AB67AD" w14:textId="77777777" w:rsidR="00A34F12" w:rsidRPr="009559BE" w:rsidRDefault="00A34F12" w:rsidP="00A34F12">
            <w:pPr>
              <w:kinsoku w:val="0"/>
              <w:overflowPunct w:val="0"/>
              <w:spacing w:afterLines="20" w:after="48" w:line="240" w:lineRule="auto"/>
              <w:contextualSpacing/>
              <w:rPr>
                <w:w w:val="105"/>
              </w:rPr>
            </w:pPr>
          </w:p>
          <w:p w14:paraId="6E685FA5" w14:textId="2D05A2C7" w:rsidR="00A34F12" w:rsidRPr="009559BE" w:rsidRDefault="00A34F12" w:rsidP="00BF7C36">
            <w:pPr>
              <w:spacing w:after="0"/>
              <w:rPr>
                <w:color w:val="000000"/>
              </w:rPr>
            </w:pPr>
            <w:r w:rsidRPr="009559BE">
              <w:rPr>
                <w:i/>
                <w:w w:val="105"/>
              </w:rPr>
              <w:t xml:space="preserve">If </w:t>
            </w:r>
            <w:r w:rsidR="00BF7C36">
              <w:rPr>
                <w:i/>
                <w:w w:val="105"/>
              </w:rPr>
              <w:t>G.4=5, ask G5</w:t>
            </w:r>
          </w:p>
        </w:tc>
        <w:tc>
          <w:tcPr>
            <w:tcW w:w="4224" w:type="dxa"/>
            <w:gridSpan w:val="2"/>
            <w:tcBorders>
              <w:top w:val="single" w:sz="4" w:space="0" w:color="000000"/>
              <w:bottom w:val="single" w:sz="4" w:space="0" w:color="000000"/>
              <w:right w:val="single" w:sz="18" w:space="0" w:color="000000"/>
            </w:tcBorders>
          </w:tcPr>
          <w:p w14:paraId="352A3BCC" w14:textId="77176966" w:rsidR="00A34F12" w:rsidRPr="009559BE" w:rsidRDefault="00A34F12" w:rsidP="00A34F12">
            <w:pPr>
              <w:spacing w:after="0"/>
              <w:rPr>
                <w:rFonts w:cs="Times New Roman"/>
                <w:w w:val="105"/>
              </w:rPr>
            </w:pPr>
            <w:r w:rsidRPr="009559BE">
              <w:rPr>
                <w:rFonts w:cs="Times New Roman"/>
                <w:w w:val="105"/>
              </w:rPr>
              <w:t>1=Always or nearly every time one was held</w:t>
            </w:r>
          </w:p>
          <w:p w14:paraId="3044D40E" w14:textId="58335621" w:rsidR="00A34F12" w:rsidRPr="009559BE" w:rsidRDefault="00A34F12" w:rsidP="00A34F12">
            <w:pPr>
              <w:spacing w:after="0"/>
              <w:rPr>
                <w:rFonts w:cs="Times New Roman"/>
                <w:w w:val="105"/>
              </w:rPr>
            </w:pPr>
            <w:r w:rsidRPr="009559BE">
              <w:rPr>
                <w:rFonts w:cs="Times New Roman"/>
                <w:w w:val="105"/>
              </w:rPr>
              <w:t>2=Often</w:t>
            </w:r>
          </w:p>
          <w:p w14:paraId="5B87F9D9" w14:textId="447C155E" w:rsidR="00A34F12" w:rsidRPr="009559BE" w:rsidRDefault="00A34F12" w:rsidP="00A34F12">
            <w:pPr>
              <w:spacing w:after="0"/>
              <w:rPr>
                <w:rFonts w:cs="Times New Roman"/>
                <w:w w:val="105"/>
              </w:rPr>
            </w:pPr>
            <w:r w:rsidRPr="009559BE">
              <w:rPr>
                <w:rFonts w:cs="Times New Roman"/>
                <w:w w:val="105"/>
              </w:rPr>
              <w:t>3=A few times</w:t>
            </w:r>
          </w:p>
          <w:p w14:paraId="0A88CEBB" w14:textId="674C87C5" w:rsidR="00A34F12" w:rsidRPr="009559BE" w:rsidRDefault="00A34F12" w:rsidP="00A34F12">
            <w:pPr>
              <w:spacing w:after="0"/>
              <w:rPr>
                <w:rFonts w:cs="Times New Roman"/>
                <w:w w:val="105"/>
              </w:rPr>
            </w:pPr>
            <w:r w:rsidRPr="009559BE">
              <w:rPr>
                <w:rFonts w:cs="Times New Roman"/>
                <w:w w:val="105"/>
              </w:rPr>
              <w:t>4=Once or twice</w:t>
            </w:r>
          </w:p>
          <w:p w14:paraId="7D3BCBEA" w14:textId="19EB4BF8" w:rsidR="00A34F12" w:rsidRPr="009559BE" w:rsidRDefault="00A34F12" w:rsidP="00A34F12">
            <w:pPr>
              <w:spacing w:after="0"/>
            </w:pPr>
            <w:r w:rsidRPr="009559BE">
              <w:rPr>
                <w:rFonts w:cs="Times New Roman"/>
                <w:w w:val="105"/>
              </w:rPr>
              <w:t>5=Never</w:t>
            </w:r>
          </w:p>
          <w:p w14:paraId="7A0ABB27" w14:textId="77777777" w:rsidR="00A34F12" w:rsidRPr="009559BE" w:rsidRDefault="00A34F12" w:rsidP="00A34F12">
            <w:pPr>
              <w:spacing w:after="0"/>
              <w:rPr>
                <w:rFonts w:cs="Times New Roman"/>
                <w:w w:val="105"/>
              </w:rPr>
            </w:pPr>
            <w:r w:rsidRPr="009559BE">
              <w:rPr>
                <w:rFonts w:cs="Times New Roman"/>
                <w:w w:val="105"/>
              </w:rPr>
              <w:t>888=Don't know</w:t>
            </w:r>
          </w:p>
          <w:p w14:paraId="08BABDC8"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8" w:type="dxa"/>
            <w:gridSpan w:val="2"/>
            <w:tcBorders>
              <w:top w:val="single" w:sz="18" w:space="0" w:color="000000"/>
              <w:left w:val="single" w:sz="18" w:space="0" w:color="000000"/>
              <w:bottom w:val="single" w:sz="18" w:space="0" w:color="000000"/>
              <w:right w:val="single" w:sz="18" w:space="0" w:color="000000"/>
            </w:tcBorders>
          </w:tcPr>
          <w:p w14:paraId="7F0F69CF"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5E6D0AA6" w14:textId="77777777" w:rsidTr="00BF7C36">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5EC1ABCC" w:rsidR="00A34F12" w:rsidRPr="009559BE" w:rsidRDefault="00BF7C36" w:rsidP="00A34F12">
            <w:pPr>
              <w:spacing w:after="0"/>
              <w:rPr>
                <w:rFonts w:eastAsia="Calibri" w:cs="Times New Roman"/>
              </w:rPr>
            </w:pPr>
            <w:r>
              <w:rPr>
                <w:rFonts w:eastAsia="Calibri"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E4165E" w:rsidRDefault="00E4165E" w:rsidP="00E4165E">
            <w:pPr>
              <w:spacing w:after="0"/>
              <w:rPr>
                <w:color w:val="000000"/>
              </w:rPr>
            </w:pPr>
            <w:r w:rsidRPr="00E4165E">
              <w:rPr>
                <w:color w:val="000000"/>
              </w:rPr>
              <w:t>Why did you not attend these meetings? (</w:t>
            </w:r>
            <w:r w:rsidR="00E94596">
              <w:rPr>
                <w:b/>
                <w:color w:val="000000"/>
              </w:rPr>
              <w:t>forest</w:t>
            </w:r>
            <w:r w:rsidRPr="00E4165E">
              <w:rPr>
                <w:b/>
                <w:color w:val="000000"/>
              </w:rPr>
              <w:t>_noparticipate</w:t>
            </w:r>
            <w:r w:rsidRPr="00E4165E">
              <w:rPr>
                <w:color w:val="000000"/>
              </w:rPr>
              <w:t>)</w:t>
            </w:r>
          </w:p>
          <w:p w14:paraId="1D4EACF9" w14:textId="46E88AE0" w:rsidR="00A34F12" w:rsidRPr="00BF7C36" w:rsidRDefault="00E4165E" w:rsidP="00E4165E">
            <w:pPr>
              <w:spacing w:after="0"/>
              <w:rPr>
                <w:i/>
                <w:color w:val="000000"/>
              </w:rPr>
            </w:pPr>
            <w:r w:rsidRPr="00BF7C36">
              <w:rPr>
                <w:i/>
                <w:color w:val="000000"/>
              </w:rPr>
              <w:t>Probe and code</w:t>
            </w:r>
            <w:r w:rsidR="00BF7C36">
              <w:rPr>
                <w:i/>
                <w:color w:val="000000"/>
              </w:rPr>
              <w:t xml:space="preserve">. </w:t>
            </w:r>
          </w:p>
        </w:tc>
        <w:tc>
          <w:tcPr>
            <w:tcW w:w="4224" w:type="dxa"/>
            <w:gridSpan w:val="2"/>
            <w:tcBorders>
              <w:top w:val="single" w:sz="4" w:space="0" w:color="000000"/>
              <w:bottom w:val="single" w:sz="4" w:space="0" w:color="000000"/>
              <w:right w:val="single" w:sz="18" w:space="0" w:color="000000"/>
            </w:tcBorders>
          </w:tcPr>
          <w:p w14:paraId="6E4E833A" w14:textId="1618A9AB" w:rsidR="00A34F12" w:rsidRPr="009559BE" w:rsidRDefault="00A34F12" w:rsidP="00A34F12">
            <w:pPr>
              <w:spacing w:after="0"/>
              <w:rPr>
                <w:rFonts w:cs="Times New Roman"/>
                <w:w w:val="105"/>
              </w:rPr>
            </w:pPr>
            <w:r w:rsidRPr="009559BE">
              <w:rPr>
                <w:rFonts w:cs="Times New Roman"/>
                <w:w w:val="105"/>
              </w:rPr>
              <w:t>1=Not interested</w:t>
            </w:r>
          </w:p>
          <w:p w14:paraId="550D3FCE" w14:textId="4B31CE2D" w:rsidR="00A34F12" w:rsidRPr="009559BE" w:rsidRDefault="00A34F12" w:rsidP="00A34F12">
            <w:pPr>
              <w:spacing w:after="0"/>
              <w:rPr>
                <w:rFonts w:cs="Times New Roman"/>
                <w:w w:val="105"/>
              </w:rPr>
            </w:pPr>
            <w:r w:rsidRPr="009559BE">
              <w:rPr>
                <w:rFonts w:cs="Times New Roman"/>
                <w:w w:val="105"/>
              </w:rPr>
              <w:t>2=Feel they are not useful</w:t>
            </w:r>
          </w:p>
          <w:p w14:paraId="7855A5DD" w14:textId="2E5298FD" w:rsidR="00A34F12" w:rsidRPr="009559BE" w:rsidRDefault="00A34F12" w:rsidP="00A34F12">
            <w:pPr>
              <w:spacing w:after="0"/>
              <w:rPr>
                <w:rFonts w:cs="Times New Roman"/>
                <w:w w:val="105"/>
              </w:rPr>
            </w:pPr>
            <w:r w:rsidRPr="009559BE">
              <w:rPr>
                <w:rFonts w:cs="Times New Roman"/>
                <w:w w:val="105"/>
              </w:rPr>
              <w:t>3=Was no informed/did not know about the meeting</w:t>
            </w:r>
          </w:p>
          <w:p w14:paraId="08C8FBEF" w14:textId="31C3DCE1" w:rsidR="00A34F12" w:rsidRPr="009559BE" w:rsidRDefault="00A34F12" w:rsidP="00A34F12">
            <w:pPr>
              <w:spacing w:after="0"/>
              <w:rPr>
                <w:rFonts w:cs="Times New Roman"/>
                <w:w w:val="105"/>
              </w:rPr>
            </w:pPr>
            <w:r w:rsidRPr="009559BE">
              <w:rPr>
                <w:rFonts w:cs="Times New Roman"/>
                <w:w w:val="105"/>
              </w:rPr>
              <w:t>4=No meetings were held on these issues</w:t>
            </w:r>
          </w:p>
          <w:p w14:paraId="41FD7BB4" w14:textId="48C47A6C" w:rsidR="00A34F12" w:rsidRDefault="00A34F12" w:rsidP="00A34F12">
            <w:pPr>
              <w:spacing w:after="0"/>
              <w:rPr>
                <w:rFonts w:cs="Times New Roman"/>
                <w:w w:val="105"/>
              </w:rPr>
            </w:pPr>
            <w:r w:rsidRPr="009559BE">
              <w:rPr>
                <w:rFonts w:cs="Times New Roman"/>
                <w:w w:val="105"/>
              </w:rPr>
              <w:t>5=Busy working/traveling</w:t>
            </w:r>
          </w:p>
          <w:p w14:paraId="629849D2" w14:textId="0754E36C" w:rsidR="00BF7C36" w:rsidRPr="009559BE" w:rsidRDefault="00BF7C36" w:rsidP="00A34F12">
            <w:pPr>
              <w:spacing w:after="0"/>
              <w:rPr>
                <w:rFonts w:cs="Times New Roman"/>
                <w:w w:val="105"/>
              </w:rPr>
            </w:pPr>
            <w:r>
              <w:rPr>
                <w:rFonts w:cs="Times New Roman"/>
                <w:w w:val="105"/>
              </w:rPr>
              <w:t>6=Was not invited to the meeting/people like me do not attend these meetings</w:t>
            </w:r>
          </w:p>
          <w:p w14:paraId="20A0B8F4" w14:textId="26F44379" w:rsidR="00A34F12" w:rsidRPr="009559BE" w:rsidRDefault="00A34F12" w:rsidP="00A34F12">
            <w:pPr>
              <w:spacing w:after="0"/>
              <w:rPr>
                <w:rFonts w:cs="Times New Roman"/>
                <w:w w:val="105"/>
              </w:rPr>
            </w:pPr>
            <w:r w:rsidRPr="009559BE">
              <w:rPr>
                <w:rFonts w:cs="Times New Roman"/>
                <w:w w:val="105"/>
              </w:rPr>
              <w:t>97=Other, please specify</w:t>
            </w:r>
          </w:p>
        </w:tc>
        <w:tc>
          <w:tcPr>
            <w:tcW w:w="728"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9559BE" w:rsidRDefault="00BF7C36" w:rsidP="00A34F12">
            <w:pPr>
              <w:spacing w:after="0" w:line="240" w:lineRule="auto"/>
              <w:contextualSpacing/>
              <w:rPr>
                <w:rFonts w:eastAsiaTheme="minorEastAsia"/>
                <w:lang w:eastAsia="zh-CN"/>
              </w:rPr>
            </w:pPr>
            <w:r>
              <w:rPr>
                <w:rFonts w:eastAsiaTheme="minorEastAsia"/>
                <w:lang w:eastAsia="zh-CN"/>
              </w:rPr>
              <w:t>G</w:t>
            </w:r>
            <w:r w:rsidR="00A405FF">
              <w:rPr>
                <w:rFonts w:eastAsiaTheme="minorEastAsia"/>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9559BE" w:rsidRDefault="00A34F12" w:rsidP="00A34F12">
            <w:pPr>
              <w:spacing w:after="0" w:line="240" w:lineRule="auto"/>
              <w:contextualSpacing/>
              <w:rPr>
                <w:rFonts w:eastAsiaTheme="minorEastAsia"/>
                <w:w w:val="105"/>
                <w:lang w:eastAsia="zh-CN"/>
              </w:rPr>
            </w:pPr>
            <w:r w:rsidRPr="009559BE">
              <w:rPr>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9559BE" w:rsidRDefault="00A34F12" w:rsidP="00A34F12">
            <w:pPr>
              <w:spacing w:after="0" w:line="240" w:lineRule="auto"/>
              <w:contextualSpacing/>
              <w:rPr>
                <w:rFonts w:eastAsiaTheme="minorEastAsia"/>
                <w:i/>
                <w:lang w:eastAsia="zh-CN"/>
              </w:rPr>
            </w:pPr>
            <w:r w:rsidRPr="009559BE">
              <w:rPr>
                <w:rFonts w:eastAsiaTheme="minorEastAsia"/>
                <w:i/>
                <w:lang w:eastAsia="zh-CN"/>
              </w:rPr>
              <w:t>(Text)</w:t>
            </w:r>
          </w:p>
        </w:tc>
      </w:tr>
    </w:tbl>
    <w:p w14:paraId="671DA1FB" w14:textId="77777777" w:rsidR="00D437F1" w:rsidRPr="009559BE" w:rsidRDefault="00D437F1"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3BFD9880" w14:textId="77777777" w:rsidR="00A405FF" w:rsidRDefault="00A405FF"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0AD03028" w14:textId="77777777" w:rsidR="00A405FF" w:rsidRDefault="00A405FF"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5F9F7AE0" w14:textId="6241668C" w:rsidR="00DA7C5C"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read some </w:t>
      </w:r>
      <w:r w:rsidR="00E94596">
        <w:rPr>
          <w:rFonts w:asciiTheme="minorHAnsi" w:eastAsia="Times New Roman" w:hAnsiTheme="minorHAnsi"/>
          <w:sz w:val="22"/>
          <w:szCs w:val="22"/>
          <w:lang w:eastAsia="zh-CN"/>
        </w:rPr>
        <w:t>statements about forest</w:t>
      </w:r>
      <w:r w:rsidRPr="009559BE">
        <w:rPr>
          <w:rFonts w:asciiTheme="minorHAnsi" w:eastAsia="Times New Roman" w:hAnsiTheme="minorHAnsi"/>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9559BE"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9559BE" w:rsidRDefault="00A405FF" w:rsidP="001949A5">
            <w:pPr>
              <w:spacing w:after="0"/>
              <w:rPr>
                <w:w w:val="105"/>
              </w:rPr>
            </w:pPr>
            <w:r>
              <w:rPr>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9559BE" w:rsidRDefault="00E94596" w:rsidP="001949A5">
            <w:pPr>
              <w:spacing w:after="0"/>
            </w:pPr>
            <w:r>
              <w:rPr>
                <w:w w:val="105"/>
              </w:rPr>
              <w:t xml:space="preserve">The village leaders in charge of forest management </w:t>
            </w:r>
            <w:r w:rsidR="001949A5" w:rsidRPr="009559BE">
              <w:rPr>
                <w:w w:val="105"/>
              </w:rPr>
              <w:t>are trusted and honest. (</w:t>
            </w:r>
            <w:r w:rsidR="001949A5" w:rsidRPr="009559BE">
              <w:rPr>
                <w:b/>
                <w:w w:val="105"/>
              </w:rPr>
              <w:t>leader_trust</w:t>
            </w:r>
            <w:r w:rsidR="001949A5" w:rsidRPr="009559BE">
              <w:rPr>
                <w:w w:val="105"/>
              </w:rPr>
              <w:t>)</w:t>
            </w:r>
          </w:p>
        </w:tc>
        <w:tc>
          <w:tcPr>
            <w:tcW w:w="2161" w:type="dxa"/>
            <w:tcBorders>
              <w:top w:val="single" w:sz="4" w:space="0" w:color="000000"/>
              <w:left w:val="nil"/>
              <w:bottom w:val="single" w:sz="4" w:space="0" w:color="000000"/>
              <w:right w:val="nil"/>
            </w:tcBorders>
          </w:tcPr>
          <w:p w14:paraId="66DCDB30" w14:textId="77777777" w:rsidR="001949A5" w:rsidRPr="009559BE" w:rsidRDefault="001949A5" w:rsidP="001949A5">
            <w:pPr>
              <w:spacing w:after="0"/>
            </w:pPr>
            <w:r w:rsidRPr="009559BE">
              <w:t>1=Strongly agree</w:t>
            </w:r>
          </w:p>
          <w:p w14:paraId="41D1BDFB" w14:textId="77777777" w:rsidR="001949A5" w:rsidRPr="009559BE" w:rsidRDefault="001949A5" w:rsidP="001949A5">
            <w:pPr>
              <w:spacing w:after="0"/>
            </w:pPr>
            <w:r w:rsidRPr="009559BE">
              <w:t>2=Agree</w:t>
            </w:r>
          </w:p>
          <w:p w14:paraId="267219CE" w14:textId="77777777" w:rsidR="001949A5" w:rsidRPr="009559BE" w:rsidRDefault="001949A5" w:rsidP="001949A5">
            <w:pPr>
              <w:spacing w:after="0"/>
            </w:pPr>
            <w:r w:rsidRPr="009559BE">
              <w:t>3=Neither agree nor disagree</w:t>
            </w:r>
          </w:p>
          <w:p w14:paraId="0254C297"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9559BE" w:rsidRDefault="001949A5" w:rsidP="001949A5">
            <w:pPr>
              <w:spacing w:after="0"/>
            </w:pPr>
            <w:r w:rsidRPr="009559BE">
              <w:t>5=Strongly disagree</w:t>
            </w:r>
          </w:p>
          <w:p w14:paraId="5AA08AE4" w14:textId="77777777" w:rsidR="001949A5" w:rsidRPr="009559BE" w:rsidRDefault="001949A5" w:rsidP="001949A5">
            <w:pPr>
              <w:spacing w:after="0"/>
              <w:rPr>
                <w:rFonts w:cs="Times New Roman"/>
                <w:w w:val="105"/>
              </w:rPr>
            </w:pPr>
            <w:r w:rsidRPr="009559BE">
              <w:rPr>
                <w:rFonts w:cs="Times New Roman"/>
                <w:w w:val="105"/>
              </w:rPr>
              <w:t>888=Don't know</w:t>
            </w:r>
          </w:p>
          <w:p w14:paraId="5BFD20F6" w14:textId="77777777" w:rsidR="001949A5" w:rsidRPr="009559BE" w:rsidRDefault="001949A5" w:rsidP="001949A5">
            <w:pPr>
              <w:spacing w:after="0"/>
            </w:pPr>
            <w:r w:rsidRPr="009559BE">
              <w:rPr>
                <w:rFonts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9559BE" w:rsidRDefault="001949A5" w:rsidP="001949A5">
            <w:pPr>
              <w:spacing w:after="0"/>
            </w:pPr>
            <w:r w:rsidRPr="009559BE">
              <w:t>(Code)</w:t>
            </w:r>
          </w:p>
        </w:tc>
      </w:tr>
      <w:tr w:rsidR="001949A5" w:rsidRPr="009559BE"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9559BE" w:rsidRDefault="00A405FF" w:rsidP="001949A5">
            <w:pPr>
              <w:spacing w:after="0"/>
              <w:rPr>
                <w:w w:val="105"/>
              </w:rPr>
            </w:pPr>
            <w:r>
              <w:rPr>
                <w:w w:val="105"/>
              </w:rPr>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9559BE" w:rsidRDefault="00A405FF" w:rsidP="001949A5">
            <w:pPr>
              <w:spacing w:after="0"/>
            </w:pPr>
            <w:r>
              <w:rPr>
                <w:w w:val="105"/>
              </w:rPr>
              <w:t>The</w:t>
            </w:r>
            <w:r w:rsidR="00E94596">
              <w:rPr>
                <w:w w:val="105"/>
              </w:rPr>
              <w:t xml:space="preserve"> village leaders protect shared community forests</w:t>
            </w:r>
            <w:r w:rsidR="001949A5" w:rsidRPr="009559BE">
              <w:rPr>
                <w:w w:val="105"/>
              </w:rPr>
              <w:t xml:space="preserve"> from being taken or encroached upon. (</w:t>
            </w:r>
            <w:r w:rsidR="001949A5" w:rsidRPr="009559BE">
              <w:rPr>
                <w:b/>
                <w:w w:val="105"/>
              </w:rPr>
              <w:t>leader_protect</w:t>
            </w:r>
            <w:r w:rsidR="001949A5" w:rsidRPr="009559BE">
              <w:rPr>
                <w:w w:val="105"/>
              </w:rPr>
              <w:t>)</w:t>
            </w:r>
          </w:p>
        </w:tc>
        <w:tc>
          <w:tcPr>
            <w:tcW w:w="2161" w:type="dxa"/>
            <w:tcBorders>
              <w:top w:val="single" w:sz="4" w:space="0" w:color="000000"/>
              <w:left w:val="nil"/>
              <w:bottom w:val="single" w:sz="4" w:space="0" w:color="000000"/>
              <w:right w:val="nil"/>
            </w:tcBorders>
          </w:tcPr>
          <w:p w14:paraId="58735F4C" w14:textId="77777777" w:rsidR="001949A5" w:rsidRPr="009559BE" w:rsidRDefault="001949A5" w:rsidP="001949A5">
            <w:pPr>
              <w:spacing w:after="0"/>
            </w:pPr>
            <w:r w:rsidRPr="009559BE">
              <w:t>1=Strongly agree</w:t>
            </w:r>
          </w:p>
          <w:p w14:paraId="5D1BC23F" w14:textId="77777777" w:rsidR="001949A5" w:rsidRPr="009559BE" w:rsidRDefault="001949A5" w:rsidP="001949A5">
            <w:pPr>
              <w:spacing w:after="0"/>
            </w:pPr>
            <w:r w:rsidRPr="009559BE">
              <w:t>2=Agree</w:t>
            </w:r>
          </w:p>
          <w:p w14:paraId="0CF7CA59" w14:textId="77777777" w:rsidR="001949A5" w:rsidRPr="009559BE" w:rsidRDefault="001949A5" w:rsidP="001949A5">
            <w:pPr>
              <w:spacing w:after="0"/>
            </w:pPr>
            <w:r w:rsidRPr="009559BE">
              <w:t>3=Neither agree nor disagree</w:t>
            </w:r>
          </w:p>
          <w:p w14:paraId="191A7B8C"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9559BE" w:rsidRDefault="001949A5" w:rsidP="001949A5">
            <w:pPr>
              <w:spacing w:after="0"/>
            </w:pPr>
            <w:r w:rsidRPr="009559BE">
              <w:t>5=Strongly disagree</w:t>
            </w:r>
          </w:p>
          <w:p w14:paraId="7D5EE270" w14:textId="77777777" w:rsidR="001949A5" w:rsidRPr="009559BE" w:rsidRDefault="001949A5" w:rsidP="001949A5">
            <w:pPr>
              <w:spacing w:after="0"/>
            </w:pPr>
            <w:r w:rsidRPr="009559BE">
              <w:t>888=Don't know</w:t>
            </w:r>
          </w:p>
          <w:p w14:paraId="3C21D93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9559BE" w:rsidRDefault="001949A5" w:rsidP="001949A5">
            <w:pPr>
              <w:spacing w:after="0"/>
            </w:pPr>
            <w:r w:rsidRPr="009559BE">
              <w:t>(Code)</w:t>
            </w:r>
          </w:p>
        </w:tc>
      </w:tr>
      <w:tr w:rsidR="001949A5" w:rsidRPr="009559BE"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9559BE" w:rsidRDefault="00A405FF" w:rsidP="001949A5">
            <w:pPr>
              <w:spacing w:after="0"/>
              <w:rPr>
                <w:w w:val="105"/>
              </w:rPr>
            </w:pPr>
            <w:r>
              <w:rPr>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9559BE" w:rsidRDefault="00E94596" w:rsidP="00E94596">
            <w:pPr>
              <w:spacing w:after="0"/>
            </w:pPr>
            <w:r>
              <w:rPr>
                <w:w w:val="105"/>
              </w:rPr>
              <w:t xml:space="preserve">The village leaders allow fair access to the forest and forest products </w:t>
            </w:r>
            <w:r w:rsidR="001949A5" w:rsidRPr="009559BE">
              <w:rPr>
                <w:w w:val="105"/>
              </w:rPr>
              <w:t>(</w:t>
            </w:r>
            <w:r w:rsidR="001949A5" w:rsidRPr="009559BE">
              <w:rPr>
                <w:b/>
                <w:w w:val="105"/>
              </w:rPr>
              <w:t>leader_fair</w:t>
            </w:r>
            <w:r w:rsidR="001949A5" w:rsidRPr="009559BE">
              <w:rPr>
                <w:w w:val="105"/>
              </w:rPr>
              <w:t>)</w:t>
            </w:r>
          </w:p>
        </w:tc>
        <w:tc>
          <w:tcPr>
            <w:tcW w:w="2161" w:type="dxa"/>
            <w:tcBorders>
              <w:top w:val="single" w:sz="4" w:space="0" w:color="000000"/>
              <w:left w:val="nil"/>
              <w:bottom w:val="single" w:sz="4" w:space="0" w:color="000000"/>
              <w:right w:val="nil"/>
            </w:tcBorders>
          </w:tcPr>
          <w:p w14:paraId="74993DAB" w14:textId="77777777" w:rsidR="001949A5" w:rsidRPr="009559BE" w:rsidRDefault="001949A5" w:rsidP="001949A5">
            <w:pPr>
              <w:spacing w:after="0"/>
            </w:pPr>
            <w:r w:rsidRPr="009559BE">
              <w:t>1=Strongly agree</w:t>
            </w:r>
          </w:p>
          <w:p w14:paraId="35DFC2CE" w14:textId="77777777" w:rsidR="001949A5" w:rsidRPr="009559BE" w:rsidRDefault="001949A5" w:rsidP="001949A5">
            <w:pPr>
              <w:spacing w:after="0"/>
            </w:pPr>
            <w:r w:rsidRPr="009559BE">
              <w:t>2=Agree</w:t>
            </w:r>
          </w:p>
          <w:p w14:paraId="64413213" w14:textId="77777777" w:rsidR="001949A5" w:rsidRPr="009559BE" w:rsidRDefault="001949A5" w:rsidP="001949A5">
            <w:pPr>
              <w:spacing w:after="0"/>
            </w:pPr>
            <w:r w:rsidRPr="009559BE">
              <w:t>3=Neither agree nor disagree</w:t>
            </w:r>
          </w:p>
          <w:p w14:paraId="342AE98E"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9559BE" w:rsidRDefault="001949A5" w:rsidP="001949A5">
            <w:pPr>
              <w:spacing w:after="0"/>
            </w:pPr>
            <w:r w:rsidRPr="009559BE">
              <w:t>5=Strongly disagree</w:t>
            </w:r>
          </w:p>
          <w:p w14:paraId="013EDF5C" w14:textId="77777777" w:rsidR="001949A5" w:rsidRPr="009559BE" w:rsidRDefault="001949A5" w:rsidP="001949A5">
            <w:pPr>
              <w:spacing w:after="0"/>
            </w:pPr>
            <w:r w:rsidRPr="009559BE">
              <w:t>888=Don't know</w:t>
            </w:r>
          </w:p>
          <w:p w14:paraId="640B8DFB"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9559BE" w:rsidRDefault="001949A5" w:rsidP="001949A5">
            <w:pPr>
              <w:spacing w:after="0"/>
            </w:pPr>
            <w:r w:rsidRPr="009559BE">
              <w:t>(Code)</w:t>
            </w:r>
          </w:p>
        </w:tc>
      </w:tr>
      <w:tr w:rsidR="001949A5" w:rsidRPr="009559BE"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9559BE" w:rsidRDefault="00A405FF" w:rsidP="001949A5">
            <w:pPr>
              <w:spacing w:after="0"/>
              <w:rPr>
                <w:w w:val="105"/>
              </w:rPr>
            </w:pPr>
            <w:r>
              <w:rPr>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9559BE" w:rsidRDefault="00E94596" w:rsidP="001949A5">
            <w:pPr>
              <w:spacing w:after="0"/>
            </w:pPr>
            <w:r>
              <w:rPr>
                <w:w w:val="105"/>
              </w:rPr>
              <w:t xml:space="preserve">The village leaders </w:t>
            </w:r>
            <w:r w:rsidR="001949A5" w:rsidRPr="009559BE">
              <w:rPr>
                <w:w w:val="105"/>
              </w:rPr>
              <w:t>work hard</w:t>
            </w:r>
            <w:r>
              <w:rPr>
                <w:w w:val="105"/>
              </w:rPr>
              <w:t xml:space="preserve"> to protect the forests and forest resources</w:t>
            </w:r>
            <w:r w:rsidR="001949A5" w:rsidRPr="009559BE">
              <w:rPr>
                <w:w w:val="105"/>
              </w:rPr>
              <w:t>. (</w:t>
            </w:r>
            <w:r w:rsidR="001949A5" w:rsidRPr="009559BE">
              <w:rPr>
                <w:b/>
                <w:w w:val="105"/>
              </w:rPr>
              <w:t>leader_work</w:t>
            </w:r>
            <w:r w:rsidR="001949A5" w:rsidRPr="009559BE">
              <w:rPr>
                <w:w w:val="105"/>
              </w:rPr>
              <w:t>)</w:t>
            </w:r>
          </w:p>
        </w:tc>
        <w:tc>
          <w:tcPr>
            <w:tcW w:w="2161" w:type="dxa"/>
            <w:tcBorders>
              <w:top w:val="single" w:sz="4" w:space="0" w:color="000000"/>
              <w:left w:val="nil"/>
              <w:bottom w:val="single" w:sz="4" w:space="0" w:color="000000"/>
              <w:right w:val="nil"/>
            </w:tcBorders>
          </w:tcPr>
          <w:p w14:paraId="65F7565E" w14:textId="77777777" w:rsidR="001949A5" w:rsidRPr="009559BE" w:rsidRDefault="001949A5" w:rsidP="001949A5">
            <w:pPr>
              <w:spacing w:after="0"/>
            </w:pPr>
            <w:r w:rsidRPr="009559BE">
              <w:t>1=Strongly agree</w:t>
            </w:r>
          </w:p>
          <w:p w14:paraId="5CB93A33" w14:textId="77777777" w:rsidR="001949A5" w:rsidRPr="009559BE" w:rsidRDefault="001949A5" w:rsidP="001949A5">
            <w:pPr>
              <w:spacing w:after="0"/>
            </w:pPr>
            <w:r w:rsidRPr="009559BE">
              <w:t>2=Agree</w:t>
            </w:r>
          </w:p>
          <w:p w14:paraId="48FA9F80" w14:textId="77777777" w:rsidR="001949A5" w:rsidRPr="009559BE" w:rsidRDefault="001949A5" w:rsidP="001949A5">
            <w:pPr>
              <w:spacing w:after="0"/>
            </w:pPr>
            <w:r w:rsidRPr="009559BE">
              <w:t>3=Neither agree nor disagree</w:t>
            </w:r>
          </w:p>
          <w:p w14:paraId="51C5DDB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9559BE" w:rsidRDefault="001949A5" w:rsidP="001949A5">
            <w:pPr>
              <w:spacing w:after="0"/>
            </w:pPr>
            <w:r w:rsidRPr="009559BE">
              <w:t>5=Strongly disagree</w:t>
            </w:r>
          </w:p>
          <w:p w14:paraId="038CC666" w14:textId="77777777" w:rsidR="001949A5" w:rsidRPr="009559BE" w:rsidRDefault="001949A5" w:rsidP="001949A5">
            <w:pPr>
              <w:spacing w:after="0"/>
            </w:pPr>
            <w:r w:rsidRPr="009559BE">
              <w:t>888=Don't know</w:t>
            </w:r>
          </w:p>
          <w:p w14:paraId="4AA3EDF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9559BE" w:rsidRDefault="001949A5" w:rsidP="001949A5">
            <w:pPr>
              <w:spacing w:after="0"/>
            </w:pPr>
            <w:r w:rsidRPr="009559BE">
              <w:t>(Code)</w:t>
            </w:r>
          </w:p>
        </w:tc>
      </w:tr>
      <w:tr w:rsidR="001949A5" w:rsidRPr="009559BE"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9559BE" w:rsidRDefault="00A405FF" w:rsidP="001949A5">
            <w:pPr>
              <w:spacing w:after="0"/>
              <w:rPr>
                <w:w w:val="105"/>
              </w:rPr>
            </w:pPr>
            <w:r>
              <w:rPr>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9559BE" w:rsidRDefault="00A405FF" w:rsidP="001949A5">
            <w:pPr>
              <w:spacing w:after="0"/>
            </w:pPr>
            <w:r>
              <w:rPr>
                <w:w w:val="105"/>
              </w:rPr>
              <w:t>T</w:t>
            </w:r>
            <w:r w:rsidR="00E94596">
              <w:rPr>
                <w:w w:val="105"/>
              </w:rPr>
              <w:t xml:space="preserve">he village leaders </w:t>
            </w:r>
            <w:r w:rsidR="001949A5" w:rsidRPr="009559BE">
              <w:rPr>
                <w:w w:val="105"/>
              </w:rPr>
              <w:t>do not take bribes. (</w:t>
            </w:r>
            <w:r w:rsidR="001949A5" w:rsidRPr="009559BE">
              <w:rPr>
                <w:b/>
                <w:w w:val="105"/>
              </w:rPr>
              <w:t>leader_bribes</w:t>
            </w:r>
            <w:r w:rsidR="001949A5" w:rsidRPr="009559BE">
              <w:rPr>
                <w:w w:val="105"/>
              </w:rPr>
              <w:t>)</w:t>
            </w:r>
          </w:p>
        </w:tc>
        <w:tc>
          <w:tcPr>
            <w:tcW w:w="2161" w:type="dxa"/>
            <w:tcBorders>
              <w:top w:val="single" w:sz="4" w:space="0" w:color="000000"/>
              <w:left w:val="nil"/>
              <w:bottom w:val="single" w:sz="4" w:space="0" w:color="000000"/>
              <w:right w:val="nil"/>
            </w:tcBorders>
          </w:tcPr>
          <w:p w14:paraId="4A27FA9B" w14:textId="77777777" w:rsidR="001949A5" w:rsidRPr="009559BE" w:rsidRDefault="001949A5" w:rsidP="001949A5">
            <w:pPr>
              <w:spacing w:after="0"/>
            </w:pPr>
            <w:r w:rsidRPr="009559BE">
              <w:t>1=Strongly agree</w:t>
            </w:r>
          </w:p>
          <w:p w14:paraId="7AC5F6A1" w14:textId="77777777" w:rsidR="001949A5" w:rsidRPr="009559BE" w:rsidRDefault="001949A5" w:rsidP="001949A5">
            <w:pPr>
              <w:spacing w:after="0"/>
            </w:pPr>
            <w:r w:rsidRPr="009559BE">
              <w:t>2=Agree</w:t>
            </w:r>
          </w:p>
          <w:p w14:paraId="17937507" w14:textId="77777777" w:rsidR="001949A5" w:rsidRPr="009559BE" w:rsidRDefault="001949A5" w:rsidP="001949A5">
            <w:pPr>
              <w:spacing w:after="0"/>
            </w:pPr>
            <w:r w:rsidRPr="009559BE">
              <w:t>3=Neither agree nor disagree</w:t>
            </w:r>
          </w:p>
          <w:p w14:paraId="0EFD4EC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9559BE" w:rsidRDefault="001949A5" w:rsidP="001949A5">
            <w:pPr>
              <w:spacing w:after="0"/>
            </w:pPr>
            <w:r w:rsidRPr="009559BE">
              <w:t>5=Strongly disagree</w:t>
            </w:r>
          </w:p>
          <w:p w14:paraId="720466AE" w14:textId="77777777" w:rsidR="001949A5" w:rsidRPr="009559BE" w:rsidRDefault="001949A5" w:rsidP="001949A5">
            <w:pPr>
              <w:spacing w:after="0"/>
            </w:pPr>
            <w:r w:rsidRPr="009559BE">
              <w:t>888=Don't know</w:t>
            </w:r>
          </w:p>
          <w:p w14:paraId="2DE40E02"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9559BE" w:rsidRDefault="001949A5" w:rsidP="001949A5">
            <w:pPr>
              <w:spacing w:after="0"/>
            </w:pPr>
            <w:r w:rsidRPr="009559BE">
              <w:t>(Code)</w:t>
            </w:r>
          </w:p>
        </w:tc>
      </w:tr>
      <w:tr w:rsidR="001949A5" w:rsidRPr="009559BE"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9559BE" w:rsidRDefault="00A405FF" w:rsidP="001949A5">
            <w:pPr>
              <w:spacing w:after="0"/>
              <w:rPr>
                <w:w w:val="105"/>
              </w:rPr>
            </w:pPr>
            <w:r>
              <w:rPr>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9559BE" w:rsidRDefault="00E94596" w:rsidP="001949A5">
            <w:pPr>
              <w:spacing w:after="0"/>
            </w:pPr>
            <w:r>
              <w:rPr>
                <w:w w:val="105"/>
              </w:rPr>
              <w:t xml:space="preserve">The village leaders </w:t>
            </w:r>
            <w:r w:rsidR="001949A5" w:rsidRPr="009559BE">
              <w:rPr>
                <w:w w:val="105"/>
              </w:rPr>
              <w:t>do not act in secret; they are open with the community about their decisions. (</w:t>
            </w:r>
            <w:r w:rsidR="001949A5" w:rsidRPr="009559BE">
              <w:rPr>
                <w:b/>
                <w:w w:val="105"/>
              </w:rPr>
              <w:t>leader_transparent</w:t>
            </w:r>
            <w:r w:rsidR="001949A5" w:rsidRPr="009559BE">
              <w:rPr>
                <w:w w:val="105"/>
              </w:rPr>
              <w:t>)</w:t>
            </w:r>
          </w:p>
        </w:tc>
        <w:tc>
          <w:tcPr>
            <w:tcW w:w="2161" w:type="dxa"/>
            <w:tcBorders>
              <w:top w:val="single" w:sz="4" w:space="0" w:color="000000"/>
              <w:left w:val="nil"/>
              <w:bottom w:val="single" w:sz="4" w:space="0" w:color="000000"/>
              <w:right w:val="nil"/>
            </w:tcBorders>
          </w:tcPr>
          <w:p w14:paraId="42AF0B5F" w14:textId="77777777" w:rsidR="001949A5" w:rsidRPr="009559BE" w:rsidRDefault="001949A5" w:rsidP="001949A5">
            <w:pPr>
              <w:spacing w:after="0"/>
            </w:pPr>
            <w:r w:rsidRPr="009559BE">
              <w:t>1=Strongly agree</w:t>
            </w:r>
          </w:p>
          <w:p w14:paraId="505403AB" w14:textId="77777777" w:rsidR="001949A5" w:rsidRPr="009559BE" w:rsidRDefault="001949A5" w:rsidP="001949A5">
            <w:pPr>
              <w:spacing w:after="0"/>
            </w:pPr>
            <w:r w:rsidRPr="009559BE">
              <w:t>2=Agree</w:t>
            </w:r>
          </w:p>
          <w:p w14:paraId="421D8DE3" w14:textId="77777777" w:rsidR="001949A5" w:rsidRPr="009559BE" w:rsidRDefault="001949A5" w:rsidP="001949A5">
            <w:pPr>
              <w:spacing w:after="0"/>
            </w:pPr>
            <w:r w:rsidRPr="009559BE">
              <w:t>3=Neither agree nor disagree</w:t>
            </w:r>
          </w:p>
          <w:p w14:paraId="02D9245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9559BE" w:rsidRDefault="001949A5" w:rsidP="001949A5">
            <w:pPr>
              <w:spacing w:after="0"/>
            </w:pPr>
            <w:r w:rsidRPr="009559BE">
              <w:t>5=Strongly disagree</w:t>
            </w:r>
          </w:p>
          <w:p w14:paraId="358A6818" w14:textId="77777777" w:rsidR="001949A5" w:rsidRPr="009559BE" w:rsidRDefault="001949A5" w:rsidP="001949A5">
            <w:pPr>
              <w:spacing w:after="0"/>
            </w:pPr>
            <w:r w:rsidRPr="009559BE">
              <w:t>888=Don't know</w:t>
            </w:r>
          </w:p>
          <w:p w14:paraId="19C83A6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9559BE" w:rsidRDefault="001949A5" w:rsidP="001949A5">
            <w:pPr>
              <w:spacing w:after="0"/>
            </w:pPr>
            <w:r w:rsidRPr="009559BE">
              <w:t>(Code)</w:t>
            </w:r>
          </w:p>
        </w:tc>
      </w:tr>
      <w:tr w:rsidR="001949A5" w:rsidRPr="009559BE"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9559BE" w:rsidRDefault="00A405FF" w:rsidP="001949A5">
            <w:pPr>
              <w:spacing w:after="0"/>
              <w:rPr>
                <w:w w:val="105"/>
              </w:rPr>
            </w:pPr>
            <w:r>
              <w:rPr>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9559BE" w:rsidRDefault="001949A5" w:rsidP="00236681">
            <w:pPr>
              <w:spacing w:after="0"/>
            </w:pPr>
            <w:r w:rsidRPr="009559BE">
              <w:rPr>
                <w:w w:val="105"/>
              </w:rPr>
              <w:t xml:space="preserve">I feel that rules about </w:t>
            </w:r>
            <w:r w:rsidR="00236681">
              <w:rPr>
                <w:w w:val="105"/>
              </w:rPr>
              <w:t>forest access and use are easy to understand</w:t>
            </w:r>
            <w:r w:rsidRPr="009559BE">
              <w:rPr>
                <w:w w:val="105"/>
              </w:rPr>
              <w:t>. (</w:t>
            </w:r>
            <w:r w:rsidRPr="009559BE">
              <w:rPr>
                <w:b/>
                <w:w w:val="105"/>
              </w:rPr>
              <w:t>rules_clear</w:t>
            </w:r>
            <w:r w:rsidRPr="009559BE">
              <w:rPr>
                <w:w w:val="105"/>
              </w:rPr>
              <w:t>)</w:t>
            </w:r>
          </w:p>
        </w:tc>
        <w:tc>
          <w:tcPr>
            <w:tcW w:w="2161" w:type="dxa"/>
            <w:tcBorders>
              <w:top w:val="single" w:sz="4" w:space="0" w:color="000000"/>
              <w:left w:val="nil"/>
              <w:bottom w:val="single" w:sz="4" w:space="0" w:color="000000"/>
              <w:right w:val="nil"/>
            </w:tcBorders>
          </w:tcPr>
          <w:p w14:paraId="5220A994" w14:textId="77777777" w:rsidR="001949A5" w:rsidRPr="009559BE" w:rsidRDefault="001949A5" w:rsidP="001949A5">
            <w:pPr>
              <w:spacing w:after="0"/>
            </w:pPr>
            <w:r w:rsidRPr="009559BE">
              <w:t>1=Strongly agree</w:t>
            </w:r>
          </w:p>
          <w:p w14:paraId="4A166FE7" w14:textId="77777777" w:rsidR="001949A5" w:rsidRPr="009559BE" w:rsidRDefault="001949A5" w:rsidP="001949A5">
            <w:pPr>
              <w:spacing w:after="0"/>
            </w:pPr>
            <w:r w:rsidRPr="009559BE">
              <w:t>2=Agree</w:t>
            </w:r>
          </w:p>
          <w:p w14:paraId="59CFC24A" w14:textId="77777777" w:rsidR="001949A5" w:rsidRPr="009559BE" w:rsidRDefault="001949A5" w:rsidP="001949A5">
            <w:pPr>
              <w:spacing w:after="0"/>
            </w:pPr>
            <w:r w:rsidRPr="009559BE">
              <w:t>3=Neither agree nor disagree</w:t>
            </w:r>
          </w:p>
          <w:p w14:paraId="125D74C4"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9559BE" w:rsidRDefault="001949A5" w:rsidP="001949A5">
            <w:pPr>
              <w:spacing w:after="0"/>
            </w:pPr>
            <w:r w:rsidRPr="009559BE">
              <w:t>5=Strongly disagree</w:t>
            </w:r>
          </w:p>
          <w:p w14:paraId="2EDA5A7A" w14:textId="77777777" w:rsidR="001949A5" w:rsidRPr="009559BE" w:rsidRDefault="001949A5" w:rsidP="001949A5">
            <w:pPr>
              <w:spacing w:after="0"/>
            </w:pPr>
            <w:r w:rsidRPr="009559BE">
              <w:t>888=Don't know</w:t>
            </w:r>
          </w:p>
          <w:p w14:paraId="09CDD463"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9559BE" w:rsidRDefault="001949A5" w:rsidP="001949A5">
            <w:pPr>
              <w:spacing w:after="0"/>
            </w:pPr>
            <w:r w:rsidRPr="009559BE">
              <w:t>(Code)</w:t>
            </w:r>
          </w:p>
        </w:tc>
      </w:tr>
      <w:tr w:rsidR="001949A5" w:rsidRPr="009559BE"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9559BE" w:rsidRDefault="00A405FF" w:rsidP="001949A5">
            <w:pPr>
              <w:spacing w:after="0"/>
              <w:rPr>
                <w:w w:val="105"/>
              </w:rPr>
            </w:pPr>
            <w:r>
              <w:rPr>
                <w:w w:val="105"/>
              </w:rPr>
              <w:t>G13</w:t>
            </w:r>
          </w:p>
        </w:tc>
        <w:tc>
          <w:tcPr>
            <w:tcW w:w="4467" w:type="dxa"/>
            <w:tcBorders>
              <w:top w:val="single" w:sz="4" w:space="0" w:color="000000"/>
              <w:left w:val="single" w:sz="4" w:space="0" w:color="auto"/>
              <w:bottom w:val="single" w:sz="4" w:space="0" w:color="000000"/>
              <w:right w:val="nil"/>
            </w:tcBorders>
          </w:tcPr>
          <w:p w14:paraId="2EA07CD3" w14:textId="60875118" w:rsidR="001949A5" w:rsidRPr="009559BE" w:rsidRDefault="00236681" w:rsidP="001949A5">
            <w:pPr>
              <w:spacing w:after="0"/>
            </w:pPr>
            <w:r w:rsidRPr="009559BE">
              <w:rPr>
                <w:w w:val="105"/>
              </w:rPr>
              <w:t xml:space="preserve">I feel that rules about </w:t>
            </w:r>
            <w:r>
              <w:rPr>
                <w:w w:val="105"/>
              </w:rPr>
              <w:t>forest access and use are well-know by most people in the community</w:t>
            </w:r>
            <w:r w:rsidRPr="009559BE">
              <w:rPr>
                <w:w w:val="105"/>
              </w:rPr>
              <w:t>. (</w:t>
            </w:r>
            <w:r>
              <w:rPr>
                <w:b/>
                <w:w w:val="105"/>
              </w:rPr>
              <w:t>rules_known</w:t>
            </w:r>
            <w:r w:rsidRPr="009559BE">
              <w:rPr>
                <w:w w:val="105"/>
              </w:rPr>
              <w:t>)</w:t>
            </w:r>
          </w:p>
        </w:tc>
        <w:tc>
          <w:tcPr>
            <w:tcW w:w="2161" w:type="dxa"/>
            <w:tcBorders>
              <w:top w:val="single" w:sz="4" w:space="0" w:color="000000"/>
              <w:left w:val="nil"/>
              <w:bottom w:val="single" w:sz="4" w:space="0" w:color="000000"/>
              <w:right w:val="nil"/>
            </w:tcBorders>
          </w:tcPr>
          <w:p w14:paraId="0EC843AF" w14:textId="77777777" w:rsidR="001949A5" w:rsidRPr="009559BE" w:rsidRDefault="001949A5" w:rsidP="001949A5">
            <w:pPr>
              <w:spacing w:after="0"/>
            </w:pPr>
            <w:r w:rsidRPr="009559BE">
              <w:t>1=Strongly agree</w:t>
            </w:r>
          </w:p>
          <w:p w14:paraId="33D950CA" w14:textId="77777777" w:rsidR="001949A5" w:rsidRPr="009559BE" w:rsidRDefault="001949A5" w:rsidP="001949A5">
            <w:pPr>
              <w:spacing w:after="0"/>
            </w:pPr>
            <w:r w:rsidRPr="009559BE">
              <w:t>2=Agree</w:t>
            </w:r>
          </w:p>
          <w:p w14:paraId="32FD2269" w14:textId="77777777" w:rsidR="001949A5" w:rsidRPr="009559BE" w:rsidRDefault="001949A5" w:rsidP="001949A5">
            <w:pPr>
              <w:spacing w:after="0"/>
            </w:pPr>
            <w:r w:rsidRPr="009559BE">
              <w:t>3=Neither agree nor disagree</w:t>
            </w:r>
          </w:p>
          <w:p w14:paraId="341DE57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9559BE" w:rsidRDefault="001949A5" w:rsidP="001949A5">
            <w:pPr>
              <w:spacing w:after="0"/>
            </w:pPr>
            <w:r w:rsidRPr="009559BE">
              <w:t>5=Strongly disagree</w:t>
            </w:r>
          </w:p>
          <w:p w14:paraId="06051D0B" w14:textId="77777777" w:rsidR="001949A5" w:rsidRPr="009559BE" w:rsidRDefault="001949A5" w:rsidP="001949A5">
            <w:pPr>
              <w:spacing w:after="0"/>
            </w:pPr>
            <w:r w:rsidRPr="009559BE">
              <w:t>888=Don't know</w:t>
            </w:r>
          </w:p>
          <w:p w14:paraId="0D37EF3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9559BE" w:rsidRDefault="001949A5" w:rsidP="001949A5">
            <w:pPr>
              <w:spacing w:after="0"/>
            </w:pPr>
            <w:r w:rsidRPr="009559BE">
              <w:t>(Code)</w:t>
            </w:r>
          </w:p>
        </w:tc>
      </w:tr>
      <w:tr w:rsidR="001949A5" w:rsidRPr="009559BE"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9559BE" w:rsidRDefault="00A405FF" w:rsidP="001949A5">
            <w:pPr>
              <w:spacing w:after="0"/>
              <w:rPr>
                <w:w w:val="105"/>
              </w:rPr>
            </w:pPr>
            <w:r>
              <w:rPr>
                <w:w w:val="105"/>
              </w:rPr>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9559BE" w:rsidRDefault="001949A5" w:rsidP="001949A5">
            <w:pPr>
              <w:spacing w:after="0"/>
            </w:pPr>
            <w:r w:rsidRPr="009559BE">
              <w:rPr>
                <w:w w:val="105"/>
              </w:rPr>
              <w:t>I feel that decisions</w:t>
            </w:r>
            <w:r w:rsidR="00236681">
              <w:rPr>
                <w:w w:val="105"/>
              </w:rPr>
              <w:t xml:space="preserve"> about forest use</w:t>
            </w:r>
            <w:r w:rsidR="00492CDC">
              <w:rPr>
                <w:w w:val="105"/>
              </w:rPr>
              <w:t xml:space="preserve"> and access</w:t>
            </w:r>
            <w:r w:rsidRPr="009559BE">
              <w:rPr>
                <w:w w:val="105"/>
              </w:rPr>
              <w:t xml:space="preserve"> are fair. (</w:t>
            </w:r>
            <w:r w:rsidRPr="009559BE">
              <w:rPr>
                <w:b/>
                <w:w w:val="105"/>
              </w:rPr>
              <w:t>decisions_fair</w:t>
            </w:r>
            <w:r w:rsidRPr="009559BE">
              <w:rPr>
                <w:w w:val="105"/>
              </w:rPr>
              <w:t>)</w:t>
            </w:r>
          </w:p>
        </w:tc>
        <w:tc>
          <w:tcPr>
            <w:tcW w:w="2161" w:type="dxa"/>
            <w:tcBorders>
              <w:top w:val="single" w:sz="4" w:space="0" w:color="000000"/>
              <w:left w:val="nil"/>
              <w:bottom w:val="single" w:sz="4" w:space="0" w:color="000000"/>
              <w:right w:val="nil"/>
            </w:tcBorders>
          </w:tcPr>
          <w:p w14:paraId="5F8FE91E" w14:textId="77777777" w:rsidR="001949A5" w:rsidRPr="009559BE" w:rsidRDefault="001949A5" w:rsidP="001949A5">
            <w:pPr>
              <w:spacing w:after="0"/>
            </w:pPr>
            <w:r w:rsidRPr="009559BE">
              <w:t>1=Strongly agree</w:t>
            </w:r>
          </w:p>
          <w:p w14:paraId="2EEF1052" w14:textId="77777777" w:rsidR="001949A5" w:rsidRPr="009559BE" w:rsidRDefault="001949A5" w:rsidP="001949A5">
            <w:pPr>
              <w:spacing w:after="0"/>
            </w:pPr>
            <w:r w:rsidRPr="009559BE">
              <w:t>2=Agree</w:t>
            </w:r>
          </w:p>
          <w:p w14:paraId="2451ED43" w14:textId="77777777" w:rsidR="001949A5" w:rsidRPr="009559BE" w:rsidRDefault="001949A5" w:rsidP="001949A5">
            <w:pPr>
              <w:spacing w:after="0"/>
            </w:pPr>
            <w:r w:rsidRPr="009559BE">
              <w:t>3=Neither agree nor disagree</w:t>
            </w:r>
          </w:p>
          <w:p w14:paraId="7607E42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9559BE" w:rsidRDefault="001949A5" w:rsidP="001949A5">
            <w:pPr>
              <w:spacing w:after="0"/>
            </w:pPr>
            <w:r w:rsidRPr="009559BE">
              <w:t>5=Strongly disagree</w:t>
            </w:r>
          </w:p>
          <w:p w14:paraId="53792482" w14:textId="77777777" w:rsidR="001949A5" w:rsidRPr="009559BE" w:rsidRDefault="001949A5" w:rsidP="001949A5">
            <w:pPr>
              <w:spacing w:after="0"/>
            </w:pPr>
            <w:r w:rsidRPr="009559BE">
              <w:t>888=Don't know</w:t>
            </w:r>
          </w:p>
          <w:p w14:paraId="697A79C6"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9559BE" w:rsidRDefault="001949A5" w:rsidP="001949A5">
            <w:pPr>
              <w:spacing w:after="0"/>
            </w:pPr>
            <w:r w:rsidRPr="009559BE">
              <w:t>(Code)</w:t>
            </w:r>
          </w:p>
        </w:tc>
      </w:tr>
      <w:tr w:rsidR="001949A5" w:rsidRPr="009559BE"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9559BE" w:rsidRDefault="00A405FF" w:rsidP="001949A5">
            <w:pPr>
              <w:spacing w:after="0"/>
              <w:rPr>
                <w:w w:val="105"/>
              </w:rPr>
            </w:pPr>
            <w:r>
              <w:rPr>
                <w:w w:val="105"/>
              </w:rPr>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9559BE" w:rsidRDefault="001949A5" w:rsidP="001949A5">
            <w:pPr>
              <w:spacing w:after="0"/>
            </w:pPr>
            <w:r w:rsidRPr="009559BE">
              <w:rPr>
                <w:w w:val="105"/>
              </w:rPr>
              <w:t>I feel that women have been disadvantaged in</w:t>
            </w:r>
            <w:r w:rsidR="00492CDC">
              <w:rPr>
                <w:w w:val="105"/>
              </w:rPr>
              <w:t xml:space="preserve"> decisions about forest use and access</w:t>
            </w:r>
            <w:r w:rsidRPr="009559BE">
              <w:rPr>
                <w:w w:val="105"/>
              </w:rPr>
              <w:t>. (</w:t>
            </w:r>
            <w:r w:rsidRPr="009559BE">
              <w:rPr>
                <w:b/>
                <w:w w:val="105"/>
              </w:rPr>
              <w:t>women_status</w:t>
            </w:r>
            <w:r w:rsidRPr="009559BE">
              <w:rPr>
                <w:w w:val="105"/>
              </w:rPr>
              <w:t>)</w:t>
            </w:r>
          </w:p>
        </w:tc>
        <w:tc>
          <w:tcPr>
            <w:tcW w:w="2161" w:type="dxa"/>
            <w:tcBorders>
              <w:top w:val="single" w:sz="4" w:space="0" w:color="000000"/>
              <w:left w:val="nil"/>
              <w:bottom w:val="single" w:sz="4" w:space="0" w:color="000000"/>
              <w:right w:val="nil"/>
            </w:tcBorders>
          </w:tcPr>
          <w:p w14:paraId="3479FDE1" w14:textId="77777777" w:rsidR="001949A5" w:rsidRPr="009559BE" w:rsidRDefault="001949A5" w:rsidP="001949A5">
            <w:pPr>
              <w:spacing w:after="0"/>
            </w:pPr>
            <w:r w:rsidRPr="009559BE">
              <w:t>1=Strongly agree</w:t>
            </w:r>
          </w:p>
          <w:p w14:paraId="470D7D59" w14:textId="77777777" w:rsidR="001949A5" w:rsidRPr="009559BE" w:rsidRDefault="001949A5" w:rsidP="001949A5">
            <w:pPr>
              <w:spacing w:after="0"/>
            </w:pPr>
            <w:r w:rsidRPr="009559BE">
              <w:t>2=Agree</w:t>
            </w:r>
          </w:p>
          <w:p w14:paraId="6B8EACA6" w14:textId="77777777" w:rsidR="001949A5" w:rsidRPr="009559BE" w:rsidRDefault="001949A5" w:rsidP="001949A5">
            <w:pPr>
              <w:spacing w:after="0"/>
            </w:pPr>
            <w:r w:rsidRPr="009559BE">
              <w:t>3=Neither agree nor disagree</w:t>
            </w:r>
          </w:p>
          <w:p w14:paraId="5B825D0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9559BE" w:rsidRDefault="001949A5" w:rsidP="001949A5">
            <w:pPr>
              <w:spacing w:after="0"/>
            </w:pPr>
            <w:r w:rsidRPr="009559BE">
              <w:t>5=Strongly disagree</w:t>
            </w:r>
          </w:p>
          <w:p w14:paraId="006BCDED" w14:textId="77777777" w:rsidR="001949A5" w:rsidRPr="009559BE" w:rsidRDefault="001949A5" w:rsidP="001949A5">
            <w:pPr>
              <w:spacing w:after="0"/>
            </w:pPr>
            <w:r w:rsidRPr="009559BE">
              <w:t>888=Don't know</w:t>
            </w:r>
          </w:p>
          <w:p w14:paraId="42C79F5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9559BE" w:rsidRDefault="001949A5" w:rsidP="001949A5">
            <w:pPr>
              <w:spacing w:after="0"/>
            </w:pPr>
            <w:r w:rsidRPr="009559BE">
              <w:t>(Code)</w:t>
            </w:r>
          </w:p>
        </w:tc>
      </w:tr>
      <w:tr w:rsidR="001949A5" w:rsidRPr="009559BE"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9559BE" w:rsidRDefault="00A405FF" w:rsidP="001949A5">
            <w:pPr>
              <w:spacing w:after="0"/>
              <w:rPr>
                <w:w w:val="105"/>
              </w:rPr>
            </w:pPr>
            <w:r>
              <w:rPr>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9559BE" w:rsidRDefault="001949A5" w:rsidP="001949A5">
            <w:pPr>
              <w:spacing w:after="0"/>
            </w:pPr>
            <w:r w:rsidRPr="009559BE">
              <w:rPr>
                <w:w w:val="105"/>
              </w:rPr>
              <w:t>I feel that elderly people have been disadvantaged in</w:t>
            </w:r>
            <w:r w:rsidR="00492CDC">
              <w:rPr>
                <w:w w:val="105"/>
              </w:rPr>
              <w:t xml:space="preserve"> decisions about forest use and access</w:t>
            </w:r>
            <w:r w:rsidRPr="009559BE">
              <w:rPr>
                <w:w w:val="105"/>
              </w:rPr>
              <w:t>. (</w:t>
            </w:r>
            <w:r w:rsidRPr="009559BE">
              <w:rPr>
                <w:b/>
                <w:w w:val="105"/>
              </w:rPr>
              <w:t>elderly_status</w:t>
            </w:r>
            <w:r w:rsidRPr="009559BE">
              <w:rPr>
                <w:w w:val="105"/>
              </w:rPr>
              <w:t>)</w:t>
            </w:r>
          </w:p>
        </w:tc>
        <w:tc>
          <w:tcPr>
            <w:tcW w:w="2161" w:type="dxa"/>
            <w:tcBorders>
              <w:top w:val="single" w:sz="4" w:space="0" w:color="000000"/>
              <w:left w:val="nil"/>
              <w:bottom w:val="single" w:sz="4" w:space="0" w:color="000000"/>
              <w:right w:val="nil"/>
            </w:tcBorders>
          </w:tcPr>
          <w:p w14:paraId="198C33A4" w14:textId="77777777" w:rsidR="001949A5" w:rsidRPr="009559BE" w:rsidRDefault="001949A5" w:rsidP="001949A5">
            <w:pPr>
              <w:spacing w:after="0"/>
            </w:pPr>
            <w:r w:rsidRPr="009559BE">
              <w:t>1=Strongly agree</w:t>
            </w:r>
          </w:p>
          <w:p w14:paraId="32A5CA89" w14:textId="77777777" w:rsidR="001949A5" w:rsidRPr="009559BE" w:rsidRDefault="001949A5" w:rsidP="001949A5">
            <w:pPr>
              <w:spacing w:after="0"/>
            </w:pPr>
            <w:r w:rsidRPr="009559BE">
              <w:t>2=Agree</w:t>
            </w:r>
          </w:p>
          <w:p w14:paraId="1D57A6D7" w14:textId="77777777" w:rsidR="001949A5" w:rsidRPr="009559BE" w:rsidRDefault="001949A5" w:rsidP="001949A5">
            <w:pPr>
              <w:spacing w:after="0"/>
            </w:pPr>
            <w:r w:rsidRPr="009559BE">
              <w:t>3=Neither agree nor disagree</w:t>
            </w:r>
          </w:p>
          <w:p w14:paraId="46A83B01"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9559BE" w:rsidRDefault="001949A5" w:rsidP="001949A5">
            <w:pPr>
              <w:spacing w:after="0"/>
            </w:pPr>
            <w:r w:rsidRPr="009559BE">
              <w:t>5=Strongly disagree</w:t>
            </w:r>
          </w:p>
          <w:p w14:paraId="10D19FCA" w14:textId="77777777" w:rsidR="001949A5" w:rsidRPr="009559BE" w:rsidRDefault="001949A5" w:rsidP="001949A5">
            <w:pPr>
              <w:spacing w:after="0"/>
            </w:pPr>
            <w:r w:rsidRPr="009559BE">
              <w:t>888=Don't know</w:t>
            </w:r>
          </w:p>
          <w:p w14:paraId="54EBB75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9559BE" w:rsidRDefault="001949A5" w:rsidP="001949A5">
            <w:pPr>
              <w:spacing w:after="0"/>
            </w:pPr>
            <w:r w:rsidRPr="009559BE">
              <w:t>(Code)</w:t>
            </w:r>
          </w:p>
        </w:tc>
      </w:tr>
      <w:tr w:rsidR="00492CDC" w:rsidRPr="009559BE"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9559BE" w:rsidRDefault="00A405FF" w:rsidP="001949A5">
            <w:pPr>
              <w:spacing w:after="0"/>
              <w:rPr>
                <w:w w:val="105"/>
              </w:rPr>
            </w:pPr>
            <w:r>
              <w:rPr>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Default="00492CDC" w:rsidP="001949A5">
            <w:pPr>
              <w:spacing w:after="0"/>
              <w:rPr>
                <w:w w:val="105"/>
              </w:rPr>
            </w:pPr>
            <w:r>
              <w:rPr>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9559BE" w:rsidRDefault="00492CDC" w:rsidP="00492CDC">
            <w:pPr>
              <w:spacing w:after="0"/>
            </w:pPr>
            <w:r w:rsidRPr="009559BE">
              <w:t>1=Strongly agree</w:t>
            </w:r>
          </w:p>
          <w:p w14:paraId="125A3AE5" w14:textId="77777777" w:rsidR="00492CDC" w:rsidRPr="009559BE" w:rsidRDefault="00492CDC" w:rsidP="00492CDC">
            <w:pPr>
              <w:spacing w:after="0"/>
            </w:pPr>
            <w:r w:rsidRPr="009559BE">
              <w:t>2=Agree</w:t>
            </w:r>
          </w:p>
          <w:p w14:paraId="2A922C9F" w14:textId="77777777" w:rsidR="00492CDC" w:rsidRPr="009559BE" w:rsidRDefault="00492CDC" w:rsidP="00492CDC">
            <w:pPr>
              <w:spacing w:after="0"/>
            </w:pPr>
            <w:r w:rsidRPr="009559BE">
              <w:t>3=Neither agree nor disagree</w:t>
            </w:r>
          </w:p>
          <w:p w14:paraId="2654112E" w14:textId="44C6A9E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9559BE" w:rsidRDefault="00492CDC" w:rsidP="00492CDC">
            <w:pPr>
              <w:spacing w:after="0"/>
            </w:pPr>
            <w:r w:rsidRPr="009559BE">
              <w:t>5=Strongly disagree</w:t>
            </w:r>
          </w:p>
          <w:p w14:paraId="4606105A" w14:textId="77777777" w:rsidR="00492CDC" w:rsidRPr="009559BE" w:rsidRDefault="00492CDC" w:rsidP="00492CDC">
            <w:pPr>
              <w:spacing w:after="0"/>
            </w:pPr>
            <w:r w:rsidRPr="009559BE">
              <w:t>888=Don't know</w:t>
            </w:r>
          </w:p>
          <w:p w14:paraId="0223E915" w14:textId="71AE1C6B"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9559BE" w:rsidRDefault="00492CDC" w:rsidP="001949A5">
            <w:pPr>
              <w:spacing w:after="0"/>
            </w:pPr>
            <w:r w:rsidRPr="009559BE">
              <w:t>(Code)</w:t>
            </w:r>
          </w:p>
        </w:tc>
      </w:tr>
      <w:tr w:rsidR="00492CDC" w:rsidRPr="009559BE"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9559BE" w:rsidRDefault="00A405FF" w:rsidP="001949A5">
            <w:pPr>
              <w:spacing w:after="0"/>
              <w:rPr>
                <w:w w:val="105"/>
              </w:rPr>
            </w:pPr>
            <w:r>
              <w:rPr>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9559BE" w:rsidRDefault="00492CDC" w:rsidP="001949A5">
            <w:pPr>
              <w:spacing w:after="0"/>
            </w:pPr>
            <w:r w:rsidRPr="009559BE">
              <w:rPr>
                <w:w w:val="105"/>
              </w:rPr>
              <w:t>I feel that poor families have been disadvantaged in</w:t>
            </w:r>
            <w:r>
              <w:rPr>
                <w:w w:val="105"/>
              </w:rPr>
              <w:t xml:space="preserve"> decisions about forest use and access</w:t>
            </w:r>
            <w:r w:rsidRPr="009559BE">
              <w:rPr>
                <w:w w:val="105"/>
              </w:rPr>
              <w:t>. (</w:t>
            </w:r>
            <w:r w:rsidRPr="009559BE">
              <w:rPr>
                <w:b/>
                <w:w w:val="105"/>
              </w:rPr>
              <w:t>poor_status</w:t>
            </w:r>
            <w:r w:rsidRPr="009559BE">
              <w:rPr>
                <w:w w:val="105"/>
              </w:rPr>
              <w:t>)</w:t>
            </w:r>
          </w:p>
        </w:tc>
        <w:tc>
          <w:tcPr>
            <w:tcW w:w="2161" w:type="dxa"/>
            <w:tcBorders>
              <w:top w:val="single" w:sz="4" w:space="0" w:color="000000"/>
              <w:left w:val="nil"/>
              <w:bottom w:val="single" w:sz="4" w:space="0" w:color="000000"/>
              <w:right w:val="nil"/>
            </w:tcBorders>
          </w:tcPr>
          <w:p w14:paraId="1B652B2F" w14:textId="77777777" w:rsidR="00492CDC" w:rsidRPr="009559BE" w:rsidRDefault="00492CDC" w:rsidP="001949A5">
            <w:pPr>
              <w:spacing w:after="0"/>
            </w:pPr>
            <w:r w:rsidRPr="009559BE">
              <w:t>1=Strongly agree</w:t>
            </w:r>
          </w:p>
          <w:p w14:paraId="133667AB" w14:textId="77777777" w:rsidR="00492CDC" w:rsidRPr="009559BE" w:rsidRDefault="00492CDC" w:rsidP="001949A5">
            <w:pPr>
              <w:spacing w:after="0"/>
            </w:pPr>
            <w:r w:rsidRPr="009559BE">
              <w:t>2=Agree</w:t>
            </w:r>
          </w:p>
          <w:p w14:paraId="2933CA70" w14:textId="77777777" w:rsidR="00492CDC" w:rsidRPr="009559BE" w:rsidRDefault="00492CDC" w:rsidP="001949A5">
            <w:pPr>
              <w:spacing w:after="0"/>
            </w:pPr>
            <w:r w:rsidRPr="009559BE">
              <w:t>3=Neither agree nor disagree</w:t>
            </w:r>
          </w:p>
          <w:p w14:paraId="42E9F0D2"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9559BE" w:rsidRDefault="00492CDC" w:rsidP="001949A5">
            <w:pPr>
              <w:spacing w:after="0"/>
            </w:pPr>
            <w:r w:rsidRPr="009559BE">
              <w:t>5=Strongly disagree</w:t>
            </w:r>
          </w:p>
          <w:p w14:paraId="5E4BFCA0" w14:textId="77777777" w:rsidR="00492CDC" w:rsidRPr="009559BE" w:rsidRDefault="00492CDC" w:rsidP="001949A5">
            <w:pPr>
              <w:spacing w:after="0"/>
            </w:pPr>
            <w:r w:rsidRPr="009559BE">
              <w:t>888=Don't know</w:t>
            </w:r>
          </w:p>
          <w:p w14:paraId="242764E9"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9559BE" w:rsidRDefault="00492CDC" w:rsidP="001949A5">
            <w:pPr>
              <w:spacing w:after="0"/>
            </w:pPr>
            <w:r w:rsidRPr="009559BE">
              <w:t>(Code)</w:t>
            </w:r>
          </w:p>
        </w:tc>
      </w:tr>
      <w:tr w:rsidR="00492CDC" w:rsidRPr="009559BE"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9559BE" w:rsidRDefault="00A405FF" w:rsidP="001949A5">
            <w:pPr>
              <w:spacing w:after="0"/>
              <w:rPr>
                <w:w w:val="105"/>
              </w:rPr>
            </w:pPr>
            <w:r>
              <w:rPr>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9559BE" w:rsidRDefault="00492CDC" w:rsidP="001949A5">
            <w:pPr>
              <w:spacing w:after="0"/>
            </w:pPr>
            <w:r w:rsidRPr="009559BE">
              <w:rPr>
                <w:w w:val="105"/>
              </w:rPr>
              <w:t>I feel that households that do not share the tribe of the headman have been disadvantaged in</w:t>
            </w:r>
            <w:r w:rsidR="0064718C">
              <w:rPr>
                <w:w w:val="105"/>
              </w:rPr>
              <w:t xml:space="preserve"> decisions about forest use and access</w:t>
            </w:r>
            <w:r w:rsidRPr="009559BE">
              <w:rPr>
                <w:w w:val="105"/>
              </w:rPr>
              <w:t>. (</w:t>
            </w:r>
            <w:r w:rsidRPr="009559BE">
              <w:rPr>
                <w:b/>
                <w:w w:val="105"/>
              </w:rPr>
              <w:t>tribe_status</w:t>
            </w:r>
            <w:r w:rsidRPr="009559BE">
              <w:rPr>
                <w:w w:val="105"/>
              </w:rPr>
              <w:t>)</w:t>
            </w:r>
          </w:p>
        </w:tc>
        <w:tc>
          <w:tcPr>
            <w:tcW w:w="2161" w:type="dxa"/>
            <w:tcBorders>
              <w:top w:val="single" w:sz="4" w:space="0" w:color="000000"/>
              <w:left w:val="nil"/>
              <w:bottom w:val="single" w:sz="4" w:space="0" w:color="000000"/>
              <w:right w:val="nil"/>
            </w:tcBorders>
          </w:tcPr>
          <w:p w14:paraId="5B88707F" w14:textId="77777777" w:rsidR="00492CDC" w:rsidRPr="009559BE" w:rsidRDefault="00492CDC" w:rsidP="001949A5">
            <w:pPr>
              <w:spacing w:after="0"/>
            </w:pPr>
            <w:r w:rsidRPr="009559BE">
              <w:t>1=Strongly agree</w:t>
            </w:r>
          </w:p>
          <w:p w14:paraId="1C50A190" w14:textId="77777777" w:rsidR="00492CDC" w:rsidRPr="009559BE" w:rsidRDefault="00492CDC" w:rsidP="001949A5">
            <w:pPr>
              <w:spacing w:after="0"/>
            </w:pPr>
            <w:r w:rsidRPr="009559BE">
              <w:t>2=Agree</w:t>
            </w:r>
          </w:p>
          <w:p w14:paraId="5C52DA97" w14:textId="77777777" w:rsidR="00492CDC" w:rsidRPr="009559BE" w:rsidRDefault="00492CDC" w:rsidP="001949A5">
            <w:pPr>
              <w:spacing w:after="0"/>
            </w:pPr>
            <w:r w:rsidRPr="009559BE">
              <w:t>3=Neither agree nor disagree</w:t>
            </w:r>
          </w:p>
          <w:p w14:paraId="7198C56B"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9559BE" w:rsidRDefault="00492CDC" w:rsidP="001949A5">
            <w:pPr>
              <w:spacing w:after="0"/>
            </w:pPr>
            <w:r w:rsidRPr="009559BE">
              <w:t>5=Strongly disagree</w:t>
            </w:r>
          </w:p>
          <w:p w14:paraId="37C60E8D" w14:textId="77777777" w:rsidR="00492CDC" w:rsidRPr="009559BE" w:rsidRDefault="00492CDC" w:rsidP="001949A5">
            <w:pPr>
              <w:spacing w:after="0"/>
            </w:pPr>
            <w:r w:rsidRPr="009559BE">
              <w:t>888=Don't know</w:t>
            </w:r>
          </w:p>
          <w:p w14:paraId="44290DFD"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9559BE" w:rsidRDefault="00492CDC" w:rsidP="001949A5">
            <w:pPr>
              <w:spacing w:after="0"/>
            </w:pPr>
            <w:r w:rsidRPr="009559BE">
              <w:t>(Code)</w:t>
            </w:r>
          </w:p>
        </w:tc>
      </w:tr>
      <w:tr w:rsidR="00492CDC" w:rsidRPr="009559BE"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9559BE" w:rsidRDefault="00A405FF" w:rsidP="001949A5">
            <w:pPr>
              <w:spacing w:after="0"/>
              <w:rPr>
                <w:w w:val="105"/>
              </w:rPr>
            </w:pPr>
            <w:r>
              <w:rPr>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9559BE" w:rsidRDefault="00492CDC" w:rsidP="0064718C">
            <w:pPr>
              <w:spacing w:after="0"/>
            </w:pPr>
            <w:r w:rsidRPr="009559BE">
              <w:rPr>
                <w:w w:val="105"/>
              </w:rPr>
              <w:t xml:space="preserve"> I feel that our village leaders are accountable for </w:t>
            </w:r>
            <w:r w:rsidR="0064718C">
              <w:rPr>
                <w:w w:val="105"/>
              </w:rPr>
              <w:t>the forest use and access decisions that they make</w:t>
            </w:r>
            <w:r w:rsidRPr="009559BE">
              <w:rPr>
                <w:w w:val="105"/>
              </w:rPr>
              <w:t>. (</w:t>
            </w:r>
            <w:r w:rsidRPr="009559BE">
              <w:rPr>
                <w:b/>
                <w:w w:val="105"/>
              </w:rPr>
              <w:t>leaders_accountable</w:t>
            </w:r>
            <w:r w:rsidRPr="009559BE">
              <w:rPr>
                <w:w w:val="105"/>
              </w:rPr>
              <w:t>)</w:t>
            </w:r>
          </w:p>
        </w:tc>
        <w:tc>
          <w:tcPr>
            <w:tcW w:w="2161" w:type="dxa"/>
            <w:tcBorders>
              <w:top w:val="single" w:sz="4" w:space="0" w:color="000000"/>
              <w:left w:val="nil"/>
              <w:bottom w:val="single" w:sz="4" w:space="0" w:color="000000"/>
              <w:right w:val="nil"/>
            </w:tcBorders>
          </w:tcPr>
          <w:p w14:paraId="3067C9A8" w14:textId="77777777" w:rsidR="00492CDC" w:rsidRPr="009559BE" w:rsidRDefault="00492CDC" w:rsidP="001949A5">
            <w:pPr>
              <w:spacing w:after="0"/>
            </w:pPr>
            <w:r w:rsidRPr="009559BE">
              <w:t>1=Strongly agree</w:t>
            </w:r>
          </w:p>
          <w:p w14:paraId="18AFEC7A" w14:textId="77777777" w:rsidR="00492CDC" w:rsidRPr="009559BE" w:rsidRDefault="00492CDC" w:rsidP="001949A5">
            <w:pPr>
              <w:spacing w:after="0"/>
            </w:pPr>
            <w:r w:rsidRPr="009559BE">
              <w:t>2=Agree</w:t>
            </w:r>
          </w:p>
          <w:p w14:paraId="300FD1DF" w14:textId="77777777" w:rsidR="00492CDC" w:rsidRPr="009559BE" w:rsidRDefault="00492CDC" w:rsidP="001949A5">
            <w:pPr>
              <w:spacing w:after="0"/>
            </w:pPr>
            <w:r w:rsidRPr="009559BE">
              <w:t>3=Neither agree nor disagree</w:t>
            </w:r>
          </w:p>
          <w:p w14:paraId="69F331C6" w14:textId="77777777"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9559BE" w:rsidRDefault="00492CDC" w:rsidP="001949A5">
            <w:pPr>
              <w:spacing w:after="0"/>
            </w:pPr>
            <w:r w:rsidRPr="009559BE">
              <w:t>5=Strongly disagree</w:t>
            </w:r>
          </w:p>
          <w:p w14:paraId="16F43926" w14:textId="77777777" w:rsidR="00492CDC" w:rsidRPr="009559BE" w:rsidRDefault="00492CDC" w:rsidP="001949A5">
            <w:pPr>
              <w:spacing w:after="0"/>
            </w:pPr>
            <w:r w:rsidRPr="009559BE">
              <w:t>888=Don't know</w:t>
            </w:r>
          </w:p>
          <w:p w14:paraId="324134A8" w14:textId="77777777"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9559BE" w:rsidRDefault="00492CDC" w:rsidP="001949A5">
            <w:pPr>
              <w:spacing w:after="0"/>
            </w:pPr>
            <w:r w:rsidRPr="009559BE">
              <w:t>(Code)</w:t>
            </w:r>
          </w:p>
        </w:tc>
      </w:tr>
      <w:tr w:rsidR="00492CDC" w:rsidRPr="009559BE"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9559BE" w:rsidRDefault="00A405FF" w:rsidP="001949A5">
            <w:pPr>
              <w:spacing w:after="0"/>
              <w:rPr>
                <w:w w:val="105"/>
              </w:rPr>
            </w:pPr>
            <w:r>
              <w:rPr>
                <w:w w:val="105"/>
              </w:rPr>
              <w:t>G21</w:t>
            </w:r>
          </w:p>
        </w:tc>
        <w:tc>
          <w:tcPr>
            <w:tcW w:w="4467" w:type="dxa"/>
            <w:tcBorders>
              <w:top w:val="single" w:sz="4" w:space="0" w:color="000000"/>
              <w:left w:val="single" w:sz="4" w:space="0" w:color="auto"/>
              <w:bottom w:val="single" w:sz="4" w:space="0" w:color="000000"/>
              <w:right w:val="nil"/>
            </w:tcBorders>
          </w:tcPr>
          <w:p w14:paraId="1255977E" w14:textId="54AF6848" w:rsidR="00492CDC" w:rsidRPr="009559BE" w:rsidRDefault="0064718C" w:rsidP="001949A5">
            <w:pPr>
              <w:spacing w:after="0"/>
              <w:rPr>
                <w:w w:val="105"/>
              </w:rPr>
            </w:pPr>
            <w:r>
              <w:rPr>
                <w:w w:val="105"/>
              </w:rPr>
              <w:t xml:space="preserve">If I have a </w:t>
            </w:r>
            <w:r w:rsidR="00492CDC" w:rsidRPr="009559BE">
              <w:rPr>
                <w:w w:val="105"/>
              </w:rPr>
              <w:t>dispute</w:t>
            </w:r>
            <w:r>
              <w:rPr>
                <w:w w:val="105"/>
              </w:rPr>
              <w:t xml:space="preserve"> about forest use and access</w:t>
            </w:r>
            <w:r w:rsidR="00492CDC" w:rsidRPr="009559BE">
              <w:rPr>
                <w:w w:val="105"/>
              </w:rPr>
              <w:t>, I feel confident that</w:t>
            </w:r>
            <w:r>
              <w:rPr>
                <w:w w:val="105"/>
              </w:rPr>
              <w:t xml:space="preserve"> the chief will enforce my </w:t>
            </w:r>
            <w:r w:rsidR="00492CDC" w:rsidRPr="009559BE">
              <w:rPr>
                <w:w w:val="105"/>
              </w:rPr>
              <w:t>rights</w:t>
            </w:r>
            <w:r>
              <w:rPr>
                <w:w w:val="105"/>
              </w:rPr>
              <w:t xml:space="preserve"> to the forest</w:t>
            </w:r>
            <w:r w:rsidR="00492CDC" w:rsidRPr="009559BE">
              <w:rPr>
                <w:w w:val="105"/>
              </w:rPr>
              <w:t>.</w:t>
            </w:r>
          </w:p>
        </w:tc>
        <w:tc>
          <w:tcPr>
            <w:tcW w:w="2161" w:type="dxa"/>
            <w:tcBorders>
              <w:top w:val="single" w:sz="4" w:space="0" w:color="000000"/>
              <w:left w:val="nil"/>
              <w:bottom w:val="single" w:sz="4" w:space="0" w:color="000000"/>
              <w:right w:val="nil"/>
            </w:tcBorders>
          </w:tcPr>
          <w:p w14:paraId="4B573E03" w14:textId="77777777" w:rsidR="00492CDC" w:rsidRPr="009559BE" w:rsidRDefault="00492CDC" w:rsidP="001949A5">
            <w:pPr>
              <w:spacing w:after="0"/>
            </w:pPr>
            <w:r w:rsidRPr="009559BE">
              <w:t>1=Strongly agree</w:t>
            </w:r>
          </w:p>
          <w:p w14:paraId="6CF2E0A3" w14:textId="77777777" w:rsidR="00492CDC" w:rsidRPr="009559BE" w:rsidRDefault="00492CDC" w:rsidP="001949A5">
            <w:pPr>
              <w:spacing w:after="0"/>
            </w:pPr>
            <w:r w:rsidRPr="009559BE">
              <w:t>2=Agree</w:t>
            </w:r>
          </w:p>
          <w:p w14:paraId="3CA0CE77" w14:textId="77777777" w:rsidR="00492CDC" w:rsidRPr="009559BE" w:rsidRDefault="00492CDC" w:rsidP="001949A5">
            <w:pPr>
              <w:spacing w:after="0"/>
            </w:pPr>
            <w:r w:rsidRPr="009559BE">
              <w:t>3=Neither agree nor disagree</w:t>
            </w:r>
          </w:p>
          <w:p w14:paraId="6419FBE5" w14:textId="001D91D0" w:rsidR="00492CDC" w:rsidRPr="009559BE" w:rsidRDefault="00492CDC"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9559BE" w:rsidRDefault="00492CDC" w:rsidP="001949A5">
            <w:pPr>
              <w:spacing w:after="0"/>
            </w:pPr>
            <w:r w:rsidRPr="009559BE">
              <w:t>5=Strongly disagree</w:t>
            </w:r>
          </w:p>
          <w:p w14:paraId="1570A36C" w14:textId="77777777" w:rsidR="00492CDC" w:rsidRPr="009559BE" w:rsidRDefault="00492CDC" w:rsidP="001949A5">
            <w:pPr>
              <w:spacing w:after="0"/>
            </w:pPr>
            <w:r w:rsidRPr="009559BE">
              <w:t>888=Don't know</w:t>
            </w:r>
          </w:p>
          <w:p w14:paraId="53E16BB6" w14:textId="1D3A35CD" w:rsidR="00492CDC" w:rsidRPr="009559BE" w:rsidRDefault="00492CDC"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9559BE" w:rsidRDefault="00492CDC" w:rsidP="001949A5">
            <w:pPr>
              <w:spacing w:after="0"/>
            </w:pPr>
          </w:p>
        </w:tc>
      </w:tr>
    </w:tbl>
    <w:p w14:paraId="78FAF3FB" w14:textId="757842FF" w:rsidR="0064718C" w:rsidRPr="009559BE" w:rsidRDefault="002360AB"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read some statements about forest management in your village. Please tell me how much you agree or disagree.</w:t>
      </w:r>
    </w:p>
    <w:tbl>
      <w:tblPr>
        <w:tblW w:w="10090" w:type="dxa"/>
        <w:tblInd w:w="-5" w:type="dxa"/>
        <w:tblLayout w:type="fixed"/>
        <w:tblCellMar>
          <w:left w:w="29" w:type="dxa"/>
          <w:right w:w="29" w:type="dxa"/>
        </w:tblCellMar>
        <w:tblLook w:val="0000" w:firstRow="0" w:lastRow="0" w:firstColumn="0" w:lastColumn="0" w:noHBand="0" w:noVBand="0"/>
      </w:tblPr>
      <w:tblGrid>
        <w:gridCol w:w="574"/>
        <w:gridCol w:w="4466"/>
        <w:gridCol w:w="2160"/>
        <w:gridCol w:w="2158"/>
        <w:gridCol w:w="8"/>
        <w:gridCol w:w="714"/>
        <w:gridCol w:w="10"/>
      </w:tblGrid>
      <w:tr w:rsidR="002360AB" w:rsidRPr="009559BE" w14:paraId="71330783" w14:textId="77777777" w:rsidTr="00A405FF">
        <w:trPr>
          <w:gridAfter w:val="1"/>
          <w:wAfter w:w="10" w:type="dxa"/>
          <w:trHeight w:val="900"/>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9559BE" w:rsidRDefault="007D11DB" w:rsidP="008250E0">
            <w:pPr>
              <w:spacing w:after="0"/>
              <w:rPr>
                <w:rFonts w:eastAsia="Calibri" w:cs="Times New Roman"/>
              </w:rPr>
            </w:pPr>
            <w:r>
              <w:rPr>
                <w:rFonts w:eastAsia="Calibri" w:cs="Times New Roman"/>
              </w:rPr>
              <w:t>G22</w:t>
            </w:r>
          </w:p>
        </w:tc>
        <w:tc>
          <w:tcPr>
            <w:tcW w:w="4466" w:type="dxa"/>
            <w:tcBorders>
              <w:top w:val="single" w:sz="4" w:space="0" w:color="000000"/>
              <w:left w:val="single" w:sz="4" w:space="0" w:color="000000"/>
              <w:bottom w:val="single" w:sz="4" w:space="0" w:color="auto"/>
            </w:tcBorders>
          </w:tcPr>
          <w:p w14:paraId="2220AB20" w14:textId="77777777" w:rsidR="002360AB" w:rsidRDefault="00FA74D4" w:rsidP="008250E0">
            <w:pPr>
              <w:spacing w:after="0"/>
              <w:rPr>
                <w:ins w:id="300" w:author="Aleta Haflett" w:date="2014-11-03T18:25:00Z"/>
                <w:bCs/>
              </w:rPr>
            </w:pPr>
            <w:del w:id="301" w:author="Aleta Haflett" w:date="2014-11-03T18:23:00Z">
              <w:r w:rsidDel="008E7E6A">
                <w:rPr>
                  <w:bCs/>
                </w:rPr>
                <w:delText>Does your village have a local community institution or committee that helps manage the local forest</w:delText>
              </w:r>
              <w:r w:rsidR="00AD4C44" w:rsidDel="008E7E6A">
                <w:rPr>
                  <w:bCs/>
                </w:rPr>
                <w:delText>(s)</w:delText>
              </w:r>
              <w:r w:rsidDel="008E7E6A">
                <w:rPr>
                  <w:bCs/>
                </w:rPr>
                <w:delText xml:space="preserve">? </w:delText>
              </w:r>
            </w:del>
            <w:ins w:id="302" w:author="Aleta Haflett" w:date="2014-11-03T18:23:00Z">
              <w:r w:rsidR="008E7E6A">
                <w:rPr>
                  <w:bCs/>
                </w:rPr>
                <w:t>Are any members of the community involved in a group that organizes activities related to the management of the forest (eg firefighting, patrolling, tourism, tree</w:t>
              </w:r>
            </w:ins>
            <w:ins w:id="303" w:author="Aleta Haflett" w:date="2014-11-03T18:24:00Z">
              <w:r w:rsidR="008E7E6A">
                <w:rPr>
                  <w:bCs/>
                </w:rPr>
                <w:t xml:space="preserve"> planting, etc)</w:t>
              </w:r>
            </w:ins>
          </w:p>
          <w:p w14:paraId="164593EB" w14:textId="107F2FE1" w:rsidR="008E7E6A" w:rsidRPr="008113F0" w:rsidRDefault="008E7E6A" w:rsidP="008250E0">
            <w:pPr>
              <w:spacing w:after="0"/>
              <w:rPr>
                <w:i/>
                <w:color w:val="000000"/>
              </w:rPr>
            </w:pPr>
            <w:ins w:id="304" w:author="Aleta Haflett" w:date="2014-11-03T18:25:00Z">
              <w:r>
                <w:rPr>
                  <w:bCs/>
                  <w:i/>
                </w:rPr>
                <w:t xml:space="preserve">If 0, skip to </w:t>
              </w:r>
            </w:ins>
            <w:r w:rsidR="000324F5">
              <w:rPr>
                <w:bCs/>
                <w:i/>
              </w:rPr>
              <w:t>G35</w:t>
            </w:r>
          </w:p>
        </w:tc>
        <w:tc>
          <w:tcPr>
            <w:tcW w:w="4318" w:type="dxa"/>
            <w:gridSpan w:val="2"/>
            <w:tcBorders>
              <w:top w:val="single" w:sz="4" w:space="0" w:color="000000"/>
              <w:bottom w:val="single" w:sz="4" w:space="0" w:color="auto"/>
              <w:right w:val="single" w:sz="18" w:space="0" w:color="000000"/>
            </w:tcBorders>
          </w:tcPr>
          <w:p w14:paraId="7A35589A" w14:textId="77777777" w:rsidR="0064718C" w:rsidRPr="008113F0" w:rsidRDefault="00FA74D4" w:rsidP="00FA74D4">
            <w:pPr>
              <w:spacing w:after="0"/>
              <w:rPr>
                <w:rFonts w:cs="Times New Roman"/>
                <w:w w:val="105"/>
              </w:rPr>
            </w:pPr>
            <w:r w:rsidRPr="008113F0">
              <w:rPr>
                <w:rFonts w:cs="Times New Roman"/>
                <w:w w:val="105"/>
              </w:rPr>
              <w:t>0-No</w:t>
            </w:r>
          </w:p>
          <w:p w14:paraId="4C2BABBA" w14:textId="77777777" w:rsidR="00FA74D4" w:rsidRPr="008113F0" w:rsidRDefault="00FA74D4" w:rsidP="00FA74D4">
            <w:pPr>
              <w:spacing w:after="0"/>
              <w:rPr>
                <w:rFonts w:cs="Times New Roman"/>
                <w:w w:val="105"/>
              </w:rPr>
            </w:pPr>
            <w:r w:rsidRPr="008113F0">
              <w:rPr>
                <w:rFonts w:cs="Times New Roman"/>
                <w:w w:val="105"/>
              </w:rPr>
              <w:t xml:space="preserve">1-Yes </w:t>
            </w:r>
          </w:p>
          <w:p w14:paraId="2E8A7424" w14:textId="03C78079" w:rsidR="00FA74D4" w:rsidRPr="009559BE" w:rsidRDefault="00FA74D4" w:rsidP="00FA74D4">
            <w:pPr>
              <w:spacing w:after="0"/>
              <w:rPr>
                <w:rFonts w:cs="Times New Roman"/>
                <w:i/>
                <w:w w:val="105"/>
              </w:rPr>
            </w:pPr>
            <w:r w:rsidRPr="008113F0">
              <w:rPr>
                <w:rFonts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7D11DB" w:rsidRPr="009559BE" w14:paraId="65E86DB3" w14:textId="77777777" w:rsidTr="007D11DB">
        <w:trPr>
          <w:gridAfter w:val="1"/>
          <w:wAfter w:w="10" w:type="dxa"/>
          <w:trHeight w:val="360"/>
        </w:trPr>
        <w:tc>
          <w:tcPr>
            <w:tcW w:w="574" w:type="dxa"/>
            <w:tcBorders>
              <w:top w:val="single" w:sz="4" w:space="0" w:color="auto"/>
              <w:left w:val="single" w:sz="4" w:space="0" w:color="000000"/>
              <w:bottom w:val="single" w:sz="4" w:space="0" w:color="auto"/>
              <w:right w:val="single" w:sz="4" w:space="0" w:color="000000"/>
            </w:tcBorders>
          </w:tcPr>
          <w:p w14:paraId="2756CB83" w14:textId="0BBEE8F4" w:rsidR="007D11DB" w:rsidRPr="009559BE" w:rsidRDefault="007D11DB" w:rsidP="008250E0">
            <w:pPr>
              <w:spacing w:after="0"/>
              <w:rPr>
                <w:rFonts w:eastAsia="Calibri" w:cs="Times New Roman"/>
              </w:rPr>
            </w:pPr>
            <w:r>
              <w:rPr>
                <w:rFonts w:eastAsia="Calibri" w:cs="Times New Roman"/>
              </w:rPr>
              <w:t>G23</w:t>
            </w:r>
          </w:p>
        </w:tc>
        <w:tc>
          <w:tcPr>
            <w:tcW w:w="4466" w:type="dxa"/>
            <w:tcBorders>
              <w:top w:val="single" w:sz="4" w:space="0" w:color="auto"/>
              <w:left w:val="single" w:sz="4" w:space="0" w:color="000000"/>
              <w:bottom w:val="single" w:sz="4" w:space="0" w:color="auto"/>
            </w:tcBorders>
          </w:tcPr>
          <w:p w14:paraId="47CA33C3" w14:textId="6D0C8C22" w:rsidR="007D11DB" w:rsidRDefault="007D11DB" w:rsidP="008250E0">
            <w:pPr>
              <w:spacing w:after="0"/>
              <w:rPr>
                <w:bCs/>
              </w:rPr>
            </w:pPr>
            <w:r>
              <w:rPr>
                <w:bCs/>
              </w:rPr>
              <w:t>Wha</w:t>
            </w:r>
            <w:r w:rsidR="005C2B03">
              <w:rPr>
                <w:bCs/>
              </w:rPr>
              <w:t>t is the name of the group</w:t>
            </w:r>
            <w:r>
              <w:rPr>
                <w:bCs/>
              </w:rPr>
              <w:t xml:space="preserve">? </w:t>
            </w:r>
          </w:p>
        </w:tc>
        <w:tc>
          <w:tcPr>
            <w:tcW w:w="5040" w:type="dxa"/>
            <w:gridSpan w:val="4"/>
            <w:tcBorders>
              <w:top w:val="single" w:sz="4" w:space="0" w:color="auto"/>
              <w:bottom w:val="single" w:sz="4" w:space="0" w:color="auto"/>
              <w:right w:val="single" w:sz="18" w:space="0" w:color="000000"/>
            </w:tcBorders>
          </w:tcPr>
          <w:p w14:paraId="6856D2F8" w14:textId="73E9339B" w:rsidR="007D11DB" w:rsidRPr="009559BE" w:rsidRDefault="007D11DB" w:rsidP="008250E0">
            <w:pPr>
              <w:spacing w:after="0"/>
              <w:rPr>
                <w:rFonts w:eastAsia="Calibri" w:cs="Times New Roman"/>
                <w:i/>
                <w:color w:val="A6A6A6"/>
              </w:rPr>
            </w:pPr>
            <w:r>
              <w:rPr>
                <w:rFonts w:eastAsia="Calibri" w:cs="Times New Roman"/>
                <w:i/>
                <w:color w:val="A6A6A6"/>
              </w:rPr>
              <w:t>(text)</w:t>
            </w:r>
          </w:p>
        </w:tc>
      </w:tr>
      <w:tr w:rsidR="008E7E6A" w:rsidRPr="009559BE" w14:paraId="51A9B328" w14:textId="77777777" w:rsidTr="00A405FF">
        <w:trPr>
          <w:gridAfter w:val="1"/>
          <w:wAfter w:w="10" w:type="dxa"/>
          <w:trHeight w:val="260"/>
          <w:ins w:id="305" w:author="Aleta Haflett" w:date="2014-11-03T18:24:00Z"/>
        </w:trPr>
        <w:tc>
          <w:tcPr>
            <w:tcW w:w="574" w:type="dxa"/>
            <w:tcBorders>
              <w:top w:val="single" w:sz="4" w:space="0" w:color="auto"/>
              <w:left w:val="single" w:sz="4" w:space="0" w:color="000000"/>
              <w:bottom w:val="single" w:sz="4" w:space="0" w:color="auto"/>
              <w:right w:val="single" w:sz="4" w:space="0" w:color="000000"/>
            </w:tcBorders>
          </w:tcPr>
          <w:p w14:paraId="30A48D9E" w14:textId="546DBFF0" w:rsidR="008E7E6A" w:rsidRPr="009559BE" w:rsidRDefault="007D11DB" w:rsidP="008250E0">
            <w:pPr>
              <w:spacing w:after="0"/>
              <w:rPr>
                <w:ins w:id="306" w:author="Aleta Haflett" w:date="2014-11-03T18:24:00Z"/>
                <w:rFonts w:eastAsia="Calibri" w:cs="Times New Roman"/>
              </w:rPr>
            </w:pPr>
            <w:r>
              <w:rPr>
                <w:rFonts w:eastAsia="Calibri" w:cs="Times New Roman"/>
              </w:rPr>
              <w:t>G24</w:t>
            </w:r>
          </w:p>
        </w:tc>
        <w:tc>
          <w:tcPr>
            <w:tcW w:w="4466" w:type="dxa"/>
            <w:tcBorders>
              <w:top w:val="single" w:sz="4" w:space="0" w:color="auto"/>
              <w:left w:val="single" w:sz="4" w:space="0" w:color="000000"/>
              <w:bottom w:val="single" w:sz="4" w:space="0" w:color="auto"/>
            </w:tcBorders>
          </w:tcPr>
          <w:p w14:paraId="2D9FF0DF" w14:textId="77777777" w:rsidR="008E7E6A" w:rsidRDefault="008E7E6A" w:rsidP="008250E0">
            <w:pPr>
              <w:spacing w:after="0"/>
              <w:rPr>
                <w:ins w:id="307" w:author="Aleta Haflett" w:date="2014-11-03T18:25:00Z"/>
                <w:bCs/>
              </w:rPr>
            </w:pPr>
            <w:ins w:id="308" w:author="Aleta Haflett" w:date="2014-11-03T18:25:00Z">
              <w:r>
                <w:rPr>
                  <w:bCs/>
                </w:rPr>
                <w:t xml:space="preserve">What type of activities does the group do? </w:t>
              </w:r>
            </w:ins>
          </w:p>
          <w:p w14:paraId="33D9A2B8" w14:textId="6BE8554E" w:rsidR="008E7E6A" w:rsidRPr="008113F0" w:rsidRDefault="008E7E6A" w:rsidP="008250E0">
            <w:pPr>
              <w:spacing w:after="0"/>
              <w:rPr>
                <w:ins w:id="309" w:author="Aleta Haflett" w:date="2014-11-03T18:24:00Z"/>
                <w:bCs/>
                <w:i/>
              </w:rPr>
            </w:pPr>
            <w:ins w:id="310" w:author="Aleta Haflett" w:date="2014-11-03T18:25:00Z">
              <w:r>
                <w:rPr>
                  <w:bCs/>
                  <w:i/>
                </w:rPr>
                <w:t xml:space="preserve">Select all that apply </w:t>
              </w:r>
            </w:ins>
          </w:p>
        </w:tc>
        <w:tc>
          <w:tcPr>
            <w:tcW w:w="4318" w:type="dxa"/>
            <w:gridSpan w:val="2"/>
            <w:tcBorders>
              <w:top w:val="single" w:sz="4" w:space="0" w:color="auto"/>
              <w:bottom w:val="single" w:sz="4" w:space="0" w:color="auto"/>
              <w:right w:val="single" w:sz="18" w:space="0" w:color="000000"/>
            </w:tcBorders>
          </w:tcPr>
          <w:p w14:paraId="6CFE62A8" w14:textId="77777777" w:rsidR="008E7E6A" w:rsidRDefault="008E7E6A" w:rsidP="00FA74D4">
            <w:pPr>
              <w:spacing w:after="0"/>
              <w:rPr>
                <w:ins w:id="311" w:author="Aleta Haflett" w:date="2014-11-03T18:25:00Z"/>
                <w:rFonts w:cs="Times New Roman"/>
                <w:w w:val="105"/>
              </w:rPr>
            </w:pPr>
            <w:ins w:id="312" w:author="Aleta Haflett" w:date="2014-11-03T18:25:00Z">
              <w:r>
                <w:rPr>
                  <w:rFonts w:cs="Times New Roman"/>
                  <w:w w:val="105"/>
                </w:rPr>
                <w:t>1=Planting trees</w:t>
              </w:r>
            </w:ins>
          </w:p>
          <w:p w14:paraId="08C65AAD" w14:textId="44771A25" w:rsidR="008E7E6A" w:rsidRDefault="008E7E6A" w:rsidP="00FA74D4">
            <w:pPr>
              <w:spacing w:after="0"/>
              <w:rPr>
                <w:ins w:id="313" w:author="Aleta Haflett" w:date="2014-11-03T18:25:00Z"/>
                <w:rFonts w:cs="Times New Roman"/>
                <w:w w:val="105"/>
              </w:rPr>
            </w:pPr>
            <w:ins w:id="314" w:author="Aleta Haflett" w:date="2014-11-03T18:25:00Z">
              <w:r>
                <w:rPr>
                  <w:rFonts w:cs="Times New Roman"/>
                  <w:w w:val="105"/>
                </w:rPr>
                <w:t>2=Cutting down undesired/competing trees</w:t>
              </w:r>
            </w:ins>
          </w:p>
          <w:p w14:paraId="607E0C2E" w14:textId="77777777" w:rsidR="008E7E6A" w:rsidRDefault="008E7E6A" w:rsidP="00FA74D4">
            <w:pPr>
              <w:spacing w:after="0"/>
              <w:rPr>
                <w:ins w:id="315" w:author="Aleta Haflett" w:date="2014-11-03T18:26:00Z"/>
                <w:rFonts w:cs="Times New Roman"/>
                <w:w w:val="105"/>
              </w:rPr>
            </w:pPr>
            <w:ins w:id="316" w:author="Aleta Haflett" w:date="2014-11-03T18:25:00Z">
              <w:r>
                <w:rPr>
                  <w:rFonts w:cs="Times New Roman"/>
                  <w:w w:val="105"/>
                </w:rPr>
                <w:t xml:space="preserve">3=Protecting certain desired trees </w:t>
              </w:r>
            </w:ins>
            <w:ins w:id="317" w:author="Aleta Haflett" w:date="2014-11-03T18:26:00Z">
              <w:r>
                <w:rPr>
                  <w:rFonts w:cs="Times New Roman"/>
                  <w:w w:val="105"/>
                </w:rPr>
                <w:t>in the forest to promote the natural regeneration of the species</w:t>
              </w:r>
            </w:ins>
          </w:p>
          <w:p w14:paraId="2F37F1C2" w14:textId="77777777" w:rsidR="008E7E6A" w:rsidRDefault="008E7E6A" w:rsidP="00FA74D4">
            <w:pPr>
              <w:spacing w:after="0"/>
              <w:rPr>
                <w:ins w:id="318" w:author="Aleta Haflett" w:date="2014-11-03T18:26:00Z"/>
                <w:rFonts w:cs="Times New Roman"/>
                <w:w w:val="105"/>
              </w:rPr>
            </w:pPr>
            <w:ins w:id="319" w:author="Aleta Haflett" w:date="2014-11-03T18:26:00Z">
              <w:r>
                <w:rPr>
                  <w:rFonts w:cs="Times New Roman"/>
                  <w:w w:val="105"/>
                </w:rPr>
                <w:t>4=Protecting areas of forest for particular environmental services, like water catchment</w:t>
              </w:r>
            </w:ins>
          </w:p>
          <w:p w14:paraId="7A30A75B" w14:textId="77777777" w:rsidR="008E7E6A" w:rsidRDefault="008E7E6A" w:rsidP="00FA74D4">
            <w:pPr>
              <w:spacing w:after="0"/>
              <w:rPr>
                <w:ins w:id="320" w:author="Aleta Haflett" w:date="2014-11-03T18:26:00Z"/>
                <w:rFonts w:cs="Times New Roman"/>
                <w:w w:val="105"/>
              </w:rPr>
            </w:pPr>
            <w:ins w:id="321" w:author="Aleta Haflett" w:date="2014-11-03T18:26:00Z">
              <w:r>
                <w:rPr>
                  <w:rFonts w:cs="Times New Roman"/>
                  <w:w w:val="105"/>
                </w:rPr>
                <w:t>5=Protecting areas of forest for particular beliefs/spiritual services</w:t>
              </w:r>
            </w:ins>
          </w:p>
          <w:p w14:paraId="15C9E765" w14:textId="77777777" w:rsidR="008E7E6A" w:rsidRDefault="008E7E6A" w:rsidP="00FA74D4">
            <w:pPr>
              <w:spacing w:after="0"/>
              <w:rPr>
                <w:ins w:id="322" w:author="Aleta Haflett" w:date="2014-11-03T18:26:00Z"/>
                <w:rFonts w:cs="Times New Roman"/>
                <w:w w:val="105"/>
              </w:rPr>
            </w:pPr>
            <w:ins w:id="323" w:author="Aleta Haflett" w:date="2014-11-03T18:26:00Z">
              <w:r>
                <w:rPr>
                  <w:rFonts w:cs="Times New Roman"/>
                  <w:w w:val="105"/>
                </w:rPr>
                <w:t>6=Establishing clear use rights for a limited number of people to particular forest products (honey, trees)</w:t>
              </w:r>
            </w:ins>
          </w:p>
          <w:p w14:paraId="596A0513" w14:textId="77777777" w:rsidR="008E7E6A" w:rsidRDefault="008E7E6A" w:rsidP="00FA74D4">
            <w:pPr>
              <w:spacing w:after="0"/>
              <w:rPr>
                <w:ins w:id="324" w:author="Aleta Haflett" w:date="2014-11-03T18:27:00Z"/>
                <w:rFonts w:cs="Times New Roman"/>
                <w:w w:val="105"/>
              </w:rPr>
            </w:pPr>
            <w:ins w:id="325" w:author="Aleta Haflett" w:date="2014-11-03T18:27:00Z">
              <w:r>
                <w:rPr>
                  <w:rFonts w:cs="Times New Roman"/>
                  <w:w w:val="105"/>
                </w:rPr>
                <w:t>7=Extension/education about forest management</w:t>
              </w:r>
            </w:ins>
          </w:p>
          <w:p w14:paraId="764AC32E" w14:textId="77777777" w:rsidR="008E7E6A" w:rsidRDefault="008E7E6A" w:rsidP="00FA74D4">
            <w:pPr>
              <w:spacing w:after="0"/>
              <w:rPr>
                <w:ins w:id="326" w:author="Aleta Haflett" w:date="2014-11-03T18:27:00Z"/>
                <w:rFonts w:cs="Times New Roman"/>
                <w:w w:val="105"/>
              </w:rPr>
            </w:pPr>
            <w:ins w:id="327" w:author="Aleta Haflett" w:date="2014-11-03T18:27:00Z">
              <w:r>
                <w:rPr>
                  <w:rFonts w:cs="Times New Roman"/>
                  <w:w w:val="105"/>
                </w:rPr>
                <w:t>8=Enacted bylaws (eg no bush burning in the forest)</w:t>
              </w:r>
            </w:ins>
          </w:p>
          <w:p w14:paraId="3A864F6E" w14:textId="77777777" w:rsidR="008E7E6A" w:rsidRDefault="008E7E6A" w:rsidP="00FA74D4">
            <w:pPr>
              <w:spacing w:after="0"/>
              <w:rPr>
                <w:ins w:id="328" w:author="Aleta Haflett" w:date="2014-11-03T18:27:00Z"/>
                <w:rFonts w:cs="Times New Roman"/>
                <w:w w:val="105"/>
              </w:rPr>
            </w:pPr>
            <w:ins w:id="329" w:author="Aleta Haflett" w:date="2014-11-03T18:27:00Z">
              <w:r>
                <w:rPr>
                  <w:rFonts w:cs="Times New Roman"/>
                  <w:w w:val="105"/>
                </w:rPr>
                <w:t xml:space="preserve">9=Mapping/inventory of forest resources </w:t>
              </w:r>
            </w:ins>
          </w:p>
          <w:p w14:paraId="3F44344A" w14:textId="50DC04ED" w:rsidR="008E7E6A" w:rsidRPr="008113F0" w:rsidRDefault="008E7E6A" w:rsidP="00FA74D4">
            <w:pPr>
              <w:spacing w:after="0"/>
              <w:rPr>
                <w:ins w:id="330" w:author="Aleta Haflett" w:date="2014-11-03T18:24:00Z"/>
                <w:rFonts w:cs="Times New Roman"/>
                <w:w w:val="105"/>
              </w:rPr>
            </w:pPr>
            <w:ins w:id="331" w:author="Aleta Haflett" w:date="2014-11-03T18:28:00Z">
              <w:r>
                <w:rPr>
                  <w:rFonts w:cs="Times New Roman"/>
                  <w:w w:val="105"/>
                </w:rPr>
                <w:t xml:space="preserve">97=Other, specify </w:t>
              </w:r>
            </w:ins>
          </w:p>
        </w:tc>
        <w:tc>
          <w:tcPr>
            <w:tcW w:w="722" w:type="dxa"/>
            <w:gridSpan w:val="2"/>
            <w:tcBorders>
              <w:top w:val="single" w:sz="4" w:space="0" w:color="auto"/>
              <w:left w:val="single" w:sz="18" w:space="0" w:color="000000"/>
              <w:bottom w:val="single" w:sz="4" w:space="0" w:color="auto"/>
              <w:right w:val="single" w:sz="18" w:space="0" w:color="000000"/>
            </w:tcBorders>
          </w:tcPr>
          <w:p w14:paraId="3696C8FF" w14:textId="77777777" w:rsidR="008E7E6A" w:rsidRPr="009559BE" w:rsidRDefault="008E7E6A" w:rsidP="008250E0">
            <w:pPr>
              <w:spacing w:after="0"/>
              <w:rPr>
                <w:ins w:id="332" w:author="Aleta Haflett" w:date="2014-11-03T18:24:00Z"/>
                <w:rFonts w:eastAsia="Calibri" w:cs="Times New Roman"/>
                <w:i/>
                <w:color w:val="A6A6A6"/>
              </w:rPr>
            </w:pPr>
          </w:p>
        </w:tc>
      </w:tr>
      <w:tr w:rsidR="00FA74D4" w:rsidRPr="009559BE" w14:paraId="18ADC7FE" w14:textId="77777777" w:rsidTr="00A405FF">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FA74D4" w:rsidRPr="009559BE" w:rsidRDefault="007D11DB" w:rsidP="008250E0">
            <w:pPr>
              <w:spacing w:after="0"/>
              <w:rPr>
                <w:rFonts w:eastAsia="Calibri" w:cs="Times New Roman"/>
              </w:rPr>
            </w:pPr>
            <w:r>
              <w:rPr>
                <w:rFonts w:eastAsia="Calibri" w:cs="Times New Roman"/>
              </w:rPr>
              <w:t>G25</w:t>
            </w:r>
          </w:p>
        </w:tc>
        <w:tc>
          <w:tcPr>
            <w:tcW w:w="4466" w:type="dxa"/>
            <w:tcBorders>
              <w:top w:val="single" w:sz="4" w:space="0" w:color="auto"/>
              <w:left w:val="single" w:sz="4" w:space="0" w:color="000000"/>
              <w:bottom w:val="single" w:sz="4" w:space="0" w:color="auto"/>
            </w:tcBorders>
          </w:tcPr>
          <w:p w14:paraId="6A7A9FED" w14:textId="77777777" w:rsidR="00FA74D4" w:rsidRDefault="00FA74D4" w:rsidP="008250E0">
            <w:pPr>
              <w:spacing w:after="0"/>
              <w:rPr>
                <w:bCs/>
              </w:rPr>
            </w:pPr>
            <w:r>
              <w:rPr>
                <w:bCs/>
              </w:rPr>
              <w:t xml:space="preserve">How are leaders selected? </w:t>
            </w:r>
          </w:p>
          <w:p w14:paraId="2F30240A" w14:textId="71EE2E20" w:rsidR="007D11DB" w:rsidRPr="007D11DB" w:rsidRDefault="007D11DB" w:rsidP="008250E0">
            <w:pPr>
              <w:spacing w:after="0"/>
              <w:rPr>
                <w:bCs/>
                <w:i/>
              </w:rPr>
            </w:pPr>
            <w:r>
              <w:rPr>
                <w:bCs/>
                <w:i/>
              </w:rPr>
              <w:t xml:space="preserve">If </w:t>
            </w:r>
            <w:r w:rsidR="000324F5">
              <w:rPr>
                <w:bCs/>
                <w:i/>
              </w:rPr>
              <w:t>not 3, skip G26</w:t>
            </w:r>
          </w:p>
        </w:tc>
        <w:tc>
          <w:tcPr>
            <w:tcW w:w="4318" w:type="dxa"/>
            <w:gridSpan w:val="2"/>
            <w:tcBorders>
              <w:top w:val="single" w:sz="4" w:space="0" w:color="auto"/>
              <w:bottom w:val="single" w:sz="4" w:space="0" w:color="auto"/>
              <w:right w:val="single" w:sz="18" w:space="0" w:color="000000"/>
            </w:tcBorders>
          </w:tcPr>
          <w:p w14:paraId="0BDB43C5" w14:textId="77777777" w:rsidR="00FA74D4" w:rsidRPr="007D11DB" w:rsidRDefault="007D11DB" w:rsidP="00FA74D4">
            <w:pPr>
              <w:spacing w:after="0"/>
              <w:rPr>
                <w:rFonts w:cs="Times New Roman"/>
                <w:w w:val="105"/>
              </w:rPr>
            </w:pPr>
            <w:r w:rsidRPr="007D11DB">
              <w:rPr>
                <w:rFonts w:cs="Times New Roman"/>
                <w:w w:val="105"/>
              </w:rPr>
              <w:t>1=By appointment from the chief/headman</w:t>
            </w:r>
          </w:p>
          <w:p w14:paraId="07FC80FD" w14:textId="300BAAF3" w:rsidR="007D11DB" w:rsidRPr="007D11DB" w:rsidRDefault="007D11DB" w:rsidP="00FA74D4">
            <w:pPr>
              <w:spacing w:after="0"/>
              <w:rPr>
                <w:rFonts w:cs="Times New Roman"/>
                <w:w w:val="105"/>
              </w:rPr>
            </w:pPr>
            <w:r w:rsidRPr="007D11DB">
              <w:rPr>
                <w:rFonts w:cs="Times New Roman"/>
                <w:w w:val="105"/>
              </w:rPr>
              <w:t>2=By appointment from a village committee</w:t>
            </w:r>
          </w:p>
          <w:p w14:paraId="2ACDF98A" w14:textId="77777777" w:rsidR="007D11DB" w:rsidRPr="007D11DB" w:rsidRDefault="007D11DB" w:rsidP="00FA74D4">
            <w:pPr>
              <w:spacing w:after="0"/>
              <w:rPr>
                <w:rFonts w:cs="Times New Roman"/>
                <w:w w:val="105"/>
              </w:rPr>
            </w:pPr>
            <w:r w:rsidRPr="007D11DB">
              <w:rPr>
                <w:rFonts w:cs="Times New Roman"/>
                <w:w w:val="105"/>
              </w:rPr>
              <w:t>3=By election from the community</w:t>
            </w:r>
          </w:p>
          <w:p w14:paraId="641FEC51" w14:textId="77777777" w:rsidR="007D11DB" w:rsidRDefault="007D11DB" w:rsidP="00FA74D4">
            <w:pPr>
              <w:spacing w:after="0"/>
              <w:rPr>
                <w:rFonts w:cs="Times New Roman"/>
                <w:w w:val="105"/>
              </w:rPr>
            </w:pPr>
            <w:r w:rsidRPr="007D11DB">
              <w:rPr>
                <w:rFonts w:cs="Times New Roman"/>
                <w:w w:val="105"/>
              </w:rPr>
              <w:t>4=By election from the group</w:t>
            </w:r>
          </w:p>
          <w:p w14:paraId="6DCE174D" w14:textId="1660CC27" w:rsidR="007D11DB" w:rsidRDefault="007D11DB" w:rsidP="00FA74D4">
            <w:pPr>
              <w:spacing w:after="0"/>
              <w:rPr>
                <w:rFonts w:cs="Times New Roman"/>
                <w:w w:val="105"/>
              </w:rPr>
            </w:pPr>
            <w:r>
              <w:rPr>
                <w:rFonts w:cs="Times New Roman"/>
                <w:w w:val="105"/>
              </w:rPr>
              <w:t xml:space="preserve">5=Self-nomination/appointment </w:t>
            </w:r>
          </w:p>
          <w:p w14:paraId="1A84AC4B" w14:textId="77777777" w:rsidR="007D11DB" w:rsidRDefault="007D11DB" w:rsidP="00FA74D4">
            <w:pPr>
              <w:spacing w:after="0"/>
              <w:rPr>
                <w:rFonts w:cs="Times New Roman"/>
                <w:w w:val="105"/>
              </w:rPr>
            </w:pPr>
            <w:r>
              <w:rPr>
                <w:rFonts w:cs="Times New Roman"/>
                <w:w w:val="105"/>
              </w:rPr>
              <w:t xml:space="preserve">97=Other, specify </w:t>
            </w:r>
          </w:p>
          <w:p w14:paraId="64E35618" w14:textId="002B9828" w:rsidR="007D11DB" w:rsidRDefault="007D11DB" w:rsidP="00FA74D4">
            <w:pPr>
              <w:spacing w:after="0"/>
              <w:rPr>
                <w:rFonts w:cs="Times New Roman"/>
                <w:i/>
                <w:w w:val="105"/>
              </w:rPr>
            </w:pPr>
            <w:r>
              <w:rPr>
                <w:rFonts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FA74D4" w:rsidRPr="009559BE" w:rsidRDefault="00FA74D4" w:rsidP="008250E0">
            <w:pPr>
              <w:spacing w:after="0"/>
              <w:rPr>
                <w:rFonts w:eastAsia="Calibri" w:cs="Times New Roman"/>
                <w:i/>
                <w:color w:val="A6A6A6"/>
              </w:rPr>
            </w:pPr>
          </w:p>
        </w:tc>
      </w:tr>
      <w:tr w:rsidR="007D11DB" w:rsidRPr="009559BE" w14:paraId="3FA424B8" w14:textId="77777777" w:rsidTr="00A405FF">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7D11DB" w:rsidRDefault="007D11DB" w:rsidP="008250E0">
            <w:pPr>
              <w:spacing w:after="0"/>
              <w:rPr>
                <w:rFonts w:eastAsia="Calibri" w:cs="Times New Roman"/>
              </w:rPr>
            </w:pPr>
            <w:r>
              <w:rPr>
                <w:rFonts w:eastAsia="Calibri" w:cs="Times New Roman"/>
              </w:rPr>
              <w:t>G26</w:t>
            </w:r>
          </w:p>
        </w:tc>
        <w:tc>
          <w:tcPr>
            <w:tcW w:w="4466" w:type="dxa"/>
            <w:tcBorders>
              <w:top w:val="single" w:sz="4" w:space="0" w:color="auto"/>
              <w:left w:val="single" w:sz="4" w:space="0" w:color="000000"/>
              <w:bottom w:val="single" w:sz="4" w:space="0" w:color="auto"/>
            </w:tcBorders>
          </w:tcPr>
          <w:p w14:paraId="2B647815" w14:textId="52331B8D" w:rsidR="007D11DB" w:rsidRDefault="007D11DB" w:rsidP="008250E0">
            <w:pPr>
              <w:spacing w:after="0"/>
              <w:rPr>
                <w:bCs/>
              </w:rPr>
            </w:pPr>
            <w:r>
              <w:rPr>
                <w:bCs/>
              </w:rPr>
              <w:t xml:space="preserve">Did you or any other household members participate in electing the current leadership? </w:t>
            </w:r>
          </w:p>
        </w:tc>
        <w:tc>
          <w:tcPr>
            <w:tcW w:w="4318" w:type="dxa"/>
            <w:gridSpan w:val="2"/>
            <w:tcBorders>
              <w:top w:val="single" w:sz="4" w:space="0" w:color="auto"/>
              <w:bottom w:val="single" w:sz="4" w:space="0" w:color="auto"/>
              <w:right w:val="single" w:sz="18" w:space="0" w:color="000000"/>
            </w:tcBorders>
          </w:tcPr>
          <w:p w14:paraId="0DB4E2CB" w14:textId="77777777" w:rsidR="007D11DB" w:rsidRPr="008113F0" w:rsidRDefault="007D11DB" w:rsidP="007D11DB">
            <w:pPr>
              <w:spacing w:after="0"/>
              <w:rPr>
                <w:rFonts w:cs="Times New Roman"/>
                <w:w w:val="105"/>
              </w:rPr>
            </w:pPr>
            <w:r w:rsidRPr="008113F0">
              <w:rPr>
                <w:rFonts w:cs="Times New Roman"/>
                <w:w w:val="105"/>
              </w:rPr>
              <w:t>0=No</w:t>
            </w:r>
          </w:p>
          <w:p w14:paraId="485F95AB" w14:textId="6F6D2ECE" w:rsidR="007D11DB" w:rsidRPr="008113F0" w:rsidRDefault="007D11DB" w:rsidP="00196EC9">
            <w:pPr>
              <w:spacing w:after="0"/>
              <w:rPr>
                <w:rFonts w:cs="Times New Roman"/>
                <w:w w:val="105"/>
              </w:rPr>
            </w:pPr>
            <w:r w:rsidRPr="008113F0">
              <w:rPr>
                <w:rFonts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7D11DB" w:rsidRPr="009559BE" w:rsidRDefault="007D11DB" w:rsidP="008250E0">
            <w:pPr>
              <w:spacing w:after="0"/>
              <w:rPr>
                <w:rFonts w:eastAsia="Calibri" w:cs="Times New Roman"/>
                <w:i/>
                <w:color w:val="A6A6A6"/>
              </w:rPr>
            </w:pPr>
          </w:p>
        </w:tc>
      </w:tr>
      <w:tr w:rsidR="007D11DB" w:rsidRPr="009559BE" w14:paraId="0C8F57F3" w14:textId="77777777" w:rsidTr="00A405FF">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7D11DB" w:rsidRPr="009559BE" w:rsidRDefault="007D11DB" w:rsidP="008250E0">
            <w:pPr>
              <w:spacing w:after="0"/>
              <w:rPr>
                <w:rFonts w:eastAsia="Calibri" w:cs="Times New Roman"/>
              </w:rPr>
            </w:pPr>
            <w:r>
              <w:rPr>
                <w:rFonts w:eastAsia="Calibri" w:cs="Times New Roman"/>
              </w:rPr>
              <w:t>G27</w:t>
            </w:r>
          </w:p>
        </w:tc>
        <w:tc>
          <w:tcPr>
            <w:tcW w:w="4466" w:type="dxa"/>
            <w:tcBorders>
              <w:top w:val="single" w:sz="4" w:space="0" w:color="auto"/>
              <w:left w:val="single" w:sz="4" w:space="0" w:color="000000"/>
              <w:bottom w:val="single" w:sz="4" w:space="0" w:color="auto"/>
            </w:tcBorders>
          </w:tcPr>
          <w:p w14:paraId="093FD407" w14:textId="59AF5688" w:rsidR="007D11DB" w:rsidRDefault="007D11DB" w:rsidP="008250E0">
            <w:pPr>
              <w:spacing w:after="0"/>
              <w:rPr>
                <w:bCs/>
              </w:rPr>
            </w:pPr>
            <w:r>
              <w:rPr>
                <w:bCs/>
              </w:rPr>
              <w:t xml:space="preserve">Are you a leader? </w:t>
            </w:r>
          </w:p>
        </w:tc>
        <w:tc>
          <w:tcPr>
            <w:tcW w:w="4318" w:type="dxa"/>
            <w:gridSpan w:val="2"/>
            <w:tcBorders>
              <w:top w:val="single" w:sz="4" w:space="0" w:color="auto"/>
              <w:bottom w:val="single" w:sz="4" w:space="0" w:color="auto"/>
              <w:right w:val="single" w:sz="18" w:space="0" w:color="000000"/>
            </w:tcBorders>
          </w:tcPr>
          <w:p w14:paraId="666980BA" w14:textId="77777777" w:rsidR="007D11DB" w:rsidRPr="008113F0" w:rsidRDefault="007D11DB" w:rsidP="00196EC9">
            <w:pPr>
              <w:spacing w:after="0"/>
              <w:rPr>
                <w:ins w:id="333" w:author="Aleta Haflett" w:date="2014-11-03T09:45:00Z"/>
                <w:rFonts w:cs="Times New Roman"/>
                <w:w w:val="105"/>
              </w:rPr>
            </w:pPr>
            <w:ins w:id="334" w:author="Aleta Haflett" w:date="2014-11-03T09:45:00Z">
              <w:r w:rsidRPr="008113F0">
                <w:rPr>
                  <w:rFonts w:cs="Times New Roman"/>
                  <w:w w:val="105"/>
                </w:rPr>
                <w:t>0=No</w:t>
              </w:r>
            </w:ins>
          </w:p>
          <w:p w14:paraId="70B5B900" w14:textId="787C5E0C" w:rsidR="007D11DB" w:rsidRPr="008113F0" w:rsidRDefault="007D11DB" w:rsidP="00196EC9">
            <w:pPr>
              <w:spacing w:after="0"/>
              <w:rPr>
                <w:rFonts w:cs="Times New Roman"/>
                <w:w w:val="105"/>
              </w:rPr>
            </w:pPr>
            <w:ins w:id="335" w:author="Aleta Haflett" w:date="2014-11-03T09:45: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7D11DB" w:rsidRPr="009559BE" w:rsidRDefault="007D11DB" w:rsidP="008250E0">
            <w:pPr>
              <w:spacing w:after="0"/>
              <w:rPr>
                <w:rFonts w:eastAsia="Calibri" w:cs="Times New Roman"/>
                <w:i/>
                <w:color w:val="A6A6A6"/>
              </w:rPr>
            </w:pPr>
          </w:p>
        </w:tc>
      </w:tr>
      <w:tr w:rsidR="007D11DB" w:rsidRPr="009559BE" w14:paraId="1F8C6765" w14:textId="77777777" w:rsidTr="00A405FF">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7D11DB" w:rsidRPr="009559BE" w:rsidRDefault="000324F5" w:rsidP="008250E0">
            <w:pPr>
              <w:spacing w:after="0"/>
              <w:rPr>
                <w:rFonts w:eastAsia="Calibri" w:cs="Times New Roman"/>
              </w:rPr>
            </w:pPr>
            <w:r>
              <w:rPr>
                <w:rFonts w:eastAsia="Calibri" w:cs="Times New Roman"/>
              </w:rPr>
              <w:t>G28</w:t>
            </w:r>
          </w:p>
        </w:tc>
        <w:tc>
          <w:tcPr>
            <w:tcW w:w="4466" w:type="dxa"/>
            <w:tcBorders>
              <w:top w:val="single" w:sz="4" w:space="0" w:color="auto"/>
              <w:left w:val="single" w:sz="4" w:space="0" w:color="000000"/>
              <w:bottom w:val="single" w:sz="4" w:space="0" w:color="auto"/>
            </w:tcBorders>
          </w:tcPr>
          <w:p w14:paraId="74807CC3" w14:textId="3A62BD5E" w:rsidR="007D11DB" w:rsidRDefault="007D11DB" w:rsidP="008250E0">
            <w:pPr>
              <w:spacing w:after="0"/>
              <w:rPr>
                <w:bCs/>
              </w:rPr>
            </w:pPr>
            <w:r>
              <w:rPr>
                <w:bCs/>
              </w:rPr>
              <w:t xml:space="preserve">Are you a member? </w:t>
            </w:r>
          </w:p>
        </w:tc>
        <w:tc>
          <w:tcPr>
            <w:tcW w:w="4318" w:type="dxa"/>
            <w:gridSpan w:val="2"/>
            <w:tcBorders>
              <w:top w:val="single" w:sz="4" w:space="0" w:color="auto"/>
              <w:bottom w:val="single" w:sz="4" w:space="0" w:color="auto"/>
              <w:right w:val="single" w:sz="18" w:space="0" w:color="000000"/>
            </w:tcBorders>
          </w:tcPr>
          <w:p w14:paraId="760EB615" w14:textId="77777777" w:rsidR="007D11DB" w:rsidRPr="008113F0" w:rsidRDefault="007D11DB" w:rsidP="00AF35A3">
            <w:pPr>
              <w:spacing w:after="0"/>
              <w:rPr>
                <w:ins w:id="336" w:author="Aleta Haflett" w:date="2014-11-03T09:46:00Z"/>
                <w:rFonts w:cs="Times New Roman"/>
                <w:w w:val="105"/>
              </w:rPr>
            </w:pPr>
            <w:ins w:id="337" w:author="Aleta Haflett" w:date="2014-11-03T09:46:00Z">
              <w:r w:rsidRPr="008113F0">
                <w:rPr>
                  <w:rFonts w:cs="Times New Roman"/>
                  <w:w w:val="105"/>
                </w:rPr>
                <w:t>0=No</w:t>
              </w:r>
            </w:ins>
          </w:p>
          <w:p w14:paraId="003F31F1" w14:textId="2D6C3F7D" w:rsidR="007D11DB" w:rsidRPr="008113F0" w:rsidRDefault="007D11DB" w:rsidP="00AF35A3">
            <w:pPr>
              <w:spacing w:after="0"/>
              <w:rPr>
                <w:rFonts w:cs="Times New Roman"/>
                <w:w w:val="105"/>
              </w:rPr>
            </w:pPr>
            <w:ins w:id="338" w:author="Aleta Haflett" w:date="2014-11-03T09:46: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7D11DB" w:rsidRPr="009559BE" w:rsidRDefault="007D11DB" w:rsidP="008250E0">
            <w:pPr>
              <w:spacing w:after="0"/>
              <w:rPr>
                <w:rFonts w:eastAsia="Calibri" w:cs="Times New Roman"/>
                <w:i/>
                <w:color w:val="A6A6A6"/>
              </w:rPr>
            </w:pPr>
          </w:p>
        </w:tc>
      </w:tr>
      <w:tr w:rsidR="007D11DB" w:rsidRPr="009559BE" w14:paraId="71A94AC9" w14:textId="77777777" w:rsidTr="00A405FF">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7D11DB" w:rsidRPr="009559BE" w:rsidRDefault="000324F5" w:rsidP="008250E0">
            <w:pPr>
              <w:spacing w:after="0"/>
              <w:rPr>
                <w:rFonts w:eastAsia="Calibri" w:cs="Times New Roman"/>
              </w:rPr>
            </w:pPr>
            <w:r>
              <w:rPr>
                <w:rFonts w:eastAsia="Calibri" w:cs="Times New Roman"/>
              </w:rPr>
              <w:t>G29</w:t>
            </w:r>
          </w:p>
        </w:tc>
        <w:tc>
          <w:tcPr>
            <w:tcW w:w="4466" w:type="dxa"/>
            <w:tcBorders>
              <w:top w:val="single" w:sz="4" w:space="0" w:color="auto"/>
              <w:left w:val="single" w:sz="4" w:space="0" w:color="000000"/>
              <w:bottom w:val="single" w:sz="4" w:space="0" w:color="auto"/>
            </w:tcBorders>
          </w:tcPr>
          <w:p w14:paraId="31FF5ED3" w14:textId="3CC01153" w:rsidR="007D11DB" w:rsidRDefault="007D11DB" w:rsidP="008250E0">
            <w:pPr>
              <w:spacing w:after="0"/>
              <w:rPr>
                <w:bCs/>
              </w:rPr>
            </w:pPr>
            <w:r>
              <w:rPr>
                <w:bCs/>
              </w:rPr>
              <w:t xml:space="preserve">Do members have to be land owners? </w:t>
            </w:r>
          </w:p>
        </w:tc>
        <w:tc>
          <w:tcPr>
            <w:tcW w:w="4318" w:type="dxa"/>
            <w:gridSpan w:val="2"/>
            <w:tcBorders>
              <w:top w:val="single" w:sz="4" w:space="0" w:color="auto"/>
              <w:bottom w:val="single" w:sz="4" w:space="0" w:color="auto"/>
              <w:right w:val="single" w:sz="18" w:space="0" w:color="000000"/>
            </w:tcBorders>
          </w:tcPr>
          <w:p w14:paraId="2CCC5BA1" w14:textId="77777777" w:rsidR="007D11DB" w:rsidRPr="008113F0" w:rsidRDefault="007D11DB" w:rsidP="00AF35A3">
            <w:pPr>
              <w:spacing w:after="0"/>
              <w:rPr>
                <w:ins w:id="339" w:author="Aleta Haflett" w:date="2014-11-03T09:46:00Z"/>
                <w:rFonts w:cs="Times New Roman"/>
                <w:w w:val="105"/>
              </w:rPr>
            </w:pPr>
            <w:ins w:id="340" w:author="Aleta Haflett" w:date="2014-11-03T09:46:00Z">
              <w:r w:rsidRPr="008113F0">
                <w:rPr>
                  <w:rFonts w:cs="Times New Roman"/>
                  <w:w w:val="105"/>
                </w:rPr>
                <w:t>0=No</w:t>
              </w:r>
            </w:ins>
          </w:p>
          <w:p w14:paraId="2CE59DD2" w14:textId="36E3F253" w:rsidR="007D11DB" w:rsidRPr="008113F0" w:rsidRDefault="007D11DB" w:rsidP="00AF35A3">
            <w:pPr>
              <w:spacing w:after="0"/>
              <w:rPr>
                <w:rFonts w:cs="Times New Roman"/>
                <w:w w:val="105"/>
              </w:rPr>
            </w:pPr>
            <w:ins w:id="341" w:author="Aleta Haflett" w:date="2014-11-03T09:46: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7D11DB" w:rsidRPr="009559BE" w:rsidRDefault="007D11DB" w:rsidP="008250E0">
            <w:pPr>
              <w:spacing w:after="0"/>
              <w:rPr>
                <w:rFonts w:eastAsia="Calibri" w:cs="Times New Roman"/>
                <w:i/>
                <w:color w:val="A6A6A6"/>
              </w:rPr>
            </w:pPr>
          </w:p>
        </w:tc>
      </w:tr>
      <w:tr w:rsidR="007D11DB" w:rsidRPr="009559BE" w14:paraId="1987F232" w14:textId="77777777" w:rsidTr="00A405FF">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7D11DB" w:rsidRPr="009559BE" w:rsidRDefault="000324F5" w:rsidP="008250E0">
            <w:pPr>
              <w:spacing w:after="0"/>
              <w:rPr>
                <w:rFonts w:eastAsia="Calibri" w:cs="Times New Roman"/>
              </w:rPr>
            </w:pPr>
            <w:r>
              <w:rPr>
                <w:rFonts w:eastAsia="Calibri" w:cs="Times New Roman"/>
              </w:rPr>
              <w:t>G30</w:t>
            </w:r>
          </w:p>
        </w:tc>
        <w:tc>
          <w:tcPr>
            <w:tcW w:w="4466" w:type="dxa"/>
            <w:tcBorders>
              <w:top w:val="single" w:sz="4" w:space="0" w:color="auto"/>
              <w:left w:val="single" w:sz="4" w:space="0" w:color="000000"/>
              <w:bottom w:val="single" w:sz="4" w:space="0" w:color="auto"/>
            </w:tcBorders>
          </w:tcPr>
          <w:p w14:paraId="08B5AD25" w14:textId="2F656F6D" w:rsidR="007D11DB" w:rsidRDefault="007D11DB" w:rsidP="008250E0">
            <w:pPr>
              <w:spacing w:after="0"/>
              <w:rPr>
                <w:bCs/>
              </w:rPr>
            </w:pPr>
            <w:r>
              <w:rPr>
                <w:bCs/>
              </w:rPr>
              <w:t xml:space="preserve">Can anyone in the village be a member? </w:t>
            </w:r>
          </w:p>
          <w:p w14:paraId="6D1BE4BF" w14:textId="77777777" w:rsidR="007D11DB" w:rsidRDefault="007D11DB" w:rsidP="008250E0">
            <w:pPr>
              <w:spacing w:after="0"/>
              <w:rPr>
                <w:bCs/>
              </w:rPr>
            </w:pPr>
          </w:p>
        </w:tc>
        <w:tc>
          <w:tcPr>
            <w:tcW w:w="4318" w:type="dxa"/>
            <w:gridSpan w:val="2"/>
            <w:tcBorders>
              <w:top w:val="single" w:sz="4" w:space="0" w:color="auto"/>
              <w:bottom w:val="single" w:sz="4" w:space="0" w:color="auto"/>
              <w:right w:val="single" w:sz="18" w:space="0" w:color="000000"/>
            </w:tcBorders>
          </w:tcPr>
          <w:p w14:paraId="47C775AD" w14:textId="77777777" w:rsidR="007D11DB" w:rsidRPr="008113F0" w:rsidRDefault="007D11DB" w:rsidP="00302C97">
            <w:pPr>
              <w:spacing w:after="0"/>
              <w:rPr>
                <w:ins w:id="342" w:author="Aleta Haflett" w:date="2014-11-03T09:46:00Z"/>
                <w:rFonts w:cs="Times New Roman"/>
                <w:w w:val="105"/>
              </w:rPr>
            </w:pPr>
            <w:ins w:id="343" w:author="Aleta Haflett" w:date="2014-11-03T09:46:00Z">
              <w:r w:rsidRPr="008113F0">
                <w:rPr>
                  <w:rFonts w:cs="Times New Roman"/>
                  <w:w w:val="105"/>
                </w:rPr>
                <w:t>0=No</w:t>
              </w:r>
            </w:ins>
          </w:p>
          <w:p w14:paraId="62236979" w14:textId="49FA39C0" w:rsidR="007D11DB" w:rsidRPr="008113F0" w:rsidRDefault="007D11DB" w:rsidP="00302C97">
            <w:pPr>
              <w:spacing w:after="0"/>
              <w:rPr>
                <w:rFonts w:cs="Times New Roman"/>
                <w:w w:val="105"/>
              </w:rPr>
            </w:pPr>
            <w:ins w:id="344" w:author="Aleta Haflett" w:date="2014-11-03T09:46:00Z">
              <w:r w:rsidRPr="008113F0">
                <w:rPr>
                  <w:rFonts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7D11DB" w:rsidRPr="009559BE" w:rsidRDefault="007D11DB" w:rsidP="008250E0">
            <w:pPr>
              <w:spacing w:after="0"/>
              <w:rPr>
                <w:rFonts w:eastAsia="Calibri" w:cs="Times New Roman"/>
                <w:i/>
                <w:color w:val="A6A6A6"/>
              </w:rPr>
            </w:pPr>
          </w:p>
        </w:tc>
      </w:tr>
      <w:tr w:rsidR="007D11DB" w:rsidRPr="009559BE" w14:paraId="08273F1E" w14:textId="77777777" w:rsidTr="00A405FF">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7D11DB" w:rsidRPr="009559BE" w:rsidRDefault="000324F5" w:rsidP="008250E0">
            <w:pPr>
              <w:spacing w:after="0"/>
              <w:rPr>
                <w:rFonts w:eastAsia="Calibri" w:cs="Times New Roman"/>
              </w:rPr>
            </w:pPr>
            <w:r>
              <w:rPr>
                <w:rFonts w:eastAsia="Calibri" w:cs="Times New Roman"/>
              </w:rPr>
              <w:t>G31</w:t>
            </w:r>
          </w:p>
        </w:tc>
        <w:tc>
          <w:tcPr>
            <w:tcW w:w="4466" w:type="dxa"/>
            <w:tcBorders>
              <w:top w:val="single" w:sz="4" w:space="0" w:color="auto"/>
              <w:left w:val="single" w:sz="4" w:space="0" w:color="000000"/>
              <w:bottom w:val="single" w:sz="4" w:space="0" w:color="000000"/>
            </w:tcBorders>
          </w:tcPr>
          <w:p w14:paraId="5648FE4D" w14:textId="207AC9DF" w:rsidR="007D11DB" w:rsidRPr="009559BE" w:rsidRDefault="007D11DB" w:rsidP="00AD4C44">
            <w:pPr>
              <w:spacing w:after="0"/>
              <w:rPr>
                <w:bCs/>
              </w:rPr>
            </w:pPr>
            <w:r w:rsidRPr="009559BE">
              <w:rPr>
                <w:bCs/>
              </w:rPr>
              <w:t xml:space="preserve">How satisfied are you </w:t>
            </w:r>
            <w:r>
              <w:rPr>
                <w:bCs/>
              </w:rPr>
              <w:t xml:space="preserve">with how this village committee/institution is managing the local forest(s)? </w:t>
            </w:r>
          </w:p>
        </w:tc>
        <w:tc>
          <w:tcPr>
            <w:tcW w:w="4318" w:type="dxa"/>
            <w:gridSpan w:val="2"/>
            <w:tcBorders>
              <w:top w:val="single" w:sz="4" w:space="0" w:color="auto"/>
              <w:bottom w:val="single" w:sz="4" w:space="0" w:color="000000"/>
              <w:right w:val="single" w:sz="18" w:space="0" w:color="000000"/>
            </w:tcBorders>
          </w:tcPr>
          <w:p w14:paraId="756BCE00" w14:textId="77777777" w:rsidR="007D11DB" w:rsidRPr="009559BE" w:rsidRDefault="007D11DB" w:rsidP="00FA74D4">
            <w:pPr>
              <w:spacing w:after="0"/>
              <w:rPr>
                <w:rFonts w:cs="Times New Roman"/>
                <w:w w:val="105"/>
              </w:rPr>
            </w:pPr>
            <w:r w:rsidRPr="009559BE">
              <w:rPr>
                <w:rFonts w:cs="Times New Roman"/>
                <w:w w:val="105"/>
              </w:rPr>
              <w:t>1=Very satisfied</w:t>
            </w:r>
          </w:p>
          <w:p w14:paraId="43CAC8A4" w14:textId="77777777" w:rsidR="007D11DB" w:rsidRPr="009559BE" w:rsidRDefault="007D11DB" w:rsidP="00FA74D4">
            <w:pPr>
              <w:spacing w:after="0"/>
              <w:rPr>
                <w:rFonts w:cs="Times New Roman"/>
                <w:w w:val="105"/>
              </w:rPr>
            </w:pPr>
            <w:r w:rsidRPr="009559BE">
              <w:rPr>
                <w:rFonts w:cs="Times New Roman"/>
                <w:w w:val="105"/>
              </w:rPr>
              <w:t>2=Satisfied</w:t>
            </w:r>
          </w:p>
          <w:p w14:paraId="5580121F" w14:textId="77777777" w:rsidR="007D11DB" w:rsidRPr="009559BE" w:rsidRDefault="007D11DB" w:rsidP="00FA74D4">
            <w:pPr>
              <w:spacing w:after="0"/>
              <w:rPr>
                <w:rFonts w:cs="Times New Roman"/>
                <w:w w:val="105"/>
              </w:rPr>
            </w:pPr>
            <w:r w:rsidRPr="009559BE">
              <w:rPr>
                <w:rFonts w:cs="Times New Roman"/>
                <w:w w:val="105"/>
              </w:rPr>
              <w:t>3=Neutral</w:t>
            </w:r>
          </w:p>
          <w:p w14:paraId="2D44013C" w14:textId="77777777" w:rsidR="007D11DB" w:rsidRPr="009559BE" w:rsidRDefault="007D11DB" w:rsidP="00FA74D4">
            <w:pPr>
              <w:spacing w:after="0"/>
              <w:rPr>
                <w:rFonts w:cs="Times New Roman"/>
                <w:w w:val="105"/>
              </w:rPr>
            </w:pPr>
            <w:r w:rsidRPr="009559BE">
              <w:rPr>
                <w:rFonts w:cs="Times New Roman"/>
                <w:w w:val="105"/>
              </w:rPr>
              <w:t>4=Dissatisfied</w:t>
            </w:r>
          </w:p>
          <w:p w14:paraId="24F029B3" w14:textId="77777777" w:rsidR="007D11DB" w:rsidRPr="009559BE" w:rsidRDefault="007D11DB" w:rsidP="00FA74D4">
            <w:pPr>
              <w:spacing w:after="0"/>
              <w:rPr>
                <w:rFonts w:cs="Times New Roman"/>
                <w:w w:val="105"/>
              </w:rPr>
            </w:pPr>
            <w:r w:rsidRPr="009559BE">
              <w:rPr>
                <w:rFonts w:cs="Times New Roman"/>
                <w:w w:val="105"/>
              </w:rPr>
              <w:t>5=Very dissatisfied</w:t>
            </w:r>
          </w:p>
          <w:p w14:paraId="4950B4D3" w14:textId="059A996B" w:rsidR="007D11DB" w:rsidRPr="009559BE" w:rsidRDefault="007D11DB" w:rsidP="008250E0">
            <w:pPr>
              <w:spacing w:after="0"/>
              <w:rPr>
                <w:rFonts w:cs="Times New Roman"/>
                <w:w w:val="105"/>
              </w:rPr>
            </w:pPr>
            <w:r w:rsidRPr="009559BE">
              <w:rPr>
                <w:rFonts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7D11DB" w:rsidRPr="009559BE" w:rsidRDefault="007D11DB" w:rsidP="008250E0">
            <w:pPr>
              <w:spacing w:after="0"/>
              <w:rPr>
                <w:rFonts w:eastAsia="Calibri" w:cs="Times New Roman"/>
                <w:i/>
                <w:color w:val="A6A6A6"/>
              </w:rPr>
            </w:pPr>
          </w:p>
        </w:tc>
      </w:tr>
      <w:tr w:rsidR="007D11DB" w:rsidRPr="009559BE" w14:paraId="5264615F" w14:textId="77777777" w:rsidTr="00A405FF">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7D11DB" w:rsidRPr="009559BE" w:rsidRDefault="000324F5" w:rsidP="008250E0">
            <w:pPr>
              <w:spacing w:after="0"/>
              <w:rPr>
                <w:rFonts w:eastAsia="Calibri" w:cs="Times New Roman"/>
              </w:rPr>
            </w:pPr>
            <w:r>
              <w:rPr>
                <w:rFonts w:eastAsia="Calibri" w:cs="Times New Roman"/>
              </w:rPr>
              <w:t>G32</w:t>
            </w:r>
          </w:p>
        </w:tc>
        <w:tc>
          <w:tcPr>
            <w:tcW w:w="4466" w:type="dxa"/>
            <w:tcBorders>
              <w:top w:val="single" w:sz="4" w:space="0" w:color="000000"/>
              <w:left w:val="single" w:sz="4" w:space="0" w:color="000000"/>
              <w:bottom w:val="single" w:sz="4" w:space="0" w:color="000000"/>
            </w:tcBorders>
          </w:tcPr>
          <w:p w14:paraId="1CCBA141" w14:textId="1AC0C256" w:rsidR="007D11DB" w:rsidRPr="009559BE" w:rsidRDefault="007D11DB" w:rsidP="008250E0">
            <w:pPr>
              <w:spacing w:after="0"/>
              <w:rPr>
                <w:bCs/>
              </w:rPr>
            </w:pPr>
            <w:r w:rsidRPr="009559BE">
              <w:rPr>
                <w:bCs/>
              </w:rPr>
              <w:t>How satisfied are you with the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4AF5F5CE" w14:textId="77777777" w:rsidR="007D11DB" w:rsidRPr="009559BE" w:rsidRDefault="007D11DB" w:rsidP="008250E0">
            <w:pPr>
              <w:spacing w:after="0"/>
              <w:rPr>
                <w:rFonts w:cs="Times New Roman"/>
                <w:w w:val="105"/>
              </w:rPr>
            </w:pPr>
            <w:r w:rsidRPr="009559BE">
              <w:rPr>
                <w:rFonts w:cs="Times New Roman"/>
                <w:w w:val="105"/>
              </w:rPr>
              <w:t>1=Very satisfied</w:t>
            </w:r>
          </w:p>
          <w:p w14:paraId="58E3CCB5" w14:textId="77777777" w:rsidR="007D11DB" w:rsidRPr="009559BE" w:rsidRDefault="007D11DB" w:rsidP="008250E0">
            <w:pPr>
              <w:spacing w:after="0"/>
              <w:rPr>
                <w:rFonts w:cs="Times New Roman"/>
                <w:w w:val="105"/>
              </w:rPr>
            </w:pPr>
            <w:r w:rsidRPr="009559BE">
              <w:rPr>
                <w:rFonts w:cs="Times New Roman"/>
                <w:w w:val="105"/>
              </w:rPr>
              <w:t>2=Satisfied</w:t>
            </w:r>
          </w:p>
          <w:p w14:paraId="363112AC" w14:textId="77777777" w:rsidR="007D11DB" w:rsidRPr="009559BE" w:rsidRDefault="007D11DB" w:rsidP="008250E0">
            <w:pPr>
              <w:spacing w:after="0"/>
              <w:rPr>
                <w:rFonts w:cs="Times New Roman"/>
                <w:w w:val="105"/>
              </w:rPr>
            </w:pPr>
            <w:r w:rsidRPr="009559BE">
              <w:rPr>
                <w:rFonts w:cs="Times New Roman"/>
                <w:w w:val="105"/>
              </w:rPr>
              <w:t>3=Neutral</w:t>
            </w:r>
          </w:p>
          <w:p w14:paraId="13A61EF0" w14:textId="77777777" w:rsidR="007D11DB" w:rsidRPr="009559BE" w:rsidRDefault="007D11DB" w:rsidP="008250E0">
            <w:pPr>
              <w:spacing w:after="0"/>
              <w:rPr>
                <w:rFonts w:cs="Times New Roman"/>
                <w:w w:val="105"/>
              </w:rPr>
            </w:pPr>
            <w:r w:rsidRPr="009559BE">
              <w:rPr>
                <w:rFonts w:cs="Times New Roman"/>
                <w:w w:val="105"/>
              </w:rPr>
              <w:t>4=Dissatisfied</w:t>
            </w:r>
          </w:p>
          <w:p w14:paraId="66FD977B" w14:textId="77777777" w:rsidR="007D11DB" w:rsidRPr="009559BE" w:rsidRDefault="007D11DB" w:rsidP="008250E0">
            <w:pPr>
              <w:spacing w:after="0"/>
              <w:rPr>
                <w:rFonts w:cs="Times New Roman"/>
                <w:w w:val="105"/>
              </w:rPr>
            </w:pPr>
            <w:r w:rsidRPr="009559BE">
              <w:rPr>
                <w:rFonts w:cs="Times New Roman"/>
                <w:w w:val="105"/>
              </w:rPr>
              <w:t>5=Very dissatisfied</w:t>
            </w:r>
          </w:p>
          <w:p w14:paraId="29A92FAA" w14:textId="77777777" w:rsidR="007D11DB" w:rsidRPr="009559BE" w:rsidRDefault="007D11D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7D11DB" w:rsidRPr="009559BE" w:rsidRDefault="007D11DB" w:rsidP="008250E0">
            <w:pPr>
              <w:spacing w:after="0"/>
              <w:rPr>
                <w:rFonts w:eastAsia="Calibri" w:cs="Times New Roman"/>
                <w:i/>
                <w:color w:val="A6A6A6"/>
              </w:rPr>
            </w:pPr>
            <w:r w:rsidRPr="009559BE">
              <w:rPr>
                <w:rFonts w:eastAsia="Calibri" w:cs="Times New Roman"/>
                <w:i/>
                <w:color w:val="A6A6A6"/>
              </w:rPr>
              <w:t>(Code)</w:t>
            </w:r>
          </w:p>
        </w:tc>
      </w:tr>
      <w:tr w:rsidR="007D11DB" w:rsidRPr="009559BE" w14:paraId="41115C9A" w14:textId="77777777" w:rsidTr="00A405FF">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7D11DB" w:rsidRPr="009559BE" w:rsidRDefault="000324F5" w:rsidP="008250E0">
            <w:pPr>
              <w:spacing w:after="0"/>
              <w:rPr>
                <w:rFonts w:eastAsia="Calibri" w:cs="Times New Roman"/>
              </w:rPr>
            </w:pPr>
            <w:r>
              <w:rPr>
                <w:rFonts w:eastAsia="Calibri" w:cs="Times New Roman"/>
              </w:rPr>
              <w:t>G33</w:t>
            </w:r>
          </w:p>
        </w:tc>
        <w:tc>
          <w:tcPr>
            <w:tcW w:w="4466" w:type="dxa"/>
            <w:tcBorders>
              <w:top w:val="single" w:sz="4" w:space="0" w:color="000000"/>
              <w:left w:val="single" w:sz="4" w:space="0" w:color="000000"/>
              <w:bottom w:val="single" w:sz="4" w:space="0" w:color="000000"/>
            </w:tcBorders>
          </w:tcPr>
          <w:p w14:paraId="263D82E0" w14:textId="24256ACF" w:rsidR="007D11DB" w:rsidRPr="009559BE" w:rsidRDefault="007D11DB" w:rsidP="008250E0">
            <w:pPr>
              <w:spacing w:after="0"/>
              <w:rPr>
                <w:bCs/>
              </w:rPr>
            </w:pPr>
            <w:r w:rsidRPr="009559BE">
              <w:rPr>
                <w:bCs/>
              </w:rPr>
              <w:t xml:space="preserve">How satisfied are you with the </w:t>
            </w:r>
            <w:r w:rsidRPr="00AD4C44">
              <w:rPr>
                <w:b/>
                <w:bCs/>
              </w:rPr>
              <w:t xml:space="preserve">enforcement </w:t>
            </w:r>
            <w:r w:rsidRPr="009559BE">
              <w:rPr>
                <w:bCs/>
              </w:rPr>
              <w:t>of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20D296FB" w14:textId="77777777" w:rsidR="007D11DB" w:rsidRPr="009559BE" w:rsidRDefault="007D11DB" w:rsidP="008250E0">
            <w:pPr>
              <w:spacing w:after="0"/>
              <w:rPr>
                <w:rFonts w:cs="Times New Roman"/>
                <w:w w:val="105"/>
              </w:rPr>
            </w:pPr>
            <w:r w:rsidRPr="009559BE">
              <w:rPr>
                <w:rFonts w:cs="Times New Roman"/>
                <w:w w:val="105"/>
              </w:rPr>
              <w:t>1=Very satisfied</w:t>
            </w:r>
          </w:p>
          <w:p w14:paraId="49F6D939" w14:textId="77777777" w:rsidR="007D11DB" w:rsidRPr="009559BE" w:rsidRDefault="007D11DB" w:rsidP="008250E0">
            <w:pPr>
              <w:spacing w:after="0"/>
              <w:rPr>
                <w:rFonts w:cs="Times New Roman"/>
                <w:w w:val="105"/>
              </w:rPr>
            </w:pPr>
            <w:r w:rsidRPr="009559BE">
              <w:rPr>
                <w:rFonts w:cs="Times New Roman"/>
                <w:w w:val="105"/>
              </w:rPr>
              <w:t>2=Satisfied</w:t>
            </w:r>
          </w:p>
          <w:p w14:paraId="1DF848D5" w14:textId="77777777" w:rsidR="007D11DB" w:rsidRPr="009559BE" w:rsidRDefault="007D11DB" w:rsidP="008250E0">
            <w:pPr>
              <w:spacing w:after="0"/>
              <w:rPr>
                <w:rFonts w:cs="Times New Roman"/>
                <w:w w:val="105"/>
              </w:rPr>
            </w:pPr>
            <w:r w:rsidRPr="009559BE">
              <w:rPr>
                <w:rFonts w:cs="Times New Roman"/>
                <w:w w:val="105"/>
              </w:rPr>
              <w:t>3=Neutral</w:t>
            </w:r>
          </w:p>
          <w:p w14:paraId="590EE726" w14:textId="77777777" w:rsidR="007D11DB" w:rsidRPr="009559BE" w:rsidRDefault="007D11DB" w:rsidP="008250E0">
            <w:pPr>
              <w:spacing w:after="0"/>
              <w:rPr>
                <w:rFonts w:cs="Times New Roman"/>
                <w:w w:val="105"/>
              </w:rPr>
            </w:pPr>
            <w:r w:rsidRPr="009559BE">
              <w:rPr>
                <w:rFonts w:cs="Times New Roman"/>
                <w:w w:val="105"/>
              </w:rPr>
              <w:t>4=Dissatisfied</w:t>
            </w:r>
          </w:p>
          <w:p w14:paraId="2BC6797E" w14:textId="77777777" w:rsidR="007D11DB" w:rsidRPr="009559BE" w:rsidRDefault="007D11DB" w:rsidP="008250E0">
            <w:pPr>
              <w:spacing w:after="0"/>
              <w:rPr>
                <w:rFonts w:cs="Times New Roman"/>
                <w:w w:val="105"/>
              </w:rPr>
            </w:pPr>
            <w:r w:rsidRPr="009559BE">
              <w:rPr>
                <w:rFonts w:cs="Times New Roman"/>
                <w:w w:val="105"/>
              </w:rPr>
              <w:t>5=Very dissatisfied</w:t>
            </w:r>
          </w:p>
          <w:p w14:paraId="782FA4B2" w14:textId="77777777" w:rsidR="007D11DB" w:rsidRPr="009559BE" w:rsidRDefault="007D11D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7D11DB" w:rsidRPr="009559BE" w:rsidRDefault="007D11DB" w:rsidP="008250E0">
            <w:pPr>
              <w:spacing w:after="0"/>
              <w:rPr>
                <w:rFonts w:eastAsia="Calibri" w:cs="Times New Roman"/>
                <w:i/>
                <w:color w:val="A6A6A6"/>
              </w:rPr>
            </w:pPr>
            <w:r w:rsidRPr="009559BE">
              <w:rPr>
                <w:rFonts w:eastAsia="Calibri" w:cs="Times New Roman"/>
                <w:i/>
                <w:color w:val="A6A6A6"/>
              </w:rPr>
              <w:t>(Code)</w:t>
            </w:r>
          </w:p>
        </w:tc>
      </w:tr>
      <w:tr w:rsidR="007D11DB" w:rsidRPr="009559BE" w14:paraId="05900C15" w14:textId="77777777" w:rsidTr="00A405F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7D11DB" w:rsidRPr="009559BE" w:rsidRDefault="000324F5" w:rsidP="008250E0">
            <w:pPr>
              <w:spacing w:after="0"/>
              <w:rPr>
                <w:w w:val="105"/>
              </w:rPr>
            </w:pPr>
            <w:r>
              <w:rPr>
                <w:w w:val="105"/>
              </w:rPr>
              <w:t>G34</w:t>
            </w:r>
          </w:p>
        </w:tc>
        <w:tc>
          <w:tcPr>
            <w:tcW w:w="4466" w:type="dxa"/>
            <w:tcBorders>
              <w:top w:val="single" w:sz="4" w:space="0" w:color="000000"/>
              <w:left w:val="single" w:sz="4" w:space="0" w:color="auto"/>
              <w:bottom w:val="single" w:sz="4" w:space="0" w:color="000000"/>
              <w:right w:val="nil"/>
            </w:tcBorders>
          </w:tcPr>
          <w:p w14:paraId="2FAE81E5" w14:textId="5A478A89" w:rsidR="007D11DB" w:rsidRPr="009559BE" w:rsidRDefault="007D11DB" w:rsidP="00AD4C44">
            <w:pPr>
              <w:spacing w:after="0"/>
            </w:pPr>
            <w:r w:rsidRPr="009559BE">
              <w:rPr>
                <w:bCs/>
              </w:rPr>
              <w:t xml:space="preserve">Do you think that your household has good information about how forest management revenues and expenditures are handled by the </w:t>
            </w:r>
            <w:r>
              <w:rPr>
                <w:bCs/>
              </w:rPr>
              <w:t>committee/institution</w:t>
            </w:r>
            <w:r w:rsidRPr="009559BE">
              <w:rPr>
                <w:bCs/>
              </w:rPr>
              <w:t xml:space="preserve"> in your village?</w:t>
            </w:r>
          </w:p>
        </w:tc>
        <w:tc>
          <w:tcPr>
            <w:tcW w:w="2160" w:type="dxa"/>
            <w:tcBorders>
              <w:top w:val="single" w:sz="4" w:space="0" w:color="000000"/>
              <w:left w:val="nil"/>
              <w:bottom w:val="single" w:sz="4" w:space="0" w:color="000000"/>
              <w:right w:val="nil"/>
            </w:tcBorders>
          </w:tcPr>
          <w:p w14:paraId="54B9FC0A" w14:textId="77777777" w:rsidR="007D11DB" w:rsidRPr="009559BE" w:rsidRDefault="007D11DB" w:rsidP="008250E0">
            <w:pPr>
              <w:spacing w:after="0"/>
            </w:pPr>
            <w:r w:rsidRPr="009559BE">
              <w:t>1=Strongly agree</w:t>
            </w:r>
          </w:p>
          <w:p w14:paraId="7E070144" w14:textId="77777777" w:rsidR="007D11DB" w:rsidRPr="009559BE" w:rsidRDefault="007D11DB" w:rsidP="008250E0">
            <w:pPr>
              <w:spacing w:after="0"/>
            </w:pPr>
            <w:r w:rsidRPr="009559BE">
              <w:t>2=Agree</w:t>
            </w:r>
          </w:p>
          <w:p w14:paraId="6DC894A6" w14:textId="77777777" w:rsidR="007D11DB" w:rsidRPr="009559BE" w:rsidRDefault="007D11DB" w:rsidP="008250E0">
            <w:pPr>
              <w:spacing w:after="0"/>
            </w:pPr>
            <w:r w:rsidRPr="009559BE">
              <w:t>3=Neither agree nor disagree</w:t>
            </w:r>
          </w:p>
          <w:p w14:paraId="42FB8364" w14:textId="77777777" w:rsidR="007D11DB" w:rsidRPr="009559BE" w:rsidRDefault="007D11D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7D11DB" w:rsidRPr="009559BE" w:rsidRDefault="007D11DB" w:rsidP="008250E0">
            <w:pPr>
              <w:spacing w:after="0"/>
            </w:pPr>
            <w:r w:rsidRPr="009559BE">
              <w:t>5=Strongly disagree</w:t>
            </w:r>
          </w:p>
          <w:p w14:paraId="174ABD25" w14:textId="77777777" w:rsidR="007D11DB" w:rsidRPr="009559BE" w:rsidRDefault="007D11DB" w:rsidP="008250E0">
            <w:pPr>
              <w:spacing w:after="0"/>
              <w:rPr>
                <w:rFonts w:cs="Times New Roman"/>
                <w:w w:val="105"/>
              </w:rPr>
            </w:pPr>
            <w:r w:rsidRPr="009559BE">
              <w:rPr>
                <w:rFonts w:cs="Times New Roman"/>
                <w:w w:val="105"/>
              </w:rPr>
              <w:t>888=Don't know</w:t>
            </w:r>
          </w:p>
          <w:p w14:paraId="2946F269" w14:textId="77777777" w:rsidR="007D11DB" w:rsidRPr="009559BE" w:rsidRDefault="007D11D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7D11DB" w:rsidRPr="009559BE" w:rsidRDefault="007D11DB" w:rsidP="008250E0">
            <w:pPr>
              <w:spacing w:after="0"/>
            </w:pPr>
            <w:r w:rsidRPr="009559BE">
              <w:t>(Code)</w:t>
            </w:r>
          </w:p>
        </w:tc>
      </w:tr>
      <w:tr w:rsidR="007D11DB" w:rsidRPr="009559BE" w14:paraId="78F6F942" w14:textId="77777777" w:rsidTr="00A405F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7D11DB" w:rsidRPr="009559BE" w:rsidRDefault="000324F5" w:rsidP="008250E0">
            <w:pPr>
              <w:spacing w:after="0"/>
              <w:rPr>
                <w:w w:val="105"/>
              </w:rPr>
            </w:pPr>
            <w:r>
              <w:rPr>
                <w:w w:val="105"/>
              </w:rPr>
              <w:t>G35</w:t>
            </w:r>
          </w:p>
        </w:tc>
        <w:tc>
          <w:tcPr>
            <w:tcW w:w="4466" w:type="dxa"/>
            <w:tcBorders>
              <w:top w:val="single" w:sz="4" w:space="0" w:color="000000"/>
              <w:left w:val="single" w:sz="4" w:space="0" w:color="auto"/>
              <w:bottom w:val="single" w:sz="4" w:space="0" w:color="000000"/>
              <w:right w:val="nil"/>
            </w:tcBorders>
          </w:tcPr>
          <w:p w14:paraId="3D94D2D7" w14:textId="3DCE6B6F" w:rsidR="007D11DB" w:rsidRPr="009559BE" w:rsidRDefault="007D11DB" w:rsidP="008250E0">
            <w:pPr>
              <w:spacing w:after="0"/>
            </w:pPr>
            <w:r w:rsidRPr="009559BE">
              <w:rPr>
                <w:bCs/>
              </w:rPr>
              <w:t>Do you think that your household has sufficient knowledge about forest management to participate in developing forest management rules to guide community- or co- forest management?</w:t>
            </w:r>
          </w:p>
        </w:tc>
        <w:tc>
          <w:tcPr>
            <w:tcW w:w="2160" w:type="dxa"/>
            <w:tcBorders>
              <w:top w:val="single" w:sz="4" w:space="0" w:color="000000"/>
              <w:left w:val="nil"/>
              <w:bottom w:val="single" w:sz="4" w:space="0" w:color="000000"/>
              <w:right w:val="nil"/>
            </w:tcBorders>
          </w:tcPr>
          <w:p w14:paraId="116945D8" w14:textId="77777777" w:rsidR="007D11DB" w:rsidRPr="009559BE" w:rsidRDefault="007D11DB" w:rsidP="008250E0">
            <w:pPr>
              <w:spacing w:after="0"/>
            </w:pPr>
            <w:r w:rsidRPr="009559BE">
              <w:t>1=Strongly agree</w:t>
            </w:r>
          </w:p>
          <w:p w14:paraId="0EA92ABE" w14:textId="77777777" w:rsidR="007D11DB" w:rsidRPr="009559BE" w:rsidRDefault="007D11DB" w:rsidP="008250E0">
            <w:pPr>
              <w:spacing w:after="0"/>
            </w:pPr>
            <w:r w:rsidRPr="009559BE">
              <w:t>2=Agree</w:t>
            </w:r>
          </w:p>
          <w:p w14:paraId="0AD96224" w14:textId="77777777" w:rsidR="007D11DB" w:rsidRPr="009559BE" w:rsidRDefault="007D11DB" w:rsidP="008250E0">
            <w:pPr>
              <w:spacing w:after="0"/>
            </w:pPr>
            <w:r w:rsidRPr="009559BE">
              <w:t>3=Neither agree nor disagree</w:t>
            </w:r>
          </w:p>
          <w:p w14:paraId="5096AB83" w14:textId="77777777" w:rsidR="007D11DB" w:rsidRPr="009559BE" w:rsidRDefault="007D11D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7D11DB" w:rsidRPr="009559BE" w:rsidRDefault="007D11DB" w:rsidP="008250E0">
            <w:pPr>
              <w:spacing w:after="0"/>
            </w:pPr>
            <w:r w:rsidRPr="009559BE">
              <w:t>5=Strongly disagree</w:t>
            </w:r>
          </w:p>
          <w:p w14:paraId="5E10B2A4" w14:textId="77777777" w:rsidR="007D11DB" w:rsidRPr="009559BE" w:rsidRDefault="007D11DB" w:rsidP="008250E0">
            <w:pPr>
              <w:spacing w:after="0"/>
              <w:rPr>
                <w:rFonts w:cs="Times New Roman"/>
                <w:w w:val="105"/>
              </w:rPr>
            </w:pPr>
            <w:r w:rsidRPr="009559BE">
              <w:rPr>
                <w:rFonts w:cs="Times New Roman"/>
                <w:w w:val="105"/>
              </w:rPr>
              <w:t>888=Don't know</w:t>
            </w:r>
          </w:p>
          <w:p w14:paraId="41A23550" w14:textId="77777777" w:rsidR="007D11DB" w:rsidRPr="009559BE" w:rsidRDefault="007D11D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7D11DB" w:rsidRPr="009559BE" w:rsidRDefault="007D11DB" w:rsidP="008250E0">
            <w:pPr>
              <w:spacing w:after="0"/>
            </w:pPr>
            <w:r w:rsidRPr="009559BE">
              <w:t>(Code)</w:t>
            </w:r>
          </w:p>
        </w:tc>
      </w:tr>
    </w:tbl>
    <w:p w14:paraId="6230D63F" w14:textId="77777777" w:rsidR="00726F64" w:rsidRDefault="00726F64" w:rsidP="001512DD">
      <w:pPr>
        <w:spacing w:after="0" w:line="240" w:lineRule="auto"/>
        <w:contextualSpacing/>
        <w:sectPr w:rsidR="00726F64" w:rsidSect="00512DC2">
          <w:pgSz w:w="12240" w:h="15840"/>
          <w:pgMar w:top="1440" w:right="1080" w:bottom="1440" w:left="1080" w:header="720" w:footer="720" w:gutter="0"/>
          <w:cols w:space="720"/>
          <w:docGrid w:linePitch="360"/>
        </w:sectPr>
      </w:pPr>
    </w:p>
    <w:p w14:paraId="548DDED3" w14:textId="48B95449" w:rsidR="00F7697D" w:rsidRPr="001512DD" w:rsidRDefault="000324F5" w:rsidP="00F7697D">
      <w:pPr>
        <w:spacing w:afterLines="20" w:after="48" w:line="240" w:lineRule="auto"/>
        <w:contextualSpacing/>
        <w:rPr>
          <w:rFonts w:eastAsia="Times New Roman" w:cs="Times New Roman"/>
          <w:b/>
          <w:bCs/>
        </w:rPr>
      </w:pPr>
      <w:r>
        <w:rPr>
          <w:rFonts w:eastAsia="Times New Roman" w:cs="Times New Roman"/>
          <w:b/>
          <w:bCs/>
        </w:rPr>
        <w:t>SECTION H</w:t>
      </w:r>
      <w:r w:rsidR="00F7697D" w:rsidRPr="001512DD">
        <w:rPr>
          <w:rFonts w:eastAsia="Times New Roman" w:cs="Times New Roman"/>
          <w:b/>
          <w:bCs/>
        </w:rPr>
        <w:t>. OVERALL FARM LAND QUESTIONS</w:t>
      </w:r>
    </w:p>
    <w:p w14:paraId="61AA2AED" w14:textId="77777777" w:rsidR="00F7697D" w:rsidRPr="001512DD" w:rsidRDefault="00F7697D" w:rsidP="00F7697D">
      <w:pPr>
        <w:spacing w:after="0" w:line="240" w:lineRule="auto"/>
        <w:contextualSpacing/>
        <w:rPr>
          <w:rFonts w:eastAsia="Times New Roman" w:cs="Times New Roman"/>
          <w:lang w:eastAsia="zh-CN"/>
        </w:rPr>
      </w:pPr>
      <w:r w:rsidRPr="001512DD">
        <w:rPr>
          <w:rFonts w:eastAsia="Times New Roman"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2517"/>
        <w:gridCol w:w="1795"/>
        <w:gridCol w:w="20"/>
        <w:gridCol w:w="712"/>
      </w:tblGrid>
      <w:tr w:rsidR="00F7697D" w:rsidRPr="001512DD" w14:paraId="79878CD1"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1512DD" w:rsidRDefault="00C20927" w:rsidP="00F7697D">
            <w:pPr>
              <w:spacing w:after="0"/>
              <w:rPr>
                <w:w w:val="105"/>
              </w:rPr>
            </w:pPr>
            <w:r>
              <w:rPr>
                <w:w w:val="105"/>
              </w:rPr>
              <w:t>H.1</w:t>
            </w:r>
          </w:p>
        </w:tc>
        <w:tc>
          <w:tcPr>
            <w:tcW w:w="7194" w:type="dxa"/>
            <w:gridSpan w:val="2"/>
            <w:tcBorders>
              <w:top w:val="single" w:sz="4" w:space="0" w:color="000000"/>
              <w:left w:val="single" w:sz="4" w:space="0" w:color="auto"/>
              <w:bottom w:val="single" w:sz="4" w:space="0" w:color="000000"/>
              <w:right w:val="single" w:sz="18" w:space="0" w:color="000000"/>
            </w:tcBorders>
          </w:tcPr>
          <w:p w14:paraId="54942DA7" w14:textId="4E3E7ED1" w:rsidR="00F7697D" w:rsidRPr="001512DD" w:rsidRDefault="00F7697D" w:rsidP="00F7697D">
            <w:pPr>
              <w:spacing w:after="0"/>
              <w:rPr>
                <w:w w:val="105"/>
              </w:rPr>
            </w:pPr>
            <w:r w:rsidRPr="001512DD">
              <w:rPr>
                <w:w w:val="105"/>
              </w:rPr>
              <w:t>During this agricultural year (2013/2014), what is the total land area that your household owns? (</w:t>
            </w:r>
            <w:r w:rsidRPr="001512DD">
              <w:rPr>
                <w:b/>
                <w:w w:val="105"/>
              </w:rPr>
              <w:t>landarea_own</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3A845B8" w14:textId="77777777" w:rsidR="00F7697D" w:rsidRPr="001512DD" w:rsidRDefault="00F7697D" w:rsidP="00F7697D">
            <w:pPr>
              <w:spacing w:after="0"/>
              <w:rPr>
                <w:i/>
                <w:color w:val="A6A6A6" w:themeColor="background1" w:themeShade="A6"/>
              </w:rPr>
            </w:pPr>
            <w:r w:rsidRPr="001512DD">
              <w:rPr>
                <w:i/>
                <w:color w:val="A6A6A6" w:themeColor="background1" w:themeShade="A6"/>
              </w:rPr>
              <w:t>(Integer)</w:t>
            </w:r>
          </w:p>
        </w:tc>
      </w:tr>
      <w:tr w:rsidR="00F7697D" w:rsidRPr="001512DD"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1512DD" w:rsidRDefault="00C20927" w:rsidP="00F7697D">
            <w:pPr>
              <w:spacing w:after="0"/>
              <w:rPr>
                <w:rFonts w:eastAsia="Calibri" w:cs="Times New Roman"/>
              </w:rPr>
            </w:pPr>
            <w:r>
              <w:rPr>
                <w:rFonts w:eastAsia="Calibri"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1512DD" w:rsidRDefault="00F7697D"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1512DD" w:rsidRDefault="00F7697D" w:rsidP="00F7697D">
            <w:pPr>
              <w:spacing w:after="0"/>
              <w:rPr>
                <w:rFonts w:cs="Times New Roman"/>
                <w:w w:val="105"/>
              </w:rPr>
            </w:pPr>
            <w:r w:rsidRPr="001512DD">
              <w:rPr>
                <w:rFonts w:cs="Times New Roman"/>
                <w:w w:val="105"/>
              </w:rPr>
              <w:t>1=Lima</w:t>
            </w:r>
          </w:p>
          <w:p w14:paraId="0BCD4442" w14:textId="77777777" w:rsidR="00F7697D" w:rsidRPr="001512DD" w:rsidRDefault="00F7697D" w:rsidP="00F7697D">
            <w:pPr>
              <w:spacing w:after="0"/>
              <w:rPr>
                <w:rFonts w:cs="Times New Roman"/>
                <w:w w:val="105"/>
              </w:rPr>
            </w:pPr>
            <w:r w:rsidRPr="001512DD">
              <w:rPr>
                <w:rFonts w:cs="Times New Roman"/>
                <w:w w:val="105"/>
              </w:rPr>
              <w:t>2=Acre</w:t>
            </w:r>
          </w:p>
          <w:p w14:paraId="5CC05EEF" w14:textId="77777777" w:rsidR="00F7697D" w:rsidRPr="001512DD" w:rsidRDefault="00F7697D" w:rsidP="00F7697D">
            <w:pPr>
              <w:spacing w:after="0"/>
              <w:rPr>
                <w:rFonts w:cs="Times New Roman"/>
                <w:w w:val="105"/>
              </w:rPr>
            </w:pPr>
            <w:r w:rsidRPr="001512DD">
              <w:rPr>
                <w:rFonts w:cs="Times New Roman"/>
                <w:w w:val="105"/>
              </w:rPr>
              <w:t>3=Hectare</w:t>
            </w:r>
          </w:p>
          <w:p w14:paraId="5B06D130" w14:textId="77777777" w:rsidR="00F7697D" w:rsidRPr="001512DD" w:rsidRDefault="00F7697D" w:rsidP="00F7697D">
            <w:pPr>
              <w:spacing w:after="0"/>
              <w:rPr>
                <w:rFonts w:cs="Times New Roman"/>
                <w:w w:val="105"/>
              </w:rPr>
            </w:pPr>
            <w:r w:rsidRPr="001512DD">
              <w:rPr>
                <w:rFonts w:cs="Times New Roman"/>
                <w:w w:val="105"/>
              </w:rPr>
              <w:t>4=Square meter</w:t>
            </w:r>
          </w:p>
          <w:p w14:paraId="2F93FA87" w14:textId="77777777" w:rsidR="00F7697D" w:rsidRPr="001512DD" w:rsidRDefault="00F7697D" w:rsidP="00F7697D">
            <w:pPr>
              <w:spacing w:after="0"/>
              <w:rPr>
                <w:rFonts w:cs="Times New Roman"/>
                <w:w w:val="105"/>
              </w:rPr>
            </w:pPr>
            <w:r w:rsidRPr="001512DD">
              <w:rPr>
                <w:rFonts w:cs="Times New Roman"/>
                <w:w w:val="105"/>
              </w:rPr>
              <w:t>5=Steps</w:t>
            </w:r>
          </w:p>
          <w:p w14:paraId="5AFEC995" w14:textId="77777777" w:rsidR="00F7697D" w:rsidRPr="001512DD" w:rsidRDefault="00F7697D" w:rsidP="00F7697D">
            <w:pPr>
              <w:spacing w:after="0"/>
            </w:pPr>
            <w:r w:rsidRPr="001512DD">
              <w:rPr>
                <w:rFonts w:cs="Times New Roman"/>
                <w:w w:val="105"/>
              </w:rPr>
              <w:t>6=Ropes</w:t>
            </w:r>
          </w:p>
          <w:p w14:paraId="7B885056" w14:textId="77777777" w:rsidR="00F7697D" w:rsidRPr="001512DD" w:rsidRDefault="00F7697D"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77EF312" w14:textId="77777777" w:rsidR="00F7697D" w:rsidRPr="001512DD" w:rsidRDefault="00F7697D"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3D215DB1" w14:textId="77777777" w:rsidTr="00C20927">
        <w:trPr>
          <w:trHeight w:val="20"/>
          <w:ins w:id="345" w:author="Aleta Haflett" w:date="2014-11-03T10:18:00Z"/>
        </w:trPr>
        <w:tc>
          <w:tcPr>
            <w:tcW w:w="574" w:type="dxa"/>
            <w:tcBorders>
              <w:top w:val="single" w:sz="4" w:space="0" w:color="000000"/>
              <w:left w:val="single" w:sz="4" w:space="0" w:color="000000"/>
              <w:bottom w:val="single" w:sz="4" w:space="0" w:color="000000"/>
              <w:right w:val="single" w:sz="4" w:space="0" w:color="auto"/>
            </w:tcBorders>
          </w:tcPr>
          <w:p w14:paraId="7DA05AA7" w14:textId="7D5B90B8" w:rsidR="00C77E6C" w:rsidRPr="001512DD" w:rsidRDefault="00C20927" w:rsidP="00F7697D">
            <w:pPr>
              <w:spacing w:after="0"/>
              <w:rPr>
                <w:ins w:id="346" w:author="Aleta Haflett" w:date="2014-11-03T10:18:00Z"/>
                <w:w w:val="105"/>
              </w:rPr>
            </w:pPr>
            <w:r>
              <w:rPr>
                <w:w w:val="105"/>
              </w:rPr>
              <w:t>H2</w:t>
            </w:r>
          </w:p>
        </w:tc>
        <w:tc>
          <w:tcPr>
            <w:tcW w:w="7194" w:type="dxa"/>
            <w:gridSpan w:val="2"/>
            <w:tcBorders>
              <w:top w:val="single" w:sz="4" w:space="0" w:color="000000"/>
              <w:left w:val="single" w:sz="4" w:space="0" w:color="auto"/>
              <w:bottom w:val="single" w:sz="4" w:space="0" w:color="000000"/>
              <w:right w:val="single" w:sz="18" w:space="0" w:color="000000"/>
            </w:tcBorders>
          </w:tcPr>
          <w:p w14:paraId="08A0340A" w14:textId="5179B75D" w:rsidR="00C77E6C" w:rsidRDefault="00C77E6C" w:rsidP="00F7697D">
            <w:pPr>
              <w:spacing w:afterLines="20" w:after="48" w:line="240" w:lineRule="auto"/>
              <w:ind w:left="10"/>
              <w:contextualSpacing/>
              <w:rPr>
                <w:ins w:id="347" w:author="Aleta Haflett" w:date="2014-11-03T10:18:00Z"/>
                <w:w w:val="105"/>
              </w:rPr>
            </w:pPr>
            <w:ins w:id="348" w:author="Aleta Haflett" w:date="2014-11-03T10:18:00Z">
              <w:r>
                <w:rPr>
                  <w:w w:val="105"/>
                </w:rPr>
                <w:t xml:space="preserve">How much land does your household have </w:t>
              </w:r>
              <w:r w:rsidRPr="00C77E6C">
                <w:rPr>
                  <w:w w:val="105"/>
                </w:rPr>
                <w:t>in total</w:t>
              </w:r>
              <w:r>
                <w:rPr>
                  <w:w w:val="105"/>
                </w:rPr>
                <w:t>?</w:t>
              </w:r>
            </w:ins>
          </w:p>
          <w:p w14:paraId="0BC2B833" w14:textId="611294B3" w:rsidR="00C77E6C" w:rsidRPr="00C77E6C" w:rsidRDefault="00C77E6C" w:rsidP="00F7697D">
            <w:pPr>
              <w:spacing w:afterLines="20" w:after="48" w:line="240" w:lineRule="auto"/>
              <w:ind w:left="10"/>
              <w:contextualSpacing/>
              <w:rPr>
                <w:ins w:id="349" w:author="Aleta Haflett" w:date="2014-11-03T10:18:00Z"/>
                <w:i/>
                <w:w w:val="105"/>
              </w:rPr>
            </w:pPr>
            <w:ins w:id="350" w:author="Aleta Haflett" w:date="2014-11-03T10:18:00Z">
              <w:r>
                <w:rPr>
                  <w:i/>
                  <w:w w:val="105"/>
                </w:rPr>
                <w:t>Excluding land rented out</w:t>
              </w:r>
            </w:ins>
          </w:p>
        </w:tc>
        <w:tc>
          <w:tcPr>
            <w:tcW w:w="2527" w:type="dxa"/>
            <w:gridSpan w:val="3"/>
            <w:tcBorders>
              <w:top w:val="single" w:sz="18" w:space="0" w:color="000000"/>
              <w:left w:val="single" w:sz="18" w:space="0" w:color="000000"/>
              <w:bottom w:val="single" w:sz="18" w:space="0" w:color="000000"/>
              <w:right w:val="single" w:sz="18" w:space="0" w:color="000000"/>
            </w:tcBorders>
          </w:tcPr>
          <w:p w14:paraId="482135FF" w14:textId="4046BA68" w:rsidR="00C77E6C" w:rsidRPr="001512DD" w:rsidRDefault="00C77E6C" w:rsidP="00F7697D">
            <w:pPr>
              <w:spacing w:after="0"/>
              <w:rPr>
                <w:ins w:id="351" w:author="Aleta Haflett" w:date="2014-11-03T10:18:00Z"/>
                <w:i/>
                <w:color w:val="A6A6A6" w:themeColor="background1" w:themeShade="A6"/>
              </w:rPr>
            </w:pPr>
            <w:ins w:id="352" w:author="Aleta Haflett" w:date="2014-11-03T10:18:00Z">
              <w:r>
                <w:rPr>
                  <w:i/>
                  <w:color w:val="A6A6A6" w:themeColor="background1" w:themeShade="A6"/>
                </w:rPr>
                <w:t>(integer)</w:t>
              </w:r>
            </w:ins>
          </w:p>
        </w:tc>
      </w:tr>
      <w:tr w:rsidR="00C77E6C" w:rsidRPr="001512DD" w14:paraId="1C8EF2CE" w14:textId="77777777" w:rsidTr="00C20927">
        <w:trPr>
          <w:trHeight w:val="20"/>
          <w:ins w:id="353" w:author="Aleta Haflett" w:date="2014-11-03T10:18:00Z"/>
        </w:trPr>
        <w:tc>
          <w:tcPr>
            <w:tcW w:w="574" w:type="dxa"/>
            <w:tcBorders>
              <w:top w:val="single" w:sz="4" w:space="0" w:color="000000"/>
              <w:left w:val="single" w:sz="4" w:space="0" w:color="000000"/>
              <w:bottom w:val="single" w:sz="4" w:space="0" w:color="000000"/>
              <w:right w:val="single" w:sz="4" w:space="0" w:color="auto"/>
            </w:tcBorders>
          </w:tcPr>
          <w:p w14:paraId="62C963C1" w14:textId="746A99C2" w:rsidR="00C77E6C" w:rsidRPr="001512DD" w:rsidRDefault="00C20927" w:rsidP="00F7697D">
            <w:pPr>
              <w:spacing w:after="0"/>
              <w:rPr>
                <w:ins w:id="354" w:author="Aleta Haflett" w:date="2014-11-03T10:18:00Z"/>
                <w:w w:val="105"/>
              </w:rPr>
            </w:pPr>
            <w:r>
              <w:rPr>
                <w:w w:val="105"/>
              </w:rPr>
              <w:t>H2b</w:t>
            </w:r>
          </w:p>
        </w:tc>
        <w:tc>
          <w:tcPr>
            <w:tcW w:w="7194" w:type="dxa"/>
            <w:gridSpan w:val="2"/>
            <w:tcBorders>
              <w:top w:val="single" w:sz="4" w:space="0" w:color="000000"/>
              <w:left w:val="single" w:sz="4" w:space="0" w:color="auto"/>
              <w:bottom w:val="single" w:sz="4" w:space="0" w:color="000000"/>
              <w:right w:val="single" w:sz="18" w:space="0" w:color="000000"/>
            </w:tcBorders>
          </w:tcPr>
          <w:p w14:paraId="6304CBC9" w14:textId="2D832342" w:rsidR="00C77E6C" w:rsidRDefault="00C77E6C" w:rsidP="00C20927">
            <w:pPr>
              <w:spacing w:afterLines="20" w:after="48" w:line="240" w:lineRule="auto"/>
              <w:ind w:left="10"/>
              <w:contextualSpacing/>
              <w:rPr>
                <w:ins w:id="355" w:author="Aleta Haflett" w:date="2014-11-03T10:18:00Z"/>
                <w:w w:val="105"/>
              </w:rPr>
            </w:pPr>
            <w:ins w:id="356" w:author="Aleta Haflett" w:date="2014-11-03T10:18:00Z">
              <w:r w:rsidRPr="001512DD">
                <w:rPr>
                  <w:w w:val="105"/>
                </w:rPr>
                <w:t xml:space="preserve">Units </w:t>
              </w:r>
            </w:ins>
          </w:p>
        </w:tc>
        <w:tc>
          <w:tcPr>
            <w:tcW w:w="2527" w:type="dxa"/>
            <w:gridSpan w:val="3"/>
            <w:tcBorders>
              <w:top w:val="single" w:sz="18" w:space="0" w:color="000000"/>
              <w:left w:val="single" w:sz="18" w:space="0" w:color="000000"/>
              <w:bottom w:val="single" w:sz="18" w:space="0" w:color="000000"/>
              <w:right w:val="single" w:sz="18" w:space="0" w:color="000000"/>
            </w:tcBorders>
          </w:tcPr>
          <w:p w14:paraId="0AA956E4" w14:textId="77777777" w:rsidR="00C77E6C" w:rsidRPr="001512DD" w:rsidRDefault="00C77E6C" w:rsidP="00C77E6C">
            <w:pPr>
              <w:spacing w:after="0"/>
              <w:rPr>
                <w:ins w:id="357" w:author="Aleta Haflett" w:date="2014-11-03T10:18:00Z"/>
                <w:rFonts w:cs="Times New Roman"/>
                <w:w w:val="105"/>
              </w:rPr>
            </w:pPr>
            <w:ins w:id="358" w:author="Aleta Haflett" w:date="2014-11-03T10:18:00Z">
              <w:r w:rsidRPr="001512DD">
                <w:rPr>
                  <w:rFonts w:cs="Times New Roman"/>
                  <w:w w:val="105"/>
                </w:rPr>
                <w:t>1=Lima</w:t>
              </w:r>
            </w:ins>
          </w:p>
          <w:p w14:paraId="1D771F01" w14:textId="77777777" w:rsidR="00C77E6C" w:rsidRPr="001512DD" w:rsidRDefault="00C77E6C" w:rsidP="00C77E6C">
            <w:pPr>
              <w:spacing w:after="0"/>
              <w:rPr>
                <w:ins w:id="359" w:author="Aleta Haflett" w:date="2014-11-03T10:18:00Z"/>
                <w:rFonts w:cs="Times New Roman"/>
                <w:w w:val="105"/>
              </w:rPr>
            </w:pPr>
            <w:ins w:id="360" w:author="Aleta Haflett" w:date="2014-11-03T10:18:00Z">
              <w:r w:rsidRPr="001512DD">
                <w:rPr>
                  <w:rFonts w:cs="Times New Roman"/>
                  <w:w w:val="105"/>
                </w:rPr>
                <w:t>2=Acre</w:t>
              </w:r>
            </w:ins>
          </w:p>
          <w:p w14:paraId="7DED2959" w14:textId="77777777" w:rsidR="00C77E6C" w:rsidRPr="001512DD" w:rsidRDefault="00C77E6C" w:rsidP="00C77E6C">
            <w:pPr>
              <w:spacing w:after="0"/>
              <w:rPr>
                <w:ins w:id="361" w:author="Aleta Haflett" w:date="2014-11-03T10:18:00Z"/>
                <w:rFonts w:cs="Times New Roman"/>
                <w:w w:val="105"/>
              </w:rPr>
            </w:pPr>
            <w:ins w:id="362" w:author="Aleta Haflett" w:date="2014-11-03T10:18:00Z">
              <w:r w:rsidRPr="001512DD">
                <w:rPr>
                  <w:rFonts w:cs="Times New Roman"/>
                  <w:w w:val="105"/>
                </w:rPr>
                <w:t>3=Hectare</w:t>
              </w:r>
            </w:ins>
          </w:p>
          <w:p w14:paraId="0E58402F" w14:textId="77777777" w:rsidR="00C77E6C" w:rsidRPr="001512DD" w:rsidRDefault="00C77E6C" w:rsidP="00C77E6C">
            <w:pPr>
              <w:spacing w:after="0"/>
              <w:rPr>
                <w:ins w:id="363" w:author="Aleta Haflett" w:date="2014-11-03T10:18:00Z"/>
                <w:rFonts w:cs="Times New Roman"/>
                <w:w w:val="105"/>
              </w:rPr>
            </w:pPr>
            <w:ins w:id="364" w:author="Aleta Haflett" w:date="2014-11-03T10:18:00Z">
              <w:r w:rsidRPr="001512DD">
                <w:rPr>
                  <w:rFonts w:cs="Times New Roman"/>
                  <w:w w:val="105"/>
                </w:rPr>
                <w:t>4=Square meter</w:t>
              </w:r>
            </w:ins>
          </w:p>
          <w:p w14:paraId="6AA3007F" w14:textId="77777777" w:rsidR="00C77E6C" w:rsidRPr="001512DD" w:rsidRDefault="00C77E6C" w:rsidP="00C77E6C">
            <w:pPr>
              <w:spacing w:after="0"/>
              <w:rPr>
                <w:ins w:id="365" w:author="Aleta Haflett" w:date="2014-11-03T10:18:00Z"/>
                <w:rFonts w:cs="Times New Roman"/>
                <w:w w:val="105"/>
              </w:rPr>
            </w:pPr>
            <w:ins w:id="366" w:author="Aleta Haflett" w:date="2014-11-03T10:18:00Z">
              <w:r w:rsidRPr="001512DD">
                <w:rPr>
                  <w:rFonts w:cs="Times New Roman"/>
                  <w:w w:val="105"/>
                </w:rPr>
                <w:t>5=Steps</w:t>
              </w:r>
            </w:ins>
          </w:p>
          <w:p w14:paraId="0A56F589" w14:textId="77777777" w:rsidR="00C77E6C" w:rsidRPr="001512DD" w:rsidRDefault="00C77E6C" w:rsidP="00C77E6C">
            <w:pPr>
              <w:spacing w:after="0"/>
              <w:rPr>
                <w:ins w:id="367" w:author="Aleta Haflett" w:date="2014-11-03T10:18:00Z"/>
              </w:rPr>
            </w:pPr>
            <w:ins w:id="368" w:author="Aleta Haflett" w:date="2014-11-03T10:18:00Z">
              <w:r w:rsidRPr="001512DD">
                <w:rPr>
                  <w:rFonts w:cs="Times New Roman"/>
                  <w:w w:val="105"/>
                </w:rPr>
                <w:t>6=Ropes</w:t>
              </w:r>
            </w:ins>
          </w:p>
          <w:p w14:paraId="4A0AD4B5" w14:textId="451643BD" w:rsidR="00C77E6C" w:rsidRPr="001512DD" w:rsidRDefault="00C77E6C" w:rsidP="00F7697D">
            <w:pPr>
              <w:spacing w:after="0"/>
              <w:rPr>
                <w:ins w:id="369" w:author="Aleta Haflett" w:date="2014-11-03T10:18:00Z"/>
                <w:i/>
                <w:color w:val="A6A6A6" w:themeColor="background1" w:themeShade="A6"/>
              </w:rPr>
            </w:pPr>
            <w:ins w:id="370" w:author="Aleta Haflett" w:date="2014-11-03T10:18:00Z">
              <w:r w:rsidRPr="001512DD">
                <w:rPr>
                  <w:rFonts w:cs="Times New Roman"/>
                  <w:w w:val="105"/>
                </w:rPr>
                <w:t>888=Don't know</w:t>
              </w:r>
            </w:ins>
          </w:p>
        </w:tc>
      </w:tr>
      <w:tr w:rsidR="00C77E6C" w:rsidRPr="001512DD" w14:paraId="38A4336B"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1512DD" w:rsidRDefault="00C20927" w:rsidP="00F7697D">
            <w:pPr>
              <w:spacing w:after="0"/>
              <w:rPr>
                <w:w w:val="105"/>
              </w:rPr>
            </w:pPr>
            <w:r>
              <w:rPr>
                <w:w w:val="105"/>
              </w:rPr>
              <w:t>H3</w:t>
            </w:r>
          </w:p>
        </w:tc>
        <w:tc>
          <w:tcPr>
            <w:tcW w:w="7194" w:type="dxa"/>
            <w:gridSpan w:val="2"/>
            <w:tcBorders>
              <w:top w:val="single" w:sz="4" w:space="0" w:color="000000"/>
              <w:left w:val="single" w:sz="4" w:space="0" w:color="auto"/>
              <w:bottom w:val="single" w:sz="4" w:space="0" w:color="000000"/>
              <w:right w:val="single" w:sz="18" w:space="0" w:color="000000"/>
            </w:tcBorders>
          </w:tcPr>
          <w:p w14:paraId="64DE4F98" w14:textId="3CCA57BC" w:rsidR="00C77E6C" w:rsidRPr="001512DD" w:rsidRDefault="00C77E6C" w:rsidP="00C20927">
            <w:pPr>
              <w:spacing w:afterLines="20" w:after="48" w:line="240" w:lineRule="auto"/>
              <w:contextualSpacing/>
              <w:rPr>
                <w:w w:val="105"/>
              </w:rPr>
            </w:pPr>
            <w:r w:rsidRPr="001512DD">
              <w:rPr>
                <w:w w:val="105"/>
              </w:rPr>
              <w:t>During this agricultural year (2013/2014), what is the total land area that your household rents FROM other households?  (</w:t>
            </w:r>
            <w:r w:rsidRPr="001512DD">
              <w:rPr>
                <w:b/>
                <w:w w:val="105"/>
              </w:rPr>
              <w:t>landarea_bwrentin</w:t>
            </w:r>
            <w:r w:rsidRPr="001512DD">
              <w:rPr>
                <w:w w:val="105"/>
              </w:rPr>
              <w:t>)</w:t>
            </w:r>
          </w:p>
          <w:p w14:paraId="3FA05854" w14:textId="77777777" w:rsidR="00C77E6C" w:rsidRPr="001512DD" w:rsidRDefault="00C77E6C" w:rsidP="00F7697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05696DC1"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1512DD" w:rsidRDefault="00C20927" w:rsidP="00F7697D">
            <w:pPr>
              <w:spacing w:after="0"/>
              <w:rPr>
                <w:rFonts w:eastAsia="Calibri" w:cs="Times New Roman"/>
              </w:rPr>
            </w:pPr>
            <w:r>
              <w:rPr>
                <w:rFonts w:eastAsia="Calibri"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1512DD" w:rsidRDefault="00C77E6C"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1512DD" w:rsidRDefault="00C77E6C" w:rsidP="00F7697D">
            <w:pPr>
              <w:spacing w:after="0"/>
              <w:rPr>
                <w:rFonts w:cs="Times New Roman"/>
                <w:w w:val="105"/>
              </w:rPr>
            </w:pPr>
            <w:r w:rsidRPr="001512DD">
              <w:rPr>
                <w:rFonts w:cs="Times New Roman"/>
                <w:w w:val="105"/>
              </w:rPr>
              <w:t>1=Lima</w:t>
            </w:r>
          </w:p>
          <w:p w14:paraId="2E313697" w14:textId="77777777" w:rsidR="00C77E6C" w:rsidRPr="001512DD" w:rsidRDefault="00C77E6C" w:rsidP="00F7697D">
            <w:pPr>
              <w:spacing w:after="0"/>
              <w:rPr>
                <w:rFonts w:cs="Times New Roman"/>
                <w:w w:val="105"/>
              </w:rPr>
            </w:pPr>
            <w:r w:rsidRPr="001512DD">
              <w:rPr>
                <w:rFonts w:cs="Times New Roman"/>
                <w:w w:val="105"/>
              </w:rPr>
              <w:t>2=Acre</w:t>
            </w:r>
          </w:p>
          <w:p w14:paraId="31081420" w14:textId="77777777" w:rsidR="00C77E6C" w:rsidRPr="001512DD" w:rsidRDefault="00C77E6C" w:rsidP="00F7697D">
            <w:pPr>
              <w:spacing w:after="0"/>
              <w:rPr>
                <w:rFonts w:cs="Times New Roman"/>
                <w:w w:val="105"/>
              </w:rPr>
            </w:pPr>
            <w:r w:rsidRPr="001512DD">
              <w:rPr>
                <w:rFonts w:cs="Times New Roman"/>
                <w:w w:val="105"/>
              </w:rPr>
              <w:t>3=Hectare</w:t>
            </w:r>
          </w:p>
          <w:p w14:paraId="1DF8DE3A" w14:textId="77777777" w:rsidR="00C77E6C" w:rsidRPr="001512DD" w:rsidRDefault="00C77E6C" w:rsidP="00F7697D">
            <w:pPr>
              <w:spacing w:after="0"/>
              <w:rPr>
                <w:rFonts w:cs="Times New Roman"/>
                <w:w w:val="105"/>
              </w:rPr>
            </w:pPr>
            <w:r w:rsidRPr="001512DD">
              <w:rPr>
                <w:rFonts w:cs="Times New Roman"/>
                <w:w w:val="105"/>
              </w:rPr>
              <w:t>4=Square meter</w:t>
            </w:r>
          </w:p>
          <w:p w14:paraId="6F721F4C" w14:textId="77777777" w:rsidR="00C77E6C" w:rsidRPr="001512DD" w:rsidRDefault="00C77E6C" w:rsidP="00F7697D">
            <w:pPr>
              <w:spacing w:after="0"/>
              <w:rPr>
                <w:rFonts w:cs="Times New Roman"/>
                <w:w w:val="105"/>
              </w:rPr>
            </w:pPr>
            <w:r w:rsidRPr="001512DD">
              <w:rPr>
                <w:rFonts w:cs="Times New Roman"/>
                <w:w w:val="105"/>
              </w:rPr>
              <w:t>5=Steps</w:t>
            </w:r>
          </w:p>
          <w:p w14:paraId="0827AAB6" w14:textId="77777777" w:rsidR="00C77E6C" w:rsidRPr="001512DD" w:rsidRDefault="00C77E6C" w:rsidP="00F7697D">
            <w:pPr>
              <w:spacing w:after="0"/>
            </w:pPr>
            <w:r w:rsidRPr="001512DD">
              <w:rPr>
                <w:rFonts w:cs="Times New Roman"/>
                <w:w w:val="105"/>
              </w:rPr>
              <w:t>6=Ropes</w:t>
            </w:r>
          </w:p>
          <w:p w14:paraId="74CCC495"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E9E785E"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0765E4D5"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1512DD" w:rsidRDefault="00C20927" w:rsidP="00F7697D">
            <w:pPr>
              <w:spacing w:after="0"/>
              <w:rPr>
                <w:w w:val="105"/>
              </w:rPr>
            </w:pPr>
            <w:r>
              <w:rPr>
                <w:w w:val="105"/>
              </w:rPr>
              <w:t>H4</w:t>
            </w:r>
          </w:p>
        </w:tc>
        <w:tc>
          <w:tcPr>
            <w:tcW w:w="7194" w:type="dxa"/>
            <w:gridSpan w:val="2"/>
            <w:tcBorders>
              <w:top w:val="single" w:sz="4" w:space="0" w:color="000000"/>
              <w:left w:val="single" w:sz="4" w:space="0" w:color="auto"/>
              <w:bottom w:val="single" w:sz="4" w:space="0" w:color="000000"/>
              <w:right w:val="single" w:sz="18" w:space="0" w:color="000000"/>
            </w:tcBorders>
          </w:tcPr>
          <w:p w14:paraId="51E845B9" w14:textId="1372AA5C" w:rsidR="00C77E6C" w:rsidRPr="001512DD" w:rsidRDefault="00C77E6C" w:rsidP="00F7697D">
            <w:pPr>
              <w:spacing w:afterLines="20" w:after="48" w:line="240" w:lineRule="auto"/>
              <w:ind w:left="10"/>
              <w:contextualSpacing/>
              <w:rPr>
                <w:w w:val="105"/>
              </w:rPr>
            </w:pPr>
            <w:r w:rsidRPr="001512DD">
              <w:rPr>
                <w:w w:val="105"/>
              </w:rPr>
              <w:t>During this agricultural year (2013/2014), what is the total land area that your household borrows FROM other households?  (</w:t>
            </w:r>
            <w:r w:rsidRPr="001512DD">
              <w:rPr>
                <w:b/>
                <w:w w:val="105"/>
              </w:rPr>
              <w:t>landarea_borrowin</w:t>
            </w:r>
            <w:r w:rsidRPr="001512DD">
              <w:rPr>
                <w:w w:val="105"/>
              </w:rPr>
              <w:t>)</w:t>
            </w:r>
          </w:p>
          <w:p w14:paraId="56C7A7CB" w14:textId="77777777" w:rsidR="00C77E6C" w:rsidRPr="001512DD" w:rsidRDefault="00C77E6C" w:rsidP="00F7697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447CEB91"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1512DD" w:rsidRDefault="00C20927" w:rsidP="00F7697D">
            <w:pPr>
              <w:spacing w:after="0"/>
              <w:rPr>
                <w:rFonts w:eastAsia="Calibri" w:cs="Times New Roman"/>
              </w:rPr>
            </w:pPr>
            <w:r>
              <w:rPr>
                <w:rFonts w:eastAsia="Calibri"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1512DD" w:rsidRDefault="00C77E6C"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1512DD" w:rsidRDefault="00C77E6C" w:rsidP="00F7697D">
            <w:pPr>
              <w:spacing w:after="0"/>
              <w:rPr>
                <w:rFonts w:cs="Times New Roman"/>
                <w:w w:val="105"/>
              </w:rPr>
            </w:pPr>
            <w:r w:rsidRPr="001512DD">
              <w:rPr>
                <w:rFonts w:cs="Times New Roman"/>
                <w:w w:val="105"/>
              </w:rPr>
              <w:t>1=Lima</w:t>
            </w:r>
          </w:p>
          <w:p w14:paraId="2EE83503" w14:textId="77777777" w:rsidR="00C77E6C" w:rsidRPr="001512DD" w:rsidRDefault="00C77E6C" w:rsidP="00F7697D">
            <w:pPr>
              <w:spacing w:after="0"/>
              <w:rPr>
                <w:rFonts w:cs="Times New Roman"/>
                <w:w w:val="105"/>
              </w:rPr>
            </w:pPr>
            <w:r w:rsidRPr="001512DD">
              <w:rPr>
                <w:rFonts w:cs="Times New Roman"/>
                <w:w w:val="105"/>
              </w:rPr>
              <w:t>2=Acre</w:t>
            </w:r>
          </w:p>
          <w:p w14:paraId="1D468671" w14:textId="77777777" w:rsidR="00C77E6C" w:rsidRPr="001512DD" w:rsidRDefault="00C77E6C" w:rsidP="00F7697D">
            <w:pPr>
              <w:spacing w:after="0"/>
              <w:rPr>
                <w:rFonts w:cs="Times New Roman"/>
                <w:w w:val="105"/>
              </w:rPr>
            </w:pPr>
            <w:r w:rsidRPr="001512DD">
              <w:rPr>
                <w:rFonts w:cs="Times New Roman"/>
                <w:w w:val="105"/>
              </w:rPr>
              <w:t>3=Hectare</w:t>
            </w:r>
          </w:p>
          <w:p w14:paraId="35A04D91" w14:textId="77777777" w:rsidR="00C77E6C" w:rsidRPr="001512DD" w:rsidRDefault="00C77E6C" w:rsidP="00F7697D">
            <w:pPr>
              <w:spacing w:after="0"/>
              <w:rPr>
                <w:rFonts w:cs="Times New Roman"/>
                <w:w w:val="105"/>
              </w:rPr>
            </w:pPr>
            <w:r w:rsidRPr="001512DD">
              <w:rPr>
                <w:rFonts w:cs="Times New Roman"/>
                <w:w w:val="105"/>
              </w:rPr>
              <w:t>4=Square meter</w:t>
            </w:r>
          </w:p>
          <w:p w14:paraId="61CC91D2" w14:textId="77777777" w:rsidR="00C77E6C" w:rsidRPr="001512DD" w:rsidRDefault="00C77E6C" w:rsidP="00F7697D">
            <w:pPr>
              <w:spacing w:after="0"/>
              <w:rPr>
                <w:rFonts w:cs="Times New Roman"/>
                <w:w w:val="105"/>
              </w:rPr>
            </w:pPr>
            <w:r w:rsidRPr="001512DD">
              <w:rPr>
                <w:rFonts w:cs="Times New Roman"/>
                <w:w w:val="105"/>
              </w:rPr>
              <w:t>5=Steps</w:t>
            </w:r>
          </w:p>
          <w:p w14:paraId="00031B3B" w14:textId="77777777" w:rsidR="00C77E6C" w:rsidRPr="001512DD" w:rsidRDefault="00C77E6C" w:rsidP="00F7697D">
            <w:pPr>
              <w:spacing w:after="0"/>
            </w:pPr>
            <w:r w:rsidRPr="001512DD">
              <w:rPr>
                <w:rFonts w:cs="Times New Roman"/>
                <w:w w:val="105"/>
              </w:rPr>
              <w:t>6=Ropes</w:t>
            </w:r>
          </w:p>
          <w:p w14:paraId="1238562B"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164E57C9"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48180EB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1512DD" w:rsidRDefault="00C20927" w:rsidP="00F7697D">
            <w:pPr>
              <w:spacing w:after="0"/>
              <w:rPr>
                <w:w w:val="105"/>
              </w:rPr>
            </w:pPr>
            <w:r>
              <w:rPr>
                <w:w w:val="105"/>
              </w:rPr>
              <w:t>H5</w:t>
            </w:r>
          </w:p>
        </w:tc>
        <w:tc>
          <w:tcPr>
            <w:tcW w:w="7194" w:type="dxa"/>
            <w:gridSpan w:val="2"/>
            <w:tcBorders>
              <w:top w:val="single" w:sz="4" w:space="0" w:color="000000"/>
              <w:left w:val="single" w:sz="4" w:space="0" w:color="auto"/>
              <w:bottom w:val="single" w:sz="4" w:space="0" w:color="000000"/>
              <w:right w:val="single" w:sz="18" w:space="0" w:color="000000"/>
            </w:tcBorders>
          </w:tcPr>
          <w:p w14:paraId="6477B555" w14:textId="411EB5E4" w:rsidR="00C77E6C" w:rsidRPr="001512DD" w:rsidRDefault="00C77E6C" w:rsidP="00F7697D">
            <w:pPr>
              <w:spacing w:afterLines="20" w:after="48" w:line="240" w:lineRule="auto"/>
              <w:ind w:left="10"/>
              <w:contextualSpacing/>
              <w:rPr>
                <w:w w:val="105"/>
              </w:rPr>
            </w:pPr>
            <w:r w:rsidRPr="001512DD">
              <w:rPr>
                <w:w w:val="105"/>
              </w:rPr>
              <w:t>During this agricultural year (2013/2014), what is the total land that your household rents TO other households? (</w:t>
            </w:r>
            <w:r w:rsidR="00FE1BF8">
              <w:rPr>
                <w:b/>
                <w:w w:val="105"/>
              </w:rPr>
              <w:t>l</w:t>
            </w:r>
            <w:r w:rsidRPr="001512DD">
              <w:rPr>
                <w:b/>
                <w:w w:val="105"/>
              </w:rPr>
              <w:t>andarea_rentout</w:t>
            </w:r>
            <w:r w:rsidRPr="001512DD">
              <w:rPr>
                <w:w w:val="105"/>
              </w:rPr>
              <w:t>)</w:t>
            </w:r>
          </w:p>
          <w:p w14:paraId="5F7479BC" w14:textId="77777777" w:rsidR="00C77E6C" w:rsidRPr="001512DD" w:rsidRDefault="00C77E6C" w:rsidP="00F7697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126F04CE"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1512DD" w:rsidRDefault="00C20927" w:rsidP="00F7697D">
            <w:pPr>
              <w:spacing w:after="0"/>
              <w:rPr>
                <w:rFonts w:eastAsia="Calibri" w:cs="Times New Roman"/>
              </w:rPr>
            </w:pPr>
            <w:r>
              <w:rPr>
                <w:rFonts w:eastAsia="Calibri"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1512DD" w:rsidRDefault="00C77E6C" w:rsidP="00F7697D">
            <w:pPr>
              <w:spacing w:after="0"/>
              <w:rPr>
                <w:color w:val="000000"/>
              </w:rPr>
            </w:pPr>
            <w:r w:rsidRPr="001512DD">
              <w:rPr>
                <w:w w:val="105"/>
              </w:rPr>
              <w:t>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1512DD" w:rsidRDefault="00C77E6C" w:rsidP="00F7697D">
            <w:pPr>
              <w:spacing w:after="0"/>
              <w:rPr>
                <w:rFonts w:cs="Times New Roman"/>
                <w:w w:val="105"/>
              </w:rPr>
            </w:pPr>
            <w:r w:rsidRPr="001512DD">
              <w:rPr>
                <w:rFonts w:cs="Times New Roman"/>
                <w:w w:val="105"/>
              </w:rPr>
              <w:t>1=Lima</w:t>
            </w:r>
          </w:p>
          <w:p w14:paraId="7ED9DF56" w14:textId="77777777" w:rsidR="00C77E6C" w:rsidRPr="001512DD" w:rsidRDefault="00C77E6C" w:rsidP="00F7697D">
            <w:pPr>
              <w:spacing w:after="0"/>
              <w:rPr>
                <w:rFonts w:cs="Times New Roman"/>
                <w:w w:val="105"/>
              </w:rPr>
            </w:pPr>
            <w:r w:rsidRPr="001512DD">
              <w:rPr>
                <w:rFonts w:cs="Times New Roman"/>
                <w:w w:val="105"/>
              </w:rPr>
              <w:t>2=Acre</w:t>
            </w:r>
          </w:p>
          <w:p w14:paraId="0759D298" w14:textId="77777777" w:rsidR="00C77E6C" w:rsidRPr="001512DD" w:rsidRDefault="00C77E6C" w:rsidP="00F7697D">
            <w:pPr>
              <w:spacing w:after="0"/>
              <w:rPr>
                <w:rFonts w:cs="Times New Roman"/>
                <w:w w:val="105"/>
              </w:rPr>
            </w:pPr>
            <w:r w:rsidRPr="001512DD">
              <w:rPr>
                <w:rFonts w:cs="Times New Roman"/>
                <w:w w:val="105"/>
              </w:rPr>
              <w:t>3=Hectare</w:t>
            </w:r>
          </w:p>
          <w:p w14:paraId="1BF0B782" w14:textId="77777777" w:rsidR="00C77E6C" w:rsidRPr="001512DD" w:rsidRDefault="00C77E6C" w:rsidP="00F7697D">
            <w:pPr>
              <w:spacing w:after="0"/>
              <w:rPr>
                <w:rFonts w:cs="Times New Roman"/>
                <w:w w:val="105"/>
              </w:rPr>
            </w:pPr>
            <w:r w:rsidRPr="001512DD">
              <w:rPr>
                <w:rFonts w:cs="Times New Roman"/>
                <w:w w:val="105"/>
              </w:rPr>
              <w:t>4=Square meter</w:t>
            </w:r>
          </w:p>
          <w:p w14:paraId="7CBCC918" w14:textId="77777777" w:rsidR="00C77E6C" w:rsidRPr="001512DD" w:rsidRDefault="00C77E6C" w:rsidP="00F7697D">
            <w:pPr>
              <w:spacing w:after="0"/>
              <w:rPr>
                <w:rFonts w:cs="Times New Roman"/>
                <w:w w:val="105"/>
              </w:rPr>
            </w:pPr>
            <w:r w:rsidRPr="001512DD">
              <w:rPr>
                <w:rFonts w:cs="Times New Roman"/>
                <w:w w:val="105"/>
              </w:rPr>
              <w:t>5=Steps</w:t>
            </w:r>
          </w:p>
          <w:p w14:paraId="717B99DF" w14:textId="77777777" w:rsidR="00C77E6C" w:rsidRPr="001512DD" w:rsidRDefault="00C77E6C" w:rsidP="00F7697D">
            <w:pPr>
              <w:spacing w:after="0"/>
            </w:pPr>
            <w:r w:rsidRPr="001512DD">
              <w:rPr>
                <w:rFonts w:cs="Times New Roman"/>
                <w:w w:val="105"/>
              </w:rPr>
              <w:t>6=Ropes</w:t>
            </w:r>
          </w:p>
          <w:p w14:paraId="2DCAFF77"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5FB75105"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37A029D8"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1512DD" w:rsidRDefault="00C20927" w:rsidP="00F7697D">
            <w:pPr>
              <w:spacing w:after="0"/>
              <w:rPr>
                <w:w w:val="105"/>
              </w:rPr>
            </w:pPr>
            <w:r>
              <w:rPr>
                <w:w w:val="105"/>
              </w:rPr>
              <w:t>H6</w:t>
            </w:r>
          </w:p>
        </w:tc>
        <w:tc>
          <w:tcPr>
            <w:tcW w:w="7194" w:type="dxa"/>
            <w:gridSpan w:val="2"/>
            <w:tcBorders>
              <w:top w:val="single" w:sz="4" w:space="0" w:color="000000"/>
              <w:left w:val="single" w:sz="4" w:space="0" w:color="auto"/>
              <w:bottom w:val="single" w:sz="4" w:space="0" w:color="000000"/>
              <w:right w:val="single" w:sz="18" w:space="0" w:color="000000"/>
            </w:tcBorders>
          </w:tcPr>
          <w:p w14:paraId="3B89831D" w14:textId="4BF86851" w:rsidR="00C77E6C" w:rsidRPr="001512DD" w:rsidRDefault="00C77E6C" w:rsidP="00F7697D">
            <w:pPr>
              <w:spacing w:afterLines="20" w:after="48" w:line="240" w:lineRule="auto"/>
              <w:ind w:left="10"/>
              <w:contextualSpacing/>
              <w:rPr>
                <w:w w:val="105"/>
              </w:rPr>
            </w:pPr>
            <w:r w:rsidRPr="001512DD">
              <w:rPr>
                <w:w w:val="105"/>
              </w:rPr>
              <w:t>During this agricultural year (2013/2014), what is the total land that your household lends TO other households? (</w:t>
            </w:r>
            <w:r w:rsidRPr="001512DD">
              <w:rPr>
                <w:b/>
                <w:w w:val="105"/>
              </w:rPr>
              <w:t>landarea_rentout</w:t>
            </w:r>
            <w:r w:rsidRPr="001512DD">
              <w:rPr>
                <w:w w:val="105"/>
              </w:rPr>
              <w:t>)</w:t>
            </w:r>
          </w:p>
          <w:p w14:paraId="2577C63B" w14:textId="77777777" w:rsidR="00C77E6C" w:rsidRPr="001512DD" w:rsidRDefault="00C77E6C" w:rsidP="00F7697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7EFC7EFA"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1512DD" w:rsidRDefault="00C20927" w:rsidP="00F7697D">
            <w:pPr>
              <w:spacing w:after="0"/>
              <w:rPr>
                <w:rFonts w:eastAsia="Calibri" w:cs="Times New Roman"/>
              </w:rPr>
            </w:pPr>
            <w:r>
              <w:rPr>
                <w:rFonts w:eastAsia="Calibri" w:cs="Times New Roman"/>
              </w:rPr>
              <w:t>H6b</w:t>
            </w:r>
          </w:p>
        </w:tc>
        <w:tc>
          <w:tcPr>
            <w:tcW w:w="4677" w:type="dxa"/>
            <w:tcBorders>
              <w:top w:val="single" w:sz="4" w:space="0" w:color="000000"/>
              <w:left w:val="single" w:sz="4" w:space="0" w:color="000000"/>
              <w:bottom w:val="single" w:sz="4" w:space="0" w:color="000000"/>
            </w:tcBorders>
          </w:tcPr>
          <w:p w14:paraId="2EC4E072" w14:textId="02719E23" w:rsidR="00C77E6C" w:rsidRPr="001512DD" w:rsidRDefault="00C77E6C" w:rsidP="00F7697D">
            <w:pPr>
              <w:spacing w:after="0"/>
              <w:rPr>
                <w:color w:val="000000"/>
              </w:rPr>
            </w:pPr>
            <w:r w:rsidRPr="001512DD">
              <w:rPr>
                <w:w w:val="105"/>
              </w:rPr>
              <w:t>Units (</w:t>
            </w:r>
            <w:r w:rsidRPr="001512DD">
              <w:rPr>
                <w:b/>
                <w:w w:val="105"/>
              </w:rPr>
              <w:t>unit4</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1512DD" w:rsidRDefault="00C77E6C" w:rsidP="00F7697D">
            <w:pPr>
              <w:spacing w:after="0"/>
              <w:rPr>
                <w:rFonts w:cs="Times New Roman"/>
                <w:w w:val="105"/>
              </w:rPr>
            </w:pPr>
            <w:r w:rsidRPr="001512DD">
              <w:rPr>
                <w:rFonts w:cs="Times New Roman"/>
                <w:w w:val="105"/>
              </w:rPr>
              <w:t>1=Lima</w:t>
            </w:r>
          </w:p>
          <w:p w14:paraId="18E87C57" w14:textId="77777777" w:rsidR="00C77E6C" w:rsidRPr="001512DD" w:rsidRDefault="00C77E6C" w:rsidP="00F7697D">
            <w:pPr>
              <w:spacing w:after="0"/>
              <w:rPr>
                <w:rFonts w:cs="Times New Roman"/>
                <w:w w:val="105"/>
              </w:rPr>
            </w:pPr>
            <w:r w:rsidRPr="001512DD">
              <w:rPr>
                <w:rFonts w:cs="Times New Roman"/>
                <w:w w:val="105"/>
              </w:rPr>
              <w:t>2=Acre</w:t>
            </w:r>
          </w:p>
          <w:p w14:paraId="29F6CAE2" w14:textId="77777777" w:rsidR="00C77E6C" w:rsidRPr="001512DD" w:rsidRDefault="00C77E6C" w:rsidP="00F7697D">
            <w:pPr>
              <w:spacing w:after="0"/>
              <w:rPr>
                <w:rFonts w:cs="Times New Roman"/>
                <w:w w:val="105"/>
              </w:rPr>
            </w:pPr>
            <w:r w:rsidRPr="001512DD">
              <w:rPr>
                <w:rFonts w:cs="Times New Roman"/>
                <w:w w:val="105"/>
              </w:rPr>
              <w:t>3=Hectare</w:t>
            </w:r>
          </w:p>
          <w:p w14:paraId="7BD1F932" w14:textId="77777777" w:rsidR="00C77E6C" w:rsidRPr="001512DD" w:rsidRDefault="00C77E6C" w:rsidP="00F7697D">
            <w:pPr>
              <w:spacing w:after="0"/>
              <w:rPr>
                <w:rFonts w:cs="Times New Roman"/>
                <w:w w:val="105"/>
              </w:rPr>
            </w:pPr>
            <w:r w:rsidRPr="001512DD">
              <w:rPr>
                <w:rFonts w:cs="Times New Roman"/>
                <w:w w:val="105"/>
              </w:rPr>
              <w:t>4=Square meter</w:t>
            </w:r>
          </w:p>
          <w:p w14:paraId="4151DCBD" w14:textId="77777777" w:rsidR="00C77E6C" w:rsidRPr="001512DD" w:rsidRDefault="00C77E6C" w:rsidP="00F7697D">
            <w:pPr>
              <w:spacing w:after="0"/>
              <w:rPr>
                <w:rFonts w:cs="Times New Roman"/>
                <w:w w:val="105"/>
              </w:rPr>
            </w:pPr>
            <w:r w:rsidRPr="001512DD">
              <w:rPr>
                <w:rFonts w:cs="Times New Roman"/>
                <w:w w:val="105"/>
              </w:rPr>
              <w:t>5=Steps</w:t>
            </w:r>
          </w:p>
          <w:p w14:paraId="7C8E15F3" w14:textId="77777777" w:rsidR="00C77E6C" w:rsidRPr="001512DD" w:rsidRDefault="00C77E6C" w:rsidP="00F7697D">
            <w:pPr>
              <w:spacing w:after="0"/>
            </w:pPr>
            <w:r w:rsidRPr="001512DD">
              <w:rPr>
                <w:rFonts w:cs="Times New Roman"/>
                <w:w w:val="105"/>
              </w:rPr>
              <w:t>6=Ropes</w:t>
            </w:r>
          </w:p>
          <w:p w14:paraId="71ECFC91"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2BA23918"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26ED3478"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1512DD" w:rsidRDefault="00C20927" w:rsidP="00F7697D">
            <w:pPr>
              <w:spacing w:after="0"/>
              <w:rPr>
                <w:w w:val="105"/>
              </w:rPr>
            </w:pPr>
            <w:r>
              <w:rPr>
                <w:w w:val="105"/>
              </w:rPr>
              <w:t>H7</w:t>
            </w:r>
          </w:p>
        </w:tc>
        <w:tc>
          <w:tcPr>
            <w:tcW w:w="7194"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1512DD" w:rsidRDefault="00C77E6C" w:rsidP="00F7697D">
            <w:pPr>
              <w:spacing w:afterLines="20" w:after="48" w:line="240" w:lineRule="auto"/>
              <w:ind w:left="10"/>
              <w:contextualSpacing/>
              <w:rPr>
                <w:w w:val="105"/>
              </w:rPr>
            </w:pPr>
            <w:r w:rsidRPr="001512DD">
              <w:rPr>
                <w:w w:val="105"/>
              </w:rPr>
              <w:t>What is the total number of fields that your household owns? (</w:t>
            </w:r>
            <w:r w:rsidRPr="001512DD">
              <w:rPr>
                <w:b/>
                <w:w w:val="105"/>
              </w:rPr>
              <w:t>totfield_own</w:t>
            </w:r>
            <w:r w:rsidRPr="001512DD">
              <w:rPr>
                <w:w w:val="105"/>
              </w:rPr>
              <w:t>)</w:t>
            </w:r>
          </w:p>
          <w:p w14:paraId="2EA637C6" w14:textId="77777777" w:rsidR="00C77E6C" w:rsidRPr="001512DD" w:rsidRDefault="00C77E6C" w:rsidP="00F7697D">
            <w:pPr>
              <w:spacing w:after="0"/>
              <w:rPr>
                <w:w w:val="105"/>
              </w:rPr>
            </w:pPr>
            <w:r w:rsidRPr="001512DD">
              <w:rPr>
                <w:i/>
                <w:w w:val="105"/>
              </w:rPr>
              <w:t>A field is defined as a piece of land with distinct boundaries defined by land-use</w:t>
            </w:r>
          </w:p>
        </w:tc>
        <w:tc>
          <w:tcPr>
            <w:tcW w:w="2527" w:type="dxa"/>
            <w:gridSpan w:val="3"/>
            <w:tcBorders>
              <w:top w:val="single" w:sz="18" w:space="0" w:color="000000"/>
              <w:left w:val="single" w:sz="18" w:space="0" w:color="000000"/>
              <w:bottom w:val="single" w:sz="18" w:space="0" w:color="000000"/>
              <w:right w:val="single" w:sz="18" w:space="0" w:color="000000"/>
            </w:tcBorders>
          </w:tcPr>
          <w:p w14:paraId="39B66FD6"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72868645"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1512DD" w:rsidRDefault="00C20927" w:rsidP="00F7697D">
            <w:pPr>
              <w:spacing w:after="0"/>
              <w:rPr>
                <w:w w:val="105"/>
              </w:rPr>
            </w:pPr>
            <w:r>
              <w:rPr>
                <w:w w:val="105"/>
              </w:rPr>
              <w:t>H8</w:t>
            </w:r>
          </w:p>
        </w:tc>
        <w:tc>
          <w:tcPr>
            <w:tcW w:w="7194"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1512DD" w:rsidRDefault="00C77E6C" w:rsidP="00F7697D">
            <w:pPr>
              <w:spacing w:after="0"/>
              <w:rPr>
                <w:w w:val="105"/>
              </w:rPr>
            </w:pPr>
            <w:r w:rsidRPr="001512DD">
              <w:rPr>
                <w:w w:val="105"/>
              </w:rPr>
              <w:t>What is the total number of fields that your household RENTS from other households?  (</w:t>
            </w:r>
            <w:r w:rsidRPr="001512DD">
              <w:rPr>
                <w:b/>
                <w:w w:val="105"/>
              </w:rPr>
              <w:t>totfield_rentin</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5449149"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022BC010"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1512DD" w:rsidRDefault="00C20927" w:rsidP="00F7697D">
            <w:pPr>
              <w:spacing w:after="0"/>
              <w:rPr>
                <w:w w:val="105"/>
              </w:rPr>
            </w:pPr>
            <w:r>
              <w:rPr>
                <w:w w:val="105"/>
              </w:rPr>
              <w:t>H9</w:t>
            </w:r>
          </w:p>
        </w:tc>
        <w:tc>
          <w:tcPr>
            <w:tcW w:w="7194"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1512DD" w:rsidRDefault="00C77E6C" w:rsidP="00F7697D">
            <w:pPr>
              <w:spacing w:after="0"/>
              <w:rPr>
                <w:w w:val="105"/>
              </w:rPr>
            </w:pPr>
            <w:r w:rsidRPr="001512DD">
              <w:rPr>
                <w:w w:val="105"/>
              </w:rPr>
              <w:t>What is the total number of fields that your household BORROWS from other households? (</w:t>
            </w:r>
            <w:r w:rsidRPr="001512DD">
              <w:rPr>
                <w:b/>
                <w:w w:val="105"/>
              </w:rPr>
              <w:t>totfield_borrowin</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60613A1"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46CD00D0"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1512DD" w:rsidRDefault="00C20927" w:rsidP="00F7697D">
            <w:pPr>
              <w:spacing w:after="0"/>
              <w:rPr>
                <w:w w:val="105"/>
              </w:rPr>
            </w:pPr>
            <w:r>
              <w:rPr>
                <w:w w:val="105"/>
              </w:rPr>
              <w:t>H10</w:t>
            </w:r>
          </w:p>
        </w:tc>
        <w:tc>
          <w:tcPr>
            <w:tcW w:w="7194"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1512DD" w:rsidRDefault="00C77E6C" w:rsidP="00F7697D">
            <w:pPr>
              <w:spacing w:after="0"/>
              <w:rPr>
                <w:w w:val="105"/>
              </w:rPr>
            </w:pPr>
            <w:r w:rsidRPr="001512DD">
              <w:rPr>
                <w:w w:val="105"/>
              </w:rPr>
              <w:t>What is the total number of fields that your household RENTS-OUT to other households? (</w:t>
            </w:r>
            <w:r w:rsidRPr="001512DD">
              <w:rPr>
                <w:b/>
                <w:w w:val="105"/>
              </w:rPr>
              <w:t>totfield_rentout</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8F33F38"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6C1ADFA9"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1512DD" w:rsidRDefault="00C20927" w:rsidP="00F7697D">
            <w:pPr>
              <w:spacing w:after="0"/>
              <w:rPr>
                <w:w w:val="105"/>
              </w:rPr>
            </w:pPr>
            <w:r>
              <w:rPr>
                <w:w w:val="105"/>
              </w:rPr>
              <w:t>H11</w:t>
            </w:r>
          </w:p>
        </w:tc>
        <w:tc>
          <w:tcPr>
            <w:tcW w:w="7194"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1512DD" w:rsidRDefault="00C77E6C" w:rsidP="00F7697D">
            <w:pPr>
              <w:spacing w:after="0"/>
              <w:rPr>
                <w:w w:val="105"/>
              </w:rPr>
            </w:pPr>
            <w:r w:rsidRPr="001512DD">
              <w:rPr>
                <w:w w:val="105"/>
              </w:rPr>
              <w:t>What is the total number of fields that your household LENDS to other households? (</w:t>
            </w:r>
            <w:r w:rsidRPr="001512DD">
              <w:rPr>
                <w:b/>
                <w:w w:val="105"/>
              </w:rPr>
              <w:t>totfield_borrowout</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1141EC"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A448AD1"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1512DD" w:rsidRDefault="00C20927" w:rsidP="00F7697D">
            <w:pPr>
              <w:spacing w:after="0"/>
              <w:rPr>
                <w:w w:val="105"/>
              </w:rPr>
            </w:pPr>
            <w:r>
              <w:rPr>
                <w:w w:val="105"/>
              </w:rPr>
              <w:t>H12</w:t>
            </w:r>
          </w:p>
        </w:tc>
        <w:tc>
          <w:tcPr>
            <w:tcW w:w="7194"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1512DD" w:rsidRDefault="00C77E6C" w:rsidP="00F7697D">
            <w:pPr>
              <w:spacing w:afterLines="20" w:after="48" w:line="240" w:lineRule="auto"/>
              <w:ind w:left="10"/>
              <w:contextualSpacing/>
              <w:rPr>
                <w:w w:val="105"/>
              </w:rPr>
            </w:pPr>
            <w:r w:rsidRPr="001512DD">
              <w:rPr>
                <w:w w:val="105"/>
              </w:rPr>
              <w:t>Enumerator calculate: How many fields in total does the household own, rent-in, or borrow from another household?</w:t>
            </w:r>
          </w:p>
          <w:p w14:paraId="5856E23E" w14:textId="77777777" w:rsidR="00C77E6C" w:rsidRPr="001512DD" w:rsidRDefault="00C77E6C" w:rsidP="00F7697D">
            <w:pPr>
              <w:spacing w:after="0"/>
              <w:rPr>
                <w:w w:val="105"/>
              </w:rPr>
            </w:pPr>
            <w:r w:rsidRPr="001512DD">
              <w:rPr>
                <w:i/>
                <w:w w:val="105"/>
              </w:rPr>
              <w:t>This is the number of fields that you will ask the field roster questions about</w:t>
            </w:r>
          </w:p>
        </w:tc>
        <w:tc>
          <w:tcPr>
            <w:tcW w:w="2527" w:type="dxa"/>
            <w:gridSpan w:val="3"/>
            <w:tcBorders>
              <w:top w:val="single" w:sz="18" w:space="0" w:color="000000"/>
              <w:left w:val="single" w:sz="18" w:space="0" w:color="000000"/>
              <w:bottom w:val="single" w:sz="18" w:space="0" w:color="000000"/>
              <w:right w:val="single" w:sz="18" w:space="0" w:color="000000"/>
            </w:tcBorders>
          </w:tcPr>
          <w:p w14:paraId="18323C6B"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D9F0B2E"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1512DD" w:rsidRDefault="00C20927" w:rsidP="00F7697D">
            <w:pPr>
              <w:spacing w:after="0"/>
              <w:rPr>
                <w:w w:val="105"/>
              </w:rPr>
            </w:pPr>
            <w:r>
              <w:rPr>
                <w:w w:val="105"/>
              </w:rPr>
              <w:t>H13</w:t>
            </w:r>
          </w:p>
        </w:tc>
        <w:tc>
          <w:tcPr>
            <w:tcW w:w="7194" w:type="dxa"/>
            <w:gridSpan w:val="2"/>
            <w:tcBorders>
              <w:top w:val="single" w:sz="4" w:space="0" w:color="000000"/>
              <w:left w:val="single" w:sz="4" w:space="0" w:color="auto"/>
              <w:bottom w:val="single" w:sz="4" w:space="0" w:color="000000"/>
              <w:right w:val="single" w:sz="18" w:space="0" w:color="000000"/>
            </w:tcBorders>
          </w:tcPr>
          <w:p w14:paraId="7CC7F624" w14:textId="0D3E9656" w:rsidR="00C77E6C" w:rsidRPr="001512DD" w:rsidRDefault="00C77E6C" w:rsidP="00F7697D">
            <w:pPr>
              <w:spacing w:afterLines="20" w:after="48" w:line="240" w:lineRule="auto"/>
              <w:ind w:left="10"/>
              <w:contextualSpacing/>
              <w:rPr>
                <w:w w:val="105"/>
              </w:rPr>
            </w:pPr>
            <w:r w:rsidRPr="001512DD">
              <w:rPr>
                <w:w w:val="105"/>
              </w:rPr>
              <w:t>How many of your fields were farmed for subsistence or cash crops during the this agricultural year (2013/2014)? (</w:t>
            </w:r>
            <w:r w:rsidRPr="001512DD">
              <w:rPr>
                <w:b/>
                <w:w w:val="105"/>
              </w:rPr>
              <w:t>subsistence</w:t>
            </w:r>
            <w:r w:rsidRPr="001512DD">
              <w:rPr>
                <w:w w:val="105"/>
              </w:rPr>
              <w:t>)</w:t>
            </w:r>
          </w:p>
          <w:p w14:paraId="1E3AC408" w14:textId="77777777" w:rsidR="00C77E6C" w:rsidRPr="001512DD" w:rsidRDefault="00C77E6C" w:rsidP="00F7697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F7F319C"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0CB6EBB3"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1512DD" w:rsidRDefault="00C20927" w:rsidP="00F7697D">
            <w:pPr>
              <w:spacing w:after="0"/>
              <w:rPr>
                <w:w w:val="105"/>
              </w:rPr>
            </w:pPr>
            <w:r>
              <w:rPr>
                <w:w w:val="105"/>
              </w:rPr>
              <w:t>H14</w:t>
            </w:r>
          </w:p>
        </w:tc>
        <w:tc>
          <w:tcPr>
            <w:tcW w:w="7194" w:type="dxa"/>
            <w:gridSpan w:val="2"/>
            <w:tcBorders>
              <w:top w:val="single" w:sz="4" w:space="0" w:color="000000"/>
              <w:left w:val="single" w:sz="4" w:space="0" w:color="auto"/>
              <w:bottom w:val="single" w:sz="4" w:space="0" w:color="000000"/>
              <w:right w:val="single" w:sz="18" w:space="0" w:color="000000"/>
            </w:tcBorders>
          </w:tcPr>
          <w:p w14:paraId="05746E60" w14:textId="44716A54" w:rsidR="00C77E6C" w:rsidRPr="001512DD" w:rsidRDefault="00C77E6C" w:rsidP="00F7697D">
            <w:pPr>
              <w:spacing w:afterLines="20" w:after="48" w:line="240" w:lineRule="auto"/>
              <w:ind w:left="10"/>
              <w:contextualSpacing/>
              <w:rPr>
                <w:w w:val="105"/>
              </w:rPr>
            </w:pPr>
            <w:r w:rsidRPr="001512DD">
              <w:rPr>
                <w:w w:val="105"/>
              </w:rPr>
              <w:t>How many of your fields were used as pastures or other non-agricultural uses, during this agricultural year (2013/2014)? (</w:t>
            </w:r>
            <w:r w:rsidRPr="001512DD">
              <w:rPr>
                <w:b/>
                <w:w w:val="105"/>
              </w:rPr>
              <w:t>past_nonagri</w:t>
            </w:r>
            <w:r w:rsidRPr="001512DD">
              <w:rPr>
                <w:w w:val="105"/>
              </w:rPr>
              <w:t>)</w:t>
            </w:r>
          </w:p>
          <w:p w14:paraId="5EBB1318" w14:textId="77777777" w:rsidR="00C77E6C" w:rsidRPr="001512DD" w:rsidRDefault="00C77E6C" w:rsidP="00F7697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9D85EBA"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29AC1DE"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1512DD" w:rsidRDefault="00C20927" w:rsidP="00F7697D">
            <w:pPr>
              <w:spacing w:after="0"/>
              <w:rPr>
                <w:w w:val="105"/>
              </w:rPr>
            </w:pPr>
            <w:r>
              <w:rPr>
                <w:w w:val="105"/>
              </w:rPr>
              <w:t>H15</w:t>
            </w:r>
          </w:p>
        </w:tc>
        <w:tc>
          <w:tcPr>
            <w:tcW w:w="7194"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1512DD" w:rsidRDefault="00C77E6C" w:rsidP="00F7697D">
            <w:pPr>
              <w:spacing w:afterLines="20" w:after="48" w:line="240" w:lineRule="auto"/>
              <w:ind w:left="10"/>
              <w:contextualSpacing/>
              <w:rPr>
                <w:w w:val="105"/>
              </w:rPr>
            </w:pPr>
            <w:r w:rsidRPr="001512DD">
              <w:rPr>
                <w:w w:val="105"/>
              </w:rPr>
              <w:t>How many of your fields did you leave fallow during this agricultural year (2013/2014)? (</w:t>
            </w:r>
            <w:r w:rsidRPr="001512DD">
              <w:rPr>
                <w:b/>
                <w:w w:val="105"/>
              </w:rPr>
              <w:t>fallowfields</w:t>
            </w:r>
            <w:r w:rsidRPr="001512DD">
              <w:rPr>
                <w:w w:val="105"/>
              </w:rPr>
              <w:t>)</w:t>
            </w:r>
          </w:p>
          <w:p w14:paraId="20B801E8" w14:textId="77777777" w:rsidR="00C77E6C" w:rsidRPr="001512DD" w:rsidRDefault="00C77E6C" w:rsidP="00F7697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4E2DEAEF"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7BF57CC7"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1512DD" w:rsidRDefault="00C20927" w:rsidP="00F7697D">
            <w:pPr>
              <w:spacing w:after="0"/>
              <w:rPr>
                <w:w w:val="105"/>
              </w:rPr>
            </w:pPr>
            <w:r>
              <w:rPr>
                <w:w w:val="105"/>
              </w:rPr>
              <w:t>H16</w:t>
            </w:r>
          </w:p>
        </w:tc>
        <w:tc>
          <w:tcPr>
            <w:tcW w:w="7194"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1512DD" w:rsidRDefault="00C77E6C" w:rsidP="00F7697D">
            <w:pPr>
              <w:pStyle w:val="longtableQtext"/>
              <w:spacing w:afterLines="20" w:after="48" w:line="240" w:lineRule="auto"/>
              <w:ind w:left="10"/>
              <w:contextualSpacing/>
              <w:rPr>
                <w:rFonts w:asciiTheme="minorHAnsi" w:hAnsiTheme="minorHAnsi"/>
                <w:color w:val="auto"/>
                <w:w w:val="105"/>
              </w:rPr>
            </w:pPr>
            <w:commentRangeStart w:id="371"/>
            <w:r w:rsidRPr="001512DD">
              <w:rPr>
                <w:rFonts w:asciiTheme="minorHAnsi" w:hAnsiTheme="minorHAnsi"/>
                <w:color w:val="auto"/>
                <w:w w:val="105"/>
              </w:rPr>
              <w:t>How many fields did your household plant agroforestry trees on during this agricultural year (2013/2014)? (</w:t>
            </w:r>
            <w:r w:rsidRPr="001512DD">
              <w:rPr>
                <w:rFonts w:asciiTheme="minorHAnsi" w:hAnsiTheme="minorHAnsi"/>
                <w:b/>
                <w:color w:val="auto"/>
                <w:w w:val="105"/>
              </w:rPr>
              <w:t>tno_fields</w:t>
            </w:r>
            <w:r w:rsidRPr="001512DD">
              <w:rPr>
                <w:rFonts w:asciiTheme="minorHAnsi" w:hAnsiTheme="minorHAnsi"/>
                <w:color w:val="auto"/>
                <w:w w:val="105"/>
              </w:rPr>
              <w:t>)</w:t>
            </w:r>
            <w:commentRangeEnd w:id="371"/>
            <w:r>
              <w:rPr>
                <w:rStyle w:val="CommentReference"/>
                <w:rFonts w:asciiTheme="minorHAnsi" w:eastAsiaTheme="minorHAnsi" w:hAnsiTheme="minorHAnsi"/>
                <w:color w:val="auto"/>
              </w:rPr>
              <w:commentReference w:id="371"/>
            </w:r>
          </w:p>
          <w:p w14:paraId="3792144E" w14:textId="77777777" w:rsidR="00C77E6C" w:rsidRPr="001512DD" w:rsidRDefault="00C77E6C" w:rsidP="00F7697D">
            <w:pPr>
              <w:spacing w:after="0"/>
              <w:rPr>
                <w:w w:val="105"/>
              </w:rPr>
            </w:pPr>
            <w:r w:rsidRPr="001512DD">
              <w:rPr>
                <w:i/>
                <w:w w:val="105"/>
              </w:rPr>
              <w:t>Agroforestry trees include musangu, glricidia, ububa, etc. Do not include pigeon peas or cowpeas.</w:t>
            </w:r>
          </w:p>
        </w:tc>
        <w:tc>
          <w:tcPr>
            <w:tcW w:w="2527" w:type="dxa"/>
            <w:gridSpan w:val="3"/>
            <w:tcBorders>
              <w:top w:val="single" w:sz="18" w:space="0" w:color="000000"/>
              <w:left w:val="single" w:sz="18" w:space="0" w:color="000000"/>
              <w:bottom w:val="single" w:sz="18" w:space="0" w:color="000000"/>
              <w:right w:val="single" w:sz="18" w:space="0" w:color="000000"/>
            </w:tcBorders>
          </w:tcPr>
          <w:p w14:paraId="7A21C0FC"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4F2979C0" w:rsidR="00C77E6C" w:rsidRPr="001512DD" w:rsidRDefault="00C20927" w:rsidP="00F7697D">
            <w:pPr>
              <w:spacing w:after="0"/>
              <w:rPr>
                <w:rFonts w:eastAsia="Calibri" w:cs="Times New Roman"/>
                <w:w w:val="105"/>
              </w:rPr>
            </w:pPr>
            <w:r>
              <w:rPr>
                <w:rFonts w:eastAsia="Calibri" w:cs="Times New Roman"/>
                <w:w w:val="105"/>
              </w:rPr>
              <w:t>H17</w:t>
            </w:r>
          </w:p>
        </w:tc>
        <w:tc>
          <w:tcPr>
            <w:tcW w:w="4677" w:type="dxa"/>
            <w:tcBorders>
              <w:top w:val="single" w:sz="4" w:space="0" w:color="000000"/>
              <w:left w:val="single" w:sz="4" w:space="0" w:color="auto"/>
              <w:bottom w:val="single" w:sz="4" w:space="0" w:color="000000"/>
            </w:tcBorders>
          </w:tcPr>
          <w:p w14:paraId="688F069B" w14:textId="5F46E199" w:rsidR="00C77E6C" w:rsidRPr="001512DD" w:rsidRDefault="00C77E6C" w:rsidP="005E51A5">
            <w:pPr>
              <w:spacing w:after="0"/>
              <w:rPr>
                <w:rFonts w:eastAsia="Calibri" w:cs="Times New Roman"/>
                <w:w w:val="105"/>
              </w:rPr>
            </w:pPr>
            <w:r w:rsidRPr="001512DD">
              <w:rPr>
                <w:w w:val="105"/>
              </w:rPr>
              <w:t>In the past 5 years, has your household requested or tried to obtain additional land in this village for use by your household? (</w:t>
            </w:r>
            <w:r w:rsidRPr="001512DD">
              <w:rPr>
                <w:b/>
                <w:w w:val="105"/>
              </w:rPr>
              <w:t>req_land</w:t>
            </w:r>
            <w:r w:rsidRPr="001512DD">
              <w:rPr>
                <w:w w:val="105"/>
              </w:rPr>
              <w:t>)</w:t>
            </w:r>
          </w:p>
        </w:tc>
        <w:tc>
          <w:tcPr>
            <w:tcW w:w="4332" w:type="dxa"/>
            <w:gridSpan w:val="3"/>
            <w:tcBorders>
              <w:top w:val="single" w:sz="4" w:space="0" w:color="000000"/>
              <w:bottom w:val="single" w:sz="4" w:space="0" w:color="000000"/>
              <w:right w:val="single" w:sz="18" w:space="0" w:color="000000"/>
            </w:tcBorders>
          </w:tcPr>
          <w:p w14:paraId="51FD5F25" w14:textId="77777777" w:rsidR="00C77E6C" w:rsidRPr="001512DD" w:rsidRDefault="00C77E6C" w:rsidP="00F7697D">
            <w:pPr>
              <w:spacing w:after="0"/>
            </w:pPr>
            <w:r w:rsidRPr="001512DD">
              <w:t>1=No</w:t>
            </w:r>
          </w:p>
          <w:p w14:paraId="0037EB6E" w14:textId="77777777" w:rsidR="00C77E6C" w:rsidRPr="001512DD" w:rsidRDefault="00C77E6C" w:rsidP="00F7697D">
            <w:pPr>
              <w:spacing w:after="0"/>
            </w:pPr>
            <w:r w:rsidRPr="001512DD">
              <w:t>2=Yes</w:t>
            </w:r>
            <w:r w:rsidRPr="001512DD" w:rsidDel="00226116">
              <w:t xml:space="preserve"> </w:t>
            </w:r>
          </w:p>
          <w:p w14:paraId="7C4F9E65" w14:textId="77777777" w:rsidR="00C77E6C" w:rsidRPr="001512DD" w:rsidRDefault="00C77E6C" w:rsidP="00F7697D">
            <w:pPr>
              <w:spacing w:after="0"/>
            </w:pPr>
            <w:r w:rsidRPr="001512DD">
              <w:t>888=Don’t know</w:t>
            </w:r>
          </w:p>
          <w:p w14:paraId="157C74D1" w14:textId="77777777" w:rsidR="00C77E6C" w:rsidRPr="001512DD" w:rsidRDefault="00C77E6C" w:rsidP="00F7697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1512DD" w:rsidRDefault="00C20927" w:rsidP="00F7697D">
            <w:pPr>
              <w:spacing w:after="0"/>
              <w:rPr>
                <w:rFonts w:eastAsia="Calibri" w:cs="Times New Roman"/>
                <w:w w:val="105"/>
              </w:rPr>
            </w:pPr>
            <w:r>
              <w:rPr>
                <w:rFonts w:eastAsia="Calibri" w:cs="Times New Roman"/>
                <w:w w:val="105"/>
              </w:rPr>
              <w:t>H18</w:t>
            </w:r>
          </w:p>
        </w:tc>
        <w:tc>
          <w:tcPr>
            <w:tcW w:w="4677" w:type="dxa"/>
            <w:tcBorders>
              <w:top w:val="single" w:sz="4" w:space="0" w:color="000000"/>
              <w:left w:val="single" w:sz="4" w:space="0" w:color="auto"/>
              <w:bottom w:val="single" w:sz="4" w:space="0" w:color="000000"/>
            </w:tcBorders>
          </w:tcPr>
          <w:p w14:paraId="595B34E6" w14:textId="3D49A47E" w:rsidR="00C77E6C" w:rsidRPr="001512DD" w:rsidRDefault="00C77E6C" w:rsidP="00F7697D">
            <w:pPr>
              <w:spacing w:after="0"/>
              <w:rPr>
                <w:rFonts w:eastAsia="Calibri" w:cs="Times New Roman"/>
                <w:w w:val="105"/>
              </w:rPr>
            </w:pPr>
            <w:r w:rsidRPr="001512DD">
              <w:rPr>
                <w:w w:val="105"/>
              </w:rPr>
              <w:t>From whom did you request this land? (</w:t>
            </w:r>
            <w:r w:rsidRPr="001512DD">
              <w:rPr>
                <w:b/>
                <w:w w:val="105"/>
              </w:rPr>
              <w:t>whom_request</w:t>
            </w:r>
            <w:r w:rsidRPr="001512DD">
              <w:rPr>
                <w:w w:val="105"/>
              </w:rPr>
              <w:t>)</w:t>
            </w:r>
          </w:p>
        </w:tc>
        <w:tc>
          <w:tcPr>
            <w:tcW w:w="4332" w:type="dxa"/>
            <w:gridSpan w:val="3"/>
            <w:tcBorders>
              <w:top w:val="single" w:sz="4" w:space="0" w:color="000000"/>
              <w:bottom w:val="single" w:sz="4" w:space="0" w:color="000000"/>
              <w:right w:val="single" w:sz="18" w:space="0" w:color="000000"/>
            </w:tcBorders>
          </w:tcPr>
          <w:p w14:paraId="1B09304D" w14:textId="77777777" w:rsidR="00C77E6C" w:rsidRPr="001512DD" w:rsidRDefault="00C77E6C" w:rsidP="00F7697D">
            <w:pPr>
              <w:spacing w:after="0"/>
            </w:pPr>
            <w:r w:rsidRPr="001512DD">
              <w:t>1=Headman</w:t>
            </w:r>
          </w:p>
          <w:p w14:paraId="4A8EBE28" w14:textId="77777777" w:rsidR="00C77E6C" w:rsidRPr="001512DD" w:rsidRDefault="00C77E6C" w:rsidP="00F7697D">
            <w:pPr>
              <w:spacing w:after="0"/>
            </w:pPr>
            <w:r w:rsidRPr="001512DD">
              <w:t>2=Induna</w:t>
            </w:r>
          </w:p>
          <w:p w14:paraId="6121E99C" w14:textId="77777777" w:rsidR="00C77E6C" w:rsidRPr="001512DD" w:rsidRDefault="00C77E6C" w:rsidP="00F7697D">
            <w:pPr>
              <w:spacing w:after="0"/>
            </w:pPr>
            <w:r w:rsidRPr="001512DD">
              <w:t>3=Chief</w:t>
            </w:r>
          </w:p>
          <w:p w14:paraId="6D0BE0C8" w14:textId="77777777" w:rsidR="00C77E6C" w:rsidRPr="001512DD" w:rsidRDefault="00C77E6C" w:rsidP="00F7697D">
            <w:pPr>
              <w:spacing w:after="0"/>
            </w:pPr>
            <w:r w:rsidRPr="001512DD">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1512DD" w:rsidRDefault="00C20927" w:rsidP="00F7697D">
            <w:pPr>
              <w:spacing w:after="0"/>
            </w:pPr>
            <w:r>
              <w:t>H18b</w:t>
            </w:r>
          </w:p>
        </w:tc>
        <w:tc>
          <w:tcPr>
            <w:tcW w:w="4677" w:type="dxa"/>
            <w:tcBorders>
              <w:left w:val="single" w:sz="4" w:space="0" w:color="auto"/>
              <w:right w:val="single" w:sz="18" w:space="0" w:color="000000"/>
            </w:tcBorders>
          </w:tcPr>
          <w:p w14:paraId="46CB14AE" w14:textId="3B515CBB" w:rsidR="00C77E6C" w:rsidRPr="001512DD" w:rsidRDefault="00C77E6C" w:rsidP="00F7697D">
            <w:pPr>
              <w:spacing w:after="0"/>
              <w:rPr>
                <w:w w:val="105"/>
              </w:rPr>
            </w:pPr>
            <w:r w:rsidRPr="001512DD">
              <w:rPr>
                <w:w w:val="105"/>
              </w:rPr>
              <w:t>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77E540C8" w14:textId="77777777" w:rsidR="00C77E6C" w:rsidRPr="001512DD" w:rsidRDefault="00C77E6C" w:rsidP="00F7697D">
            <w:pPr>
              <w:spacing w:after="0"/>
              <w:rPr>
                <w:w w:val="105"/>
              </w:rPr>
            </w:pPr>
            <w:r w:rsidRPr="001512DD">
              <w:rPr>
                <w:i/>
                <w:color w:val="A6A6A6" w:themeColor="background1" w:themeShade="A6"/>
              </w:rPr>
              <w:t>(Text)</w:t>
            </w:r>
          </w:p>
        </w:tc>
      </w:tr>
      <w:tr w:rsidR="00C77E6C" w:rsidRPr="001512DD" w14:paraId="4465B69A"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1512DD" w:rsidRDefault="00C20927" w:rsidP="00F7697D">
            <w:pPr>
              <w:spacing w:after="0"/>
            </w:pPr>
            <w:r>
              <w:t>H19</w:t>
            </w:r>
          </w:p>
        </w:tc>
        <w:tc>
          <w:tcPr>
            <w:tcW w:w="7194" w:type="dxa"/>
            <w:gridSpan w:val="2"/>
            <w:tcBorders>
              <w:top w:val="single" w:sz="4" w:space="0" w:color="000000"/>
              <w:left w:val="single" w:sz="4" w:space="0" w:color="auto"/>
              <w:bottom w:val="single" w:sz="4" w:space="0" w:color="000000"/>
              <w:right w:val="single" w:sz="18" w:space="0" w:color="000000"/>
            </w:tcBorders>
          </w:tcPr>
          <w:p w14:paraId="7A4A236F" w14:textId="29E1178E" w:rsidR="00C77E6C" w:rsidRPr="001512DD" w:rsidRDefault="00C77E6C" w:rsidP="00F7697D">
            <w:pPr>
              <w:spacing w:afterLines="20" w:after="48" w:line="240" w:lineRule="auto"/>
              <w:ind w:left="10"/>
              <w:contextualSpacing/>
              <w:rPr>
                <w:w w:val="105"/>
              </w:rPr>
            </w:pPr>
            <w:r w:rsidRPr="001512DD">
              <w:rPr>
                <w:w w:val="105"/>
              </w:rPr>
              <w:t>How much land did your household request?  (</w:t>
            </w:r>
            <w:r w:rsidRPr="001512DD">
              <w:rPr>
                <w:b/>
                <w:w w:val="105"/>
              </w:rPr>
              <w:t>area_request</w:t>
            </w:r>
            <w:r w:rsidRPr="001512DD">
              <w:rPr>
                <w:w w:val="105"/>
              </w:rPr>
              <w:t>)</w:t>
            </w:r>
          </w:p>
          <w:p w14:paraId="093E40F4" w14:textId="77777777" w:rsidR="00C77E6C" w:rsidRPr="001512DD" w:rsidRDefault="00C77E6C" w:rsidP="00F7697D">
            <w:pPr>
              <w:spacing w:after="0"/>
              <w:rPr>
                <w:w w:val="105"/>
              </w:rPr>
            </w:pPr>
            <w:r w:rsidRPr="001512DD">
              <w:rPr>
                <w:i/>
                <w:w w:val="105"/>
              </w:rPr>
              <w:t>Probe and code</w:t>
            </w:r>
          </w:p>
        </w:tc>
        <w:tc>
          <w:tcPr>
            <w:tcW w:w="2527" w:type="dxa"/>
            <w:gridSpan w:val="3"/>
            <w:tcBorders>
              <w:top w:val="single" w:sz="18" w:space="0" w:color="000000"/>
              <w:left w:val="single" w:sz="18" w:space="0" w:color="000000"/>
              <w:bottom w:val="single" w:sz="18" w:space="0" w:color="000000"/>
              <w:right w:val="single" w:sz="18" w:space="0" w:color="000000"/>
            </w:tcBorders>
          </w:tcPr>
          <w:p w14:paraId="344E8C36"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1512DD" w:rsidRDefault="00C20927" w:rsidP="00F7697D">
            <w:pPr>
              <w:spacing w:after="0"/>
              <w:rPr>
                <w:rFonts w:eastAsia="Calibri" w:cs="Times New Roman"/>
              </w:rPr>
            </w:pPr>
            <w:r>
              <w:rPr>
                <w:rFonts w:eastAsia="Calibri"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1512DD" w:rsidRDefault="00C77E6C" w:rsidP="00C20927">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1512DD" w:rsidRDefault="00C77E6C" w:rsidP="00F7697D">
            <w:pPr>
              <w:spacing w:after="0"/>
              <w:rPr>
                <w:rFonts w:cs="Times New Roman"/>
                <w:w w:val="105"/>
              </w:rPr>
            </w:pPr>
            <w:r w:rsidRPr="001512DD">
              <w:rPr>
                <w:rFonts w:cs="Times New Roman"/>
                <w:w w:val="105"/>
              </w:rPr>
              <w:t>1=Lima</w:t>
            </w:r>
          </w:p>
          <w:p w14:paraId="689A86AC" w14:textId="77777777" w:rsidR="00C77E6C" w:rsidRPr="001512DD" w:rsidRDefault="00C77E6C" w:rsidP="00F7697D">
            <w:pPr>
              <w:spacing w:after="0"/>
              <w:rPr>
                <w:rFonts w:cs="Times New Roman"/>
                <w:w w:val="105"/>
              </w:rPr>
            </w:pPr>
            <w:r w:rsidRPr="001512DD">
              <w:rPr>
                <w:rFonts w:cs="Times New Roman"/>
                <w:w w:val="105"/>
              </w:rPr>
              <w:t>2=Acre</w:t>
            </w:r>
          </w:p>
          <w:p w14:paraId="0B2D5FDC" w14:textId="77777777" w:rsidR="00C77E6C" w:rsidRPr="001512DD" w:rsidRDefault="00C77E6C" w:rsidP="00F7697D">
            <w:pPr>
              <w:spacing w:after="0"/>
              <w:rPr>
                <w:rFonts w:cs="Times New Roman"/>
                <w:w w:val="105"/>
              </w:rPr>
            </w:pPr>
            <w:r w:rsidRPr="001512DD">
              <w:rPr>
                <w:rFonts w:cs="Times New Roman"/>
                <w:w w:val="105"/>
              </w:rPr>
              <w:t>3=Hectare</w:t>
            </w:r>
          </w:p>
          <w:p w14:paraId="66C3398F" w14:textId="77777777" w:rsidR="00C77E6C" w:rsidRPr="001512DD" w:rsidRDefault="00C77E6C" w:rsidP="00F7697D">
            <w:pPr>
              <w:spacing w:after="0"/>
              <w:rPr>
                <w:rFonts w:cs="Times New Roman"/>
                <w:w w:val="105"/>
              </w:rPr>
            </w:pPr>
            <w:r w:rsidRPr="001512DD">
              <w:rPr>
                <w:rFonts w:cs="Times New Roman"/>
                <w:w w:val="105"/>
              </w:rPr>
              <w:t>4=Square meter</w:t>
            </w:r>
          </w:p>
          <w:p w14:paraId="6A841D74" w14:textId="77777777" w:rsidR="00C77E6C" w:rsidRPr="001512DD" w:rsidRDefault="00C77E6C" w:rsidP="00F7697D">
            <w:pPr>
              <w:spacing w:after="0"/>
              <w:rPr>
                <w:rFonts w:cs="Times New Roman"/>
                <w:w w:val="105"/>
              </w:rPr>
            </w:pPr>
            <w:r w:rsidRPr="001512DD">
              <w:rPr>
                <w:rFonts w:cs="Times New Roman"/>
                <w:w w:val="105"/>
              </w:rPr>
              <w:t>5=Steps</w:t>
            </w:r>
          </w:p>
          <w:p w14:paraId="696AEAAB" w14:textId="77777777" w:rsidR="00C77E6C" w:rsidRPr="001512DD" w:rsidRDefault="00C77E6C" w:rsidP="00F7697D">
            <w:pPr>
              <w:spacing w:after="0"/>
            </w:pPr>
            <w:r w:rsidRPr="001512DD">
              <w:rPr>
                <w:rFonts w:cs="Times New Roman"/>
                <w:w w:val="105"/>
              </w:rPr>
              <w:t>6=Ropes</w:t>
            </w:r>
          </w:p>
          <w:p w14:paraId="45B981CE"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8B593F3"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2214DF86"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1512DD" w:rsidRDefault="00C20927" w:rsidP="00F7697D">
            <w:pPr>
              <w:spacing w:after="0"/>
              <w:rPr>
                <w:w w:val="105"/>
              </w:rPr>
            </w:pPr>
            <w:r>
              <w:rPr>
                <w:w w:val="105"/>
              </w:rPr>
              <w:t>H20</w:t>
            </w:r>
          </w:p>
        </w:tc>
        <w:tc>
          <w:tcPr>
            <w:tcW w:w="7194" w:type="dxa"/>
            <w:gridSpan w:val="2"/>
            <w:tcBorders>
              <w:top w:val="single" w:sz="4" w:space="0" w:color="000000"/>
              <w:left w:val="single" w:sz="4" w:space="0" w:color="auto"/>
              <w:bottom w:val="single" w:sz="4" w:space="0" w:color="000000"/>
              <w:right w:val="single" w:sz="18" w:space="0" w:color="000000"/>
            </w:tcBorders>
          </w:tcPr>
          <w:p w14:paraId="3C66FB30" w14:textId="74609110" w:rsidR="00C77E6C" w:rsidRPr="001512DD" w:rsidRDefault="00C77E6C" w:rsidP="00F7697D">
            <w:pPr>
              <w:spacing w:after="0"/>
              <w:rPr>
                <w:w w:val="105"/>
              </w:rPr>
            </w:pPr>
            <w:r w:rsidRPr="001512DD">
              <w:rPr>
                <w:w w:val="105"/>
              </w:rPr>
              <w:t>What was the area of the land obtained? (</w:t>
            </w:r>
            <w:r w:rsidRPr="001512DD">
              <w:rPr>
                <w:b/>
                <w:w w:val="105"/>
              </w:rPr>
              <w:t>area_obtained</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5BF2C57"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1512DD" w:rsidRDefault="00C20927" w:rsidP="00F7697D">
            <w:pPr>
              <w:spacing w:after="0"/>
              <w:rPr>
                <w:rFonts w:eastAsia="Calibri" w:cs="Times New Roman"/>
              </w:rPr>
            </w:pPr>
            <w:r>
              <w:rPr>
                <w:rFonts w:eastAsia="Calibri"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1512DD" w:rsidRDefault="00C77E6C" w:rsidP="00C20927">
            <w:pPr>
              <w:spacing w:after="0"/>
              <w:rPr>
                <w:color w:val="000000"/>
              </w:rPr>
            </w:pPr>
            <w:r w:rsidRPr="001512DD">
              <w:rPr>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1512DD" w:rsidRDefault="00C77E6C" w:rsidP="00F7697D">
            <w:pPr>
              <w:spacing w:after="0"/>
              <w:rPr>
                <w:rFonts w:cs="Times New Roman"/>
                <w:w w:val="105"/>
              </w:rPr>
            </w:pPr>
            <w:r w:rsidRPr="001512DD">
              <w:rPr>
                <w:rFonts w:cs="Times New Roman"/>
                <w:w w:val="105"/>
              </w:rPr>
              <w:t>1=Lima</w:t>
            </w:r>
          </w:p>
          <w:p w14:paraId="37267023" w14:textId="77777777" w:rsidR="00C77E6C" w:rsidRPr="001512DD" w:rsidRDefault="00C77E6C" w:rsidP="00F7697D">
            <w:pPr>
              <w:spacing w:after="0"/>
              <w:rPr>
                <w:rFonts w:cs="Times New Roman"/>
                <w:w w:val="105"/>
              </w:rPr>
            </w:pPr>
            <w:r w:rsidRPr="001512DD">
              <w:rPr>
                <w:rFonts w:cs="Times New Roman"/>
                <w:w w:val="105"/>
              </w:rPr>
              <w:t>2=Acre</w:t>
            </w:r>
          </w:p>
          <w:p w14:paraId="58A8CC73" w14:textId="77777777" w:rsidR="00C77E6C" w:rsidRPr="001512DD" w:rsidRDefault="00C77E6C" w:rsidP="00F7697D">
            <w:pPr>
              <w:spacing w:after="0"/>
              <w:rPr>
                <w:rFonts w:cs="Times New Roman"/>
                <w:w w:val="105"/>
              </w:rPr>
            </w:pPr>
            <w:r w:rsidRPr="001512DD">
              <w:rPr>
                <w:rFonts w:cs="Times New Roman"/>
                <w:w w:val="105"/>
              </w:rPr>
              <w:t>3=Hectare</w:t>
            </w:r>
          </w:p>
          <w:p w14:paraId="5EB83A88" w14:textId="77777777" w:rsidR="00C77E6C" w:rsidRPr="001512DD" w:rsidRDefault="00C77E6C" w:rsidP="00F7697D">
            <w:pPr>
              <w:spacing w:after="0"/>
              <w:rPr>
                <w:rFonts w:cs="Times New Roman"/>
                <w:w w:val="105"/>
              </w:rPr>
            </w:pPr>
            <w:r w:rsidRPr="001512DD">
              <w:rPr>
                <w:rFonts w:cs="Times New Roman"/>
                <w:w w:val="105"/>
              </w:rPr>
              <w:t>4=Square meter</w:t>
            </w:r>
          </w:p>
          <w:p w14:paraId="5CAA5CAE" w14:textId="77777777" w:rsidR="00C77E6C" w:rsidRPr="001512DD" w:rsidRDefault="00C77E6C" w:rsidP="00F7697D">
            <w:pPr>
              <w:spacing w:after="0"/>
              <w:rPr>
                <w:rFonts w:cs="Times New Roman"/>
                <w:w w:val="105"/>
              </w:rPr>
            </w:pPr>
            <w:r w:rsidRPr="001512DD">
              <w:rPr>
                <w:rFonts w:cs="Times New Roman"/>
                <w:w w:val="105"/>
              </w:rPr>
              <w:t>5=Steps</w:t>
            </w:r>
          </w:p>
          <w:p w14:paraId="0EB260EC" w14:textId="77777777" w:rsidR="00C77E6C" w:rsidRPr="001512DD" w:rsidRDefault="00C77E6C" w:rsidP="00F7697D">
            <w:pPr>
              <w:spacing w:after="0"/>
            </w:pPr>
            <w:r w:rsidRPr="001512DD">
              <w:rPr>
                <w:rFonts w:cs="Times New Roman"/>
                <w:w w:val="105"/>
              </w:rPr>
              <w:t>6=Ropes</w:t>
            </w:r>
          </w:p>
          <w:p w14:paraId="6C3CEBD0"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82F7F99"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1512DD" w:rsidRDefault="00C20927" w:rsidP="00F7697D">
            <w:pPr>
              <w:spacing w:after="0"/>
              <w:rPr>
                <w:rFonts w:eastAsia="Calibri" w:cs="Times New Roman"/>
              </w:rPr>
            </w:pPr>
            <w:r>
              <w:rPr>
                <w:rFonts w:eastAsia="Calibri" w:cs="Times New Roman"/>
              </w:rPr>
              <w:t>H21</w:t>
            </w:r>
          </w:p>
        </w:tc>
        <w:tc>
          <w:tcPr>
            <w:tcW w:w="4677" w:type="dxa"/>
            <w:tcBorders>
              <w:top w:val="single" w:sz="4" w:space="0" w:color="000000"/>
              <w:left w:val="single" w:sz="4" w:space="0" w:color="000000"/>
              <w:bottom w:val="single" w:sz="4" w:space="0" w:color="000000"/>
            </w:tcBorders>
          </w:tcPr>
          <w:p w14:paraId="543516DE" w14:textId="70037E11" w:rsidR="00C77E6C" w:rsidRPr="001512DD" w:rsidRDefault="00C77E6C" w:rsidP="00F7697D">
            <w:pPr>
              <w:spacing w:after="0"/>
              <w:rPr>
                <w:w w:val="105"/>
              </w:rPr>
            </w:pPr>
            <w:r w:rsidRPr="001512DD">
              <w:rPr>
                <w:w w:val="105"/>
              </w:rPr>
              <w:t>What was the condition of the land when the household obtained it? (</w:t>
            </w:r>
            <w:r w:rsidRPr="001512DD">
              <w:rPr>
                <w:b/>
                <w:w w:val="105"/>
              </w:rPr>
              <w:t>land_state</w:t>
            </w:r>
            <w:r w:rsidRPr="001512DD">
              <w:rPr>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1512DD" w:rsidRDefault="00C77E6C" w:rsidP="00F7697D">
            <w:pPr>
              <w:spacing w:after="0"/>
              <w:rPr>
                <w:rFonts w:cs="Times New Roman"/>
                <w:w w:val="105"/>
              </w:rPr>
            </w:pPr>
            <w:r w:rsidRPr="001512DD">
              <w:rPr>
                <w:rFonts w:cs="Times New Roman"/>
                <w:w w:val="105"/>
              </w:rPr>
              <w:t>1=Undeveloped</w:t>
            </w:r>
          </w:p>
          <w:p w14:paraId="0D8E2A15" w14:textId="77777777" w:rsidR="00C77E6C" w:rsidRPr="001512DD" w:rsidRDefault="00C77E6C" w:rsidP="00F7697D">
            <w:pPr>
              <w:spacing w:after="0"/>
              <w:rPr>
                <w:rFonts w:cs="Times New Roman"/>
                <w:w w:val="105"/>
              </w:rPr>
            </w:pPr>
            <w:r w:rsidRPr="001512DD">
              <w:rPr>
                <w:rFonts w:cs="Times New Roman"/>
                <w:w w:val="105"/>
              </w:rPr>
              <w:t>2=Fallow</w:t>
            </w:r>
          </w:p>
          <w:p w14:paraId="21F12F56" w14:textId="77777777" w:rsidR="00C77E6C" w:rsidRPr="001512DD" w:rsidRDefault="00C77E6C" w:rsidP="00F7697D">
            <w:pPr>
              <w:spacing w:after="0"/>
              <w:rPr>
                <w:rFonts w:cs="Times New Roman"/>
                <w:w w:val="105"/>
              </w:rPr>
            </w:pPr>
            <w:r w:rsidRPr="001512DD">
              <w:rPr>
                <w:rFonts w:cs="Times New Roman"/>
                <w:w w:val="105"/>
              </w:rPr>
              <w:t>3=Productive</w:t>
            </w:r>
          </w:p>
          <w:p w14:paraId="3CB1C990" w14:textId="77777777" w:rsidR="00C77E6C" w:rsidRPr="001512DD" w:rsidRDefault="00C77E6C" w:rsidP="00F7697D">
            <w:pPr>
              <w:spacing w:after="0"/>
              <w:rPr>
                <w:rFonts w:cs="Times New Roman"/>
                <w:w w:val="105"/>
              </w:rPr>
            </w:pPr>
            <w:r w:rsidRPr="001512DD">
              <w:rPr>
                <w:rFonts w:cs="Times New Roman"/>
                <w:w w:val="105"/>
              </w:rP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0B8E728E"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1512DD" w:rsidRDefault="00C20927" w:rsidP="00F7697D">
            <w:pPr>
              <w:spacing w:after="0"/>
            </w:pPr>
            <w:r>
              <w:t>H21b</w:t>
            </w:r>
          </w:p>
        </w:tc>
        <w:tc>
          <w:tcPr>
            <w:tcW w:w="4677" w:type="dxa"/>
            <w:tcBorders>
              <w:left w:val="single" w:sz="4" w:space="0" w:color="auto"/>
              <w:right w:val="single" w:sz="18" w:space="0" w:color="000000"/>
            </w:tcBorders>
          </w:tcPr>
          <w:p w14:paraId="7CAE71D0" w14:textId="29605757" w:rsidR="00C77E6C" w:rsidRPr="001512DD" w:rsidRDefault="00C77E6C" w:rsidP="00F7697D">
            <w:pPr>
              <w:spacing w:after="0"/>
              <w:rPr>
                <w:w w:val="105"/>
              </w:rPr>
            </w:pPr>
            <w:r w:rsidRPr="001512DD">
              <w:rPr>
                <w:w w:val="105"/>
              </w:rPr>
              <w:t>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4B512775" w14:textId="77777777" w:rsidR="00C77E6C" w:rsidRPr="001512DD" w:rsidRDefault="00C77E6C" w:rsidP="00F7697D">
            <w:pPr>
              <w:spacing w:after="0"/>
              <w:rPr>
                <w:w w:val="105"/>
              </w:rPr>
            </w:pPr>
            <w:r w:rsidRPr="001512DD">
              <w:rPr>
                <w:i/>
                <w:color w:val="A6A6A6" w:themeColor="background1" w:themeShade="A6"/>
              </w:rPr>
              <w:t>(Text)</w:t>
            </w:r>
          </w:p>
        </w:tc>
      </w:tr>
      <w:tr w:rsidR="00C77E6C" w:rsidRPr="001512DD"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1512DD" w:rsidRDefault="00AA3608" w:rsidP="00F7697D">
            <w:pPr>
              <w:spacing w:after="0"/>
              <w:rPr>
                <w:rFonts w:eastAsia="Calibri" w:cs="Times New Roman"/>
                <w:w w:val="105"/>
              </w:rPr>
            </w:pPr>
            <w:r>
              <w:rPr>
                <w:rFonts w:eastAsia="Calibri"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1512DD" w:rsidRDefault="00C77E6C" w:rsidP="00F7697D">
            <w:pPr>
              <w:spacing w:afterLines="20" w:after="48" w:line="240" w:lineRule="auto"/>
              <w:ind w:left="10"/>
              <w:contextualSpacing/>
              <w:rPr>
                <w:w w:val="105"/>
              </w:rPr>
            </w:pPr>
            <w:commentRangeStart w:id="372"/>
            <w:r w:rsidRPr="001512DD">
              <w:rPr>
                <w:w w:val="105"/>
              </w:rPr>
              <w:t>In the past five years, has your household ever had land that you were using reallocated by village or chief authorities to be used for other purposes? (</w:t>
            </w:r>
            <w:r w:rsidRPr="001512DD">
              <w:rPr>
                <w:b/>
                <w:w w:val="105"/>
              </w:rPr>
              <w:t>reallocate</w:t>
            </w:r>
            <w:r w:rsidRPr="001512DD">
              <w:rPr>
                <w:w w:val="105"/>
              </w:rPr>
              <w:t>)</w:t>
            </w:r>
            <w:commentRangeEnd w:id="372"/>
            <w:r>
              <w:rPr>
                <w:rStyle w:val="CommentReference"/>
              </w:rPr>
              <w:commentReference w:id="372"/>
            </w:r>
          </w:p>
          <w:p w14:paraId="2AD82C7A" w14:textId="20861BEF" w:rsidR="00C77E6C" w:rsidRPr="001512DD" w:rsidRDefault="00AA3608" w:rsidP="00F7697D">
            <w:pPr>
              <w:spacing w:afterLines="20" w:after="48" w:line="240" w:lineRule="auto"/>
              <w:ind w:left="10"/>
              <w:contextualSpacing/>
              <w:rPr>
                <w:i/>
                <w:w w:val="105"/>
              </w:rPr>
            </w:pPr>
            <w:r>
              <w:rPr>
                <w:i/>
                <w:w w:val="105"/>
              </w:rPr>
              <w:t>If not 1, skip to Module I</w:t>
            </w:r>
          </w:p>
        </w:tc>
        <w:tc>
          <w:tcPr>
            <w:tcW w:w="4332" w:type="dxa"/>
            <w:gridSpan w:val="3"/>
            <w:tcBorders>
              <w:top w:val="single" w:sz="4" w:space="0" w:color="000000"/>
              <w:bottom w:val="single" w:sz="4" w:space="0" w:color="000000"/>
              <w:right w:val="single" w:sz="18" w:space="0" w:color="000000"/>
            </w:tcBorders>
          </w:tcPr>
          <w:p w14:paraId="422F1312" w14:textId="77777777" w:rsidR="00C77E6C" w:rsidRPr="001512DD" w:rsidRDefault="00C77E6C" w:rsidP="00F7697D">
            <w:pPr>
              <w:spacing w:after="0"/>
            </w:pPr>
            <w:r w:rsidRPr="001512DD">
              <w:t>1=No</w:t>
            </w:r>
          </w:p>
          <w:p w14:paraId="22FB6FB5" w14:textId="77777777" w:rsidR="00C77E6C" w:rsidRPr="001512DD" w:rsidRDefault="00C77E6C" w:rsidP="00F7697D">
            <w:pPr>
              <w:spacing w:after="0"/>
            </w:pPr>
            <w:r w:rsidRPr="001512DD">
              <w:t>2=Yes</w:t>
            </w:r>
            <w:r w:rsidRPr="001512DD" w:rsidDel="00226116">
              <w:t xml:space="preserve"> </w:t>
            </w:r>
          </w:p>
          <w:p w14:paraId="22F94840" w14:textId="77777777" w:rsidR="00C77E6C" w:rsidRPr="001512DD" w:rsidRDefault="00C77E6C" w:rsidP="00F7697D">
            <w:pPr>
              <w:spacing w:after="0"/>
            </w:pPr>
            <w:r w:rsidRPr="001512DD">
              <w:t>888=Don’t know</w:t>
            </w:r>
          </w:p>
          <w:p w14:paraId="50557C64" w14:textId="77777777" w:rsidR="00C77E6C" w:rsidRPr="001512DD" w:rsidRDefault="00C77E6C" w:rsidP="00F7697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r w:rsidR="00C77E6C" w:rsidRPr="001512DD" w14:paraId="5011D0BD"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1512DD" w:rsidRDefault="00AA3608" w:rsidP="00F7697D">
            <w:pPr>
              <w:spacing w:after="0"/>
              <w:rPr>
                <w:w w:val="105"/>
              </w:rPr>
            </w:pPr>
            <w:r>
              <w:rPr>
                <w:w w:val="105"/>
              </w:rPr>
              <w:t>H23</w:t>
            </w:r>
          </w:p>
        </w:tc>
        <w:tc>
          <w:tcPr>
            <w:tcW w:w="7194" w:type="dxa"/>
            <w:gridSpan w:val="2"/>
            <w:tcBorders>
              <w:top w:val="single" w:sz="4" w:space="0" w:color="000000"/>
              <w:left w:val="single" w:sz="4" w:space="0" w:color="auto"/>
              <w:bottom w:val="single" w:sz="4" w:space="0" w:color="000000"/>
              <w:right w:val="single" w:sz="18" w:space="0" w:color="000000"/>
            </w:tcBorders>
          </w:tcPr>
          <w:p w14:paraId="129214E5" w14:textId="14CDFDD2" w:rsidR="00C77E6C" w:rsidRPr="001512DD" w:rsidRDefault="00C77E6C" w:rsidP="00F7697D">
            <w:pPr>
              <w:spacing w:after="0"/>
              <w:rPr>
                <w:w w:val="105"/>
              </w:rPr>
            </w:pPr>
            <w:r w:rsidRPr="001512DD">
              <w:rPr>
                <w:w w:val="105"/>
              </w:rPr>
              <w:t>How many times was land reallocated? (</w:t>
            </w:r>
            <w:r w:rsidRPr="001512DD">
              <w:rPr>
                <w:b/>
                <w:w w:val="105"/>
              </w:rPr>
              <w:t>reallocate_freq</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9384DEA"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1512DD" w:rsidRDefault="00AA3608" w:rsidP="00F7697D">
            <w:pPr>
              <w:spacing w:after="0"/>
            </w:pPr>
            <w:r>
              <w:t>H24</w:t>
            </w:r>
          </w:p>
        </w:tc>
        <w:tc>
          <w:tcPr>
            <w:tcW w:w="4677" w:type="dxa"/>
            <w:tcBorders>
              <w:left w:val="single" w:sz="4" w:space="0" w:color="auto"/>
              <w:right w:val="single" w:sz="18" w:space="0" w:color="000000"/>
            </w:tcBorders>
          </w:tcPr>
          <w:p w14:paraId="4CDB2D22" w14:textId="38E5294B" w:rsidR="00C77E6C" w:rsidRPr="001512DD" w:rsidRDefault="00C77E6C" w:rsidP="00F7697D">
            <w:pPr>
              <w:spacing w:after="0"/>
              <w:rPr>
                <w:w w:val="105"/>
              </w:rPr>
            </w:pPr>
            <w:r w:rsidRPr="001512DD">
              <w:rPr>
                <w:w w:val="105"/>
              </w:rPr>
              <w:t>Why was the land reallocated? (</w:t>
            </w:r>
            <w:r w:rsidRPr="001512DD">
              <w:rPr>
                <w:b/>
                <w:w w:val="105"/>
              </w:rPr>
              <w:t>reallocate_exp</w:t>
            </w:r>
            <w:r w:rsidRPr="001512DD">
              <w:rPr>
                <w:w w:val="105"/>
              </w:rPr>
              <w:t>)</w:t>
            </w:r>
          </w:p>
        </w:tc>
        <w:tc>
          <w:tcPr>
            <w:tcW w:w="5044" w:type="dxa"/>
            <w:gridSpan w:val="4"/>
            <w:tcBorders>
              <w:top w:val="single" w:sz="18" w:space="0" w:color="000000"/>
              <w:left w:val="single" w:sz="18" w:space="0" w:color="000000"/>
              <w:bottom w:val="single" w:sz="18" w:space="0" w:color="000000"/>
              <w:right w:val="single" w:sz="18" w:space="0" w:color="000000"/>
            </w:tcBorders>
          </w:tcPr>
          <w:p w14:paraId="0F5F5323" w14:textId="77777777" w:rsidR="00C77E6C" w:rsidRPr="001512DD" w:rsidRDefault="00C77E6C" w:rsidP="00F7697D">
            <w:pPr>
              <w:spacing w:after="0"/>
              <w:rPr>
                <w:w w:val="105"/>
              </w:rPr>
            </w:pPr>
            <w:r w:rsidRPr="001512DD">
              <w:rPr>
                <w:i/>
                <w:color w:val="A6A6A6" w:themeColor="background1" w:themeShade="A6"/>
              </w:rPr>
              <w:t>(Text)</w:t>
            </w:r>
          </w:p>
        </w:tc>
      </w:tr>
      <w:tr w:rsidR="00C77E6C" w:rsidRPr="001512DD" w14:paraId="1A78013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1512DD" w:rsidRDefault="00AA3608" w:rsidP="00F7697D">
            <w:pPr>
              <w:spacing w:after="0"/>
              <w:rPr>
                <w:w w:val="105"/>
              </w:rPr>
            </w:pPr>
            <w:r>
              <w:rPr>
                <w:w w:val="105"/>
              </w:rPr>
              <w:t>H25</w:t>
            </w:r>
          </w:p>
        </w:tc>
        <w:tc>
          <w:tcPr>
            <w:tcW w:w="7194" w:type="dxa"/>
            <w:gridSpan w:val="2"/>
            <w:tcBorders>
              <w:top w:val="single" w:sz="4" w:space="0" w:color="000000"/>
              <w:left w:val="single" w:sz="4" w:space="0" w:color="auto"/>
              <w:bottom w:val="single" w:sz="4" w:space="0" w:color="000000"/>
              <w:right w:val="single" w:sz="18" w:space="0" w:color="000000"/>
            </w:tcBorders>
          </w:tcPr>
          <w:p w14:paraId="38C4310D" w14:textId="773357C2" w:rsidR="00C77E6C" w:rsidRPr="001512DD" w:rsidRDefault="00C77E6C" w:rsidP="00F7697D">
            <w:pPr>
              <w:spacing w:after="0"/>
              <w:rPr>
                <w:w w:val="105"/>
              </w:rPr>
            </w:pPr>
            <w:r w:rsidRPr="001512DD">
              <w:rPr>
                <w:w w:val="105"/>
              </w:rPr>
              <w:t>How much land was reallocated? (</w:t>
            </w:r>
            <w:r w:rsidRPr="001512DD">
              <w:rPr>
                <w:b/>
                <w:w w:val="105"/>
              </w:rPr>
              <w:t>reallocate_size</w:t>
            </w:r>
            <w:r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99A95F7" w14:textId="77777777" w:rsidR="00C77E6C" w:rsidRPr="001512DD" w:rsidRDefault="00C77E6C" w:rsidP="00F7697D">
            <w:pPr>
              <w:spacing w:after="0"/>
              <w:rPr>
                <w:i/>
                <w:color w:val="A6A6A6" w:themeColor="background1" w:themeShade="A6"/>
              </w:rPr>
            </w:pPr>
            <w:r w:rsidRPr="001512DD">
              <w:rPr>
                <w:i/>
                <w:color w:val="A6A6A6" w:themeColor="background1" w:themeShade="A6"/>
              </w:rPr>
              <w:t>(Integer)</w:t>
            </w:r>
          </w:p>
        </w:tc>
      </w:tr>
      <w:tr w:rsidR="00C77E6C" w:rsidRPr="001512DD" w14:paraId="772A065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8D29430" w14:textId="6BB916CE" w:rsidR="00C77E6C" w:rsidRPr="001512DD" w:rsidRDefault="00AA3608" w:rsidP="00F7697D">
            <w:pPr>
              <w:spacing w:after="0"/>
              <w:rPr>
                <w:rFonts w:eastAsia="Calibri" w:cs="Times New Roman"/>
              </w:rPr>
            </w:pPr>
            <w:r>
              <w:rPr>
                <w:rFonts w:eastAsia="Calibri" w:cs="Times New Roman"/>
              </w:rPr>
              <w:t>H26</w:t>
            </w:r>
          </w:p>
        </w:tc>
        <w:tc>
          <w:tcPr>
            <w:tcW w:w="4677" w:type="dxa"/>
            <w:tcBorders>
              <w:top w:val="single" w:sz="4" w:space="0" w:color="000000"/>
              <w:left w:val="single" w:sz="4" w:space="0" w:color="000000"/>
              <w:bottom w:val="single" w:sz="4" w:space="0" w:color="000000"/>
            </w:tcBorders>
          </w:tcPr>
          <w:p w14:paraId="118BB1AF" w14:textId="0116E478" w:rsidR="00C77E6C" w:rsidRPr="001512DD" w:rsidRDefault="00C77E6C" w:rsidP="00F7697D">
            <w:pPr>
              <w:spacing w:after="0"/>
              <w:rPr>
                <w:color w:val="000000"/>
              </w:rPr>
            </w:pPr>
            <w:r w:rsidRPr="001512DD">
              <w:rPr>
                <w:w w:val="105"/>
              </w:rPr>
              <w:t xml:space="preserve">Units </w:t>
            </w:r>
          </w:p>
        </w:tc>
        <w:tc>
          <w:tcPr>
            <w:tcW w:w="4312" w:type="dxa"/>
            <w:gridSpan w:val="2"/>
            <w:tcBorders>
              <w:top w:val="single" w:sz="4" w:space="0" w:color="000000"/>
              <w:bottom w:val="single" w:sz="4" w:space="0" w:color="000000"/>
              <w:right w:val="single" w:sz="18" w:space="0" w:color="000000"/>
            </w:tcBorders>
          </w:tcPr>
          <w:p w14:paraId="372C3B8D" w14:textId="77777777" w:rsidR="00C77E6C" w:rsidRPr="001512DD" w:rsidRDefault="00C77E6C" w:rsidP="00F7697D">
            <w:pPr>
              <w:spacing w:after="0"/>
              <w:rPr>
                <w:rFonts w:cs="Times New Roman"/>
                <w:w w:val="105"/>
              </w:rPr>
            </w:pPr>
            <w:r w:rsidRPr="001512DD">
              <w:rPr>
                <w:rFonts w:cs="Times New Roman"/>
                <w:w w:val="105"/>
              </w:rPr>
              <w:t>1=Lima</w:t>
            </w:r>
          </w:p>
          <w:p w14:paraId="36F553CF" w14:textId="77777777" w:rsidR="00C77E6C" w:rsidRPr="001512DD" w:rsidRDefault="00C77E6C" w:rsidP="00F7697D">
            <w:pPr>
              <w:spacing w:after="0"/>
              <w:rPr>
                <w:rFonts w:cs="Times New Roman"/>
                <w:w w:val="105"/>
              </w:rPr>
            </w:pPr>
            <w:r w:rsidRPr="001512DD">
              <w:rPr>
                <w:rFonts w:cs="Times New Roman"/>
                <w:w w:val="105"/>
              </w:rPr>
              <w:t>2=Acre</w:t>
            </w:r>
          </w:p>
          <w:p w14:paraId="7C9CFFE4" w14:textId="77777777" w:rsidR="00C77E6C" w:rsidRPr="001512DD" w:rsidRDefault="00C77E6C" w:rsidP="00F7697D">
            <w:pPr>
              <w:spacing w:after="0"/>
              <w:rPr>
                <w:rFonts w:cs="Times New Roman"/>
                <w:w w:val="105"/>
              </w:rPr>
            </w:pPr>
            <w:r w:rsidRPr="001512DD">
              <w:rPr>
                <w:rFonts w:cs="Times New Roman"/>
                <w:w w:val="105"/>
              </w:rPr>
              <w:t>3=Hectare</w:t>
            </w:r>
          </w:p>
          <w:p w14:paraId="2E11C9E9" w14:textId="77777777" w:rsidR="00C77E6C" w:rsidRPr="001512DD" w:rsidRDefault="00C77E6C" w:rsidP="00F7697D">
            <w:pPr>
              <w:spacing w:after="0"/>
              <w:rPr>
                <w:rFonts w:cs="Times New Roman"/>
                <w:w w:val="105"/>
              </w:rPr>
            </w:pPr>
            <w:r w:rsidRPr="001512DD">
              <w:rPr>
                <w:rFonts w:cs="Times New Roman"/>
                <w:w w:val="105"/>
              </w:rPr>
              <w:t>4=Square meter</w:t>
            </w:r>
          </w:p>
          <w:p w14:paraId="7B7BC1B0" w14:textId="77777777" w:rsidR="00C77E6C" w:rsidRPr="001512DD" w:rsidRDefault="00C77E6C" w:rsidP="00F7697D">
            <w:pPr>
              <w:spacing w:after="0"/>
              <w:rPr>
                <w:rFonts w:cs="Times New Roman"/>
                <w:w w:val="105"/>
              </w:rPr>
            </w:pPr>
            <w:r w:rsidRPr="001512DD">
              <w:rPr>
                <w:rFonts w:cs="Times New Roman"/>
                <w:w w:val="105"/>
              </w:rPr>
              <w:t>5=Steps</w:t>
            </w:r>
          </w:p>
          <w:p w14:paraId="55C2792B" w14:textId="77777777" w:rsidR="00C77E6C" w:rsidRPr="001512DD" w:rsidRDefault="00C77E6C" w:rsidP="00F7697D">
            <w:pPr>
              <w:spacing w:after="0"/>
            </w:pPr>
            <w:r w:rsidRPr="001512DD">
              <w:rPr>
                <w:rFonts w:cs="Times New Roman"/>
                <w:w w:val="105"/>
              </w:rPr>
              <w:t>6=Ropes</w:t>
            </w:r>
          </w:p>
          <w:p w14:paraId="20AF46C2" w14:textId="77777777" w:rsidR="00C77E6C" w:rsidRPr="001512DD" w:rsidRDefault="00C77E6C" w:rsidP="00F7697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F3A35AC" w14:textId="77777777" w:rsidR="00C77E6C" w:rsidRPr="001512DD" w:rsidRDefault="00C77E6C" w:rsidP="00F7697D">
            <w:pPr>
              <w:spacing w:after="0"/>
              <w:rPr>
                <w:rFonts w:eastAsia="Calibri" w:cs="Times New Roman"/>
                <w:i/>
                <w:color w:val="A6A6A6"/>
              </w:rPr>
            </w:pPr>
            <w:r w:rsidRPr="001512DD">
              <w:rPr>
                <w:rFonts w:eastAsia="Calibri" w:cs="Times New Roman"/>
                <w:i/>
                <w:color w:val="A6A6A6"/>
              </w:rPr>
              <w:t>(Code)</w:t>
            </w:r>
          </w:p>
        </w:tc>
      </w:tr>
    </w:tbl>
    <w:p w14:paraId="2241FF04" w14:textId="77777777" w:rsidR="00F7697D" w:rsidRPr="001512DD" w:rsidRDefault="00F7697D" w:rsidP="00F7697D">
      <w:pPr>
        <w:spacing w:after="0" w:line="240" w:lineRule="auto"/>
        <w:contextualSpacing/>
        <w:rPr>
          <w:rFonts w:eastAsia="Times New Roman" w:cs="Times New Roman"/>
          <w:lang w:eastAsia="zh-CN"/>
        </w:rPr>
      </w:pPr>
    </w:p>
    <w:p w14:paraId="58E0F3F9" w14:textId="77777777" w:rsidR="00F7697D" w:rsidRPr="001512DD" w:rsidRDefault="00F7697D" w:rsidP="00F7697D">
      <w:pPr>
        <w:spacing w:after="0" w:line="240" w:lineRule="auto"/>
        <w:contextualSpacing/>
        <w:rPr>
          <w:rFonts w:eastAsia="Times New Roman" w:cs="Times New Roman"/>
          <w:lang w:eastAsia="zh-CN"/>
        </w:rPr>
      </w:pPr>
    </w:p>
    <w:p w14:paraId="48FC8826" w14:textId="77777777" w:rsidR="00F7697D" w:rsidRDefault="00F7697D" w:rsidP="00F7697D">
      <w:pPr>
        <w:spacing w:after="0" w:line="240" w:lineRule="auto"/>
        <w:contextualSpacing/>
        <w:rPr>
          <w:rFonts w:eastAsia="Times New Roman" w:cs="Times New Roman"/>
          <w:lang w:eastAsia="zh-CN"/>
        </w:rPr>
        <w:sectPr w:rsidR="00F7697D" w:rsidSect="00512DC2">
          <w:pgSz w:w="12240" w:h="15840"/>
          <w:pgMar w:top="1440" w:right="1080" w:bottom="1440" w:left="1080" w:header="720" w:footer="720" w:gutter="0"/>
          <w:cols w:space="720"/>
          <w:docGrid w:linePitch="360"/>
        </w:sectPr>
      </w:pPr>
    </w:p>
    <w:p w14:paraId="1AFFFAD7" w14:textId="5DA7BBCD" w:rsidR="00F7697D" w:rsidRPr="00F25BF8" w:rsidRDefault="00AA3608" w:rsidP="00F7697D">
      <w:pPr>
        <w:spacing w:after="0" w:line="240" w:lineRule="auto"/>
        <w:contextualSpacing/>
        <w:rPr>
          <w:rFonts w:eastAsia="Times New Roman" w:cs="Times New Roman"/>
          <w:b/>
          <w:bCs/>
        </w:rPr>
      </w:pPr>
      <w:r>
        <w:rPr>
          <w:rFonts w:eastAsia="Times New Roman" w:cs="Times New Roman"/>
          <w:b/>
          <w:bCs/>
        </w:rPr>
        <w:t>SECTION I</w:t>
      </w:r>
      <w:r w:rsidR="00F7697D" w:rsidRPr="00F25BF8">
        <w:rPr>
          <w:rFonts w:eastAsia="Times New Roman" w:cs="Times New Roman"/>
          <w:b/>
          <w:bCs/>
        </w:rPr>
        <w:t>. FIELD OVERVIEW</w:t>
      </w:r>
    </w:p>
    <w:p w14:paraId="6946C632" w14:textId="77777777" w:rsidR="00F7697D" w:rsidRPr="00F25BF8" w:rsidRDefault="00F7697D" w:rsidP="00F7697D">
      <w:pPr>
        <w:widowControl w:val="0"/>
        <w:autoSpaceDE w:val="0"/>
        <w:autoSpaceDN w:val="0"/>
        <w:adjustRightInd w:val="0"/>
        <w:spacing w:after="0" w:line="240" w:lineRule="auto"/>
        <w:contextualSpacing/>
        <w:rPr>
          <w:rFonts w:eastAsia="SimSun" w:cs="Times"/>
        </w:rPr>
      </w:pPr>
      <w:r w:rsidRPr="00F25BF8">
        <w:rPr>
          <w:rFonts w:eastAsia="SimSun"/>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900"/>
        <w:gridCol w:w="900"/>
        <w:gridCol w:w="1022"/>
        <w:gridCol w:w="1023"/>
        <w:gridCol w:w="2040"/>
        <w:gridCol w:w="1800"/>
        <w:gridCol w:w="1418"/>
        <w:gridCol w:w="1897"/>
      </w:tblGrid>
      <w:tr w:rsidR="00736DFE" w:rsidRPr="00F25BF8" w14:paraId="6DC43FF6" w14:textId="77777777" w:rsidTr="00736DFE">
        <w:trPr>
          <w:trHeight w:val="20"/>
          <w:jc w:val="center"/>
        </w:trPr>
        <w:tc>
          <w:tcPr>
            <w:tcW w:w="694" w:type="dxa"/>
            <w:vMerge w:val="restart"/>
          </w:tcPr>
          <w:p w14:paraId="5B2E5FED" w14:textId="77777777" w:rsidR="00F7697D" w:rsidRPr="00F25BF8" w:rsidRDefault="00F7697D" w:rsidP="00F7697D">
            <w:pPr>
              <w:contextualSpacing/>
              <w:jc w:val="center"/>
              <w:rPr>
                <w:sz w:val="20"/>
              </w:rPr>
            </w:pPr>
            <w:r w:rsidRPr="00F25BF8">
              <w:rPr>
                <w:sz w:val="20"/>
              </w:rPr>
              <w:t>Field</w:t>
            </w:r>
          </w:p>
        </w:tc>
        <w:tc>
          <w:tcPr>
            <w:tcW w:w="1101" w:type="dxa"/>
            <w:vMerge w:val="restart"/>
          </w:tcPr>
          <w:p w14:paraId="1D22F94A" w14:textId="77777777" w:rsidR="00F7697D" w:rsidRPr="00F25BF8" w:rsidRDefault="00F7697D" w:rsidP="00F7697D">
            <w:pPr>
              <w:contextualSpacing/>
              <w:jc w:val="center"/>
              <w:rPr>
                <w:sz w:val="20"/>
              </w:rPr>
            </w:pPr>
            <w:r w:rsidRPr="00F25BF8">
              <w:rPr>
                <w:sz w:val="20"/>
              </w:rPr>
              <w:t>Field name</w:t>
            </w:r>
          </w:p>
        </w:tc>
        <w:tc>
          <w:tcPr>
            <w:tcW w:w="1800" w:type="dxa"/>
            <w:gridSpan w:val="2"/>
          </w:tcPr>
          <w:p w14:paraId="61C25ED4" w14:textId="1BF04019"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w:t>
            </w:r>
            <w:r w:rsidR="00F7697D" w:rsidRPr="00F25BF8">
              <w:rPr>
                <w:rFonts w:cs="Times New Roman"/>
                <w:sz w:val="20"/>
              </w:rPr>
              <w:t>1. What is the area of this field?</w:t>
            </w:r>
          </w:p>
          <w:p w14:paraId="78BCC7C6" w14:textId="77777777" w:rsidR="00F7697D" w:rsidRPr="00F25BF8" w:rsidRDefault="00F7697D" w:rsidP="00F7697D">
            <w:pPr>
              <w:kinsoku w:val="0"/>
              <w:overflowPunct w:val="0"/>
              <w:autoSpaceDE w:val="0"/>
              <w:autoSpaceDN w:val="0"/>
              <w:adjustRightInd w:val="0"/>
              <w:contextualSpacing/>
              <w:jc w:val="center"/>
              <w:rPr>
                <w:rFonts w:cs="Times New Roman"/>
                <w:b/>
                <w:w w:val="105"/>
                <w:sz w:val="20"/>
              </w:rPr>
            </w:pPr>
            <w:r w:rsidRPr="00F25BF8">
              <w:rPr>
                <w:rFonts w:cs="Times New Roman"/>
                <w:sz w:val="20"/>
              </w:rPr>
              <w:t>(</w:t>
            </w:r>
            <w:r w:rsidRPr="00F25BF8">
              <w:rPr>
                <w:rFonts w:cs="Times New Roman"/>
                <w:b/>
                <w:sz w:val="20"/>
              </w:rPr>
              <w:t>group_fieldarea</w:t>
            </w:r>
            <w:r w:rsidRPr="00F25BF8">
              <w:rPr>
                <w:rFonts w:cs="Times New Roman"/>
                <w:sz w:val="20"/>
              </w:rPr>
              <w:t>)</w:t>
            </w:r>
          </w:p>
        </w:tc>
        <w:tc>
          <w:tcPr>
            <w:tcW w:w="2045" w:type="dxa"/>
            <w:gridSpan w:val="2"/>
          </w:tcPr>
          <w:p w14:paraId="7D48F22F" w14:textId="72AFF52D" w:rsidR="00F7697D" w:rsidRPr="00F25BF8" w:rsidRDefault="00736DFE" w:rsidP="00F7697D">
            <w:pPr>
              <w:kinsoku w:val="0"/>
              <w:overflowPunct w:val="0"/>
              <w:autoSpaceDE w:val="0"/>
              <w:autoSpaceDN w:val="0"/>
              <w:adjustRightInd w:val="0"/>
              <w:ind w:right="241"/>
              <w:contextualSpacing/>
              <w:jc w:val="center"/>
              <w:rPr>
                <w:rFonts w:cs="Times New Roman"/>
                <w:w w:val="105"/>
                <w:sz w:val="20"/>
              </w:rPr>
            </w:pPr>
            <w:r>
              <w:rPr>
                <w:rFonts w:cs="Times New Roman"/>
                <w:w w:val="105"/>
                <w:sz w:val="20"/>
              </w:rPr>
              <w:t>I</w:t>
            </w:r>
            <w:r w:rsidR="00F7697D" w:rsidRPr="00F25BF8">
              <w:rPr>
                <w:rFonts w:cs="Times New Roman"/>
                <w:w w:val="105"/>
                <w:sz w:val="20"/>
              </w:rPr>
              <w:t>2. What is the distance from your house to the field?</w:t>
            </w:r>
          </w:p>
          <w:p w14:paraId="727FEDA2" w14:textId="77777777" w:rsidR="00F7697D" w:rsidRPr="00F25BF8" w:rsidRDefault="00F7697D" w:rsidP="00F7697D">
            <w:pPr>
              <w:kinsoku w:val="0"/>
              <w:overflowPunct w:val="0"/>
              <w:autoSpaceDE w:val="0"/>
              <w:autoSpaceDN w:val="0"/>
              <w:adjustRightInd w:val="0"/>
              <w:ind w:right="241"/>
              <w:contextualSpacing/>
              <w:jc w:val="center"/>
              <w:rPr>
                <w:rFonts w:cs="Times New Roman"/>
                <w:i/>
                <w:w w:val="105"/>
                <w:sz w:val="20"/>
              </w:rPr>
            </w:pPr>
            <w:r w:rsidRPr="00F25BF8">
              <w:rPr>
                <w:rFonts w:cs="Times New Roman"/>
                <w:i/>
                <w:w w:val="105"/>
                <w:sz w:val="20"/>
              </w:rPr>
              <w:t>One way, from the main household</w:t>
            </w:r>
          </w:p>
          <w:p w14:paraId="30CC43BB" w14:textId="77777777" w:rsidR="00F7697D" w:rsidRPr="00F25BF8" w:rsidRDefault="00F7697D" w:rsidP="00F7697D">
            <w:pPr>
              <w:kinsoku w:val="0"/>
              <w:overflowPunct w:val="0"/>
              <w:autoSpaceDE w:val="0"/>
              <w:autoSpaceDN w:val="0"/>
              <w:adjustRightInd w:val="0"/>
              <w:ind w:right="241"/>
              <w:contextualSpacing/>
              <w:jc w:val="center"/>
              <w:rPr>
                <w:rFonts w:cs="Times New Roman"/>
                <w:sz w:val="20"/>
              </w:rPr>
            </w:pPr>
            <w:r w:rsidRPr="00F25BF8">
              <w:rPr>
                <w:rFonts w:cs="Times New Roman"/>
                <w:w w:val="105"/>
                <w:sz w:val="20"/>
              </w:rPr>
              <w:t>(</w:t>
            </w:r>
            <w:r w:rsidRPr="00F25BF8">
              <w:rPr>
                <w:rFonts w:cs="Times New Roman"/>
                <w:b/>
                <w:w w:val="105"/>
                <w:sz w:val="20"/>
              </w:rPr>
              <w:t>grp_distance_field</w:t>
            </w:r>
            <w:r w:rsidRPr="00F25BF8">
              <w:rPr>
                <w:rFonts w:cs="Times New Roman"/>
                <w:w w:val="105"/>
                <w:sz w:val="20"/>
              </w:rPr>
              <w:t>)</w:t>
            </w:r>
          </w:p>
        </w:tc>
        <w:tc>
          <w:tcPr>
            <w:tcW w:w="2040" w:type="dxa"/>
            <w:vMerge w:val="restart"/>
          </w:tcPr>
          <w:p w14:paraId="274F3BB8" w14:textId="75AD7F10" w:rsidR="00F7697D" w:rsidRDefault="00736DFE" w:rsidP="00F7697D">
            <w:pPr>
              <w:kinsoku w:val="0"/>
              <w:overflowPunct w:val="0"/>
              <w:autoSpaceDE w:val="0"/>
              <w:autoSpaceDN w:val="0"/>
              <w:adjustRightInd w:val="0"/>
              <w:contextualSpacing/>
              <w:jc w:val="center"/>
              <w:rPr>
                <w:rFonts w:cs="Times New Roman"/>
                <w:i/>
                <w:sz w:val="20"/>
              </w:rPr>
            </w:pPr>
            <w:r>
              <w:rPr>
                <w:rFonts w:cs="Times New Roman"/>
                <w:sz w:val="20"/>
              </w:rPr>
              <w:t>I</w:t>
            </w:r>
            <w:r w:rsidR="00F7697D" w:rsidRPr="00F25BF8">
              <w:rPr>
                <w:rFonts w:cs="Times New Roman"/>
                <w:sz w:val="20"/>
              </w:rPr>
              <w:t xml:space="preserve">3. During </w:t>
            </w:r>
            <w:r w:rsidR="00F7697D" w:rsidRPr="00F25BF8">
              <w:rPr>
                <w:rFonts w:cs="Times New Roman"/>
                <w:sz w:val="20"/>
                <w:lang w:eastAsia="zh-CN"/>
              </w:rPr>
              <w:t>this</w:t>
            </w:r>
            <w:r w:rsidR="00F7697D" w:rsidRPr="00F25BF8">
              <w:rPr>
                <w:rFonts w:cs="Times New Roman"/>
                <w:sz w:val="20"/>
              </w:rPr>
              <w:t xml:space="preserve"> last agricultural season (2013-2014), did your household farm this field, leave it fallow, or use it for pasture or some other non-agricultural use</w:t>
            </w:r>
            <w:r w:rsidR="00AE18C0">
              <w:rPr>
                <w:rFonts w:cs="Times New Roman"/>
                <w:sz w:val="20"/>
              </w:rPr>
              <w:t xml:space="preserve">? </w:t>
            </w:r>
          </w:p>
          <w:p w14:paraId="1BF072D7" w14:textId="7272567A" w:rsidR="00AE18C0" w:rsidRPr="00AE18C0" w:rsidRDefault="00AE18C0" w:rsidP="00F7697D">
            <w:pPr>
              <w:kinsoku w:val="0"/>
              <w:overflowPunct w:val="0"/>
              <w:autoSpaceDE w:val="0"/>
              <w:autoSpaceDN w:val="0"/>
              <w:adjustRightInd w:val="0"/>
              <w:contextualSpacing/>
              <w:jc w:val="center"/>
              <w:rPr>
                <w:rFonts w:cs="Times New Roman"/>
                <w:i/>
                <w:sz w:val="20"/>
              </w:rPr>
            </w:pPr>
            <w:r>
              <w:rPr>
                <w:rFonts w:cs="Times New Roman"/>
                <w:i/>
                <w:sz w:val="20"/>
              </w:rPr>
              <w:t>See code 116 below</w:t>
            </w:r>
          </w:p>
          <w:p w14:paraId="25B2D311"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sz w:val="20"/>
              </w:rPr>
              <w:t>If 1, skip to</w:t>
            </w:r>
            <w:r w:rsidRPr="00F25BF8">
              <w:rPr>
                <w:rFonts w:cs="Times New Roman"/>
                <w:b/>
                <w:sz w:val="20"/>
              </w:rPr>
              <w:t xml:space="preserve"> E5</w:t>
            </w:r>
          </w:p>
          <w:p w14:paraId="5858091E"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r w:rsidRPr="00F25BF8">
              <w:rPr>
                <w:rFonts w:cs="Times New Roman"/>
                <w:sz w:val="20"/>
              </w:rPr>
              <w:t xml:space="preserve">If 4, skip to </w:t>
            </w:r>
            <w:r w:rsidRPr="00F25BF8">
              <w:rPr>
                <w:rFonts w:cs="Times New Roman"/>
                <w:b/>
                <w:sz w:val="20"/>
              </w:rPr>
              <w:t>E6</w:t>
            </w:r>
          </w:p>
        </w:tc>
        <w:tc>
          <w:tcPr>
            <w:tcW w:w="1800" w:type="dxa"/>
            <w:vMerge w:val="restart"/>
          </w:tcPr>
          <w:p w14:paraId="4462AADA" w14:textId="61B3DA9E"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I.4</w:t>
            </w:r>
            <w:r w:rsidR="00F7697D" w:rsidRPr="00F25BF8">
              <w:rPr>
                <w:rFonts w:cs="Times New Roman"/>
                <w:sz w:val="20"/>
              </w:rPr>
              <w:t>. What are the two most important reasons why your household chose to leave this field fallow?</w:t>
            </w:r>
          </w:p>
          <w:p w14:paraId="184136B4" w14:textId="276C8540" w:rsidR="00F7697D" w:rsidRPr="00F25BF8" w:rsidRDefault="00F7697D" w:rsidP="00F7697D">
            <w:pPr>
              <w:kinsoku w:val="0"/>
              <w:overflowPunct w:val="0"/>
              <w:autoSpaceDE w:val="0"/>
              <w:autoSpaceDN w:val="0"/>
              <w:adjustRightInd w:val="0"/>
              <w:contextualSpacing/>
              <w:jc w:val="center"/>
              <w:rPr>
                <w:rFonts w:cs="Times New Roman"/>
                <w:i/>
                <w:sz w:val="20"/>
              </w:rPr>
            </w:pPr>
            <w:r w:rsidRPr="00F25BF8">
              <w:rPr>
                <w:rFonts w:cs="Times New Roman"/>
                <w:i/>
                <w:sz w:val="20"/>
              </w:rPr>
              <w:t>(See Code</w:t>
            </w:r>
            <w:r w:rsidR="00AE18C0">
              <w:rPr>
                <w:rFonts w:cs="Times New Roman"/>
                <w:i/>
                <w:sz w:val="20"/>
              </w:rPr>
              <w:t xml:space="preserve"> 117</w:t>
            </w:r>
            <w:r w:rsidRPr="00F25BF8">
              <w:rPr>
                <w:rFonts w:cs="Times New Roman"/>
                <w:i/>
                <w:sz w:val="20"/>
              </w:rPr>
              <w:t xml:space="preserve"> below)</w:t>
            </w:r>
          </w:p>
          <w:p w14:paraId="18DC522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i/>
                <w:sz w:val="20"/>
              </w:rPr>
              <w:t>Probe and code</w:t>
            </w:r>
          </w:p>
        </w:tc>
        <w:tc>
          <w:tcPr>
            <w:tcW w:w="1418" w:type="dxa"/>
            <w:vMerge w:val="restart"/>
          </w:tcPr>
          <w:p w14:paraId="5747CBC6" w14:textId="08873F96"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w:t>
            </w:r>
            <w:r w:rsidR="00F7697D" w:rsidRPr="00F25BF8">
              <w:rPr>
                <w:rFonts w:cs="Times New Roman"/>
                <w:sz w:val="20"/>
              </w:rPr>
              <w:t xml:space="preserve">5. What was the </w:t>
            </w:r>
            <w:r w:rsidR="00F7697D" w:rsidRPr="00F25BF8">
              <w:rPr>
                <w:rFonts w:cs="Times New Roman"/>
                <w:b/>
                <w:sz w:val="20"/>
              </w:rPr>
              <w:t>main crop</w:t>
            </w:r>
            <w:r w:rsidR="00F7697D" w:rsidRPr="00F25BF8">
              <w:rPr>
                <w:rFonts w:cs="Times New Roman"/>
                <w:sz w:val="20"/>
              </w:rPr>
              <w:t xml:space="preserve"> your household planted </w:t>
            </w:r>
            <w:r w:rsidR="00F7697D" w:rsidRPr="00F25BF8">
              <w:rPr>
                <w:rFonts w:cs="Times New Roman"/>
                <w:sz w:val="20"/>
                <w:lang w:eastAsia="zh-CN"/>
              </w:rPr>
              <w:t>on</w:t>
            </w:r>
            <w:r w:rsidR="00F7697D" w:rsidRPr="00F25BF8">
              <w:rPr>
                <w:rFonts w:cs="Times New Roman"/>
                <w:sz w:val="20"/>
              </w:rPr>
              <w:t xml:space="preserve"> this field </w:t>
            </w:r>
            <w:r w:rsidR="00F7697D" w:rsidRPr="00F25BF8">
              <w:rPr>
                <w:rFonts w:cs="Times New Roman"/>
                <w:sz w:val="20"/>
                <w:lang w:eastAsia="zh-CN"/>
              </w:rPr>
              <w:t>during this</w:t>
            </w:r>
            <w:r w:rsidR="00F7697D" w:rsidRPr="00F25BF8">
              <w:rPr>
                <w:rFonts w:cs="Times New Roman"/>
                <w:sz w:val="20"/>
              </w:rPr>
              <w:t xml:space="preserve"> agricultural season</w:t>
            </w:r>
            <w:r w:rsidR="00F7697D" w:rsidRPr="00F25BF8">
              <w:rPr>
                <w:rFonts w:cs="Times New Roman"/>
                <w:sz w:val="20"/>
                <w:lang w:eastAsia="zh-CN"/>
              </w:rPr>
              <w:t xml:space="preserve"> (2013/2014)</w:t>
            </w:r>
            <w:r w:rsidR="00F7697D" w:rsidRPr="00F25BF8">
              <w:rPr>
                <w:rFonts w:cs="Times New Roman"/>
                <w:sz w:val="20"/>
              </w:rPr>
              <w:t>?</w:t>
            </w:r>
          </w:p>
          <w:p w14:paraId="78615A92" w14:textId="36420103"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i/>
                <w:sz w:val="20"/>
              </w:rPr>
              <w:t xml:space="preserve">(See Code </w:t>
            </w:r>
            <w:r w:rsidR="00AE18C0">
              <w:rPr>
                <w:rFonts w:cs="Times New Roman"/>
                <w:i/>
                <w:sz w:val="20"/>
              </w:rPr>
              <w:t xml:space="preserve">118 </w:t>
            </w:r>
            <w:r w:rsidRPr="00F25BF8">
              <w:rPr>
                <w:rFonts w:cs="Times New Roman"/>
                <w:i/>
                <w:sz w:val="20"/>
              </w:rPr>
              <w:t>below)</w:t>
            </w:r>
          </w:p>
        </w:tc>
        <w:tc>
          <w:tcPr>
            <w:tcW w:w="1897" w:type="dxa"/>
            <w:vMerge w:val="restart"/>
          </w:tcPr>
          <w:p w14:paraId="49DC859B" w14:textId="3A4CC36F" w:rsidR="00F7697D" w:rsidRPr="00F25BF8" w:rsidRDefault="00736DFE" w:rsidP="00F7697D">
            <w:pPr>
              <w:kinsoku w:val="0"/>
              <w:overflowPunct w:val="0"/>
              <w:autoSpaceDE w:val="0"/>
              <w:autoSpaceDN w:val="0"/>
              <w:adjustRightInd w:val="0"/>
              <w:contextualSpacing/>
              <w:jc w:val="center"/>
              <w:rPr>
                <w:rFonts w:cs="Times New Roman"/>
                <w:sz w:val="20"/>
              </w:rPr>
            </w:pPr>
            <w:r>
              <w:rPr>
                <w:rFonts w:cs="Times New Roman"/>
                <w:sz w:val="20"/>
              </w:rPr>
              <w:t>I</w:t>
            </w:r>
            <w:r w:rsidR="00F7697D" w:rsidRPr="00F25BF8">
              <w:rPr>
                <w:rFonts w:cs="Times New Roman"/>
                <w:sz w:val="20"/>
              </w:rPr>
              <w:t xml:space="preserve">6. What was the </w:t>
            </w:r>
            <w:r w:rsidR="00F7697D" w:rsidRPr="00F25BF8">
              <w:rPr>
                <w:rFonts w:cs="Times New Roman"/>
                <w:b/>
                <w:sz w:val="20"/>
              </w:rPr>
              <w:t>method</w:t>
            </w:r>
            <w:r w:rsidR="00F7697D" w:rsidRPr="00F25BF8">
              <w:rPr>
                <w:rFonts w:cs="Times New Roman"/>
                <w:sz w:val="20"/>
              </w:rPr>
              <w:t xml:space="preserve"> by which this field was acquired by your household?</w:t>
            </w:r>
          </w:p>
          <w:p w14:paraId="2BFE5ACF" w14:textId="77777777" w:rsidR="00F7697D" w:rsidRPr="00F25BF8" w:rsidRDefault="00F7697D" w:rsidP="00F7697D">
            <w:pPr>
              <w:kinsoku w:val="0"/>
              <w:overflowPunct w:val="0"/>
              <w:autoSpaceDE w:val="0"/>
              <w:autoSpaceDN w:val="0"/>
              <w:adjustRightInd w:val="0"/>
              <w:contextualSpacing/>
              <w:jc w:val="center"/>
              <w:rPr>
                <w:rFonts w:cs="Times New Roman"/>
                <w:spacing w:val="1"/>
                <w:w w:val="105"/>
                <w:sz w:val="20"/>
              </w:rPr>
            </w:pPr>
          </w:p>
          <w:p w14:paraId="57EE8653"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1=Inherited</w:t>
            </w:r>
          </w:p>
          <w:p w14:paraId="74A3F0C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2=Allocated by village</w:t>
            </w:r>
          </w:p>
          <w:p w14:paraId="5059A95C"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3=Purchased</w:t>
            </w:r>
          </w:p>
          <w:p w14:paraId="1AC313F4"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4=Rented</w:t>
            </w:r>
          </w:p>
          <w:p w14:paraId="48E12FD6"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5=Borrowed</w:t>
            </w:r>
          </w:p>
          <w:p w14:paraId="01F5076D" w14:textId="77777777" w:rsidR="00F7697D" w:rsidRPr="00F25BF8" w:rsidRDefault="00F7697D" w:rsidP="00F7697D">
            <w:pPr>
              <w:kinsoku w:val="0"/>
              <w:overflowPunct w:val="0"/>
              <w:autoSpaceDE w:val="0"/>
              <w:autoSpaceDN w:val="0"/>
              <w:adjustRightInd w:val="0"/>
              <w:contextualSpacing/>
              <w:jc w:val="center"/>
              <w:rPr>
                <w:rFonts w:cs="Times New Roman"/>
                <w:i/>
                <w:sz w:val="20"/>
              </w:rPr>
            </w:pPr>
            <w:r w:rsidRPr="00F25BF8">
              <w:rPr>
                <w:rFonts w:cs="Times New Roman"/>
                <w:sz w:val="20"/>
              </w:rPr>
              <w:t>97=Other, specify</w:t>
            </w:r>
          </w:p>
          <w:p w14:paraId="302A9C8B" w14:textId="4264FB56"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 xml:space="preserve">If NOT 4, skip to </w:t>
            </w:r>
            <w:r w:rsidR="00736DFE">
              <w:rPr>
                <w:rFonts w:cs="Times New Roman"/>
                <w:b/>
                <w:sz w:val="20"/>
              </w:rPr>
              <w:t>I</w:t>
            </w:r>
            <w:r w:rsidRPr="00F25BF8">
              <w:rPr>
                <w:rFonts w:cs="Times New Roman"/>
                <w:b/>
                <w:sz w:val="20"/>
              </w:rPr>
              <w:t>8</w:t>
            </w:r>
          </w:p>
        </w:tc>
      </w:tr>
      <w:tr w:rsidR="00736DFE" w:rsidRPr="00F25BF8" w14:paraId="3D8E74A1" w14:textId="77777777" w:rsidTr="00736DFE">
        <w:trPr>
          <w:trHeight w:val="20"/>
          <w:jc w:val="center"/>
        </w:trPr>
        <w:tc>
          <w:tcPr>
            <w:tcW w:w="694" w:type="dxa"/>
            <w:vMerge/>
          </w:tcPr>
          <w:p w14:paraId="1CD6AB71" w14:textId="77777777" w:rsidR="00F7697D" w:rsidRPr="00F25BF8" w:rsidRDefault="00F7697D" w:rsidP="00F7697D">
            <w:pPr>
              <w:contextualSpacing/>
              <w:jc w:val="center"/>
              <w:rPr>
                <w:sz w:val="20"/>
              </w:rPr>
            </w:pPr>
          </w:p>
        </w:tc>
        <w:tc>
          <w:tcPr>
            <w:tcW w:w="1101" w:type="dxa"/>
            <w:vMerge/>
          </w:tcPr>
          <w:p w14:paraId="727BD741" w14:textId="77777777" w:rsidR="00F7697D" w:rsidRPr="00F25BF8" w:rsidRDefault="00F7697D" w:rsidP="00F7697D">
            <w:pPr>
              <w:contextualSpacing/>
              <w:jc w:val="center"/>
              <w:rPr>
                <w:sz w:val="20"/>
              </w:rPr>
            </w:pPr>
          </w:p>
        </w:tc>
        <w:tc>
          <w:tcPr>
            <w:tcW w:w="900" w:type="dxa"/>
          </w:tcPr>
          <w:p w14:paraId="13FDC437"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Area of field</w:t>
            </w:r>
          </w:p>
        </w:tc>
        <w:tc>
          <w:tcPr>
            <w:tcW w:w="900" w:type="dxa"/>
          </w:tcPr>
          <w:p w14:paraId="095D1F2A"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Unit</w:t>
            </w:r>
          </w:p>
          <w:p w14:paraId="5481560A"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1=lima</w:t>
            </w:r>
          </w:p>
          <w:p w14:paraId="00CE97ED"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2=acre</w:t>
            </w:r>
          </w:p>
          <w:p w14:paraId="10A70DDB"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3=hectare</w:t>
            </w:r>
          </w:p>
          <w:p w14:paraId="73CB4B38"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4=square meter</w:t>
            </w:r>
          </w:p>
          <w:p w14:paraId="5911A5AE"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5=steps</w:t>
            </w:r>
          </w:p>
          <w:p w14:paraId="150DEFE3" w14:textId="77777777" w:rsidR="00F7697D" w:rsidRPr="00F25BF8" w:rsidRDefault="00F7697D" w:rsidP="00F7697D">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6=ropes</w:t>
            </w:r>
          </w:p>
        </w:tc>
        <w:tc>
          <w:tcPr>
            <w:tcW w:w="1022" w:type="dxa"/>
          </w:tcPr>
          <w:p w14:paraId="52B88B9D" w14:textId="77777777" w:rsidR="00F7697D" w:rsidRPr="00F25BF8" w:rsidRDefault="00F7697D" w:rsidP="00F7697D">
            <w:pPr>
              <w:kinsoku w:val="0"/>
              <w:overflowPunct w:val="0"/>
              <w:autoSpaceDE w:val="0"/>
              <w:autoSpaceDN w:val="0"/>
              <w:adjustRightInd w:val="0"/>
              <w:ind w:right="-90"/>
              <w:contextualSpacing/>
              <w:jc w:val="center"/>
              <w:rPr>
                <w:rFonts w:cs="Times New Roman"/>
                <w:w w:val="105"/>
                <w:sz w:val="18"/>
                <w:szCs w:val="18"/>
              </w:rPr>
            </w:pPr>
            <w:r w:rsidRPr="00F25BF8">
              <w:rPr>
                <w:rFonts w:cs="Times New Roman"/>
                <w:w w:val="105"/>
                <w:sz w:val="18"/>
                <w:szCs w:val="18"/>
              </w:rPr>
              <w:t>Distance</w:t>
            </w:r>
          </w:p>
        </w:tc>
        <w:tc>
          <w:tcPr>
            <w:tcW w:w="1023" w:type="dxa"/>
          </w:tcPr>
          <w:p w14:paraId="0CD0F010" w14:textId="77777777" w:rsidR="00F7697D" w:rsidRPr="00F25BF8" w:rsidRDefault="00F7697D" w:rsidP="00F7697D">
            <w:pPr>
              <w:contextualSpacing/>
              <w:jc w:val="center"/>
              <w:rPr>
                <w:rFonts w:cs="Times New Roman"/>
                <w:sz w:val="18"/>
                <w:szCs w:val="18"/>
              </w:rPr>
            </w:pPr>
            <w:commentRangeStart w:id="373"/>
            <w:r w:rsidRPr="00F25BF8">
              <w:rPr>
                <w:rFonts w:cs="Times New Roman"/>
                <w:sz w:val="18"/>
                <w:szCs w:val="18"/>
              </w:rPr>
              <w:t>Units</w:t>
            </w:r>
          </w:p>
          <w:p w14:paraId="46964A1D" w14:textId="77777777" w:rsidR="00F7697D" w:rsidRPr="00F25BF8" w:rsidRDefault="00F7697D" w:rsidP="00F7697D">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1=meters</w:t>
            </w:r>
          </w:p>
          <w:p w14:paraId="0EA60C23" w14:textId="77777777" w:rsidR="00F7697D" w:rsidRPr="00F25BF8" w:rsidRDefault="00F7697D" w:rsidP="00F7697D">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2=kilometers</w:t>
            </w:r>
            <w:commentRangeEnd w:id="373"/>
            <w:r>
              <w:rPr>
                <w:rStyle w:val="CommentReference"/>
                <w:rFonts w:eastAsiaTheme="minorHAnsi"/>
              </w:rPr>
              <w:commentReference w:id="373"/>
            </w:r>
          </w:p>
          <w:p w14:paraId="132C46C7" w14:textId="77777777" w:rsidR="00F7697D" w:rsidRPr="00F25BF8" w:rsidRDefault="00F7697D" w:rsidP="00F7697D">
            <w:pPr>
              <w:kinsoku w:val="0"/>
              <w:overflowPunct w:val="0"/>
              <w:autoSpaceDE w:val="0"/>
              <w:autoSpaceDN w:val="0"/>
              <w:adjustRightInd w:val="0"/>
              <w:contextualSpacing/>
              <w:jc w:val="center"/>
              <w:rPr>
                <w:rFonts w:cs="Times New Roman"/>
                <w:sz w:val="18"/>
                <w:szCs w:val="18"/>
              </w:rPr>
            </w:pPr>
          </w:p>
        </w:tc>
        <w:tc>
          <w:tcPr>
            <w:tcW w:w="2040" w:type="dxa"/>
            <w:vMerge/>
          </w:tcPr>
          <w:p w14:paraId="24A3EC47"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00" w:type="dxa"/>
            <w:vMerge/>
          </w:tcPr>
          <w:p w14:paraId="3FAC2B2C"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418" w:type="dxa"/>
            <w:vMerge/>
          </w:tcPr>
          <w:p w14:paraId="4B01067C"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897" w:type="dxa"/>
            <w:vMerge/>
          </w:tcPr>
          <w:p w14:paraId="0162922D"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736DFE" w:rsidRPr="00F25BF8" w14:paraId="5EABC16F" w14:textId="77777777" w:rsidTr="00736DFE">
        <w:trPr>
          <w:trHeight w:val="20"/>
          <w:jc w:val="center"/>
        </w:trPr>
        <w:tc>
          <w:tcPr>
            <w:tcW w:w="694" w:type="dxa"/>
          </w:tcPr>
          <w:p w14:paraId="1D1D2BBE"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0323E282" w14:textId="77777777" w:rsidR="00F7697D" w:rsidRPr="00F25BF8" w:rsidRDefault="00F7697D" w:rsidP="00F7697D">
            <w:pPr>
              <w:kinsoku w:val="0"/>
              <w:overflowPunct w:val="0"/>
              <w:autoSpaceDE w:val="0"/>
              <w:autoSpaceDN w:val="0"/>
              <w:adjustRightInd w:val="0"/>
              <w:ind w:right="54"/>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900" w:type="dxa"/>
          </w:tcPr>
          <w:p w14:paraId="12B5377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farea</w:t>
            </w:r>
          </w:p>
        </w:tc>
        <w:tc>
          <w:tcPr>
            <w:tcW w:w="900" w:type="dxa"/>
          </w:tcPr>
          <w:p w14:paraId="4D1DD0C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unit6a</w:t>
            </w:r>
          </w:p>
        </w:tc>
        <w:tc>
          <w:tcPr>
            <w:tcW w:w="1022" w:type="dxa"/>
          </w:tcPr>
          <w:p w14:paraId="0BE07A5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fdist</w:t>
            </w:r>
          </w:p>
        </w:tc>
        <w:tc>
          <w:tcPr>
            <w:tcW w:w="1023" w:type="dxa"/>
          </w:tcPr>
          <w:p w14:paraId="3DC2B0C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Unit6b</w:t>
            </w:r>
          </w:p>
        </w:tc>
        <w:tc>
          <w:tcPr>
            <w:tcW w:w="2040" w:type="dxa"/>
          </w:tcPr>
          <w:p w14:paraId="7104933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fieldpurp</w:t>
            </w:r>
          </w:p>
        </w:tc>
        <w:tc>
          <w:tcPr>
            <w:tcW w:w="1800" w:type="dxa"/>
          </w:tcPr>
          <w:p w14:paraId="5790856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fallowrsn</w:t>
            </w:r>
          </w:p>
        </w:tc>
        <w:tc>
          <w:tcPr>
            <w:tcW w:w="1418" w:type="dxa"/>
          </w:tcPr>
          <w:p w14:paraId="5E5B04A7"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main_crop</w:t>
            </w:r>
          </w:p>
        </w:tc>
        <w:tc>
          <w:tcPr>
            <w:tcW w:w="1897" w:type="dxa"/>
          </w:tcPr>
          <w:p w14:paraId="64CE7001"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acquired_method</w:t>
            </w:r>
          </w:p>
        </w:tc>
      </w:tr>
      <w:tr w:rsidR="00736DFE" w:rsidRPr="00F25BF8" w14:paraId="785B15EA" w14:textId="77777777" w:rsidTr="00736DFE">
        <w:trPr>
          <w:trHeight w:val="20"/>
          <w:jc w:val="center"/>
        </w:trPr>
        <w:tc>
          <w:tcPr>
            <w:tcW w:w="694" w:type="dxa"/>
          </w:tcPr>
          <w:p w14:paraId="7E28AED0" w14:textId="77777777" w:rsidR="00F7697D" w:rsidRPr="00F25BF8" w:rsidRDefault="00F7697D" w:rsidP="00F7697D">
            <w:pPr>
              <w:contextualSpacing/>
              <w:jc w:val="center"/>
              <w:rPr>
                <w:sz w:val="20"/>
              </w:rPr>
            </w:pPr>
            <w:r w:rsidRPr="00F25BF8">
              <w:rPr>
                <w:sz w:val="20"/>
              </w:rPr>
              <w:t>1</w:t>
            </w:r>
          </w:p>
        </w:tc>
        <w:tc>
          <w:tcPr>
            <w:tcW w:w="1101" w:type="dxa"/>
          </w:tcPr>
          <w:p w14:paraId="79C76C8D" w14:textId="77777777" w:rsidR="00F7697D" w:rsidRPr="00F25BF8" w:rsidRDefault="00F7697D" w:rsidP="00F7697D">
            <w:pPr>
              <w:contextualSpacing/>
              <w:jc w:val="center"/>
              <w:rPr>
                <w:sz w:val="20"/>
              </w:rPr>
            </w:pPr>
          </w:p>
        </w:tc>
        <w:tc>
          <w:tcPr>
            <w:tcW w:w="900" w:type="dxa"/>
          </w:tcPr>
          <w:p w14:paraId="729C5B53" w14:textId="77777777" w:rsidR="00F7697D" w:rsidRPr="00F25BF8" w:rsidRDefault="00F7697D" w:rsidP="00F7697D">
            <w:pPr>
              <w:contextualSpacing/>
              <w:jc w:val="center"/>
              <w:rPr>
                <w:sz w:val="20"/>
              </w:rPr>
            </w:pPr>
          </w:p>
        </w:tc>
        <w:tc>
          <w:tcPr>
            <w:tcW w:w="900" w:type="dxa"/>
          </w:tcPr>
          <w:p w14:paraId="736873F6" w14:textId="77777777" w:rsidR="00F7697D" w:rsidRPr="00F25BF8" w:rsidRDefault="00F7697D" w:rsidP="00F7697D">
            <w:pPr>
              <w:contextualSpacing/>
              <w:jc w:val="center"/>
              <w:rPr>
                <w:sz w:val="20"/>
              </w:rPr>
            </w:pPr>
          </w:p>
        </w:tc>
        <w:tc>
          <w:tcPr>
            <w:tcW w:w="1022" w:type="dxa"/>
          </w:tcPr>
          <w:p w14:paraId="0935AB77" w14:textId="77777777" w:rsidR="00F7697D" w:rsidRPr="00F25BF8" w:rsidRDefault="00F7697D" w:rsidP="00F7697D">
            <w:pPr>
              <w:contextualSpacing/>
              <w:jc w:val="center"/>
              <w:rPr>
                <w:sz w:val="20"/>
              </w:rPr>
            </w:pPr>
          </w:p>
        </w:tc>
        <w:tc>
          <w:tcPr>
            <w:tcW w:w="1023" w:type="dxa"/>
          </w:tcPr>
          <w:p w14:paraId="6AFFBAE3" w14:textId="77777777" w:rsidR="00F7697D" w:rsidRPr="00F25BF8" w:rsidRDefault="00F7697D" w:rsidP="00F7697D">
            <w:pPr>
              <w:contextualSpacing/>
              <w:jc w:val="center"/>
              <w:rPr>
                <w:sz w:val="20"/>
              </w:rPr>
            </w:pPr>
          </w:p>
        </w:tc>
        <w:tc>
          <w:tcPr>
            <w:tcW w:w="2040" w:type="dxa"/>
          </w:tcPr>
          <w:p w14:paraId="6FB17B51" w14:textId="77777777" w:rsidR="00F7697D" w:rsidRPr="00F25BF8" w:rsidRDefault="00F7697D" w:rsidP="00F7697D">
            <w:pPr>
              <w:contextualSpacing/>
              <w:jc w:val="center"/>
              <w:rPr>
                <w:sz w:val="20"/>
              </w:rPr>
            </w:pPr>
          </w:p>
        </w:tc>
        <w:tc>
          <w:tcPr>
            <w:tcW w:w="1800" w:type="dxa"/>
          </w:tcPr>
          <w:p w14:paraId="06D4BF27" w14:textId="77777777" w:rsidR="00F7697D" w:rsidRPr="00F25BF8" w:rsidRDefault="00F7697D" w:rsidP="00F7697D">
            <w:pPr>
              <w:contextualSpacing/>
              <w:jc w:val="center"/>
              <w:rPr>
                <w:sz w:val="20"/>
              </w:rPr>
            </w:pPr>
          </w:p>
        </w:tc>
        <w:tc>
          <w:tcPr>
            <w:tcW w:w="1418" w:type="dxa"/>
          </w:tcPr>
          <w:p w14:paraId="2AB5DDDD" w14:textId="77777777" w:rsidR="00F7697D" w:rsidRPr="00F25BF8" w:rsidRDefault="00F7697D" w:rsidP="00F7697D">
            <w:pPr>
              <w:contextualSpacing/>
              <w:jc w:val="center"/>
              <w:rPr>
                <w:sz w:val="20"/>
              </w:rPr>
            </w:pPr>
          </w:p>
        </w:tc>
        <w:tc>
          <w:tcPr>
            <w:tcW w:w="1897" w:type="dxa"/>
          </w:tcPr>
          <w:p w14:paraId="1E0D1E96" w14:textId="77777777" w:rsidR="00F7697D" w:rsidRPr="00F25BF8" w:rsidRDefault="00F7697D" w:rsidP="00F7697D">
            <w:pPr>
              <w:contextualSpacing/>
              <w:jc w:val="center"/>
              <w:rPr>
                <w:sz w:val="20"/>
              </w:rPr>
            </w:pPr>
          </w:p>
        </w:tc>
      </w:tr>
      <w:tr w:rsidR="00736DFE" w:rsidRPr="00F25BF8" w14:paraId="1D6FC098" w14:textId="77777777" w:rsidTr="00736DFE">
        <w:trPr>
          <w:trHeight w:val="20"/>
          <w:jc w:val="center"/>
        </w:trPr>
        <w:tc>
          <w:tcPr>
            <w:tcW w:w="694" w:type="dxa"/>
          </w:tcPr>
          <w:p w14:paraId="59649F67" w14:textId="77777777" w:rsidR="00F7697D" w:rsidRPr="00F25BF8" w:rsidRDefault="00F7697D" w:rsidP="00F7697D">
            <w:pPr>
              <w:contextualSpacing/>
              <w:jc w:val="center"/>
              <w:rPr>
                <w:sz w:val="20"/>
              </w:rPr>
            </w:pPr>
            <w:r w:rsidRPr="00F25BF8">
              <w:rPr>
                <w:sz w:val="20"/>
              </w:rPr>
              <w:t>2</w:t>
            </w:r>
          </w:p>
        </w:tc>
        <w:tc>
          <w:tcPr>
            <w:tcW w:w="1101" w:type="dxa"/>
          </w:tcPr>
          <w:p w14:paraId="044413C1" w14:textId="77777777" w:rsidR="00F7697D" w:rsidRPr="00F25BF8" w:rsidRDefault="00F7697D" w:rsidP="00F7697D">
            <w:pPr>
              <w:contextualSpacing/>
              <w:jc w:val="center"/>
              <w:rPr>
                <w:sz w:val="20"/>
              </w:rPr>
            </w:pPr>
          </w:p>
        </w:tc>
        <w:tc>
          <w:tcPr>
            <w:tcW w:w="900" w:type="dxa"/>
          </w:tcPr>
          <w:p w14:paraId="42B684B7" w14:textId="77777777" w:rsidR="00F7697D" w:rsidRPr="00F25BF8" w:rsidRDefault="00F7697D" w:rsidP="00F7697D">
            <w:pPr>
              <w:contextualSpacing/>
              <w:jc w:val="center"/>
              <w:rPr>
                <w:sz w:val="20"/>
              </w:rPr>
            </w:pPr>
          </w:p>
        </w:tc>
        <w:tc>
          <w:tcPr>
            <w:tcW w:w="900" w:type="dxa"/>
          </w:tcPr>
          <w:p w14:paraId="6F0E43C2" w14:textId="77777777" w:rsidR="00F7697D" w:rsidRPr="00F25BF8" w:rsidRDefault="00F7697D" w:rsidP="00F7697D">
            <w:pPr>
              <w:contextualSpacing/>
              <w:jc w:val="center"/>
              <w:rPr>
                <w:sz w:val="20"/>
              </w:rPr>
            </w:pPr>
          </w:p>
        </w:tc>
        <w:tc>
          <w:tcPr>
            <w:tcW w:w="1022" w:type="dxa"/>
          </w:tcPr>
          <w:p w14:paraId="114A5D2B" w14:textId="77777777" w:rsidR="00F7697D" w:rsidRPr="00F25BF8" w:rsidRDefault="00F7697D" w:rsidP="00F7697D">
            <w:pPr>
              <w:contextualSpacing/>
              <w:jc w:val="center"/>
              <w:rPr>
                <w:sz w:val="20"/>
              </w:rPr>
            </w:pPr>
          </w:p>
        </w:tc>
        <w:tc>
          <w:tcPr>
            <w:tcW w:w="1023" w:type="dxa"/>
          </w:tcPr>
          <w:p w14:paraId="6CE4FF7A" w14:textId="77777777" w:rsidR="00F7697D" w:rsidRPr="00F25BF8" w:rsidRDefault="00F7697D" w:rsidP="00F7697D">
            <w:pPr>
              <w:contextualSpacing/>
              <w:jc w:val="center"/>
              <w:rPr>
                <w:sz w:val="20"/>
              </w:rPr>
            </w:pPr>
          </w:p>
        </w:tc>
        <w:tc>
          <w:tcPr>
            <w:tcW w:w="2040" w:type="dxa"/>
          </w:tcPr>
          <w:p w14:paraId="2829E8C1" w14:textId="77777777" w:rsidR="00F7697D" w:rsidRPr="00F25BF8" w:rsidRDefault="00F7697D" w:rsidP="00F7697D">
            <w:pPr>
              <w:contextualSpacing/>
              <w:jc w:val="center"/>
              <w:rPr>
                <w:sz w:val="20"/>
              </w:rPr>
            </w:pPr>
          </w:p>
        </w:tc>
        <w:tc>
          <w:tcPr>
            <w:tcW w:w="1800" w:type="dxa"/>
          </w:tcPr>
          <w:p w14:paraId="6AD2EA49" w14:textId="77777777" w:rsidR="00F7697D" w:rsidRPr="00F25BF8" w:rsidRDefault="00F7697D" w:rsidP="00F7697D">
            <w:pPr>
              <w:contextualSpacing/>
              <w:jc w:val="center"/>
              <w:rPr>
                <w:sz w:val="20"/>
              </w:rPr>
            </w:pPr>
          </w:p>
        </w:tc>
        <w:tc>
          <w:tcPr>
            <w:tcW w:w="1418" w:type="dxa"/>
          </w:tcPr>
          <w:p w14:paraId="3872D8DF" w14:textId="77777777" w:rsidR="00F7697D" w:rsidRPr="00F25BF8" w:rsidRDefault="00F7697D" w:rsidP="00F7697D">
            <w:pPr>
              <w:contextualSpacing/>
              <w:jc w:val="center"/>
              <w:rPr>
                <w:sz w:val="20"/>
              </w:rPr>
            </w:pPr>
          </w:p>
        </w:tc>
        <w:tc>
          <w:tcPr>
            <w:tcW w:w="1897" w:type="dxa"/>
          </w:tcPr>
          <w:p w14:paraId="28F6C1A6" w14:textId="77777777" w:rsidR="00F7697D" w:rsidRPr="00F25BF8" w:rsidRDefault="00F7697D" w:rsidP="00F7697D">
            <w:pPr>
              <w:contextualSpacing/>
              <w:jc w:val="center"/>
              <w:rPr>
                <w:sz w:val="20"/>
              </w:rPr>
            </w:pPr>
          </w:p>
        </w:tc>
      </w:tr>
      <w:tr w:rsidR="00736DFE" w:rsidRPr="00F25BF8" w14:paraId="2ED64EB7" w14:textId="77777777" w:rsidTr="00736DFE">
        <w:trPr>
          <w:trHeight w:val="20"/>
          <w:jc w:val="center"/>
        </w:trPr>
        <w:tc>
          <w:tcPr>
            <w:tcW w:w="694" w:type="dxa"/>
          </w:tcPr>
          <w:p w14:paraId="633C3F0A" w14:textId="77777777" w:rsidR="00F7697D" w:rsidRPr="00F25BF8" w:rsidRDefault="00F7697D" w:rsidP="00F7697D">
            <w:pPr>
              <w:contextualSpacing/>
              <w:jc w:val="center"/>
              <w:rPr>
                <w:sz w:val="20"/>
              </w:rPr>
            </w:pPr>
            <w:r w:rsidRPr="00F25BF8">
              <w:rPr>
                <w:sz w:val="20"/>
              </w:rPr>
              <w:t>3</w:t>
            </w:r>
          </w:p>
        </w:tc>
        <w:tc>
          <w:tcPr>
            <w:tcW w:w="1101" w:type="dxa"/>
          </w:tcPr>
          <w:p w14:paraId="194B48D6" w14:textId="77777777" w:rsidR="00F7697D" w:rsidRPr="00F25BF8" w:rsidRDefault="00F7697D" w:rsidP="00F7697D">
            <w:pPr>
              <w:contextualSpacing/>
              <w:jc w:val="center"/>
              <w:rPr>
                <w:sz w:val="20"/>
              </w:rPr>
            </w:pPr>
          </w:p>
        </w:tc>
        <w:tc>
          <w:tcPr>
            <w:tcW w:w="900" w:type="dxa"/>
          </w:tcPr>
          <w:p w14:paraId="78360A49" w14:textId="77777777" w:rsidR="00F7697D" w:rsidRPr="00F25BF8" w:rsidRDefault="00F7697D" w:rsidP="00F7697D">
            <w:pPr>
              <w:contextualSpacing/>
              <w:jc w:val="center"/>
              <w:rPr>
                <w:sz w:val="20"/>
              </w:rPr>
            </w:pPr>
          </w:p>
        </w:tc>
        <w:tc>
          <w:tcPr>
            <w:tcW w:w="900" w:type="dxa"/>
          </w:tcPr>
          <w:p w14:paraId="4C359CD6" w14:textId="77777777" w:rsidR="00F7697D" w:rsidRPr="00F25BF8" w:rsidRDefault="00F7697D" w:rsidP="00F7697D">
            <w:pPr>
              <w:contextualSpacing/>
              <w:jc w:val="center"/>
              <w:rPr>
                <w:sz w:val="20"/>
              </w:rPr>
            </w:pPr>
          </w:p>
        </w:tc>
        <w:tc>
          <w:tcPr>
            <w:tcW w:w="1022" w:type="dxa"/>
          </w:tcPr>
          <w:p w14:paraId="3FCEA392" w14:textId="77777777" w:rsidR="00F7697D" w:rsidRPr="00F25BF8" w:rsidRDefault="00F7697D" w:rsidP="00F7697D">
            <w:pPr>
              <w:contextualSpacing/>
              <w:jc w:val="center"/>
              <w:rPr>
                <w:sz w:val="20"/>
              </w:rPr>
            </w:pPr>
          </w:p>
        </w:tc>
        <w:tc>
          <w:tcPr>
            <w:tcW w:w="1023" w:type="dxa"/>
          </w:tcPr>
          <w:p w14:paraId="7565EC1B" w14:textId="77777777" w:rsidR="00F7697D" w:rsidRPr="00F25BF8" w:rsidRDefault="00F7697D" w:rsidP="00F7697D">
            <w:pPr>
              <w:contextualSpacing/>
              <w:jc w:val="center"/>
              <w:rPr>
                <w:sz w:val="20"/>
              </w:rPr>
            </w:pPr>
          </w:p>
        </w:tc>
        <w:tc>
          <w:tcPr>
            <w:tcW w:w="2040" w:type="dxa"/>
          </w:tcPr>
          <w:p w14:paraId="621FC05E" w14:textId="77777777" w:rsidR="00F7697D" w:rsidRPr="00F25BF8" w:rsidRDefault="00F7697D" w:rsidP="00F7697D">
            <w:pPr>
              <w:contextualSpacing/>
              <w:jc w:val="center"/>
              <w:rPr>
                <w:sz w:val="20"/>
              </w:rPr>
            </w:pPr>
          </w:p>
        </w:tc>
        <w:tc>
          <w:tcPr>
            <w:tcW w:w="1800" w:type="dxa"/>
          </w:tcPr>
          <w:p w14:paraId="7723BA06" w14:textId="77777777" w:rsidR="00F7697D" w:rsidRPr="00F25BF8" w:rsidRDefault="00F7697D" w:rsidP="00F7697D">
            <w:pPr>
              <w:contextualSpacing/>
              <w:jc w:val="center"/>
              <w:rPr>
                <w:sz w:val="20"/>
              </w:rPr>
            </w:pPr>
          </w:p>
        </w:tc>
        <w:tc>
          <w:tcPr>
            <w:tcW w:w="1418" w:type="dxa"/>
          </w:tcPr>
          <w:p w14:paraId="30A47D41" w14:textId="77777777" w:rsidR="00F7697D" w:rsidRPr="00F25BF8" w:rsidRDefault="00F7697D" w:rsidP="00F7697D">
            <w:pPr>
              <w:contextualSpacing/>
              <w:jc w:val="center"/>
              <w:rPr>
                <w:sz w:val="20"/>
              </w:rPr>
            </w:pPr>
          </w:p>
        </w:tc>
        <w:tc>
          <w:tcPr>
            <w:tcW w:w="1897" w:type="dxa"/>
          </w:tcPr>
          <w:p w14:paraId="3165F0DE" w14:textId="77777777" w:rsidR="00F7697D" w:rsidRPr="00F25BF8" w:rsidRDefault="00F7697D" w:rsidP="00F7697D">
            <w:pPr>
              <w:contextualSpacing/>
              <w:jc w:val="center"/>
              <w:rPr>
                <w:sz w:val="20"/>
              </w:rPr>
            </w:pPr>
          </w:p>
        </w:tc>
      </w:tr>
      <w:tr w:rsidR="00736DFE" w:rsidRPr="00F25BF8" w14:paraId="758F032A" w14:textId="77777777" w:rsidTr="00736DFE">
        <w:trPr>
          <w:trHeight w:val="20"/>
          <w:jc w:val="center"/>
        </w:trPr>
        <w:tc>
          <w:tcPr>
            <w:tcW w:w="694" w:type="dxa"/>
          </w:tcPr>
          <w:p w14:paraId="6E9682B1" w14:textId="77777777" w:rsidR="00F7697D" w:rsidRPr="00F25BF8" w:rsidRDefault="00F7697D" w:rsidP="00F7697D">
            <w:pPr>
              <w:contextualSpacing/>
              <w:jc w:val="center"/>
              <w:rPr>
                <w:sz w:val="20"/>
              </w:rPr>
            </w:pPr>
            <w:r w:rsidRPr="00F25BF8">
              <w:rPr>
                <w:sz w:val="20"/>
              </w:rPr>
              <w:t>4</w:t>
            </w:r>
          </w:p>
        </w:tc>
        <w:tc>
          <w:tcPr>
            <w:tcW w:w="1101" w:type="dxa"/>
          </w:tcPr>
          <w:p w14:paraId="1F20B3B1" w14:textId="77777777" w:rsidR="00F7697D" w:rsidRPr="00F25BF8" w:rsidRDefault="00F7697D" w:rsidP="00F7697D">
            <w:pPr>
              <w:contextualSpacing/>
              <w:jc w:val="center"/>
              <w:rPr>
                <w:sz w:val="20"/>
              </w:rPr>
            </w:pPr>
          </w:p>
        </w:tc>
        <w:tc>
          <w:tcPr>
            <w:tcW w:w="900" w:type="dxa"/>
          </w:tcPr>
          <w:p w14:paraId="449A5CA6" w14:textId="77777777" w:rsidR="00F7697D" w:rsidRPr="00F25BF8" w:rsidRDefault="00F7697D" w:rsidP="00F7697D">
            <w:pPr>
              <w:contextualSpacing/>
              <w:jc w:val="center"/>
              <w:rPr>
                <w:sz w:val="20"/>
              </w:rPr>
            </w:pPr>
          </w:p>
        </w:tc>
        <w:tc>
          <w:tcPr>
            <w:tcW w:w="900" w:type="dxa"/>
          </w:tcPr>
          <w:p w14:paraId="70E133DA" w14:textId="77777777" w:rsidR="00F7697D" w:rsidRPr="00F25BF8" w:rsidRDefault="00F7697D" w:rsidP="00F7697D">
            <w:pPr>
              <w:contextualSpacing/>
              <w:jc w:val="center"/>
              <w:rPr>
                <w:sz w:val="20"/>
              </w:rPr>
            </w:pPr>
          </w:p>
        </w:tc>
        <w:tc>
          <w:tcPr>
            <w:tcW w:w="1022" w:type="dxa"/>
          </w:tcPr>
          <w:p w14:paraId="0A8F3373" w14:textId="77777777" w:rsidR="00F7697D" w:rsidRPr="00F25BF8" w:rsidRDefault="00F7697D" w:rsidP="00F7697D">
            <w:pPr>
              <w:contextualSpacing/>
              <w:jc w:val="center"/>
              <w:rPr>
                <w:sz w:val="20"/>
              </w:rPr>
            </w:pPr>
          </w:p>
        </w:tc>
        <w:tc>
          <w:tcPr>
            <w:tcW w:w="1023" w:type="dxa"/>
          </w:tcPr>
          <w:p w14:paraId="32B582FE" w14:textId="77777777" w:rsidR="00F7697D" w:rsidRPr="00F25BF8" w:rsidRDefault="00F7697D" w:rsidP="00F7697D">
            <w:pPr>
              <w:contextualSpacing/>
              <w:jc w:val="center"/>
              <w:rPr>
                <w:sz w:val="20"/>
              </w:rPr>
            </w:pPr>
          </w:p>
        </w:tc>
        <w:tc>
          <w:tcPr>
            <w:tcW w:w="2040" w:type="dxa"/>
          </w:tcPr>
          <w:p w14:paraId="786F174C" w14:textId="77777777" w:rsidR="00F7697D" w:rsidRPr="00F25BF8" w:rsidRDefault="00F7697D" w:rsidP="00F7697D">
            <w:pPr>
              <w:contextualSpacing/>
              <w:jc w:val="center"/>
              <w:rPr>
                <w:sz w:val="20"/>
              </w:rPr>
            </w:pPr>
          </w:p>
        </w:tc>
        <w:tc>
          <w:tcPr>
            <w:tcW w:w="1800" w:type="dxa"/>
          </w:tcPr>
          <w:p w14:paraId="58DDB452" w14:textId="77777777" w:rsidR="00F7697D" w:rsidRPr="00F25BF8" w:rsidRDefault="00F7697D" w:rsidP="00F7697D">
            <w:pPr>
              <w:contextualSpacing/>
              <w:jc w:val="center"/>
              <w:rPr>
                <w:sz w:val="20"/>
              </w:rPr>
            </w:pPr>
          </w:p>
        </w:tc>
        <w:tc>
          <w:tcPr>
            <w:tcW w:w="1418" w:type="dxa"/>
          </w:tcPr>
          <w:p w14:paraId="4C5B956A" w14:textId="77777777" w:rsidR="00F7697D" w:rsidRPr="00F25BF8" w:rsidRDefault="00F7697D" w:rsidP="00F7697D">
            <w:pPr>
              <w:contextualSpacing/>
              <w:jc w:val="center"/>
              <w:rPr>
                <w:sz w:val="20"/>
              </w:rPr>
            </w:pPr>
          </w:p>
        </w:tc>
        <w:tc>
          <w:tcPr>
            <w:tcW w:w="1897" w:type="dxa"/>
          </w:tcPr>
          <w:p w14:paraId="707FE55D" w14:textId="77777777" w:rsidR="00F7697D" w:rsidRPr="00F25BF8" w:rsidRDefault="00F7697D" w:rsidP="00F7697D">
            <w:pPr>
              <w:contextualSpacing/>
              <w:jc w:val="center"/>
              <w:rPr>
                <w:sz w:val="20"/>
              </w:rPr>
            </w:pPr>
          </w:p>
        </w:tc>
      </w:tr>
      <w:tr w:rsidR="00736DFE" w:rsidRPr="00F25BF8" w14:paraId="59AF9F7E" w14:textId="77777777" w:rsidTr="00736DFE">
        <w:trPr>
          <w:trHeight w:val="20"/>
          <w:jc w:val="center"/>
        </w:trPr>
        <w:tc>
          <w:tcPr>
            <w:tcW w:w="694" w:type="dxa"/>
          </w:tcPr>
          <w:p w14:paraId="0A794F22" w14:textId="77777777" w:rsidR="00F7697D" w:rsidRPr="00F25BF8" w:rsidRDefault="00F7697D" w:rsidP="00F7697D">
            <w:pPr>
              <w:contextualSpacing/>
              <w:jc w:val="center"/>
              <w:rPr>
                <w:sz w:val="20"/>
              </w:rPr>
            </w:pPr>
            <w:r w:rsidRPr="00F25BF8">
              <w:rPr>
                <w:sz w:val="20"/>
              </w:rPr>
              <w:t>5</w:t>
            </w:r>
          </w:p>
        </w:tc>
        <w:tc>
          <w:tcPr>
            <w:tcW w:w="1101" w:type="dxa"/>
          </w:tcPr>
          <w:p w14:paraId="6ADD7BFA" w14:textId="77777777" w:rsidR="00F7697D" w:rsidRPr="00F25BF8" w:rsidRDefault="00F7697D" w:rsidP="00F7697D">
            <w:pPr>
              <w:contextualSpacing/>
              <w:jc w:val="center"/>
              <w:rPr>
                <w:sz w:val="20"/>
              </w:rPr>
            </w:pPr>
          </w:p>
        </w:tc>
        <w:tc>
          <w:tcPr>
            <w:tcW w:w="900" w:type="dxa"/>
          </w:tcPr>
          <w:p w14:paraId="4DEA219A" w14:textId="77777777" w:rsidR="00F7697D" w:rsidRPr="00F25BF8" w:rsidRDefault="00F7697D" w:rsidP="00F7697D">
            <w:pPr>
              <w:contextualSpacing/>
              <w:jc w:val="center"/>
              <w:rPr>
                <w:sz w:val="20"/>
              </w:rPr>
            </w:pPr>
          </w:p>
        </w:tc>
        <w:tc>
          <w:tcPr>
            <w:tcW w:w="900" w:type="dxa"/>
          </w:tcPr>
          <w:p w14:paraId="2A17ED7C" w14:textId="77777777" w:rsidR="00F7697D" w:rsidRPr="00F25BF8" w:rsidRDefault="00F7697D" w:rsidP="00F7697D">
            <w:pPr>
              <w:contextualSpacing/>
              <w:jc w:val="center"/>
              <w:rPr>
                <w:sz w:val="20"/>
              </w:rPr>
            </w:pPr>
          </w:p>
        </w:tc>
        <w:tc>
          <w:tcPr>
            <w:tcW w:w="1022" w:type="dxa"/>
          </w:tcPr>
          <w:p w14:paraId="72FE6E08" w14:textId="77777777" w:rsidR="00F7697D" w:rsidRPr="00F25BF8" w:rsidRDefault="00F7697D" w:rsidP="00F7697D">
            <w:pPr>
              <w:contextualSpacing/>
              <w:jc w:val="center"/>
              <w:rPr>
                <w:sz w:val="20"/>
              </w:rPr>
            </w:pPr>
          </w:p>
        </w:tc>
        <w:tc>
          <w:tcPr>
            <w:tcW w:w="1023" w:type="dxa"/>
          </w:tcPr>
          <w:p w14:paraId="25D02DC2" w14:textId="77777777" w:rsidR="00F7697D" w:rsidRPr="00F25BF8" w:rsidRDefault="00F7697D" w:rsidP="00F7697D">
            <w:pPr>
              <w:contextualSpacing/>
              <w:jc w:val="center"/>
              <w:rPr>
                <w:sz w:val="20"/>
              </w:rPr>
            </w:pPr>
          </w:p>
        </w:tc>
        <w:tc>
          <w:tcPr>
            <w:tcW w:w="2040" w:type="dxa"/>
          </w:tcPr>
          <w:p w14:paraId="3E7820E7" w14:textId="77777777" w:rsidR="00F7697D" w:rsidRPr="00F25BF8" w:rsidRDefault="00F7697D" w:rsidP="00F7697D">
            <w:pPr>
              <w:contextualSpacing/>
              <w:jc w:val="center"/>
              <w:rPr>
                <w:sz w:val="20"/>
              </w:rPr>
            </w:pPr>
          </w:p>
        </w:tc>
        <w:tc>
          <w:tcPr>
            <w:tcW w:w="1800" w:type="dxa"/>
          </w:tcPr>
          <w:p w14:paraId="219304F4" w14:textId="77777777" w:rsidR="00F7697D" w:rsidRPr="00F25BF8" w:rsidRDefault="00F7697D" w:rsidP="00F7697D">
            <w:pPr>
              <w:contextualSpacing/>
              <w:jc w:val="center"/>
              <w:rPr>
                <w:sz w:val="20"/>
              </w:rPr>
            </w:pPr>
          </w:p>
        </w:tc>
        <w:tc>
          <w:tcPr>
            <w:tcW w:w="1418" w:type="dxa"/>
          </w:tcPr>
          <w:p w14:paraId="2031BF9D" w14:textId="77777777" w:rsidR="00F7697D" w:rsidRPr="00F25BF8" w:rsidRDefault="00F7697D" w:rsidP="00F7697D">
            <w:pPr>
              <w:contextualSpacing/>
              <w:jc w:val="center"/>
              <w:rPr>
                <w:sz w:val="20"/>
              </w:rPr>
            </w:pPr>
          </w:p>
        </w:tc>
        <w:tc>
          <w:tcPr>
            <w:tcW w:w="1897" w:type="dxa"/>
          </w:tcPr>
          <w:p w14:paraId="2F909BA4" w14:textId="77777777" w:rsidR="00F7697D" w:rsidRPr="00F25BF8" w:rsidRDefault="00F7697D" w:rsidP="00F7697D">
            <w:pPr>
              <w:contextualSpacing/>
              <w:jc w:val="center"/>
              <w:rPr>
                <w:sz w:val="20"/>
              </w:rPr>
            </w:pPr>
          </w:p>
        </w:tc>
      </w:tr>
      <w:tr w:rsidR="00736DFE" w:rsidRPr="00F25BF8" w14:paraId="2367336D" w14:textId="77777777" w:rsidTr="00736DFE">
        <w:trPr>
          <w:trHeight w:val="20"/>
          <w:jc w:val="center"/>
        </w:trPr>
        <w:tc>
          <w:tcPr>
            <w:tcW w:w="694" w:type="dxa"/>
          </w:tcPr>
          <w:p w14:paraId="41869877" w14:textId="77777777" w:rsidR="00F7697D" w:rsidRPr="00F25BF8" w:rsidRDefault="00F7697D" w:rsidP="00F7697D">
            <w:pPr>
              <w:contextualSpacing/>
              <w:jc w:val="center"/>
              <w:rPr>
                <w:sz w:val="20"/>
              </w:rPr>
            </w:pPr>
            <w:r w:rsidRPr="00F25BF8">
              <w:rPr>
                <w:sz w:val="20"/>
              </w:rPr>
              <w:t>6</w:t>
            </w:r>
          </w:p>
        </w:tc>
        <w:tc>
          <w:tcPr>
            <w:tcW w:w="1101" w:type="dxa"/>
          </w:tcPr>
          <w:p w14:paraId="6393D216" w14:textId="77777777" w:rsidR="00F7697D" w:rsidRPr="00F25BF8" w:rsidRDefault="00F7697D" w:rsidP="00F7697D">
            <w:pPr>
              <w:contextualSpacing/>
              <w:jc w:val="center"/>
              <w:rPr>
                <w:sz w:val="20"/>
              </w:rPr>
            </w:pPr>
          </w:p>
        </w:tc>
        <w:tc>
          <w:tcPr>
            <w:tcW w:w="900" w:type="dxa"/>
          </w:tcPr>
          <w:p w14:paraId="38EF936C" w14:textId="77777777" w:rsidR="00F7697D" w:rsidRPr="00F25BF8" w:rsidRDefault="00F7697D" w:rsidP="00F7697D">
            <w:pPr>
              <w:contextualSpacing/>
              <w:jc w:val="center"/>
              <w:rPr>
                <w:sz w:val="20"/>
              </w:rPr>
            </w:pPr>
          </w:p>
        </w:tc>
        <w:tc>
          <w:tcPr>
            <w:tcW w:w="900" w:type="dxa"/>
          </w:tcPr>
          <w:p w14:paraId="59F7729F" w14:textId="77777777" w:rsidR="00F7697D" w:rsidRPr="00F25BF8" w:rsidRDefault="00F7697D" w:rsidP="00F7697D">
            <w:pPr>
              <w:contextualSpacing/>
              <w:jc w:val="center"/>
              <w:rPr>
                <w:sz w:val="20"/>
              </w:rPr>
            </w:pPr>
          </w:p>
        </w:tc>
        <w:tc>
          <w:tcPr>
            <w:tcW w:w="1022" w:type="dxa"/>
          </w:tcPr>
          <w:p w14:paraId="04F5162E" w14:textId="77777777" w:rsidR="00F7697D" w:rsidRPr="00F25BF8" w:rsidRDefault="00F7697D" w:rsidP="00F7697D">
            <w:pPr>
              <w:contextualSpacing/>
              <w:jc w:val="center"/>
              <w:rPr>
                <w:sz w:val="20"/>
              </w:rPr>
            </w:pPr>
          </w:p>
        </w:tc>
        <w:tc>
          <w:tcPr>
            <w:tcW w:w="1023" w:type="dxa"/>
          </w:tcPr>
          <w:p w14:paraId="4960A313" w14:textId="77777777" w:rsidR="00F7697D" w:rsidRPr="00F25BF8" w:rsidRDefault="00F7697D" w:rsidP="00F7697D">
            <w:pPr>
              <w:contextualSpacing/>
              <w:jc w:val="center"/>
              <w:rPr>
                <w:sz w:val="20"/>
              </w:rPr>
            </w:pPr>
          </w:p>
        </w:tc>
        <w:tc>
          <w:tcPr>
            <w:tcW w:w="2040" w:type="dxa"/>
          </w:tcPr>
          <w:p w14:paraId="1B5CEADE" w14:textId="77777777" w:rsidR="00F7697D" w:rsidRPr="00F25BF8" w:rsidRDefault="00F7697D" w:rsidP="00F7697D">
            <w:pPr>
              <w:contextualSpacing/>
              <w:jc w:val="center"/>
              <w:rPr>
                <w:sz w:val="20"/>
              </w:rPr>
            </w:pPr>
          </w:p>
        </w:tc>
        <w:tc>
          <w:tcPr>
            <w:tcW w:w="1800" w:type="dxa"/>
          </w:tcPr>
          <w:p w14:paraId="56AB0DC1" w14:textId="77777777" w:rsidR="00F7697D" w:rsidRPr="00F25BF8" w:rsidRDefault="00F7697D" w:rsidP="00F7697D">
            <w:pPr>
              <w:contextualSpacing/>
              <w:jc w:val="center"/>
              <w:rPr>
                <w:sz w:val="20"/>
              </w:rPr>
            </w:pPr>
          </w:p>
        </w:tc>
        <w:tc>
          <w:tcPr>
            <w:tcW w:w="1418" w:type="dxa"/>
          </w:tcPr>
          <w:p w14:paraId="7B3B8D69" w14:textId="77777777" w:rsidR="00F7697D" w:rsidRPr="00F25BF8" w:rsidRDefault="00F7697D" w:rsidP="00F7697D">
            <w:pPr>
              <w:contextualSpacing/>
              <w:jc w:val="center"/>
              <w:rPr>
                <w:sz w:val="20"/>
              </w:rPr>
            </w:pPr>
          </w:p>
        </w:tc>
        <w:tc>
          <w:tcPr>
            <w:tcW w:w="1897" w:type="dxa"/>
          </w:tcPr>
          <w:p w14:paraId="36ACEF5A" w14:textId="77777777" w:rsidR="00F7697D" w:rsidRPr="00F25BF8" w:rsidRDefault="00F7697D" w:rsidP="00F7697D">
            <w:pPr>
              <w:contextualSpacing/>
              <w:jc w:val="center"/>
              <w:rPr>
                <w:sz w:val="20"/>
              </w:rPr>
            </w:pPr>
          </w:p>
        </w:tc>
      </w:tr>
      <w:tr w:rsidR="00736DFE" w:rsidRPr="00F25BF8" w14:paraId="27761D30" w14:textId="77777777" w:rsidTr="00736DFE">
        <w:trPr>
          <w:trHeight w:val="20"/>
          <w:jc w:val="center"/>
        </w:trPr>
        <w:tc>
          <w:tcPr>
            <w:tcW w:w="694" w:type="dxa"/>
          </w:tcPr>
          <w:p w14:paraId="492CAD5F" w14:textId="77777777" w:rsidR="00F7697D" w:rsidRPr="00F25BF8" w:rsidRDefault="00F7697D" w:rsidP="00F7697D">
            <w:pPr>
              <w:contextualSpacing/>
              <w:jc w:val="center"/>
              <w:rPr>
                <w:sz w:val="20"/>
              </w:rPr>
            </w:pPr>
            <w:r w:rsidRPr="00F25BF8">
              <w:rPr>
                <w:sz w:val="20"/>
              </w:rPr>
              <w:t>7</w:t>
            </w:r>
          </w:p>
        </w:tc>
        <w:tc>
          <w:tcPr>
            <w:tcW w:w="1101" w:type="dxa"/>
          </w:tcPr>
          <w:p w14:paraId="5203E802" w14:textId="77777777" w:rsidR="00F7697D" w:rsidRPr="00F25BF8" w:rsidRDefault="00F7697D" w:rsidP="00F7697D">
            <w:pPr>
              <w:contextualSpacing/>
              <w:jc w:val="center"/>
              <w:rPr>
                <w:sz w:val="20"/>
              </w:rPr>
            </w:pPr>
          </w:p>
        </w:tc>
        <w:tc>
          <w:tcPr>
            <w:tcW w:w="900" w:type="dxa"/>
          </w:tcPr>
          <w:p w14:paraId="7AE86E0A" w14:textId="77777777" w:rsidR="00F7697D" w:rsidRPr="00F25BF8" w:rsidRDefault="00F7697D" w:rsidP="00F7697D">
            <w:pPr>
              <w:contextualSpacing/>
              <w:jc w:val="center"/>
              <w:rPr>
                <w:sz w:val="20"/>
              </w:rPr>
            </w:pPr>
          </w:p>
        </w:tc>
        <w:tc>
          <w:tcPr>
            <w:tcW w:w="900" w:type="dxa"/>
          </w:tcPr>
          <w:p w14:paraId="41D26341" w14:textId="77777777" w:rsidR="00F7697D" w:rsidRPr="00F25BF8" w:rsidRDefault="00F7697D" w:rsidP="00F7697D">
            <w:pPr>
              <w:contextualSpacing/>
              <w:jc w:val="center"/>
              <w:rPr>
                <w:sz w:val="20"/>
              </w:rPr>
            </w:pPr>
          </w:p>
        </w:tc>
        <w:tc>
          <w:tcPr>
            <w:tcW w:w="1022" w:type="dxa"/>
          </w:tcPr>
          <w:p w14:paraId="3F368490" w14:textId="77777777" w:rsidR="00F7697D" w:rsidRPr="00F25BF8" w:rsidRDefault="00F7697D" w:rsidP="00F7697D">
            <w:pPr>
              <w:contextualSpacing/>
              <w:jc w:val="center"/>
              <w:rPr>
                <w:sz w:val="20"/>
              </w:rPr>
            </w:pPr>
          </w:p>
        </w:tc>
        <w:tc>
          <w:tcPr>
            <w:tcW w:w="1023" w:type="dxa"/>
          </w:tcPr>
          <w:p w14:paraId="29885AE3" w14:textId="77777777" w:rsidR="00F7697D" w:rsidRPr="00F25BF8" w:rsidRDefault="00F7697D" w:rsidP="00F7697D">
            <w:pPr>
              <w:contextualSpacing/>
              <w:jc w:val="center"/>
              <w:rPr>
                <w:sz w:val="20"/>
              </w:rPr>
            </w:pPr>
          </w:p>
        </w:tc>
        <w:tc>
          <w:tcPr>
            <w:tcW w:w="2040" w:type="dxa"/>
          </w:tcPr>
          <w:p w14:paraId="6F137062" w14:textId="77777777" w:rsidR="00F7697D" w:rsidRPr="00F25BF8" w:rsidRDefault="00F7697D" w:rsidP="00F7697D">
            <w:pPr>
              <w:contextualSpacing/>
              <w:jc w:val="center"/>
              <w:rPr>
                <w:sz w:val="20"/>
              </w:rPr>
            </w:pPr>
          </w:p>
        </w:tc>
        <w:tc>
          <w:tcPr>
            <w:tcW w:w="1800" w:type="dxa"/>
          </w:tcPr>
          <w:p w14:paraId="57CB4919" w14:textId="77777777" w:rsidR="00F7697D" w:rsidRPr="00F25BF8" w:rsidRDefault="00F7697D" w:rsidP="00F7697D">
            <w:pPr>
              <w:contextualSpacing/>
              <w:jc w:val="center"/>
              <w:rPr>
                <w:sz w:val="20"/>
              </w:rPr>
            </w:pPr>
          </w:p>
        </w:tc>
        <w:tc>
          <w:tcPr>
            <w:tcW w:w="1418" w:type="dxa"/>
          </w:tcPr>
          <w:p w14:paraId="2CC03AB2" w14:textId="77777777" w:rsidR="00F7697D" w:rsidRPr="00F25BF8" w:rsidRDefault="00F7697D" w:rsidP="00F7697D">
            <w:pPr>
              <w:contextualSpacing/>
              <w:jc w:val="center"/>
              <w:rPr>
                <w:sz w:val="20"/>
              </w:rPr>
            </w:pPr>
          </w:p>
        </w:tc>
        <w:tc>
          <w:tcPr>
            <w:tcW w:w="1897" w:type="dxa"/>
          </w:tcPr>
          <w:p w14:paraId="659886BE" w14:textId="77777777" w:rsidR="00F7697D" w:rsidRPr="00F25BF8" w:rsidRDefault="00F7697D" w:rsidP="00F7697D">
            <w:pPr>
              <w:contextualSpacing/>
              <w:jc w:val="center"/>
              <w:rPr>
                <w:sz w:val="20"/>
              </w:rPr>
            </w:pPr>
          </w:p>
        </w:tc>
      </w:tr>
      <w:tr w:rsidR="00736DFE" w:rsidRPr="00F25BF8" w14:paraId="74BB0204" w14:textId="77777777" w:rsidTr="00736DFE">
        <w:trPr>
          <w:trHeight w:val="20"/>
          <w:jc w:val="center"/>
        </w:trPr>
        <w:tc>
          <w:tcPr>
            <w:tcW w:w="694" w:type="dxa"/>
          </w:tcPr>
          <w:p w14:paraId="794A7F12" w14:textId="77777777" w:rsidR="00F7697D" w:rsidRPr="00F25BF8" w:rsidRDefault="00F7697D" w:rsidP="00F7697D">
            <w:pPr>
              <w:contextualSpacing/>
              <w:jc w:val="center"/>
              <w:rPr>
                <w:sz w:val="20"/>
              </w:rPr>
            </w:pPr>
            <w:r w:rsidRPr="00F25BF8">
              <w:rPr>
                <w:sz w:val="20"/>
              </w:rPr>
              <w:t>8</w:t>
            </w:r>
          </w:p>
        </w:tc>
        <w:tc>
          <w:tcPr>
            <w:tcW w:w="1101" w:type="dxa"/>
          </w:tcPr>
          <w:p w14:paraId="39F9BE11" w14:textId="77777777" w:rsidR="00F7697D" w:rsidRPr="00F25BF8" w:rsidRDefault="00F7697D" w:rsidP="00F7697D">
            <w:pPr>
              <w:contextualSpacing/>
              <w:jc w:val="center"/>
              <w:rPr>
                <w:sz w:val="20"/>
              </w:rPr>
            </w:pPr>
          </w:p>
        </w:tc>
        <w:tc>
          <w:tcPr>
            <w:tcW w:w="900" w:type="dxa"/>
          </w:tcPr>
          <w:p w14:paraId="3CFD54A3" w14:textId="77777777" w:rsidR="00F7697D" w:rsidRPr="00F25BF8" w:rsidRDefault="00F7697D" w:rsidP="00F7697D">
            <w:pPr>
              <w:contextualSpacing/>
              <w:jc w:val="center"/>
              <w:rPr>
                <w:sz w:val="20"/>
              </w:rPr>
            </w:pPr>
          </w:p>
        </w:tc>
        <w:tc>
          <w:tcPr>
            <w:tcW w:w="900" w:type="dxa"/>
          </w:tcPr>
          <w:p w14:paraId="5DA4CF79" w14:textId="77777777" w:rsidR="00F7697D" w:rsidRPr="00F25BF8" w:rsidRDefault="00F7697D" w:rsidP="00F7697D">
            <w:pPr>
              <w:contextualSpacing/>
              <w:jc w:val="center"/>
              <w:rPr>
                <w:sz w:val="20"/>
              </w:rPr>
            </w:pPr>
          </w:p>
        </w:tc>
        <w:tc>
          <w:tcPr>
            <w:tcW w:w="1022" w:type="dxa"/>
          </w:tcPr>
          <w:p w14:paraId="16B84221" w14:textId="77777777" w:rsidR="00F7697D" w:rsidRPr="00F25BF8" w:rsidRDefault="00F7697D" w:rsidP="00F7697D">
            <w:pPr>
              <w:contextualSpacing/>
              <w:jc w:val="center"/>
              <w:rPr>
                <w:sz w:val="20"/>
              </w:rPr>
            </w:pPr>
          </w:p>
        </w:tc>
        <w:tc>
          <w:tcPr>
            <w:tcW w:w="1023" w:type="dxa"/>
          </w:tcPr>
          <w:p w14:paraId="35CDB86B" w14:textId="77777777" w:rsidR="00F7697D" w:rsidRPr="00F25BF8" w:rsidRDefault="00F7697D" w:rsidP="00F7697D">
            <w:pPr>
              <w:contextualSpacing/>
              <w:jc w:val="center"/>
              <w:rPr>
                <w:sz w:val="20"/>
              </w:rPr>
            </w:pPr>
          </w:p>
        </w:tc>
        <w:tc>
          <w:tcPr>
            <w:tcW w:w="2040" w:type="dxa"/>
          </w:tcPr>
          <w:p w14:paraId="30289ED7" w14:textId="77777777" w:rsidR="00F7697D" w:rsidRPr="00F25BF8" w:rsidRDefault="00F7697D" w:rsidP="00F7697D">
            <w:pPr>
              <w:contextualSpacing/>
              <w:jc w:val="center"/>
              <w:rPr>
                <w:sz w:val="20"/>
              </w:rPr>
            </w:pPr>
          </w:p>
        </w:tc>
        <w:tc>
          <w:tcPr>
            <w:tcW w:w="1800" w:type="dxa"/>
          </w:tcPr>
          <w:p w14:paraId="216259E7" w14:textId="77777777" w:rsidR="00F7697D" w:rsidRPr="00F25BF8" w:rsidRDefault="00F7697D" w:rsidP="00F7697D">
            <w:pPr>
              <w:contextualSpacing/>
              <w:jc w:val="center"/>
              <w:rPr>
                <w:sz w:val="20"/>
              </w:rPr>
            </w:pPr>
          </w:p>
        </w:tc>
        <w:tc>
          <w:tcPr>
            <w:tcW w:w="1418" w:type="dxa"/>
          </w:tcPr>
          <w:p w14:paraId="551FA472" w14:textId="77777777" w:rsidR="00F7697D" w:rsidRPr="00F25BF8" w:rsidRDefault="00F7697D" w:rsidP="00F7697D">
            <w:pPr>
              <w:contextualSpacing/>
              <w:jc w:val="center"/>
              <w:rPr>
                <w:sz w:val="20"/>
              </w:rPr>
            </w:pPr>
          </w:p>
        </w:tc>
        <w:tc>
          <w:tcPr>
            <w:tcW w:w="1897" w:type="dxa"/>
          </w:tcPr>
          <w:p w14:paraId="39F485BA" w14:textId="77777777" w:rsidR="00F7697D" w:rsidRPr="00F25BF8" w:rsidRDefault="00F7697D" w:rsidP="00F7697D">
            <w:pPr>
              <w:contextualSpacing/>
              <w:jc w:val="center"/>
              <w:rPr>
                <w:sz w:val="20"/>
              </w:rPr>
            </w:pPr>
          </w:p>
        </w:tc>
      </w:tr>
      <w:tr w:rsidR="00736DFE" w:rsidRPr="00F25BF8" w14:paraId="496C94F1" w14:textId="77777777" w:rsidTr="00736DFE">
        <w:trPr>
          <w:trHeight w:val="20"/>
          <w:jc w:val="center"/>
        </w:trPr>
        <w:tc>
          <w:tcPr>
            <w:tcW w:w="694" w:type="dxa"/>
          </w:tcPr>
          <w:p w14:paraId="45493E4D" w14:textId="77777777" w:rsidR="00F7697D" w:rsidRPr="00F25BF8" w:rsidRDefault="00F7697D" w:rsidP="00F7697D">
            <w:pPr>
              <w:contextualSpacing/>
              <w:jc w:val="center"/>
              <w:rPr>
                <w:sz w:val="20"/>
              </w:rPr>
            </w:pPr>
            <w:r w:rsidRPr="00F25BF8">
              <w:rPr>
                <w:sz w:val="20"/>
              </w:rPr>
              <w:t>9</w:t>
            </w:r>
          </w:p>
        </w:tc>
        <w:tc>
          <w:tcPr>
            <w:tcW w:w="1101" w:type="dxa"/>
          </w:tcPr>
          <w:p w14:paraId="25E7EAB6" w14:textId="77777777" w:rsidR="00F7697D" w:rsidRPr="00F25BF8" w:rsidRDefault="00F7697D" w:rsidP="00F7697D">
            <w:pPr>
              <w:contextualSpacing/>
              <w:jc w:val="center"/>
              <w:rPr>
                <w:sz w:val="20"/>
              </w:rPr>
            </w:pPr>
          </w:p>
        </w:tc>
        <w:tc>
          <w:tcPr>
            <w:tcW w:w="900" w:type="dxa"/>
          </w:tcPr>
          <w:p w14:paraId="4D2420AF" w14:textId="77777777" w:rsidR="00F7697D" w:rsidRPr="00F25BF8" w:rsidRDefault="00F7697D" w:rsidP="00F7697D">
            <w:pPr>
              <w:contextualSpacing/>
              <w:jc w:val="center"/>
              <w:rPr>
                <w:sz w:val="20"/>
              </w:rPr>
            </w:pPr>
          </w:p>
        </w:tc>
        <w:tc>
          <w:tcPr>
            <w:tcW w:w="900" w:type="dxa"/>
          </w:tcPr>
          <w:p w14:paraId="7E06A7DF" w14:textId="77777777" w:rsidR="00F7697D" w:rsidRPr="00F25BF8" w:rsidRDefault="00F7697D" w:rsidP="00F7697D">
            <w:pPr>
              <w:contextualSpacing/>
              <w:jc w:val="center"/>
              <w:rPr>
                <w:sz w:val="20"/>
              </w:rPr>
            </w:pPr>
          </w:p>
        </w:tc>
        <w:tc>
          <w:tcPr>
            <w:tcW w:w="1022" w:type="dxa"/>
          </w:tcPr>
          <w:p w14:paraId="60630F18" w14:textId="77777777" w:rsidR="00F7697D" w:rsidRPr="00F25BF8" w:rsidRDefault="00F7697D" w:rsidP="00F7697D">
            <w:pPr>
              <w:contextualSpacing/>
              <w:jc w:val="center"/>
              <w:rPr>
                <w:sz w:val="20"/>
              </w:rPr>
            </w:pPr>
          </w:p>
        </w:tc>
        <w:tc>
          <w:tcPr>
            <w:tcW w:w="1023" w:type="dxa"/>
          </w:tcPr>
          <w:p w14:paraId="5346F9F0" w14:textId="77777777" w:rsidR="00F7697D" w:rsidRPr="00F25BF8" w:rsidRDefault="00F7697D" w:rsidP="00F7697D">
            <w:pPr>
              <w:contextualSpacing/>
              <w:jc w:val="center"/>
              <w:rPr>
                <w:sz w:val="20"/>
              </w:rPr>
            </w:pPr>
          </w:p>
        </w:tc>
        <w:tc>
          <w:tcPr>
            <w:tcW w:w="2040" w:type="dxa"/>
          </w:tcPr>
          <w:p w14:paraId="64EF4D71" w14:textId="77777777" w:rsidR="00F7697D" w:rsidRPr="00F25BF8" w:rsidRDefault="00F7697D" w:rsidP="00F7697D">
            <w:pPr>
              <w:contextualSpacing/>
              <w:jc w:val="center"/>
              <w:rPr>
                <w:sz w:val="20"/>
              </w:rPr>
            </w:pPr>
          </w:p>
        </w:tc>
        <w:tc>
          <w:tcPr>
            <w:tcW w:w="1800" w:type="dxa"/>
          </w:tcPr>
          <w:p w14:paraId="4B7ADF69" w14:textId="77777777" w:rsidR="00F7697D" w:rsidRPr="00F25BF8" w:rsidRDefault="00F7697D" w:rsidP="00F7697D">
            <w:pPr>
              <w:contextualSpacing/>
              <w:jc w:val="center"/>
              <w:rPr>
                <w:sz w:val="20"/>
              </w:rPr>
            </w:pPr>
          </w:p>
        </w:tc>
        <w:tc>
          <w:tcPr>
            <w:tcW w:w="1418" w:type="dxa"/>
          </w:tcPr>
          <w:p w14:paraId="43D9A68C" w14:textId="77777777" w:rsidR="00F7697D" w:rsidRPr="00F25BF8" w:rsidRDefault="00F7697D" w:rsidP="00F7697D">
            <w:pPr>
              <w:contextualSpacing/>
              <w:jc w:val="center"/>
              <w:rPr>
                <w:sz w:val="20"/>
              </w:rPr>
            </w:pPr>
          </w:p>
        </w:tc>
        <w:tc>
          <w:tcPr>
            <w:tcW w:w="1897" w:type="dxa"/>
          </w:tcPr>
          <w:p w14:paraId="0FD715D0" w14:textId="77777777" w:rsidR="00F7697D" w:rsidRPr="00F25BF8" w:rsidRDefault="00F7697D" w:rsidP="00F7697D">
            <w:pPr>
              <w:contextualSpacing/>
              <w:jc w:val="center"/>
              <w:rPr>
                <w:sz w:val="20"/>
              </w:rPr>
            </w:pPr>
          </w:p>
        </w:tc>
      </w:tr>
      <w:tr w:rsidR="00736DFE" w:rsidRPr="00F25BF8" w14:paraId="6BCA367A" w14:textId="77777777" w:rsidTr="00736DFE">
        <w:trPr>
          <w:trHeight w:val="20"/>
          <w:jc w:val="center"/>
        </w:trPr>
        <w:tc>
          <w:tcPr>
            <w:tcW w:w="694" w:type="dxa"/>
          </w:tcPr>
          <w:p w14:paraId="659ACD39" w14:textId="77777777" w:rsidR="00F7697D" w:rsidRPr="00F25BF8" w:rsidRDefault="00F7697D" w:rsidP="00F7697D">
            <w:pPr>
              <w:contextualSpacing/>
              <w:jc w:val="center"/>
              <w:rPr>
                <w:sz w:val="20"/>
              </w:rPr>
            </w:pPr>
            <w:r w:rsidRPr="00F25BF8">
              <w:rPr>
                <w:sz w:val="20"/>
              </w:rPr>
              <w:t>10</w:t>
            </w:r>
          </w:p>
        </w:tc>
        <w:tc>
          <w:tcPr>
            <w:tcW w:w="1101" w:type="dxa"/>
          </w:tcPr>
          <w:p w14:paraId="7EBFDE38" w14:textId="77777777" w:rsidR="00F7697D" w:rsidRPr="00F25BF8" w:rsidRDefault="00F7697D" w:rsidP="00F7697D">
            <w:pPr>
              <w:contextualSpacing/>
              <w:jc w:val="center"/>
              <w:rPr>
                <w:sz w:val="20"/>
              </w:rPr>
            </w:pPr>
          </w:p>
        </w:tc>
        <w:tc>
          <w:tcPr>
            <w:tcW w:w="900" w:type="dxa"/>
          </w:tcPr>
          <w:p w14:paraId="21BCF45F" w14:textId="77777777" w:rsidR="00F7697D" w:rsidRPr="00F25BF8" w:rsidRDefault="00F7697D" w:rsidP="00F7697D">
            <w:pPr>
              <w:contextualSpacing/>
              <w:jc w:val="center"/>
              <w:rPr>
                <w:sz w:val="20"/>
              </w:rPr>
            </w:pPr>
          </w:p>
        </w:tc>
        <w:tc>
          <w:tcPr>
            <w:tcW w:w="900" w:type="dxa"/>
          </w:tcPr>
          <w:p w14:paraId="68F794E2" w14:textId="77777777" w:rsidR="00F7697D" w:rsidRPr="00F25BF8" w:rsidRDefault="00F7697D" w:rsidP="00F7697D">
            <w:pPr>
              <w:contextualSpacing/>
              <w:jc w:val="center"/>
              <w:rPr>
                <w:sz w:val="20"/>
              </w:rPr>
            </w:pPr>
          </w:p>
        </w:tc>
        <w:tc>
          <w:tcPr>
            <w:tcW w:w="1022" w:type="dxa"/>
          </w:tcPr>
          <w:p w14:paraId="7D17A107" w14:textId="77777777" w:rsidR="00F7697D" w:rsidRPr="00F25BF8" w:rsidRDefault="00F7697D" w:rsidP="00F7697D">
            <w:pPr>
              <w:contextualSpacing/>
              <w:jc w:val="center"/>
              <w:rPr>
                <w:sz w:val="20"/>
              </w:rPr>
            </w:pPr>
          </w:p>
        </w:tc>
        <w:tc>
          <w:tcPr>
            <w:tcW w:w="1023" w:type="dxa"/>
          </w:tcPr>
          <w:p w14:paraId="0E897E36" w14:textId="77777777" w:rsidR="00F7697D" w:rsidRPr="00F25BF8" w:rsidRDefault="00F7697D" w:rsidP="00F7697D">
            <w:pPr>
              <w:contextualSpacing/>
              <w:jc w:val="center"/>
              <w:rPr>
                <w:sz w:val="20"/>
              </w:rPr>
            </w:pPr>
          </w:p>
        </w:tc>
        <w:tc>
          <w:tcPr>
            <w:tcW w:w="2040" w:type="dxa"/>
          </w:tcPr>
          <w:p w14:paraId="4BBB8A0D" w14:textId="77777777" w:rsidR="00F7697D" w:rsidRPr="00F25BF8" w:rsidRDefault="00F7697D" w:rsidP="00F7697D">
            <w:pPr>
              <w:contextualSpacing/>
              <w:jc w:val="center"/>
              <w:rPr>
                <w:sz w:val="20"/>
              </w:rPr>
            </w:pPr>
          </w:p>
        </w:tc>
        <w:tc>
          <w:tcPr>
            <w:tcW w:w="1800" w:type="dxa"/>
          </w:tcPr>
          <w:p w14:paraId="74ABE38B" w14:textId="77777777" w:rsidR="00F7697D" w:rsidRPr="00F25BF8" w:rsidRDefault="00F7697D" w:rsidP="00F7697D">
            <w:pPr>
              <w:contextualSpacing/>
              <w:jc w:val="center"/>
              <w:rPr>
                <w:sz w:val="20"/>
              </w:rPr>
            </w:pPr>
          </w:p>
        </w:tc>
        <w:tc>
          <w:tcPr>
            <w:tcW w:w="1418" w:type="dxa"/>
          </w:tcPr>
          <w:p w14:paraId="01454F00" w14:textId="77777777" w:rsidR="00F7697D" w:rsidRPr="00F25BF8" w:rsidRDefault="00F7697D" w:rsidP="00F7697D">
            <w:pPr>
              <w:contextualSpacing/>
              <w:jc w:val="center"/>
              <w:rPr>
                <w:sz w:val="20"/>
              </w:rPr>
            </w:pPr>
          </w:p>
        </w:tc>
        <w:tc>
          <w:tcPr>
            <w:tcW w:w="1897" w:type="dxa"/>
          </w:tcPr>
          <w:p w14:paraId="5AF45E15" w14:textId="77777777" w:rsidR="00F7697D" w:rsidRPr="00F25BF8" w:rsidRDefault="00F7697D" w:rsidP="00F7697D">
            <w:pPr>
              <w:contextualSpacing/>
              <w:jc w:val="center"/>
              <w:rPr>
                <w:sz w:val="20"/>
              </w:rPr>
            </w:pPr>
          </w:p>
        </w:tc>
      </w:tr>
    </w:tbl>
    <w:p w14:paraId="4798CC5F" w14:textId="77777777" w:rsidR="00F7697D" w:rsidRPr="00F25BF8" w:rsidRDefault="00F7697D" w:rsidP="00F7697D">
      <w:pPr>
        <w:spacing w:after="0" w:line="240" w:lineRule="auto"/>
        <w:contextualSpacing/>
        <w:rPr>
          <w:rFonts w:eastAsia="SimSun"/>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F25BF8" w14:paraId="39FB70B9" w14:textId="77777777" w:rsidTr="00736DFE">
        <w:trPr>
          <w:jc w:val="center"/>
        </w:trPr>
        <w:tc>
          <w:tcPr>
            <w:tcW w:w="1795" w:type="dxa"/>
          </w:tcPr>
          <w:p w14:paraId="4BE541A3" w14:textId="084C7A6D"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Field Purpose 116</w:t>
            </w:r>
          </w:p>
        </w:tc>
        <w:tc>
          <w:tcPr>
            <w:tcW w:w="4111" w:type="dxa"/>
          </w:tcPr>
          <w:p w14:paraId="3513DDFC" w14:textId="451DED6B"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Why Fallow 117</w:t>
            </w:r>
          </w:p>
        </w:tc>
        <w:tc>
          <w:tcPr>
            <w:tcW w:w="7079" w:type="dxa"/>
            <w:gridSpan w:val="3"/>
          </w:tcPr>
          <w:p w14:paraId="5637E93B" w14:textId="6D094E07"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Crop Code 118</w:t>
            </w:r>
          </w:p>
        </w:tc>
      </w:tr>
      <w:tr w:rsidR="00736DFE" w:rsidRPr="00F25BF8" w14:paraId="73243F46" w14:textId="77777777" w:rsidTr="00736DFE">
        <w:trPr>
          <w:jc w:val="center"/>
        </w:trPr>
        <w:tc>
          <w:tcPr>
            <w:tcW w:w="1795" w:type="dxa"/>
          </w:tcPr>
          <w:p w14:paraId="7E203F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1=Farmed this field</w:t>
            </w:r>
          </w:p>
          <w:p w14:paraId="362EFB3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2=Left this field fallow</w:t>
            </w:r>
          </w:p>
          <w:p w14:paraId="436932B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3=Left this field in improved fallow</w:t>
            </w:r>
          </w:p>
          <w:p w14:paraId="35CAA0D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4=Used this field as pasture/other non-agricultural use</w:t>
            </w:r>
          </w:p>
        </w:tc>
        <w:tc>
          <w:tcPr>
            <w:tcW w:w="4111" w:type="dxa"/>
          </w:tcPr>
          <w:p w14:paraId="3989519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640AEC0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2=Protect from floods</w:t>
            </w:r>
          </w:p>
          <w:p w14:paraId="120CFBB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17227AE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20D178F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1F1B349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71BC4A0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7=Strengthen ability to bequeathland to children</w:t>
            </w:r>
          </w:p>
          <w:p w14:paraId="5F7201CE"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33BC2C7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2880" w:type="dxa"/>
          </w:tcPr>
          <w:p w14:paraId="5502383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1=Local maize</w:t>
            </w:r>
          </w:p>
          <w:p w14:paraId="5133097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2DFF0D9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3=Hybrid maize</w:t>
            </w:r>
          </w:p>
          <w:p w14:paraId="2CBA5C1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4=Cassava</w:t>
            </w:r>
          </w:p>
          <w:p w14:paraId="046C85B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5=Sweet potato</w:t>
            </w:r>
          </w:p>
          <w:p w14:paraId="5252E51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6=Irish potato</w:t>
            </w:r>
          </w:p>
          <w:p w14:paraId="512BB03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7=Groundnet</w:t>
            </w:r>
          </w:p>
          <w:p w14:paraId="141440C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8=Ground bean (Nzama)</w:t>
            </w:r>
          </w:p>
          <w:p w14:paraId="680572A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9=Rice</w:t>
            </w:r>
          </w:p>
          <w:p w14:paraId="340D17A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10=Finger millet (mawere)</w:t>
            </w:r>
          </w:p>
        </w:tc>
        <w:tc>
          <w:tcPr>
            <w:tcW w:w="2298" w:type="dxa"/>
          </w:tcPr>
          <w:p w14:paraId="75518CC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11=Sorghum</w:t>
            </w:r>
          </w:p>
          <w:p w14:paraId="54938F9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12=Pearl millet (mchewere)</w:t>
            </w:r>
          </w:p>
          <w:p w14:paraId="3BF80B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13=Bean</w:t>
            </w:r>
          </w:p>
          <w:p w14:paraId="35D9C10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14=Soyabean</w:t>
            </w:r>
          </w:p>
          <w:p w14:paraId="7DCE671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15=Pigeon Peas</w:t>
            </w:r>
          </w:p>
          <w:p w14:paraId="7255660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5138B6E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07CD559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18=Cotton</w:t>
            </w:r>
          </w:p>
          <w:p w14:paraId="6B5A73D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1901" w:type="dxa"/>
          </w:tcPr>
          <w:p w14:paraId="081B49C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20=Cabbage Tanaposi</w:t>
            </w:r>
          </w:p>
          <w:p w14:paraId="19EA8AE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21=Nkhwani</w:t>
            </w:r>
          </w:p>
          <w:p w14:paraId="55DF5C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22=Therere/Okra</w:t>
            </w:r>
          </w:p>
          <w:p w14:paraId="74DCC39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23=Tomato</w:t>
            </w:r>
          </w:p>
          <w:p w14:paraId="5448142D"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24=Onion</w:t>
            </w:r>
          </w:p>
          <w:p w14:paraId="6C3AF5A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25=Peas</w:t>
            </w:r>
          </w:p>
          <w:p w14:paraId="2CEF432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71EF818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27=Sunflower</w:t>
            </w:r>
          </w:p>
          <w:p w14:paraId="0C494D3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509C49C7" w14:textId="77777777" w:rsidR="00F7697D" w:rsidRPr="00F25BF8" w:rsidRDefault="00F7697D" w:rsidP="00F7697D">
      <w:pPr>
        <w:spacing w:after="0" w:line="240" w:lineRule="auto"/>
        <w:contextualSpacing/>
        <w:rPr>
          <w:rFonts w:eastAsia="SimSun"/>
        </w:rPr>
      </w:pPr>
      <w:r w:rsidRPr="00F25BF8">
        <w:rPr>
          <w:rFonts w:eastAsia="SimSun"/>
        </w:rPr>
        <w:br w:type="page"/>
      </w:r>
    </w:p>
    <w:p w14:paraId="16C7401F" w14:textId="2365B2C6" w:rsidR="00F7697D" w:rsidRPr="00F25BF8" w:rsidRDefault="00736DFE" w:rsidP="00F7697D">
      <w:pPr>
        <w:spacing w:after="0" w:line="240" w:lineRule="auto"/>
        <w:contextualSpacing/>
        <w:rPr>
          <w:rFonts w:eastAsia="Times New Roman" w:cs="Times New Roman"/>
          <w:b/>
          <w:bCs/>
        </w:rPr>
      </w:pPr>
      <w:r>
        <w:rPr>
          <w:rFonts w:eastAsia="Times New Roman" w:cs="Times New Roman"/>
          <w:b/>
          <w:bCs/>
        </w:rPr>
        <w:t>SECTION I.</w:t>
      </w:r>
      <w:r w:rsidR="00F7697D" w:rsidRPr="00F25BF8">
        <w:rPr>
          <w:rFonts w:eastAsia="Times New Roman" w:cs="Times New Roman"/>
          <w:b/>
          <w:bCs/>
        </w:rPr>
        <w:t xml:space="preserve"> FIELD OVERVIEW (Continued)</w:t>
      </w:r>
    </w:p>
    <w:p w14:paraId="74F39D28" w14:textId="77777777" w:rsidR="00F7697D" w:rsidRPr="00F25BF8" w:rsidRDefault="00F7697D" w:rsidP="00F7697D">
      <w:pPr>
        <w:spacing w:after="0" w:line="240" w:lineRule="auto"/>
        <w:contextualSpacing/>
        <w:rPr>
          <w:rFonts w:eastAsia="SimSun"/>
        </w:rPr>
      </w:pPr>
    </w:p>
    <w:tbl>
      <w:tblPr>
        <w:tblStyle w:val="TableGrid2"/>
        <w:tblW w:w="12898" w:type="dxa"/>
        <w:jc w:val="center"/>
        <w:tblCellMar>
          <w:left w:w="29" w:type="dxa"/>
          <w:right w:w="29" w:type="dxa"/>
        </w:tblCellMar>
        <w:tblLook w:val="04A0" w:firstRow="1" w:lastRow="0" w:firstColumn="1" w:lastColumn="0" w:noHBand="0" w:noVBand="1"/>
      </w:tblPr>
      <w:tblGrid>
        <w:gridCol w:w="696"/>
        <w:gridCol w:w="2057"/>
        <w:gridCol w:w="1425"/>
        <w:gridCol w:w="1714"/>
        <w:gridCol w:w="1717"/>
        <w:gridCol w:w="1222"/>
        <w:gridCol w:w="1395"/>
        <w:gridCol w:w="1439"/>
        <w:gridCol w:w="1233"/>
      </w:tblGrid>
      <w:tr w:rsidR="006873C7" w:rsidRPr="00F25BF8" w14:paraId="26482719" w14:textId="77777777" w:rsidTr="006873C7">
        <w:trPr>
          <w:trHeight w:val="20"/>
          <w:jc w:val="center"/>
        </w:trPr>
        <w:tc>
          <w:tcPr>
            <w:tcW w:w="696" w:type="dxa"/>
            <w:vMerge w:val="restart"/>
          </w:tcPr>
          <w:p w14:paraId="40E0F4B4" w14:textId="77777777" w:rsidR="006873C7" w:rsidRPr="00F25BF8" w:rsidRDefault="006873C7" w:rsidP="00F7697D">
            <w:pPr>
              <w:contextualSpacing/>
              <w:jc w:val="center"/>
              <w:rPr>
                <w:sz w:val="20"/>
              </w:rPr>
            </w:pPr>
            <w:r w:rsidRPr="00F25BF8">
              <w:rPr>
                <w:sz w:val="20"/>
              </w:rPr>
              <w:t>Field</w:t>
            </w:r>
          </w:p>
        </w:tc>
        <w:tc>
          <w:tcPr>
            <w:tcW w:w="2057" w:type="dxa"/>
            <w:vMerge w:val="restart"/>
          </w:tcPr>
          <w:p w14:paraId="0263BCFD" w14:textId="77777777" w:rsidR="006873C7" w:rsidRPr="00F25BF8" w:rsidRDefault="006873C7" w:rsidP="006873C7">
            <w:pPr>
              <w:kinsoku w:val="0"/>
              <w:overflowPunct w:val="0"/>
              <w:autoSpaceDE w:val="0"/>
              <w:autoSpaceDN w:val="0"/>
              <w:adjustRightInd w:val="0"/>
              <w:contextualSpacing/>
              <w:jc w:val="center"/>
              <w:rPr>
                <w:rFonts w:cs="Times New Roman"/>
                <w:sz w:val="20"/>
              </w:rPr>
            </w:pPr>
            <w:r>
              <w:rPr>
                <w:rFonts w:cs="Times New Roman"/>
                <w:sz w:val="20"/>
              </w:rPr>
              <w:t>I</w:t>
            </w:r>
            <w:r w:rsidRPr="00F25BF8">
              <w:rPr>
                <w:rFonts w:cs="Times New Roman"/>
                <w:sz w:val="20"/>
              </w:rPr>
              <w:t>8. What year did you household acquire this field?</w:t>
            </w:r>
          </w:p>
          <w:p w14:paraId="5E53830E" w14:textId="4755EA49" w:rsidR="006873C7" w:rsidRPr="00F25BF8" w:rsidRDefault="006873C7" w:rsidP="00F7697D">
            <w:pPr>
              <w:kinsoku w:val="0"/>
              <w:overflowPunct w:val="0"/>
              <w:autoSpaceDE w:val="0"/>
              <w:autoSpaceDN w:val="0"/>
              <w:adjustRightInd w:val="0"/>
              <w:contextualSpacing/>
              <w:jc w:val="center"/>
              <w:rPr>
                <w:rFonts w:cs="Times New Roman"/>
                <w:sz w:val="20"/>
              </w:rPr>
            </w:pPr>
            <w:r w:rsidRPr="00F25BF8">
              <w:rPr>
                <w:rFonts w:cs="Times New Roman"/>
                <w:sz w:val="20"/>
              </w:rPr>
              <w:t>If they don't know because it has been in the family a long time, enter 777</w:t>
            </w:r>
          </w:p>
        </w:tc>
        <w:tc>
          <w:tcPr>
            <w:tcW w:w="1425" w:type="dxa"/>
            <w:vMerge w:val="restart"/>
          </w:tcPr>
          <w:p w14:paraId="33F7C54E" w14:textId="659143AF" w:rsidR="006873C7" w:rsidRPr="006873C7" w:rsidRDefault="006873C7" w:rsidP="00F7697D">
            <w:pPr>
              <w:kinsoku w:val="0"/>
              <w:overflowPunct w:val="0"/>
              <w:autoSpaceDE w:val="0"/>
              <w:autoSpaceDN w:val="0"/>
              <w:adjustRightInd w:val="0"/>
              <w:contextualSpacing/>
              <w:jc w:val="center"/>
              <w:rPr>
                <w:rFonts w:cs="Times New Roman"/>
                <w:color w:val="0000FF"/>
                <w:sz w:val="20"/>
              </w:rPr>
            </w:pPr>
            <w:r w:rsidRPr="006873C7">
              <w:rPr>
                <w:rFonts w:cs="Times New Roman"/>
                <w:color w:val="0000FF"/>
                <w:sz w:val="20"/>
              </w:rPr>
              <w:t xml:space="preserve">What year did you clear the field? </w:t>
            </w:r>
          </w:p>
        </w:tc>
        <w:tc>
          <w:tcPr>
            <w:tcW w:w="1714" w:type="dxa"/>
            <w:vMerge w:val="restart"/>
          </w:tcPr>
          <w:p w14:paraId="10DE6B51" w14:textId="77777777" w:rsidR="006873C7" w:rsidRPr="006873C7" w:rsidRDefault="006873C7" w:rsidP="00F7697D">
            <w:pPr>
              <w:kinsoku w:val="0"/>
              <w:overflowPunct w:val="0"/>
              <w:autoSpaceDE w:val="0"/>
              <w:autoSpaceDN w:val="0"/>
              <w:adjustRightInd w:val="0"/>
              <w:contextualSpacing/>
              <w:jc w:val="center"/>
              <w:rPr>
                <w:rFonts w:cs="Times New Roman"/>
                <w:color w:val="0000FF"/>
                <w:sz w:val="20"/>
              </w:rPr>
            </w:pPr>
            <w:r w:rsidRPr="006873C7">
              <w:rPr>
                <w:rFonts w:cs="Times New Roman"/>
                <w:color w:val="0000FF"/>
                <w:sz w:val="20"/>
              </w:rPr>
              <w:t xml:space="preserve">If land was allocated, </w:t>
            </w:r>
          </w:p>
          <w:p w14:paraId="48E52804" w14:textId="4299E21B" w:rsidR="006873C7" w:rsidRPr="00F25BF8" w:rsidRDefault="006873C7" w:rsidP="00F7697D">
            <w:pPr>
              <w:kinsoku w:val="0"/>
              <w:overflowPunct w:val="0"/>
              <w:autoSpaceDE w:val="0"/>
              <w:autoSpaceDN w:val="0"/>
              <w:adjustRightInd w:val="0"/>
              <w:contextualSpacing/>
              <w:jc w:val="center"/>
              <w:rPr>
                <w:rFonts w:cs="Times New Roman"/>
                <w:sz w:val="20"/>
              </w:rPr>
            </w:pPr>
            <w:r w:rsidRPr="006873C7">
              <w:rPr>
                <w:rFonts w:cs="Times New Roman"/>
                <w:color w:val="0000FF"/>
                <w:sz w:val="20"/>
              </w:rPr>
              <w:t>what is the name of the headperson or chief?</w:t>
            </w:r>
            <w:r>
              <w:rPr>
                <w:rFonts w:cs="Times New Roman"/>
                <w:sz w:val="20"/>
              </w:rPr>
              <w:t xml:space="preserve"> </w:t>
            </w:r>
          </w:p>
        </w:tc>
        <w:tc>
          <w:tcPr>
            <w:tcW w:w="1717" w:type="dxa"/>
            <w:vMerge w:val="restart"/>
          </w:tcPr>
          <w:p w14:paraId="38BC0A58" w14:textId="2483EDAB" w:rsidR="006873C7" w:rsidRPr="006873C7" w:rsidRDefault="006873C7" w:rsidP="006873C7">
            <w:pPr>
              <w:kinsoku w:val="0"/>
              <w:overflowPunct w:val="0"/>
              <w:autoSpaceDE w:val="0"/>
              <w:autoSpaceDN w:val="0"/>
              <w:adjustRightInd w:val="0"/>
              <w:contextualSpacing/>
              <w:rPr>
                <w:rFonts w:cs="Times New Roman"/>
                <w:color w:val="0000FF"/>
                <w:sz w:val="20"/>
              </w:rPr>
            </w:pPr>
            <w:r w:rsidRPr="006873C7">
              <w:rPr>
                <w:rFonts w:cs="Times New Roman"/>
                <w:color w:val="0000FF"/>
                <w:sz w:val="20"/>
              </w:rPr>
              <w:t xml:space="preserve"> If not inherited, how much did you pay to acquire this land? </w:t>
            </w:r>
          </w:p>
        </w:tc>
        <w:tc>
          <w:tcPr>
            <w:tcW w:w="1222" w:type="dxa"/>
            <w:vMerge w:val="restart"/>
          </w:tcPr>
          <w:p w14:paraId="6400992F" w14:textId="30F4B09B" w:rsidR="006873C7" w:rsidRPr="00736DFE" w:rsidRDefault="006873C7" w:rsidP="00F7697D">
            <w:pPr>
              <w:kinsoku w:val="0"/>
              <w:overflowPunct w:val="0"/>
              <w:autoSpaceDE w:val="0"/>
              <w:autoSpaceDN w:val="0"/>
              <w:adjustRightInd w:val="0"/>
              <w:contextualSpacing/>
              <w:jc w:val="center"/>
              <w:rPr>
                <w:rFonts w:cs="Times New Roman"/>
                <w:i/>
                <w:sz w:val="20"/>
              </w:rPr>
            </w:pPr>
          </w:p>
        </w:tc>
        <w:tc>
          <w:tcPr>
            <w:tcW w:w="2834" w:type="dxa"/>
            <w:gridSpan w:val="2"/>
            <w:tcBorders>
              <w:bottom w:val="nil"/>
            </w:tcBorders>
          </w:tcPr>
          <w:p w14:paraId="069F9EC8" w14:textId="195D7240" w:rsidR="006873C7" w:rsidRPr="00F25BF8" w:rsidRDefault="006873C7" w:rsidP="00F7697D">
            <w:pPr>
              <w:kinsoku w:val="0"/>
              <w:overflowPunct w:val="0"/>
              <w:autoSpaceDE w:val="0"/>
              <w:autoSpaceDN w:val="0"/>
              <w:adjustRightInd w:val="0"/>
              <w:contextualSpacing/>
              <w:jc w:val="center"/>
              <w:rPr>
                <w:rFonts w:cs="Times New Roman"/>
                <w:sz w:val="20"/>
              </w:rPr>
            </w:pPr>
          </w:p>
        </w:tc>
        <w:tc>
          <w:tcPr>
            <w:tcW w:w="1233" w:type="dxa"/>
            <w:vMerge w:val="restart"/>
          </w:tcPr>
          <w:p w14:paraId="3A7B4663" w14:textId="04CF5D45" w:rsidR="006873C7" w:rsidRPr="00F25BF8" w:rsidRDefault="006873C7" w:rsidP="00736DFE">
            <w:pPr>
              <w:kinsoku w:val="0"/>
              <w:overflowPunct w:val="0"/>
              <w:autoSpaceDE w:val="0"/>
              <w:autoSpaceDN w:val="0"/>
              <w:adjustRightInd w:val="0"/>
              <w:contextualSpacing/>
              <w:jc w:val="center"/>
              <w:rPr>
                <w:rFonts w:cs="Times New Roman"/>
                <w:sz w:val="20"/>
              </w:rPr>
            </w:pPr>
          </w:p>
        </w:tc>
      </w:tr>
      <w:tr w:rsidR="006873C7" w:rsidRPr="00F25BF8" w14:paraId="19CB6BC7" w14:textId="77777777" w:rsidTr="006873C7">
        <w:trPr>
          <w:trHeight w:val="20"/>
          <w:jc w:val="center"/>
        </w:trPr>
        <w:tc>
          <w:tcPr>
            <w:tcW w:w="696" w:type="dxa"/>
            <w:vMerge/>
          </w:tcPr>
          <w:p w14:paraId="3910A979" w14:textId="3FC7B4A1" w:rsidR="006873C7" w:rsidRPr="00F25BF8" w:rsidRDefault="006873C7" w:rsidP="00F7697D">
            <w:pPr>
              <w:contextualSpacing/>
              <w:jc w:val="center"/>
              <w:rPr>
                <w:sz w:val="20"/>
              </w:rPr>
            </w:pPr>
          </w:p>
        </w:tc>
        <w:tc>
          <w:tcPr>
            <w:tcW w:w="2057" w:type="dxa"/>
            <w:vMerge/>
          </w:tcPr>
          <w:p w14:paraId="4F42540F" w14:textId="77777777" w:rsidR="006873C7" w:rsidRPr="00F25BF8" w:rsidRDefault="006873C7" w:rsidP="00F7697D">
            <w:pPr>
              <w:kinsoku w:val="0"/>
              <w:overflowPunct w:val="0"/>
              <w:autoSpaceDE w:val="0"/>
              <w:autoSpaceDN w:val="0"/>
              <w:adjustRightInd w:val="0"/>
              <w:contextualSpacing/>
              <w:jc w:val="center"/>
              <w:rPr>
                <w:rFonts w:cs="Times New Roman"/>
                <w:sz w:val="20"/>
              </w:rPr>
            </w:pPr>
          </w:p>
        </w:tc>
        <w:tc>
          <w:tcPr>
            <w:tcW w:w="1425" w:type="dxa"/>
            <w:vMerge/>
          </w:tcPr>
          <w:p w14:paraId="3E9F99C4" w14:textId="77777777" w:rsidR="006873C7" w:rsidRPr="00F25BF8" w:rsidRDefault="006873C7" w:rsidP="00F7697D">
            <w:pPr>
              <w:kinsoku w:val="0"/>
              <w:overflowPunct w:val="0"/>
              <w:autoSpaceDE w:val="0"/>
              <w:autoSpaceDN w:val="0"/>
              <w:adjustRightInd w:val="0"/>
              <w:contextualSpacing/>
              <w:jc w:val="center"/>
              <w:rPr>
                <w:rFonts w:cs="Times New Roman"/>
                <w:b/>
                <w:sz w:val="20"/>
              </w:rPr>
            </w:pPr>
          </w:p>
        </w:tc>
        <w:tc>
          <w:tcPr>
            <w:tcW w:w="1714" w:type="dxa"/>
            <w:vMerge/>
          </w:tcPr>
          <w:p w14:paraId="0BDAD7A3" w14:textId="77777777" w:rsidR="006873C7" w:rsidRPr="00F25BF8" w:rsidRDefault="006873C7" w:rsidP="00F7697D">
            <w:pPr>
              <w:kinsoku w:val="0"/>
              <w:overflowPunct w:val="0"/>
              <w:autoSpaceDE w:val="0"/>
              <w:autoSpaceDN w:val="0"/>
              <w:adjustRightInd w:val="0"/>
              <w:contextualSpacing/>
              <w:jc w:val="center"/>
              <w:rPr>
                <w:rFonts w:cs="Times New Roman"/>
                <w:b/>
                <w:sz w:val="20"/>
              </w:rPr>
            </w:pPr>
          </w:p>
        </w:tc>
        <w:tc>
          <w:tcPr>
            <w:tcW w:w="1717" w:type="dxa"/>
            <w:vMerge/>
          </w:tcPr>
          <w:p w14:paraId="658F3D1D" w14:textId="77777777" w:rsidR="006873C7" w:rsidRPr="00F25BF8" w:rsidRDefault="006873C7" w:rsidP="00F7697D">
            <w:pPr>
              <w:kinsoku w:val="0"/>
              <w:overflowPunct w:val="0"/>
              <w:autoSpaceDE w:val="0"/>
              <w:autoSpaceDN w:val="0"/>
              <w:adjustRightInd w:val="0"/>
              <w:contextualSpacing/>
              <w:jc w:val="center"/>
              <w:rPr>
                <w:rFonts w:cs="Times New Roman"/>
                <w:b/>
                <w:sz w:val="20"/>
              </w:rPr>
            </w:pPr>
          </w:p>
        </w:tc>
        <w:tc>
          <w:tcPr>
            <w:tcW w:w="1222" w:type="dxa"/>
            <w:vMerge/>
          </w:tcPr>
          <w:p w14:paraId="43286484" w14:textId="77777777" w:rsidR="006873C7" w:rsidRPr="00F25BF8" w:rsidRDefault="006873C7" w:rsidP="00F7697D">
            <w:pPr>
              <w:kinsoku w:val="0"/>
              <w:overflowPunct w:val="0"/>
              <w:autoSpaceDE w:val="0"/>
              <w:autoSpaceDN w:val="0"/>
              <w:adjustRightInd w:val="0"/>
              <w:contextualSpacing/>
              <w:jc w:val="center"/>
              <w:rPr>
                <w:rFonts w:cs="Times New Roman"/>
                <w:sz w:val="20"/>
              </w:rPr>
            </w:pPr>
          </w:p>
        </w:tc>
        <w:tc>
          <w:tcPr>
            <w:tcW w:w="1395" w:type="dxa"/>
            <w:tcBorders>
              <w:top w:val="nil"/>
              <w:right w:val="nil"/>
            </w:tcBorders>
          </w:tcPr>
          <w:p w14:paraId="75B40B08" w14:textId="0CF475F2" w:rsidR="006873C7" w:rsidRPr="00F25BF8" w:rsidRDefault="006873C7" w:rsidP="00F7697D">
            <w:pPr>
              <w:contextualSpacing/>
              <w:jc w:val="center"/>
              <w:rPr>
                <w:rFonts w:cs="Times New Roman"/>
                <w:sz w:val="20"/>
              </w:rPr>
            </w:pPr>
          </w:p>
        </w:tc>
        <w:tc>
          <w:tcPr>
            <w:tcW w:w="1439" w:type="dxa"/>
            <w:tcBorders>
              <w:top w:val="nil"/>
              <w:left w:val="nil"/>
            </w:tcBorders>
          </w:tcPr>
          <w:p w14:paraId="63BEAD30" w14:textId="7BBB0079" w:rsidR="006873C7" w:rsidRPr="00F25BF8" w:rsidRDefault="006873C7" w:rsidP="006873C7">
            <w:pPr>
              <w:contextualSpacing/>
              <w:jc w:val="center"/>
              <w:rPr>
                <w:rFonts w:cs="Times New Roman"/>
                <w:sz w:val="20"/>
              </w:rPr>
            </w:pPr>
          </w:p>
        </w:tc>
        <w:tc>
          <w:tcPr>
            <w:tcW w:w="1233" w:type="dxa"/>
            <w:vMerge/>
          </w:tcPr>
          <w:p w14:paraId="25070805" w14:textId="77777777" w:rsidR="006873C7" w:rsidRPr="00F25BF8" w:rsidRDefault="006873C7" w:rsidP="00F7697D">
            <w:pPr>
              <w:kinsoku w:val="0"/>
              <w:overflowPunct w:val="0"/>
              <w:autoSpaceDE w:val="0"/>
              <w:autoSpaceDN w:val="0"/>
              <w:adjustRightInd w:val="0"/>
              <w:contextualSpacing/>
              <w:jc w:val="center"/>
              <w:rPr>
                <w:rFonts w:cs="Times New Roman"/>
                <w:sz w:val="20"/>
              </w:rPr>
            </w:pPr>
          </w:p>
        </w:tc>
      </w:tr>
      <w:tr w:rsidR="006873C7" w:rsidRPr="00F25BF8" w14:paraId="7A5C6B19" w14:textId="77777777" w:rsidTr="006873C7">
        <w:trPr>
          <w:trHeight w:val="20"/>
          <w:jc w:val="center"/>
        </w:trPr>
        <w:tc>
          <w:tcPr>
            <w:tcW w:w="696" w:type="dxa"/>
          </w:tcPr>
          <w:p w14:paraId="2BF28178" w14:textId="77777777"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057" w:type="dxa"/>
          </w:tcPr>
          <w:p w14:paraId="115D99B6" w14:textId="4609CB16"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r w:rsidRPr="00F25BF8">
              <w:rPr>
                <w:rFonts w:cs="Times New Roman"/>
                <w:b/>
                <w:bCs/>
                <w:spacing w:val="1"/>
                <w:w w:val="105"/>
                <w:sz w:val="18"/>
                <w:szCs w:val="18"/>
              </w:rPr>
              <w:t>year_acquire</w:t>
            </w:r>
          </w:p>
        </w:tc>
        <w:tc>
          <w:tcPr>
            <w:tcW w:w="1425" w:type="dxa"/>
          </w:tcPr>
          <w:p w14:paraId="4EDE88AC" w14:textId="64A93DB0"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p>
        </w:tc>
        <w:tc>
          <w:tcPr>
            <w:tcW w:w="1714" w:type="dxa"/>
          </w:tcPr>
          <w:p w14:paraId="4A2E191B" w14:textId="640666F9"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p>
        </w:tc>
        <w:tc>
          <w:tcPr>
            <w:tcW w:w="1717" w:type="dxa"/>
          </w:tcPr>
          <w:p w14:paraId="65860CDA" w14:textId="3333C481" w:rsidR="006873C7" w:rsidRPr="00F25BF8" w:rsidRDefault="006873C7" w:rsidP="00F7697D">
            <w:pPr>
              <w:kinsoku w:val="0"/>
              <w:overflowPunct w:val="0"/>
              <w:autoSpaceDE w:val="0"/>
              <w:autoSpaceDN w:val="0"/>
              <w:adjustRightInd w:val="0"/>
              <w:ind w:right="8"/>
              <w:contextualSpacing/>
              <w:jc w:val="center"/>
              <w:rPr>
                <w:rFonts w:cs="Times New Roman"/>
                <w:b/>
                <w:bCs/>
                <w:spacing w:val="1"/>
                <w:w w:val="105"/>
                <w:sz w:val="18"/>
                <w:szCs w:val="18"/>
              </w:rPr>
            </w:pPr>
          </w:p>
        </w:tc>
        <w:tc>
          <w:tcPr>
            <w:tcW w:w="1222" w:type="dxa"/>
          </w:tcPr>
          <w:p w14:paraId="62A8048C" w14:textId="4EDA9931"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c>
          <w:tcPr>
            <w:tcW w:w="1395" w:type="dxa"/>
          </w:tcPr>
          <w:p w14:paraId="62C36AA4" w14:textId="1CE31648"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c>
          <w:tcPr>
            <w:tcW w:w="1439" w:type="dxa"/>
          </w:tcPr>
          <w:p w14:paraId="7DDEF21C" w14:textId="2239C263"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c>
          <w:tcPr>
            <w:tcW w:w="1233" w:type="dxa"/>
          </w:tcPr>
          <w:p w14:paraId="6CFB28E3" w14:textId="00C0F04D" w:rsidR="006873C7" w:rsidRPr="00F25BF8" w:rsidRDefault="006873C7" w:rsidP="00F7697D">
            <w:pPr>
              <w:kinsoku w:val="0"/>
              <w:overflowPunct w:val="0"/>
              <w:autoSpaceDE w:val="0"/>
              <w:autoSpaceDN w:val="0"/>
              <w:adjustRightInd w:val="0"/>
              <w:contextualSpacing/>
              <w:jc w:val="center"/>
              <w:rPr>
                <w:rFonts w:cs="Times New Roman"/>
                <w:b/>
                <w:bCs/>
                <w:spacing w:val="1"/>
                <w:w w:val="105"/>
                <w:sz w:val="18"/>
                <w:szCs w:val="18"/>
              </w:rPr>
            </w:pPr>
          </w:p>
        </w:tc>
      </w:tr>
      <w:tr w:rsidR="006873C7" w:rsidRPr="00F25BF8" w14:paraId="4E508DB2" w14:textId="77777777" w:rsidTr="006873C7">
        <w:trPr>
          <w:trHeight w:val="20"/>
          <w:jc w:val="center"/>
        </w:trPr>
        <w:tc>
          <w:tcPr>
            <w:tcW w:w="696" w:type="dxa"/>
          </w:tcPr>
          <w:p w14:paraId="468587CE" w14:textId="77777777" w:rsidR="006873C7" w:rsidRPr="00F25BF8" w:rsidRDefault="006873C7" w:rsidP="00F7697D">
            <w:pPr>
              <w:contextualSpacing/>
              <w:jc w:val="center"/>
              <w:rPr>
                <w:sz w:val="20"/>
              </w:rPr>
            </w:pPr>
            <w:r w:rsidRPr="00F25BF8">
              <w:rPr>
                <w:sz w:val="20"/>
              </w:rPr>
              <w:t>1</w:t>
            </w:r>
          </w:p>
        </w:tc>
        <w:tc>
          <w:tcPr>
            <w:tcW w:w="2057" w:type="dxa"/>
          </w:tcPr>
          <w:p w14:paraId="0BB7CF11" w14:textId="77777777" w:rsidR="006873C7" w:rsidRPr="00F25BF8" w:rsidRDefault="006873C7" w:rsidP="00F7697D">
            <w:pPr>
              <w:contextualSpacing/>
              <w:jc w:val="center"/>
            </w:pPr>
          </w:p>
        </w:tc>
        <w:tc>
          <w:tcPr>
            <w:tcW w:w="1425" w:type="dxa"/>
          </w:tcPr>
          <w:p w14:paraId="258F81DD" w14:textId="77777777" w:rsidR="006873C7" w:rsidRPr="00F25BF8" w:rsidRDefault="006873C7" w:rsidP="00F7697D">
            <w:pPr>
              <w:contextualSpacing/>
              <w:jc w:val="center"/>
            </w:pPr>
          </w:p>
        </w:tc>
        <w:tc>
          <w:tcPr>
            <w:tcW w:w="1714" w:type="dxa"/>
          </w:tcPr>
          <w:p w14:paraId="0D75C817" w14:textId="77777777" w:rsidR="006873C7" w:rsidRPr="00F25BF8" w:rsidRDefault="006873C7" w:rsidP="00F7697D">
            <w:pPr>
              <w:contextualSpacing/>
              <w:jc w:val="center"/>
            </w:pPr>
          </w:p>
        </w:tc>
        <w:tc>
          <w:tcPr>
            <w:tcW w:w="1717" w:type="dxa"/>
          </w:tcPr>
          <w:p w14:paraId="7A89D4CC" w14:textId="77777777" w:rsidR="006873C7" w:rsidRPr="00F25BF8" w:rsidRDefault="006873C7" w:rsidP="00F7697D">
            <w:pPr>
              <w:contextualSpacing/>
              <w:jc w:val="center"/>
            </w:pPr>
          </w:p>
        </w:tc>
        <w:tc>
          <w:tcPr>
            <w:tcW w:w="1222" w:type="dxa"/>
          </w:tcPr>
          <w:p w14:paraId="14B58A07" w14:textId="77777777" w:rsidR="006873C7" w:rsidRPr="00F25BF8" w:rsidRDefault="006873C7" w:rsidP="00F7697D">
            <w:pPr>
              <w:contextualSpacing/>
              <w:jc w:val="center"/>
            </w:pPr>
          </w:p>
        </w:tc>
        <w:tc>
          <w:tcPr>
            <w:tcW w:w="1395" w:type="dxa"/>
          </w:tcPr>
          <w:p w14:paraId="137CE206" w14:textId="77777777" w:rsidR="006873C7" w:rsidRPr="00F25BF8" w:rsidRDefault="006873C7" w:rsidP="00F7697D">
            <w:pPr>
              <w:contextualSpacing/>
              <w:jc w:val="center"/>
            </w:pPr>
          </w:p>
        </w:tc>
        <w:tc>
          <w:tcPr>
            <w:tcW w:w="1439" w:type="dxa"/>
          </w:tcPr>
          <w:p w14:paraId="38F7AB7D" w14:textId="77777777" w:rsidR="006873C7" w:rsidRPr="00F25BF8" w:rsidRDefault="006873C7" w:rsidP="00F7697D">
            <w:pPr>
              <w:contextualSpacing/>
              <w:jc w:val="center"/>
            </w:pPr>
          </w:p>
        </w:tc>
        <w:tc>
          <w:tcPr>
            <w:tcW w:w="1233" w:type="dxa"/>
          </w:tcPr>
          <w:p w14:paraId="107AB3CE" w14:textId="77777777" w:rsidR="006873C7" w:rsidRPr="00F25BF8" w:rsidRDefault="006873C7" w:rsidP="00F7697D">
            <w:pPr>
              <w:contextualSpacing/>
              <w:jc w:val="center"/>
            </w:pPr>
          </w:p>
        </w:tc>
      </w:tr>
      <w:tr w:rsidR="006873C7" w:rsidRPr="00F25BF8" w14:paraId="13AAB7E2" w14:textId="77777777" w:rsidTr="006873C7">
        <w:trPr>
          <w:trHeight w:val="20"/>
          <w:jc w:val="center"/>
        </w:trPr>
        <w:tc>
          <w:tcPr>
            <w:tcW w:w="696" w:type="dxa"/>
          </w:tcPr>
          <w:p w14:paraId="0358D7C9" w14:textId="77777777" w:rsidR="006873C7" w:rsidRPr="00F25BF8" w:rsidRDefault="006873C7" w:rsidP="00F7697D">
            <w:pPr>
              <w:contextualSpacing/>
              <w:jc w:val="center"/>
              <w:rPr>
                <w:sz w:val="20"/>
              </w:rPr>
            </w:pPr>
            <w:r w:rsidRPr="00F25BF8">
              <w:rPr>
                <w:sz w:val="20"/>
              </w:rPr>
              <w:t>2</w:t>
            </w:r>
          </w:p>
        </w:tc>
        <w:tc>
          <w:tcPr>
            <w:tcW w:w="2057" w:type="dxa"/>
          </w:tcPr>
          <w:p w14:paraId="025ADFA3" w14:textId="77777777" w:rsidR="006873C7" w:rsidRPr="00F25BF8" w:rsidRDefault="006873C7" w:rsidP="00F7697D">
            <w:pPr>
              <w:contextualSpacing/>
              <w:jc w:val="center"/>
            </w:pPr>
          </w:p>
        </w:tc>
        <w:tc>
          <w:tcPr>
            <w:tcW w:w="1425" w:type="dxa"/>
          </w:tcPr>
          <w:p w14:paraId="73422ABB" w14:textId="77777777" w:rsidR="006873C7" w:rsidRPr="00F25BF8" w:rsidRDefault="006873C7" w:rsidP="00F7697D">
            <w:pPr>
              <w:contextualSpacing/>
              <w:jc w:val="center"/>
            </w:pPr>
          </w:p>
        </w:tc>
        <w:tc>
          <w:tcPr>
            <w:tcW w:w="1714" w:type="dxa"/>
          </w:tcPr>
          <w:p w14:paraId="4C6E42D1" w14:textId="77777777" w:rsidR="006873C7" w:rsidRPr="00F25BF8" w:rsidRDefault="006873C7" w:rsidP="00F7697D">
            <w:pPr>
              <w:contextualSpacing/>
              <w:jc w:val="center"/>
            </w:pPr>
          </w:p>
        </w:tc>
        <w:tc>
          <w:tcPr>
            <w:tcW w:w="1717" w:type="dxa"/>
          </w:tcPr>
          <w:p w14:paraId="3D0638A6" w14:textId="77777777" w:rsidR="006873C7" w:rsidRPr="00F25BF8" w:rsidRDefault="006873C7" w:rsidP="00F7697D">
            <w:pPr>
              <w:contextualSpacing/>
              <w:jc w:val="center"/>
            </w:pPr>
          </w:p>
        </w:tc>
        <w:tc>
          <w:tcPr>
            <w:tcW w:w="1222" w:type="dxa"/>
          </w:tcPr>
          <w:p w14:paraId="32B80149" w14:textId="77777777" w:rsidR="006873C7" w:rsidRPr="00F25BF8" w:rsidRDefault="006873C7" w:rsidP="00F7697D">
            <w:pPr>
              <w:contextualSpacing/>
              <w:jc w:val="center"/>
            </w:pPr>
          </w:p>
        </w:tc>
        <w:tc>
          <w:tcPr>
            <w:tcW w:w="1395" w:type="dxa"/>
          </w:tcPr>
          <w:p w14:paraId="58162436" w14:textId="77777777" w:rsidR="006873C7" w:rsidRPr="00F25BF8" w:rsidRDefault="006873C7" w:rsidP="00F7697D">
            <w:pPr>
              <w:contextualSpacing/>
              <w:jc w:val="center"/>
            </w:pPr>
          </w:p>
        </w:tc>
        <w:tc>
          <w:tcPr>
            <w:tcW w:w="1439" w:type="dxa"/>
          </w:tcPr>
          <w:p w14:paraId="64780B86" w14:textId="77777777" w:rsidR="006873C7" w:rsidRPr="00F25BF8" w:rsidRDefault="006873C7" w:rsidP="00F7697D">
            <w:pPr>
              <w:contextualSpacing/>
              <w:jc w:val="center"/>
            </w:pPr>
          </w:p>
        </w:tc>
        <w:tc>
          <w:tcPr>
            <w:tcW w:w="1233" w:type="dxa"/>
          </w:tcPr>
          <w:p w14:paraId="6C5F00B3" w14:textId="77777777" w:rsidR="006873C7" w:rsidRPr="00F25BF8" w:rsidRDefault="006873C7" w:rsidP="00F7697D">
            <w:pPr>
              <w:contextualSpacing/>
              <w:jc w:val="center"/>
            </w:pPr>
          </w:p>
        </w:tc>
      </w:tr>
      <w:tr w:rsidR="006873C7" w:rsidRPr="00F25BF8" w14:paraId="0FBEA0C0" w14:textId="77777777" w:rsidTr="006873C7">
        <w:trPr>
          <w:trHeight w:val="20"/>
          <w:jc w:val="center"/>
        </w:trPr>
        <w:tc>
          <w:tcPr>
            <w:tcW w:w="696" w:type="dxa"/>
          </w:tcPr>
          <w:p w14:paraId="175D1F76" w14:textId="77777777" w:rsidR="006873C7" w:rsidRPr="00F25BF8" w:rsidRDefault="006873C7" w:rsidP="00F7697D">
            <w:pPr>
              <w:contextualSpacing/>
              <w:jc w:val="center"/>
              <w:rPr>
                <w:sz w:val="20"/>
              </w:rPr>
            </w:pPr>
            <w:r w:rsidRPr="00F25BF8">
              <w:rPr>
                <w:sz w:val="20"/>
              </w:rPr>
              <w:t>3</w:t>
            </w:r>
          </w:p>
        </w:tc>
        <w:tc>
          <w:tcPr>
            <w:tcW w:w="2057" w:type="dxa"/>
          </w:tcPr>
          <w:p w14:paraId="6A8CBAD8" w14:textId="77777777" w:rsidR="006873C7" w:rsidRPr="00F25BF8" w:rsidRDefault="006873C7" w:rsidP="00F7697D">
            <w:pPr>
              <w:contextualSpacing/>
              <w:jc w:val="center"/>
            </w:pPr>
          </w:p>
        </w:tc>
        <w:tc>
          <w:tcPr>
            <w:tcW w:w="1425" w:type="dxa"/>
          </w:tcPr>
          <w:p w14:paraId="33E8ED86" w14:textId="77777777" w:rsidR="006873C7" w:rsidRPr="00F25BF8" w:rsidRDefault="006873C7" w:rsidP="00F7697D">
            <w:pPr>
              <w:contextualSpacing/>
              <w:jc w:val="center"/>
            </w:pPr>
          </w:p>
        </w:tc>
        <w:tc>
          <w:tcPr>
            <w:tcW w:w="1714" w:type="dxa"/>
          </w:tcPr>
          <w:p w14:paraId="09ED0D97" w14:textId="77777777" w:rsidR="006873C7" w:rsidRPr="00F25BF8" w:rsidRDefault="006873C7" w:rsidP="00F7697D">
            <w:pPr>
              <w:contextualSpacing/>
              <w:jc w:val="center"/>
            </w:pPr>
          </w:p>
        </w:tc>
        <w:tc>
          <w:tcPr>
            <w:tcW w:w="1717" w:type="dxa"/>
          </w:tcPr>
          <w:p w14:paraId="662F2083" w14:textId="77777777" w:rsidR="006873C7" w:rsidRPr="00F25BF8" w:rsidRDefault="006873C7" w:rsidP="00F7697D">
            <w:pPr>
              <w:contextualSpacing/>
              <w:jc w:val="center"/>
            </w:pPr>
          </w:p>
        </w:tc>
        <w:tc>
          <w:tcPr>
            <w:tcW w:w="1222" w:type="dxa"/>
          </w:tcPr>
          <w:p w14:paraId="38FF2672" w14:textId="77777777" w:rsidR="006873C7" w:rsidRPr="00F25BF8" w:rsidRDefault="006873C7" w:rsidP="00F7697D">
            <w:pPr>
              <w:contextualSpacing/>
              <w:jc w:val="center"/>
            </w:pPr>
          </w:p>
        </w:tc>
        <w:tc>
          <w:tcPr>
            <w:tcW w:w="1395" w:type="dxa"/>
          </w:tcPr>
          <w:p w14:paraId="2F72A9A0" w14:textId="77777777" w:rsidR="006873C7" w:rsidRPr="00F25BF8" w:rsidRDefault="006873C7" w:rsidP="00F7697D">
            <w:pPr>
              <w:contextualSpacing/>
              <w:jc w:val="center"/>
            </w:pPr>
          </w:p>
        </w:tc>
        <w:tc>
          <w:tcPr>
            <w:tcW w:w="1439" w:type="dxa"/>
          </w:tcPr>
          <w:p w14:paraId="5CE21A2B" w14:textId="77777777" w:rsidR="006873C7" w:rsidRPr="00F25BF8" w:rsidRDefault="006873C7" w:rsidP="00F7697D">
            <w:pPr>
              <w:contextualSpacing/>
              <w:jc w:val="center"/>
            </w:pPr>
          </w:p>
        </w:tc>
        <w:tc>
          <w:tcPr>
            <w:tcW w:w="1233" w:type="dxa"/>
          </w:tcPr>
          <w:p w14:paraId="6912C28E" w14:textId="77777777" w:rsidR="006873C7" w:rsidRPr="00F25BF8" w:rsidRDefault="006873C7" w:rsidP="00F7697D">
            <w:pPr>
              <w:contextualSpacing/>
              <w:jc w:val="center"/>
            </w:pPr>
          </w:p>
        </w:tc>
      </w:tr>
      <w:tr w:rsidR="006873C7" w:rsidRPr="00F25BF8" w14:paraId="5254F0B8" w14:textId="77777777" w:rsidTr="006873C7">
        <w:trPr>
          <w:trHeight w:val="20"/>
          <w:jc w:val="center"/>
        </w:trPr>
        <w:tc>
          <w:tcPr>
            <w:tcW w:w="696" w:type="dxa"/>
          </w:tcPr>
          <w:p w14:paraId="1F298D17" w14:textId="77777777" w:rsidR="006873C7" w:rsidRPr="00F25BF8" w:rsidRDefault="006873C7" w:rsidP="00F7697D">
            <w:pPr>
              <w:contextualSpacing/>
              <w:jc w:val="center"/>
              <w:rPr>
                <w:sz w:val="20"/>
              </w:rPr>
            </w:pPr>
            <w:r w:rsidRPr="00F25BF8">
              <w:rPr>
                <w:sz w:val="20"/>
              </w:rPr>
              <w:t>4</w:t>
            </w:r>
          </w:p>
        </w:tc>
        <w:tc>
          <w:tcPr>
            <w:tcW w:w="2057" w:type="dxa"/>
          </w:tcPr>
          <w:p w14:paraId="18166CB2" w14:textId="77777777" w:rsidR="006873C7" w:rsidRPr="00F25BF8" w:rsidRDefault="006873C7" w:rsidP="00F7697D">
            <w:pPr>
              <w:contextualSpacing/>
              <w:jc w:val="center"/>
            </w:pPr>
          </w:p>
        </w:tc>
        <w:tc>
          <w:tcPr>
            <w:tcW w:w="1425" w:type="dxa"/>
          </w:tcPr>
          <w:p w14:paraId="2F54AB20" w14:textId="77777777" w:rsidR="006873C7" w:rsidRPr="00F25BF8" w:rsidRDefault="006873C7" w:rsidP="00F7697D">
            <w:pPr>
              <w:contextualSpacing/>
              <w:jc w:val="center"/>
            </w:pPr>
          </w:p>
        </w:tc>
        <w:tc>
          <w:tcPr>
            <w:tcW w:w="1714" w:type="dxa"/>
          </w:tcPr>
          <w:p w14:paraId="5E35C8E2" w14:textId="77777777" w:rsidR="006873C7" w:rsidRPr="00F25BF8" w:rsidRDefault="006873C7" w:rsidP="00F7697D">
            <w:pPr>
              <w:contextualSpacing/>
              <w:jc w:val="center"/>
            </w:pPr>
          </w:p>
        </w:tc>
        <w:tc>
          <w:tcPr>
            <w:tcW w:w="1717" w:type="dxa"/>
          </w:tcPr>
          <w:p w14:paraId="50687345" w14:textId="77777777" w:rsidR="006873C7" w:rsidRPr="00F25BF8" w:rsidRDefault="006873C7" w:rsidP="00F7697D">
            <w:pPr>
              <w:contextualSpacing/>
              <w:jc w:val="center"/>
            </w:pPr>
          </w:p>
        </w:tc>
        <w:tc>
          <w:tcPr>
            <w:tcW w:w="1222" w:type="dxa"/>
          </w:tcPr>
          <w:p w14:paraId="521B10DB" w14:textId="77777777" w:rsidR="006873C7" w:rsidRPr="00F25BF8" w:rsidRDefault="006873C7" w:rsidP="00F7697D">
            <w:pPr>
              <w:contextualSpacing/>
              <w:jc w:val="center"/>
            </w:pPr>
          </w:p>
        </w:tc>
        <w:tc>
          <w:tcPr>
            <w:tcW w:w="1395" w:type="dxa"/>
          </w:tcPr>
          <w:p w14:paraId="736285E2" w14:textId="77777777" w:rsidR="006873C7" w:rsidRPr="00F25BF8" w:rsidRDefault="006873C7" w:rsidP="00F7697D">
            <w:pPr>
              <w:contextualSpacing/>
              <w:jc w:val="center"/>
            </w:pPr>
          </w:p>
        </w:tc>
        <w:tc>
          <w:tcPr>
            <w:tcW w:w="1439" w:type="dxa"/>
          </w:tcPr>
          <w:p w14:paraId="25B7379F" w14:textId="77777777" w:rsidR="006873C7" w:rsidRPr="00F25BF8" w:rsidRDefault="006873C7" w:rsidP="00F7697D">
            <w:pPr>
              <w:contextualSpacing/>
              <w:jc w:val="center"/>
            </w:pPr>
          </w:p>
        </w:tc>
        <w:tc>
          <w:tcPr>
            <w:tcW w:w="1233" w:type="dxa"/>
          </w:tcPr>
          <w:p w14:paraId="00DDA6CF" w14:textId="77777777" w:rsidR="006873C7" w:rsidRPr="00F25BF8" w:rsidRDefault="006873C7" w:rsidP="00F7697D">
            <w:pPr>
              <w:contextualSpacing/>
              <w:jc w:val="center"/>
            </w:pPr>
          </w:p>
        </w:tc>
      </w:tr>
      <w:tr w:rsidR="006873C7" w:rsidRPr="00F25BF8" w14:paraId="2A51B710" w14:textId="77777777" w:rsidTr="006873C7">
        <w:trPr>
          <w:trHeight w:val="20"/>
          <w:jc w:val="center"/>
        </w:trPr>
        <w:tc>
          <w:tcPr>
            <w:tcW w:w="696" w:type="dxa"/>
          </w:tcPr>
          <w:p w14:paraId="1FA3B26A" w14:textId="77777777" w:rsidR="006873C7" w:rsidRPr="00F25BF8" w:rsidRDefault="006873C7" w:rsidP="00F7697D">
            <w:pPr>
              <w:contextualSpacing/>
              <w:jc w:val="center"/>
              <w:rPr>
                <w:sz w:val="20"/>
              </w:rPr>
            </w:pPr>
            <w:r w:rsidRPr="00F25BF8">
              <w:rPr>
                <w:sz w:val="20"/>
              </w:rPr>
              <w:t>5</w:t>
            </w:r>
          </w:p>
        </w:tc>
        <w:tc>
          <w:tcPr>
            <w:tcW w:w="2057" w:type="dxa"/>
          </w:tcPr>
          <w:p w14:paraId="66005D34" w14:textId="77777777" w:rsidR="006873C7" w:rsidRPr="00F25BF8" w:rsidRDefault="006873C7" w:rsidP="00F7697D">
            <w:pPr>
              <w:contextualSpacing/>
              <w:jc w:val="center"/>
            </w:pPr>
          </w:p>
        </w:tc>
        <w:tc>
          <w:tcPr>
            <w:tcW w:w="1425" w:type="dxa"/>
          </w:tcPr>
          <w:p w14:paraId="370485C8" w14:textId="77777777" w:rsidR="006873C7" w:rsidRPr="00F25BF8" w:rsidRDefault="006873C7" w:rsidP="00F7697D">
            <w:pPr>
              <w:contextualSpacing/>
              <w:jc w:val="center"/>
            </w:pPr>
          </w:p>
        </w:tc>
        <w:tc>
          <w:tcPr>
            <w:tcW w:w="1714" w:type="dxa"/>
          </w:tcPr>
          <w:p w14:paraId="438D2718" w14:textId="77777777" w:rsidR="006873C7" w:rsidRPr="00F25BF8" w:rsidRDefault="006873C7" w:rsidP="00F7697D">
            <w:pPr>
              <w:contextualSpacing/>
              <w:jc w:val="center"/>
            </w:pPr>
          </w:p>
        </w:tc>
        <w:tc>
          <w:tcPr>
            <w:tcW w:w="1717" w:type="dxa"/>
          </w:tcPr>
          <w:p w14:paraId="19218A9B" w14:textId="77777777" w:rsidR="006873C7" w:rsidRPr="00F25BF8" w:rsidRDefault="006873C7" w:rsidP="00F7697D">
            <w:pPr>
              <w:contextualSpacing/>
              <w:jc w:val="center"/>
            </w:pPr>
          </w:p>
        </w:tc>
        <w:tc>
          <w:tcPr>
            <w:tcW w:w="1222" w:type="dxa"/>
          </w:tcPr>
          <w:p w14:paraId="36CF0957" w14:textId="77777777" w:rsidR="006873C7" w:rsidRPr="00F25BF8" w:rsidRDefault="006873C7" w:rsidP="00F7697D">
            <w:pPr>
              <w:contextualSpacing/>
              <w:jc w:val="center"/>
            </w:pPr>
          </w:p>
        </w:tc>
        <w:tc>
          <w:tcPr>
            <w:tcW w:w="1395" w:type="dxa"/>
          </w:tcPr>
          <w:p w14:paraId="3FA62ED0" w14:textId="77777777" w:rsidR="006873C7" w:rsidRPr="00F25BF8" w:rsidRDefault="006873C7" w:rsidP="00F7697D">
            <w:pPr>
              <w:contextualSpacing/>
              <w:jc w:val="center"/>
            </w:pPr>
          </w:p>
        </w:tc>
        <w:tc>
          <w:tcPr>
            <w:tcW w:w="1439" w:type="dxa"/>
          </w:tcPr>
          <w:p w14:paraId="655EC417" w14:textId="77777777" w:rsidR="006873C7" w:rsidRPr="00F25BF8" w:rsidRDefault="006873C7" w:rsidP="00F7697D">
            <w:pPr>
              <w:contextualSpacing/>
              <w:jc w:val="center"/>
            </w:pPr>
          </w:p>
        </w:tc>
        <w:tc>
          <w:tcPr>
            <w:tcW w:w="1233" w:type="dxa"/>
          </w:tcPr>
          <w:p w14:paraId="7F95A116" w14:textId="77777777" w:rsidR="006873C7" w:rsidRPr="00F25BF8" w:rsidRDefault="006873C7" w:rsidP="00F7697D">
            <w:pPr>
              <w:contextualSpacing/>
              <w:jc w:val="center"/>
            </w:pPr>
          </w:p>
        </w:tc>
      </w:tr>
      <w:tr w:rsidR="006873C7" w:rsidRPr="00F25BF8" w14:paraId="232AEF56" w14:textId="77777777" w:rsidTr="006873C7">
        <w:trPr>
          <w:trHeight w:val="20"/>
          <w:jc w:val="center"/>
        </w:trPr>
        <w:tc>
          <w:tcPr>
            <w:tcW w:w="696" w:type="dxa"/>
          </w:tcPr>
          <w:p w14:paraId="1BE8B436" w14:textId="77777777" w:rsidR="006873C7" w:rsidRPr="00F25BF8" w:rsidRDefault="006873C7" w:rsidP="00F7697D">
            <w:pPr>
              <w:contextualSpacing/>
              <w:jc w:val="center"/>
              <w:rPr>
                <w:sz w:val="20"/>
              </w:rPr>
            </w:pPr>
            <w:r w:rsidRPr="00F25BF8">
              <w:rPr>
                <w:sz w:val="20"/>
              </w:rPr>
              <w:t>6</w:t>
            </w:r>
          </w:p>
        </w:tc>
        <w:tc>
          <w:tcPr>
            <w:tcW w:w="2057" w:type="dxa"/>
          </w:tcPr>
          <w:p w14:paraId="49563576" w14:textId="77777777" w:rsidR="006873C7" w:rsidRPr="00F25BF8" w:rsidRDefault="006873C7" w:rsidP="00F7697D">
            <w:pPr>
              <w:contextualSpacing/>
              <w:jc w:val="center"/>
            </w:pPr>
          </w:p>
        </w:tc>
        <w:tc>
          <w:tcPr>
            <w:tcW w:w="1425" w:type="dxa"/>
          </w:tcPr>
          <w:p w14:paraId="0B4DD267" w14:textId="77777777" w:rsidR="006873C7" w:rsidRPr="00F25BF8" w:rsidRDefault="006873C7" w:rsidP="00F7697D">
            <w:pPr>
              <w:contextualSpacing/>
              <w:jc w:val="center"/>
            </w:pPr>
          </w:p>
        </w:tc>
        <w:tc>
          <w:tcPr>
            <w:tcW w:w="1714" w:type="dxa"/>
          </w:tcPr>
          <w:p w14:paraId="438D676D" w14:textId="77777777" w:rsidR="006873C7" w:rsidRPr="00F25BF8" w:rsidRDefault="006873C7" w:rsidP="00F7697D">
            <w:pPr>
              <w:contextualSpacing/>
              <w:jc w:val="center"/>
            </w:pPr>
          </w:p>
        </w:tc>
        <w:tc>
          <w:tcPr>
            <w:tcW w:w="1717" w:type="dxa"/>
          </w:tcPr>
          <w:p w14:paraId="22C5884E" w14:textId="77777777" w:rsidR="006873C7" w:rsidRPr="00F25BF8" w:rsidRDefault="006873C7" w:rsidP="00F7697D">
            <w:pPr>
              <w:contextualSpacing/>
              <w:jc w:val="center"/>
            </w:pPr>
          </w:p>
        </w:tc>
        <w:tc>
          <w:tcPr>
            <w:tcW w:w="1222" w:type="dxa"/>
          </w:tcPr>
          <w:p w14:paraId="0F0AEBA9" w14:textId="77777777" w:rsidR="006873C7" w:rsidRPr="00F25BF8" w:rsidRDefault="006873C7" w:rsidP="00F7697D">
            <w:pPr>
              <w:contextualSpacing/>
              <w:jc w:val="center"/>
            </w:pPr>
          </w:p>
        </w:tc>
        <w:tc>
          <w:tcPr>
            <w:tcW w:w="1395" w:type="dxa"/>
          </w:tcPr>
          <w:p w14:paraId="30FF6546" w14:textId="77777777" w:rsidR="006873C7" w:rsidRPr="00F25BF8" w:rsidRDefault="006873C7" w:rsidP="00F7697D">
            <w:pPr>
              <w:contextualSpacing/>
              <w:jc w:val="center"/>
            </w:pPr>
          </w:p>
        </w:tc>
        <w:tc>
          <w:tcPr>
            <w:tcW w:w="1439" w:type="dxa"/>
          </w:tcPr>
          <w:p w14:paraId="50DCEEB8" w14:textId="77777777" w:rsidR="006873C7" w:rsidRPr="00F25BF8" w:rsidRDefault="006873C7" w:rsidP="00F7697D">
            <w:pPr>
              <w:contextualSpacing/>
              <w:jc w:val="center"/>
            </w:pPr>
          </w:p>
        </w:tc>
        <w:tc>
          <w:tcPr>
            <w:tcW w:w="1233" w:type="dxa"/>
          </w:tcPr>
          <w:p w14:paraId="46BEDCD7" w14:textId="77777777" w:rsidR="006873C7" w:rsidRPr="00F25BF8" w:rsidRDefault="006873C7" w:rsidP="00F7697D">
            <w:pPr>
              <w:contextualSpacing/>
              <w:jc w:val="center"/>
            </w:pPr>
          </w:p>
        </w:tc>
      </w:tr>
      <w:tr w:rsidR="006873C7" w:rsidRPr="00F25BF8" w14:paraId="08863445" w14:textId="77777777" w:rsidTr="006873C7">
        <w:trPr>
          <w:trHeight w:val="20"/>
          <w:jc w:val="center"/>
        </w:trPr>
        <w:tc>
          <w:tcPr>
            <w:tcW w:w="696" w:type="dxa"/>
          </w:tcPr>
          <w:p w14:paraId="412C77CE" w14:textId="77777777" w:rsidR="006873C7" w:rsidRPr="00F25BF8" w:rsidRDefault="006873C7" w:rsidP="00F7697D">
            <w:pPr>
              <w:contextualSpacing/>
              <w:jc w:val="center"/>
              <w:rPr>
                <w:sz w:val="20"/>
              </w:rPr>
            </w:pPr>
            <w:r w:rsidRPr="00F25BF8">
              <w:rPr>
                <w:sz w:val="20"/>
              </w:rPr>
              <w:t>7</w:t>
            </w:r>
          </w:p>
        </w:tc>
        <w:tc>
          <w:tcPr>
            <w:tcW w:w="2057" w:type="dxa"/>
          </w:tcPr>
          <w:p w14:paraId="61FCF133" w14:textId="77777777" w:rsidR="006873C7" w:rsidRPr="00F25BF8" w:rsidRDefault="006873C7" w:rsidP="00F7697D">
            <w:pPr>
              <w:contextualSpacing/>
              <w:jc w:val="center"/>
            </w:pPr>
          </w:p>
        </w:tc>
        <w:tc>
          <w:tcPr>
            <w:tcW w:w="1425" w:type="dxa"/>
          </w:tcPr>
          <w:p w14:paraId="3FBE29CA" w14:textId="77777777" w:rsidR="006873C7" w:rsidRPr="00F25BF8" w:rsidRDefault="006873C7" w:rsidP="00F7697D">
            <w:pPr>
              <w:contextualSpacing/>
              <w:jc w:val="center"/>
            </w:pPr>
          </w:p>
        </w:tc>
        <w:tc>
          <w:tcPr>
            <w:tcW w:w="1714" w:type="dxa"/>
          </w:tcPr>
          <w:p w14:paraId="7D55F250" w14:textId="77777777" w:rsidR="006873C7" w:rsidRPr="00F25BF8" w:rsidRDefault="006873C7" w:rsidP="00F7697D">
            <w:pPr>
              <w:contextualSpacing/>
              <w:jc w:val="center"/>
            </w:pPr>
          </w:p>
        </w:tc>
        <w:tc>
          <w:tcPr>
            <w:tcW w:w="1717" w:type="dxa"/>
          </w:tcPr>
          <w:p w14:paraId="653DCF49" w14:textId="77777777" w:rsidR="006873C7" w:rsidRPr="00F25BF8" w:rsidRDefault="006873C7" w:rsidP="00F7697D">
            <w:pPr>
              <w:contextualSpacing/>
              <w:jc w:val="center"/>
            </w:pPr>
          </w:p>
        </w:tc>
        <w:tc>
          <w:tcPr>
            <w:tcW w:w="1222" w:type="dxa"/>
          </w:tcPr>
          <w:p w14:paraId="0F4616D6" w14:textId="77777777" w:rsidR="006873C7" w:rsidRPr="00F25BF8" w:rsidRDefault="006873C7" w:rsidP="00F7697D">
            <w:pPr>
              <w:contextualSpacing/>
              <w:jc w:val="center"/>
            </w:pPr>
          </w:p>
        </w:tc>
        <w:tc>
          <w:tcPr>
            <w:tcW w:w="1395" w:type="dxa"/>
          </w:tcPr>
          <w:p w14:paraId="0EE6D820" w14:textId="77777777" w:rsidR="006873C7" w:rsidRPr="00F25BF8" w:rsidRDefault="006873C7" w:rsidP="00F7697D">
            <w:pPr>
              <w:contextualSpacing/>
              <w:jc w:val="center"/>
            </w:pPr>
          </w:p>
        </w:tc>
        <w:tc>
          <w:tcPr>
            <w:tcW w:w="1439" w:type="dxa"/>
          </w:tcPr>
          <w:p w14:paraId="48FE08EF" w14:textId="77777777" w:rsidR="006873C7" w:rsidRPr="00F25BF8" w:rsidRDefault="006873C7" w:rsidP="00F7697D">
            <w:pPr>
              <w:contextualSpacing/>
              <w:jc w:val="center"/>
            </w:pPr>
          </w:p>
        </w:tc>
        <w:tc>
          <w:tcPr>
            <w:tcW w:w="1233" w:type="dxa"/>
          </w:tcPr>
          <w:p w14:paraId="54A99356" w14:textId="77777777" w:rsidR="006873C7" w:rsidRPr="00F25BF8" w:rsidRDefault="006873C7" w:rsidP="00F7697D">
            <w:pPr>
              <w:contextualSpacing/>
              <w:jc w:val="center"/>
            </w:pPr>
          </w:p>
        </w:tc>
      </w:tr>
      <w:tr w:rsidR="006873C7" w:rsidRPr="00F25BF8" w14:paraId="32B31FC7" w14:textId="77777777" w:rsidTr="006873C7">
        <w:trPr>
          <w:trHeight w:val="20"/>
          <w:jc w:val="center"/>
        </w:trPr>
        <w:tc>
          <w:tcPr>
            <w:tcW w:w="696" w:type="dxa"/>
          </w:tcPr>
          <w:p w14:paraId="1F8FEF5E" w14:textId="77777777" w:rsidR="006873C7" w:rsidRPr="00F25BF8" w:rsidRDefault="006873C7" w:rsidP="00F7697D">
            <w:pPr>
              <w:contextualSpacing/>
              <w:jc w:val="center"/>
              <w:rPr>
                <w:sz w:val="20"/>
              </w:rPr>
            </w:pPr>
            <w:r w:rsidRPr="00F25BF8">
              <w:rPr>
                <w:sz w:val="20"/>
              </w:rPr>
              <w:t>8</w:t>
            </w:r>
          </w:p>
        </w:tc>
        <w:tc>
          <w:tcPr>
            <w:tcW w:w="2057" w:type="dxa"/>
          </w:tcPr>
          <w:p w14:paraId="6FDEBABE" w14:textId="77777777" w:rsidR="006873C7" w:rsidRPr="00F25BF8" w:rsidRDefault="006873C7" w:rsidP="00F7697D">
            <w:pPr>
              <w:contextualSpacing/>
              <w:jc w:val="center"/>
            </w:pPr>
          </w:p>
        </w:tc>
        <w:tc>
          <w:tcPr>
            <w:tcW w:w="1425" w:type="dxa"/>
          </w:tcPr>
          <w:p w14:paraId="4EAF03CF" w14:textId="77777777" w:rsidR="006873C7" w:rsidRPr="00F25BF8" w:rsidRDefault="006873C7" w:rsidP="00F7697D">
            <w:pPr>
              <w:contextualSpacing/>
              <w:jc w:val="center"/>
            </w:pPr>
          </w:p>
        </w:tc>
        <w:tc>
          <w:tcPr>
            <w:tcW w:w="1714" w:type="dxa"/>
          </w:tcPr>
          <w:p w14:paraId="2B31EE8C" w14:textId="77777777" w:rsidR="006873C7" w:rsidRPr="00F25BF8" w:rsidRDefault="006873C7" w:rsidP="00F7697D">
            <w:pPr>
              <w:contextualSpacing/>
              <w:jc w:val="center"/>
            </w:pPr>
          </w:p>
        </w:tc>
        <w:tc>
          <w:tcPr>
            <w:tcW w:w="1717" w:type="dxa"/>
          </w:tcPr>
          <w:p w14:paraId="35993C3D" w14:textId="77777777" w:rsidR="006873C7" w:rsidRPr="00F25BF8" w:rsidRDefault="006873C7" w:rsidP="00F7697D">
            <w:pPr>
              <w:contextualSpacing/>
              <w:jc w:val="center"/>
            </w:pPr>
          </w:p>
        </w:tc>
        <w:tc>
          <w:tcPr>
            <w:tcW w:w="1222" w:type="dxa"/>
          </w:tcPr>
          <w:p w14:paraId="52A8BFA9" w14:textId="77777777" w:rsidR="006873C7" w:rsidRPr="00F25BF8" w:rsidRDefault="006873C7" w:rsidP="00F7697D">
            <w:pPr>
              <w:contextualSpacing/>
              <w:jc w:val="center"/>
            </w:pPr>
          </w:p>
        </w:tc>
        <w:tc>
          <w:tcPr>
            <w:tcW w:w="1395" w:type="dxa"/>
          </w:tcPr>
          <w:p w14:paraId="2ECD8585" w14:textId="77777777" w:rsidR="006873C7" w:rsidRPr="00F25BF8" w:rsidRDefault="006873C7" w:rsidP="00F7697D">
            <w:pPr>
              <w:contextualSpacing/>
              <w:jc w:val="center"/>
            </w:pPr>
          </w:p>
        </w:tc>
        <w:tc>
          <w:tcPr>
            <w:tcW w:w="1439" w:type="dxa"/>
          </w:tcPr>
          <w:p w14:paraId="1D8811F7" w14:textId="77777777" w:rsidR="006873C7" w:rsidRPr="00F25BF8" w:rsidRDefault="006873C7" w:rsidP="00F7697D">
            <w:pPr>
              <w:contextualSpacing/>
              <w:jc w:val="center"/>
            </w:pPr>
          </w:p>
        </w:tc>
        <w:tc>
          <w:tcPr>
            <w:tcW w:w="1233" w:type="dxa"/>
          </w:tcPr>
          <w:p w14:paraId="0825F19F" w14:textId="77777777" w:rsidR="006873C7" w:rsidRPr="00F25BF8" w:rsidRDefault="006873C7" w:rsidP="00F7697D">
            <w:pPr>
              <w:contextualSpacing/>
              <w:jc w:val="center"/>
            </w:pPr>
          </w:p>
        </w:tc>
      </w:tr>
      <w:tr w:rsidR="006873C7" w:rsidRPr="00F25BF8" w14:paraId="5BD338D9" w14:textId="77777777" w:rsidTr="006873C7">
        <w:trPr>
          <w:trHeight w:val="20"/>
          <w:jc w:val="center"/>
        </w:trPr>
        <w:tc>
          <w:tcPr>
            <w:tcW w:w="696" w:type="dxa"/>
          </w:tcPr>
          <w:p w14:paraId="1CD6E5EB" w14:textId="77777777" w:rsidR="006873C7" w:rsidRPr="00F25BF8" w:rsidRDefault="006873C7" w:rsidP="00F7697D">
            <w:pPr>
              <w:contextualSpacing/>
              <w:jc w:val="center"/>
              <w:rPr>
                <w:sz w:val="20"/>
              </w:rPr>
            </w:pPr>
            <w:r w:rsidRPr="00F25BF8">
              <w:rPr>
                <w:sz w:val="20"/>
              </w:rPr>
              <w:t>9</w:t>
            </w:r>
          </w:p>
        </w:tc>
        <w:tc>
          <w:tcPr>
            <w:tcW w:w="2057" w:type="dxa"/>
          </w:tcPr>
          <w:p w14:paraId="7B3F2CED" w14:textId="77777777" w:rsidR="006873C7" w:rsidRPr="00F25BF8" w:rsidRDefault="006873C7" w:rsidP="00F7697D">
            <w:pPr>
              <w:contextualSpacing/>
              <w:jc w:val="center"/>
            </w:pPr>
          </w:p>
        </w:tc>
        <w:tc>
          <w:tcPr>
            <w:tcW w:w="1425" w:type="dxa"/>
          </w:tcPr>
          <w:p w14:paraId="41AB8805" w14:textId="77777777" w:rsidR="006873C7" w:rsidRPr="00F25BF8" w:rsidRDefault="006873C7" w:rsidP="00F7697D">
            <w:pPr>
              <w:contextualSpacing/>
              <w:jc w:val="center"/>
            </w:pPr>
          </w:p>
        </w:tc>
        <w:tc>
          <w:tcPr>
            <w:tcW w:w="1714" w:type="dxa"/>
          </w:tcPr>
          <w:p w14:paraId="6C8DEE79" w14:textId="77777777" w:rsidR="006873C7" w:rsidRPr="00F25BF8" w:rsidRDefault="006873C7" w:rsidP="00F7697D">
            <w:pPr>
              <w:contextualSpacing/>
              <w:jc w:val="center"/>
            </w:pPr>
          </w:p>
        </w:tc>
        <w:tc>
          <w:tcPr>
            <w:tcW w:w="1717" w:type="dxa"/>
          </w:tcPr>
          <w:p w14:paraId="1C027CD0" w14:textId="77777777" w:rsidR="006873C7" w:rsidRPr="00F25BF8" w:rsidRDefault="006873C7" w:rsidP="00F7697D">
            <w:pPr>
              <w:contextualSpacing/>
              <w:jc w:val="center"/>
            </w:pPr>
          </w:p>
        </w:tc>
        <w:tc>
          <w:tcPr>
            <w:tcW w:w="1222" w:type="dxa"/>
          </w:tcPr>
          <w:p w14:paraId="267AFDEC" w14:textId="77777777" w:rsidR="006873C7" w:rsidRPr="00F25BF8" w:rsidRDefault="006873C7" w:rsidP="00F7697D">
            <w:pPr>
              <w:contextualSpacing/>
              <w:jc w:val="center"/>
            </w:pPr>
          </w:p>
        </w:tc>
        <w:tc>
          <w:tcPr>
            <w:tcW w:w="1395" w:type="dxa"/>
          </w:tcPr>
          <w:p w14:paraId="576C0FB7" w14:textId="77777777" w:rsidR="006873C7" w:rsidRPr="00F25BF8" w:rsidRDefault="006873C7" w:rsidP="00F7697D">
            <w:pPr>
              <w:contextualSpacing/>
              <w:jc w:val="center"/>
            </w:pPr>
          </w:p>
        </w:tc>
        <w:tc>
          <w:tcPr>
            <w:tcW w:w="1439" w:type="dxa"/>
          </w:tcPr>
          <w:p w14:paraId="67A3B62C" w14:textId="77777777" w:rsidR="006873C7" w:rsidRPr="00F25BF8" w:rsidRDefault="006873C7" w:rsidP="00F7697D">
            <w:pPr>
              <w:contextualSpacing/>
              <w:jc w:val="center"/>
            </w:pPr>
          </w:p>
        </w:tc>
        <w:tc>
          <w:tcPr>
            <w:tcW w:w="1233" w:type="dxa"/>
          </w:tcPr>
          <w:p w14:paraId="0E9095E5" w14:textId="77777777" w:rsidR="006873C7" w:rsidRPr="00F25BF8" w:rsidRDefault="006873C7" w:rsidP="00F7697D">
            <w:pPr>
              <w:contextualSpacing/>
              <w:jc w:val="center"/>
            </w:pPr>
          </w:p>
        </w:tc>
      </w:tr>
      <w:tr w:rsidR="006873C7" w:rsidRPr="00F25BF8" w14:paraId="09465375" w14:textId="77777777" w:rsidTr="006873C7">
        <w:trPr>
          <w:trHeight w:val="20"/>
          <w:jc w:val="center"/>
        </w:trPr>
        <w:tc>
          <w:tcPr>
            <w:tcW w:w="696" w:type="dxa"/>
          </w:tcPr>
          <w:p w14:paraId="5138C1AF" w14:textId="77777777" w:rsidR="006873C7" w:rsidRPr="00F25BF8" w:rsidRDefault="006873C7" w:rsidP="00F7697D">
            <w:pPr>
              <w:contextualSpacing/>
              <w:jc w:val="center"/>
              <w:rPr>
                <w:sz w:val="20"/>
              </w:rPr>
            </w:pPr>
            <w:r w:rsidRPr="00F25BF8">
              <w:rPr>
                <w:sz w:val="20"/>
              </w:rPr>
              <w:t>10</w:t>
            </w:r>
          </w:p>
        </w:tc>
        <w:tc>
          <w:tcPr>
            <w:tcW w:w="2057" w:type="dxa"/>
          </w:tcPr>
          <w:p w14:paraId="096B4326" w14:textId="77777777" w:rsidR="006873C7" w:rsidRPr="00F25BF8" w:rsidRDefault="006873C7" w:rsidP="00F7697D">
            <w:pPr>
              <w:contextualSpacing/>
              <w:jc w:val="center"/>
            </w:pPr>
          </w:p>
        </w:tc>
        <w:tc>
          <w:tcPr>
            <w:tcW w:w="1425" w:type="dxa"/>
          </w:tcPr>
          <w:p w14:paraId="72FBC3D8" w14:textId="77777777" w:rsidR="006873C7" w:rsidRPr="00F25BF8" w:rsidRDefault="006873C7" w:rsidP="00F7697D">
            <w:pPr>
              <w:contextualSpacing/>
              <w:jc w:val="center"/>
            </w:pPr>
          </w:p>
        </w:tc>
        <w:tc>
          <w:tcPr>
            <w:tcW w:w="1714" w:type="dxa"/>
          </w:tcPr>
          <w:p w14:paraId="3F953AC4" w14:textId="77777777" w:rsidR="006873C7" w:rsidRPr="00F25BF8" w:rsidRDefault="006873C7" w:rsidP="00F7697D">
            <w:pPr>
              <w:contextualSpacing/>
              <w:jc w:val="center"/>
            </w:pPr>
          </w:p>
        </w:tc>
        <w:tc>
          <w:tcPr>
            <w:tcW w:w="1717" w:type="dxa"/>
          </w:tcPr>
          <w:p w14:paraId="5AFC5070" w14:textId="77777777" w:rsidR="006873C7" w:rsidRPr="00F25BF8" w:rsidRDefault="006873C7" w:rsidP="00F7697D">
            <w:pPr>
              <w:contextualSpacing/>
              <w:jc w:val="center"/>
            </w:pPr>
          </w:p>
        </w:tc>
        <w:tc>
          <w:tcPr>
            <w:tcW w:w="1222" w:type="dxa"/>
          </w:tcPr>
          <w:p w14:paraId="1CA6AD5C" w14:textId="77777777" w:rsidR="006873C7" w:rsidRPr="00F25BF8" w:rsidRDefault="006873C7" w:rsidP="00F7697D">
            <w:pPr>
              <w:contextualSpacing/>
              <w:jc w:val="center"/>
            </w:pPr>
          </w:p>
        </w:tc>
        <w:tc>
          <w:tcPr>
            <w:tcW w:w="1395" w:type="dxa"/>
          </w:tcPr>
          <w:p w14:paraId="41555FA3" w14:textId="77777777" w:rsidR="006873C7" w:rsidRPr="00F25BF8" w:rsidRDefault="006873C7" w:rsidP="00F7697D">
            <w:pPr>
              <w:contextualSpacing/>
              <w:jc w:val="center"/>
            </w:pPr>
          </w:p>
        </w:tc>
        <w:tc>
          <w:tcPr>
            <w:tcW w:w="1439" w:type="dxa"/>
          </w:tcPr>
          <w:p w14:paraId="0342D96B" w14:textId="77777777" w:rsidR="006873C7" w:rsidRPr="00F25BF8" w:rsidRDefault="006873C7" w:rsidP="00F7697D">
            <w:pPr>
              <w:contextualSpacing/>
              <w:jc w:val="center"/>
            </w:pPr>
          </w:p>
        </w:tc>
        <w:tc>
          <w:tcPr>
            <w:tcW w:w="1233" w:type="dxa"/>
          </w:tcPr>
          <w:p w14:paraId="369B923F" w14:textId="77777777" w:rsidR="006873C7" w:rsidRPr="00F25BF8" w:rsidRDefault="006873C7" w:rsidP="00F7697D">
            <w:pPr>
              <w:contextualSpacing/>
              <w:jc w:val="center"/>
            </w:pPr>
          </w:p>
        </w:tc>
      </w:tr>
    </w:tbl>
    <w:p w14:paraId="69FC6E71" w14:textId="77777777" w:rsidR="00F7697D" w:rsidRPr="00F25BF8" w:rsidRDefault="00F7697D" w:rsidP="00F7697D">
      <w:pPr>
        <w:spacing w:after="0" w:line="240" w:lineRule="auto"/>
        <w:contextualSpacing/>
        <w:rPr>
          <w:rFonts w:eastAsia="SimSun"/>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F25BF8" w14:paraId="0A6BDC39" w14:textId="77777777" w:rsidTr="00F7697D">
        <w:trPr>
          <w:jc w:val="center"/>
        </w:trPr>
        <w:tc>
          <w:tcPr>
            <w:tcW w:w="10212" w:type="dxa"/>
            <w:gridSpan w:val="3"/>
          </w:tcPr>
          <w:p w14:paraId="1425D512" w14:textId="31F5CAE0" w:rsidR="00F7697D" w:rsidRPr="00F25BF8" w:rsidRDefault="00736DFE" w:rsidP="00F7697D">
            <w:pPr>
              <w:kinsoku w:val="0"/>
              <w:overflowPunct w:val="0"/>
              <w:autoSpaceDE w:val="0"/>
              <w:autoSpaceDN w:val="0"/>
              <w:adjustRightInd w:val="0"/>
              <w:contextualSpacing/>
              <w:rPr>
                <w:rFonts w:cs="Times New Roman"/>
                <w:b/>
                <w:sz w:val="20"/>
              </w:rPr>
            </w:pPr>
            <w:r>
              <w:rPr>
                <w:rFonts w:cs="Times New Roman"/>
                <w:b/>
                <w:sz w:val="20"/>
              </w:rPr>
              <w:t>Crop Code 118</w:t>
            </w:r>
          </w:p>
        </w:tc>
      </w:tr>
      <w:tr w:rsidR="00F7697D" w:rsidRPr="00F25BF8" w14:paraId="7FC0671A" w14:textId="77777777" w:rsidTr="00F7697D">
        <w:trPr>
          <w:jc w:val="center"/>
        </w:trPr>
        <w:tc>
          <w:tcPr>
            <w:tcW w:w="3404" w:type="dxa"/>
          </w:tcPr>
          <w:p w14:paraId="66EC318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1=Local maize</w:t>
            </w:r>
          </w:p>
          <w:p w14:paraId="0E34D21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1B6BE81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3=Hybrid maize</w:t>
            </w:r>
          </w:p>
          <w:p w14:paraId="15B27A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4=Cassava</w:t>
            </w:r>
          </w:p>
          <w:p w14:paraId="7B0E1A3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5=Sweet potato</w:t>
            </w:r>
          </w:p>
          <w:p w14:paraId="6711235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6=Irish potato</w:t>
            </w:r>
          </w:p>
          <w:p w14:paraId="1785E5FA"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w:t>
            </w:r>
            <w:ins w:id="374" w:author="Stickler, Mercedes M. (E3/LTRM)" w:date="2014-09-22T16:19:00Z">
              <w:r w:rsidRPr="00F25BF8">
                <w:rPr>
                  <w:rFonts w:cs="Times New Roman"/>
                  <w:sz w:val="20"/>
                </w:rPr>
                <w:t>Groundnut</w:t>
              </w:r>
            </w:ins>
          </w:p>
          <w:p w14:paraId="06D456BB"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8=Ground bean (Nzama)</w:t>
            </w:r>
          </w:p>
          <w:p w14:paraId="1B0FEC2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9=Rice</w:t>
            </w:r>
          </w:p>
          <w:p w14:paraId="4CE41C3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10=Finger millet (mawere)</w:t>
            </w:r>
          </w:p>
        </w:tc>
        <w:tc>
          <w:tcPr>
            <w:tcW w:w="3404" w:type="dxa"/>
          </w:tcPr>
          <w:p w14:paraId="661B47B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11=Sorghum</w:t>
            </w:r>
          </w:p>
          <w:p w14:paraId="3F9B1A3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12=Pearl millet (mchewere)</w:t>
            </w:r>
          </w:p>
          <w:p w14:paraId="3C4A591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13=Bean</w:t>
            </w:r>
          </w:p>
          <w:p w14:paraId="0B47E94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14=Soyabean</w:t>
            </w:r>
          </w:p>
          <w:p w14:paraId="60CBEA5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15=Pigeon Peas</w:t>
            </w:r>
          </w:p>
          <w:p w14:paraId="09E98D8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5FE84FC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6E49ABA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18=Cotton</w:t>
            </w:r>
          </w:p>
          <w:p w14:paraId="1B4A48F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404" w:type="dxa"/>
          </w:tcPr>
          <w:p w14:paraId="0BDEAB0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20=Cabbage Tanaposi</w:t>
            </w:r>
          </w:p>
          <w:p w14:paraId="7853662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21=Nkhwani</w:t>
            </w:r>
          </w:p>
          <w:p w14:paraId="32830518"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22=Therere/Okra</w:t>
            </w:r>
          </w:p>
          <w:p w14:paraId="6767273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23=Tomato</w:t>
            </w:r>
          </w:p>
          <w:p w14:paraId="7B59078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24=Onion</w:t>
            </w:r>
          </w:p>
          <w:p w14:paraId="2181D07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25=Peas</w:t>
            </w:r>
          </w:p>
          <w:p w14:paraId="0C27D8D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6FB5DDD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27=Sunflower</w:t>
            </w:r>
          </w:p>
          <w:p w14:paraId="2F0C23A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13403B72" w14:textId="77777777" w:rsidR="00F7697D" w:rsidRPr="00F25BF8" w:rsidRDefault="00F7697D" w:rsidP="00F7697D">
      <w:pPr>
        <w:spacing w:after="0" w:line="240" w:lineRule="auto"/>
        <w:contextualSpacing/>
        <w:rPr>
          <w:rFonts w:eastAsia="SimSun"/>
        </w:rPr>
      </w:pPr>
    </w:p>
    <w:p w14:paraId="22354694" w14:textId="77777777" w:rsidR="00F7697D" w:rsidRPr="00F25BF8" w:rsidRDefault="00F7697D" w:rsidP="00F7697D">
      <w:pPr>
        <w:spacing w:after="0" w:line="240" w:lineRule="auto"/>
        <w:contextualSpacing/>
        <w:rPr>
          <w:rFonts w:eastAsia="SimSun"/>
        </w:rPr>
      </w:pPr>
      <w:r w:rsidRPr="00F25BF8">
        <w:rPr>
          <w:rFonts w:eastAsia="SimSun"/>
        </w:rPr>
        <w:br w:type="page"/>
      </w:r>
    </w:p>
    <w:p w14:paraId="70E15E26" w14:textId="42C2CE85" w:rsidR="00F7697D" w:rsidRPr="00F25BF8" w:rsidRDefault="005133B7" w:rsidP="00F7697D">
      <w:pPr>
        <w:spacing w:after="0" w:line="240" w:lineRule="auto"/>
        <w:contextualSpacing/>
        <w:rPr>
          <w:rFonts w:eastAsia="Times New Roman" w:cs="Times New Roman"/>
          <w:b/>
          <w:bCs/>
        </w:rPr>
      </w:pPr>
      <w:r>
        <w:rPr>
          <w:rFonts w:eastAsia="Times New Roman" w:cs="Times New Roman"/>
          <w:b/>
          <w:bCs/>
        </w:rPr>
        <w:t>SECTION I</w:t>
      </w:r>
      <w:r w:rsidR="00F7697D" w:rsidRPr="00F25BF8">
        <w:rPr>
          <w:rFonts w:eastAsia="Times New Roman" w:cs="Times New Roman"/>
          <w:b/>
          <w:bCs/>
        </w:rPr>
        <w:t>. FIELD OVERVIEW (Continued)</w:t>
      </w:r>
    </w:p>
    <w:p w14:paraId="10E5D576" w14:textId="77777777" w:rsidR="00F7697D" w:rsidRPr="00F25BF8" w:rsidRDefault="00F7697D" w:rsidP="00F7697D">
      <w:pPr>
        <w:spacing w:after="0" w:line="240" w:lineRule="auto"/>
        <w:contextualSpacing/>
        <w:rPr>
          <w:rFonts w:eastAsia="SimSun"/>
        </w:rPr>
      </w:pPr>
    </w:p>
    <w:tbl>
      <w:tblPr>
        <w:tblStyle w:val="TableGrid2"/>
        <w:tblW w:w="12237"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718"/>
        <w:gridCol w:w="1080"/>
        <w:gridCol w:w="1440"/>
        <w:gridCol w:w="1440"/>
        <w:gridCol w:w="1440"/>
      </w:tblGrid>
      <w:tr w:rsidR="005133B7" w:rsidRPr="00F25BF8" w14:paraId="2C63CFEB" w14:textId="77777777" w:rsidTr="005133B7">
        <w:trPr>
          <w:trHeight w:val="20"/>
          <w:jc w:val="center"/>
        </w:trPr>
        <w:tc>
          <w:tcPr>
            <w:tcW w:w="719" w:type="dxa"/>
          </w:tcPr>
          <w:p w14:paraId="0860DC36" w14:textId="77777777" w:rsidR="005133B7" w:rsidRPr="00F25BF8" w:rsidRDefault="005133B7" w:rsidP="00F7697D">
            <w:pPr>
              <w:kinsoku w:val="0"/>
              <w:overflowPunct w:val="0"/>
              <w:autoSpaceDE w:val="0"/>
              <w:autoSpaceDN w:val="0"/>
              <w:adjustRightInd w:val="0"/>
              <w:contextualSpacing/>
              <w:jc w:val="center"/>
              <w:rPr>
                <w:rFonts w:cs="Times New Roman"/>
                <w:sz w:val="20"/>
              </w:rPr>
            </w:pPr>
          </w:p>
        </w:tc>
        <w:tc>
          <w:tcPr>
            <w:tcW w:w="1260" w:type="dxa"/>
          </w:tcPr>
          <w:p w14:paraId="06ECB67F" w14:textId="0C2C3800"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I.9</w:t>
            </w:r>
          </w:p>
        </w:tc>
        <w:tc>
          <w:tcPr>
            <w:tcW w:w="1350" w:type="dxa"/>
          </w:tcPr>
          <w:p w14:paraId="4221E66D" w14:textId="176D125F"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I.10</w:t>
            </w:r>
          </w:p>
        </w:tc>
        <w:tc>
          <w:tcPr>
            <w:tcW w:w="1348" w:type="dxa"/>
          </w:tcPr>
          <w:p w14:paraId="2991B798" w14:textId="4F3FAF9A"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I.11</w:t>
            </w:r>
          </w:p>
        </w:tc>
        <w:tc>
          <w:tcPr>
            <w:tcW w:w="1442" w:type="dxa"/>
          </w:tcPr>
          <w:p w14:paraId="563D0D72" w14:textId="594097A3"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I.12</w:t>
            </w:r>
          </w:p>
        </w:tc>
        <w:tc>
          <w:tcPr>
            <w:tcW w:w="1798" w:type="dxa"/>
            <w:gridSpan w:val="2"/>
            <w:tcBorders>
              <w:bottom w:val="single" w:sz="4" w:space="0" w:color="auto"/>
            </w:tcBorders>
          </w:tcPr>
          <w:p w14:paraId="7F39B656" w14:textId="1E062940"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I.13 &amp; I13b</w:t>
            </w:r>
          </w:p>
        </w:tc>
        <w:tc>
          <w:tcPr>
            <w:tcW w:w="1440" w:type="dxa"/>
          </w:tcPr>
          <w:p w14:paraId="6414FEF8" w14:textId="6D693857"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I14</w:t>
            </w:r>
          </w:p>
        </w:tc>
        <w:tc>
          <w:tcPr>
            <w:tcW w:w="1440" w:type="dxa"/>
          </w:tcPr>
          <w:p w14:paraId="14866882" w14:textId="16422D4E"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I.15</w:t>
            </w:r>
          </w:p>
        </w:tc>
        <w:tc>
          <w:tcPr>
            <w:tcW w:w="1440" w:type="dxa"/>
          </w:tcPr>
          <w:p w14:paraId="0363F2BC" w14:textId="03D0D834" w:rsidR="005133B7" w:rsidRPr="00F25BF8" w:rsidRDefault="005133B7" w:rsidP="00F7697D">
            <w:pPr>
              <w:kinsoku w:val="0"/>
              <w:overflowPunct w:val="0"/>
              <w:autoSpaceDE w:val="0"/>
              <w:autoSpaceDN w:val="0"/>
              <w:adjustRightInd w:val="0"/>
              <w:contextualSpacing/>
              <w:jc w:val="center"/>
              <w:rPr>
                <w:rFonts w:cs="Times New Roman"/>
                <w:sz w:val="20"/>
              </w:rPr>
            </w:pPr>
            <w:r>
              <w:rPr>
                <w:rFonts w:cs="Times New Roman"/>
                <w:sz w:val="20"/>
              </w:rPr>
              <w:t>I.16</w:t>
            </w:r>
          </w:p>
        </w:tc>
      </w:tr>
      <w:tr w:rsidR="00E34508" w:rsidRPr="00F25BF8" w14:paraId="43DD1A15" w14:textId="77777777" w:rsidTr="005133B7">
        <w:trPr>
          <w:trHeight w:val="20"/>
          <w:jc w:val="center"/>
        </w:trPr>
        <w:tc>
          <w:tcPr>
            <w:tcW w:w="719" w:type="dxa"/>
            <w:vMerge w:val="restart"/>
          </w:tcPr>
          <w:p w14:paraId="5C3ADADE" w14:textId="77777777" w:rsidR="00F7697D" w:rsidRPr="00F25BF8" w:rsidRDefault="00F7697D" w:rsidP="00F7697D">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260" w:type="dxa"/>
            <w:vMerge w:val="restart"/>
          </w:tcPr>
          <w:p w14:paraId="58EB7008"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E9. Who primarily decides how to use this field?</w:t>
            </w:r>
          </w:p>
          <w:p w14:paraId="5B35C6A2"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(See Code below)</w:t>
            </w:r>
          </w:p>
        </w:tc>
        <w:tc>
          <w:tcPr>
            <w:tcW w:w="1350" w:type="dxa"/>
            <w:vMerge w:val="restart"/>
          </w:tcPr>
          <w:p w14:paraId="39122BFD"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E10. What is the primary soil type of this field?</w:t>
            </w:r>
          </w:p>
          <w:p w14:paraId="092E5B69"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1=Clay</w:t>
            </w:r>
          </w:p>
          <w:p w14:paraId="52757E18"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2=Sandy loamy</w:t>
            </w:r>
          </w:p>
          <w:p w14:paraId="00734C58"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3=Loamy</w:t>
            </w:r>
          </w:p>
          <w:p w14:paraId="6244757A"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4=Silt</w:t>
            </w:r>
          </w:p>
          <w:p w14:paraId="775BBB49" w14:textId="77777777" w:rsidR="00F7697D"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5=Gravel</w:t>
            </w:r>
          </w:p>
          <w:p w14:paraId="0806E9A6" w14:textId="77777777" w:rsidR="005133B7" w:rsidRDefault="005133B7" w:rsidP="005133B7">
            <w:pPr>
              <w:kinsoku w:val="0"/>
              <w:overflowPunct w:val="0"/>
              <w:autoSpaceDE w:val="0"/>
              <w:autoSpaceDN w:val="0"/>
              <w:adjustRightInd w:val="0"/>
              <w:contextualSpacing/>
              <w:rPr>
                <w:rFonts w:cs="Times New Roman"/>
                <w:sz w:val="20"/>
              </w:rPr>
            </w:pPr>
            <w:r>
              <w:rPr>
                <w:rFonts w:cs="Times New Roman"/>
                <w:sz w:val="20"/>
              </w:rPr>
              <w:t>6=Black</w:t>
            </w:r>
          </w:p>
          <w:p w14:paraId="0C3E4705" w14:textId="00156123" w:rsidR="005133B7"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7=Red</w:t>
            </w:r>
          </w:p>
          <w:p w14:paraId="152CCF64"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1348" w:type="dxa"/>
            <w:vMerge w:val="restart"/>
          </w:tcPr>
          <w:p w14:paraId="731CEA25" w14:textId="301D617F"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hint="eastAsia"/>
                <w:sz w:val="20"/>
              </w:rPr>
              <w:t>Overall, w</w:t>
            </w:r>
            <w:r w:rsidRPr="00F25BF8">
              <w:rPr>
                <w:rFonts w:cs="Times New Roman"/>
                <w:sz w:val="20"/>
              </w:rPr>
              <w:t>hat is the slope of this field?</w:t>
            </w:r>
          </w:p>
          <w:p w14:paraId="374F7DD6"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1=Flat</w:t>
            </w:r>
          </w:p>
          <w:p w14:paraId="7F9B3FE6"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2=Slightly sloped</w:t>
            </w:r>
          </w:p>
          <w:p w14:paraId="01EF4D80"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3=Steeply sloped</w:t>
            </w:r>
          </w:p>
        </w:tc>
        <w:tc>
          <w:tcPr>
            <w:tcW w:w="1442" w:type="dxa"/>
            <w:vMerge w:val="restart"/>
          </w:tcPr>
          <w:p w14:paraId="52D8924A" w14:textId="2D0EE96A"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Is the field irrigated?</w:t>
            </w:r>
          </w:p>
          <w:p w14:paraId="59710848" w14:textId="29C14AD2" w:rsidR="00F7697D"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0</w:t>
            </w:r>
            <w:r w:rsidR="00F7697D" w:rsidRPr="00F25BF8">
              <w:rPr>
                <w:rFonts w:cs="Times New Roman"/>
                <w:sz w:val="20"/>
              </w:rPr>
              <w:t>=No</w:t>
            </w:r>
          </w:p>
          <w:p w14:paraId="6057A578" w14:textId="3E9D601A" w:rsidR="00F7697D"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1</w:t>
            </w:r>
            <w:r w:rsidR="00F7697D" w:rsidRPr="00F25BF8">
              <w:rPr>
                <w:rFonts w:cs="Times New Roman"/>
                <w:sz w:val="20"/>
              </w:rPr>
              <w:t>=Yes</w:t>
            </w:r>
          </w:p>
          <w:p w14:paraId="1D73DB57"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888=Don’t know</w:t>
            </w:r>
          </w:p>
          <w:p w14:paraId="00B25DEB" w14:textId="77777777"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999=Prefer not to respond</w:t>
            </w:r>
          </w:p>
          <w:p w14:paraId="55C9B485" w14:textId="66EF5E70" w:rsidR="00F7697D" w:rsidRPr="005133B7" w:rsidRDefault="005133B7" w:rsidP="005133B7">
            <w:pPr>
              <w:kinsoku w:val="0"/>
              <w:overflowPunct w:val="0"/>
              <w:autoSpaceDE w:val="0"/>
              <w:autoSpaceDN w:val="0"/>
              <w:adjustRightInd w:val="0"/>
              <w:contextualSpacing/>
              <w:rPr>
                <w:rFonts w:cs="Times New Roman"/>
                <w:i/>
                <w:sz w:val="20"/>
              </w:rPr>
            </w:pPr>
            <w:r>
              <w:rPr>
                <w:rFonts w:cs="Times New Roman"/>
                <w:i/>
                <w:sz w:val="20"/>
              </w:rPr>
              <w:t>If 0, skip to I.16</w:t>
            </w:r>
          </w:p>
        </w:tc>
        <w:tc>
          <w:tcPr>
            <w:tcW w:w="1798" w:type="dxa"/>
            <w:gridSpan w:val="2"/>
            <w:tcBorders>
              <w:bottom w:val="single" w:sz="4" w:space="0" w:color="auto"/>
            </w:tcBorders>
          </w:tcPr>
          <w:p w14:paraId="361F3C58" w14:textId="723224BE"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What is the distance you have to walk to collect water to irrigate this field?</w:t>
            </w:r>
          </w:p>
        </w:tc>
        <w:tc>
          <w:tcPr>
            <w:tcW w:w="1440" w:type="dxa"/>
            <w:vMerge w:val="restart"/>
          </w:tcPr>
          <w:p w14:paraId="675ABBBB" w14:textId="7B9B9AD0" w:rsidR="00F7697D" w:rsidRPr="00F25BF8" w:rsidRDefault="00CD4FA7" w:rsidP="005133B7">
            <w:pPr>
              <w:kinsoku w:val="0"/>
              <w:overflowPunct w:val="0"/>
              <w:autoSpaceDE w:val="0"/>
              <w:autoSpaceDN w:val="0"/>
              <w:adjustRightInd w:val="0"/>
              <w:contextualSpacing/>
              <w:rPr>
                <w:rFonts w:cs="Times New Roman"/>
                <w:sz w:val="20"/>
              </w:rPr>
            </w:pPr>
            <w:r>
              <w:rPr>
                <w:rFonts w:cs="Times New Roman"/>
                <w:sz w:val="20"/>
              </w:rPr>
              <w:t xml:space="preserve">From October 2-13 - April, 2014 </w:t>
            </w:r>
            <w:r w:rsidR="00F7697D" w:rsidRPr="00F25BF8">
              <w:rPr>
                <w:rFonts w:cs="Times New Roman"/>
                <w:sz w:val="20"/>
              </w:rPr>
              <w:t>approximately how many person-days did your household irrigate</w:t>
            </w:r>
            <w:r w:rsidR="005133B7">
              <w:rPr>
                <w:rFonts w:cs="Times New Roman"/>
                <w:sz w:val="20"/>
              </w:rPr>
              <w:t xml:space="preserve"> crops on this field during the last</w:t>
            </w:r>
            <w:r w:rsidR="00F7697D" w:rsidRPr="00F25BF8">
              <w:rPr>
                <w:rFonts w:cs="Times New Roman"/>
                <w:sz w:val="20"/>
              </w:rPr>
              <w:t xml:space="preserve"> agricultural season (2013/2014)?</w:t>
            </w:r>
          </w:p>
        </w:tc>
        <w:tc>
          <w:tcPr>
            <w:tcW w:w="1440" w:type="dxa"/>
            <w:vMerge w:val="restart"/>
          </w:tcPr>
          <w:p w14:paraId="1EE0E4E1" w14:textId="4F3C1E08" w:rsidR="00F7697D" w:rsidRPr="00F25BF8" w:rsidRDefault="00F7697D" w:rsidP="005133B7">
            <w:pPr>
              <w:kinsoku w:val="0"/>
              <w:overflowPunct w:val="0"/>
              <w:autoSpaceDE w:val="0"/>
              <w:autoSpaceDN w:val="0"/>
              <w:adjustRightInd w:val="0"/>
              <w:contextualSpacing/>
              <w:rPr>
                <w:rFonts w:cs="Times New Roman"/>
                <w:sz w:val="20"/>
              </w:rPr>
            </w:pPr>
            <w:r w:rsidRPr="00F25BF8">
              <w:rPr>
                <w:rFonts w:cs="Times New Roman"/>
                <w:sz w:val="20"/>
              </w:rPr>
              <w:t>On average, about how many hours per day did you irrigate this field?</w:t>
            </w:r>
          </w:p>
        </w:tc>
        <w:tc>
          <w:tcPr>
            <w:tcW w:w="1440" w:type="dxa"/>
            <w:vMerge w:val="restart"/>
          </w:tcPr>
          <w:p w14:paraId="34B94D74" w14:textId="2B777F62" w:rsidR="00F7697D" w:rsidRPr="00F25BF8" w:rsidRDefault="005133B7" w:rsidP="005133B7">
            <w:pPr>
              <w:kinsoku w:val="0"/>
              <w:overflowPunct w:val="0"/>
              <w:autoSpaceDE w:val="0"/>
              <w:autoSpaceDN w:val="0"/>
              <w:adjustRightInd w:val="0"/>
              <w:contextualSpacing/>
              <w:rPr>
                <w:rFonts w:cs="Times New Roman"/>
                <w:sz w:val="20"/>
              </w:rPr>
            </w:pPr>
            <w:r>
              <w:rPr>
                <w:rFonts w:cs="Times New Roman"/>
                <w:sz w:val="20"/>
              </w:rPr>
              <w:t>From</w:t>
            </w:r>
            <w:r w:rsidR="00CD4FA7">
              <w:rPr>
                <w:rFonts w:cs="Times New Roman"/>
                <w:sz w:val="20"/>
              </w:rPr>
              <w:t xml:space="preserve"> June 2013 - January 2014 </w:t>
            </w:r>
            <w:r w:rsidR="00F7697D" w:rsidRPr="00F25BF8">
              <w:rPr>
                <w:rFonts w:cs="Times New Roman"/>
                <w:sz w:val="20"/>
              </w:rPr>
              <w:t>approximately how many person-days did your household spend on land preparation and planting?</w:t>
            </w:r>
          </w:p>
        </w:tc>
      </w:tr>
      <w:tr w:rsidR="00E34508" w:rsidRPr="00F25BF8" w14:paraId="072DF3EF" w14:textId="77777777" w:rsidTr="005133B7">
        <w:trPr>
          <w:trHeight w:val="20"/>
          <w:jc w:val="center"/>
        </w:trPr>
        <w:tc>
          <w:tcPr>
            <w:tcW w:w="719" w:type="dxa"/>
            <w:vMerge/>
          </w:tcPr>
          <w:p w14:paraId="143E6149" w14:textId="4C3749C1" w:rsidR="00F7697D" w:rsidRPr="00F25BF8" w:rsidRDefault="00F7697D" w:rsidP="00F7697D">
            <w:pPr>
              <w:contextualSpacing/>
              <w:jc w:val="center"/>
              <w:rPr>
                <w:sz w:val="20"/>
              </w:rPr>
            </w:pPr>
          </w:p>
        </w:tc>
        <w:tc>
          <w:tcPr>
            <w:tcW w:w="1260" w:type="dxa"/>
            <w:vMerge/>
          </w:tcPr>
          <w:p w14:paraId="3826F633"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c>
          <w:tcPr>
            <w:tcW w:w="1350" w:type="dxa"/>
            <w:vMerge/>
          </w:tcPr>
          <w:p w14:paraId="49BFE3B6"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348" w:type="dxa"/>
            <w:vMerge/>
          </w:tcPr>
          <w:p w14:paraId="618F8725"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1442" w:type="dxa"/>
            <w:vMerge/>
          </w:tcPr>
          <w:p w14:paraId="5A4081F6" w14:textId="77777777" w:rsidR="00F7697D" w:rsidRPr="00F25BF8" w:rsidRDefault="00F7697D" w:rsidP="00F7697D">
            <w:pPr>
              <w:kinsoku w:val="0"/>
              <w:overflowPunct w:val="0"/>
              <w:autoSpaceDE w:val="0"/>
              <w:autoSpaceDN w:val="0"/>
              <w:adjustRightInd w:val="0"/>
              <w:contextualSpacing/>
              <w:jc w:val="center"/>
              <w:rPr>
                <w:rFonts w:cs="Times New Roman"/>
                <w:b/>
                <w:sz w:val="20"/>
              </w:rPr>
            </w:pPr>
          </w:p>
        </w:tc>
        <w:tc>
          <w:tcPr>
            <w:tcW w:w="718" w:type="dxa"/>
            <w:tcBorders>
              <w:top w:val="single" w:sz="4" w:space="0" w:color="auto"/>
              <w:right w:val="single" w:sz="4" w:space="0" w:color="auto"/>
            </w:tcBorders>
          </w:tcPr>
          <w:p w14:paraId="77C6AD4E" w14:textId="77777777" w:rsidR="00F7697D" w:rsidRPr="00F25BF8" w:rsidRDefault="00F7697D" w:rsidP="00F7697D">
            <w:pPr>
              <w:contextualSpacing/>
              <w:jc w:val="center"/>
              <w:rPr>
                <w:rFonts w:cs="Times New Roman"/>
                <w:sz w:val="20"/>
              </w:rPr>
            </w:pPr>
            <w:r w:rsidRPr="00F25BF8">
              <w:rPr>
                <w:rFonts w:cs="Times New Roman"/>
                <w:sz w:val="20"/>
              </w:rPr>
              <w:t>Hours</w:t>
            </w:r>
          </w:p>
        </w:tc>
        <w:tc>
          <w:tcPr>
            <w:tcW w:w="1080" w:type="dxa"/>
            <w:tcBorders>
              <w:top w:val="single" w:sz="4" w:space="0" w:color="auto"/>
              <w:left w:val="single" w:sz="4" w:space="0" w:color="auto"/>
            </w:tcBorders>
          </w:tcPr>
          <w:p w14:paraId="1BF37B9B" w14:textId="77777777" w:rsidR="00F7697D" w:rsidRPr="00F25BF8" w:rsidRDefault="00F7697D" w:rsidP="00F7697D">
            <w:pPr>
              <w:contextualSpacing/>
              <w:jc w:val="center"/>
              <w:rPr>
                <w:rFonts w:cs="Times New Roman"/>
                <w:sz w:val="20"/>
              </w:rPr>
            </w:pPr>
            <w:r w:rsidRPr="00F25BF8">
              <w:rPr>
                <w:rFonts w:cs="Times New Roman"/>
                <w:sz w:val="20"/>
              </w:rPr>
              <w:t>Minutes</w:t>
            </w:r>
          </w:p>
        </w:tc>
        <w:tc>
          <w:tcPr>
            <w:tcW w:w="1440" w:type="dxa"/>
            <w:vMerge/>
          </w:tcPr>
          <w:p w14:paraId="66D99CEF" w14:textId="77777777" w:rsidR="00F7697D" w:rsidRPr="00F25BF8" w:rsidRDefault="00F7697D" w:rsidP="00F7697D">
            <w:pPr>
              <w:contextualSpacing/>
              <w:jc w:val="center"/>
              <w:rPr>
                <w:rFonts w:cs="Times New Roman"/>
                <w:sz w:val="20"/>
              </w:rPr>
            </w:pPr>
          </w:p>
        </w:tc>
        <w:tc>
          <w:tcPr>
            <w:tcW w:w="1440" w:type="dxa"/>
            <w:vMerge/>
          </w:tcPr>
          <w:p w14:paraId="45665C6F" w14:textId="77777777" w:rsidR="00F7697D" w:rsidRPr="00F25BF8" w:rsidRDefault="00F7697D" w:rsidP="00F7697D">
            <w:pPr>
              <w:contextualSpacing/>
              <w:jc w:val="center"/>
              <w:rPr>
                <w:rFonts w:cs="Times New Roman"/>
                <w:sz w:val="20"/>
              </w:rPr>
            </w:pPr>
          </w:p>
        </w:tc>
        <w:tc>
          <w:tcPr>
            <w:tcW w:w="1440" w:type="dxa"/>
            <w:vMerge/>
          </w:tcPr>
          <w:p w14:paraId="02F4DF7A" w14:textId="77777777" w:rsidR="00F7697D" w:rsidRPr="00F25BF8" w:rsidRDefault="00F7697D" w:rsidP="00F7697D">
            <w:pPr>
              <w:kinsoku w:val="0"/>
              <w:overflowPunct w:val="0"/>
              <w:autoSpaceDE w:val="0"/>
              <w:autoSpaceDN w:val="0"/>
              <w:adjustRightInd w:val="0"/>
              <w:contextualSpacing/>
              <w:jc w:val="center"/>
              <w:rPr>
                <w:rFonts w:cs="Times New Roman"/>
                <w:sz w:val="20"/>
              </w:rPr>
            </w:pPr>
          </w:p>
        </w:tc>
      </w:tr>
      <w:tr w:rsidR="00E34508" w:rsidRPr="00F25BF8" w14:paraId="70F26DD6" w14:textId="77777777" w:rsidTr="005133B7">
        <w:trPr>
          <w:trHeight w:val="20"/>
          <w:jc w:val="center"/>
        </w:trPr>
        <w:tc>
          <w:tcPr>
            <w:tcW w:w="719" w:type="dxa"/>
          </w:tcPr>
          <w:p w14:paraId="08F3DC8A"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260" w:type="dxa"/>
          </w:tcPr>
          <w:p w14:paraId="0E6053E6"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who_decide</w:t>
            </w:r>
          </w:p>
        </w:tc>
        <w:tc>
          <w:tcPr>
            <w:tcW w:w="1350" w:type="dxa"/>
          </w:tcPr>
          <w:p w14:paraId="207F4480"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soil_type</w:t>
            </w:r>
          </w:p>
        </w:tc>
        <w:tc>
          <w:tcPr>
            <w:tcW w:w="1348" w:type="dxa"/>
          </w:tcPr>
          <w:p w14:paraId="4D7399F2"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field_slope</w:t>
            </w:r>
          </w:p>
        </w:tc>
        <w:tc>
          <w:tcPr>
            <w:tcW w:w="1442" w:type="dxa"/>
          </w:tcPr>
          <w:p w14:paraId="66E5C2A3"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irrigated</w:t>
            </w:r>
          </w:p>
        </w:tc>
        <w:tc>
          <w:tcPr>
            <w:tcW w:w="718" w:type="dxa"/>
          </w:tcPr>
          <w:p w14:paraId="1768CC5F"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Hours_water</w:t>
            </w:r>
          </w:p>
        </w:tc>
        <w:tc>
          <w:tcPr>
            <w:tcW w:w="1080" w:type="dxa"/>
          </w:tcPr>
          <w:p w14:paraId="2A75143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Mins_water</w:t>
            </w:r>
          </w:p>
        </w:tc>
        <w:tc>
          <w:tcPr>
            <w:tcW w:w="1440" w:type="dxa"/>
          </w:tcPr>
          <w:p w14:paraId="6895EC5B"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irrigate_days</w:t>
            </w:r>
          </w:p>
        </w:tc>
        <w:tc>
          <w:tcPr>
            <w:tcW w:w="1440" w:type="dxa"/>
          </w:tcPr>
          <w:p w14:paraId="5A993F7D"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irrigate_hours</w:t>
            </w:r>
          </w:p>
        </w:tc>
        <w:tc>
          <w:tcPr>
            <w:tcW w:w="1440" w:type="dxa"/>
          </w:tcPr>
          <w:p w14:paraId="442595D9" w14:textId="77777777" w:rsidR="00F7697D" w:rsidRPr="00F25BF8" w:rsidRDefault="00F7697D"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land_prepdays</w:t>
            </w:r>
          </w:p>
        </w:tc>
      </w:tr>
      <w:tr w:rsidR="00E34508" w:rsidRPr="00F25BF8" w14:paraId="21A131B4" w14:textId="77777777" w:rsidTr="005133B7">
        <w:trPr>
          <w:trHeight w:val="20"/>
          <w:jc w:val="center"/>
        </w:trPr>
        <w:tc>
          <w:tcPr>
            <w:tcW w:w="719" w:type="dxa"/>
          </w:tcPr>
          <w:p w14:paraId="1F6C99F0" w14:textId="77777777" w:rsidR="00F7697D" w:rsidRPr="00F25BF8" w:rsidRDefault="00F7697D" w:rsidP="00F7697D">
            <w:pPr>
              <w:contextualSpacing/>
              <w:jc w:val="center"/>
              <w:rPr>
                <w:sz w:val="20"/>
              </w:rPr>
            </w:pPr>
            <w:r w:rsidRPr="00F25BF8">
              <w:rPr>
                <w:sz w:val="20"/>
              </w:rPr>
              <w:t>1</w:t>
            </w:r>
          </w:p>
        </w:tc>
        <w:tc>
          <w:tcPr>
            <w:tcW w:w="1260" w:type="dxa"/>
          </w:tcPr>
          <w:p w14:paraId="245A54F2" w14:textId="77777777" w:rsidR="00F7697D" w:rsidRPr="00F25BF8" w:rsidRDefault="00F7697D" w:rsidP="00F7697D">
            <w:pPr>
              <w:contextualSpacing/>
              <w:jc w:val="center"/>
            </w:pPr>
          </w:p>
        </w:tc>
        <w:tc>
          <w:tcPr>
            <w:tcW w:w="1350" w:type="dxa"/>
          </w:tcPr>
          <w:p w14:paraId="387989B4" w14:textId="77777777" w:rsidR="00F7697D" w:rsidRPr="00F25BF8" w:rsidRDefault="00F7697D" w:rsidP="00F7697D">
            <w:pPr>
              <w:contextualSpacing/>
              <w:jc w:val="center"/>
            </w:pPr>
          </w:p>
        </w:tc>
        <w:tc>
          <w:tcPr>
            <w:tcW w:w="1348" w:type="dxa"/>
          </w:tcPr>
          <w:p w14:paraId="29A4844D" w14:textId="77777777" w:rsidR="00F7697D" w:rsidRPr="00F25BF8" w:rsidRDefault="00F7697D" w:rsidP="00F7697D">
            <w:pPr>
              <w:contextualSpacing/>
              <w:jc w:val="center"/>
            </w:pPr>
          </w:p>
        </w:tc>
        <w:tc>
          <w:tcPr>
            <w:tcW w:w="1442" w:type="dxa"/>
          </w:tcPr>
          <w:p w14:paraId="27744382" w14:textId="77777777" w:rsidR="00F7697D" w:rsidRPr="00F25BF8" w:rsidRDefault="00F7697D" w:rsidP="00F7697D">
            <w:pPr>
              <w:contextualSpacing/>
              <w:jc w:val="center"/>
            </w:pPr>
          </w:p>
        </w:tc>
        <w:tc>
          <w:tcPr>
            <w:tcW w:w="718" w:type="dxa"/>
          </w:tcPr>
          <w:p w14:paraId="324E9B48" w14:textId="77777777" w:rsidR="00F7697D" w:rsidRPr="00F25BF8" w:rsidRDefault="00F7697D" w:rsidP="00F7697D">
            <w:pPr>
              <w:contextualSpacing/>
              <w:jc w:val="center"/>
            </w:pPr>
          </w:p>
        </w:tc>
        <w:tc>
          <w:tcPr>
            <w:tcW w:w="1080" w:type="dxa"/>
          </w:tcPr>
          <w:p w14:paraId="0CA7F6D2" w14:textId="77777777" w:rsidR="00F7697D" w:rsidRPr="00F25BF8" w:rsidRDefault="00F7697D" w:rsidP="00F7697D">
            <w:pPr>
              <w:contextualSpacing/>
              <w:jc w:val="center"/>
            </w:pPr>
          </w:p>
        </w:tc>
        <w:tc>
          <w:tcPr>
            <w:tcW w:w="1440" w:type="dxa"/>
          </w:tcPr>
          <w:p w14:paraId="22B48BB7" w14:textId="77777777" w:rsidR="00F7697D" w:rsidRPr="00F25BF8" w:rsidRDefault="00F7697D" w:rsidP="00F7697D">
            <w:pPr>
              <w:contextualSpacing/>
              <w:jc w:val="center"/>
            </w:pPr>
          </w:p>
        </w:tc>
        <w:tc>
          <w:tcPr>
            <w:tcW w:w="1440" w:type="dxa"/>
          </w:tcPr>
          <w:p w14:paraId="0360B284" w14:textId="77777777" w:rsidR="00F7697D" w:rsidRPr="00F25BF8" w:rsidRDefault="00F7697D" w:rsidP="00F7697D">
            <w:pPr>
              <w:contextualSpacing/>
              <w:jc w:val="center"/>
            </w:pPr>
          </w:p>
        </w:tc>
        <w:tc>
          <w:tcPr>
            <w:tcW w:w="1440" w:type="dxa"/>
          </w:tcPr>
          <w:p w14:paraId="2FAD2CEC" w14:textId="77777777" w:rsidR="00F7697D" w:rsidRPr="00F25BF8" w:rsidRDefault="00F7697D" w:rsidP="00F7697D">
            <w:pPr>
              <w:contextualSpacing/>
              <w:jc w:val="center"/>
            </w:pPr>
          </w:p>
        </w:tc>
      </w:tr>
      <w:tr w:rsidR="00E34508" w:rsidRPr="00F25BF8" w14:paraId="6E970BF1" w14:textId="77777777" w:rsidTr="005133B7">
        <w:trPr>
          <w:trHeight w:val="20"/>
          <w:jc w:val="center"/>
        </w:trPr>
        <w:tc>
          <w:tcPr>
            <w:tcW w:w="719" w:type="dxa"/>
          </w:tcPr>
          <w:p w14:paraId="3FFC834F" w14:textId="77777777" w:rsidR="00F7697D" w:rsidRPr="00F25BF8" w:rsidRDefault="00F7697D" w:rsidP="00F7697D">
            <w:pPr>
              <w:contextualSpacing/>
              <w:jc w:val="center"/>
              <w:rPr>
                <w:sz w:val="20"/>
              </w:rPr>
            </w:pPr>
            <w:r w:rsidRPr="00F25BF8">
              <w:rPr>
                <w:sz w:val="20"/>
              </w:rPr>
              <w:t>2</w:t>
            </w:r>
          </w:p>
        </w:tc>
        <w:tc>
          <w:tcPr>
            <w:tcW w:w="1260" w:type="dxa"/>
          </w:tcPr>
          <w:p w14:paraId="55463B06" w14:textId="77777777" w:rsidR="00F7697D" w:rsidRPr="00F25BF8" w:rsidRDefault="00F7697D" w:rsidP="00F7697D">
            <w:pPr>
              <w:contextualSpacing/>
              <w:jc w:val="center"/>
            </w:pPr>
          </w:p>
        </w:tc>
        <w:tc>
          <w:tcPr>
            <w:tcW w:w="1350" w:type="dxa"/>
          </w:tcPr>
          <w:p w14:paraId="02534068" w14:textId="77777777" w:rsidR="00F7697D" w:rsidRPr="00F25BF8" w:rsidRDefault="00F7697D" w:rsidP="00F7697D">
            <w:pPr>
              <w:contextualSpacing/>
              <w:jc w:val="center"/>
            </w:pPr>
          </w:p>
        </w:tc>
        <w:tc>
          <w:tcPr>
            <w:tcW w:w="1348" w:type="dxa"/>
          </w:tcPr>
          <w:p w14:paraId="4EDA867C" w14:textId="77777777" w:rsidR="00F7697D" w:rsidRPr="00F25BF8" w:rsidRDefault="00F7697D" w:rsidP="00F7697D">
            <w:pPr>
              <w:contextualSpacing/>
              <w:jc w:val="center"/>
            </w:pPr>
          </w:p>
        </w:tc>
        <w:tc>
          <w:tcPr>
            <w:tcW w:w="1442" w:type="dxa"/>
          </w:tcPr>
          <w:p w14:paraId="30661F70" w14:textId="77777777" w:rsidR="00F7697D" w:rsidRPr="00F25BF8" w:rsidRDefault="00F7697D" w:rsidP="00F7697D">
            <w:pPr>
              <w:contextualSpacing/>
              <w:jc w:val="center"/>
            </w:pPr>
          </w:p>
        </w:tc>
        <w:tc>
          <w:tcPr>
            <w:tcW w:w="718" w:type="dxa"/>
          </w:tcPr>
          <w:p w14:paraId="58D0D4BE" w14:textId="77777777" w:rsidR="00F7697D" w:rsidRPr="00F25BF8" w:rsidRDefault="00F7697D" w:rsidP="00F7697D">
            <w:pPr>
              <w:contextualSpacing/>
              <w:jc w:val="center"/>
            </w:pPr>
          </w:p>
        </w:tc>
        <w:tc>
          <w:tcPr>
            <w:tcW w:w="1080" w:type="dxa"/>
          </w:tcPr>
          <w:p w14:paraId="5E7E5AAF" w14:textId="77777777" w:rsidR="00F7697D" w:rsidRPr="00F25BF8" w:rsidRDefault="00F7697D" w:rsidP="00F7697D">
            <w:pPr>
              <w:contextualSpacing/>
              <w:jc w:val="center"/>
            </w:pPr>
          </w:p>
        </w:tc>
        <w:tc>
          <w:tcPr>
            <w:tcW w:w="1440" w:type="dxa"/>
          </w:tcPr>
          <w:p w14:paraId="3069C75D" w14:textId="77777777" w:rsidR="00F7697D" w:rsidRPr="00F25BF8" w:rsidRDefault="00F7697D" w:rsidP="00F7697D">
            <w:pPr>
              <w:contextualSpacing/>
              <w:jc w:val="center"/>
            </w:pPr>
          </w:p>
        </w:tc>
        <w:tc>
          <w:tcPr>
            <w:tcW w:w="1440" w:type="dxa"/>
          </w:tcPr>
          <w:p w14:paraId="651201D1" w14:textId="77777777" w:rsidR="00F7697D" w:rsidRPr="00F25BF8" w:rsidRDefault="00F7697D" w:rsidP="00F7697D">
            <w:pPr>
              <w:contextualSpacing/>
              <w:jc w:val="center"/>
            </w:pPr>
          </w:p>
        </w:tc>
        <w:tc>
          <w:tcPr>
            <w:tcW w:w="1440" w:type="dxa"/>
          </w:tcPr>
          <w:p w14:paraId="7EDC9041" w14:textId="77777777" w:rsidR="00F7697D" w:rsidRPr="00F25BF8" w:rsidRDefault="00F7697D" w:rsidP="00F7697D">
            <w:pPr>
              <w:contextualSpacing/>
              <w:jc w:val="center"/>
            </w:pPr>
          </w:p>
        </w:tc>
      </w:tr>
      <w:tr w:rsidR="00E34508" w:rsidRPr="00F25BF8" w14:paraId="09033386" w14:textId="77777777" w:rsidTr="005133B7">
        <w:trPr>
          <w:trHeight w:val="20"/>
          <w:jc w:val="center"/>
        </w:trPr>
        <w:tc>
          <w:tcPr>
            <w:tcW w:w="719" w:type="dxa"/>
          </w:tcPr>
          <w:p w14:paraId="33B1FFFB" w14:textId="77777777" w:rsidR="00F7697D" w:rsidRPr="00F25BF8" w:rsidRDefault="00F7697D" w:rsidP="00F7697D">
            <w:pPr>
              <w:contextualSpacing/>
              <w:jc w:val="center"/>
              <w:rPr>
                <w:sz w:val="20"/>
              </w:rPr>
            </w:pPr>
            <w:r w:rsidRPr="00F25BF8">
              <w:rPr>
                <w:sz w:val="20"/>
              </w:rPr>
              <w:t>3</w:t>
            </w:r>
          </w:p>
        </w:tc>
        <w:tc>
          <w:tcPr>
            <w:tcW w:w="1260" w:type="dxa"/>
          </w:tcPr>
          <w:p w14:paraId="4EB61B85" w14:textId="77777777" w:rsidR="00F7697D" w:rsidRPr="00F25BF8" w:rsidRDefault="00F7697D" w:rsidP="00F7697D">
            <w:pPr>
              <w:contextualSpacing/>
              <w:jc w:val="center"/>
            </w:pPr>
          </w:p>
        </w:tc>
        <w:tc>
          <w:tcPr>
            <w:tcW w:w="1350" w:type="dxa"/>
          </w:tcPr>
          <w:p w14:paraId="3B4AA744" w14:textId="77777777" w:rsidR="00F7697D" w:rsidRPr="00F25BF8" w:rsidRDefault="00F7697D" w:rsidP="00F7697D">
            <w:pPr>
              <w:contextualSpacing/>
              <w:jc w:val="center"/>
            </w:pPr>
          </w:p>
        </w:tc>
        <w:tc>
          <w:tcPr>
            <w:tcW w:w="1348" w:type="dxa"/>
          </w:tcPr>
          <w:p w14:paraId="39FFAF66" w14:textId="77777777" w:rsidR="00F7697D" w:rsidRPr="00F25BF8" w:rsidRDefault="00F7697D" w:rsidP="00F7697D">
            <w:pPr>
              <w:contextualSpacing/>
              <w:jc w:val="center"/>
            </w:pPr>
          </w:p>
        </w:tc>
        <w:tc>
          <w:tcPr>
            <w:tcW w:w="1442" w:type="dxa"/>
          </w:tcPr>
          <w:p w14:paraId="20F8B1C6" w14:textId="77777777" w:rsidR="00F7697D" w:rsidRPr="00F25BF8" w:rsidRDefault="00F7697D" w:rsidP="00F7697D">
            <w:pPr>
              <w:contextualSpacing/>
              <w:jc w:val="center"/>
            </w:pPr>
          </w:p>
        </w:tc>
        <w:tc>
          <w:tcPr>
            <w:tcW w:w="718" w:type="dxa"/>
          </w:tcPr>
          <w:p w14:paraId="7FC8CAF9" w14:textId="77777777" w:rsidR="00F7697D" w:rsidRPr="00F25BF8" w:rsidRDefault="00F7697D" w:rsidP="00F7697D">
            <w:pPr>
              <w:contextualSpacing/>
              <w:jc w:val="center"/>
            </w:pPr>
          </w:p>
        </w:tc>
        <w:tc>
          <w:tcPr>
            <w:tcW w:w="1080" w:type="dxa"/>
          </w:tcPr>
          <w:p w14:paraId="551FAEB0" w14:textId="77777777" w:rsidR="00F7697D" w:rsidRPr="00F25BF8" w:rsidRDefault="00F7697D" w:rsidP="00F7697D">
            <w:pPr>
              <w:contextualSpacing/>
              <w:jc w:val="center"/>
            </w:pPr>
          </w:p>
        </w:tc>
        <w:tc>
          <w:tcPr>
            <w:tcW w:w="1440" w:type="dxa"/>
          </w:tcPr>
          <w:p w14:paraId="3B7D7612" w14:textId="77777777" w:rsidR="00F7697D" w:rsidRPr="00F25BF8" w:rsidRDefault="00F7697D" w:rsidP="00F7697D">
            <w:pPr>
              <w:contextualSpacing/>
              <w:jc w:val="center"/>
            </w:pPr>
          </w:p>
        </w:tc>
        <w:tc>
          <w:tcPr>
            <w:tcW w:w="1440" w:type="dxa"/>
          </w:tcPr>
          <w:p w14:paraId="57276C1A" w14:textId="77777777" w:rsidR="00F7697D" w:rsidRPr="00F25BF8" w:rsidRDefault="00F7697D" w:rsidP="00F7697D">
            <w:pPr>
              <w:contextualSpacing/>
              <w:jc w:val="center"/>
            </w:pPr>
          </w:p>
        </w:tc>
        <w:tc>
          <w:tcPr>
            <w:tcW w:w="1440" w:type="dxa"/>
          </w:tcPr>
          <w:p w14:paraId="1E6AF9F0" w14:textId="77777777" w:rsidR="00F7697D" w:rsidRPr="00F25BF8" w:rsidRDefault="00F7697D" w:rsidP="00F7697D">
            <w:pPr>
              <w:contextualSpacing/>
              <w:jc w:val="center"/>
            </w:pPr>
          </w:p>
        </w:tc>
      </w:tr>
      <w:tr w:rsidR="00E34508" w:rsidRPr="00F25BF8" w14:paraId="37DCD1FF" w14:textId="77777777" w:rsidTr="005133B7">
        <w:trPr>
          <w:trHeight w:val="20"/>
          <w:jc w:val="center"/>
        </w:trPr>
        <w:tc>
          <w:tcPr>
            <w:tcW w:w="719" w:type="dxa"/>
          </w:tcPr>
          <w:p w14:paraId="5ADC4C28" w14:textId="77777777" w:rsidR="00F7697D" w:rsidRPr="00F25BF8" w:rsidRDefault="00F7697D" w:rsidP="00F7697D">
            <w:pPr>
              <w:contextualSpacing/>
              <w:jc w:val="center"/>
              <w:rPr>
                <w:sz w:val="20"/>
              </w:rPr>
            </w:pPr>
            <w:r w:rsidRPr="00F25BF8">
              <w:rPr>
                <w:sz w:val="20"/>
              </w:rPr>
              <w:t>4</w:t>
            </w:r>
          </w:p>
        </w:tc>
        <w:tc>
          <w:tcPr>
            <w:tcW w:w="1260" w:type="dxa"/>
          </w:tcPr>
          <w:p w14:paraId="50628860" w14:textId="77777777" w:rsidR="00F7697D" w:rsidRPr="00F25BF8" w:rsidRDefault="00F7697D" w:rsidP="00F7697D">
            <w:pPr>
              <w:contextualSpacing/>
              <w:jc w:val="center"/>
            </w:pPr>
          </w:p>
        </w:tc>
        <w:tc>
          <w:tcPr>
            <w:tcW w:w="1350" w:type="dxa"/>
          </w:tcPr>
          <w:p w14:paraId="6F16AFA7" w14:textId="77777777" w:rsidR="00F7697D" w:rsidRPr="00F25BF8" w:rsidRDefault="00F7697D" w:rsidP="00F7697D">
            <w:pPr>
              <w:contextualSpacing/>
              <w:jc w:val="center"/>
            </w:pPr>
          </w:p>
        </w:tc>
        <w:tc>
          <w:tcPr>
            <w:tcW w:w="1348" w:type="dxa"/>
          </w:tcPr>
          <w:p w14:paraId="545D7F45" w14:textId="77777777" w:rsidR="00F7697D" w:rsidRPr="00F25BF8" w:rsidRDefault="00F7697D" w:rsidP="00F7697D">
            <w:pPr>
              <w:contextualSpacing/>
              <w:jc w:val="center"/>
            </w:pPr>
          </w:p>
        </w:tc>
        <w:tc>
          <w:tcPr>
            <w:tcW w:w="1442" w:type="dxa"/>
          </w:tcPr>
          <w:p w14:paraId="21E85F99" w14:textId="77777777" w:rsidR="00F7697D" w:rsidRPr="00F25BF8" w:rsidRDefault="00F7697D" w:rsidP="00F7697D">
            <w:pPr>
              <w:contextualSpacing/>
              <w:jc w:val="center"/>
            </w:pPr>
          </w:p>
        </w:tc>
        <w:tc>
          <w:tcPr>
            <w:tcW w:w="718" w:type="dxa"/>
          </w:tcPr>
          <w:p w14:paraId="6AA828C7" w14:textId="77777777" w:rsidR="00F7697D" w:rsidRPr="00F25BF8" w:rsidRDefault="00F7697D" w:rsidP="00F7697D">
            <w:pPr>
              <w:contextualSpacing/>
              <w:jc w:val="center"/>
            </w:pPr>
          </w:p>
        </w:tc>
        <w:tc>
          <w:tcPr>
            <w:tcW w:w="1080" w:type="dxa"/>
          </w:tcPr>
          <w:p w14:paraId="50313CF9" w14:textId="77777777" w:rsidR="00F7697D" w:rsidRPr="00F25BF8" w:rsidRDefault="00F7697D" w:rsidP="00F7697D">
            <w:pPr>
              <w:contextualSpacing/>
              <w:jc w:val="center"/>
            </w:pPr>
          </w:p>
        </w:tc>
        <w:tc>
          <w:tcPr>
            <w:tcW w:w="1440" w:type="dxa"/>
          </w:tcPr>
          <w:p w14:paraId="0BFCFEC4" w14:textId="77777777" w:rsidR="00F7697D" w:rsidRPr="00F25BF8" w:rsidRDefault="00F7697D" w:rsidP="00F7697D">
            <w:pPr>
              <w:contextualSpacing/>
              <w:jc w:val="center"/>
            </w:pPr>
          </w:p>
        </w:tc>
        <w:tc>
          <w:tcPr>
            <w:tcW w:w="1440" w:type="dxa"/>
          </w:tcPr>
          <w:p w14:paraId="03C664AC" w14:textId="77777777" w:rsidR="00F7697D" w:rsidRPr="00F25BF8" w:rsidRDefault="00F7697D" w:rsidP="00F7697D">
            <w:pPr>
              <w:contextualSpacing/>
              <w:jc w:val="center"/>
            </w:pPr>
          </w:p>
        </w:tc>
        <w:tc>
          <w:tcPr>
            <w:tcW w:w="1440" w:type="dxa"/>
          </w:tcPr>
          <w:p w14:paraId="6D10C830" w14:textId="77777777" w:rsidR="00F7697D" w:rsidRPr="00F25BF8" w:rsidRDefault="00F7697D" w:rsidP="00F7697D">
            <w:pPr>
              <w:contextualSpacing/>
              <w:jc w:val="center"/>
            </w:pPr>
          </w:p>
        </w:tc>
      </w:tr>
      <w:tr w:rsidR="00E34508" w:rsidRPr="00F25BF8" w14:paraId="7BE6A6B2" w14:textId="77777777" w:rsidTr="005133B7">
        <w:trPr>
          <w:trHeight w:val="20"/>
          <w:jc w:val="center"/>
        </w:trPr>
        <w:tc>
          <w:tcPr>
            <w:tcW w:w="719" w:type="dxa"/>
          </w:tcPr>
          <w:p w14:paraId="2D710785" w14:textId="77777777" w:rsidR="00F7697D" w:rsidRPr="00F25BF8" w:rsidRDefault="00F7697D" w:rsidP="00F7697D">
            <w:pPr>
              <w:contextualSpacing/>
              <w:jc w:val="center"/>
              <w:rPr>
                <w:sz w:val="20"/>
              </w:rPr>
            </w:pPr>
            <w:r w:rsidRPr="00F25BF8">
              <w:rPr>
                <w:sz w:val="20"/>
              </w:rPr>
              <w:t>5</w:t>
            </w:r>
          </w:p>
        </w:tc>
        <w:tc>
          <w:tcPr>
            <w:tcW w:w="1260" w:type="dxa"/>
          </w:tcPr>
          <w:p w14:paraId="643A31A9" w14:textId="77777777" w:rsidR="00F7697D" w:rsidRPr="00F25BF8" w:rsidRDefault="00F7697D" w:rsidP="00F7697D">
            <w:pPr>
              <w:contextualSpacing/>
              <w:jc w:val="center"/>
            </w:pPr>
          </w:p>
        </w:tc>
        <w:tc>
          <w:tcPr>
            <w:tcW w:w="1350" w:type="dxa"/>
          </w:tcPr>
          <w:p w14:paraId="27901103" w14:textId="77777777" w:rsidR="00F7697D" w:rsidRPr="00F25BF8" w:rsidRDefault="00F7697D" w:rsidP="00F7697D">
            <w:pPr>
              <w:contextualSpacing/>
              <w:jc w:val="center"/>
            </w:pPr>
          </w:p>
        </w:tc>
        <w:tc>
          <w:tcPr>
            <w:tcW w:w="1348" w:type="dxa"/>
          </w:tcPr>
          <w:p w14:paraId="5CE97A27" w14:textId="77777777" w:rsidR="00F7697D" w:rsidRPr="00F25BF8" w:rsidRDefault="00F7697D" w:rsidP="00F7697D">
            <w:pPr>
              <w:contextualSpacing/>
              <w:jc w:val="center"/>
            </w:pPr>
          </w:p>
        </w:tc>
        <w:tc>
          <w:tcPr>
            <w:tcW w:w="1442" w:type="dxa"/>
          </w:tcPr>
          <w:p w14:paraId="040010C0" w14:textId="77777777" w:rsidR="00F7697D" w:rsidRPr="00F25BF8" w:rsidRDefault="00F7697D" w:rsidP="00F7697D">
            <w:pPr>
              <w:contextualSpacing/>
              <w:jc w:val="center"/>
            </w:pPr>
          </w:p>
        </w:tc>
        <w:tc>
          <w:tcPr>
            <w:tcW w:w="718" w:type="dxa"/>
          </w:tcPr>
          <w:p w14:paraId="118F3C6B" w14:textId="77777777" w:rsidR="00F7697D" w:rsidRPr="00F25BF8" w:rsidRDefault="00F7697D" w:rsidP="00F7697D">
            <w:pPr>
              <w:contextualSpacing/>
              <w:jc w:val="center"/>
            </w:pPr>
          </w:p>
        </w:tc>
        <w:tc>
          <w:tcPr>
            <w:tcW w:w="1080" w:type="dxa"/>
          </w:tcPr>
          <w:p w14:paraId="3F0D7DDB" w14:textId="77777777" w:rsidR="00F7697D" w:rsidRPr="00F25BF8" w:rsidRDefault="00F7697D" w:rsidP="00F7697D">
            <w:pPr>
              <w:contextualSpacing/>
              <w:jc w:val="center"/>
            </w:pPr>
          </w:p>
        </w:tc>
        <w:tc>
          <w:tcPr>
            <w:tcW w:w="1440" w:type="dxa"/>
          </w:tcPr>
          <w:p w14:paraId="03A2221D" w14:textId="77777777" w:rsidR="00F7697D" w:rsidRPr="00F25BF8" w:rsidRDefault="00F7697D" w:rsidP="00F7697D">
            <w:pPr>
              <w:contextualSpacing/>
              <w:jc w:val="center"/>
            </w:pPr>
          </w:p>
        </w:tc>
        <w:tc>
          <w:tcPr>
            <w:tcW w:w="1440" w:type="dxa"/>
          </w:tcPr>
          <w:p w14:paraId="7E03670E" w14:textId="77777777" w:rsidR="00F7697D" w:rsidRPr="00F25BF8" w:rsidRDefault="00F7697D" w:rsidP="00F7697D">
            <w:pPr>
              <w:contextualSpacing/>
              <w:jc w:val="center"/>
            </w:pPr>
          </w:p>
        </w:tc>
        <w:tc>
          <w:tcPr>
            <w:tcW w:w="1440" w:type="dxa"/>
          </w:tcPr>
          <w:p w14:paraId="639590F3" w14:textId="77777777" w:rsidR="00F7697D" w:rsidRPr="00F25BF8" w:rsidRDefault="00F7697D" w:rsidP="00F7697D">
            <w:pPr>
              <w:contextualSpacing/>
              <w:jc w:val="center"/>
            </w:pPr>
          </w:p>
        </w:tc>
      </w:tr>
      <w:tr w:rsidR="00E34508" w:rsidRPr="00F25BF8" w14:paraId="4AC2F552" w14:textId="77777777" w:rsidTr="005133B7">
        <w:trPr>
          <w:trHeight w:val="20"/>
          <w:jc w:val="center"/>
        </w:trPr>
        <w:tc>
          <w:tcPr>
            <w:tcW w:w="719" w:type="dxa"/>
          </w:tcPr>
          <w:p w14:paraId="5A95F47F" w14:textId="77777777" w:rsidR="00F7697D" w:rsidRPr="00F25BF8" w:rsidRDefault="00F7697D" w:rsidP="00F7697D">
            <w:pPr>
              <w:contextualSpacing/>
              <w:jc w:val="center"/>
              <w:rPr>
                <w:sz w:val="20"/>
              </w:rPr>
            </w:pPr>
            <w:r w:rsidRPr="00F25BF8">
              <w:rPr>
                <w:sz w:val="20"/>
              </w:rPr>
              <w:t>6</w:t>
            </w:r>
          </w:p>
        </w:tc>
        <w:tc>
          <w:tcPr>
            <w:tcW w:w="1260" w:type="dxa"/>
          </w:tcPr>
          <w:p w14:paraId="45D19376" w14:textId="77777777" w:rsidR="00F7697D" w:rsidRPr="00F25BF8" w:rsidRDefault="00F7697D" w:rsidP="00F7697D">
            <w:pPr>
              <w:contextualSpacing/>
              <w:jc w:val="center"/>
            </w:pPr>
          </w:p>
        </w:tc>
        <w:tc>
          <w:tcPr>
            <w:tcW w:w="1350" w:type="dxa"/>
          </w:tcPr>
          <w:p w14:paraId="14130237" w14:textId="77777777" w:rsidR="00F7697D" w:rsidRPr="00F25BF8" w:rsidRDefault="00F7697D" w:rsidP="00F7697D">
            <w:pPr>
              <w:contextualSpacing/>
              <w:jc w:val="center"/>
            </w:pPr>
          </w:p>
        </w:tc>
        <w:tc>
          <w:tcPr>
            <w:tcW w:w="1348" w:type="dxa"/>
          </w:tcPr>
          <w:p w14:paraId="3848C47C" w14:textId="77777777" w:rsidR="00F7697D" w:rsidRPr="00F25BF8" w:rsidRDefault="00F7697D" w:rsidP="00F7697D">
            <w:pPr>
              <w:contextualSpacing/>
              <w:jc w:val="center"/>
            </w:pPr>
          </w:p>
        </w:tc>
        <w:tc>
          <w:tcPr>
            <w:tcW w:w="1442" w:type="dxa"/>
          </w:tcPr>
          <w:p w14:paraId="5AA68DFB" w14:textId="77777777" w:rsidR="00F7697D" w:rsidRPr="00F25BF8" w:rsidRDefault="00F7697D" w:rsidP="00F7697D">
            <w:pPr>
              <w:contextualSpacing/>
              <w:jc w:val="center"/>
            </w:pPr>
          </w:p>
        </w:tc>
        <w:tc>
          <w:tcPr>
            <w:tcW w:w="718" w:type="dxa"/>
          </w:tcPr>
          <w:p w14:paraId="42A1B438" w14:textId="77777777" w:rsidR="00F7697D" w:rsidRPr="00F25BF8" w:rsidRDefault="00F7697D" w:rsidP="00F7697D">
            <w:pPr>
              <w:contextualSpacing/>
              <w:jc w:val="center"/>
            </w:pPr>
          </w:p>
        </w:tc>
        <w:tc>
          <w:tcPr>
            <w:tcW w:w="1080" w:type="dxa"/>
          </w:tcPr>
          <w:p w14:paraId="508BA09C" w14:textId="77777777" w:rsidR="00F7697D" w:rsidRPr="00F25BF8" w:rsidRDefault="00F7697D" w:rsidP="00F7697D">
            <w:pPr>
              <w:contextualSpacing/>
              <w:jc w:val="center"/>
            </w:pPr>
          </w:p>
        </w:tc>
        <w:tc>
          <w:tcPr>
            <w:tcW w:w="1440" w:type="dxa"/>
          </w:tcPr>
          <w:p w14:paraId="179D5977" w14:textId="77777777" w:rsidR="00F7697D" w:rsidRPr="00F25BF8" w:rsidRDefault="00F7697D" w:rsidP="00F7697D">
            <w:pPr>
              <w:contextualSpacing/>
              <w:jc w:val="center"/>
            </w:pPr>
          </w:p>
        </w:tc>
        <w:tc>
          <w:tcPr>
            <w:tcW w:w="1440" w:type="dxa"/>
          </w:tcPr>
          <w:p w14:paraId="0A7DE713" w14:textId="77777777" w:rsidR="00F7697D" w:rsidRPr="00F25BF8" w:rsidRDefault="00F7697D" w:rsidP="00F7697D">
            <w:pPr>
              <w:contextualSpacing/>
              <w:jc w:val="center"/>
            </w:pPr>
          </w:p>
        </w:tc>
        <w:tc>
          <w:tcPr>
            <w:tcW w:w="1440" w:type="dxa"/>
          </w:tcPr>
          <w:p w14:paraId="1B168A43" w14:textId="77777777" w:rsidR="00F7697D" w:rsidRPr="00F25BF8" w:rsidRDefault="00F7697D" w:rsidP="00F7697D">
            <w:pPr>
              <w:contextualSpacing/>
              <w:jc w:val="center"/>
            </w:pPr>
          </w:p>
        </w:tc>
      </w:tr>
      <w:tr w:rsidR="00E34508" w:rsidRPr="00F25BF8" w14:paraId="6A9EC5E4" w14:textId="77777777" w:rsidTr="005133B7">
        <w:trPr>
          <w:trHeight w:val="20"/>
          <w:jc w:val="center"/>
        </w:trPr>
        <w:tc>
          <w:tcPr>
            <w:tcW w:w="719" w:type="dxa"/>
          </w:tcPr>
          <w:p w14:paraId="344A217B" w14:textId="77777777" w:rsidR="00F7697D" w:rsidRPr="00F25BF8" w:rsidRDefault="00F7697D" w:rsidP="00F7697D">
            <w:pPr>
              <w:contextualSpacing/>
              <w:jc w:val="center"/>
              <w:rPr>
                <w:sz w:val="20"/>
              </w:rPr>
            </w:pPr>
            <w:r w:rsidRPr="00F25BF8">
              <w:rPr>
                <w:sz w:val="20"/>
              </w:rPr>
              <w:t>7</w:t>
            </w:r>
          </w:p>
        </w:tc>
        <w:tc>
          <w:tcPr>
            <w:tcW w:w="1260" w:type="dxa"/>
          </w:tcPr>
          <w:p w14:paraId="1AF34B98" w14:textId="77777777" w:rsidR="00F7697D" w:rsidRPr="00F25BF8" w:rsidRDefault="00F7697D" w:rsidP="00F7697D">
            <w:pPr>
              <w:contextualSpacing/>
              <w:jc w:val="center"/>
            </w:pPr>
          </w:p>
        </w:tc>
        <w:tc>
          <w:tcPr>
            <w:tcW w:w="1350" w:type="dxa"/>
          </w:tcPr>
          <w:p w14:paraId="02A7CCE1" w14:textId="77777777" w:rsidR="00F7697D" w:rsidRPr="00F25BF8" w:rsidRDefault="00F7697D" w:rsidP="00F7697D">
            <w:pPr>
              <w:contextualSpacing/>
              <w:jc w:val="center"/>
            </w:pPr>
          </w:p>
        </w:tc>
        <w:tc>
          <w:tcPr>
            <w:tcW w:w="1348" w:type="dxa"/>
          </w:tcPr>
          <w:p w14:paraId="7A6B923A" w14:textId="77777777" w:rsidR="00F7697D" w:rsidRPr="00F25BF8" w:rsidRDefault="00F7697D" w:rsidP="00F7697D">
            <w:pPr>
              <w:contextualSpacing/>
              <w:jc w:val="center"/>
            </w:pPr>
          </w:p>
        </w:tc>
        <w:tc>
          <w:tcPr>
            <w:tcW w:w="1442" w:type="dxa"/>
          </w:tcPr>
          <w:p w14:paraId="0BD5A7A6" w14:textId="77777777" w:rsidR="00F7697D" w:rsidRPr="00F25BF8" w:rsidRDefault="00F7697D" w:rsidP="00F7697D">
            <w:pPr>
              <w:contextualSpacing/>
              <w:jc w:val="center"/>
            </w:pPr>
          </w:p>
        </w:tc>
        <w:tc>
          <w:tcPr>
            <w:tcW w:w="718" w:type="dxa"/>
          </w:tcPr>
          <w:p w14:paraId="1E8D36FE" w14:textId="77777777" w:rsidR="00F7697D" w:rsidRPr="00F25BF8" w:rsidRDefault="00F7697D" w:rsidP="00F7697D">
            <w:pPr>
              <w:contextualSpacing/>
              <w:jc w:val="center"/>
            </w:pPr>
          </w:p>
        </w:tc>
        <w:tc>
          <w:tcPr>
            <w:tcW w:w="1080" w:type="dxa"/>
          </w:tcPr>
          <w:p w14:paraId="2A835DC8" w14:textId="77777777" w:rsidR="00F7697D" w:rsidRPr="00F25BF8" w:rsidRDefault="00F7697D" w:rsidP="00F7697D">
            <w:pPr>
              <w:contextualSpacing/>
              <w:jc w:val="center"/>
            </w:pPr>
          </w:p>
        </w:tc>
        <w:tc>
          <w:tcPr>
            <w:tcW w:w="1440" w:type="dxa"/>
          </w:tcPr>
          <w:p w14:paraId="0CB17B48" w14:textId="77777777" w:rsidR="00F7697D" w:rsidRPr="00F25BF8" w:rsidRDefault="00F7697D" w:rsidP="00F7697D">
            <w:pPr>
              <w:contextualSpacing/>
              <w:jc w:val="center"/>
            </w:pPr>
          </w:p>
        </w:tc>
        <w:tc>
          <w:tcPr>
            <w:tcW w:w="1440" w:type="dxa"/>
          </w:tcPr>
          <w:p w14:paraId="0FD3206C" w14:textId="77777777" w:rsidR="00F7697D" w:rsidRPr="00F25BF8" w:rsidRDefault="00F7697D" w:rsidP="00F7697D">
            <w:pPr>
              <w:contextualSpacing/>
              <w:jc w:val="center"/>
            </w:pPr>
          </w:p>
        </w:tc>
        <w:tc>
          <w:tcPr>
            <w:tcW w:w="1440" w:type="dxa"/>
          </w:tcPr>
          <w:p w14:paraId="318F899B" w14:textId="77777777" w:rsidR="00F7697D" w:rsidRPr="00F25BF8" w:rsidRDefault="00F7697D" w:rsidP="00F7697D">
            <w:pPr>
              <w:contextualSpacing/>
              <w:jc w:val="center"/>
            </w:pPr>
          </w:p>
        </w:tc>
      </w:tr>
      <w:tr w:rsidR="00E34508" w:rsidRPr="00F25BF8" w14:paraId="2122459E" w14:textId="77777777" w:rsidTr="005133B7">
        <w:trPr>
          <w:trHeight w:val="20"/>
          <w:jc w:val="center"/>
        </w:trPr>
        <w:tc>
          <w:tcPr>
            <w:tcW w:w="719" w:type="dxa"/>
          </w:tcPr>
          <w:p w14:paraId="681A99B6" w14:textId="77777777" w:rsidR="00F7697D" w:rsidRPr="00F25BF8" w:rsidRDefault="00F7697D" w:rsidP="00F7697D">
            <w:pPr>
              <w:contextualSpacing/>
              <w:jc w:val="center"/>
              <w:rPr>
                <w:sz w:val="20"/>
              </w:rPr>
            </w:pPr>
            <w:r w:rsidRPr="00F25BF8">
              <w:rPr>
                <w:sz w:val="20"/>
              </w:rPr>
              <w:t>8</w:t>
            </w:r>
          </w:p>
        </w:tc>
        <w:tc>
          <w:tcPr>
            <w:tcW w:w="1260" w:type="dxa"/>
          </w:tcPr>
          <w:p w14:paraId="5F87CBCF" w14:textId="77777777" w:rsidR="00F7697D" w:rsidRPr="00F25BF8" w:rsidRDefault="00F7697D" w:rsidP="00F7697D">
            <w:pPr>
              <w:contextualSpacing/>
              <w:jc w:val="center"/>
            </w:pPr>
          </w:p>
        </w:tc>
        <w:tc>
          <w:tcPr>
            <w:tcW w:w="1350" w:type="dxa"/>
          </w:tcPr>
          <w:p w14:paraId="77A2A53A" w14:textId="77777777" w:rsidR="00F7697D" w:rsidRPr="00F25BF8" w:rsidRDefault="00F7697D" w:rsidP="00F7697D">
            <w:pPr>
              <w:contextualSpacing/>
              <w:jc w:val="center"/>
            </w:pPr>
          </w:p>
        </w:tc>
        <w:tc>
          <w:tcPr>
            <w:tcW w:w="1348" w:type="dxa"/>
          </w:tcPr>
          <w:p w14:paraId="35A9AAE4" w14:textId="77777777" w:rsidR="00F7697D" w:rsidRPr="00F25BF8" w:rsidRDefault="00F7697D" w:rsidP="00F7697D">
            <w:pPr>
              <w:contextualSpacing/>
              <w:jc w:val="center"/>
            </w:pPr>
          </w:p>
        </w:tc>
        <w:tc>
          <w:tcPr>
            <w:tcW w:w="1442" w:type="dxa"/>
          </w:tcPr>
          <w:p w14:paraId="490DBA61" w14:textId="77777777" w:rsidR="00F7697D" w:rsidRPr="00F25BF8" w:rsidRDefault="00F7697D" w:rsidP="00F7697D">
            <w:pPr>
              <w:contextualSpacing/>
              <w:jc w:val="center"/>
            </w:pPr>
          </w:p>
        </w:tc>
        <w:tc>
          <w:tcPr>
            <w:tcW w:w="718" w:type="dxa"/>
          </w:tcPr>
          <w:p w14:paraId="2EB3F501" w14:textId="77777777" w:rsidR="00F7697D" w:rsidRPr="00F25BF8" w:rsidRDefault="00F7697D" w:rsidP="00F7697D">
            <w:pPr>
              <w:contextualSpacing/>
              <w:jc w:val="center"/>
            </w:pPr>
          </w:p>
        </w:tc>
        <w:tc>
          <w:tcPr>
            <w:tcW w:w="1080" w:type="dxa"/>
          </w:tcPr>
          <w:p w14:paraId="48CAF211" w14:textId="77777777" w:rsidR="00F7697D" w:rsidRPr="00F25BF8" w:rsidRDefault="00F7697D" w:rsidP="00F7697D">
            <w:pPr>
              <w:contextualSpacing/>
              <w:jc w:val="center"/>
            </w:pPr>
          </w:p>
        </w:tc>
        <w:tc>
          <w:tcPr>
            <w:tcW w:w="1440" w:type="dxa"/>
          </w:tcPr>
          <w:p w14:paraId="2CB553B0" w14:textId="77777777" w:rsidR="00F7697D" w:rsidRPr="00F25BF8" w:rsidRDefault="00F7697D" w:rsidP="00F7697D">
            <w:pPr>
              <w:contextualSpacing/>
              <w:jc w:val="center"/>
            </w:pPr>
          </w:p>
        </w:tc>
        <w:tc>
          <w:tcPr>
            <w:tcW w:w="1440" w:type="dxa"/>
          </w:tcPr>
          <w:p w14:paraId="435854CA" w14:textId="77777777" w:rsidR="00F7697D" w:rsidRPr="00F25BF8" w:rsidRDefault="00F7697D" w:rsidP="00F7697D">
            <w:pPr>
              <w:contextualSpacing/>
              <w:jc w:val="center"/>
            </w:pPr>
          </w:p>
        </w:tc>
        <w:tc>
          <w:tcPr>
            <w:tcW w:w="1440" w:type="dxa"/>
          </w:tcPr>
          <w:p w14:paraId="2EB998A9" w14:textId="77777777" w:rsidR="00F7697D" w:rsidRPr="00F25BF8" w:rsidRDefault="00F7697D" w:rsidP="00F7697D">
            <w:pPr>
              <w:contextualSpacing/>
              <w:jc w:val="center"/>
            </w:pPr>
          </w:p>
        </w:tc>
      </w:tr>
      <w:tr w:rsidR="00E34508" w:rsidRPr="00F25BF8" w14:paraId="6DBE7480" w14:textId="77777777" w:rsidTr="005133B7">
        <w:trPr>
          <w:trHeight w:val="20"/>
          <w:jc w:val="center"/>
        </w:trPr>
        <w:tc>
          <w:tcPr>
            <w:tcW w:w="719" w:type="dxa"/>
          </w:tcPr>
          <w:p w14:paraId="3AD5770B" w14:textId="77777777" w:rsidR="00F7697D" w:rsidRPr="00F25BF8" w:rsidRDefault="00F7697D" w:rsidP="00F7697D">
            <w:pPr>
              <w:contextualSpacing/>
              <w:jc w:val="center"/>
              <w:rPr>
                <w:sz w:val="20"/>
              </w:rPr>
            </w:pPr>
            <w:r w:rsidRPr="00F25BF8">
              <w:rPr>
                <w:sz w:val="20"/>
              </w:rPr>
              <w:t>9</w:t>
            </w:r>
          </w:p>
        </w:tc>
        <w:tc>
          <w:tcPr>
            <w:tcW w:w="1260" w:type="dxa"/>
          </w:tcPr>
          <w:p w14:paraId="2A44C720" w14:textId="77777777" w:rsidR="00F7697D" w:rsidRPr="00F25BF8" w:rsidRDefault="00F7697D" w:rsidP="00F7697D">
            <w:pPr>
              <w:contextualSpacing/>
              <w:jc w:val="center"/>
            </w:pPr>
          </w:p>
        </w:tc>
        <w:tc>
          <w:tcPr>
            <w:tcW w:w="1350" w:type="dxa"/>
          </w:tcPr>
          <w:p w14:paraId="2B97E035" w14:textId="77777777" w:rsidR="00F7697D" w:rsidRPr="00F25BF8" w:rsidRDefault="00F7697D" w:rsidP="00F7697D">
            <w:pPr>
              <w:contextualSpacing/>
              <w:jc w:val="center"/>
            </w:pPr>
          </w:p>
        </w:tc>
        <w:tc>
          <w:tcPr>
            <w:tcW w:w="1348" w:type="dxa"/>
          </w:tcPr>
          <w:p w14:paraId="7C8112F6" w14:textId="77777777" w:rsidR="00F7697D" w:rsidRPr="00F25BF8" w:rsidRDefault="00F7697D" w:rsidP="00F7697D">
            <w:pPr>
              <w:contextualSpacing/>
              <w:jc w:val="center"/>
            </w:pPr>
          </w:p>
        </w:tc>
        <w:tc>
          <w:tcPr>
            <w:tcW w:w="1442" w:type="dxa"/>
          </w:tcPr>
          <w:p w14:paraId="7EC17308" w14:textId="77777777" w:rsidR="00F7697D" w:rsidRPr="00F25BF8" w:rsidRDefault="00F7697D" w:rsidP="00F7697D">
            <w:pPr>
              <w:contextualSpacing/>
              <w:jc w:val="center"/>
            </w:pPr>
          </w:p>
        </w:tc>
        <w:tc>
          <w:tcPr>
            <w:tcW w:w="718" w:type="dxa"/>
          </w:tcPr>
          <w:p w14:paraId="5E66E9EC" w14:textId="77777777" w:rsidR="00F7697D" w:rsidRPr="00F25BF8" w:rsidRDefault="00F7697D" w:rsidP="00F7697D">
            <w:pPr>
              <w:contextualSpacing/>
              <w:jc w:val="center"/>
            </w:pPr>
          </w:p>
        </w:tc>
        <w:tc>
          <w:tcPr>
            <w:tcW w:w="1080" w:type="dxa"/>
          </w:tcPr>
          <w:p w14:paraId="2D28F1DB" w14:textId="77777777" w:rsidR="00F7697D" w:rsidRPr="00F25BF8" w:rsidRDefault="00F7697D" w:rsidP="00F7697D">
            <w:pPr>
              <w:contextualSpacing/>
              <w:jc w:val="center"/>
            </w:pPr>
          </w:p>
        </w:tc>
        <w:tc>
          <w:tcPr>
            <w:tcW w:w="1440" w:type="dxa"/>
          </w:tcPr>
          <w:p w14:paraId="16D32059" w14:textId="77777777" w:rsidR="00F7697D" w:rsidRPr="00F25BF8" w:rsidRDefault="00F7697D" w:rsidP="00F7697D">
            <w:pPr>
              <w:contextualSpacing/>
              <w:jc w:val="center"/>
            </w:pPr>
          </w:p>
        </w:tc>
        <w:tc>
          <w:tcPr>
            <w:tcW w:w="1440" w:type="dxa"/>
          </w:tcPr>
          <w:p w14:paraId="3C8CBC3E" w14:textId="77777777" w:rsidR="00F7697D" w:rsidRPr="00F25BF8" w:rsidRDefault="00F7697D" w:rsidP="00F7697D">
            <w:pPr>
              <w:contextualSpacing/>
              <w:jc w:val="center"/>
            </w:pPr>
          </w:p>
        </w:tc>
        <w:tc>
          <w:tcPr>
            <w:tcW w:w="1440" w:type="dxa"/>
          </w:tcPr>
          <w:p w14:paraId="7E1E5C0E" w14:textId="77777777" w:rsidR="00F7697D" w:rsidRPr="00F25BF8" w:rsidRDefault="00F7697D" w:rsidP="00F7697D">
            <w:pPr>
              <w:contextualSpacing/>
              <w:jc w:val="center"/>
            </w:pPr>
          </w:p>
        </w:tc>
      </w:tr>
      <w:tr w:rsidR="00E34508" w:rsidRPr="00F25BF8" w14:paraId="50DBAAB3" w14:textId="77777777" w:rsidTr="005133B7">
        <w:trPr>
          <w:trHeight w:val="20"/>
          <w:jc w:val="center"/>
        </w:trPr>
        <w:tc>
          <w:tcPr>
            <w:tcW w:w="719" w:type="dxa"/>
          </w:tcPr>
          <w:p w14:paraId="3E885699" w14:textId="77777777" w:rsidR="00F7697D" w:rsidRPr="00F25BF8" w:rsidRDefault="00F7697D" w:rsidP="00F7697D">
            <w:pPr>
              <w:contextualSpacing/>
              <w:jc w:val="center"/>
              <w:rPr>
                <w:sz w:val="20"/>
              </w:rPr>
            </w:pPr>
            <w:r w:rsidRPr="00F25BF8">
              <w:rPr>
                <w:sz w:val="20"/>
              </w:rPr>
              <w:t>10</w:t>
            </w:r>
          </w:p>
        </w:tc>
        <w:tc>
          <w:tcPr>
            <w:tcW w:w="1260" w:type="dxa"/>
          </w:tcPr>
          <w:p w14:paraId="0F6F0E6A" w14:textId="77777777" w:rsidR="00F7697D" w:rsidRPr="00F25BF8" w:rsidRDefault="00F7697D" w:rsidP="00F7697D">
            <w:pPr>
              <w:contextualSpacing/>
              <w:jc w:val="center"/>
            </w:pPr>
          </w:p>
        </w:tc>
        <w:tc>
          <w:tcPr>
            <w:tcW w:w="1350" w:type="dxa"/>
          </w:tcPr>
          <w:p w14:paraId="3288C263" w14:textId="77777777" w:rsidR="00F7697D" w:rsidRPr="00F25BF8" w:rsidRDefault="00F7697D" w:rsidP="00F7697D">
            <w:pPr>
              <w:contextualSpacing/>
              <w:jc w:val="center"/>
            </w:pPr>
          </w:p>
        </w:tc>
        <w:tc>
          <w:tcPr>
            <w:tcW w:w="1348" w:type="dxa"/>
          </w:tcPr>
          <w:p w14:paraId="43962D8D" w14:textId="77777777" w:rsidR="00F7697D" w:rsidRPr="00F25BF8" w:rsidRDefault="00F7697D" w:rsidP="00F7697D">
            <w:pPr>
              <w:contextualSpacing/>
              <w:jc w:val="center"/>
            </w:pPr>
          </w:p>
        </w:tc>
        <w:tc>
          <w:tcPr>
            <w:tcW w:w="1442" w:type="dxa"/>
          </w:tcPr>
          <w:p w14:paraId="735E4F0A" w14:textId="77777777" w:rsidR="00F7697D" w:rsidRPr="00F25BF8" w:rsidRDefault="00F7697D" w:rsidP="00F7697D">
            <w:pPr>
              <w:contextualSpacing/>
              <w:jc w:val="center"/>
            </w:pPr>
          </w:p>
        </w:tc>
        <w:tc>
          <w:tcPr>
            <w:tcW w:w="718" w:type="dxa"/>
          </w:tcPr>
          <w:p w14:paraId="040B2427" w14:textId="77777777" w:rsidR="00F7697D" w:rsidRPr="00F25BF8" w:rsidRDefault="00F7697D" w:rsidP="00F7697D">
            <w:pPr>
              <w:contextualSpacing/>
              <w:jc w:val="center"/>
            </w:pPr>
          </w:p>
        </w:tc>
        <w:tc>
          <w:tcPr>
            <w:tcW w:w="1080" w:type="dxa"/>
          </w:tcPr>
          <w:p w14:paraId="3A76A6D6" w14:textId="77777777" w:rsidR="00F7697D" w:rsidRPr="00F25BF8" w:rsidRDefault="00F7697D" w:rsidP="00F7697D">
            <w:pPr>
              <w:contextualSpacing/>
              <w:jc w:val="center"/>
            </w:pPr>
          </w:p>
        </w:tc>
        <w:tc>
          <w:tcPr>
            <w:tcW w:w="1440" w:type="dxa"/>
          </w:tcPr>
          <w:p w14:paraId="74EB4232" w14:textId="77777777" w:rsidR="00F7697D" w:rsidRPr="00F25BF8" w:rsidRDefault="00F7697D" w:rsidP="00F7697D">
            <w:pPr>
              <w:contextualSpacing/>
              <w:jc w:val="center"/>
            </w:pPr>
          </w:p>
        </w:tc>
        <w:tc>
          <w:tcPr>
            <w:tcW w:w="1440" w:type="dxa"/>
          </w:tcPr>
          <w:p w14:paraId="00576BEF" w14:textId="77777777" w:rsidR="00F7697D" w:rsidRPr="00F25BF8" w:rsidRDefault="00F7697D" w:rsidP="00F7697D">
            <w:pPr>
              <w:contextualSpacing/>
              <w:jc w:val="center"/>
            </w:pPr>
          </w:p>
        </w:tc>
        <w:tc>
          <w:tcPr>
            <w:tcW w:w="1440" w:type="dxa"/>
          </w:tcPr>
          <w:p w14:paraId="34D4555D" w14:textId="77777777" w:rsidR="00F7697D" w:rsidRPr="00F25BF8" w:rsidRDefault="00F7697D" w:rsidP="00F7697D">
            <w:pPr>
              <w:contextualSpacing/>
              <w:jc w:val="center"/>
            </w:pPr>
          </w:p>
        </w:tc>
      </w:tr>
    </w:tbl>
    <w:p w14:paraId="16307C0E" w14:textId="77777777" w:rsidR="00F7697D" w:rsidRPr="00F25BF8" w:rsidRDefault="00F7697D" w:rsidP="00F7697D">
      <w:pPr>
        <w:spacing w:after="0" w:line="240" w:lineRule="auto"/>
        <w:contextualSpacing/>
        <w:rPr>
          <w:rFonts w:eastAsia="SimSun"/>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F25BF8" w14:paraId="61C04BEF" w14:textId="77777777" w:rsidTr="00F7697D">
        <w:trPr>
          <w:jc w:val="center"/>
        </w:trPr>
        <w:tc>
          <w:tcPr>
            <w:tcW w:w="3955" w:type="dxa"/>
          </w:tcPr>
          <w:p w14:paraId="5D13F58F" w14:textId="77777777" w:rsidR="00F7697D" w:rsidRPr="00F25BF8" w:rsidRDefault="00F7697D" w:rsidP="00F7697D">
            <w:pPr>
              <w:kinsoku w:val="0"/>
              <w:overflowPunct w:val="0"/>
              <w:autoSpaceDE w:val="0"/>
              <w:autoSpaceDN w:val="0"/>
              <w:adjustRightInd w:val="0"/>
              <w:contextualSpacing/>
              <w:rPr>
                <w:rFonts w:cs="Times New Roman"/>
                <w:b/>
                <w:sz w:val="20"/>
              </w:rPr>
            </w:pPr>
            <w:r w:rsidRPr="00F25BF8">
              <w:rPr>
                <w:rFonts w:cs="Times New Roman"/>
                <w:b/>
                <w:sz w:val="20"/>
              </w:rPr>
              <w:t>Primary Decision (E9)</w:t>
            </w:r>
          </w:p>
        </w:tc>
      </w:tr>
      <w:tr w:rsidR="00F7697D" w:rsidRPr="00F25BF8" w14:paraId="330544A3" w14:textId="77777777" w:rsidTr="00F7697D">
        <w:trPr>
          <w:jc w:val="center"/>
        </w:trPr>
        <w:tc>
          <w:tcPr>
            <w:tcW w:w="3955" w:type="dxa"/>
          </w:tcPr>
          <w:p w14:paraId="292DF9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1=Head of household</w:t>
            </w:r>
          </w:p>
          <w:p w14:paraId="63CE34E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2=Spouse</w:t>
            </w:r>
          </w:p>
          <w:p w14:paraId="78CFA00F"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3=Both head and spouse together</w:t>
            </w:r>
          </w:p>
          <w:p w14:paraId="503C571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4=Other male household member</w:t>
            </w:r>
          </w:p>
          <w:p w14:paraId="35E6AA2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5=Other female household member</w:t>
            </w:r>
          </w:p>
          <w:p w14:paraId="6D1AAA5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6C26FF3F" w14:textId="77777777" w:rsidR="00F7697D" w:rsidRPr="00F25BF8" w:rsidRDefault="00F7697D" w:rsidP="00F7697D">
      <w:pPr>
        <w:spacing w:after="0" w:line="240" w:lineRule="auto"/>
        <w:contextualSpacing/>
        <w:rPr>
          <w:rFonts w:eastAsia="SimSun"/>
        </w:rPr>
      </w:pPr>
      <w:r w:rsidRPr="00F25BF8">
        <w:rPr>
          <w:rFonts w:eastAsia="SimSun"/>
        </w:rPr>
        <w:br w:type="page"/>
      </w:r>
    </w:p>
    <w:p w14:paraId="2F1B1284" w14:textId="77777777" w:rsidR="00F7697D" w:rsidRPr="00F25BF8" w:rsidRDefault="00F7697D" w:rsidP="00F7697D">
      <w:pPr>
        <w:spacing w:after="0" w:line="240" w:lineRule="auto"/>
        <w:contextualSpacing/>
        <w:rPr>
          <w:rFonts w:eastAsia="Times New Roman" w:cs="Times New Roman"/>
          <w:b/>
          <w:bCs/>
        </w:rPr>
      </w:pPr>
      <w:r w:rsidRPr="00F25BF8">
        <w:rPr>
          <w:rFonts w:eastAsia="Times New Roman" w:cs="Times New Roman"/>
          <w:b/>
          <w:bCs/>
        </w:rPr>
        <w:t>SECTION E. FIELD OVERVIEW (Continued)</w:t>
      </w:r>
    </w:p>
    <w:tbl>
      <w:tblPr>
        <w:tblStyle w:val="TableGrid2"/>
        <w:tblpPr w:leftFromText="180" w:rightFromText="180" w:vertAnchor="text" w:horzAnchor="page" w:tblpX="1470" w:tblpY="93"/>
        <w:tblW w:w="10795" w:type="dxa"/>
        <w:tblLayout w:type="fixed"/>
        <w:tblCellMar>
          <w:left w:w="29" w:type="dxa"/>
          <w:right w:w="29" w:type="dxa"/>
        </w:tblCellMar>
        <w:tblLook w:val="04A0" w:firstRow="1" w:lastRow="0" w:firstColumn="1" w:lastColumn="0" w:noHBand="0" w:noVBand="1"/>
      </w:tblPr>
      <w:tblGrid>
        <w:gridCol w:w="677"/>
        <w:gridCol w:w="1118"/>
        <w:gridCol w:w="1440"/>
        <w:gridCol w:w="1440"/>
        <w:gridCol w:w="2160"/>
        <w:gridCol w:w="1080"/>
        <w:gridCol w:w="1440"/>
        <w:gridCol w:w="1440"/>
      </w:tblGrid>
      <w:tr w:rsidR="005133B7" w:rsidRPr="00F25BF8" w14:paraId="2301BE71" w14:textId="77777777" w:rsidTr="005133B7">
        <w:trPr>
          <w:trHeight w:val="244"/>
        </w:trPr>
        <w:tc>
          <w:tcPr>
            <w:tcW w:w="677" w:type="dxa"/>
          </w:tcPr>
          <w:p w14:paraId="133B17DD"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118" w:type="dxa"/>
          </w:tcPr>
          <w:p w14:paraId="5D0F2245"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I.17</w:t>
            </w:r>
          </w:p>
        </w:tc>
        <w:tc>
          <w:tcPr>
            <w:tcW w:w="1440" w:type="dxa"/>
          </w:tcPr>
          <w:p w14:paraId="28A2989E"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I.18</w:t>
            </w:r>
          </w:p>
        </w:tc>
        <w:tc>
          <w:tcPr>
            <w:tcW w:w="1440" w:type="dxa"/>
          </w:tcPr>
          <w:p w14:paraId="00C5C04A"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I.19</w:t>
            </w:r>
          </w:p>
        </w:tc>
        <w:tc>
          <w:tcPr>
            <w:tcW w:w="2160" w:type="dxa"/>
          </w:tcPr>
          <w:p w14:paraId="3D6E9706"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I.20</w:t>
            </w:r>
          </w:p>
        </w:tc>
        <w:tc>
          <w:tcPr>
            <w:tcW w:w="1080" w:type="dxa"/>
          </w:tcPr>
          <w:p w14:paraId="56A4873D"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I.21</w:t>
            </w:r>
          </w:p>
        </w:tc>
        <w:tc>
          <w:tcPr>
            <w:tcW w:w="1440" w:type="dxa"/>
          </w:tcPr>
          <w:p w14:paraId="00E50E19" w14:textId="77777777" w:rsidR="005133B7" w:rsidRPr="00F25BF8" w:rsidRDefault="005133B7" w:rsidP="005133B7">
            <w:pPr>
              <w:contextualSpacing/>
              <w:jc w:val="center"/>
              <w:rPr>
                <w:rFonts w:cs="Times New Roman"/>
                <w:sz w:val="20"/>
              </w:rPr>
            </w:pPr>
            <w:r>
              <w:rPr>
                <w:rFonts w:cs="Times New Roman"/>
                <w:sz w:val="20"/>
              </w:rPr>
              <w:t>I.22</w:t>
            </w:r>
          </w:p>
        </w:tc>
        <w:tc>
          <w:tcPr>
            <w:tcW w:w="1440" w:type="dxa"/>
          </w:tcPr>
          <w:p w14:paraId="6E5A8DE0"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Pr>
                <w:rFonts w:cs="Times New Roman"/>
                <w:sz w:val="20"/>
              </w:rPr>
              <w:t>I.23</w:t>
            </w:r>
          </w:p>
        </w:tc>
      </w:tr>
      <w:tr w:rsidR="005133B7" w:rsidRPr="00F25BF8" w14:paraId="2708A90D" w14:textId="77777777" w:rsidTr="005133B7">
        <w:trPr>
          <w:trHeight w:val="244"/>
        </w:trPr>
        <w:tc>
          <w:tcPr>
            <w:tcW w:w="677" w:type="dxa"/>
            <w:vMerge w:val="restart"/>
          </w:tcPr>
          <w:p w14:paraId="14F3C201" w14:textId="77777777" w:rsidR="005133B7" w:rsidRPr="00F25BF8" w:rsidRDefault="005133B7" w:rsidP="005133B7">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666668BE" w14:textId="7CDA0DE3"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From December-</w:t>
            </w:r>
            <w:r w:rsidR="00CD4FA7">
              <w:rPr>
                <w:rFonts w:cs="Times New Roman"/>
                <w:sz w:val="20"/>
              </w:rPr>
              <w:t xml:space="preserve"> 2013 – April 2014 </w:t>
            </w:r>
            <w:r w:rsidRPr="00F25BF8">
              <w:rPr>
                <w:rFonts w:cs="Times New Roman"/>
                <w:sz w:val="20"/>
              </w:rPr>
              <w:t xml:space="preserve"> approximately how many person-days did your household weed</w:t>
            </w:r>
            <w:r w:rsidRPr="00F25BF8">
              <w:rPr>
                <w:rFonts w:cs="Times New Roman" w:hint="eastAsia"/>
                <w:sz w:val="20"/>
              </w:rPr>
              <w:t xml:space="preserve"> on this field</w:t>
            </w:r>
            <w:r w:rsidRPr="00F25BF8">
              <w:rPr>
                <w:rFonts w:cs="Times New Roman"/>
                <w:sz w:val="20"/>
              </w:rPr>
              <w:t>?</w:t>
            </w:r>
          </w:p>
        </w:tc>
        <w:tc>
          <w:tcPr>
            <w:tcW w:w="1440" w:type="dxa"/>
            <w:vMerge w:val="restart"/>
          </w:tcPr>
          <w:p w14:paraId="01CD2CB3" w14:textId="21F37B80"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Since last July, how many person days did your household spend ridging, fertilizing, and other non-harvesting activities on this field?</w:t>
            </w:r>
          </w:p>
        </w:tc>
        <w:tc>
          <w:tcPr>
            <w:tcW w:w="1440" w:type="dxa"/>
            <w:vMerge w:val="restart"/>
          </w:tcPr>
          <w:p w14:paraId="3738832E" w14:textId="64C50356" w:rsidR="005133B7" w:rsidRPr="00F25BF8" w:rsidRDefault="005133B7" w:rsidP="00CD4FA7">
            <w:pPr>
              <w:kinsoku w:val="0"/>
              <w:overflowPunct w:val="0"/>
              <w:autoSpaceDE w:val="0"/>
              <w:autoSpaceDN w:val="0"/>
              <w:adjustRightInd w:val="0"/>
              <w:contextualSpacing/>
              <w:rPr>
                <w:rFonts w:cs="Times New Roman"/>
                <w:sz w:val="20"/>
              </w:rPr>
            </w:pPr>
            <w:r>
              <w:rPr>
                <w:rFonts w:cs="Times New Roman"/>
                <w:sz w:val="20"/>
              </w:rPr>
              <w:t>From</w:t>
            </w:r>
            <w:r w:rsidRPr="00F25BF8">
              <w:rPr>
                <w:rFonts w:cs="Times New Roman"/>
                <w:sz w:val="20"/>
              </w:rPr>
              <w:t xml:space="preserve"> February - today, how many person days did your household spend harvesting on this field?</w:t>
            </w:r>
          </w:p>
        </w:tc>
        <w:tc>
          <w:tcPr>
            <w:tcW w:w="2160" w:type="dxa"/>
            <w:vMerge w:val="restart"/>
          </w:tcPr>
          <w:p w14:paraId="0E0D3F60" w14:textId="751DF439"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What was the main tillage method used?</w:t>
            </w:r>
          </w:p>
          <w:p w14:paraId="2D45112E"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1=Conventional hand hoeing</w:t>
            </w:r>
          </w:p>
          <w:p w14:paraId="4DB0DA3E"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2=Planting basins / pot holing</w:t>
            </w:r>
          </w:p>
          <w:p w14:paraId="14B14FC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3=Zero tillage</w:t>
            </w:r>
          </w:p>
          <w:p w14:paraId="714E0AD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4=Ploughing</w:t>
            </w:r>
          </w:p>
          <w:p w14:paraId="5A029E84"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5=Ripping</w:t>
            </w:r>
          </w:p>
          <w:p w14:paraId="318801A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6=Ridging (before planting)</w:t>
            </w:r>
          </w:p>
          <w:p w14:paraId="49B41306"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7=Bunding</w:t>
            </w:r>
          </w:p>
          <w:p w14:paraId="1C4A9F3B"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8=Mounding</w:t>
            </w:r>
          </w:p>
        </w:tc>
        <w:tc>
          <w:tcPr>
            <w:tcW w:w="1080" w:type="dxa"/>
            <w:vMerge w:val="restart"/>
          </w:tcPr>
          <w:p w14:paraId="75CB49EF" w14:textId="192F23D3"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What types of fertilizer did you use on this field?</w:t>
            </w:r>
          </w:p>
          <w:p w14:paraId="12E05C2C" w14:textId="797846DB"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(See Code</w:t>
            </w:r>
            <w:r w:rsidR="00CD4FA7">
              <w:rPr>
                <w:rFonts w:cs="Times New Roman"/>
                <w:sz w:val="20"/>
              </w:rPr>
              <w:t xml:space="preserve"> 119</w:t>
            </w:r>
            <w:r w:rsidRPr="00F25BF8">
              <w:rPr>
                <w:rFonts w:cs="Times New Roman"/>
                <w:sz w:val="20"/>
              </w:rPr>
              <w:t xml:space="preserve"> below. Select all that apply)</w:t>
            </w:r>
          </w:p>
          <w:p w14:paraId="443CD1AF"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Probe and code</w:t>
            </w:r>
          </w:p>
        </w:tc>
        <w:tc>
          <w:tcPr>
            <w:tcW w:w="1440" w:type="dxa"/>
            <w:vMerge w:val="restart"/>
          </w:tcPr>
          <w:p w14:paraId="6C450E46" w14:textId="407E0588" w:rsidR="005133B7" w:rsidRPr="00F25BF8" w:rsidRDefault="005133B7" w:rsidP="00CD4FA7">
            <w:pPr>
              <w:contextualSpacing/>
              <w:rPr>
                <w:rFonts w:cs="Times New Roman"/>
                <w:sz w:val="20"/>
              </w:rPr>
            </w:pPr>
            <w:r w:rsidRPr="00F25BF8">
              <w:rPr>
                <w:rFonts w:cs="Times New Roman"/>
                <w:sz w:val="20"/>
              </w:rPr>
              <w:t>What quantity of fertilizer (in total) did the household apply</w:t>
            </w:r>
            <w:r w:rsidRPr="00F25BF8">
              <w:rPr>
                <w:rFonts w:cs="Times New Roman" w:hint="eastAsia"/>
                <w:sz w:val="20"/>
              </w:rPr>
              <w:t xml:space="preserve"> to this field</w:t>
            </w:r>
            <w:r w:rsidRPr="00F25BF8">
              <w:rPr>
                <w:rFonts w:cs="Times New Roman"/>
                <w:sz w:val="20"/>
              </w:rPr>
              <w:t>?</w:t>
            </w:r>
          </w:p>
          <w:p w14:paraId="30417C41" w14:textId="77777777" w:rsidR="005133B7" w:rsidRPr="00F25BF8" w:rsidRDefault="005133B7" w:rsidP="00CD4FA7">
            <w:pPr>
              <w:contextualSpacing/>
              <w:rPr>
                <w:rFonts w:cs="Times New Roman"/>
                <w:sz w:val="20"/>
              </w:rPr>
            </w:pPr>
            <w:r w:rsidRPr="00F25BF8">
              <w:rPr>
                <w:rFonts w:cs="Times New Roman"/>
                <w:sz w:val="20"/>
              </w:rPr>
              <w:t>In kgs</w:t>
            </w:r>
          </w:p>
          <w:p w14:paraId="5B48A7F2" w14:textId="44A6809F" w:rsidR="005133B7" w:rsidRPr="00F25BF8" w:rsidRDefault="005133B7" w:rsidP="00CD4FA7">
            <w:pPr>
              <w:contextualSpacing/>
              <w:rPr>
                <w:rFonts w:cs="Times New Roman"/>
                <w:sz w:val="20"/>
              </w:rPr>
            </w:pPr>
            <w:r w:rsidRPr="00F25BF8">
              <w:rPr>
                <w:rFonts w:cs="Times New Roman" w:hint="eastAsia"/>
                <w:sz w:val="20"/>
              </w:rPr>
              <w:t xml:space="preserve">Skip if </w:t>
            </w:r>
            <w:r w:rsidR="00CD4FA7">
              <w:rPr>
                <w:rFonts w:cs="Times New Roman"/>
                <w:sz w:val="20"/>
              </w:rPr>
              <w:t>I</w:t>
            </w:r>
            <w:r w:rsidR="00CD4FA7">
              <w:rPr>
                <w:rFonts w:cs="Times New Roman" w:hint="eastAsia"/>
                <w:sz w:val="20"/>
              </w:rPr>
              <w:t>21</w:t>
            </w:r>
            <w:r w:rsidRPr="00F25BF8">
              <w:rPr>
                <w:rFonts w:cs="Times New Roman" w:hint="eastAsia"/>
                <w:sz w:val="20"/>
              </w:rPr>
              <w:t>=0</w:t>
            </w:r>
          </w:p>
        </w:tc>
        <w:tc>
          <w:tcPr>
            <w:tcW w:w="1440" w:type="dxa"/>
            <w:vMerge w:val="restart"/>
          </w:tcPr>
          <w:p w14:paraId="0D5FE30E" w14:textId="3DA70EDE"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Within the past 5 years, has your household ever let this field rest (lie fallow)?</w:t>
            </w:r>
          </w:p>
          <w:p w14:paraId="32965865" w14:textId="03A92784" w:rsidR="005133B7" w:rsidRPr="00F25BF8" w:rsidRDefault="005133B7" w:rsidP="00CD4FA7">
            <w:pPr>
              <w:kinsoku w:val="0"/>
              <w:overflowPunct w:val="0"/>
              <w:autoSpaceDE w:val="0"/>
              <w:autoSpaceDN w:val="0"/>
              <w:adjustRightInd w:val="0"/>
              <w:contextualSpacing/>
              <w:rPr>
                <w:rFonts w:cs="Times New Roman"/>
                <w:sz w:val="20"/>
              </w:rPr>
            </w:pPr>
            <w:r>
              <w:rPr>
                <w:rFonts w:cs="Times New Roman"/>
                <w:sz w:val="20"/>
              </w:rPr>
              <w:t>0</w:t>
            </w:r>
            <w:r w:rsidRPr="00F25BF8">
              <w:rPr>
                <w:rFonts w:cs="Times New Roman"/>
                <w:sz w:val="20"/>
              </w:rPr>
              <w:t>=No</w:t>
            </w:r>
          </w:p>
          <w:p w14:paraId="4CC9D908" w14:textId="2300190C" w:rsidR="005133B7" w:rsidRPr="00F25BF8" w:rsidRDefault="005133B7" w:rsidP="00CD4FA7">
            <w:pPr>
              <w:kinsoku w:val="0"/>
              <w:overflowPunct w:val="0"/>
              <w:autoSpaceDE w:val="0"/>
              <w:autoSpaceDN w:val="0"/>
              <w:adjustRightInd w:val="0"/>
              <w:contextualSpacing/>
              <w:rPr>
                <w:rFonts w:cs="Times New Roman"/>
                <w:sz w:val="20"/>
              </w:rPr>
            </w:pPr>
            <w:r>
              <w:rPr>
                <w:rFonts w:cs="Times New Roman"/>
                <w:sz w:val="20"/>
              </w:rPr>
              <w:t>1</w:t>
            </w:r>
            <w:r w:rsidRPr="00F25BF8">
              <w:rPr>
                <w:rFonts w:cs="Times New Roman"/>
                <w:sz w:val="20"/>
              </w:rPr>
              <w:t>=Yes</w:t>
            </w:r>
          </w:p>
          <w:p w14:paraId="7697E68A"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888=Don’t know</w:t>
            </w:r>
          </w:p>
          <w:p w14:paraId="3C7425C8" w14:textId="77777777" w:rsidR="005133B7" w:rsidRPr="00F25BF8" w:rsidRDefault="005133B7" w:rsidP="00CD4FA7">
            <w:pPr>
              <w:kinsoku w:val="0"/>
              <w:overflowPunct w:val="0"/>
              <w:autoSpaceDE w:val="0"/>
              <w:autoSpaceDN w:val="0"/>
              <w:adjustRightInd w:val="0"/>
              <w:contextualSpacing/>
              <w:rPr>
                <w:rFonts w:cs="Times New Roman"/>
                <w:sz w:val="20"/>
              </w:rPr>
            </w:pPr>
            <w:r w:rsidRPr="00F25BF8">
              <w:rPr>
                <w:rFonts w:cs="Times New Roman"/>
                <w:sz w:val="20"/>
              </w:rPr>
              <w:t>999=Prefer not to respond</w:t>
            </w:r>
          </w:p>
          <w:p w14:paraId="4EDA47FE" w14:textId="75A02C2E" w:rsidR="005133B7" w:rsidRPr="00F25BF8" w:rsidRDefault="005133B7" w:rsidP="00CD4FA7">
            <w:pPr>
              <w:kinsoku w:val="0"/>
              <w:overflowPunct w:val="0"/>
              <w:autoSpaceDE w:val="0"/>
              <w:autoSpaceDN w:val="0"/>
              <w:adjustRightInd w:val="0"/>
              <w:contextualSpacing/>
              <w:rPr>
                <w:rFonts w:cs="Times New Roman"/>
                <w:sz w:val="20"/>
              </w:rPr>
            </w:pPr>
          </w:p>
        </w:tc>
      </w:tr>
      <w:tr w:rsidR="005133B7" w:rsidRPr="00F25BF8" w14:paraId="7BED1208" w14:textId="77777777" w:rsidTr="005133B7">
        <w:trPr>
          <w:trHeight w:val="244"/>
        </w:trPr>
        <w:tc>
          <w:tcPr>
            <w:tcW w:w="677" w:type="dxa"/>
            <w:vMerge/>
          </w:tcPr>
          <w:p w14:paraId="124A2008" w14:textId="77777777" w:rsidR="005133B7" w:rsidRPr="00F25BF8" w:rsidRDefault="005133B7" w:rsidP="005133B7">
            <w:pPr>
              <w:contextualSpacing/>
              <w:jc w:val="center"/>
              <w:rPr>
                <w:sz w:val="20"/>
              </w:rPr>
            </w:pPr>
          </w:p>
        </w:tc>
        <w:tc>
          <w:tcPr>
            <w:tcW w:w="1118" w:type="dxa"/>
            <w:vMerge/>
          </w:tcPr>
          <w:p w14:paraId="40BB913F"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440" w:type="dxa"/>
            <w:vMerge/>
          </w:tcPr>
          <w:p w14:paraId="76BFFC85" w14:textId="77777777" w:rsidR="005133B7" w:rsidRPr="00F25BF8" w:rsidRDefault="005133B7" w:rsidP="005133B7">
            <w:pPr>
              <w:kinsoku w:val="0"/>
              <w:overflowPunct w:val="0"/>
              <w:autoSpaceDE w:val="0"/>
              <w:autoSpaceDN w:val="0"/>
              <w:adjustRightInd w:val="0"/>
              <w:contextualSpacing/>
              <w:jc w:val="center"/>
              <w:rPr>
                <w:rFonts w:cs="Times New Roman"/>
                <w:b/>
                <w:sz w:val="20"/>
              </w:rPr>
            </w:pPr>
          </w:p>
        </w:tc>
        <w:tc>
          <w:tcPr>
            <w:tcW w:w="1440" w:type="dxa"/>
            <w:vMerge/>
          </w:tcPr>
          <w:p w14:paraId="3E4763F7" w14:textId="77777777" w:rsidR="005133B7" w:rsidRPr="00F25BF8" w:rsidRDefault="005133B7" w:rsidP="005133B7">
            <w:pPr>
              <w:kinsoku w:val="0"/>
              <w:overflowPunct w:val="0"/>
              <w:autoSpaceDE w:val="0"/>
              <w:autoSpaceDN w:val="0"/>
              <w:adjustRightInd w:val="0"/>
              <w:contextualSpacing/>
              <w:jc w:val="center"/>
              <w:rPr>
                <w:rFonts w:cs="Times New Roman"/>
                <w:b/>
                <w:sz w:val="20"/>
              </w:rPr>
            </w:pPr>
          </w:p>
        </w:tc>
        <w:tc>
          <w:tcPr>
            <w:tcW w:w="2160" w:type="dxa"/>
            <w:vMerge/>
          </w:tcPr>
          <w:p w14:paraId="53D2D910" w14:textId="77777777" w:rsidR="005133B7" w:rsidRPr="00F25BF8" w:rsidRDefault="005133B7" w:rsidP="005133B7">
            <w:pPr>
              <w:kinsoku w:val="0"/>
              <w:overflowPunct w:val="0"/>
              <w:autoSpaceDE w:val="0"/>
              <w:autoSpaceDN w:val="0"/>
              <w:adjustRightInd w:val="0"/>
              <w:contextualSpacing/>
              <w:jc w:val="center"/>
              <w:rPr>
                <w:rFonts w:cs="Times New Roman"/>
                <w:b/>
                <w:sz w:val="20"/>
              </w:rPr>
            </w:pPr>
          </w:p>
        </w:tc>
        <w:tc>
          <w:tcPr>
            <w:tcW w:w="1080" w:type="dxa"/>
            <w:vMerge/>
          </w:tcPr>
          <w:p w14:paraId="5ADE2EF3"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440" w:type="dxa"/>
            <w:vMerge/>
          </w:tcPr>
          <w:p w14:paraId="18BC0EF3" w14:textId="77777777" w:rsidR="005133B7" w:rsidRPr="00F25BF8" w:rsidRDefault="005133B7" w:rsidP="005133B7">
            <w:pPr>
              <w:kinsoku w:val="0"/>
              <w:overflowPunct w:val="0"/>
              <w:autoSpaceDE w:val="0"/>
              <w:autoSpaceDN w:val="0"/>
              <w:adjustRightInd w:val="0"/>
              <w:contextualSpacing/>
              <w:jc w:val="center"/>
              <w:rPr>
                <w:rFonts w:cs="Times New Roman"/>
                <w:sz w:val="20"/>
              </w:rPr>
            </w:pPr>
          </w:p>
        </w:tc>
        <w:tc>
          <w:tcPr>
            <w:tcW w:w="1440" w:type="dxa"/>
            <w:vMerge/>
          </w:tcPr>
          <w:p w14:paraId="01963E9F" w14:textId="77777777" w:rsidR="005133B7" w:rsidRPr="00F25BF8" w:rsidRDefault="005133B7" w:rsidP="005133B7">
            <w:pPr>
              <w:contextualSpacing/>
              <w:jc w:val="center"/>
              <w:rPr>
                <w:rFonts w:cs="Times New Roman"/>
                <w:sz w:val="20"/>
              </w:rPr>
            </w:pPr>
          </w:p>
        </w:tc>
      </w:tr>
      <w:tr w:rsidR="005133B7" w:rsidRPr="00F25BF8" w14:paraId="237A280C" w14:textId="77777777" w:rsidTr="005133B7">
        <w:trPr>
          <w:trHeight w:val="20"/>
        </w:trPr>
        <w:tc>
          <w:tcPr>
            <w:tcW w:w="677" w:type="dxa"/>
          </w:tcPr>
          <w:p w14:paraId="50D9A68E"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48D77F4F"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weed_days</w:t>
            </w:r>
          </w:p>
        </w:tc>
        <w:tc>
          <w:tcPr>
            <w:tcW w:w="1440" w:type="dxa"/>
          </w:tcPr>
          <w:p w14:paraId="0E3BDEDB"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nonharvest_days</w:t>
            </w:r>
          </w:p>
        </w:tc>
        <w:tc>
          <w:tcPr>
            <w:tcW w:w="1440" w:type="dxa"/>
          </w:tcPr>
          <w:p w14:paraId="29E13347"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harvest_days</w:t>
            </w:r>
          </w:p>
        </w:tc>
        <w:tc>
          <w:tcPr>
            <w:tcW w:w="2160" w:type="dxa"/>
          </w:tcPr>
          <w:p w14:paraId="3F78FBB7"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tillage</w:t>
            </w:r>
          </w:p>
        </w:tc>
        <w:tc>
          <w:tcPr>
            <w:tcW w:w="1080" w:type="dxa"/>
          </w:tcPr>
          <w:p w14:paraId="1F5D7BEA"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w:t>
            </w:r>
          </w:p>
        </w:tc>
        <w:tc>
          <w:tcPr>
            <w:tcW w:w="1440" w:type="dxa"/>
          </w:tcPr>
          <w:p w14:paraId="60679114"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fertilizer_kgs</w:t>
            </w:r>
          </w:p>
        </w:tc>
        <w:tc>
          <w:tcPr>
            <w:tcW w:w="1440" w:type="dxa"/>
          </w:tcPr>
          <w:p w14:paraId="00359AA4" w14:textId="77777777" w:rsidR="005133B7" w:rsidRPr="00F25BF8" w:rsidRDefault="005133B7" w:rsidP="005133B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fallow5</w:t>
            </w:r>
          </w:p>
        </w:tc>
      </w:tr>
      <w:tr w:rsidR="005133B7" w:rsidRPr="00F25BF8" w14:paraId="3708303C" w14:textId="77777777" w:rsidTr="005133B7">
        <w:trPr>
          <w:trHeight w:val="20"/>
        </w:trPr>
        <w:tc>
          <w:tcPr>
            <w:tcW w:w="677" w:type="dxa"/>
          </w:tcPr>
          <w:p w14:paraId="205F1D1E" w14:textId="77777777" w:rsidR="005133B7" w:rsidRPr="00F25BF8" w:rsidRDefault="005133B7" w:rsidP="005133B7">
            <w:pPr>
              <w:contextualSpacing/>
              <w:jc w:val="center"/>
              <w:rPr>
                <w:sz w:val="20"/>
              </w:rPr>
            </w:pPr>
            <w:r w:rsidRPr="00F25BF8">
              <w:rPr>
                <w:sz w:val="20"/>
              </w:rPr>
              <w:t>1</w:t>
            </w:r>
          </w:p>
        </w:tc>
        <w:tc>
          <w:tcPr>
            <w:tcW w:w="1118" w:type="dxa"/>
          </w:tcPr>
          <w:p w14:paraId="7BECD812" w14:textId="77777777" w:rsidR="005133B7" w:rsidRPr="00F25BF8" w:rsidRDefault="005133B7" w:rsidP="005133B7">
            <w:pPr>
              <w:contextualSpacing/>
              <w:jc w:val="center"/>
            </w:pPr>
          </w:p>
        </w:tc>
        <w:tc>
          <w:tcPr>
            <w:tcW w:w="1440" w:type="dxa"/>
          </w:tcPr>
          <w:p w14:paraId="482A1204" w14:textId="77777777" w:rsidR="005133B7" w:rsidRPr="00F25BF8" w:rsidRDefault="005133B7" w:rsidP="005133B7">
            <w:pPr>
              <w:contextualSpacing/>
              <w:jc w:val="center"/>
            </w:pPr>
          </w:p>
        </w:tc>
        <w:tc>
          <w:tcPr>
            <w:tcW w:w="1440" w:type="dxa"/>
          </w:tcPr>
          <w:p w14:paraId="1101F773" w14:textId="77777777" w:rsidR="005133B7" w:rsidRPr="00F25BF8" w:rsidRDefault="005133B7" w:rsidP="005133B7">
            <w:pPr>
              <w:contextualSpacing/>
              <w:jc w:val="center"/>
            </w:pPr>
          </w:p>
        </w:tc>
        <w:tc>
          <w:tcPr>
            <w:tcW w:w="2160" w:type="dxa"/>
          </w:tcPr>
          <w:p w14:paraId="137EC202" w14:textId="77777777" w:rsidR="005133B7" w:rsidRPr="00F25BF8" w:rsidRDefault="005133B7" w:rsidP="005133B7">
            <w:pPr>
              <w:contextualSpacing/>
              <w:jc w:val="center"/>
            </w:pPr>
          </w:p>
        </w:tc>
        <w:tc>
          <w:tcPr>
            <w:tcW w:w="1080" w:type="dxa"/>
          </w:tcPr>
          <w:p w14:paraId="00E5884B" w14:textId="77777777" w:rsidR="005133B7" w:rsidRPr="00F25BF8" w:rsidRDefault="005133B7" w:rsidP="005133B7">
            <w:pPr>
              <w:contextualSpacing/>
              <w:jc w:val="center"/>
            </w:pPr>
          </w:p>
        </w:tc>
        <w:tc>
          <w:tcPr>
            <w:tcW w:w="1440" w:type="dxa"/>
          </w:tcPr>
          <w:p w14:paraId="00AA5641" w14:textId="77777777" w:rsidR="005133B7" w:rsidRPr="00F25BF8" w:rsidRDefault="005133B7" w:rsidP="005133B7">
            <w:pPr>
              <w:contextualSpacing/>
              <w:jc w:val="center"/>
            </w:pPr>
          </w:p>
        </w:tc>
        <w:tc>
          <w:tcPr>
            <w:tcW w:w="1440" w:type="dxa"/>
          </w:tcPr>
          <w:p w14:paraId="21BBA726" w14:textId="77777777" w:rsidR="005133B7" w:rsidRPr="00F25BF8" w:rsidRDefault="005133B7" w:rsidP="005133B7">
            <w:pPr>
              <w:contextualSpacing/>
              <w:jc w:val="center"/>
            </w:pPr>
          </w:p>
        </w:tc>
      </w:tr>
      <w:tr w:rsidR="005133B7" w:rsidRPr="00F25BF8" w14:paraId="19F71246" w14:textId="77777777" w:rsidTr="005133B7">
        <w:trPr>
          <w:trHeight w:val="20"/>
        </w:trPr>
        <w:tc>
          <w:tcPr>
            <w:tcW w:w="677" w:type="dxa"/>
          </w:tcPr>
          <w:p w14:paraId="502F4DAB" w14:textId="77777777" w:rsidR="005133B7" w:rsidRPr="00F25BF8" w:rsidRDefault="005133B7" w:rsidP="005133B7">
            <w:pPr>
              <w:contextualSpacing/>
              <w:jc w:val="center"/>
              <w:rPr>
                <w:sz w:val="20"/>
              </w:rPr>
            </w:pPr>
            <w:r w:rsidRPr="00F25BF8">
              <w:rPr>
                <w:sz w:val="20"/>
              </w:rPr>
              <w:t>2</w:t>
            </w:r>
          </w:p>
        </w:tc>
        <w:tc>
          <w:tcPr>
            <w:tcW w:w="1118" w:type="dxa"/>
          </w:tcPr>
          <w:p w14:paraId="41C36F70" w14:textId="77777777" w:rsidR="005133B7" w:rsidRPr="00F25BF8" w:rsidRDefault="005133B7" w:rsidP="005133B7">
            <w:pPr>
              <w:contextualSpacing/>
              <w:jc w:val="center"/>
            </w:pPr>
          </w:p>
        </w:tc>
        <w:tc>
          <w:tcPr>
            <w:tcW w:w="1440" w:type="dxa"/>
          </w:tcPr>
          <w:p w14:paraId="0196FF1F" w14:textId="77777777" w:rsidR="005133B7" w:rsidRPr="00F25BF8" w:rsidRDefault="005133B7" w:rsidP="005133B7">
            <w:pPr>
              <w:contextualSpacing/>
              <w:jc w:val="center"/>
            </w:pPr>
          </w:p>
        </w:tc>
        <w:tc>
          <w:tcPr>
            <w:tcW w:w="1440" w:type="dxa"/>
          </w:tcPr>
          <w:p w14:paraId="18C5FD2A" w14:textId="77777777" w:rsidR="005133B7" w:rsidRPr="00F25BF8" w:rsidRDefault="005133B7" w:rsidP="005133B7">
            <w:pPr>
              <w:contextualSpacing/>
              <w:jc w:val="center"/>
            </w:pPr>
          </w:p>
        </w:tc>
        <w:tc>
          <w:tcPr>
            <w:tcW w:w="2160" w:type="dxa"/>
          </w:tcPr>
          <w:p w14:paraId="7E8DF0DF" w14:textId="77777777" w:rsidR="005133B7" w:rsidRPr="00F25BF8" w:rsidRDefault="005133B7" w:rsidP="005133B7">
            <w:pPr>
              <w:contextualSpacing/>
              <w:jc w:val="center"/>
            </w:pPr>
          </w:p>
        </w:tc>
        <w:tc>
          <w:tcPr>
            <w:tcW w:w="1080" w:type="dxa"/>
          </w:tcPr>
          <w:p w14:paraId="265EA4B2" w14:textId="77777777" w:rsidR="005133B7" w:rsidRPr="00F25BF8" w:rsidRDefault="005133B7" w:rsidP="005133B7">
            <w:pPr>
              <w:contextualSpacing/>
              <w:jc w:val="center"/>
            </w:pPr>
          </w:p>
        </w:tc>
        <w:tc>
          <w:tcPr>
            <w:tcW w:w="1440" w:type="dxa"/>
          </w:tcPr>
          <w:p w14:paraId="17E0FE55" w14:textId="77777777" w:rsidR="005133B7" w:rsidRPr="00F25BF8" w:rsidRDefault="005133B7" w:rsidP="005133B7">
            <w:pPr>
              <w:contextualSpacing/>
              <w:jc w:val="center"/>
            </w:pPr>
          </w:p>
        </w:tc>
        <w:tc>
          <w:tcPr>
            <w:tcW w:w="1440" w:type="dxa"/>
          </w:tcPr>
          <w:p w14:paraId="2D89C92A" w14:textId="77777777" w:rsidR="005133B7" w:rsidRPr="00F25BF8" w:rsidRDefault="005133B7" w:rsidP="005133B7">
            <w:pPr>
              <w:contextualSpacing/>
              <w:jc w:val="center"/>
            </w:pPr>
          </w:p>
        </w:tc>
      </w:tr>
      <w:tr w:rsidR="005133B7" w:rsidRPr="00F25BF8" w14:paraId="72E10576" w14:textId="77777777" w:rsidTr="005133B7">
        <w:trPr>
          <w:trHeight w:val="20"/>
        </w:trPr>
        <w:tc>
          <w:tcPr>
            <w:tcW w:w="677" w:type="dxa"/>
          </w:tcPr>
          <w:p w14:paraId="3684BBE1" w14:textId="77777777" w:rsidR="005133B7" w:rsidRPr="00F25BF8" w:rsidRDefault="005133B7" w:rsidP="005133B7">
            <w:pPr>
              <w:contextualSpacing/>
              <w:jc w:val="center"/>
              <w:rPr>
                <w:sz w:val="20"/>
              </w:rPr>
            </w:pPr>
            <w:r w:rsidRPr="00F25BF8">
              <w:rPr>
                <w:sz w:val="20"/>
              </w:rPr>
              <w:t>3</w:t>
            </w:r>
          </w:p>
        </w:tc>
        <w:tc>
          <w:tcPr>
            <w:tcW w:w="1118" w:type="dxa"/>
          </w:tcPr>
          <w:p w14:paraId="1D288646" w14:textId="77777777" w:rsidR="005133B7" w:rsidRPr="00F25BF8" w:rsidRDefault="005133B7" w:rsidP="005133B7">
            <w:pPr>
              <w:contextualSpacing/>
              <w:jc w:val="center"/>
            </w:pPr>
          </w:p>
        </w:tc>
        <w:tc>
          <w:tcPr>
            <w:tcW w:w="1440" w:type="dxa"/>
          </w:tcPr>
          <w:p w14:paraId="36B3F59C" w14:textId="77777777" w:rsidR="005133B7" w:rsidRPr="00F25BF8" w:rsidRDefault="005133B7" w:rsidP="005133B7">
            <w:pPr>
              <w:contextualSpacing/>
              <w:jc w:val="center"/>
            </w:pPr>
          </w:p>
        </w:tc>
        <w:tc>
          <w:tcPr>
            <w:tcW w:w="1440" w:type="dxa"/>
          </w:tcPr>
          <w:p w14:paraId="30E234C5" w14:textId="77777777" w:rsidR="005133B7" w:rsidRPr="00F25BF8" w:rsidRDefault="005133B7" w:rsidP="005133B7">
            <w:pPr>
              <w:contextualSpacing/>
              <w:jc w:val="center"/>
            </w:pPr>
          </w:p>
        </w:tc>
        <w:tc>
          <w:tcPr>
            <w:tcW w:w="2160" w:type="dxa"/>
          </w:tcPr>
          <w:p w14:paraId="710F2DE6" w14:textId="77777777" w:rsidR="005133B7" w:rsidRPr="00F25BF8" w:rsidRDefault="005133B7" w:rsidP="005133B7">
            <w:pPr>
              <w:contextualSpacing/>
              <w:jc w:val="center"/>
            </w:pPr>
          </w:p>
        </w:tc>
        <w:tc>
          <w:tcPr>
            <w:tcW w:w="1080" w:type="dxa"/>
          </w:tcPr>
          <w:p w14:paraId="6E60C391" w14:textId="77777777" w:rsidR="005133B7" w:rsidRPr="00F25BF8" w:rsidRDefault="005133B7" w:rsidP="005133B7">
            <w:pPr>
              <w:contextualSpacing/>
              <w:jc w:val="center"/>
            </w:pPr>
          </w:p>
        </w:tc>
        <w:tc>
          <w:tcPr>
            <w:tcW w:w="1440" w:type="dxa"/>
          </w:tcPr>
          <w:p w14:paraId="113B8AFD" w14:textId="77777777" w:rsidR="005133B7" w:rsidRPr="00F25BF8" w:rsidRDefault="005133B7" w:rsidP="005133B7">
            <w:pPr>
              <w:contextualSpacing/>
              <w:jc w:val="center"/>
            </w:pPr>
          </w:p>
        </w:tc>
        <w:tc>
          <w:tcPr>
            <w:tcW w:w="1440" w:type="dxa"/>
          </w:tcPr>
          <w:p w14:paraId="344FC262" w14:textId="77777777" w:rsidR="005133B7" w:rsidRPr="00F25BF8" w:rsidRDefault="005133B7" w:rsidP="005133B7">
            <w:pPr>
              <w:contextualSpacing/>
              <w:jc w:val="center"/>
            </w:pPr>
          </w:p>
        </w:tc>
      </w:tr>
      <w:tr w:rsidR="005133B7" w:rsidRPr="00F25BF8" w14:paraId="56E1589C" w14:textId="77777777" w:rsidTr="005133B7">
        <w:trPr>
          <w:trHeight w:val="20"/>
        </w:trPr>
        <w:tc>
          <w:tcPr>
            <w:tcW w:w="677" w:type="dxa"/>
          </w:tcPr>
          <w:p w14:paraId="3D9B743B" w14:textId="77777777" w:rsidR="005133B7" w:rsidRPr="00F25BF8" w:rsidRDefault="005133B7" w:rsidP="005133B7">
            <w:pPr>
              <w:contextualSpacing/>
              <w:jc w:val="center"/>
              <w:rPr>
                <w:sz w:val="20"/>
              </w:rPr>
            </w:pPr>
            <w:r w:rsidRPr="00F25BF8">
              <w:rPr>
                <w:sz w:val="20"/>
              </w:rPr>
              <w:t>4</w:t>
            </w:r>
          </w:p>
        </w:tc>
        <w:tc>
          <w:tcPr>
            <w:tcW w:w="1118" w:type="dxa"/>
          </w:tcPr>
          <w:p w14:paraId="0FC6D8B9" w14:textId="77777777" w:rsidR="005133B7" w:rsidRPr="00F25BF8" w:rsidRDefault="005133B7" w:rsidP="005133B7">
            <w:pPr>
              <w:contextualSpacing/>
              <w:jc w:val="center"/>
            </w:pPr>
          </w:p>
        </w:tc>
        <w:tc>
          <w:tcPr>
            <w:tcW w:w="1440" w:type="dxa"/>
          </w:tcPr>
          <w:p w14:paraId="5A74EA27" w14:textId="77777777" w:rsidR="005133B7" w:rsidRPr="00F25BF8" w:rsidRDefault="005133B7" w:rsidP="005133B7">
            <w:pPr>
              <w:contextualSpacing/>
              <w:jc w:val="center"/>
            </w:pPr>
          </w:p>
        </w:tc>
        <w:tc>
          <w:tcPr>
            <w:tcW w:w="1440" w:type="dxa"/>
          </w:tcPr>
          <w:p w14:paraId="5247B5CE" w14:textId="77777777" w:rsidR="005133B7" w:rsidRPr="00F25BF8" w:rsidRDefault="005133B7" w:rsidP="005133B7">
            <w:pPr>
              <w:contextualSpacing/>
              <w:jc w:val="center"/>
            </w:pPr>
          </w:p>
        </w:tc>
        <w:tc>
          <w:tcPr>
            <w:tcW w:w="2160" w:type="dxa"/>
          </w:tcPr>
          <w:p w14:paraId="24167F4C" w14:textId="77777777" w:rsidR="005133B7" w:rsidRPr="00F25BF8" w:rsidRDefault="005133B7" w:rsidP="005133B7">
            <w:pPr>
              <w:contextualSpacing/>
              <w:jc w:val="center"/>
            </w:pPr>
          </w:p>
        </w:tc>
        <w:tc>
          <w:tcPr>
            <w:tcW w:w="1080" w:type="dxa"/>
          </w:tcPr>
          <w:p w14:paraId="0E1E49D3" w14:textId="77777777" w:rsidR="005133B7" w:rsidRPr="00F25BF8" w:rsidRDefault="005133B7" w:rsidP="005133B7">
            <w:pPr>
              <w:contextualSpacing/>
              <w:jc w:val="center"/>
            </w:pPr>
          </w:p>
        </w:tc>
        <w:tc>
          <w:tcPr>
            <w:tcW w:w="1440" w:type="dxa"/>
          </w:tcPr>
          <w:p w14:paraId="3B02D482" w14:textId="77777777" w:rsidR="005133B7" w:rsidRPr="00F25BF8" w:rsidRDefault="005133B7" w:rsidP="005133B7">
            <w:pPr>
              <w:contextualSpacing/>
              <w:jc w:val="center"/>
            </w:pPr>
          </w:p>
        </w:tc>
        <w:tc>
          <w:tcPr>
            <w:tcW w:w="1440" w:type="dxa"/>
          </w:tcPr>
          <w:p w14:paraId="769F432F" w14:textId="77777777" w:rsidR="005133B7" w:rsidRPr="00F25BF8" w:rsidRDefault="005133B7" w:rsidP="005133B7">
            <w:pPr>
              <w:contextualSpacing/>
              <w:jc w:val="center"/>
            </w:pPr>
          </w:p>
        </w:tc>
      </w:tr>
      <w:tr w:rsidR="005133B7" w:rsidRPr="00F25BF8" w14:paraId="680709A2" w14:textId="77777777" w:rsidTr="005133B7">
        <w:trPr>
          <w:trHeight w:val="20"/>
        </w:trPr>
        <w:tc>
          <w:tcPr>
            <w:tcW w:w="677" w:type="dxa"/>
          </w:tcPr>
          <w:p w14:paraId="1E11404D" w14:textId="77777777" w:rsidR="005133B7" w:rsidRPr="00F25BF8" w:rsidRDefault="005133B7" w:rsidP="005133B7">
            <w:pPr>
              <w:contextualSpacing/>
              <w:jc w:val="center"/>
              <w:rPr>
                <w:sz w:val="20"/>
              </w:rPr>
            </w:pPr>
            <w:r w:rsidRPr="00F25BF8">
              <w:rPr>
                <w:sz w:val="20"/>
              </w:rPr>
              <w:t>5</w:t>
            </w:r>
          </w:p>
        </w:tc>
        <w:tc>
          <w:tcPr>
            <w:tcW w:w="1118" w:type="dxa"/>
          </w:tcPr>
          <w:p w14:paraId="16DC8578" w14:textId="77777777" w:rsidR="005133B7" w:rsidRPr="00F25BF8" w:rsidRDefault="005133B7" w:rsidP="005133B7">
            <w:pPr>
              <w:contextualSpacing/>
              <w:jc w:val="center"/>
            </w:pPr>
          </w:p>
        </w:tc>
        <w:tc>
          <w:tcPr>
            <w:tcW w:w="1440" w:type="dxa"/>
          </w:tcPr>
          <w:p w14:paraId="24F9089D" w14:textId="77777777" w:rsidR="005133B7" w:rsidRPr="00F25BF8" w:rsidRDefault="005133B7" w:rsidP="005133B7">
            <w:pPr>
              <w:contextualSpacing/>
              <w:jc w:val="center"/>
            </w:pPr>
          </w:p>
        </w:tc>
        <w:tc>
          <w:tcPr>
            <w:tcW w:w="1440" w:type="dxa"/>
          </w:tcPr>
          <w:p w14:paraId="00CC3579" w14:textId="77777777" w:rsidR="005133B7" w:rsidRPr="00F25BF8" w:rsidRDefault="005133B7" w:rsidP="005133B7">
            <w:pPr>
              <w:contextualSpacing/>
              <w:jc w:val="center"/>
            </w:pPr>
          </w:p>
        </w:tc>
        <w:tc>
          <w:tcPr>
            <w:tcW w:w="2160" w:type="dxa"/>
          </w:tcPr>
          <w:p w14:paraId="352C0C8B" w14:textId="77777777" w:rsidR="005133B7" w:rsidRPr="00F25BF8" w:rsidRDefault="005133B7" w:rsidP="005133B7">
            <w:pPr>
              <w:contextualSpacing/>
              <w:jc w:val="center"/>
            </w:pPr>
          </w:p>
        </w:tc>
        <w:tc>
          <w:tcPr>
            <w:tcW w:w="1080" w:type="dxa"/>
          </w:tcPr>
          <w:p w14:paraId="75EA0311" w14:textId="77777777" w:rsidR="005133B7" w:rsidRPr="00F25BF8" w:rsidRDefault="005133B7" w:rsidP="005133B7">
            <w:pPr>
              <w:contextualSpacing/>
              <w:jc w:val="center"/>
            </w:pPr>
          </w:p>
        </w:tc>
        <w:tc>
          <w:tcPr>
            <w:tcW w:w="1440" w:type="dxa"/>
          </w:tcPr>
          <w:p w14:paraId="2D848EF6" w14:textId="77777777" w:rsidR="005133B7" w:rsidRPr="00F25BF8" w:rsidRDefault="005133B7" w:rsidP="005133B7">
            <w:pPr>
              <w:contextualSpacing/>
              <w:jc w:val="center"/>
            </w:pPr>
          </w:p>
        </w:tc>
        <w:tc>
          <w:tcPr>
            <w:tcW w:w="1440" w:type="dxa"/>
          </w:tcPr>
          <w:p w14:paraId="516D4543" w14:textId="77777777" w:rsidR="005133B7" w:rsidRPr="00F25BF8" w:rsidRDefault="005133B7" w:rsidP="005133B7">
            <w:pPr>
              <w:contextualSpacing/>
              <w:jc w:val="center"/>
            </w:pPr>
          </w:p>
        </w:tc>
      </w:tr>
      <w:tr w:rsidR="005133B7" w:rsidRPr="00F25BF8" w14:paraId="7B6C3A6F" w14:textId="77777777" w:rsidTr="005133B7">
        <w:trPr>
          <w:trHeight w:val="20"/>
        </w:trPr>
        <w:tc>
          <w:tcPr>
            <w:tcW w:w="677" w:type="dxa"/>
          </w:tcPr>
          <w:p w14:paraId="71097413" w14:textId="77777777" w:rsidR="005133B7" w:rsidRPr="00F25BF8" w:rsidRDefault="005133B7" w:rsidP="005133B7">
            <w:pPr>
              <w:contextualSpacing/>
              <w:jc w:val="center"/>
              <w:rPr>
                <w:sz w:val="20"/>
              </w:rPr>
            </w:pPr>
            <w:r w:rsidRPr="00F25BF8">
              <w:rPr>
                <w:sz w:val="20"/>
              </w:rPr>
              <w:t>6</w:t>
            </w:r>
          </w:p>
        </w:tc>
        <w:tc>
          <w:tcPr>
            <w:tcW w:w="1118" w:type="dxa"/>
          </w:tcPr>
          <w:p w14:paraId="12B6F025" w14:textId="77777777" w:rsidR="005133B7" w:rsidRPr="00F25BF8" w:rsidRDefault="005133B7" w:rsidP="005133B7">
            <w:pPr>
              <w:contextualSpacing/>
              <w:jc w:val="center"/>
            </w:pPr>
          </w:p>
        </w:tc>
        <w:tc>
          <w:tcPr>
            <w:tcW w:w="1440" w:type="dxa"/>
          </w:tcPr>
          <w:p w14:paraId="0F277D02" w14:textId="77777777" w:rsidR="005133B7" w:rsidRPr="00F25BF8" w:rsidRDefault="005133B7" w:rsidP="005133B7">
            <w:pPr>
              <w:contextualSpacing/>
              <w:jc w:val="center"/>
            </w:pPr>
          </w:p>
        </w:tc>
        <w:tc>
          <w:tcPr>
            <w:tcW w:w="1440" w:type="dxa"/>
          </w:tcPr>
          <w:p w14:paraId="78F366BA" w14:textId="77777777" w:rsidR="005133B7" w:rsidRPr="00F25BF8" w:rsidRDefault="005133B7" w:rsidP="005133B7">
            <w:pPr>
              <w:contextualSpacing/>
              <w:jc w:val="center"/>
            </w:pPr>
          </w:p>
        </w:tc>
        <w:tc>
          <w:tcPr>
            <w:tcW w:w="2160" w:type="dxa"/>
          </w:tcPr>
          <w:p w14:paraId="2CB8E5D5" w14:textId="77777777" w:rsidR="005133B7" w:rsidRPr="00F25BF8" w:rsidRDefault="005133B7" w:rsidP="005133B7">
            <w:pPr>
              <w:contextualSpacing/>
              <w:jc w:val="center"/>
            </w:pPr>
          </w:p>
        </w:tc>
        <w:tc>
          <w:tcPr>
            <w:tcW w:w="1080" w:type="dxa"/>
          </w:tcPr>
          <w:p w14:paraId="4C55E462" w14:textId="77777777" w:rsidR="005133B7" w:rsidRPr="00F25BF8" w:rsidRDefault="005133B7" w:rsidP="005133B7">
            <w:pPr>
              <w:contextualSpacing/>
              <w:jc w:val="center"/>
            </w:pPr>
          </w:p>
        </w:tc>
        <w:tc>
          <w:tcPr>
            <w:tcW w:w="1440" w:type="dxa"/>
          </w:tcPr>
          <w:p w14:paraId="162772CC" w14:textId="77777777" w:rsidR="005133B7" w:rsidRPr="00F25BF8" w:rsidRDefault="005133B7" w:rsidP="005133B7">
            <w:pPr>
              <w:contextualSpacing/>
              <w:jc w:val="center"/>
            </w:pPr>
          </w:p>
        </w:tc>
        <w:tc>
          <w:tcPr>
            <w:tcW w:w="1440" w:type="dxa"/>
          </w:tcPr>
          <w:p w14:paraId="026BC4DE" w14:textId="77777777" w:rsidR="005133B7" w:rsidRPr="00F25BF8" w:rsidRDefault="005133B7" w:rsidP="005133B7">
            <w:pPr>
              <w:contextualSpacing/>
              <w:jc w:val="center"/>
            </w:pPr>
          </w:p>
        </w:tc>
      </w:tr>
      <w:tr w:rsidR="005133B7" w:rsidRPr="00F25BF8" w14:paraId="295B0D6C" w14:textId="77777777" w:rsidTr="005133B7">
        <w:trPr>
          <w:trHeight w:val="20"/>
        </w:trPr>
        <w:tc>
          <w:tcPr>
            <w:tcW w:w="677" w:type="dxa"/>
          </w:tcPr>
          <w:p w14:paraId="020AA09A" w14:textId="77777777" w:rsidR="005133B7" w:rsidRPr="00F25BF8" w:rsidRDefault="005133B7" w:rsidP="005133B7">
            <w:pPr>
              <w:contextualSpacing/>
              <w:jc w:val="center"/>
              <w:rPr>
                <w:sz w:val="20"/>
              </w:rPr>
            </w:pPr>
            <w:r w:rsidRPr="00F25BF8">
              <w:rPr>
                <w:sz w:val="20"/>
              </w:rPr>
              <w:t>7</w:t>
            </w:r>
          </w:p>
        </w:tc>
        <w:tc>
          <w:tcPr>
            <w:tcW w:w="1118" w:type="dxa"/>
          </w:tcPr>
          <w:p w14:paraId="6CBFEA1E" w14:textId="77777777" w:rsidR="005133B7" w:rsidRPr="00F25BF8" w:rsidRDefault="005133B7" w:rsidP="005133B7">
            <w:pPr>
              <w:contextualSpacing/>
              <w:jc w:val="center"/>
            </w:pPr>
          </w:p>
        </w:tc>
        <w:tc>
          <w:tcPr>
            <w:tcW w:w="1440" w:type="dxa"/>
          </w:tcPr>
          <w:p w14:paraId="19856741" w14:textId="77777777" w:rsidR="005133B7" w:rsidRPr="00F25BF8" w:rsidRDefault="005133B7" w:rsidP="005133B7">
            <w:pPr>
              <w:contextualSpacing/>
              <w:jc w:val="center"/>
            </w:pPr>
          </w:p>
        </w:tc>
        <w:tc>
          <w:tcPr>
            <w:tcW w:w="1440" w:type="dxa"/>
          </w:tcPr>
          <w:p w14:paraId="2DD6F7D0" w14:textId="77777777" w:rsidR="005133B7" w:rsidRPr="00F25BF8" w:rsidRDefault="005133B7" w:rsidP="005133B7">
            <w:pPr>
              <w:contextualSpacing/>
              <w:jc w:val="center"/>
            </w:pPr>
          </w:p>
        </w:tc>
        <w:tc>
          <w:tcPr>
            <w:tcW w:w="2160" w:type="dxa"/>
          </w:tcPr>
          <w:p w14:paraId="2AEDC02E" w14:textId="77777777" w:rsidR="005133B7" w:rsidRPr="00F25BF8" w:rsidRDefault="005133B7" w:rsidP="005133B7">
            <w:pPr>
              <w:contextualSpacing/>
              <w:jc w:val="center"/>
            </w:pPr>
          </w:p>
        </w:tc>
        <w:tc>
          <w:tcPr>
            <w:tcW w:w="1080" w:type="dxa"/>
          </w:tcPr>
          <w:p w14:paraId="7DF26179" w14:textId="77777777" w:rsidR="005133B7" w:rsidRPr="00F25BF8" w:rsidRDefault="005133B7" w:rsidP="005133B7">
            <w:pPr>
              <w:contextualSpacing/>
              <w:jc w:val="center"/>
            </w:pPr>
          </w:p>
        </w:tc>
        <w:tc>
          <w:tcPr>
            <w:tcW w:w="1440" w:type="dxa"/>
          </w:tcPr>
          <w:p w14:paraId="56926B12" w14:textId="77777777" w:rsidR="005133B7" w:rsidRPr="00F25BF8" w:rsidRDefault="005133B7" w:rsidP="005133B7">
            <w:pPr>
              <w:contextualSpacing/>
              <w:jc w:val="center"/>
            </w:pPr>
          </w:p>
        </w:tc>
        <w:tc>
          <w:tcPr>
            <w:tcW w:w="1440" w:type="dxa"/>
          </w:tcPr>
          <w:p w14:paraId="4A228527" w14:textId="77777777" w:rsidR="005133B7" w:rsidRPr="00F25BF8" w:rsidRDefault="005133B7" w:rsidP="005133B7">
            <w:pPr>
              <w:contextualSpacing/>
              <w:jc w:val="center"/>
            </w:pPr>
          </w:p>
        </w:tc>
      </w:tr>
      <w:tr w:rsidR="005133B7" w:rsidRPr="00F25BF8" w14:paraId="364602BC" w14:textId="77777777" w:rsidTr="005133B7">
        <w:trPr>
          <w:trHeight w:val="20"/>
        </w:trPr>
        <w:tc>
          <w:tcPr>
            <w:tcW w:w="677" w:type="dxa"/>
          </w:tcPr>
          <w:p w14:paraId="251EC36D" w14:textId="77777777" w:rsidR="005133B7" w:rsidRPr="00F25BF8" w:rsidRDefault="005133B7" w:rsidP="005133B7">
            <w:pPr>
              <w:contextualSpacing/>
              <w:jc w:val="center"/>
              <w:rPr>
                <w:sz w:val="20"/>
              </w:rPr>
            </w:pPr>
            <w:r w:rsidRPr="00F25BF8">
              <w:rPr>
                <w:sz w:val="20"/>
              </w:rPr>
              <w:t>8</w:t>
            </w:r>
          </w:p>
        </w:tc>
        <w:tc>
          <w:tcPr>
            <w:tcW w:w="1118" w:type="dxa"/>
          </w:tcPr>
          <w:p w14:paraId="283BE240" w14:textId="77777777" w:rsidR="005133B7" w:rsidRPr="00F25BF8" w:rsidRDefault="005133B7" w:rsidP="005133B7">
            <w:pPr>
              <w:contextualSpacing/>
              <w:jc w:val="center"/>
            </w:pPr>
          </w:p>
        </w:tc>
        <w:tc>
          <w:tcPr>
            <w:tcW w:w="1440" w:type="dxa"/>
          </w:tcPr>
          <w:p w14:paraId="1C6366D4" w14:textId="77777777" w:rsidR="005133B7" w:rsidRPr="00F25BF8" w:rsidRDefault="005133B7" w:rsidP="005133B7">
            <w:pPr>
              <w:contextualSpacing/>
              <w:jc w:val="center"/>
            </w:pPr>
          </w:p>
        </w:tc>
        <w:tc>
          <w:tcPr>
            <w:tcW w:w="1440" w:type="dxa"/>
          </w:tcPr>
          <w:p w14:paraId="2C6C819F" w14:textId="77777777" w:rsidR="005133B7" w:rsidRPr="00F25BF8" w:rsidRDefault="005133B7" w:rsidP="005133B7">
            <w:pPr>
              <w:contextualSpacing/>
              <w:jc w:val="center"/>
            </w:pPr>
          </w:p>
        </w:tc>
        <w:tc>
          <w:tcPr>
            <w:tcW w:w="2160" w:type="dxa"/>
          </w:tcPr>
          <w:p w14:paraId="59B589DA" w14:textId="77777777" w:rsidR="005133B7" w:rsidRPr="00F25BF8" w:rsidRDefault="005133B7" w:rsidP="005133B7">
            <w:pPr>
              <w:contextualSpacing/>
              <w:jc w:val="center"/>
            </w:pPr>
          </w:p>
        </w:tc>
        <w:tc>
          <w:tcPr>
            <w:tcW w:w="1080" w:type="dxa"/>
          </w:tcPr>
          <w:p w14:paraId="247648EA" w14:textId="77777777" w:rsidR="005133B7" w:rsidRPr="00F25BF8" w:rsidRDefault="005133B7" w:rsidP="005133B7">
            <w:pPr>
              <w:contextualSpacing/>
              <w:jc w:val="center"/>
            </w:pPr>
          </w:p>
        </w:tc>
        <w:tc>
          <w:tcPr>
            <w:tcW w:w="1440" w:type="dxa"/>
          </w:tcPr>
          <w:p w14:paraId="68D7EEE1" w14:textId="77777777" w:rsidR="005133B7" w:rsidRPr="00F25BF8" w:rsidRDefault="005133B7" w:rsidP="005133B7">
            <w:pPr>
              <w:contextualSpacing/>
              <w:jc w:val="center"/>
            </w:pPr>
          </w:p>
        </w:tc>
        <w:tc>
          <w:tcPr>
            <w:tcW w:w="1440" w:type="dxa"/>
          </w:tcPr>
          <w:p w14:paraId="3EF41E95" w14:textId="77777777" w:rsidR="005133B7" w:rsidRPr="00F25BF8" w:rsidRDefault="005133B7" w:rsidP="005133B7">
            <w:pPr>
              <w:contextualSpacing/>
              <w:jc w:val="center"/>
            </w:pPr>
          </w:p>
        </w:tc>
      </w:tr>
      <w:tr w:rsidR="005133B7" w:rsidRPr="00F25BF8" w14:paraId="205F9F6D" w14:textId="77777777" w:rsidTr="005133B7">
        <w:trPr>
          <w:trHeight w:val="20"/>
        </w:trPr>
        <w:tc>
          <w:tcPr>
            <w:tcW w:w="677" w:type="dxa"/>
          </w:tcPr>
          <w:p w14:paraId="36E3C083" w14:textId="77777777" w:rsidR="005133B7" w:rsidRPr="00F25BF8" w:rsidRDefault="005133B7" w:rsidP="005133B7">
            <w:pPr>
              <w:contextualSpacing/>
              <w:jc w:val="center"/>
              <w:rPr>
                <w:sz w:val="20"/>
              </w:rPr>
            </w:pPr>
            <w:r w:rsidRPr="00F25BF8">
              <w:rPr>
                <w:sz w:val="20"/>
              </w:rPr>
              <w:t>9</w:t>
            </w:r>
          </w:p>
        </w:tc>
        <w:tc>
          <w:tcPr>
            <w:tcW w:w="1118" w:type="dxa"/>
          </w:tcPr>
          <w:p w14:paraId="5A5D2FBD" w14:textId="77777777" w:rsidR="005133B7" w:rsidRPr="00F25BF8" w:rsidRDefault="005133B7" w:rsidP="005133B7">
            <w:pPr>
              <w:contextualSpacing/>
              <w:jc w:val="center"/>
            </w:pPr>
          </w:p>
        </w:tc>
        <w:tc>
          <w:tcPr>
            <w:tcW w:w="1440" w:type="dxa"/>
          </w:tcPr>
          <w:p w14:paraId="43FD50CF" w14:textId="77777777" w:rsidR="005133B7" w:rsidRPr="00F25BF8" w:rsidRDefault="005133B7" w:rsidP="005133B7">
            <w:pPr>
              <w:contextualSpacing/>
              <w:jc w:val="center"/>
            </w:pPr>
          </w:p>
        </w:tc>
        <w:tc>
          <w:tcPr>
            <w:tcW w:w="1440" w:type="dxa"/>
          </w:tcPr>
          <w:p w14:paraId="6811E54C" w14:textId="77777777" w:rsidR="005133B7" w:rsidRPr="00F25BF8" w:rsidRDefault="005133B7" w:rsidP="005133B7">
            <w:pPr>
              <w:contextualSpacing/>
              <w:jc w:val="center"/>
            </w:pPr>
          </w:p>
        </w:tc>
        <w:tc>
          <w:tcPr>
            <w:tcW w:w="2160" w:type="dxa"/>
          </w:tcPr>
          <w:p w14:paraId="1196751F" w14:textId="77777777" w:rsidR="005133B7" w:rsidRPr="00F25BF8" w:rsidRDefault="005133B7" w:rsidP="005133B7">
            <w:pPr>
              <w:contextualSpacing/>
              <w:jc w:val="center"/>
            </w:pPr>
          </w:p>
        </w:tc>
        <w:tc>
          <w:tcPr>
            <w:tcW w:w="1080" w:type="dxa"/>
          </w:tcPr>
          <w:p w14:paraId="5417D7F0" w14:textId="77777777" w:rsidR="005133B7" w:rsidRPr="00F25BF8" w:rsidRDefault="005133B7" w:rsidP="005133B7">
            <w:pPr>
              <w:contextualSpacing/>
              <w:jc w:val="center"/>
            </w:pPr>
          </w:p>
        </w:tc>
        <w:tc>
          <w:tcPr>
            <w:tcW w:w="1440" w:type="dxa"/>
          </w:tcPr>
          <w:p w14:paraId="31C3FC70" w14:textId="77777777" w:rsidR="005133B7" w:rsidRPr="00F25BF8" w:rsidRDefault="005133B7" w:rsidP="005133B7">
            <w:pPr>
              <w:contextualSpacing/>
              <w:jc w:val="center"/>
            </w:pPr>
          </w:p>
        </w:tc>
        <w:tc>
          <w:tcPr>
            <w:tcW w:w="1440" w:type="dxa"/>
          </w:tcPr>
          <w:p w14:paraId="46B81DE4" w14:textId="77777777" w:rsidR="005133B7" w:rsidRPr="00F25BF8" w:rsidRDefault="005133B7" w:rsidP="005133B7">
            <w:pPr>
              <w:contextualSpacing/>
              <w:jc w:val="center"/>
            </w:pPr>
          </w:p>
        </w:tc>
      </w:tr>
      <w:tr w:rsidR="005133B7" w:rsidRPr="00F25BF8" w14:paraId="2400701F" w14:textId="77777777" w:rsidTr="005133B7">
        <w:trPr>
          <w:trHeight w:val="20"/>
        </w:trPr>
        <w:tc>
          <w:tcPr>
            <w:tcW w:w="677" w:type="dxa"/>
          </w:tcPr>
          <w:p w14:paraId="0F73EC25" w14:textId="77777777" w:rsidR="005133B7" w:rsidRPr="00F25BF8" w:rsidRDefault="005133B7" w:rsidP="005133B7">
            <w:pPr>
              <w:contextualSpacing/>
              <w:jc w:val="center"/>
              <w:rPr>
                <w:sz w:val="20"/>
              </w:rPr>
            </w:pPr>
            <w:r w:rsidRPr="00F25BF8">
              <w:rPr>
                <w:sz w:val="20"/>
              </w:rPr>
              <w:t>10</w:t>
            </w:r>
          </w:p>
        </w:tc>
        <w:tc>
          <w:tcPr>
            <w:tcW w:w="1118" w:type="dxa"/>
          </w:tcPr>
          <w:p w14:paraId="6D370F38" w14:textId="77777777" w:rsidR="005133B7" w:rsidRPr="00F25BF8" w:rsidRDefault="005133B7" w:rsidP="005133B7">
            <w:pPr>
              <w:contextualSpacing/>
              <w:jc w:val="center"/>
            </w:pPr>
          </w:p>
        </w:tc>
        <w:tc>
          <w:tcPr>
            <w:tcW w:w="1440" w:type="dxa"/>
          </w:tcPr>
          <w:p w14:paraId="744FD7FE" w14:textId="77777777" w:rsidR="005133B7" w:rsidRPr="00F25BF8" w:rsidRDefault="005133B7" w:rsidP="005133B7">
            <w:pPr>
              <w:contextualSpacing/>
              <w:jc w:val="center"/>
            </w:pPr>
          </w:p>
        </w:tc>
        <w:tc>
          <w:tcPr>
            <w:tcW w:w="1440" w:type="dxa"/>
          </w:tcPr>
          <w:p w14:paraId="361E26D5" w14:textId="77777777" w:rsidR="005133B7" w:rsidRPr="00F25BF8" w:rsidRDefault="005133B7" w:rsidP="005133B7">
            <w:pPr>
              <w:contextualSpacing/>
              <w:jc w:val="center"/>
            </w:pPr>
          </w:p>
        </w:tc>
        <w:tc>
          <w:tcPr>
            <w:tcW w:w="2160" w:type="dxa"/>
          </w:tcPr>
          <w:p w14:paraId="3DC48116" w14:textId="77777777" w:rsidR="005133B7" w:rsidRPr="00F25BF8" w:rsidRDefault="005133B7" w:rsidP="005133B7">
            <w:pPr>
              <w:contextualSpacing/>
              <w:jc w:val="center"/>
            </w:pPr>
          </w:p>
        </w:tc>
        <w:tc>
          <w:tcPr>
            <w:tcW w:w="1080" w:type="dxa"/>
          </w:tcPr>
          <w:p w14:paraId="3698FC50" w14:textId="77777777" w:rsidR="005133B7" w:rsidRPr="00F25BF8" w:rsidRDefault="005133B7" w:rsidP="005133B7">
            <w:pPr>
              <w:contextualSpacing/>
              <w:jc w:val="center"/>
            </w:pPr>
          </w:p>
        </w:tc>
        <w:tc>
          <w:tcPr>
            <w:tcW w:w="1440" w:type="dxa"/>
          </w:tcPr>
          <w:p w14:paraId="2614624E" w14:textId="77777777" w:rsidR="005133B7" w:rsidRPr="00F25BF8" w:rsidRDefault="005133B7" w:rsidP="005133B7">
            <w:pPr>
              <w:contextualSpacing/>
              <w:jc w:val="center"/>
            </w:pPr>
          </w:p>
        </w:tc>
        <w:tc>
          <w:tcPr>
            <w:tcW w:w="1440" w:type="dxa"/>
          </w:tcPr>
          <w:p w14:paraId="770C0A9F" w14:textId="77777777" w:rsidR="005133B7" w:rsidRPr="00F25BF8" w:rsidRDefault="005133B7" w:rsidP="005133B7">
            <w:pPr>
              <w:contextualSpacing/>
              <w:jc w:val="center"/>
            </w:pPr>
          </w:p>
        </w:tc>
      </w:tr>
    </w:tbl>
    <w:p w14:paraId="3CA22AE5" w14:textId="77777777" w:rsidR="00F7697D" w:rsidRPr="00F25BF8" w:rsidRDefault="00F7697D" w:rsidP="00F7697D">
      <w:pPr>
        <w:spacing w:after="0" w:line="240" w:lineRule="auto"/>
        <w:contextualSpacing/>
        <w:rPr>
          <w:rFonts w:eastAsia="SimSun"/>
        </w:rPr>
      </w:pPr>
    </w:p>
    <w:p w14:paraId="623FDCCF" w14:textId="77777777" w:rsidR="00F7697D" w:rsidRPr="00F25BF8" w:rsidRDefault="00F7697D" w:rsidP="00F7697D">
      <w:pPr>
        <w:spacing w:after="0" w:line="240" w:lineRule="auto"/>
        <w:contextualSpacing/>
        <w:rPr>
          <w:rFonts w:eastAsia="SimSun"/>
        </w:rPr>
      </w:pPr>
    </w:p>
    <w:tbl>
      <w:tblPr>
        <w:tblStyle w:val="TableGrid2"/>
        <w:tblW w:w="7915" w:type="dxa"/>
        <w:jc w:val="center"/>
        <w:tblCellMar>
          <w:left w:w="29" w:type="dxa"/>
          <w:right w:w="29" w:type="dxa"/>
        </w:tblCellMar>
        <w:tblLook w:val="04A0" w:firstRow="1" w:lastRow="0" w:firstColumn="1" w:lastColumn="0" w:noHBand="0" w:noVBand="1"/>
      </w:tblPr>
      <w:tblGrid>
        <w:gridCol w:w="2638"/>
        <w:gridCol w:w="2638"/>
        <w:gridCol w:w="2639"/>
      </w:tblGrid>
      <w:tr w:rsidR="00F7697D" w:rsidRPr="00F25BF8" w14:paraId="6D3492F2" w14:textId="77777777" w:rsidTr="00F7697D">
        <w:trPr>
          <w:jc w:val="center"/>
        </w:trPr>
        <w:tc>
          <w:tcPr>
            <w:tcW w:w="7915" w:type="dxa"/>
            <w:gridSpan w:val="3"/>
          </w:tcPr>
          <w:p w14:paraId="4706DC0C" w14:textId="1CC2D529" w:rsidR="00F7697D" w:rsidRPr="00F25BF8" w:rsidRDefault="00CD4FA7" w:rsidP="00F7697D">
            <w:pPr>
              <w:kinsoku w:val="0"/>
              <w:overflowPunct w:val="0"/>
              <w:autoSpaceDE w:val="0"/>
              <w:autoSpaceDN w:val="0"/>
              <w:adjustRightInd w:val="0"/>
              <w:contextualSpacing/>
              <w:rPr>
                <w:rFonts w:cs="Times New Roman"/>
                <w:b/>
                <w:sz w:val="20"/>
              </w:rPr>
            </w:pPr>
            <w:r>
              <w:rPr>
                <w:rFonts w:cs="Times New Roman"/>
                <w:b/>
                <w:sz w:val="20"/>
              </w:rPr>
              <w:t>Fertilizer Code 119</w:t>
            </w:r>
          </w:p>
        </w:tc>
      </w:tr>
      <w:tr w:rsidR="00F7697D" w:rsidRPr="00F25BF8" w14:paraId="0DE8A16B" w14:textId="77777777" w:rsidTr="00F7697D">
        <w:trPr>
          <w:jc w:val="center"/>
        </w:trPr>
        <w:tc>
          <w:tcPr>
            <w:tcW w:w="2638" w:type="dxa"/>
          </w:tcPr>
          <w:p w14:paraId="14F63EE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0=None</w:t>
            </w:r>
          </w:p>
          <w:p w14:paraId="45D820D3"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1=Compound D</w:t>
            </w:r>
          </w:p>
          <w:p w14:paraId="0F7010A1"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2=Compound X</w:t>
            </w:r>
          </w:p>
          <w:p w14:paraId="593A9906"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3=Triple Super Phosphate (TSP)</w:t>
            </w:r>
          </w:p>
          <w:p w14:paraId="380D5F49"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4=Single Super Phosephate</w:t>
            </w:r>
          </w:p>
          <w:p w14:paraId="740D40C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5=Compound R</w:t>
            </w:r>
          </w:p>
        </w:tc>
        <w:tc>
          <w:tcPr>
            <w:tcW w:w="2638" w:type="dxa"/>
          </w:tcPr>
          <w:p w14:paraId="3B7AA9D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6=Compound WV</w:t>
            </w:r>
          </w:p>
          <w:p w14:paraId="6BD1B8A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7=Di-grow (foliar)</w:t>
            </w:r>
          </w:p>
          <w:p w14:paraId="67A4BC1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8=Wonder (foliar)</w:t>
            </w:r>
          </w:p>
          <w:p w14:paraId="35CFF8C0"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9=Vegetative (foliar)</w:t>
            </w:r>
          </w:p>
          <w:p w14:paraId="06869B0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10=Urea</w:t>
            </w:r>
          </w:p>
          <w:p w14:paraId="74F6BEC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11=Ammonium Nitrate</w:t>
            </w:r>
          </w:p>
        </w:tc>
        <w:tc>
          <w:tcPr>
            <w:tcW w:w="2639" w:type="dxa"/>
          </w:tcPr>
          <w:p w14:paraId="390295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12=CAN</w:t>
            </w:r>
          </w:p>
          <w:p w14:paraId="331E6C4C"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13=Allwin top</w:t>
            </w:r>
          </w:p>
          <w:p w14:paraId="312D6A64"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14=Flower&amp;Plant (foliar)</w:t>
            </w:r>
          </w:p>
          <w:p w14:paraId="36573C72"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15=Compound B</w:t>
            </w:r>
          </w:p>
          <w:p w14:paraId="4BB6AB25"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16=Manure</w:t>
            </w:r>
          </w:p>
          <w:p w14:paraId="39D07A17" w14:textId="77777777" w:rsidR="00F7697D" w:rsidRPr="00F25BF8" w:rsidRDefault="00F7697D" w:rsidP="00F7697D">
            <w:pPr>
              <w:kinsoku w:val="0"/>
              <w:overflowPunct w:val="0"/>
              <w:autoSpaceDE w:val="0"/>
              <w:autoSpaceDN w:val="0"/>
              <w:adjustRightInd w:val="0"/>
              <w:contextualSpacing/>
              <w:rPr>
                <w:rFonts w:cs="Times New Roman"/>
                <w:sz w:val="20"/>
              </w:rPr>
            </w:pPr>
            <w:r w:rsidRPr="00F25BF8">
              <w:rPr>
                <w:rFonts w:cs="Times New Roman"/>
                <w:sz w:val="20"/>
              </w:rPr>
              <w:t>888=Do not know</w:t>
            </w:r>
          </w:p>
        </w:tc>
      </w:tr>
    </w:tbl>
    <w:p w14:paraId="30855047" w14:textId="77777777" w:rsidR="00F7697D" w:rsidRPr="00F25BF8" w:rsidRDefault="00F7697D" w:rsidP="00F7697D">
      <w:pPr>
        <w:spacing w:after="0" w:line="240" w:lineRule="auto"/>
        <w:contextualSpacing/>
        <w:rPr>
          <w:rFonts w:eastAsia="SimSun"/>
        </w:rPr>
      </w:pPr>
    </w:p>
    <w:p w14:paraId="0565756F" w14:textId="77777777" w:rsidR="00F7697D" w:rsidRPr="00F25BF8" w:rsidRDefault="00F7697D" w:rsidP="00F7697D">
      <w:pPr>
        <w:spacing w:after="0" w:line="240" w:lineRule="auto"/>
        <w:contextualSpacing/>
        <w:rPr>
          <w:rFonts w:eastAsia="SimSun"/>
        </w:rPr>
      </w:pPr>
      <w:r w:rsidRPr="00F25BF8">
        <w:rPr>
          <w:rFonts w:eastAsia="SimSun"/>
        </w:rPr>
        <w:br w:type="page"/>
      </w:r>
    </w:p>
    <w:p w14:paraId="2056DB4C" w14:textId="47F55C78" w:rsidR="00F7697D" w:rsidRPr="00F25BF8" w:rsidRDefault="004229F7" w:rsidP="00F7697D">
      <w:pPr>
        <w:spacing w:after="0" w:line="240" w:lineRule="auto"/>
        <w:contextualSpacing/>
        <w:rPr>
          <w:rFonts w:eastAsia="Times New Roman" w:cs="Times New Roman"/>
          <w:b/>
          <w:bCs/>
        </w:rPr>
      </w:pPr>
      <w:r>
        <w:rPr>
          <w:rFonts w:eastAsia="Times New Roman" w:cs="Times New Roman"/>
          <w:b/>
          <w:bCs/>
        </w:rPr>
        <w:t>SECTION I</w:t>
      </w:r>
      <w:r w:rsidR="00F7697D" w:rsidRPr="00F25BF8">
        <w:rPr>
          <w:rFonts w:eastAsia="Times New Roman" w:cs="Times New Roman"/>
          <w:b/>
          <w:bCs/>
        </w:rPr>
        <w:t>. FIELD OVERVIEW (Continued)</w:t>
      </w:r>
    </w:p>
    <w:p w14:paraId="3F27C063" w14:textId="77777777" w:rsidR="00F7697D" w:rsidRPr="00F25BF8" w:rsidRDefault="00F7697D" w:rsidP="004229F7">
      <w:pPr>
        <w:tabs>
          <w:tab w:val="left" w:pos="360"/>
        </w:tabs>
        <w:spacing w:after="0" w:line="240" w:lineRule="auto"/>
        <w:contextualSpacing/>
        <w:rPr>
          <w:rFonts w:eastAsia="SimSun"/>
        </w:rPr>
      </w:pPr>
    </w:p>
    <w:tbl>
      <w:tblPr>
        <w:tblStyle w:val="TableGrid2"/>
        <w:tblpPr w:leftFromText="180" w:rightFromText="180" w:vertAnchor="page" w:horzAnchor="page" w:tblpX="1345" w:tblpY="1801"/>
        <w:tblW w:w="12539" w:type="dxa"/>
        <w:tblLayout w:type="fixed"/>
        <w:tblCellMar>
          <w:left w:w="29" w:type="dxa"/>
          <w:right w:w="29" w:type="dxa"/>
        </w:tblCellMar>
        <w:tblLook w:val="04A0" w:firstRow="1" w:lastRow="0" w:firstColumn="1" w:lastColumn="0" w:noHBand="0" w:noVBand="1"/>
      </w:tblPr>
      <w:tblGrid>
        <w:gridCol w:w="694"/>
        <w:gridCol w:w="1440"/>
        <w:gridCol w:w="1135"/>
        <w:gridCol w:w="1440"/>
        <w:gridCol w:w="1440"/>
        <w:gridCol w:w="1530"/>
        <w:gridCol w:w="1710"/>
        <w:gridCol w:w="1710"/>
        <w:gridCol w:w="1440"/>
      </w:tblGrid>
      <w:tr w:rsidR="004229F7" w:rsidRPr="00F25BF8" w14:paraId="2651D15A" w14:textId="621D77CB" w:rsidTr="004229F7">
        <w:trPr>
          <w:trHeight w:val="244"/>
        </w:trPr>
        <w:tc>
          <w:tcPr>
            <w:tcW w:w="694" w:type="dxa"/>
          </w:tcPr>
          <w:p w14:paraId="52FCED45"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tcPr>
          <w:p w14:paraId="4C27524C" w14:textId="2AE9409C"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I.25</w:t>
            </w:r>
          </w:p>
        </w:tc>
        <w:tc>
          <w:tcPr>
            <w:tcW w:w="1135" w:type="dxa"/>
          </w:tcPr>
          <w:p w14:paraId="1B8D0C79" w14:textId="5160726B"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I.26</w:t>
            </w:r>
          </w:p>
        </w:tc>
        <w:tc>
          <w:tcPr>
            <w:tcW w:w="1440" w:type="dxa"/>
          </w:tcPr>
          <w:p w14:paraId="0D242FCA" w14:textId="7C12533A"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I.27</w:t>
            </w:r>
          </w:p>
        </w:tc>
        <w:tc>
          <w:tcPr>
            <w:tcW w:w="1440" w:type="dxa"/>
          </w:tcPr>
          <w:p w14:paraId="404A03D7" w14:textId="660FC889"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I.28</w:t>
            </w:r>
          </w:p>
        </w:tc>
        <w:tc>
          <w:tcPr>
            <w:tcW w:w="1530" w:type="dxa"/>
          </w:tcPr>
          <w:p w14:paraId="7282366E" w14:textId="068D2257"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I.29</w:t>
            </w:r>
          </w:p>
        </w:tc>
        <w:tc>
          <w:tcPr>
            <w:tcW w:w="1710" w:type="dxa"/>
          </w:tcPr>
          <w:p w14:paraId="086F0650" w14:textId="6F6B0CAA" w:rsidR="004229F7" w:rsidRPr="00F25BF8"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I.30</w:t>
            </w:r>
          </w:p>
        </w:tc>
        <w:tc>
          <w:tcPr>
            <w:tcW w:w="1710" w:type="dxa"/>
          </w:tcPr>
          <w:p w14:paraId="5D3896D9" w14:textId="16C978ED" w:rsidR="004229F7"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I.31</w:t>
            </w:r>
          </w:p>
        </w:tc>
        <w:tc>
          <w:tcPr>
            <w:tcW w:w="1440" w:type="dxa"/>
          </w:tcPr>
          <w:p w14:paraId="1F898588" w14:textId="4A30CDDA" w:rsidR="004229F7" w:rsidRDefault="004229F7" w:rsidP="004229F7">
            <w:pPr>
              <w:kinsoku w:val="0"/>
              <w:overflowPunct w:val="0"/>
              <w:autoSpaceDE w:val="0"/>
              <w:autoSpaceDN w:val="0"/>
              <w:adjustRightInd w:val="0"/>
              <w:contextualSpacing/>
              <w:jc w:val="center"/>
              <w:rPr>
                <w:rFonts w:cs="Times New Roman"/>
                <w:sz w:val="20"/>
              </w:rPr>
            </w:pPr>
            <w:r>
              <w:rPr>
                <w:rFonts w:cs="Times New Roman"/>
                <w:sz w:val="20"/>
              </w:rPr>
              <w:t>I.32</w:t>
            </w:r>
          </w:p>
        </w:tc>
      </w:tr>
      <w:tr w:rsidR="004229F7" w:rsidRPr="00F25BF8" w14:paraId="41CB6B02" w14:textId="79D483A0" w:rsidTr="004229F7">
        <w:trPr>
          <w:trHeight w:val="244"/>
        </w:trPr>
        <w:tc>
          <w:tcPr>
            <w:tcW w:w="694" w:type="dxa"/>
            <w:vMerge w:val="restart"/>
          </w:tcPr>
          <w:p w14:paraId="730C5E45"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Field</w:t>
            </w:r>
          </w:p>
        </w:tc>
        <w:tc>
          <w:tcPr>
            <w:tcW w:w="1440" w:type="dxa"/>
            <w:vMerge w:val="restart"/>
          </w:tcPr>
          <w:p w14:paraId="3C8961C5" w14:textId="722215F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Did you replant this field during the 2013-2014 agricultural seasons?</w:t>
            </w:r>
          </w:p>
          <w:p w14:paraId="7D78A133"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1=No</w:t>
            </w:r>
          </w:p>
          <w:p w14:paraId="17CD0B2E"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2=Yes</w:t>
            </w:r>
          </w:p>
          <w:p w14:paraId="30329BAF"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888=Don’t know</w:t>
            </w:r>
          </w:p>
          <w:p w14:paraId="208B565A"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999=Prefer not to respond</w:t>
            </w:r>
          </w:p>
        </w:tc>
        <w:tc>
          <w:tcPr>
            <w:tcW w:w="1135" w:type="dxa"/>
            <w:vMerge w:val="restart"/>
          </w:tcPr>
          <w:p w14:paraId="1C7C8301" w14:textId="13A2BDCB" w:rsidR="004229F7" w:rsidRPr="00F25BF8" w:rsidRDefault="004229F7" w:rsidP="004229F7">
            <w:pPr>
              <w:kinsoku w:val="0"/>
              <w:overflowPunct w:val="0"/>
              <w:autoSpaceDE w:val="0"/>
              <w:autoSpaceDN w:val="0"/>
              <w:adjustRightInd w:val="0"/>
              <w:contextualSpacing/>
              <w:rPr>
                <w:rFonts w:cs="Times New Roman"/>
                <w:sz w:val="20"/>
              </w:rPr>
            </w:pPr>
            <w:r>
              <w:rPr>
                <w:rFonts w:cs="Times New Roman"/>
                <w:sz w:val="20"/>
              </w:rPr>
              <w:t>Does your household plan to sell</w:t>
            </w:r>
            <w:r w:rsidRPr="00F25BF8">
              <w:rPr>
                <w:rFonts w:cs="Times New Roman"/>
                <w:sz w:val="20"/>
              </w:rPr>
              <w:t xml:space="preserve"> any of the harvest from this field </w:t>
            </w:r>
          </w:p>
          <w:p w14:paraId="6FBA7BB3" w14:textId="77777777" w:rsidR="004229F7" w:rsidRPr="00F25BF8" w:rsidRDefault="004229F7" w:rsidP="004229F7">
            <w:pPr>
              <w:kinsoku w:val="0"/>
              <w:overflowPunct w:val="0"/>
              <w:autoSpaceDE w:val="0"/>
              <w:autoSpaceDN w:val="0"/>
              <w:adjustRightInd w:val="0"/>
              <w:contextualSpacing/>
              <w:rPr>
                <w:rFonts w:cs="Times New Roman"/>
                <w:sz w:val="20"/>
              </w:rPr>
            </w:pPr>
          </w:p>
          <w:p w14:paraId="60288706"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0=No</w:t>
            </w:r>
          </w:p>
          <w:p w14:paraId="0DD0DAE8"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1=Yes</w:t>
            </w:r>
          </w:p>
          <w:p w14:paraId="206AB513" w14:textId="730EA37C" w:rsidR="004229F7" w:rsidRPr="00F25BF8" w:rsidRDefault="004229F7" w:rsidP="004229F7">
            <w:pPr>
              <w:kinsoku w:val="0"/>
              <w:overflowPunct w:val="0"/>
              <w:autoSpaceDE w:val="0"/>
              <w:autoSpaceDN w:val="0"/>
              <w:adjustRightInd w:val="0"/>
              <w:contextualSpacing/>
              <w:rPr>
                <w:rFonts w:cs="Times New Roman"/>
                <w:sz w:val="20"/>
              </w:rPr>
            </w:pPr>
            <w:r>
              <w:rPr>
                <w:rFonts w:cs="Times New Roman"/>
                <w:sz w:val="20"/>
              </w:rPr>
              <w:t xml:space="preserve"> If No, skip to I.28</w:t>
            </w:r>
          </w:p>
        </w:tc>
        <w:tc>
          <w:tcPr>
            <w:tcW w:w="1440" w:type="dxa"/>
            <w:vMerge w:val="restart"/>
          </w:tcPr>
          <w:p w14:paraId="38B1559F" w14:textId="6557BE08" w:rsidR="004229F7" w:rsidRPr="004229F7" w:rsidRDefault="004229F7" w:rsidP="004229F7">
            <w:pPr>
              <w:kinsoku w:val="0"/>
              <w:overflowPunct w:val="0"/>
              <w:autoSpaceDE w:val="0"/>
              <w:autoSpaceDN w:val="0"/>
              <w:adjustRightInd w:val="0"/>
              <w:contextualSpacing/>
              <w:rPr>
                <w:rFonts w:cs="Times New Roman"/>
                <w:sz w:val="20"/>
              </w:rPr>
            </w:pPr>
            <w:r w:rsidRPr="004229F7">
              <w:rPr>
                <w:rFonts w:cs="Times New Roman"/>
                <w:sz w:val="20"/>
              </w:rPr>
              <w:t>How much money do you anticipate your household will make by selling the main crop harvest from this field?</w:t>
            </w:r>
          </w:p>
          <w:p w14:paraId="062E85B0" w14:textId="77777777" w:rsidR="004229F7" w:rsidRPr="004229F7" w:rsidRDefault="004229F7" w:rsidP="004229F7">
            <w:pPr>
              <w:kinsoku w:val="0"/>
              <w:overflowPunct w:val="0"/>
              <w:autoSpaceDE w:val="0"/>
              <w:autoSpaceDN w:val="0"/>
              <w:adjustRightInd w:val="0"/>
              <w:contextualSpacing/>
              <w:rPr>
                <w:rFonts w:cs="Times New Roman"/>
                <w:sz w:val="20"/>
              </w:rPr>
            </w:pPr>
            <w:r w:rsidRPr="004229F7">
              <w:rPr>
                <w:rFonts w:cs="Times New Roman"/>
                <w:sz w:val="20"/>
              </w:rPr>
              <w:t>(In ZK)</w:t>
            </w:r>
          </w:p>
        </w:tc>
        <w:tc>
          <w:tcPr>
            <w:tcW w:w="1440" w:type="dxa"/>
          </w:tcPr>
          <w:p w14:paraId="7C3B39DA" w14:textId="42A82701" w:rsidR="004229F7" w:rsidRPr="004229F7" w:rsidRDefault="004229F7" w:rsidP="004229F7">
            <w:pPr>
              <w:kinsoku w:val="0"/>
              <w:overflowPunct w:val="0"/>
              <w:autoSpaceDE w:val="0"/>
              <w:autoSpaceDN w:val="0"/>
              <w:adjustRightInd w:val="0"/>
              <w:contextualSpacing/>
              <w:rPr>
                <w:rFonts w:cs="Times New Roman"/>
                <w:sz w:val="20"/>
              </w:rPr>
            </w:pPr>
            <w:ins w:id="375" w:author="Aleta Haflett" w:date="2014-11-03T16:24:00Z">
              <w:r w:rsidRPr="004229F7">
                <w:rPr>
                  <w:rFonts w:cs="Times New Roman"/>
                  <w:sz w:val="20"/>
                </w:rPr>
                <w:t>In the field, how was the crop/field residue from the last agricultural season mainly used or disposed of?</w:t>
              </w:r>
            </w:ins>
          </w:p>
          <w:p w14:paraId="06C3C9EC" w14:textId="77777777" w:rsidR="004229F7" w:rsidRPr="004229F7" w:rsidRDefault="004229F7" w:rsidP="004229F7">
            <w:pPr>
              <w:kinsoku w:val="0"/>
              <w:overflowPunct w:val="0"/>
              <w:autoSpaceDE w:val="0"/>
              <w:autoSpaceDN w:val="0"/>
              <w:adjustRightInd w:val="0"/>
              <w:contextualSpacing/>
              <w:rPr>
                <w:ins w:id="376" w:author="Aleta Haflett" w:date="2014-11-03T16:24:00Z"/>
                <w:rFonts w:cs="Times New Roman"/>
                <w:sz w:val="20"/>
              </w:rPr>
            </w:pPr>
          </w:p>
          <w:p w14:paraId="072755B0" w14:textId="6B932372" w:rsidR="004229F7" w:rsidRPr="004229F7" w:rsidRDefault="004229F7" w:rsidP="004229F7">
            <w:pPr>
              <w:kinsoku w:val="0"/>
              <w:overflowPunct w:val="0"/>
              <w:autoSpaceDE w:val="0"/>
              <w:autoSpaceDN w:val="0"/>
              <w:adjustRightInd w:val="0"/>
              <w:ind w:right="38"/>
              <w:contextualSpacing/>
              <w:rPr>
                <w:ins w:id="377" w:author="Aleta Haflett" w:date="2014-11-03T16:24:00Z"/>
                <w:rFonts w:cs="Times New Roman"/>
                <w:i/>
                <w:sz w:val="20"/>
              </w:rPr>
            </w:pPr>
            <w:ins w:id="378" w:author="Aleta Haflett" w:date="2014-11-03T16:24:00Z">
              <w:r w:rsidRPr="004229F7">
                <w:rPr>
                  <w:rFonts w:cs="Times New Roman"/>
                  <w:i/>
                  <w:sz w:val="20"/>
                </w:rPr>
                <w:t xml:space="preserve">(See residue Code </w:t>
              </w:r>
            </w:ins>
            <w:r w:rsidRPr="004229F7">
              <w:rPr>
                <w:rFonts w:cs="Times New Roman"/>
                <w:i/>
                <w:sz w:val="20"/>
              </w:rPr>
              <w:t xml:space="preserve">120 </w:t>
            </w:r>
            <w:ins w:id="379" w:author="Aleta Haflett" w:date="2014-11-03T16:24:00Z">
              <w:r w:rsidRPr="004229F7">
                <w:rPr>
                  <w:rFonts w:cs="Times New Roman"/>
                  <w:i/>
                  <w:sz w:val="20"/>
                </w:rPr>
                <w:t>Below)</w:t>
              </w:r>
            </w:ins>
          </w:p>
          <w:p w14:paraId="50578002" w14:textId="20261FCE" w:rsidR="004229F7" w:rsidRPr="004229F7" w:rsidRDefault="004229F7" w:rsidP="004229F7">
            <w:pPr>
              <w:kinsoku w:val="0"/>
              <w:overflowPunct w:val="0"/>
              <w:autoSpaceDE w:val="0"/>
              <w:autoSpaceDN w:val="0"/>
              <w:adjustRightInd w:val="0"/>
              <w:ind w:right="38"/>
              <w:contextualSpacing/>
              <w:rPr>
                <w:rFonts w:cs="Times New Roman"/>
                <w:sz w:val="20"/>
              </w:rPr>
            </w:pPr>
            <w:ins w:id="380" w:author="Aleta Haflett" w:date="2014-11-03T16:24:00Z">
              <w:r w:rsidRPr="004229F7">
                <w:rPr>
                  <w:rFonts w:cs="Times New Roman"/>
                  <w:i/>
                  <w:sz w:val="20"/>
                </w:rPr>
                <w:t>Probe and Code</w:t>
              </w:r>
            </w:ins>
            <w:r w:rsidRPr="004229F7">
              <w:rPr>
                <w:rFonts w:cs="Times New Roman"/>
                <w:i/>
                <w:sz w:val="20"/>
              </w:rPr>
              <w:t>, select all that apply</w:t>
            </w:r>
            <w:r w:rsidRPr="004229F7">
              <w:rPr>
                <w:rFonts w:cs="Times New Roman"/>
                <w:sz w:val="20"/>
              </w:rPr>
              <w:t xml:space="preserve"> </w:t>
            </w:r>
          </w:p>
        </w:tc>
        <w:tc>
          <w:tcPr>
            <w:tcW w:w="1530" w:type="dxa"/>
            <w:vMerge w:val="restart"/>
          </w:tcPr>
          <w:p w14:paraId="56AF6498" w14:textId="3417327F" w:rsidR="004229F7" w:rsidRDefault="004229F7" w:rsidP="004229F7">
            <w:pPr>
              <w:kinsoku w:val="0"/>
              <w:overflowPunct w:val="0"/>
              <w:autoSpaceDE w:val="0"/>
              <w:autoSpaceDN w:val="0"/>
              <w:adjustRightInd w:val="0"/>
              <w:contextualSpacing/>
              <w:rPr>
                <w:ins w:id="381" w:author="Aleta Haflett" w:date="2014-11-03T16:24:00Z"/>
                <w:rFonts w:cs="Times New Roman"/>
                <w:sz w:val="20"/>
              </w:rPr>
            </w:pPr>
            <w:ins w:id="382" w:author="Aleta Haflett" w:date="2014-11-03T16:24:00Z">
              <w:r w:rsidRPr="00F25BF8">
                <w:rPr>
                  <w:rFonts w:cs="Times New Roman"/>
                  <w:sz w:val="20"/>
                </w:rPr>
                <w:t xml:space="preserve">In the past five years, </w:t>
              </w:r>
              <w:r>
                <w:rPr>
                  <w:rFonts w:cs="Times New Roman"/>
                  <w:sz w:val="20"/>
                </w:rPr>
                <w:t xml:space="preserve">how many years </w:t>
              </w:r>
              <w:r w:rsidRPr="00F25BF8">
                <w:rPr>
                  <w:rFonts w:cs="Times New Roman"/>
                  <w:sz w:val="20"/>
                </w:rPr>
                <w:t>did your household improve this field with planting basins (pot holes)?</w:t>
              </w:r>
            </w:ins>
          </w:p>
          <w:p w14:paraId="21B30099" w14:textId="77777777" w:rsidR="004229F7" w:rsidRDefault="004229F7" w:rsidP="004229F7">
            <w:pPr>
              <w:kinsoku w:val="0"/>
              <w:overflowPunct w:val="0"/>
              <w:autoSpaceDE w:val="0"/>
              <w:autoSpaceDN w:val="0"/>
              <w:adjustRightInd w:val="0"/>
              <w:contextualSpacing/>
              <w:rPr>
                <w:ins w:id="383" w:author="Aleta Haflett" w:date="2014-11-03T16:24:00Z"/>
                <w:rFonts w:cs="Times New Roman"/>
                <w:sz w:val="20"/>
              </w:rPr>
            </w:pPr>
          </w:p>
          <w:p w14:paraId="6B2ABE34" w14:textId="77777777" w:rsidR="004229F7" w:rsidRDefault="004229F7" w:rsidP="004229F7">
            <w:pPr>
              <w:kinsoku w:val="0"/>
              <w:overflowPunct w:val="0"/>
              <w:autoSpaceDE w:val="0"/>
              <w:autoSpaceDN w:val="0"/>
              <w:adjustRightInd w:val="0"/>
              <w:contextualSpacing/>
              <w:rPr>
                <w:ins w:id="384" w:author="Aleta Haflett" w:date="2014-11-03T16:24:00Z"/>
                <w:rFonts w:cs="Times New Roman"/>
                <w:sz w:val="20"/>
              </w:rPr>
            </w:pPr>
            <w:ins w:id="385" w:author="Aleta Haflett" w:date="2014-11-03T16:24:00Z">
              <w:r>
                <w:rPr>
                  <w:rFonts w:cs="Times New Roman"/>
                  <w:sz w:val="20"/>
                </w:rPr>
                <w:t>0-None</w:t>
              </w:r>
            </w:ins>
          </w:p>
          <w:p w14:paraId="61CFBBD0" w14:textId="77777777" w:rsidR="004229F7" w:rsidRDefault="004229F7" w:rsidP="004229F7">
            <w:pPr>
              <w:kinsoku w:val="0"/>
              <w:overflowPunct w:val="0"/>
              <w:autoSpaceDE w:val="0"/>
              <w:autoSpaceDN w:val="0"/>
              <w:adjustRightInd w:val="0"/>
              <w:contextualSpacing/>
              <w:rPr>
                <w:ins w:id="386" w:author="Aleta Haflett" w:date="2014-11-03T16:24:00Z"/>
                <w:rFonts w:cs="Times New Roman"/>
                <w:sz w:val="20"/>
              </w:rPr>
            </w:pPr>
            <w:ins w:id="387" w:author="Aleta Haflett" w:date="2014-11-03T16:24:00Z">
              <w:r>
                <w:rPr>
                  <w:rFonts w:cs="Times New Roman"/>
                  <w:sz w:val="20"/>
                </w:rPr>
                <w:t>1-One</w:t>
              </w:r>
            </w:ins>
          </w:p>
          <w:p w14:paraId="7964FC31" w14:textId="77777777" w:rsidR="004229F7" w:rsidRDefault="004229F7" w:rsidP="004229F7">
            <w:pPr>
              <w:kinsoku w:val="0"/>
              <w:overflowPunct w:val="0"/>
              <w:autoSpaceDE w:val="0"/>
              <w:autoSpaceDN w:val="0"/>
              <w:adjustRightInd w:val="0"/>
              <w:contextualSpacing/>
              <w:rPr>
                <w:ins w:id="388" w:author="Aleta Haflett" w:date="2014-11-03T16:24:00Z"/>
                <w:rFonts w:cs="Times New Roman"/>
                <w:sz w:val="20"/>
              </w:rPr>
            </w:pPr>
            <w:ins w:id="389" w:author="Aleta Haflett" w:date="2014-11-03T16:24:00Z">
              <w:r>
                <w:rPr>
                  <w:rFonts w:cs="Times New Roman"/>
                  <w:sz w:val="20"/>
                </w:rPr>
                <w:t>2-Two</w:t>
              </w:r>
            </w:ins>
          </w:p>
          <w:p w14:paraId="322BD7A4" w14:textId="77777777" w:rsidR="004229F7" w:rsidRDefault="004229F7" w:rsidP="004229F7">
            <w:pPr>
              <w:kinsoku w:val="0"/>
              <w:overflowPunct w:val="0"/>
              <w:autoSpaceDE w:val="0"/>
              <w:autoSpaceDN w:val="0"/>
              <w:adjustRightInd w:val="0"/>
              <w:contextualSpacing/>
              <w:rPr>
                <w:ins w:id="390" w:author="Aleta Haflett" w:date="2014-11-03T16:24:00Z"/>
                <w:rFonts w:cs="Times New Roman"/>
                <w:sz w:val="20"/>
              </w:rPr>
            </w:pPr>
            <w:ins w:id="391" w:author="Aleta Haflett" w:date="2014-11-03T16:24:00Z">
              <w:r>
                <w:rPr>
                  <w:rFonts w:cs="Times New Roman"/>
                  <w:sz w:val="20"/>
                </w:rPr>
                <w:t>3-Three</w:t>
              </w:r>
            </w:ins>
          </w:p>
          <w:p w14:paraId="56FC8186" w14:textId="77777777" w:rsidR="004229F7" w:rsidRDefault="004229F7" w:rsidP="004229F7">
            <w:pPr>
              <w:kinsoku w:val="0"/>
              <w:overflowPunct w:val="0"/>
              <w:autoSpaceDE w:val="0"/>
              <w:autoSpaceDN w:val="0"/>
              <w:adjustRightInd w:val="0"/>
              <w:contextualSpacing/>
              <w:rPr>
                <w:ins w:id="392" w:author="Aleta Haflett" w:date="2014-11-03T16:24:00Z"/>
                <w:rFonts w:cs="Times New Roman"/>
                <w:sz w:val="20"/>
              </w:rPr>
            </w:pPr>
            <w:ins w:id="393" w:author="Aleta Haflett" w:date="2014-11-03T16:24:00Z">
              <w:r>
                <w:rPr>
                  <w:rFonts w:cs="Times New Roman"/>
                  <w:sz w:val="20"/>
                </w:rPr>
                <w:t>4-Four</w:t>
              </w:r>
            </w:ins>
          </w:p>
          <w:p w14:paraId="3001CE71" w14:textId="77777777" w:rsidR="004229F7" w:rsidRPr="00F25BF8" w:rsidRDefault="004229F7" w:rsidP="004229F7">
            <w:pPr>
              <w:kinsoku w:val="0"/>
              <w:overflowPunct w:val="0"/>
              <w:autoSpaceDE w:val="0"/>
              <w:autoSpaceDN w:val="0"/>
              <w:adjustRightInd w:val="0"/>
              <w:contextualSpacing/>
              <w:rPr>
                <w:ins w:id="394" w:author="Aleta Haflett" w:date="2014-11-03T16:24:00Z"/>
                <w:rFonts w:cs="Times New Roman"/>
                <w:sz w:val="20"/>
              </w:rPr>
            </w:pPr>
            <w:ins w:id="395" w:author="Aleta Haflett" w:date="2014-11-03T16:24:00Z">
              <w:r>
                <w:rPr>
                  <w:rFonts w:cs="Times New Roman"/>
                  <w:sz w:val="20"/>
                </w:rPr>
                <w:t>5-Five</w:t>
              </w:r>
            </w:ins>
          </w:p>
          <w:p w14:paraId="505999F2" w14:textId="77777777" w:rsidR="004229F7" w:rsidRPr="00F25BF8" w:rsidRDefault="004229F7" w:rsidP="004229F7">
            <w:pPr>
              <w:kinsoku w:val="0"/>
              <w:overflowPunct w:val="0"/>
              <w:autoSpaceDE w:val="0"/>
              <w:autoSpaceDN w:val="0"/>
              <w:adjustRightInd w:val="0"/>
              <w:contextualSpacing/>
              <w:rPr>
                <w:ins w:id="396" w:author="Aleta Haflett" w:date="2014-11-03T16:24:00Z"/>
                <w:rFonts w:cs="Times New Roman"/>
                <w:sz w:val="20"/>
              </w:rPr>
            </w:pPr>
            <w:ins w:id="397" w:author="Aleta Haflett" w:date="2014-11-03T16:24:00Z">
              <w:r w:rsidRPr="00F25BF8">
                <w:rPr>
                  <w:rFonts w:cs="Times New Roman"/>
                  <w:sz w:val="20"/>
                </w:rPr>
                <w:t>888=Don’t know</w:t>
              </w:r>
            </w:ins>
          </w:p>
          <w:p w14:paraId="1873AB0A" w14:textId="77777777" w:rsidR="004229F7" w:rsidRPr="00F25BF8" w:rsidRDefault="004229F7" w:rsidP="004229F7">
            <w:pPr>
              <w:kinsoku w:val="0"/>
              <w:overflowPunct w:val="0"/>
              <w:autoSpaceDE w:val="0"/>
              <w:autoSpaceDN w:val="0"/>
              <w:adjustRightInd w:val="0"/>
              <w:contextualSpacing/>
              <w:rPr>
                <w:ins w:id="398" w:author="Aleta Haflett" w:date="2014-11-03T16:24:00Z"/>
                <w:rFonts w:cs="Times New Roman"/>
                <w:sz w:val="20"/>
              </w:rPr>
            </w:pPr>
            <w:ins w:id="399" w:author="Aleta Haflett" w:date="2014-11-03T16:24:00Z">
              <w:r w:rsidRPr="00F25BF8">
                <w:rPr>
                  <w:rFonts w:cs="Times New Roman"/>
                  <w:sz w:val="20"/>
                </w:rPr>
                <w:t>999=Prefer not to respond</w:t>
              </w:r>
            </w:ins>
          </w:p>
          <w:p w14:paraId="47D6B2A1" w14:textId="77777777" w:rsidR="004229F7" w:rsidRPr="00F25BF8" w:rsidRDefault="004229F7" w:rsidP="004229F7">
            <w:pPr>
              <w:kinsoku w:val="0"/>
              <w:overflowPunct w:val="0"/>
              <w:autoSpaceDE w:val="0"/>
              <w:autoSpaceDN w:val="0"/>
              <w:adjustRightInd w:val="0"/>
              <w:contextualSpacing/>
              <w:rPr>
                <w:rFonts w:cs="Times New Roman"/>
                <w:sz w:val="20"/>
              </w:rPr>
            </w:pPr>
          </w:p>
        </w:tc>
        <w:tc>
          <w:tcPr>
            <w:tcW w:w="1710" w:type="dxa"/>
            <w:vMerge w:val="restart"/>
          </w:tcPr>
          <w:p w14:paraId="2875551C" w14:textId="59F79AFD" w:rsidR="004229F7" w:rsidRDefault="004229F7" w:rsidP="004229F7">
            <w:pPr>
              <w:kinsoku w:val="0"/>
              <w:overflowPunct w:val="0"/>
              <w:autoSpaceDE w:val="0"/>
              <w:autoSpaceDN w:val="0"/>
              <w:adjustRightInd w:val="0"/>
              <w:contextualSpacing/>
              <w:rPr>
                <w:ins w:id="400" w:author="Aleta Haflett" w:date="2014-11-03T16:24:00Z"/>
                <w:rFonts w:cs="Times New Roman"/>
                <w:sz w:val="20"/>
              </w:rPr>
            </w:pPr>
            <w:ins w:id="401" w:author="Aleta Haflett" w:date="2014-11-03T16:24:00Z">
              <w:r w:rsidRPr="00F25BF8">
                <w:rPr>
                  <w:rFonts w:cs="Times New Roman"/>
                  <w:sz w:val="20"/>
                </w:rPr>
                <w:t xml:space="preserve">In the past five years, </w:t>
              </w:r>
              <w:r>
                <w:rPr>
                  <w:rFonts w:cs="Times New Roman"/>
                  <w:sz w:val="20"/>
                </w:rPr>
                <w:t xml:space="preserve">how many years </w:t>
              </w:r>
              <w:r w:rsidRPr="00F25BF8">
                <w:rPr>
                  <w:rFonts w:cs="Times New Roman"/>
                  <w:sz w:val="20"/>
                </w:rPr>
                <w:t>did your household improve this field through zero tillage?</w:t>
              </w:r>
            </w:ins>
          </w:p>
          <w:p w14:paraId="384EC8AC" w14:textId="77777777" w:rsidR="004229F7" w:rsidRDefault="004229F7" w:rsidP="004229F7">
            <w:pPr>
              <w:kinsoku w:val="0"/>
              <w:overflowPunct w:val="0"/>
              <w:autoSpaceDE w:val="0"/>
              <w:autoSpaceDN w:val="0"/>
              <w:adjustRightInd w:val="0"/>
              <w:contextualSpacing/>
              <w:rPr>
                <w:ins w:id="402" w:author="Aleta Haflett" w:date="2014-11-03T16:24:00Z"/>
                <w:rFonts w:cs="Times New Roman"/>
                <w:sz w:val="20"/>
              </w:rPr>
            </w:pPr>
          </w:p>
          <w:p w14:paraId="41753C7C" w14:textId="77777777" w:rsidR="004229F7" w:rsidRDefault="004229F7" w:rsidP="004229F7">
            <w:pPr>
              <w:kinsoku w:val="0"/>
              <w:overflowPunct w:val="0"/>
              <w:autoSpaceDE w:val="0"/>
              <w:autoSpaceDN w:val="0"/>
              <w:adjustRightInd w:val="0"/>
              <w:contextualSpacing/>
              <w:rPr>
                <w:ins w:id="403" w:author="Aleta Haflett" w:date="2014-11-03T16:24:00Z"/>
                <w:rFonts w:cs="Times New Roman"/>
                <w:sz w:val="20"/>
              </w:rPr>
            </w:pPr>
            <w:ins w:id="404" w:author="Aleta Haflett" w:date="2014-11-03T16:24:00Z">
              <w:r>
                <w:rPr>
                  <w:rFonts w:cs="Times New Roman"/>
                  <w:sz w:val="20"/>
                </w:rPr>
                <w:t>0-None</w:t>
              </w:r>
            </w:ins>
          </w:p>
          <w:p w14:paraId="499E3E42" w14:textId="77777777" w:rsidR="004229F7" w:rsidRDefault="004229F7" w:rsidP="004229F7">
            <w:pPr>
              <w:kinsoku w:val="0"/>
              <w:overflowPunct w:val="0"/>
              <w:autoSpaceDE w:val="0"/>
              <w:autoSpaceDN w:val="0"/>
              <w:adjustRightInd w:val="0"/>
              <w:contextualSpacing/>
              <w:rPr>
                <w:ins w:id="405" w:author="Aleta Haflett" w:date="2014-11-03T16:24:00Z"/>
                <w:rFonts w:cs="Times New Roman"/>
                <w:sz w:val="20"/>
              </w:rPr>
            </w:pPr>
            <w:ins w:id="406" w:author="Aleta Haflett" w:date="2014-11-03T16:24:00Z">
              <w:r>
                <w:rPr>
                  <w:rFonts w:cs="Times New Roman"/>
                  <w:sz w:val="20"/>
                </w:rPr>
                <w:t>1-One</w:t>
              </w:r>
            </w:ins>
          </w:p>
          <w:p w14:paraId="56C74251" w14:textId="77777777" w:rsidR="004229F7" w:rsidRDefault="004229F7" w:rsidP="004229F7">
            <w:pPr>
              <w:kinsoku w:val="0"/>
              <w:overflowPunct w:val="0"/>
              <w:autoSpaceDE w:val="0"/>
              <w:autoSpaceDN w:val="0"/>
              <w:adjustRightInd w:val="0"/>
              <w:contextualSpacing/>
              <w:rPr>
                <w:ins w:id="407" w:author="Aleta Haflett" w:date="2014-11-03T16:24:00Z"/>
                <w:rFonts w:cs="Times New Roman"/>
                <w:sz w:val="20"/>
              </w:rPr>
            </w:pPr>
            <w:ins w:id="408" w:author="Aleta Haflett" w:date="2014-11-03T16:24:00Z">
              <w:r>
                <w:rPr>
                  <w:rFonts w:cs="Times New Roman"/>
                  <w:sz w:val="20"/>
                </w:rPr>
                <w:t>2-Two</w:t>
              </w:r>
            </w:ins>
          </w:p>
          <w:p w14:paraId="3547FD2F" w14:textId="77777777" w:rsidR="004229F7" w:rsidRDefault="004229F7" w:rsidP="004229F7">
            <w:pPr>
              <w:kinsoku w:val="0"/>
              <w:overflowPunct w:val="0"/>
              <w:autoSpaceDE w:val="0"/>
              <w:autoSpaceDN w:val="0"/>
              <w:adjustRightInd w:val="0"/>
              <w:contextualSpacing/>
              <w:rPr>
                <w:ins w:id="409" w:author="Aleta Haflett" w:date="2014-11-03T16:24:00Z"/>
                <w:rFonts w:cs="Times New Roman"/>
                <w:sz w:val="20"/>
              </w:rPr>
            </w:pPr>
            <w:ins w:id="410" w:author="Aleta Haflett" w:date="2014-11-03T16:24:00Z">
              <w:r>
                <w:rPr>
                  <w:rFonts w:cs="Times New Roman"/>
                  <w:sz w:val="20"/>
                </w:rPr>
                <w:t>3-Three</w:t>
              </w:r>
            </w:ins>
          </w:p>
          <w:p w14:paraId="25C8D329" w14:textId="77777777" w:rsidR="004229F7" w:rsidRDefault="004229F7" w:rsidP="004229F7">
            <w:pPr>
              <w:kinsoku w:val="0"/>
              <w:overflowPunct w:val="0"/>
              <w:autoSpaceDE w:val="0"/>
              <w:autoSpaceDN w:val="0"/>
              <w:adjustRightInd w:val="0"/>
              <w:contextualSpacing/>
              <w:rPr>
                <w:ins w:id="411" w:author="Aleta Haflett" w:date="2014-11-03T16:24:00Z"/>
                <w:rFonts w:cs="Times New Roman"/>
                <w:sz w:val="20"/>
              </w:rPr>
            </w:pPr>
            <w:ins w:id="412" w:author="Aleta Haflett" w:date="2014-11-03T16:24:00Z">
              <w:r>
                <w:rPr>
                  <w:rFonts w:cs="Times New Roman"/>
                  <w:sz w:val="20"/>
                </w:rPr>
                <w:t>4-Four</w:t>
              </w:r>
            </w:ins>
          </w:p>
          <w:p w14:paraId="245992A1" w14:textId="77777777" w:rsidR="004229F7" w:rsidRPr="00F25BF8" w:rsidRDefault="004229F7" w:rsidP="004229F7">
            <w:pPr>
              <w:kinsoku w:val="0"/>
              <w:overflowPunct w:val="0"/>
              <w:autoSpaceDE w:val="0"/>
              <w:autoSpaceDN w:val="0"/>
              <w:adjustRightInd w:val="0"/>
              <w:contextualSpacing/>
              <w:rPr>
                <w:ins w:id="413" w:author="Aleta Haflett" w:date="2014-11-03T16:24:00Z"/>
                <w:rFonts w:cs="Times New Roman"/>
                <w:sz w:val="20"/>
              </w:rPr>
            </w:pPr>
            <w:ins w:id="414" w:author="Aleta Haflett" w:date="2014-11-03T16:24:00Z">
              <w:r>
                <w:rPr>
                  <w:rFonts w:cs="Times New Roman"/>
                  <w:sz w:val="20"/>
                </w:rPr>
                <w:t>5-Five</w:t>
              </w:r>
            </w:ins>
          </w:p>
          <w:p w14:paraId="1B5AEFF3" w14:textId="77777777" w:rsidR="004229F7" w:rsidRPr="00F25BF8" w:rsidRDefault="004229F7" w:rsidP="004229F7">
            <w:pPr>
              <w:kinsoku w:val="0"/>
              <w:overflowPunct w:val="0"/>
              <w:autoSpaceDE w:val="0"/>
              <w:autoSpaceDN w:val="0"/>
              <w:adjustRightInd w:val="0"/>
              <w:contextualSpacing/>
              <w:rPr>
                <w:ins w:id="415" w:author="Aleta Haflett" w:date="2014-11-03T16:24:00Z"/>
                <w:rFonts w:cs="Times New Roman"/>
                <w:sz w:val="20"/>
              </w:rPr>
            </w:pPr>
          </w:p>
          <w:p w14:paraId="0AB3FF5E" w14:textId="77777777" w:rsidR="004229F7" w:rsidRPr="00F25BF8" w:rsidRDefault="004229F7" w:rsidP="004229F7">
            <w:pPr>
              <w:kinsoku w:val="0"/>
              <w:overflowPunct w:val="0"/>
              <w:autoSpaceDE w:val="0"/>
              <w:autoSpaceDN w:val="0"/>
              <w:adjustRightInd w:val="0"/>
              <w:contextualSpacing/>
              <w:rPr>
                <w:ins w:id="416" w:author="Aleta Haflett" w:date="2014-11-03T16:24:00Z"/>
                <w:rFonts w:cs="Times New Roman"/>
                <w:sz w:val="20"/>
              </w:rPr>
            </w:pPr>
            <w:ins w:id="417" w:author="Aleta Haflett" w:date="2014-11-03T16:24:00Z">
              <w:r w:rsidRPr="00F25BF8">
                <w:rPr>
                  <w:rFonts w:cs="Times New Roman"/>
                  <w:sz w:val="20"/>
                </w:rPr>
                <w:t>888=Don’t know</w:t>
              </w:r>
            </w:ins>
          </w:p>
          <w:p w14:paraId="36587491" w14:textId="77777777" w:rsidR="004229F7" w:rsidRPr="00F25BF8" w:rsidRDefault="004229F7" w:rsidP="004229F7">
            <w:pPr>
              <w:contextualSpacing/>
              <w:rPr>
                <w:ins w:id="418" w:author="Aleta Haflett" w:date="2014-11-03T16:24:00Z"/>
                <w:rFonts w:cs="Times New Roman"/>
                <w:sz w:val="20"/>
              </w:rPr>
            </w:pPr>
            <w:ins w:id="419" w:author="Aleta Haflett" w:date="2014-11-03T16:24:00Z">
              <w:r w:rsidRPr="00F25BF8">
                <w:rPr>
                  <w:sz w:val="20"/>
                </w:rPr>
                <w:t>999=Prefer not to respond</w:t>
              </w:r>
            </w:ins>
          </w:p>
          <w:p w14:paraId="128FA587" w14:textId="77777777" w:rsidR="004229F7" w:rsidRPr="00F25BF8" w:rsidRDefault="004229F7" w:rsidP="004229F7">
            <w:pPr>
              <w:kinsoku w:val="0"/>
              <w:overflowPunct w:val="0"/>
              <w:autoSpaceDE w:val="0"/>
              <w:autoSpaceDN w:val="0"/>
              <w:adjustRightInd w:val="0"/>
              <w:contextualSpacing/>
              <w:rPr>
                <w:rFonts w:cs="Times New Roman"/>
                <w:sz w:val="20"/>
              </w:rPr>
            </w:pPr>
          </w:p>
        </w:tc>
        <w:tc>
          <w:tcPr>
            <w:tcW w:w="1710" w:type="dxa"/>
            <w:vMerge w:val="restart"/>
          </w:tcPr>
          <w:p w14:paraId="74BF2278" w14:textId="77777777" w:rsidR="004229F7"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 xml:space="preserve">In the past five years, </w:t>
            </w:r>
            <w:r>
              <w:rPr>
                <w:rFonts w:cs="Times New Roman"/>
                <w:sz w:val="20"/>
              </w:rPr>
              <w:t xml:space="preserve">how many years </w:t>
            </w:r>
            <w:r w:rsidRPr="00F25BF8">
              <w:rPr>
                <w:rFonts w:cs="Times New Roman"/>
                <w:sz w:val="20"/>
              </w:rPr>
              <w:t xml:space="preserve">did your household improve this field through ridging, mounding, or terracing? </w:t>
            </w:r>
          </w:p>
          <w:p w14:paraId="639A53B2" w14:textId="77777777" w:rsidR="004229F7" w:rsidRDefault="004229F7" w:rsidP="004229F7">
            <w:pPr>
              <w:kinsoku w:val="0"/>
              <w:overflowPunct w:val="0"/>
              <w:autoSpaceDE w:val="0"/>
              <w:autoSpaceDN w:val="0"/>
              <w:adjustRightInd w:val="0"/>
              <w:contextualSpacing/>
              <w:rPr>
                <w:rFonts w:cs="Times New Roman"/>
                <w:sz w:val="20"/>
              </w:rPr>
            </w:pPr>
          </w:p>
          <w:p w14:paraId="3289C87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0-None</w:t>
            </w:r>
          </w:p>
          <w:p w14:paraId="6ADCD0F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1-One</w:t>
            </w:r>
          </w:p>
          <w:p w14:paraId="3449ECCC"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2-Two</w:t>
            </w:r>
          </w:p>
          <w:p w14:paraId="130E3032"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3-Three</w:t>
            </w:r>
          </w:p>
          <w:p w14:paraId="225B98B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4-Four</w:t>
            </w:r>
          </w:p>
          <w:p w14:paraId="79F23BAC" w14:textId="6F646AF6" w:rsidR="004229F7" w:rsidRPr="00F25BF8" w:rsidRDefault="004229F7" w:rsidP="004229F7">
            <w:pPr>
              <w:kinsoku w:val="0"/>
              <w:overflowPunct w:val="0"/>
              <w:autoSpaceDE w:val="0"/>
              <w:autoSpaceDN w:val="0"/>
              <w:adjustRightInd w:val="0"/>
              <w:contextualSpacing/>
              <w:rPr>
                <w:rFonts w:cs="Times New Roman"/>
                <w:sz w:val="20"/>
              </w:rPr>
            </w:pPr>
            <w:r>
              <w:rPr>
                <w:rFonts w:cs="Times New Roman"/>
                <w:sz w:val="20"/>
              </w:rPr>
              <w:t>5-Five</w:t>
            </w:r>
          </w:p>
          <w:p w14:paraId="5CE824AD" w14:textId="77777777" w:rsidR="004229F7" w:rsidRPr="00F25BF8"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888=Don’t know</w:t>
            </w:r>
          </w:p>
          <w:p w14:paraId="50D3FB81" w14:textId="77777777" w:rsidR="004229F7" w:rsidRPr="00F25BF8" w:rsidRDefault="004229F7" w:rsidP="004229F7">
            <w:pPr>
              <w:contextualSpacing/>
              <w:rPr>
                <w:rFonts w:cs="Times New Roman"/>
                <w:sz w:val="20"/>
              </w:rPr>
            </w:pPr>
            <w:r w:rsidRPr="00F25BF8">
              <w:rPr>
                <w:sz w:val="20"/>
              </w:rPr>
              <w:t>999=Prefer not to respond</w:t>
            </w:r>
          </w:p>
          <w:p w14:paraId="1A3A1338" w14:textId="77777777" w:rsidR="004229F7" w:rsidRPr="00F25BF8" w:rsidRDefault="004229F7" w:rsidP="004229F7">
            <w:pPr>
              <w:kinsoku w:val="0"/>
              <w:overflowPunct w:val="0"/>
              <w:autoSpaceDE w:val="0"/>
              <w:autoSpaceDN w:val="0"/>
              <w:adjustRightInd w:val="0"/>
              <w:contextualSpacing/>
              <w:rPr>
                <w:rFonts w:cs="Times New Roman"/>
                <w:sz w:val="20"/>
              </w:rPr>
            </w:pPr>
          </w:p>
        </w:tc>
        <w:tc>
          <w:tcPr>
            <w:tcW w:w="1440" w:type="dxa"/>
            <w:vMerge w:val="restart"/>
          </w:tcPr>
          <w:p w14:paraId="70FA42F0" w14:textId="411E914C" w:rsidR="004229F7" w:rsidRDefault="004229F7" w:rsidP="004229F7">
            <w:pPr>
              <w:kinsoku w:val="0"/>
              <w:overflowPunct w:val="0"/>
              <w:autoSpaceDE w:val="0"/>
              <w:autoSpaceDN w:val="0"/>
              <w:adjustRightInd w:val="0"/>
              <w:contextualSpacing/>
              <w:rPr>
                <w:rFonts w:cs="Times New Roman"/>
                <w:sz w:val="20"/>
              </w:rPr>
            </w:pPr>
            <w:r w:rsidRPr="00F25BF8">
              <w:rPr>
                <w:rFonts w:cs="Times New Roman"/>
                <w:sz w:val="20"/>
              </w:rPr>
              <w:t xml:space="preserve">In the past five years, </w:t>
            </w:r>
            <w:r>
              <w:rPr>
                <w:rFonts w:cs="Times New Roman"/>
                <w:sz w:val="20"/>
              </w:rPr>
              <w:t xml:space="preserve">how many years </w:t>
            </w:r>
            <w:r w:rsidRPr="00F25BF8">
              <w:rPr>
                <w:rFonts w:cs="Times New Roman"/>
                <w:sz w:val="20"/>
              </w:rPr>
              <w:t>did your household improve this field through fencing?</w:t>
            </w:r>
          </w:p>
          <w:p w14:paraId="4CB8F11E" w14:textId="77777777" w:rsidR="004229F7" w:rsidRPr="004229F7" w:rsidRDefault="004229F7" w:rsidP="004229F7">
            <w:pPr>
              <w:kinsoku w:val="0"/>
              <w:overflowPunct w:val="0"/>
              <w:autoSpaceDE w:val="0"/>
              <w:autoSpaceDN w:val="0"/>
              <w:adjustRightInd w:val="0"/>
              <w:contextualSpacing/>
              <w:rPr>
                <w:rFonts w:cs="Times New Roman"/>
                <w:sz w:val="20"/>
              </w:rPr>
            </w:pPr>
          </w:p>
          <w:p w14:paraId="4BE6D90A"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0-None</w:t>
            </w:r>
          </w:p>
          <w:p w14:paraId="7221252E"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1-One</w:t>
            </w:r>
          </w:p>
          <w:p w14:paraId="7C9C39A9"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2-Two</w:t>
            </w:r>
          </w:p>
          <w:p w14:paraId="105D1497"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3-Three</w:t>
            </w:r>
          </w:p>
          <w:p w14:paraId="5DEB92A3"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4-Four</w:t>
            </w:r>
          </w:p>
          <w:p w14:paraId="6E06E3F0" w14:textId="77777777" w:rsidR="004229F7" w:rsidRDefault="004229F7" w:rsidP="004229F7">
            <w:pPr>
              <w:kinsoku w:val="0"/>
              <w:overflowPunct w:val="0"/>
              <w:autoSpaceDE w:val="0"/>
              <w:autoSpaceDN w:val="0"/>
              <w:adjustRightInd w:val="0"/>
              <w:contextualSpacing/>
              <w:rPr>
                <w:rFonts w:cs="Times New Roman"/>
                <w:sz w:val="20"/>
              </w:rPr>
            </w:pPr>
            <w:r>
              <w:rPr>
                <w:rFonts w:cs="Times New Roman"/>
                <w:sz w:val="20"/>
              </w:rPr>
              <w:t>5-Five</w:t>
            </w:r>
          </w:p>
          <w:p w14:paraId="19635870" w14:textId="77777777" w:rsidR="004229F7" w:rsidRPr="00F25BF8" w:rsidRDefault="004229F7" w:rsidP="004229F7">
            <w:pPr>
              <w:kinsoku w:val="0"/>
              <w:overflowPunct w:val="0"/>
              <w:autoSpaceDE w:val="0"/>
              <w:autoSpaceDN w:val="0"/>
              <w:adjustRightInd w:val="0"/>
              <w:contextualSpacing/>
              <w:rPr>
                <w:ins w:id="420" w:author="Aleta Haflett" w:date="2014-11-03T10:20:00Z"/>
                <w:rFonts w:cs="Times New Roman"/>
                <w:sz w:val="20"/>
              </w:rPr>
            </w:pPr>
            <w:r w:rsidRPr="00F25BF8">
              <w:rPr>
                <w:rFonts w:cs="Times New Roman"/>
                <w:sz w:val="20"/>
              </w:rPr>
              <w:t>888=Don’t know</w:t>
            </w:r>
          </w:p>
          <w:p w14:paraId="13448A0C" w14:textId="77777777" w:rsidR="004229F7" w:rsidRDefault="004229F7" w:rsidP="004229F7">
            <w:pPr>
              <w:kinsoku w:val="0"/>
              <w:overflowPunct w:val="0"/>
              <w:autoSpaceDE w:val="0"/>
              <w:autoSpaceDN w:val="0"/>
              <w:adjustRightInd w:val="0"/>
              <w:contextualSpacing/>
              <w:rPr>
                <w:sz w:val="20"/>
              </w:rPr>
            </w:pPr>
            <w:r w:rsidRPr="00F25BF8">
              <w:rPr>
                <w:sz w:val="20"/>
              </w:rPr>
              <w:t>999=Prefer not to respond</w:t>
            </w:r>
          </w:p>
          <w:p w14:paraId="68CA8D6E" w14:textId="31655061" w:rsidR="004229F7" w:rsidRPr="00F25BF8" w:rsidRDefault="004229F7" w:rsidP="004229F7">
            <w:pPr>
              <w:kinsoku w:val="0"/>
              <w:overflowPunct w:val="0"/>
              <w:autoSpaceDE w:val="0"/>
              <w:autoSpaceDN w:val="0"/>
              <w:adjustRightInd w:val="0"/>
              <w:contextualSpacing/>
              <w:rPr>
                <w:rFonts w:cs="Times New Roman"/>
                <w:sz w:val="20"/>
              </w:rPr>
            </w:pPr>
          </w:p>
        </w:tc>
      </w:tr>
      <w:tr w:rsidR="004229F7" w:rsidRPr="00F25BF8" w14:paraId="3198C2E8" w14:textId="3DA09BFD" w:rsidTr="004229F7">
        <w:trPr>
          <w:trHeight w:val="244"/>
        </w:trPr>
        <w:tc>
          <w:tcPr>
            <w:tcW w:w="694" w:type="dxa"/>
            <w:vMerge/>
          </w:tcPr>
          <w:p w14:paraId="33D4FCCD"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vMerge/>
          </w:tcPr>
          <w:p w14:paraId="0CF30C7B"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135" w:type="dxa"/>
            <w:vMerge/>
          </w:tcPr>
          <w:p w14:paraId="63329383"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vMerge/>
          </w:tcPr>
          <w:p w14:paraId="2651F7B6"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tcPr>
          <w:p w14:paraId="18013515"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530" w:type="dxa"/>
            <w:vMerge/>
          </w:tcPr>
          <w:p w14:paraId="015E147D"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710" w:type="dxa"/>
            <w:vMerge/>
          </w:tcPr>
          <w:p w14:paraId="1144B92F"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710" w:type="dxa"/>
            <w:vMerge/>
          </w:tcPr>
          <w:p w14:paraId="3763F586"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c>
          <w:tcPr>
            <w:tcW w:w="1440" w:type="dxa"/>
            <w:vMerge/>
          </w:tcPr>
          <w:p w14:paraId="558D0962" w14:textId="77777777" w:rsidR="004229F7" w:rsidRPr="00F25BF8" w:rsidRDefault="004229F7" w:rsidP="004229F7">
            <w:pPr>
              <w:kinsoku w:val="0"/>
              <w:overflowPunct w:val="0"/>
              <w:autoSpaceDE w:val="0"/>
              <w:autoSpaceDN w:val="0"/>
              <w:adjustRightInd w:val="0"/>
              <w:contextualSpacing/>
              <w:jc w:val="center"/>
              <w:rPr>
                <w:rFonts w:cs="Times New Roman"/>
                <w:sz w:val="20"/>
              </w:rPr>
            </w:pPr>
          </w:p>
        </w:tc>
      </w:tr>
      <w:tr w:rsidR="004229F7" w:rsidRPr="00F25BF8" w14:paraId="47F990B9" w14:textId="1EADD197" w:rsidTr="004229F7">
        <w:trPr>
          <w:trHeight w:val="20"/>
        </w:trPr>
        <w:tc>
          <w:tcPr>
            <w:tcW w:w="694" w:type="dxa"/>
          </w:tcPr>
          <w:p w14:paraId="4C7A0430"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tcPr>
          <w:p w14:paraId="7FFF9155"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replant</w:t>
            </w:r>
          </w:p>
        </w:tc>
        <w:tc>
          <w:tcPr>
            <w:tcW w:w="1135" w:type="dxa"/>
          </w:tcPr>
          <w:p w14:paraId="0A77594D"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crop_sell</w:t>
            </w:r>
          </w:p>
        </w:tc>
        <w:tc>
          <w:tcPr>
            <w:tcW w:w="1440" w:type="dxa"/>
          </w:tcPr>
          <w:p w14:paraId="1FA99659"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Harvest_profit_hypothetical</w:t>
            </w:r>
          </w:p>
        </w:tc>
        <w:tc>
          <w:tcPr>
            <w:tcW w:w="1440" w:type="dxa"/>
          </w:tcPr>
          <w:p w14:paraId="324E626C" w14:textId="7A7CBA16"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ins w:id="421" w:author="Aleta Haflett" w:date="2014-11-03T16:24:00Z">
              <w:r w:rsidRPr="00F25BF8">
                <w:rPr>
                  <w:rFonts w:cs="Times New Roman"/>
                  <w:b/>
                  <w:bCs/>
                  <w:spacing w:val="1"/>
                  <w:w w:val="105"/>
                  <w:sz w:val="18"/>
                  <w:szCs w:val="18"/>
                </w:rPr>
                <w:t>residue</w:t>
              </w:r>
            </w:ins>
          </w:p>
        </w:tc>
        <w:tc>
          <w:tcPr>
            <w:tcW w:w="1530" w:type="dxa"/>
          </w:tcPr>
          <w:p w14:paraId="04229F38" w14:textId="1DFBCEE9"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ins w:id="422" w:author="Aleta Haflett" w:date="2014-11-03T16:24:00Z">
              <w:r w:rsidRPr="00F25BF8">
                <w:rPr>
                  <w:rFonts w:cs="Times New Roman"/>
                  <w:b/>
                  <w:bCs/>
                  <w:spacing w:val="1"/>
                  <w:w w:val="105"/>
                  <w:sz w:val="18"/>
                  <w:szCs w:val="18"/>
                </w:rPr>
                <w:t>plantbasin</w:t>
              </w:r>
            </w:ins>
          </w:p>
        </w:tc>
        <w:tc>
          <w:tcPr>
            <w:tcW w:w="1710" w:type="dxa"/>
          </w:tcPr>
          <w:p w14:paraId="3F42D83C" w14:textId="603D904B"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ins w:id="423" w:author="Aleta Haflett" w:date="2014-11-03T16:24:00Z">
              <w:r w:rsidRPr="00F25BF8">
                <w:rPr>
                  <w:rFonts w:cs="Times New Roman"/>
                  <w:b/>
                  <w:bCs/>
                  <w:spacing w:val="1"/>
                  <w:w w:val="105"/>
                  <w:sz w:val="18"/>
                  <w:szCs w:val="18"/>
                </w:rPr>
                <w:t>zerotill</w:t>
              </w:r>
            </w:ins>
          </w:p>
        </w:tc>
        <w:tc>
          <w:tcPr>
            <w:tcW w:w="1710" w:type="dxa"/>
          </w:tcPr>
          <w:p w14:paraId="6B85CCFB"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p>
        </w:tc>
        <w:tc>
          <w:tcPr>
            <w:tcW w:w="1440" w:type="dxa"/>
          </w:tcPr>
          <w:p w14:paraId="0D4E514B" w14:textId="77777777" w:rsidR="004229F7" w:rsidRPr="00F25BF8" w:rsidRDefault="004229F7" w:rsidP="004229F7">
            <w:pPr>
              <w:kinsoku w:val="0"/>
              <w:overflowPunct w:val="0"/>
              <w:autoSpaceDE w:val="0"/>
              <w:autoSpaceDN w:val="0"/>
              <w:adjustRightInd w:val="0"/>
              <w:contextualSpacing/>
              <w:jc w:val="center"/>
              <w:rPr>
                <w:rFonts w:cs="Times New Roman"/>
                <w:b/>
                <w:bCs/>
                <w:spacing w:val="1"/>
                <w:w w:val="105"/>
                <w:sz w:val="18"/>
                <w:szCs w:val="18"/>
              </w:rPr>
            </w:pPr>
          </w:p>
        </w:tc>
      </w:tr>
      <w:tr w:rsidR="004229F7" w:rsidRPr="00F25BF8" w14:paraId="4455CD82" w14:textId="10917002" w:rsidTr="004229F7">
        <w:trPr>
          <w:trHeight w:val="20"/>
        </w:trPr>
        <w:tc>
          <w:tcPr>
            <w:tcW w:w="694" w:type="dxa"/>
          </w:tcPr>
          <w:p w14:paraId="4C31F27B" w14:textId="77777777" w:rsidR="004229F7" w:rsidRPr="00F25BF8" w:rsidRDefault="004229F7" w:rsidP="004229F7">
            <w:pPr>
              <w:contextualSpacing/>
              <w:jc w:val="center"/>
              <w:rPr>
                <w:sz w:val="20"/>
              </w:rPr>
            </w:pPr>
            <w:r w:rsidRPr="00F25BF8">
              <w:rPr>
                <w:sz w:val="20"/>
              </w:rPr>
              <w:t>1</w:t>
            </w:r>
          </w:p>
        </w:tc>
        <w:tc>
          <w:tcPr>
            <w:tcW w:w="1440" w:type="dxa"/>
          </w:tcPr>
          <w:p w14:paraId="33303A64" w14:textId="77777777" w:rsidR="004229F7" w:rsidRPr="00F25BF8" w:rsidRDefault="004229F7" w:rsidP="004229F7">
            <w:pPr>
              <w:contextualSpacing/>
              <w:jc w:val="center"/>
              <w:rPr>
                <w:sz w:val="20"/>
              </w:rPr>
            </w:pPr>
          </w:p>
        </w:tc>
        <w:tc>
          <w:tcPr>
            <w:tcW w:w="1135" w:type="dxa"/>
          </w:tcPr>
          <w:p w14:paraId="5C3CE2C5" w14:textId="77777777" w:rsidR="004229F7" w:rsidRPr="00F25BF8" w:rsidRDefault="004229F7" w:rsidP="004229F7">
            <w:pPr>
              <w:contextualSpacing/>
              <w:jc w:val="center"/>
              <w:rPr>
                <w:sz w:val="20"/>
              </w:rPr>
            </w:pPr>
          </w:p>
        </w:tc>
        <w:tc>
          <w:tcPr>
            <w:tcW w:w="1440" w:type="dxa"/>
          </w:tcPr>
          <w:p w14:paraId="26D4949B" w14:textId="77777777" w:rsidR="004229F7" w:rsidRPr="00F25BF8" w:rsidRDefault="004229F7" w:rsidP="004229F7">
            <w:pPr>
              <w:contextualSpacing/>
              <w:jc w:val="center"/>
              <w:rPr>
                <w:sz w:val="20"/>
              </w:rPr>
            </w:pPr>
          </w:p>
        </w:tc>
        <w:tc>
          <w:tcPr>
            <w:tcW w:w="1440" w:type="dxa"/>
          </w:tcPr>
          <w:p w14:paraId="5D10207D" w14:textId="77777777" w:rsidR="004229F7" w:rsidRPr="00F25BF8" w:rsidRDefault="004229F7" w:rsidP="004229F7">
            <w:pPr>
              <w:contextualSpacing/>
              <w:jc w:val="center"/>
              <w:rPr>
                <w:sz w:val="20"/>
              </w:rPr>
            </w:pPr>
          </w:p>
        </w:tc>
        <w:tc>
          <w:tcPr>
            <w:tcW w:w="1530" w:type="dxa"/>
          </w:tcPr>
          <w:p w14:paraId="4EBB52C6" w14:textId="77777777" w:rsidR="004229F7" w:rsidRPr="00F25BF8" w:rsidRDefault="004229F7" w:rsidP="004229F7">
            <w:pPr>
              <w:contextualSpacing/>
              <w:jc w:val="center"/>
              <w:rPr>
                <w:sz w:val="20"/>
              </w:rPr>
            </w:pPr>
          </w:p>
        </w:tc>
        <w:tc>
          <w:tcPr>
            <w:tcW w:w="1710" w:type="dxa"/>
          </w:tcPr>
          <w:p w14:paraId="03634DF9" w14:textId="77777777" w:rsidR="004229F7" w:rsidRPr="00F25BF8" w:rsidRDefault="004229F7" w:rsidP="004229F7">
            <w:pPr>
              <w:contextualSpacing/>
              <w:jc w:val="center"/>
              <w:rPr>
                <w:sz w:val="20"/>
              </w:rPr>
            </w:pPr>
          </w:p>
        </w:tc>
        <w:tc>
          <w:tcPr>
            <w:tcW w:w="1710" w:type="dxa"/>
          </w:tcPr>
          <w:p w14:paraId="650BD871" w14:textId="77777777" w:rsidR="004229F7" w:rsidRPr="00F25BF8" w:rsidRDefault="004229F7" w:rsidP="004229F7">
            <w:pPr>
              <w:contextualSpacing/>
              <w:jc w:val="center"/>
              <w:rPr>
                <w:sz w:val="20"/>
              </w:rPr>
            </w:pPr>
          </w:p>
        </w:tc>
        <w:tc>
          <w:tcPr>
            <w:tcW w:w="1440" w:type="dxa"/>
          </w:tcPr>
          <w:p w14:paraId="3682B453" w14:textId="77777777" w:rsidR="004229F7" w:rsidRPr="00F25BF8" w:rsidRDefault="004229F7" w:rsidP="004229F7">
            <w:pPr>
              <w:contextualSpacing/>
              <w:jc w:val="center"/>
              <w:rPr>
                <w:sz w:val="20"/>
              </w:rPr>
            </w:pPr>
          </w:p>
        </w:tc>
      </w:tr>
      <w:tr w:rsidR="004229F7" w:rsidRPr="00F25BF8" w14:paraId="12ABDB79" w14:textId="4F4CA573" w:rsidTr="004229F7">
        <w:trPr>
          <w:trHeight w:val="20"/>
        </w:trPr>
        <w:tc>
          <w:tcPr>
            <w:tcW w:w="694" w:type="dxa"/>
          </w:tcPr>
          <w:p w14:paraId="2AB9CDD8" w14:textId="77777777" w:rsidR="004229F7" w:rsidRPr="00F25BF8" w:rsidRDefault="004229F7" w:rsidP="004229F7">
            <w:pPr>
              <w:contextualSpacing/>
              <w:jc w:val="center"/>
              <w:rPr>
                <w:sz w:val="20"/>
              </w:rPr>
            </w:pPr>
            <w:r w:rsidRPr="00F25BF8">
              <w:rPr>
                <w:sz w:val="20"/>
              </w:rPr>
              <w:t>2</w:t>
            </w:r>
          </w:p>
        </w:tc>
        <w:tc>
          <w:tcPr>
            <w:tcW w:w="1440" w:type="dxa"/>
          </w:tcPr>
          <w:p w14:paraId="351A943D" w14:textId="77777777" w:rsidR="004229F7" w:rsidRPr="00F25BF8" w:rsidRDefault="004229F7" w:rsidP="004229F7">
            <w:pPr>
              <w:contextualSpacing/>
              <w:jc w:val="center"/>
              <w:rPr>
                <w:sz w:val="20"/>
              </w:rPr>
            </w:pPr>
          </w:p>
        </w:tc>
        <w:tc>
          <w:tcPr>
            <w:tcW w:w="1135" w:type="dxa"/>
          </w:tcPr>
          <w:p w14:paraId="57B5A78C" w14:textId="77777777" w:rsidR="004229F7" w:rsidRPr="00F25BF8" w:rsidRDefault="004229F7" w:rsidP="004229F7">
            <w:pPr>
              <w:contextualSpacing/>
              <w:jc w:val="center"/>
              <w:rPr>
                <w:sz w:val="20"/>
              </w:rPr>
            </w:pPr>
          </w:p>
        </w:tc>
        <w:tc>
          <w:tcPr>
            <w:tcW w:w="1440" w:type="dxa"/>
          </w:tcPr>
          <w:p w14:paraId="6EE99952" w14:textId="77777777" w:rsidR="004229F7" w:rsidRPr="00F25BF8" w:rsidRDefault="004229F7" w:rsidP="004229F7">
            <w:pPr>
              <w:contextualSpacing/>
              <w:jc w:val="center"/>
              <w:rPr>
                <w:sz w:val="20"/>
              </w:rPr>
            </w:pPr>
          </w:p>
        </w:tc>
        <w:tc>
          <w:tcPr>
            <w:tcW w:w="1440" w:type="dxa"/>
          </w:tcPr>
          <w:p w14:paraId="5713B22C" w14:textId="77777777" w:rsidR="004229F7" w:rsidRPr="00F25BF8" w:rsidRDefault="004229F7" w:rsidP="004229F7">
            <w:pPr>
              <w:contextualSpacing/>
              <w:jc w:val="center"/>
              <w:rPr>
                <w:sz w:val="20"/>
              </w:rPr>
            </w:pPr>
          </w:p>
        </w:tc>
        <w:tc>
          <w:tcPr>
            <w:tcW w:w="1530" w:type="dxa"/>
          </w:tcPr>
          <w:p w14:paraId="29A72D95" w14:textId="77777777" w:rsidR="004229F7" w:rsidRPr="00F25BF8" w:rsidRDefault="004229F7" w:rsidP="004229F7">
            <w:pPr>
              <w:contextualSpacing/>
              <w:jc w:val="center"/>
              <w:rPr>
                <w:sz w:val="20"/>
              </w:rPr>
            </w:pPr>
          </w:p>
        </w:tc>
        <w:tc>
          <w:tcPr>
            <w:tcW w:w="1710" w:type="dxa"/>
          </w:tcPr>
          <w:p w14:paraId="0D8C80AD" w14:textId="77777777" w:rsidR="004229F7" w:rsidRPr="00F25BF8" w:rsidRDefault="004229F7" w:rsidP="004229F7">
            <w:pPr>
              <w:contextualSpacing/>
              <w:jc w:val="center"/>
              <w:rPr>
                <w:sz w:val="20"/>
              </w:rPr>
            </w:pPr>
          </w:p>
        </w:tc>
        <w:tc>
          <w:tcPr>
            <w:tcW w:w="1710" w:type="dxa"/>
          </w:tcPr>
          <w:p w14:paraId="1DF0D6F1" w14:textId="77777777" w:rsidR="004229F7" w:rsidRPr="00F25BF8" w:rsidRDefault="004229F7" w:rsidP="004229F7">
            <w:pPr>
              <w:contextualSpacing/>
              <w:jc w:val="center"/>
              <w:rPr>
                <w:sz w:val="20"/>
              </w:rPr>
            </w:pPr>
          </w:p>
        </w:tc>
        <w:tc>
          <w:tcPr>
            <w:tcW w:w="1440" w:type="dxa"/>
          </w:tcPr>
          <w:p w14:paraId="4A7409B0" w14:textId="77777777" w:rsidR="004229F7" w:rsidRPr="00F25BF8" w:rsidRDefault="004229F7" w:rsidP="004229F7">
            <w:pPr>
              <w:contextualSpacing/>
              <w:jc w:val="center"/>
              <w:rPr>
                <w:sz w:val="20"/>
              </w:rPr>
            </w:pPr>
          </w:p>
        </w:tc>
      </w:tr>
      <w:tr w:rsidR="004229F7" w:rsidRPr="00F25BF8" w14:paraId="221C856C" w14:textId="60A487C4" w:rsidTr="004229F7">
        <w:trPr>
          <w:trHeight w:val="20"/>
        </w:trPr>
        <w:tc>
          <w:tcPr>
            <w:tcW w:w="694" w:type="dxa"/>
          </w:tcPr>
          <w:p w14:paraId="660F6E06" w14:textId="77777777" w:rsidR="004229F7" w:rsidRPr="00F25BF8" w:rsidRDefault="004229F7" w:rsidP="004229F7">
            <w:pPr>
              <w:contextualSpacing/>
              <w:jc w:val="center"/>
              <w:rPr>
                <w:sz w:val="20"/>
              </w:rPr>
            </w:pPr>
            <w:r w:rsidRPr="00F25BF8">
              <w:rPr>
                <w:sz w:val="20"/>
              </w:rPr>
              <w:t>3</w:t>
            </w:r>
          </w:p>
        </w:tc>
        <w:tc>
          <w:tcPr>
            <w:tcW w:w="1440" w:type="dxa"/>
          </w:tcPr>
          <w:p w14:paraId="78FCB770" w14:textId="77777777" w:rsidR="004229F7" w:rsidRPr="00F25BF8" w:rsidRDefault="004229F7" w:rsidP="004229F7">
            <w:pPr>
              <w:contextualSpacing/>
              <w:jc w:val="center"/>
              <w:rPr>
                <w:sz w:val="20"/>
              </w:rPr>
            </w:pPr>
          </w:p>
        </w:tc>
        <w:tc>
          <w:tcPr>
            <w:tcW w:w="1135" w:type="dxa"/>
          </w:tcPr>
          <w:p w14:paraId="12164D09" w14:textId="77777777" w:rsidR="004229F7" w:rsidRPr="00F25BF8" w:rsidRDefault="004229F7" w:rsidP="004229F7">
            <w:pPr>
              <w:contextualSpacing/>
              <w:jc w:val="center"/>
              <w:rPr>
                <w:sz w:val="20"/>
              </w:rPr>
            </w:pPr>
          </w:p>
        </w:tc>
        <w:tc>
          <w:tcPr>
            <w:tcW w:w="1440" w:type="dxa"/>
          </w:tcPr>
          <w:p w14:paraId="7C9603CB" w14:textId="77777777" w:rsidR="004229F7" w:rsidRPr="00F25BF8" w:rsidRDefault="004229F7" w:rsidP="004229F7">
            <w:pPr>
              <w:contextualSpacing/>
              <w:jc w:val="center"/>
              <w:rPr>
                <w:sz w:val="20"/>
              </w:rPr>
            </w:pPr>
          </w:p>
        </w:tc>
        <w:tc>
          <w:tcPr>
            <w:tcW w:w="1440" w:type="dxa"/>
          </w:tcPr>
          <w:p w14:paraId="14BCDEC8" w14:textId="77777777" w:rsidR="004229F7" w:rsidRPr="00F25BF8" w:rsidRDefault="004229F7" w:rsidP="004229F7">
            <w:pPr>
              <w:contextualSpacing/>
              <w:jc w:val="center"/>
              <w:rPr>
                <w:sz w:val="20"/>
              </w:rPr>
            </w:pPr>
          </w:p>
        </w:tc>
        <w:tc>
          <w:tcPr>
            <w:tcW w:w="1530" w:type="dxa"/>
          </w:tcPr>
          <w:p w14:paraId="2CBB4D6A" w14:textId="77777777" w:rsidR="004229F7" w:rsidRPr="00F25BF8" w:rsidRDefault="004229F7" w:rsidP="004229F7">
            <w:pPr>
              <w:contextualSpacing/>
              <w:jc w:val="center"/>
              <w:rPr>
                <w:sz w:val="20"/>
              </w:rPr>
            </w:pPr>
          </w:p>
        </w:tc>
        <w:tc>
          <w:tcPr>
            <w:tcW w:w="1710" w:type="dxa"/>
          </w:tcPr>
          <w:p w14:paraId="28959C2C" w14:textId="77777777" w:rsidR="004229F7" w:rsidRPr="00F25BF8" w:rsidRDefault="004229F7" w:rsidP="004229F7">
            <w:pPr>
              <w:contextualSpacing/>
              <w:jc w:val="center"/>
              <w:rPr>
                <w:sz w:val="20"/>
              </w:rPr>
            </w:pPr>
          </w:p>
        </w:tc>
        <w:tc>
          <w:tcPr>
            <w:tcW w:w="1710" w:type="dxa"/>
          </w:tcPr>
          <w:p w14:paraId="370518C6" w14:textId="77777777" w:rsidR="004229F7" w:rsidRPr="00F25BF8" w:rsidRDefault="004229F7" w:rsidP="004229F7">
            <w:pPr>
              <w:contextualSpacing/>
              <w:jc w:val="center"/>
              <w:rPr>
                <w:sz w:val="20"/>
              </w:rPr>
            </w:pPr>
          </w:p>
        </w:tc>
        <w:tc>
          <w:tcPr>
            <w:tcW w:w="1440" w:type="dxa"/>
          </w:tcPr>
          <w:p w14:paraId="22F95A73" w14:textId="77777777" w:rsidR="004229F7" w:rsidRPr="00F25BF8" w:rsidRDefault="004229F7" w:rsidP="004229F7">
            <w:pPr>
              <w:contextualSpacing/>
              <w:jc w:val="center"/>
              <w:rPr>
                <w:sz w:val="20"/>
              </w:rPr>
            </w:pPr>
          </w:p>
        </w:tc>
      </w:tr>
      <w:tr w:rsidR="004229F7" w:rsidRPr="00F25BF8" w14:paraId="6B4443E1" w14:textId="530FA500" w:rsidTr="004229F7">
        <w:trPr>
          <w:trHeight w:val="20"/>
        </w:trPr>
        <w:tc>
          <w:tcPr>
            <w:tcW w:w="694" w:type="dxa"/>
          </w:tcPr>
          <w:p w14:paraId="3B3751AF" w14:textId="77777777" w:rsidR="004229F7" w:rsidRPr="00F25BF8" w:rsidRDefault="004229F7" w:rsidP="004229F7">
            <w:pPr>
              <w:contextualSpacing/>
              <w:jc w:val="center"/>
              <w:rPr>
                <w:sz w:val="20"/>
              </w:rPr>
            </w:pPr>
            <w:r w:rsidRPr="00F25BF8">
              <w:rPr>
                <w:sz w:val="20"/>
              </w:rPr>
              <w:t>4</w:t>
            </w:r>
          </w:p>
        </w:tc>
        <w:tc>
          <w:tcPr>
            <w:tcW w:w="1440" w:type="dxa"/>
          </w:tcPr>
          <w:p w14:paraId="54456B0F" w14:textId="77777777" w:rsidR="004229F7" w:rsidRPr="00F25BF8" w:rsidRDefault="004229F7" w:rsidP="004229F7">
            <w:pPr>
              <w:contextualSpacing/>
              <w:jc w:val="center"/>
              <w:rPr>
                <w:sz w:val="20"/>
              </w:rPr>
            </w:pPr>
          </w:p>
        </w:tc>
        <w:tc>
          <w:tcPr>
            <w:tcW w:w="1135" w:type="dxa"/>
          </w:tcPr>
          <w:p w14:paraId="0628F90B" w14:textId="77777777" w:rsidR="004229F7" w:rsidRPr="00F25BF8" w:rsidRDefault="004229F7" w:rsidP="004229F7">
            <w:pPr>
              <w:contextualSpacing/>
              <w:jc w:val="center"/>
              <w:rPr>
                <w:sz w:val="20"/>
              </w:rPr>
            </w:pPr>
          </w:p>
        </w:tc>
        <w:tc>
          <w:tcPr>
            <w:tcW w:w="1440" w:type="dxa"/>
          </w:tcPr>
          <w:p w14:paraId="6CE6BF42" w14:textId="77777777" w:rsidR="004229F7" w:rsidRPr="00F25BF8" w:rsidRDefault="004229F7" w:rsidP="004229F7">
            <w:pPr>
              <w:contextualSpacing/>
              <w:jc w:val="center"/>
              <w:rPr>
                <w:sz w:val="20"/>
              </w:rPr>
            </w:pPr>
          </w:p>
        </w:tc>
        <w:tc>
          <w:tcPr>
            <w:tcW w:w="1440" w:type="dxa"/>
          </w:tcPr>
          <w:p w14:paraId="083EA97E" w14:textId="77777777" w:rsidR="004229F7" w:rsidRPr="00F25BF8" w:rsidRDefault="004229F7" w:rsidP="004229F7">
            <w:pPr>
              <w:contextualSpacing/>
              <w:jc w:val="center"/>
              <w:rPr>
                <w:sz w:val="20"/>
              </w:rPr>
            </w:pPr>
          </w:p>
        </w:tc>
        <w:tc>
          <w:tcPr>
            <w:tcW w:w="1530" w:type="dxa"/>
          </w:tcPr>
          <w:p w14:paraId="66F90A35" w14:textId="77777777" w:rsidR="004229F7" w:rsidRPr="00F25BF8" w:rsidRDefault="004229F7" w:rsidP="004229F7">
            <w:pPr>
              <w:contextualSpacing/>
              <w:jc w:val="center"/>
              <w:rPr>
                <w:sz w:val="20"/>
              </w:rPr>
            </w:pPr>
          </w:p>
        </w:tc>
        <w:tc>
          <w:tcPr>
            <w:tcW w:w="1710" w:type="dxa"/>
          </w:tcPr>
          <w:p w14:paraId="7B097F5F" w14:textId="77777777" w:rsidR="004229F7" w:rsidRPr="00F25BF8" w:rsidRDefault="004229F7" w:rsidP="004229F7">
            <w:pPr>
              <w:contextualSpacing/>
              <w:jc w:val="center"/>
              <w:rPr>
                <w:sz w:val="20"/>
              </w:rPr>
            </w:pPr>
          </w:p>
        </w:tc>
        <w:tc>
          <w:tcPr>
            <w:tcW w:w="1710" w:type="dxa"/>
          </w:tcPr>
          <w:p w14:paraId="2543B510" w14:textId="77777777" w:rsidR="004229F7" w:rsidRPr="00F25BF8" w:rsidRDefault="004229F7" w:rsidP="004229F7">
            <w:pPr>
              <w:contextualSpacing/>
              <w:jc w:val="center"/>
              <w:rPr>
                <w:sz w:val="20"/>
              </w:rPr>
            </w:pPr>
          </w:p>
        </w:tc>
        <w:tc>
          <w:tcPr>
            <w:tcW w:w="1440" w:type="dxa"/>
          </w:tcPr>
          <w:p w14:paraId="1A39C5D2" w14:textId="77777777" w:rsidR="004229F7" w:rsidRPr="00F25BF8" w:rsidRDefault="004229F7" w:rsidP="004229F7">
            <w:pPr>
              <w:contextualSpacing/>
              <w:jc w:val="center"/>
              <w:rPr>
                <w:sz w:val="20"/>
              </w:rPr>
            </w:pPr>
          </w:p>
        </w:tc>
      </w:tr>
      <w:tr w:rsidR="004229F7" w:rsidRPr="00F25BF8" w14:paraId="77754A5A" w14:textId="3566D471" w:rsidTr="004229F7">
        <w:trPr>
          <w:trHeight w:val="20"/>
        </w:trPr>
        <w:tc>
          <w:tcPr>
            <w:tcW w:w="694" w:type="dxa"/>
          </w:tcPr>
          <w:p w14:paraId="34ED0726" w14:textId="77777777" w:rsidR="004229F7" w:rsidRPr="00F25BF8" w:rsidRDefault="004229F7" w:rsidP="004229F7">
            <w:pPr>
              <w:contextualSpacing/>
              <w:jc w:val="center"/>
              <w:rPr>
                <w:sz w:val="20"/>
              </w:rPr>
            </w:pPr>
            <w:r w:rsidRPr="00F25BF8">
              <w:rPr>
                <w:sz w:val="20"/>
              </w:rPr>
              <w:t>5</w:t>
            </w:r>
          </w:p>
        </w:tc>
        <w:tc>
          <w:tcPr>
            <w:tcW w:w="1440" w:type="dxa"/>
          </w:tcPr>
          <w:p w14:paraId="043812C0" w14:textId="77777777" w:rsidR="004229F7" w:rsidRPr="00F25BF8" w:rsidRDefault="004229F7" w:rsidP="004229F7">
            <w:pPr>
              <w:contextualSpacing/>
              <w:jc w:val="center"/>
              <w:rPr>
                <w:sz w:val="20"/>
              </w:rPr>
            </w:pPr>
          </w:p>
        </w:tc>
        <w:tc>
          <w:tcPr>
            <w:tcW w:w="1135" w:type="dxa"/>
          </w:tcPr>
          <w:p w14:paraId="76341056" w14:textId="77777777" w:rsidR="004229F7" w:rsidRPr="00F25BF8" w:rsidRDefault="004229F7" w:rsidP="004229F7">
            <w:pPr>
              <w:contextualSpacing/>
              <w:jc w:val="center"/>
              <w:rPr>
                <w:sz w:val="20"/>
              </w:rPr>
            </w:pPr>
          </w:p>
        </w:tc>
        <w:tc>
          <w:tcPr>
            <w:tcW w:w="1440" w:type="dxa"/>
          </w:tcPr>
          <w:p w14:paraId="4663A31C" w14:textId="77777777" w:rsidR="004229F7" w:rsidRPr="00F25BF8" w:rsidRDefault="004229F7" w:rsidP="004229F7">
            <w:pPr>
              <w:contextualSpacing/>
              <w:jc w:val="center"/>
              <w:rPr>
                <w:sz w:val="20"/>
              </w:rPr>
            </w:pPr>
          </w:p>
        </w:tc>
        <w:tc>
          <w:tcPr>
            <w:tcW w:w="1440" w:type="dxa"/>
          </w:tcPr>
          <w:p w14:paraId="5DCADA30" w14:textId="77777777" w:rsidR="004229F7" w:rsidRPr="00F25BF8" w:rsidRDefault="004229F7" w:rsidP="004229F7">
            <w:pPr>
              <w:contextualSpacing/>
              <w:jc w:val="center"/>
              <w:rPr>
                <w:sz w:val="20"/>
              </w:rPr>
            </w:pPr>
          </w:p>
        </w:tc>
        <w:tc>
          <w:tcPr>
            <w:tcW w:w="1530" w:type="dxa"/>
          </w:tcPr>
          <w:p w14:paraId="4A214E49" w14:textId="77777777" w:rsidR="004229F7" w:rsidRPr="00F25BF8" w:rsidRDefault="004229F7" w:rsidP="004229F7">
            <w:pPr>
              <w:contextualSpacing/>
              <w:jc w:val="center"/>
              <w:rPr>
                <w:sz w:val="20"/>
              </w:rPr>
            </w:pPr>
          </w:p>
        </w:tc>
        <w:tc>
          <w:tcPr>
            <w:tcW w:w="1710" w:type="dxa"/>
          </w:tcPr>
          <w:p w14:paraId="7AC5211B" w14:textId="77777777" w:rsidR="004229F7" w:rsidRPr="00F25BF8" w:rsidRDefault="004229F7" w:rsidP="004229F7">
            <w:pPr>
              <w:contextualSpacing/>
              <w:jc w:val="center"/>
              <w:rPr>
                <w:sz w:val="20"/>
              </w:rPr>
            </w:pPr>
          </w:p>
        </w:tc>
        <w:tc>
          <w:tcPr>
            <w:tcW w:w="1710" w:type="dxa"/>
          </w:tcPr>
          <w:p w14:paraId="78B4E7CD" w14:textId="77777777" w:rsidR="004229F7" w:rsidRPr="00F25BF8" w:rsidRDefault="004229F7" w:rsidP="004229F7">
            <w:pPr>
              <w:contextualSpacing/>
              <w:jc w:val="center"/>
              <w:rPr>
                <w:sz w:val="20"/>
              </w:rPr>
            </w:pPr>
          </w:p>
        </w:tc>
        <w:tc>
          <w:tcPr>
            <w:tcW w:w="1440" w:type="dxa"/>
          </w:tcPr>
          <w:p w14:paraId="44F0D402" w14:textId="77777777" w:rsidR="004229F7" w:rsidRPr="00F25BF8" w:rsidRDefault="004229F7" w:rsidP="004229F7">
            <w:pPr>
              <w:contextualSpacing/>
              <w:jc w:val="center"/>
              <w:rPr>
                <w:sz w:val="20"/>
              </w:rPr>
            </w:pPr>
          </w:p>
        </w:tc>
      </w:tr>
      <w:tr w:rsidR="004229F7" w:rsidRPr="00F25BF8" w14:paraId="18568F5B" w14:textId="66022C36" w:rsidTr="004229F7">
        <w:trPr>
          <w:trHeight w:val="20"/>
        </w:trPr>
        <w:tc>
          <w:tcPr>
            <w:tcW w:w="694" w:type="dxa"/>
          </w:tcPr>
          <w:p w14:paraId="69B24F16" w14:textId="77777777" w:rsidR="004229F7" w:rsidRPr="00F25BF8" w:rsidRDefault="004229F7" w:rsidP="004229F7">
            <w:pPr>
              <w:contextualSpacing/>
              <w:jc w:val="center"/>
              <w:rPr>
                <w:sz w:val="20"/>
              </w:rPr>
            </w:pPr>
            <w:r w:rsidRPr="00F25BF8">
              <w:rPr>
                <w:sz w:val="20"/>
              </w:rPr>
              <w:t>6</w:t>
            </w:r>
          </w:p>
        </w:tc>
        <w:tc>
          <w:tcPr>
            <w:tcW w:w="1440" w:type="dxa"/>
          </w:tcPr>
          <w:p w14:paraId="7890EA83" w14:textId="77777777" w:rsidR="004229F7" w:rsidRPr="00F25BF8" w:rsidRDefault="004229F7" w:rsidP="004229F7">
            <w:pPr>
              <w:contextualSpacing/>
              <w:jc w:val="center"/>
              <w:rPr>
                <w:sz w:val="20"/>
              </w:rPr>
            </w:pPr>
          </w:p>
        </w:tc>
        <w:tc>
          <w:tcPr>
            <w:tcW w:w="1135" w:type="dxa"/>
          </w:tcPr>
          <w:p w14:paraId="6A819687" w14:textId="77777777" w:rsidR="004229F7" w:rsidRPr="00F25BF8" w:rsidRDefault="004229F7" w:rsidP="004229F7">
            <w:pPr>
              <w:contextualSpacing/>
              <w:jc w:val="center"/>
              <w:rPr>
                <w:sz w:val="20"/>
              </w:rPr>
            </w:pPr>
          </w:p>
        </w:tc>
        <w:tc>
          <w:tcPr>
            <w:tcW w:w="1440" w:type="dxa"/>
          </w:tcPr>
          <w:p w14:paraId="0878AB76" w14:textId="77777777" w:rsidR="004229F7" w:rsidRPr="00F25BF8" w:rsidRDefault="004229F7" w:rsidP="004229F7">
            <w:pPr>
              <w:contextualSpacing/>
              <w:jc w:val="center"/>
              <w:rPr>
                <w:sz w:val="20"/>
              </w:rPr>
            </w:pPr>
          </w:p>
        </w:tc>
        <w:tc>
          <w:tcPr>
            <w:tcW w:w="1440" w:type="dxa"/>
          </w:tcPr>
          <w:p w14:paraId="02E30405" w14:textId="77777777" w:rsidR="004229F7" w:rsidRPr="00F25BF8" w:rsidRDefault="004229F7" w:rsidP="004229F7">
            <w:pPr>
              <w:contextualSpacing/>
              <w:jc w:val="center"/>
              <w:rPr>
                <w:sz w:val="20"/>
              </w:rPr>
            </w:pPr>
          </w:p>
        </w:tc>
        <w:tc>
          <w:tcPr>
            <w:tcW w:w="1530" w:type="dxa"/>
          </w:tcPr>
          <w:p w14:paraId="5A1DDF80" w14:textId="77777777" w:rsidR="004229F7" w:rsidRPr="00F25BF8" w:rsidRDefault="004229F7" w:rsidP="004229F7">
            <w:pPr>
              <w:contextualSpacing/>
              <w:jc w:val="center"/>
              <w:rPr>
                <w:sz w:val="20"/>
              </w:rPr>
            </w:pPr>
          </w:p>
        </w:tc>
        <w:tc>
          <w:tcPr>
            <w:tcW w:w="1710" w:type="dxa"/>
          </w:tcPr>
          <w:p w14:paraId="4714075F" w14:textId="77777777" w:rsidR="004229F7" w:rsidRPr="00F25BF8" w:rsidRDefault="004229F7" w:rsidP="004229F7">
            <w:pPr>
              <w:contextualSpacing/>
              <w:jc w:val="center"/>
              <w:rPr>
                <w:sz w:val="20"/>
              </w:rPr>
            </w:pPr>
          </w:p>
        </w:tc>
        <w:tc>
          <w:tcPr>
            <w:tcW w:w="1710" w:type="dxa"/>
          </w:tcPr>
          <w:p w14:paraId="218BBC99" w14:textId="77777777" w:rsidR="004229F7" w:rsidRPr="00F25BF8" w:rsidRDefault="004229F7" w:rsidP="004229F7">
            <w:pPr>
              <w:contextualSpacing/>
              <w:jc w:val="center"/>
              <w:rPr>
                <w:sz w:val="20"/>
              </w:rPr>
            </w:pPr>
          </w:p>
        </w:tc>
        <w:tc>
          <w:tcPr>
            <w:tcW w:w="1440" w:type="dxa"/>
          </w:tcPr>
          <w:p w14:paraId="7C670B80" w14:textId="77777777" w:rsidR="004229F7" w:rsidRPr="00F25BF8" w:rsidRDefault="004229F7" w:rsidP="004229F7">
            <w:pPr>
              <w:contextualSpacing/>
              <w:jc w:val="center"/>
              <w:rPr>
                <w:sz w:val="20"/>
              </w:rPr>
            </w:pPr>
          </w:p>
        </w:tc>
      </w:tr>
      <w:tr w:rsidR="004229F7" w:rsidRPr="00F25BF8" w14:paraId="10F132FB" w14:textId="18311F52" w:rsidTr="004229F7">
        <w:trPr>
          <w:trHeight w:val="20"/>
        </w:trPr>
        <w:tc>
          <w:tcPr>
            <w:tcW w:w="694" w:type="dxa"/>
          </w:tcPr>
          <w:p w14:paraId="4BC66675" w14:textId="77777777" w:rsidR="004229F7" w:rsidRPr="00F25BF8" w:rsidRDefault="004229F7" w:rsidP="004229F7">
            <w:pPr>
              <w:contextualSpacing/>
              <w:jc w:val="center"/>
              <w:rPr>
                <w:sz w:val="20"/>
              </w:rPr>
            </w:pPr>
            <w:r w:rsidRPr="00F25BF8">
              <w:rPr>
                <w:sz w:val="20"/>
              </w:rPr>
              <w:t>7</w:t>
            </w:r>
          </w:p>
        </w:tc>
        <w:tc>
          <w:tcPr>
            <w:tcW w:w="1440" w:type="dxa"/>
          </w:tcPr>
          <w:p w14:paraId="15556C86" w14:textId="77777777" w:rsidR="004229F7" w:rsidRPr="00F25BF8" w:rsidRDefault="004229F7" w:rsidP="004229F7">
            <w:pPr>
              <w:contextualSpacing/>
              <w:jc w:val="center"/>
              <w:rPr>
                <w:sz w:val="20"/>
              </w:rPr>
            </w:pPr>
          </w:p>
        </w:tc>
        <w:tc>
          <w:tcPr>
            <w:tcW w:w="1135" w:type="dxa"/>
          </w:tcPr>
          <w:p w14:paraId="0931183D" w14:textId="77777777" w:rsidR="004229F7" w:rsidRPr="00F25BF8" w:rsidRDefault="004229F7" w:rsidP="004229F7">
            <w:pPr>
              <w:contextualSpacing/>
              <w:jc w:val="center"/>
              <w:rPr>
                <w:sz w:val="20"/>
              </w:rPr>
            </w:pPr>
          </w:p>
        </w:tc>
        <w:tc>
          <w:tcPr>
            <w:tcW w:w="1440" w:type="dxa"/>
          </w:tcPr>
          <w:p w14:paraId="3B7BA18B" w14:textId="77777777" w:rsidR="004229F7" w:rsidRPr="00F25BF8" w:rsidRDefault="004229F7" w:rsidP="004229F7">
            <w:pPr>
              <w:contextualSpacing/>
              <w:jc w:val="center"/>
              <w:rPr>
                <w:sz w:val="20"/>
              </w:rPr>
            </w:pPr>
          </w:p>
        </w:tc>
        <w:tc>
          <w:tcPr>
            <w:tcW w:w="1440" w:type="dxa"/>
          </w:tcPr>
          <w:p w14:paraId="48B83B46" w14:textId="77777777" w:rsidR="004229F7" w:rsidRPr="00F25BF8" w:rsidRDefault="004229F7" w:rsidP="004229F7">
            <w:pPr>
              <w:contextualSpacing/>
              <w:jc w:val="center"/>
              <w:rPr>
                <w:sz w:val="20"/>
              </w:rPr>
            </w:pPr>
          </w:p>
        </w:tc>
        <w:tc>
          <w:tcPr>
            <w:tcW w:w="1530" w:type="dxa"/>
          </w:tcPr>
          <w:p w14:paraId="5EC6CDFC" w14:textId="77777777" w:rsidR="004229F7" w:rsidRPr="00F25BF8" w:rsidRDefault="004229F7" w:rsidP="004229F7">
            <w:pPr>
              <w:contextualSpacing/>
              <w:jc w:val="center"/>
              <w:rPr>
                <w:sz w:val="20"/>
              </w:rPr>
            </w:pPr>
          </w:p>
        </w:tc>
        <w:tc>
          <w:tcPr>
            <w:tcW w:w="1710" w:type="dxa"/>
          </w:tcPr>
          <w:p w14:paraId="0BD9296C" w14:textId="77777777" w:rsidR="004229F7" w:rsidRPr="00F25BF8" w:rsidRDefault="004229F7" w:rsidP="004229F7">
            <w:pPr>
              <w:contextualSpacing/>
              <w:jc w:val="center"/>
              <w:rPr>
                <w:sz w:val="20"/>
              </w:rPr>
            </w:pPr>
          </w:p>
        </w:tc>
        <w:tc>
          <w:tcPr>
            <w:tcW w:w="1710" w:type="dxa"/>
          </w:tcPr>
          <w:p w14:paraId="095A1CBB" w14:textId="77777777" w:rsidR="004229F7" w:rsidRPr="00F25BF8" w:rsidRDefault="004229F7" w:rsidP="004229F7">
            <w:pPr>
              <w:contextualSpacing/>
              <w:jc w:val="center"/>
              <w:rPr>
                <w:sz w:val="20"/>
              </w:rPr>
            </w:pPr>
          </w:p>
        </w:tc>
        <w:tc>
          <w:tcPr>
            <w:tcW w:w="1440" w:type="dxa"/>
          </w:tcPr>
          <w:p w14:paraId="2F8B3CF8" w14:textId="77777777" w:rsidR="004229F7" w:rsidRPr="00F25BF8" w:rsidRDefault="004229F7" w:rsidP="004229F7">
            <w:pPr>
              <w:contextualSpacing/>
              <w:jc w:val="center"/>
              <w:rPr>
                <w:sz w:val="20"/>
              </w:rPr>
            </w:pPr>
          </w:p>
        </w:tc>
      </w:tr>
      <w:tr w:rsidR="004229F7" w:rsidRPr="00F25BF8" w14:paraId="4BA6E414" w14:textId="0BAEC812" w:rsidTr="004229F7">
        <w:trPr>
          <w:trHeight w:val="20"/>
        </w:trPr>
        <w:tc>
          <w:tcPr>
            <w:tcW w:w="694" w:type="dxa"/>
          </w:tcPr>
          <w:p w14:paraId="103D86BA" w14:textId="77777777" w:rsidR="004229F7" w:rsidRPr="00F25BF8" w:rsidRDefault="004229F7" w:rsidP="004229F7">
            <w:pPr>
              <w:contextualSpacing/>
              <w:jc w:val="center"/>
              <w:rPr>
                <w:sz w:val="20"/>
              </w:rPr>
            </w:pPr>
            <w:r w:rsidRPr="00F25BF8">
              <w:rPr>
                <w:sz w:val="20"/>
              </w:rPr>
              <w:t>8</w:t>
            </w:r>
          </w:p>
        </w:tc>
        <w:tc>
          <w:tcPr>
            <w:tcW w:w="1440" w:type="dxa"/>
          </w:tcPr>
          <w:p w14:paraId="2366423F" w14:textId="77777777" w:rsidR="004229F7" w:rsidRPr="00F25BF8" w:rsidRDefault="004229F7" w:rsidP="004229F7">
            <w:pPr>
              <w:contextualSpacing/>
              <w:jc w:val="center"/>
              <w:rPr>
                <w:sz w:val="20"/>
              </w:rPr>
            </w:pPr>
          </w:p>
        </w:tc>
        <w:tc>
          <w:tcPr>
            <w:tcW w:w="1135" w:type="dxa"/>
          </w:tcPr>
          <w:p w14:paraId="250838F7" w14:textId="77777777" w:rsidR="004229F7" w:rsidRPr="00F25BF8" w:rsidRDefault="004229F7" w:rsidP="004229F7">
            <w:pPr>
              <w:contextualSpacing/>
              <w:jc w:val="center"/>
              <w:rPr>
                <w:sz w:val="20"/>
              </w:rPr>
            </w:pPr>
          </w:p>
        </w:tc>
        <w:tc>
          <w:tcPr>
            <w:tcW w:w="1440" w:type="dxa"/>
          </w:tcPr>
          <w:p w14:paraId="477E198C" w14:textId="77777777" w:rsidR="004229F7" w:rsidRPr="00F25BF8" w:rsidRDefault="004229F7" w:rsidP="004229F7">
            <w:pPr>
              <w:contextualSpacing/>
              <w:jc w:val="center"/>
              <w:rPr>
                <w:sz w:val="20"/>
              </w:rPr>
            </w:pPr>
          </w:p>
        </w:tc>
        <w:tc>
          <w:tcPr>
            <w:tcW w:w="1440" w:type="dxa"/>
          </w:tcPr>
          <w:p w14:paraId="758847D4" w14:textId="77777777" w:rsidR="004229F7" w:rsidRPr="00F25BF8" w:rsidRDefault="004229F7" w:rsidP="004229F7">
            <w:pPr>
              <w:contextualSpacing/>
              <w:jc w:val="center"/>
              <w:rPr>
                <w:sz w:val="20"/>
              </w:rPr>
            </w:pPr>
          </w:p>
        </w:tc>
        <w:tc>
          <w:tcPr>
            <w:tcW w:w="1530" w:type="dxa"/>
          </w:tcPr>
          <w:p w14:paraId="0838970A" w14:textId="77777777" w:rsidR="004229F7" w:rsidRPr="00F25BF8" w:rsidRDefault="004229F7" w:rsidP="004229F7">
            <w:pPr>
              <w:contextualSpacing/>
              <w:jc w:val="center"/>
              <w:rPr>
                <w:sz w:val="20"/>
              </w:rPr>
            </w:pPr>
          </w:p>
        </w:tc>
        <w:tc>
          <w:tcPr>
            <w:tcW w:w="1710" w:type="dxa"/>
          </w:tcPr>
          <w:p w14:paraId="7E071A65" w14:textId="77777777" w:rsidR="004229F7" w:rsidRPr="00F25BF8" w:rsidRDefault="004229F7" w:rsidP="004229F7">
            <w:pPr>
              <w:contextualSpacing/>
              <w:jc w:val="center"/>
              <w:rPr>
                <w:sz w:val="20"/>
              </w:rPr>
            </w:pPr>
          </w:p>
        </w:tc>
        <w:tc>
          <w:tcPr>
            <w:tcW w:w="1710" w:type="dxa"/>
          </w:tcPr>
          <w:p w14:paraId="486A8C10" w14:textId="77777777" w:rsidR="004229F7" w:rsidRPr="00F25BF8" w:rsidRDefault="004229F7" w:rsidP="004229F7">
            <w:pPr>
              <w:contextualSpacing/>
              <w:jc w:val="center"/>
              <w:rPr>
                <w:sz w:val="20"/>
              </w:rPr>
            </w:pPr>
          </w:p>
        </w:tc>
        <w:tc>
          <w:tcPr>
            <w:tcW w:w="1440" w:type="dxa"/>
          </w:tcPr>
          <w:p w14:paraId="4B3E0313" w14:textId="77777777" w:rsidR="004229F7" w:rsidRPr="00F25BF8" w:rsidRDefault="004229F7" w:rsidP="004229F7">
            <w:pPr>
              <w:contextualSpacing/>
              <w:jc w:val="center"/>
              <w:rPr>
                <w:sz w:val="20"/>
              </w:rPr>
            </w:pPr>
          </w:p>
        </w:tc>
      </w:tr>
      <w:tr w:rsidR="004229F7" w:rsidRPr="00F25BF8" w14:paraId="0F3629BD" w14:textId="2508D402" w:rsidTr="004229F7">
        <w:trPr>
          <w:trHeight w:val="20"/>
        </w:trPr>
        <w:tc>
          <w:tcPr>
            <w:tcW w:w="694" w:type="dxa"/>
          </w:tcPr>
          <w:p w14:paraId="5C88B366" w14:textId="77777777" w:rsidR="004229F7" w:rsidRPr="00F25BF8" w:rsidRDefault="004229F7" w:rsidP="004229F7">
            <w:pPr>
              <w:contextualSpacing/>
              <w:jc w:val="center"/>
              <w:rPr>
                <w:sz w:val="20"/>
              </w:rPr>
            </w:pPr>
            <w:r w:rsidRPr="00F25BF8">
              <w:rPr>
                <w:sz w:val="20"/>
              </w:rPr>
              <w:t>9</w:t>
            </w:r>
          </w:p>
        </w:tc>
        <w:tc>
          <w:tcPr>
            <w:tcW w:w="1440" w:type="dxa"/>
          </w:tcPr>
          <w:p w14:paraId="03572B9F" w14:textId="77777777" w:rsidR="004229F7" w:rsidRPr="00F25BF8" w:rsidRDefault="004229F7" w:rsidP="004229F7">
            <w:pPr>
              <w:contextualSpacing/>
              <w:jc w:val="center"/>
              <w:rPr>
                <w:sz w:val="20"/>
              </w:rPr>
            </w:pPr>
          </w:p>
        </w:tc>
        <w:tc>
          <w:tcPr>
            <w:tcW w:w="1135" w:type="dxa"/>
          </w:tcPr>
          <w:p w14:paraId="423124E4" w14:textId="77777777" w:rsidR="004229F7" w:rsidRPr="00F25BF8" w:rsidRDefault="004229F7" w:rsidP="004229F7">
            <w:pPr>
              <w:contextualSpacing/>
              <w:jc w:val="center"/>
              <w:rPr>
                <w:sz w:val="20"/>
              </w:rPr>
            </w:pPr>
          </w:p>
        </w:tc>
        <w:tc>
          <w:tcPr>
            <w:tcW w:w="1440" w:type="dxa"/>
          </w:tcPr>
          <w:p w14:paraId="72610628" w14:textId="77777777" w:rsidR="004229F7" w:rsidRPr="00F25BF8" w:rsidRDefault="004229F7" w:rsidP="004229F7">
            <w:pPr>
              <w:contextualSpacing/>
              <w:jc w:val="center"/>
              <w:rPr>
                <w:sz w:val="20"/>
              </w:rPr>
            </w:pPr>
          </w:p>
        </w:tc>
        <w:tc>
          <w:tcPr>
            <w:tcW w:w="1440" w:type="dxa"/>
          </w:tcPr>
          <w:p w14:paraId="36C92314" w14:textId="77777777" w:rsidR="004229F7" w:rsidRPr="00F25BF8" w:rsidRDefault="004229F7" w:rsidP="004229F7">
            <w:pPr>
              <w:contextualSpacing/>
              <w:jc w:val="center"/>
              <w:rPr>
                <w:sz w:val="20"/>
              </w:rPr>
            </w:pPr>
          </w:p>
        </w:tc>
        <w:tc>
          <w:tcPr>
            <w:tcW w:w="1530" w:type="dxa"/>
          </w:tcPr>
          <w:p w14:paraId="5D538337" w14:textId="77777777" w:rsidR="004229F7" w:rsidRPr="00F25BF8" w:rsidRDefault="004229F7" w:rsidP="004229F7">
            <w:pPr>
              <w:contextualSpacing/>
              <w:jc w:val="center"/>
              <w:rPr>
                <w:sz w:val="20"/>
              </w:rPr>
            </w:pPr>
          </w:p>
        </w:tc>
        <w:tc>
          <w:tcPr>
            <w:tcW w:w="1710" w:type="dxa"/>
          </w:tcPr>
          <w:p w14:paraId="67DDC3B9" w14:textId="77777777" w:rsidR="004229F7" w:rsidRPr="00F25BF8" w:rsidRDefault="004229F7" w:rsidP="004229F7">
            <w:pPr>
              <w:contextualSpacing/>
              <w:jc w:val="center"/>
              <w:rPr>
                <w:sz w:val="20"/>
              </w:rPr>
            </w:pPr>
          </w:p>
        </w:tc>
        <w:tc>
          <w:tcPr>
            <w:tcW w:w="1710" w:type="dxa"/>
          </w:tcPr>
          <w:p w14:paraId="2E6C2C0E" w14:textId="77777777" w:rsidR="004229F7" w:rsidRPr="00F25BF8" w:rsidRDefault="004229F7" w:rsidP="004229F7">
            <w:pPr>
              <w:contextualSpacing/>
              <w:jc w:val="center"/>
              <w:rPr>
                <w:sz w:val="20"/>
              </w:rPr>
            </w:pPr>
          </w:p>
        </w:tc>
        <w:tc>
          <w:tcPr>
            <w:tcW w:w="1440" w:type="dxa"/>
          </w:tcPr>
          <w:p w14:paraId="5EBA1DFA" w14:textId="77777777" w:rsidR="004229F7" w:rsidRPr="00F25BF8" w:rsidRDefault="004229F7" w:rsidP="004229F7">
            <w:pPr>
              <w:contextualSpacing/>
              <w:jc w:val="center"/>
              <w:rPr>
                <w:sz w:val="20"/>
              </w:rPr>
            </w:pPr>
          </w:p>
        </w:tc>
      </w:tr>
      <w:tr w:rsidR="004229F7" w:rsidRPr="00F25BF8" w14:paraId="15CBD22A" w14:textId="251CE414" w:rsidTr="004229F7">
        <w:trPr>
          <w:trHeight w:val="20"/>
        </w:trPr>
        <w:tc>
          <w:tcPr>
            <w:tcW w:w="694" w:type="dxa"/>
          </w:tcPr>
          <w:p w14:paraId="2BEBFF38" w14:textId="77777777" w:rsidR="004229F7" w:rsidRPr="00F25BF8" w:rsidRDefault="004229F7" w:rsidP="004229F7">
            <w:pPr>
              <w:contextualSpacing/>
              <w:jc w:val="center"/>
              <w:rPr>
                <w:sz w:val="20"/>
              </w:rPr>
            </w:pPr>
            <w:r w:rsidRPr="00F25BF8">
              <w:rPr>
                <w:sz w:val="20"/>
              </w:rPr>
              <w:t>10</w:t>
            </w:r>
          </w:p>
        </w:tc>
        <w:tc>
          <w:tcPr>
            <w:tcW w:w="1440" w:type="dxa"/>
          </w:tcPr>
          <w:p w14:paraId="17AACCBB" w14:textId="77777777" w:rsidR="004229F7" w:rsidRPr="00F25BF8" w:rsidRDefault="004229F7" w:rsidP="004229F7">
            <w:pPr>
              <w:contextualSpacing/>
              <w:jc w:val="center"/>
              <w:rPr>
                <w:sz w:val="20"/>
              </w:rPr>
            </w:pPr>
          </w:p>
        </w:tc>
        <w:tc>
          <w:tcPr>
            <w:tcW w:w="1135" w:type="dxa"/>
          </w:tcPr>
          <w:p w14:paraId="0E7CDD0E" w14:textId="77777777" w:rsidR="004229F7" w:rsidRPr="00F25BF8" w:rsidRDefault="004229F7" w:rsidP="004229F7">
            <w:pPr>
              <w:contextualSpacing/>
              <w:jc w:val="center"/>
              <w:rPr>
                <w:sz w:val="20"/>
              </w:rPr>
            </w:pPr>
          </w:p>
        </w:tc>
        <w:tc>
          <w:tcPr>
            <w:tcW w:w="1440" w:type="dxa"/>
          </w:tcPr>
          <w:p w14:paraId="673921A0" w14:textId="77777777" w:rsidR="004229F7" w:rsidRPr="00F25BF8" w:rsidRDefault="004229F7" w:rsidP="004229F7">
            <w:pPr>
              <w:contextualSpacing/>
              <w:jc w:val="center"/>
              <w:rPr>
                <w:sz w:val="20"/>
              </w:rPr>
            </w:pPr>
          </w:p>
        </w:tc>
        <w:tc>
          <w:tcPr>
            <w:tcW w:w="1440" w:type="dxa"/>
          </w:tcPr>
          <w:p w14:paraId="445F4140" w14:textId="77777777" w:rsidR="004229F7" w:rsidRPr="00F25BF8" w:rsidRDefault="004229F7" w:rsidP="004229F7">
            <w:pPr>
              <w:contextualSpacing/>
              <w:jc w:val="center"/>
              <w:rPr>
                <w:sz w:val="20"/>
              </w:rPr>
            </w:pPr>
          </w:p>
        </w:tc>
        <w:tc>
          <w:tcPr>
            <w:tcW w:w="1530" w:type="dxa"/>
          </w:tcPr>
          <w:p w14:paraId="15571E47" w14:textId="77777777" w:rsidR="004229F7" w:rsidRPr="00F25BF8" w:rsidRDefault="004229F7" w:rsidP="004229F7">
            <w:pPr>
              <w:contextualSpacing/>
              <w:jc w:val="center"/>
              <w:rPr>
                <w:sz w:val="20"/>
              </w:rPr>
            </w:pPr>
          </w:p>
        </w:tc>
        <w:tc>
          <w:tcPr>
            <w:tcW w:w="1710" w:type="dxa"/>
          </w:tcPr>
          <w:p w14:paraId="4A313E18" w14:textId="77777777" w:rsidR="004229F7" w:rsidRPr="00F25BF8" w:rsidRDefault="004229F7" w:rsidP="004229F7">
            <w:pPr>
              <w:contextualSpacing/>
              <w:jc w:val="center"/>
              <w:rPr>
                <w:sz w:val="20"/>
              </w:rPr>
            </w:pPr>
          </w:p>
        </w:tc>
        <w:tc>
          <w:tcPr>
            <w:tcW w:w="1710" w:type="dxa"/>
          </w:tcPr>
          <w:p w14:paraId="470F58A5" w14:textId="77777777" w:rsidR="004229F7" w:rsidRPr="00F25BF8" w:rsidRDefault="004229F7" w:rsidP="004229F7">
            <w:pPr>
              <w:contextualSpacing/>
              <w:jc w:val="center"/>
              <w:rPr>
                <w:sz w:val="20"/>
              </w:rPr>
            </w:pPr>
          </w:p>
        </w:tc>
        <w:tc>
          <w:tcPr>
            <w:tcW w:w="1440" w:type="dxa"/>
          </w:tcPr>
          <w:p w14:paraId="60668817" w14:textId="77777777" w:rsidR="004229F7" w:rsidRPr="00F25BF8" w:rsidRDefault="004229F7" w:rsidP="004229F7">
            <w:pPr>
              <w:contextualSpacing/>
              <w:jc w:val="center"/>
              <w:rPr>
                <w:sz w:val="20"/>
              </w:rPr>
            </w:pPr>
          </w:p>
        </w:tc>
      </w:tr>
    </w:tbl>
    <w:p w14:paraId="474A6355" w14:textId="77777777" w:rsidR="00F7697D" w:rsidRPr="00F25BF8" w:rsidRDefault="00F7697D" w:rsidP="00F7697D">
      <w:pPr>
        <w:spacing w:after="0" w:line="240" w:lineRule="auto"/>
        <w:contextualSpacing/>
        <w:rPr>
          <w:rFonts w:eastAsia="SimSun"/>
        </w:rPr>
      </w:pPr>
    </w:p>
    <w:p w14:paraId="0BD19810" w14:textId="77777777" w:rsidR="00F7697D" w:rsidRPr="00F25BF8" w:rsidRDefault="00F7697D" w:rsidP="00F7697D">
      <w:pPr>
        <w:spacing w:after="0" w:line="240" w:lineRule="auto"/>
        <w:contextualSpacing/>
        <w:rPr>
          <w:rFonts w:eastAsia="SimSun"/>
        </w:rPr>
      </w:pPr>
    </w:p>
    <w:p w14:paraId="02C34BAC" w14:textId="77777777" w:rsidR="00F7697D" w:rsidRPr="00F25BF8" w:rsidRDefault="00F7697D" w:rsidP="00F7697D">
      <w:pPr>
        <w:spacing w:after="0" w:line="240" w:lineRule="auto"/>
        <w:contextualSpacing/>
        <w:rPr>
          <w:rFonts w:eastAsia="SimSun"/>
        </w:rPr>
      </w:pPr>
      <w:r w:rsidRPr="00F25BF8">
        <w:rPr>
          <w:rFonts w:eastAsia="SimSun"/>
        </w:rPr>
        <w:br w:type="page"/>
      </w:r>
    </w:p>
    <w:p w14:paraId="7DC7FC2D" w14:textId="77777777" w:rsidR="00F7697D" w:rsidRPr="00F25BF8" w:rsidRDefault="00F7697D" w:rsidP="00F7697D">
      <w:pPr>
        <w:spacing w:after="0" w:line="240" w:lineRule="auto"/>
        <w:contextualSpacing/>
        <w:rPr>
          <w:rFonts w:eastAsia="SimSun"/>
        </w:rPr>
      </w:pPr>
    </w:p>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34508" w:rsidRPr="00F25BF8" w14:paraId="418BCB70" w14:textId="77777777" w:rsidTr="00E34508">
        <w:tc>
          <w:tcPr>
            <w:tcW w:w="8275" w:type="dxa"/>
          </w:tcPr>
          <w:p w14:paraId="339A4D14" w14:textId="4B21D271" w:rsidR="00E34508" w:rsidRPr="00F25BF8" w:rsidRDefault="004229F7" w:rsidP="00E34508">
            <w:pPr>
              <w:kinsoku w:val="0"/>
              <w:overflowPunct w:val="0"/>
              <w:autoSpaceDE w:val="0"/>
              <w:autoSpaceDN w:val="0"/>
              <w:adjustRightInd w:val="0"/>
              <w:contextualSpacing/>
              <w:rPr>
                <w:rFonts w:cs="Times New Roman"/>
                <w:b/>
                <w:sz w:val="20"/>
              </w:rPr>
            </w:pPr>
            <w:r>
              <w:rPr>
                <w:rFonts w:cs="Times New Roman"/>
                <w:b/>
                <w:sz w:val="20"/>
              </w:rPr>
              <w:t>Crop residue use-  120</w:t>
            </w:r>
          </w:p>
        </w:tc>
      </w:tr>
      <w:tr w:rsidR="00E34508" w:rsidRPr="00F25BF8" w14:paraId="0E59D029" w14:textId="77777777" w:rsidTr="00E34508">
        <w:tc>
          <w:tcPr>
            <w:tcW w:w="8275" w:type="dxa"/>
          </w:tcPr>
          <w:p w14:paraId="2B0852FE"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1=Left in fields then plowed/incorporated into the field</w:t>
            </w:r>
          </w:p>
          <w:p w14:paraId="7964A2CD"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2=Burned on the field</w:t>
            </w:r>
          </w:p>
          <w:p w14:paraId="24C68C15"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3=Cut and spread on the field</w:t>
            </w:r>
          </w:p>
          <w:p w14:paraId="6FF8D3F9"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4=Cut and removed from the field and fed to animals</w:t>
            </w:r>
          </w:p>
          <w:p w14:paraId="37E8E933"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5=Cut and removed from the field for other household uses</w:t>
            </w:r>
          </w:p>
          <w:p w14:paraId="7D47192C"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6=Grazed by animals</w:t>
            </w:r>
          </w:p>
          <w:p w14:paraId="2B9DB069"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7=For sale</w:t>
            </w:r>
          </w:p>
          <w:p w14:paraId="5B8576B2"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8=Mulched</w:t>
            </w:r>
          </w:p>
          <w:p w14:paraId="2A27809A"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9=No crop residue because they did not cultivate on this field during the last agricultural season</w:t>
            </w:r>
          </w:p>
          <w:p w14:paraId="487D6A0A" w14:textId="77777777" w:rsidR="00E34508" w:rsidRPr="00F25BF8" w:rsidRDefault="00E34508" w:rsidP="00E34508">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13544214" w14:textId="77777777" w:rsidR="00F7697D" w:rsidRPr="00F25BF8" w:rsidRDefault="00F7697D" w:rsidP="00F7697D">
      <w:pPr>
        <w:spacing w:after="0" w:line="240" w:lineRule="auto"/>
        <w:contextualSpacing/>
        <w:rPr>
          <w:rFonts w:eastAsia="SimSun"/>
        </w:rPr>
      </w:pPr>
    </w:p>
    <w:p w14:paraId="53303EFF" w14:textId="77777777" w:rsidR="00F7697D" w:rsidRPr="00F25BF8" w:rsidRDefault="00F7697D" w:rsidP="00F7697D">
      <w:pPr>
        <w:spacing w:after="0" w:line="240" w:lineRule="auto"/>
        <w:contextualSpacing/>
        <w:rPr>
          <w:rFonts w:eastAsia="SimSun"/>
        </w:rPr>
      </w:pPr>
    </w:p>
    <w:p w14:paraId="7CED97F9" w14:textId="77777777" w:rsidR="00F7697D" w:rsidRPr="00F25BF8" w:rsidRDefault="00F7697D" w:rsidP="00F7697D">
      <w:pPr>
        <w:spacing w:after="0" w:line="240" w:lineRule="auto"/>
        <w:contextualSpacing/>
        <w:rPr>
          <w:rFonts w:eastAsia="SimSun"/>
        </w:rPr>
      </w:pPr>
      <w:r w:rsidRPr="00F25BF8">
        <w:rPr>
          <w:rFonts w:eastAsia="SimSun"/>
        </w:rPr>
        <w:br w:type="page"/>
      </w:r>
    </w:p>
    <w:p w14:paraId="41EC1568" w14:textId="16CDBE53" w:rsidR="00F7697D" w:rsidRPr="00F25BF8" w:rsidRDefault="004229F7" w:rsidP="00F7697D">
      <w:pPr>
        <w:spacing w:after="0" w:line="240" w:lineRule="auto"/>
        <w:contextualSpacing/>
        <w:rPr>
          <w:rFonts w:eastAsia="Times New Roman" w:cs="Times New Roman"/>
          <w:b/>
          <w:bCs/>
        </w:rPr>
      </w:pPr>
      <w:r>
        <w:rPr>
          <w:rFonts w:eastAsia="Times New Roman" w:cs="Times New Roman"/>
          <w:b/>
          <w:bCs/>
        </w:rPr>
        <w:t>SECTION I</w:t>
      </w:r>
      <w:r w:rsidRPr="00F25BF8">
        <w:rPr>
          <w:rFonts w:eastAsia="Times New Roman" w:cs="Times New Roman"/>
          <w:b/>
          <w:bCs/>
        </w:rPr>
        <w:t>. FIE</w:t>
      </w:r>
      <w:r>
        <w:rPr>
          <w:rFonts w:eastAsia="Times New Roman" w:cs="Times New Roman"/>
          <w:b/>
          <w:bCs/>
        </w:rPr>
        <w:t>LD OVERVIEW (Continued)</w:t>
      </w:r>
    </w:p>
    <w:p w14:paraId="18FE0AA1" w14:textId="77777777" w:rsidR="00F7697D" w:rsidRPr="00F25BF8" w:rsidRDefault="00F7697D" w:rsidP="00F7697D">
      <w:pPr>
        <w:spacing w:after="0" w:line="240" w:lineRule="auto"/>
        <w:contextualSpacing/>
        <w:rPr>
          <w:rFonts w:eastAsia="SimSun"/>
        </w:rPr>
      </w:pPr>
    </w:p>
    <w:tbl>
      <w:tblPr>
        <w:tblStyle w:val="TableGrid2"/>
        <w:tblpPr w:leftFromText="180" w:rightFromText="180" w:vertAnchor="page" w:horzAnchor="page" w:tblpX="1470" w:tblpY="1801"/>
        <w:tblW w:w="6046" w:type="dxa"/>
        <w:tblLayout w:type="fixed"/>
        <w:tblCellMar>
          <w:left w:w="29" w:type="dxa"/>
          <w:right w:w="29" w:type="dxa"/>
        </w:tblCellMar>
        <w:tblLook w:val="04A0" w:firstRow="1" w:lastRow="0" w:firstColumn="1" w:lastColumn="0" w:noHBand="0" w:noVBand="1"/>
      </w:tblPr>
      <w:tblGrid>
        <w:gridCol w:w="694"/>
        <w:gridCol w:w="1482"/>
        <w:gridCol w:w="1710"/>
        <w:gridCol w:w="2160"/>
      </w:tblGrid>
      <w:tr w:rsidR="007045FC" w:rsidRPr="00F25BF8" w14:paraId="576092A3" w14:textId="77777777" w:rsidTr="007045FC">
        <w:trPr>
          <w:trHeight w:val="351"/>
        </w:trPr>
        <w:tc>
          <w:tcPr>
            <w:tcW w:w="694" w:type="dxa"/>
          </w:tcPr>
          <w:p w14:paraId="17196476" w14:textId="77777777" w:rsidR="007045FC" w:rsidRPr="00F25BF8" w:rsidRDefault="007045FC" w:rsidP="00E34508">
            <w:pPr>
              <w:contextualSpacing/>
              <w:jc w:val="center"/>
              <w:rPr>
                <w:sz w:val="20"/>
              </w:rPr>
            </w:pPr>
          </w:p>
        </w:tc>
        <w:tc>
          <w:tcPr>
            <w:tcW w:w="1482" w:type="dxa"/>
          </w:tcPr>
          <w:p w14:paraId="442FBEF6" w14:textId="3EADA89A" w:rsidR="007045FC" w:rsidRPr="00F25BF8" w:rsidRDefault="007045FC" w:rsidP="00E34508">
            <w:pPr>
              <w:kinsoku w:val="0"/>
              <w:overflowPunct w:val="0"/>
              <w:autoSpaceDE w:val="0"/>
              <w:autoSpaceDN w:val="0"/>
              <w:adjustRightInd w:val="0"/>
              <w:contextualSpacing/>
              <w:jc w:val="center"/>
              <w:rPr>
                <w:rFonts w:cs="Times New Roman"/>
                <w:sz w:val="20"/>
              </w:rPr>
            </w:pPr>
            <w:r>
              <w:rPr>
                <w:rFonts w:cs="Times New Roman"/>
                <w:sz w:val="20"/>
              </w:rPr>
              <w:t>I.33</w:t>
            </w:r>
          </w:p>
        </w:tc>
        <w:tc>
          <w:tcPr>
            <w:tcW w:w="1710" w:type="dxa"/>
          </w:tcPr>
          <w:p w14:paraId="76BDB0C4" w14:textId="2729F8C9" w:rsidR="007045FC" w:rsidRPr="00F25BF8" w:rsidRDefault="007045FC" w:rsidP="00E34508">
            <w:pPr>
              <w:kinsoku w:val="0"/>
              <w:overflowPunct w:val="0"/>
              <w:autoSpaceDE w:val="0"/>
              <w:autoSpaceDN w:val="0"/>
              <w:adjustRightInd w:val="0"/>
              <w:contextualSpacing/>
              <w:jc w:val="center"/>
              <w:rPr>
                <w:rFonts w:cs="Times New Roman"/>
                <w:sz w:val="20"/>
              </w:rPr>
            </w:pPr>
            <w:r>
              <w:rPr>
                <w:rFonts w:cs="Times New Roman"/>
                <w:sz w:val="20"/>
              </w:rPr>
              <w:t>I.34</w:t>
            </w:r>
          </w:p>
        </w:tc>
        <w:tc>
          <w:tcPr>
            <w:tcW w:w="2160" w:type="dxa"/>
          </w:tcPr>
          <w:p w14:paraId="66334164" w14:textId="1039EC86" w:rsidR="007045FC" w:rsidRPr="00F25BF8" w:rsidRDefault="007045FC" w:rsidP="007045FC">
            <w:pPr>
              <w:kinsoku w:val="0"/>
              <w:overflowPunct w:val="0"/>
              <w:autoSpaceDE w:val="0"/>
              <w:autoSpaceDN w:val="0"/>
              <w:adjustRightInd w:val="0"/>
              <w:contextualSpacing/>
              <w:jc w:val="center"/>
              <w:rPr>
                <w:rFonts w:cs="Times New Roman"/>
                <w:sz w:val="20"/>
              </w:rPr>
            </w:pPr>
            <w:r>
              <w:rPr>
                <w:rFonts w:cs="Times New Roman"/>
                <w:sz w:val="20"/>
              </w:rPr>
              <w:t>I.35</w:t>
            </w:r>
          </w:p>
        </w:tc>
      </w:tr>
      <w:tr w:rsidR="007045FC" w:rsidRPr="00F25BF8" w14:paraId="4FE69D52" w14:textId="3C2BD493" w:rsidTr="007045FC">
        <w:trPr>
          <w:trHeight w:val="4517"/>
        </w:trPr>
        <w:tc>
          <w:tcPr>
            <w:tcW w:w="694" w:type="dxa"/>
          </w:tcPr>
          <w:p w14:paraId="36F7D699" w14:textId="77777777" w:rsidR="007045FC" w:rsidRPr="00F25BF8" w:rsidRDefault="007045FC" w:rsidP="00E34508">
            <w:pPr>
              <w:contextualSpacing/>
              <w:jc w:val="center"/>
              <w:rPr>
                <w:sz w:val="20"/>
              </w:rPr>
            </w:pPr>
          </w:p>
        </w:tc>
        <w:tc>
          <w:tcPr>
            <w:tcW w:w="1482" w:type="dxa"/>
          </w:tcPr>
          <w:p w14:paraId="115028F6" w14:textId="19337852" w:rsidR="007045FC" w:rsidRPr="007045FC" w:rsidRDefault="007045FC" w:rsidP="00E34508">
            <w:pPr>
              <w:kinsoku w:val="0"/>
              <w:overflowPunct w:val="0"/>
              <w:autoSpaceDE w:val="0"/>
              <w:autoSpaceDN w:val="0"/>
              <w:adjustRightInd w:val="0"/>
              <w:contextualSpacing/>
              <w:jc w:val="center"/>
              <w:rPr>
                <w:ins w:id="424" w:author="Aleta Haflett" w:date="2014-11-03T16:25:00Z"/>
                <w:rFonts w:cs="Times New Roman"/>
                <w:sz w:val="20"/>
              </w:rPr>
            </w:pPr>
            <w:ins w:id="425" w:author="Aleta Haflett" w:date="2014-11-03T16:25:00Z">
              <w:r w:rsidRPr="007045FC">
                <w:rPr>
                  <w:rFonts w:cs="Times New Roman"/>
                  <w:sz w:val="20"/>
                </w:rPr>
                <w:t>In the last five agricultural seasons, how many seasons has your household left this field fallow?</w:t>
              </w:r>
            </w:ins>
          </w:p>
          <w:p w14:paraId="0946D54E" w14:textId="77777777" w:rsidR="007045FC" w:rsidRPr="00F25BF8" w:rsidRDefault="007045FC" w:rsidP="00E34508">
            <w:pPr>
              <w:ind w:right="1410"/>
            </w:pPr>
          </w:p>
        </w:tc>
        <w:tc>
          <w:tcPr>
            <w:tcW w:w="1710" w:type="dxa"/>
          </w:tcPr>
          <w:p w14:paraId="41C1440F" w14:textId="669B98A2" w:rsidR="007045FC" w:rsidRDefault="007045FC" w:rsidP="00E34508">
            <w:pPr>
              <w:kinsoku w:val="0"/>
              <w:overflowPunct w:val="0"/>
              <w:autoSpaceDE w:val="0"/>
              <w:autoSpaceDN w:val="0"/>
              <w:adjustRightInd w:val="0"/>
              <w:contextualSpacing/>
              <w:jc w:val="center"/>
              <w:rPr>
                <w:ins w:id="426" w:author="Aleta Haflett" w:date="2014-11-03T16:25:00Z"/>
                <w:rFonts w:cs="Times New Roman"/>
                <w:sz w:val="20"/>
              </w:rPr>
            </w:pPr>
            <w:ins w:id="427" w:author="Aleta Haflett" w:date="2014-11-03T16:25:00Z">
              <w:r w:rsidRPr="00F25BF8">
                <w:rPr>
                  <w:rFonts w:cs="Times New Roman"/>
                  <w:sz w:val="20"/>
                </w:rPr>
                <w:t xml:space="preserve">In the past five years, </w:t>
              </w:r>
              <w:r>
                <w:rPr>
                  <w:rFonts w:cs="Times New Roman"/>
                  <w:sz w:val="20"/>
                </w:rPr>
                <w:t xml:space="preserve"> how many years </w:t>
              </w:r>
              <w:r w:rsidRPr="00F25BF8">
                <w:rPr>
                  <w:rFonts w:cs="Times New Roman"/>
                  <w:sz w:val="20"/>
                </w:rPr>
                <w:t>did your household improve this field by investing in irrigation practices that reduce water use, such as d</w:t>
              </w:r>
              <w:r>
                <w:rPr>
                  <w:rFonts w:cs="Times New Roman"/>
                  <w:sz w:val="20"/>
                </w:rPr>
                <w:t>rip irrigation/sprinklers</w:t>
              </w:r>
            </w:ins>
          </w:p>
          <w:p w14:paraId="2E5CD90E" w14:textId="77777777" w:rsidR="007045FC" w:rsidRPr="00F25BF8" w:rsidRDefault="007045FC" w:rsidP="00E34508">
            <w:pPr>
              <w:kinsoku w:val="0"/>
              <w:overflowPunct w:val="0"/>
              <w:autoSpaceDE w:val="0"/>
              <w:autoSpaceDN w:val="0"/>
              <w:adjustRightInd w:val="0"/>
              <w:contextualSpacing/>
              <w:jc w:val="center"/>
              <w:rPr>
                <w:ins w:id="428" w:author="Aleta Haflett" w:date="2014-11-03T16:25:00Z"/>
                <w:rFonts w:cs="Times New Roman"/>
                <w:sz w:val="20"/>
              </w:rPr>
            </w:pPr>
          </w:p>
          <w:p w14:paraId="027AFFDC" w14:textId="77777777" w:rsidR="007045FC" w:rsidRPr="00F25BF8" w:rsidRDefault="007045FC" w:rsidP="007045FC">
            <w:pPr>
              <w:kinsoku w:val="0"/>
              <w:overflowPunct w:val="0"/>
              <w:autoSpaceDE w:val="0"/>
              <w:autoSpaceDN w:val="0"/>
              <w:adjustRightInd w:val="0"/>
              <w:contextualSpacing/>
              <w:rPr>
                <w:ins w:id="429" w:author="Aleta Haflett" w:date="2014-11-03T16:26:00Z"/>
                <w:rFonts w:cs="Times New Roman"/>
                <w:sz w:val="20"/>
              </w:rPr>
            </w:pPr>
            <w:r>
              <w:rPr>
                <w:rFonts w:cs="Times New Roman"/>
                <w:sz w:val="20"/>
              </w:rPr>
              <w:t>0</w:t>
            </w:r>
            <w:ins w:id="430" w:author="Aleta Haflett" w:date="2014-11-03T16:26:00Z">
              <w:r w:rsidRPr="00F25BF8">
                <w:rPr>
                  <w:rFonts w:cs="Times New Roman"/>
                  <w:sz w:val="20"/>
                </w:rPr>
                <w:t>=No</w:t>
              </w:r>
            </w:ins>
          </w:p>
          <w:p w14:paraId="43B65464" w14:textId="77777777" w:rsidR="007045FC" w:rsidRPr="00F25BF8" w:rsidRDefault="007045FC" w:rsidP="007045FC">
            <w:pPr>
              <w:kinsoku w:val="0"/>
              <w:overflowPunct w:val="0"/>
              <w:autoSpaceDE w:val="0"/>
              <w:autoSpaceDN w:val="0"/>
              <w:adjustRightInd w:val="0"/>
              <w:contextualSpacing/>
              <w:rPr>
                <w:ins w:id="431" w:author="Aleta Haflett" w:date="2014-11-03T16:26:00Z"/>
                <w:rFonts w:cs="Times New Roman"/>
                <w:sz w:val="20"/>
              </w:rPr>
            </w:pPr>
            <w:r>
              <w:rPr>
                <w:rFonts w:cs="Times New Roman"/>
                <w:sz w:val="20"/>
              </w:rPr>
              <w:t>1</w:t>
            </w:r>
            <w:ins w:id="432" w:author="Aleta Haflett" w:date="2014-11-03T16:26:00Z">
              <w:r w:rsidRPr="00F25BF8">
                <w:rPr>
                  <w:rFonts w:cs="Times New Roman"/>
                  <w:sz w:val="20"/>
                </w:rPr>
                <w:t>=Yes</w:t>
              </w:r>
            </w:ins>
          </w:p>
          <w:p w14:paraId="44D06662" w14:textId="77777777" w:rsidR="007045FC" w:rsidRPr="00F25BF8" w:rsidRDefault="007045FC" w:rsidP="007045FC">
            <w:pPr>
              <w:kinsoku w:val="0"/>
              <w:overflowPunct w:val="0"/>
              <w:autoSpaceDE w:val="0"/>
              <w:autoSpaceDN w:val="0"/>
              <w:adjustRightInd w:val="0"/>
              <w:contextualSpacing/>
              <w:rPr>
                <w:ins w:id="433" w:author="Aleta Haflett" w:date="2014-11-03T16:26:00Z"/>
                <w:rFonts w:cs="Times New Roman"/>
                <w:sz w:val="20"/>
              </w:rPr>
            </w:pPr>
            <w:ins w:id="434" w:author="Aleta Haflett" w:date="2014-11-03T16:26:00Z">
              <w:r w:rsidRPr="00F25BF8">
                <w:rPr>
                  <w:rFonts w:cs="Times New Roman"/>
                  <w:sz w:val="20"/>
                </w:rPr>
                <w:t>888=Don’t know</w:t>
              </w:r>
            </w:ins>
          </w:p>
          <w:p w14:paraId="7D71C99B" w14:textId="09F49738" w:rsidR="007045FC" w:rsidRPr="00F25BF8" w:rsidRDefault="007045FC" w:rsidP="007045FC">
            <w:ins w:id="435" w:author="Aleta Haflett" w:date="2014-11-03T16:26:00Z">
              <w:r w:rsidRPr="00F25BF8">
                <w:rPr>
                  <w:rFonts w:cs="Times New Roman"/>
                  <w:sz w:val="20"/>
                </w:rPr>
                <w:t>999=Prefer not to respond</w:t>
              </w:r>
            </w:ins>
          </w:p>
        </w:tc>
        <w:tc>
          <w:tcPr>
            <w:tcW w:w="2160" w:type="dxa"/>
          </w:tcPr>
          <w:p w14:paraId="36F02B83" w14:textId="7A3B7D8D" w:rsidR="007045FC" w:rsidRDefault="007045FC" w:rsidP="008113F0">
            <w:pPr>
              <w:kinsoku w:val="0"/>
              <w:overflowPunct w:val="0"/>
              <w:autoSpaceDE w:val="0"/>
              <w:autoSpaceDN w:val="0"/>
              <w:adjustRightInd w:val="0"/>
              <w:contextualSpacing/>
              <w:rPr>
                <w:ins w:id="436" w:author="Aleta Haflett" w:date="2014-11-03T16:28:00Z"/>
                <w:rFonts w:cs="Times New Roman"/>
                <w:sz w:val="20"/>
              </w:rPr>
            </w:pPr>
            <w:commentRangeStart w:id="437"/>
            <w:ins w:id="438" w:author="Aleta Haflett" w:date="2014-11-03T16:26:00Z">
              <w:r w:rsidRPr="00F25BF8">
                <w:rPr>
                  <w:rFonts w:cs="Times New Roman"/>
                  <w:sz w:val="20"/>
                </w:rPr>
                <w:t>Is this field currently planted with agroforestry trees or shrubs, such as musangu, glricidia, ububa, cowpeas, or pigeon peas?</w:t>
              </w:r>
              <w:commentRangeEnd w:id="437"/>
              <w:r>
                <w:rPr>
                  <w:rStyle w:val="CommentReference"/>
                  <w:rFonts w:eastAsiaTheme="minorHAnsi"/>
                </w:rPr>
                <w:commentReference w:id="437"/>
              </w:r>
            </w:ins>
          </w:p>
          <w:p w14:paraId="55AAEF83" w14:textId="77777777" w:rsidR="007045FC" w:rsidRPr="00F25BF8" w:rsidRDefault="007045FC" w:rsidP="008113F0">
            <w:pPr>
              <w:kinsoku w:val="0"/>
              <w:overflowPunct w:val="0"/>
              <w:autoSpaceDE w:val="0"/>
              <w:autoSpaceDN w:val="0"/>
              <w:adjustRightInd w:val="0"/>
              <w:contextualSpacing/>
              <w:rPr>
                <w:ins w:id="439" w:author="Aleta Haflett" w:date="2014-11-03T16:26:00Z"/>
                <w:rFonts w:cs="Times New Roman"/>
                <w:sz w:val="20"/>
              </w:rPr>
            </w:pPr>
          </w:p>
          <w:p w14:paraId="36C202AD" w14:textId="02BFABA4" w:rsidR="007045FC" w:rsidRPr="00F25BF8" w:rsidRDefault="007045FC" w:rsidP="008113F0">
            <w:pPr>
              <w:kinsoku w:val="0"/>
              <w:overflowPunct w:val="0"/>
              <w:autoSpaceDE w:val="0"/>
              <w:autoSpaceDN w:val="0"/>
              <w:adjustRightInd w:val="0"/>
              <w:contextualSpacing/>
              <w:rPr>
                <w:ins w:id="440" w:author="Aleta Haflett" w:date="2014-11-03T16:26:00Z"/>
                <w:rFonts w:cs="Times New Roman"/>
                <w:sz w:val="20"/>
              </w:rPr>
            </w:pPr>
            <w:r>
              <w:rPr>
                <w:rFonts w:cs="Times New Roman"/>
                <w:sz w:val="20"/>
              </w:rPr>
              <w:t>0</w:t>
            </w:r>
            <w:ins w:id="441" w:author="Aleta Haflett" w:date="2014-11-03T16:26:00Z">
              <w:r w:rsidRPr="00F25BF8">
                <w:rPr>
                  <w:rFonts w:cs="Times New Roman"/>
                  <w:sz w:val="20"/>
                </w:rPr>
                <w:t>=No</w:t>
              </w:r>
            </w:ins>
          </w:p>
          <w:p w14:paraId="4BED88A1" w14:textId="4021F5C6" w:rsidR="007045FC" w:rsidRPr="00F25BF8" w:rsidRDefault="007045FC" w:rsidP="008113F0">
            <w:pPr>
              <w:kinsoku w:val="0"/>
              <w:overflowPunct w:val="0"/>
              <w:autoSpaceDE w:val="0"/>
              <w:autoSpaceDN w:val="0"/>
              <w:adjustRightInd w:val="0"/>
              <w:contextualSpacing/>
              <w:rPr>
                <w:ins w:id="442" w:author="Aleta Haflett" w:date="2014-11-03T16:26:00Z"/>
                <w:rFonts w:cs="Times New Roman"/>
                <w:sz w:val="20"/>
              </w:rPr>
            </w:pPr>
            <w:r>
              <w:rPr>
                <w:rFonts w:cs="Times New Roman"/>
                <w:sz w:val="20"/>
              </w:rPr>
              <w:t>1</w:t>
            </w:r>
            <w:ins w:id="443" w:author="Aleta Haflett" w:date="2014-11-03T16:26:00Z">
              <w:r w:rsidRPr="00F25BF8">
                <w:rPr>
                  <w:rFonts w:cs="Times New Roman"/>
                  <w:sz w:val="20"/>
                </w:rPr>
                <w:t>=Yes</w:t>
              </w:r>
            </w:ins>
          </w:p>
          <w:p w14:paraId="729F63E6" w14:textId="77777777" w:rsidR="007045FC" w:rsidRPr="00F25BF8" w:rsidRDefault="007045FC" w:rsidP="008113F0">
            <w:pPr>
              <w:kinsoku w:val="0"/>
              <w:overflowPunct w:val="0"/>
              <w:autoSpaceDE w:val="0"/>
              <w:autoSpaceDN w:val="0"/>
              <w:adjustRightInd w:val="0"/>
              <w:contextualSpacing/>
              <w:rPr>
                <w:ins w:id="444" w:author="Aleta Haflett" w:date="2014-11-03T16:26:00Z"/>
                <w:rFonts w:cs="Times New Roman"/>
                <w:sz w:val="20"/>
              </w:rPr>
            </w:pPr>
            <w:ins w:id="445" w:author="Aleta Haflett" w:date="2014-11-03T16:26:00Z">
              <w:r w:rsidRPr="00F25BF8">
                <w:rPr>
                  <w:rFonts w:cs="Times New Roman"/>
                  <w:sz w:val="20"/>
                </w:rPr>
                <w:t>888=Don’t know</w:t>
              </w:r>
            </w:ins>
          </w:p>
          <w:p w14:paraId="7886D85A" w14:textId="67C85F78" w:rsidR="007045FC" w:rsidRPr="00F25BF8" w:rsidRDefault="007045FC" w:rsidP="00E34508">
            <w:ins w:id="446" w:author="Aleta Haflett" w:date="2014-11-03T16:26:00Z">
              <w:r w:rsidRPr="00F25BF8">
                <w:rPr>
                  <w:rFonts w:cs="Times New Roman"/>
                  <w:sz w:val="20"/>
                </w:rPr>
                <w:t xml:space="preserve">999=Prefer not to respond </w:t>
              </w:r>
            </w:ins>
          </w:p>
        </w:tc>
      </w:tr>
      <w:tr w:rsidR="007045FC" w:rsidRPr="00F25BF8" w14:paraId="1FF73B19" w14:textId="589D3B5E" w:rsidTr="007045FC">
        <w:trPr>
          <w:trHeight w:val="20"/>
        </w:trPr>
        <w:tc>
          <w:tcPr>
            <w:tcW w:w="694" w:type="dxa"/>
          </w:tcPr>
          <w:p w14:paraId="5D2E3B8A" w14:textId="77777777" w:rsidR="007045FC" w:rsidRPr="00F25BF8" w:rsidRDefault="007045FC" w:rsidP="00E3450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82" w:type="dxa"/>
            <w:vAlign w:val="center"/>
          </w:tcPr>
          <w:p w14:paraId="290E42C5" w14:textId="2BD055D1" w:rsidR="007045FC" w:rsidRPr="00F25BF8" w:rsidRDefault="007045FC" w:rsidP="00E34508">
            <w:ins w:id="447" w:author="Aleta Haflett" w:date="2014-11-03T16:25:00Z">
              <w:r w:rsidRPr="00F25BF8">
                <w:rPr>
                  <w:rFonts w:cs="Times New Roman"/>
                  <w:b/>
                  <w:bCs/>
                  <w:spacing w:val="1"/>
                  <w:w w:val="105"/>
                  <w:sz w:val="18"/>
                  <w:szCs w:val="18"/>
                </w:rPr>
                <w:t>fallowyr</w:t>
              </w:r>
            </w:ins>
          </w:p>
        </w:tc>
        <w:tc>
          <w:tcPr>
            <w:tcW w:w="1710" w:type="dxa"/>
          </w:tcPr>
          <w:p w14:paraId="2324567C" w14:textId="72790FAF" w:rsidR="007045FC" w:rsidRPr="00F25BF8" w:rsidRDefault="007045FC" w:rsidP="00E34508">
            <w:ins w:id="448" w:author="Aleta Haflett" w:date="2014-11-03T16:25:00Z">
              <w:r w:rsidRPr="00F25BF8">
                <w:rPr>
                  <w:rFonts w:cs="Times New Roman"/>
                  <w:b/>
                  <w:bCs/>
                  <w:spacing w:val="1"/>
                  <w:w w:val="105"/>
                  <w:sz w:val="18"/>
                  <w:szCs w:val="18"/>
                </w:rPr>
                <w:t>dripirrigate</w:t>
              </w:r>
            </w:ins>
          </w:p>
        </w:tc>
        <w:tc>
          <w:tcPr>
            <w:tcW w:w="2160" w:type="dxa"/>
          </w:tcPr>
          <w:p w14:paraId="22FB75EB" w14:textId="21831861" w:rsidR="007045FC" w:rsidRPr="00F25BF8" w:rsidRDefault="007045FC">
            <w:ins w:id="449" w:author="Aleta Haflett" w:date="2014-11-03T16:26:00Z">
              <w:r w:rsidRPr="00F25BF8">
                <w:rPr>
                  <w:rFonts w:cs="Times New Roman"/>
                  <w:b/>
                  <w:bCs/>
                  <w:spacing w:val="1"/>
                  <w:w w:val="105"/>
                  <w:sz w:val="18"/>
                  <w:szCs w:val="18"/>
                </w:rPr>
                <w:t>fence</w:t>
              </w:r>
            </w:ins>
          </w:p>
        </w:tc>
      </w:tr>
      <w:tr w:rsidR="007045FC" w:rsidRPr="00F25BF8" w14:paraId="312EF150" w14:textId="23E77A03" w:rsidTr="007045FC">
        <w:trPr>
          <w:trHeight w:val="20"/>
        </w:trPr>
        <w:tc>
          <w:tcPr>
            <w:tcW w:w="694" w:type="dxa"/>
          </w:tcPr>
          <w:p w14:paraId="6AA2EF91" w14:textId="77777777" w:rsidR="007045FC" w:rsidRPr="00F25BF8" w:rsidRDefault="007045FC" w:rsidP="00E34508">
            <w:pPr>
              <w:contextualSpacing/>
              <w:jc w:val="center"/>
              <w:rPr>
                <w:sz w:val="20"/>
              </w:rPr>
            </w:pPr>
            <w:r w:rsidRPr="00F25BF8">
              <w:rPr>
                <w:sz w:val="20"/>
              </w:rPr>
              <w:t>1</w:t>
            </w:r>
          </w:p>
        </w:tc>
        <w:tc>
          <w:tcPr>
            <w:tcW w:w="1482" w:type="dxa"/>
            <w:vAlign w:val="center"/>
          </w:tcPr>
          <w:p w14:paraId="333E65CC" w14:textId="4D7B7877" w:rsidR="007045FC" w:rsidRPr="00F25BF8" w:rsidRDefault="007045FC" w:rsidP="00E34508"/>
        </w:tc>
        <w:tc>
          <w:tcPr>
            <w:tcW w:w="1710" w:type="dxa"/>
          </w:tcPr>
          <w:p w14:paraId="7BD402B8" w14:textId="3603DE7F" w:rsidR="007045FC" w:rsidRPr="00F25BF8" w:rsidRDefault="007045FC" w:rsidP="00E34508"/>
        </w:tc>
        <w:tc>
          <w:tcPr>
            <w:tcW w:w="2160" w:type="dxa"/>
          </w:tcPr>
          <w:p w14:paraId="02407D11" w14:textId="106583EF" w:rsidR="007045FC" w:rsidRPr="00F25BF8" w:rsidRDefault="007045FC"/>
        </w:tc>
      </w:tr>
      <w:tr w:rsidR="007045FC" w:rsidRPr="00F25BF8" w14:paraId="632D2FB3" w14:textId="5526152A" w:rsidTr="007045FC">
        <w:trPr>
          <w:trHeight w:val="20"/>
        </w:trPr>
        <w:tc>
          <w:tcPr>
            <w:tcW w:w="694" w:type="dxa"/>
          </w:tcPr>
          <w:p w14:paraId="70EC4F85" w14:textId="77777777" w:rsidR="007045FC" w:rsidRPr="00F25BF8" w:rsidRDefault="007045FC" w:rsidP="00E34508">
            <w:pPr>
              <w:contextualSpacing/>
              <w:jc w:val="center"/>
              <w:rPr>
                <w:sz w:val="20"/>
              </w:rPr>
            </w:pPr>
            <w:r w:rsidRPr="00F25BF8">
              <w:rPr>
                <w:sz w:val="20"/>
              </w:rPr>
              <w:t>2</w:t>
            </w:r>
          </w:p>
        </w:tc>
        <w:tc>
          <w:tcPr>
            <w:tcW w:w="1482" w:type="dxa"/>
          </w:tcPr>
          <w:p w14:paraId="601F42EF" w14:textId="77777777" w:rsidR="007045FC" w:rsidRPr="00F25BF8" w:rsidRDefault="007045FC" w:rsidP="00E34508"/>
        </w:tc>
        <w:tc>
          <w:tcPr>
            <w:tcW w:w="1710" w:type="dxa"/>
          </w:tcPr>
          <w:p w14:paraId="2A57BCB8" w14:textId="77777777" w:rsidR="007045FC" w:rsidRPr="00F25BF8" w:rsidRDefault="007045FC" w:rsidP="00E34508"/>
        </w:tc>
        <w:tc>
          <w:tcPr>
            <w:tcW w:w="2160" w:type="dxa"/>
          </w:tcPr>
          <w:p w14:paraId="3106C19A" w14:textId="77777777" w:rsidR="007045FC" w:rsidRPr="00F25BF8" w:rsidRDefault="007045FC"/>
        </w:tc>
      </w:tr>
      <w:tr w:rsidR="007045FC" w:rsidRPr="00F25BF8" w14:paraId="52CD7315" w14:textId="6B3E0683" w:rsidTr="007045FC">
        <w:trPr>
          <w:trHeight w:val="20"/>
        </w:trPr>
        <w:tc>
          <w:tcPr>
            <w:tcW w:w="694" w:type="dxa"/>
          </w:tcPr>
          <w:p w14:paraId="578BCEB3" w14:textId="77777777" w:rsidR="007045FC" w:rsidRPr="00F25BF8" w:rsidRDefault="007045FC" w:rsidP="00E34508">
            <w:pPr>
              <w:contextualSpacing/>
              <w:jc w:val="center"/>
              <w:rPr>
                <w:sz w:val="20"/>
              </w:rPr>
            </w:pPr>
            <w:r w:rsidRPr="00F25BF8">
              <w:rPr>
                <w:sz w:val="20"/>
              </w:rPr>
              <w:t>3</w:t>
            </w:r>
          </w:p>
        </w:tc>
        <w:tc>
          <w:tcPr>
            <w:tcW w:w="1482" w:type="dxa"/>
          </w:tcPr>
          <w:p w14:paraId="3C571F41" w14:textId="77777777" w:rsidR="007045FC" w:rsidRPr="00F25BF8" w:rsidRDefault="007045FC" w:rsidP="00E34508"/>
        </w:tc>
        <w:tc>
          <w:tcPr>
            <w:tcW w:w="1710" w:type="dxa"/>
          </w:tcPr>
          <w:p w14:paraId="7556D402" w14:textId="77777777" w:rsidR="007045FC" w:rsidRPr="00F25BF8" w:rsidRDefault="007045FC" w:rsidP="00E34508"/>
        </w:tc>
        <w:tc>
          <w:tcPr>
            <w:tcW w:w="2160" w:type="dxa"/>
          </w:tcPr>
          <w:p w14:paraId="458CBA10" w14:textId="77777777" w:rsidR="007045FC" w:rsidRPr="00F25BF8" w:rsidRDefault="007045FC"/>
        </w:tc>
      </w:tr>
      <w:tr w:rsidR="007045FC" w:rsidRPr="00F25BF8" w14:paraId="33BC2B64" w14:textId="42CAD5FF" w:rsidTr="007045FC">
        <w:trPr>
          <w:trHeight w:val="20"/>
        </w:trPr>
        <w:tc>
          <w:tcPr>
            <w:tcW w:w="694" w:type="dxa"/>
          </w:tcPr>
          <w:p w14:paraId="2EC4D801" w14:textId="77777777" w:rsidR="007045FC" w:rsidRPr="00F25BF8" w:rsidRDefault="007045FC" w:rsidP="00E34508">
            <w:pPr>
              <w:contextualSpacing/>
              <w:jc w:val="center"/>
              <w:rPr>
                <w:sz w:val="20"/>
              </w:rPr>
            </w:pPr>
            <w:r w:rsidRPr="00F25BF8">
              <w:rPr>
                <w:sz w:val="20"/>
              </w:rPr>
              <w:t>4</w:t>
            </w:r>
          </w:p>
        </w:tc>
        <w:tc>
          <w:tcPr>
            <w:tcW w:w="1482" w:type="dxa"/>
          </w:tcPr>
          <w:p w14:paraId="4EA49BBA" w14:textId="77777777" w:rsidR="007045FC" w:rsidRPr="00F25BF8" w:rsidRDefault="007045FC" w:rsidP="00E34508"/>
        </w:tc>
        <w:tc>
          <w:tcPr>
            <w:tcW w:w="1710" w:type="dxa"/>
          </w:tcPr>
          <w:p w14:paraId="1BF70ABC" w14:textId="77777777" w:rsidR="007045FC" w:rsidRPr="00F25BF8" w:rsidRDefault="007045FC" w:rsidP="00E34508"/>
        </w:tc>
        <w:tc>
          <w:tcPr>
            <w:tcW w:w="2160" w:type="dxa"/>
          </w:tcPr>
          <w:p w14:paraId="7A807DD6" w14:textId="77777777" w:rsidR="007045FC" w:rsidRPr="00F25BF8" w:rsidRDefault="007045FC"/>
        </w:tc>
      </w:tr>
      <w:tr w:rsidR="007045FC" w:rsidRPr="00F25BF8" w14:paraId="79A78D41" w14:textId="2E6871A8" w:rsidTr="007045FC">
        <w:trPr>
          <w:trHeight w:val="20"/>
        </w:trPr>
        <w:tc>
          <w:tcPr>
            <w:tcW w:w="694" w:type="dxa"/>
          </w:tcPr>
          <w:p w14:paraId="54D97B03" w14:textId="77777777" w:rsidR="007045FC" w:rsidRPr="00F25BF8" w:rsidRDefault="007045FC" w:rsidP="00E34508">
            <w:pPr>
              <w:contextualSpacing/>
              <w:jc w:val="center"/>
              <w:rPr>
                <w:sz w:val="20"/>
              </w:rPr>
            </w:pPr>
            <w:r w:rsidRPr="00F25BF8">
              <w:rPr>
                <w:sz w:val="20"/>
              </w:rPr>
              <w:t>5</w:t>
            </w:r>
          </w:p>
        </w:tc>
        <w:tc>
          <w:tcPr>
            <w:tcW w:w="1482" w:type="dxa"/>
          </w:tcPr>
          <w:p w14:paraId="59DD7EED" w14:textId="77777777" w:rsidR="007045FC" w:rsidRPr="00F25BF8" w:rsidRDefault="007045FC" w:rsidP="00E34508"/>
        </w:tc>
        <w:tc>
          <w:tcPr>
            <w:tcW w:w="1710" w:type="dxa"/>
          </w:tcPr>
          <w:p w14:paraId="215B23F0" w14:textId="77777777" w:rsidR="007045FC" w:rsidRPr="00F25BF8" w:rsidRDefault="007045FC" w:rsidP="00E34508"/>
        </w:tc>
        <w:tc>
          <w:tcPr>
            <w:tcW w:w="2160" w:type="dxa"/>
          </w:tcPr>
          <w:p w14:paraId="77DCF7B2" w14:textId="77777777" w:rsidR="007045FC" w:rsidRPr="00F25BF8" w:rsidRDefault="007045FC"/>
        </w:tc>
      </w:tr>
      <w:tr w:rsidR="007045FC" w:rsidRPr="00F25BF8" w14:paraId="307C28D4" w14:textId="7317544F" w:rsidTr="007045FC">
        <w:trPr>
          <w:trHeight w:val="20"/>
        </w:trPr>
        <w:tc>
          <w:tcPr>
            <w:tcW w:w="694" w:type="dxa"/>
          </w:tcPr>
          <w:p w14:paraId="2BE2E296" w14:textId="77777777" w:rsidR="007045FC" w:rsidRPr="00F25BF8" w:rsidRDefault="007045FC" w:rsidP="00E34508">
            <w:pPr>
              <w:contextualSpacing/>
              <w:jc w:val="center"/>
              <w:rPr>
                <w:sz w:val="20"/>
              </w:rPr>
            </w:pPr>
            <w:r w:rsidRPr="00F25BF8">
              <w:rPr>
                <w:sz w:val="20"/>
              </w:rPr>
              <w:t>6</w:t>
            </w:r>
          </w:p>
        </w:tc>
        <w:tc>
          <w:tcPr>
            <w:tcW w:w="1482" w:type="dxa"/>
          </w:tcPr>
          <w:p w14:paraId="4FFBF450" w14:textId="77777777" w:rsidR="007045FC" w:rsidRPr="00F25BF8" w:rsidRDefault="007045FC" w:rsidP="00E34508"/>
        </w:tc>
        <w:tc>
          <w:tcPr>
            <w:tcW w:w="1710" w:type="dxa"/>
          </w:tcPr>
          <w:p w14:paraId="0FD86F4A" w14:textId="77777777" w:rsidR="007045FC" w:rsidRPr="00F25BF8" w:rsidRDefault="007045FC" w:rsidP="00E34508"/>
        </w:tc>
        <w:tc>
          <w:tcPr>
            <w:tcW w:w="2160" w:type="dxa"/>
          </w:tcPr>
          <w:p w14:paraId="610A4339" w14:textId="77777777" w:rsidR="007045FC" w:rsidRPr="00F25BF8" w:rsidRDefault="007045FC"/>
        </w:tc>
      </w:tr>
      <w:tr w:rsidR="007045FC" w:rsidRPr="00F25BF8" w14:paraId="2FC54A78" w14:textId="61C1CA88" w:rsidTr="007045FC">
        <w:trPr>
          <w:trHeight w:val="20"/>
        </w:trPr>
        <w:tc>
          <w:tcPr>
            <w:tcW w:w="694" w:type="dxa"/>
          </w:tcPr>
          <w:p w14:paraId="263710E7" w14:textId="77777777" w:rsidR="007045FC" w:rsidRPr="00F25BF8" w:rsidRDefault="007045FC" w:rsidP="00E34508">
            <w:pPr>
              <w:contextualSpacing/>
              <w:jc w:val="center"/>
              <w:rPr>
                <w:sz w:val="20"/>
              </w:rPr>
            </w:pPr>
            <w:r w:rsidRPr="00F25BF8">
              <w:rPr>
                <w:sz w:val="20"/>
              </w:rPr>
              <w:t>7</w:t>
            </w:r>
          </w:p>
        </w:tc>
        <w:tc>
          <w:tcPr>
            <w:tcW w:w="1482" w:type="dxa"/>
          </w:tcPr>
          <w:p w14:paraId="0A407A32" w14:textId="77777777" w:rsidR="007045FC" w:rsidRPr="00F25BF8" w:rsidRDefault="007045FC" w:rsidP="00E34508"/>
        </w:tc>
        <w:tc>
          <w:tcPr>
            <w:tcW w:w="1710" w:type="dxa"/>
          </w:tcPr>
          <w:p w14:paraId="669C8AD5" w14:textId="77777777" w:rsidR="007045FC" w:rsidRPr="00F25BF8" w:rsidRDefault="007045FC" w:rsidP="00E34508"/>
        </w:tc>
        <w:tc>
          <w:tcPr>
            <w:tcW w:w="2160" w:type="dxa"/>
          </w:tcPr>
          <w:p w14:paraId="6283A1AA" w14:textId="77777777" w:rsidR="007045FC" w:rsidRPr="00F25BF8" w:rsidRDefault="007045FC"/>
        </w:tc>
      </w:tr>
      <w:tr w:rsidR="007045FC" w:rsidRPr="00F25BF8" w14:paraId="190307E7" w14:textId="6EDDE3ED" w:rsidTr="007045FC">
        <w:trPr>
          <w:trHeight w:val="20"/>
        </w:trPr>
        <w:tc>
          <w:tcPr>
            <w:tcW w:w="694" w:type="dxa"/>
          </w:tcPr>
          <w:p w14:paraId="3EC6A560" w14:textId="77777777" w:rsidR="007045FC" w:rsidRPr="00F25BF8" w:rsidRDefault="007045FC" w:rsidP="00E34508">
            <w:pPr>
              <w:contextualSpacing/>
              <w:jc w:val="center"/>
              <w:rPr>
                <w:sz w:val="20"/>
              </w:rPr>
            </w:pPr>
            <w:r w:rsidRPr="00F25BF8">
              <w:rPr>
                <w:sz w:val="20"/>
              </w:rPr>
              <w:t>8</w:t>
            </w:r>
          </w:p>
        </w:tc>
        <w:tc>
          <w:tcPr>
            <w:tcW w:w="1482" w:type="dxa"/>
          </w:tcPr>
          <w:p w14:paraId="39ABB225" w14:textId="77777777" w:rsidR="007045FC" w:rsidRPr="00F25BF8" w:rsidRDefault="007045FC" w:rsidP="00E34508"/>
        </w:tc>
        <w:tc>
          <w:tcPr>
            <w:tcW w:w="1710" w:type="dxa"/>
          </w:tcPr>
          <w:p w14:paraId="0ADE0146" w14:textId="77777777" w:rsidR="007045FC" w:rsidRPr="00F25BF8" w:rsidRDefault="007045FC" w:rsidP="00E34508"/>
        </w:tc>
        <w:tc>
          <w:tcPr>
            <w:tcW w:w="2160" w:type="dxa"/>
          </w:tcPr>
          <w:p w14:paraId="517DEDE3" w14:textId="77777777" w:rsidR="007045FC" w:rsidRPr="00F25BF8" w:rsidRDefault="007045FC"/>
        </w:tc>
      </w:tr>
      <w:tr w:rsidR="007045FC" w:rsidRPr="00F25BF8" w14:paraId="2796B00C" w14:textId="671C01CB" w:rsidTr="007045FC">
        <w:trPr>
          <w:trHeight w:val="20"/>
        </w:trPr>
        <w:tc>
          <w:tcPr>
            <w:tcW w:w="694" w:type="dxa"/>
          </w:tcPr>
          <w:p w14:paraId="2452F965" w14:textId="77777777" w:rsidR="007045FC" w:rsidRPr="00F25BF8" w:rsidRDefault="007045FC" w:rsidP="00E34508">
            <w:pPr>
              <w:contextualSpacing/>
              <w:jc w:val="center"/>
              <w:rPr>
                <w:sz w:val="20"/>
              </w:rPr>
            </w:pPr>
            <w:r w:rsidRPr="00F25BF8">
              <w:rPr>
                <w:sz w:val="20"/>
              </w:rPr>
              <w:t>9</w:t>
            </w:r>
          </w:p>
        </w:tc>
        <w:tc>
          <w:tcPr>
            <w:tcW w:w="1482" w:type="dxa"/>
          </w:tcPr>
          <w:p w14:paraId="10BF5ADB" w14:textId="77777777" w:rsidR="007045FC" w:rsidRPr="00F25BF8" w:rsidRDefault="007045FC" w:rsidP="00E34508"/>
        </w:tc>
        <w:tc>
          <w:tcPr>
            <w:tcW w:w="1710" w:type="dxa"/>
          </w:tcPr>
          <w:p w14:paraId="180D3218" w14:textId="77777777" w:rsidR="007045FC" w:rsidRPr="00F25BF8" w:rsidRDefault="007045FC" w:rsidP="00E34508"/>
        </w:tc>
        <w:tc>
          <w:tcPr>
            <w:tcW w:w="2160" w:type="dxa"/>
          </w:tcPr>
          <w:p w14:paraId="387DAAE7" w14:textId="77777777" w:rsidR="007045FC" w:rsidRPr="00F25BF8" w:rsidRDefault="007045FC"/>
        </w:tc>
      </w:tr>
      <w:tr w:rsidR="007045FC" w:rsidRPr="00F25BF8" w14:paraId="3EF1D5EF" w14:textId="481237CF" w:rsidTr="007045FC">
        <w:trPr>
          <w:trHeight w:val="20"/>
        </w:trPr>
        <w:tc>
          <w:tcPr>
            <w:tcW w:w="694" w:type="dxa"/>
          </w:tcPr>
          <w:p w14:paraId="5AEC73F4" w14:textId="77777777" w:rsidR="007045FC" w:rsidRPr="00F25BF8" w:rsidRDefault="007045FC" w:rsidP="00E34508">
            <w:pPr>
              <w:contextualSpacing/>
              <w:jc w:val="center"/>
              <w:rPr>
                <w:sz w:val="20"/>
              </w:rPr>
            </w:pPr>
            <w:r w:rsidRPr="00F25BF8">
              <w:rPr>
                <w:sz w:val="20"/>
              </w:rPr>
              <w:t>10</w:t>
            </w:r>
          </w:p>
        </w:tc>
        <w:tc>
          <w:tcPr>
            <w:tcW w:w="1482" w:type="dxa"/>
          </w:tcPr>
          <w:p w14:paraId="4BD89374" w14:textId="77777777" w:rsidR="007045FC" w:rsidRPr="00F25BF8" w:rsidRDefault="007045FC" w:rsidP="00E34508"/>
        </w:tc>
        <w:tc>
          <w:tcPr>
            <w:tcW w:w="1710" w:type="dxa"/>
          </w:tcPr>
          <w:p w14:paraId="4E9DA5D4" w14:textId="77777777" w:rsidR="007045FC" w:rsidRPr="00F25BF8" w:rsidRDefault="007045FC" w:rsidP="00E34508"/>
        </w:tc>
        <w:tc>
          <w:tcPr>
            <w:tcW w:w="2160" w:type="dxa"/>
          </w:tcPr>
          <w:p w14:paraId="7DF3DC82" w14:textId="77777777" w:rsidR="007045FC" w:rsidRPr="00F25BF8" w:rsidRDefault="007045FC"/>
        </w:tc>
      </w:tr>
    </w:tbl>
    <w:p w14:paraId="5EA8FBB4" w14:textId="77777777" w:rsidR="00F7697D" w:rsidRPr="00F25BF8" w:rsidRDefault="00F7697D" w:rsidP="00F7697D">
      <w:pPr>
        <w:tabs>
          <w:tab w:val="left" w:pos="4093"/>
        </w:tabs>
        <w:spacing w:after="0" w:line="240" w:lineRule="auto"/>
        <w:contextualSpacing/>
        <w:rPr>
          <w:rFonts w:eastAsia="SimSun"/>
        </w:rPr>
      </w:pPr>
      <w:r>
        <w:rPr>
          <w:rFonts w:eastAsia="SimSun"/>
        </w:rPr>
        <w:tab/>
      </w:r>
    </w:p>
    <w:p w14:paraId="13CD05FB" w14:textId="77777777" w:rsidR="00F7697D" w:rsidRPr="00F25BF8" w:rsidRDefault="00F7697D" w:rsidP="00F7697D">
      <w:pPr>
        <w:spacing w:after="0" w:line="240" w:lineRule="auto"/>
        <w:contextualSpacing/>
        <w:rPr>
          <w:rFonts w:eastAsia="SimSun"/>
        </w:rPr>
      </w:pPr>
    </w:p>
    <w:p w14:paraId="7DA3B2EF" w14:textId="574C9058" w:rsidR="00F7697D" w:rsidRPr="007045FC" w:rsidRDefault="00F7697D" w:rsidP="00F7697D">
      <w:pPr>
        <w:spacing w:after="0" w:line="240" w:lineRule="auto"/>
        <w:contextualSpacing/>
        <w:rPr>
          <w:rFonts w:eastAsia="SimSun"/>
        </w:rPr>
      </w:pPr>
      <w:r w:rsidRPr="00F25BF8">
        <w:rPr>
          <w:rFonts w:eastAsia="SimSun"/>
        </w:rPr>
        <w:br w:type="page"/>
      </w:r>
      <w:r w:rsidRPr="00F25BF8">
        <w:rPr>
          <w:rFonts w:eastAsia="Times New Roman" w:cs="Times New Roman"/>
          <w:b/>
          <w:bCs/>
        </w:rPr>
        <w:t>SECTI</w:t>
      </w:r>
      <w:r w:rsidR="007045FC">
        <w:rPr>
          <w:rFonts w:eastAsia="Times New Roman" w:cs="Times New Roman"/>
          <w:b/>
          <w:bCs/>
        </w:rPr>
        <w:t>ON J</w:t>
      </w:r>
      <w:r w:rsidRPr="00F25BF8">
        <w:rPr>
          <w:rFonts w:eastAsia="Times New Roman" w:cs="Times New Roman"/>
          <w:b/>
          <w:bCs/>
        </w:rPr>
        <w:t xml:space="preserve">. TENURE STATUS </w:t>
      </w:r>
    </w:p>
    <w:p w14:paraId="0C146EAB" w14:textId="77777777" w:rsidR="00F7697D" w:rsidRPr="00F25BF8" w:rsidRDefault="00F7697D" w:rsidP="00F7697D">
      <w:pPr>
        <w:spacing w:after="0" w:line="240" w:lineRule="auto"/>
        <w:contextualSpacing/>
        <w:rPr>
          <w:rFonts w:eastAsia="SimSun"/>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F25BF8" w14:paraId="5F62DD11" w14:textId="77777777" w:rsidTr="00C67ECD">
        <w:trPr>
          <w:trHeight w:val="260"/>
        </w:trPr>
        <w:tc>
          <w:tcPr>
            <w:tcW w:w="694" w:type="dxa"/>
          </w:tcPr>
          <w:p w14:paraId="05C02AE7" w14:textId="77777777" w:rsidR="007045FC" w:rsidRPr="00F25BF8" w:rsidRDefault="007045FC" w:rsidP="00F7697D">
            <w:pPr>
              <w:contextualSpacing/>
              <w:jc w:val="center"/>
              <w:rPr>
                <w:sz w:val="20"/>
              </w:rPr>
            </w:pPr>
          </w:p>
        </w:tc>
        <w:tc>
          <w:tcPr>
            <w:tcW w:w="1101" w:type="dxa"/>
          </w:tcPr>
          <w:p w14:paraId="383A835C" w14:textId="77777777" w:rsidR="007045FC" w:rsidRPr="00F25BF8" w:rsidRDefault="007045FC" w:rsidP="00F7697D">
            <w:pPr>
              <w:contextualSpacing/>
              <w:jc w:val="center"/>
              <w:rPr>
                <w:sz w:val="20"/>
              </w:rPr>
            </w:pPr>
          </w:p>
        </w:tc>
        <w:tc>
          <w:tcPr>
            <w:tcW w:w="1594" w:type="dxa"/>
          </w:tcPr>
          <w:p w14:paraId="37CE370A" w14:textId="47106AFD" w:rsidR="007045FC" w:rsidRPr="00F25BF8" w:rsidRDefault="00C67ECD" w:rsidP="00F7697D">
            <w:pPr>
              <w:contextualSpacing/>
              <w:jc w:val="center"/>
              <w:rPr>
                <w:rFonts w:cs="Times New Roman"/>
                <w:sz w:val="20"/>
              </w:rPr>
            </w:pPr>
            <w:r>
              <w:rPr>
                <w:rFonts w:cs="Times New Roman"/>
                <w:sz w:val="20"/>
              </w:rPr>
              <w:t>J.1</w:t>
            </w:r>
          </w:p>
        </w:tc>
        <w:tc>
          <w:tcPr>
            <w:tcW w:w="1594" w:type="dxa"/>
          </w:tcPr>
          <w:p w14:paraId="7D225392" w14:textId="5BE53D0E" w:rsidR="007045FC" w:rsidRPr="00F25BF8" w:rsidRDefault="00C67ECD" w:rsidP="00F7697D">
            <w:pPr>
              <w:contextualSpacing/>
              <w:jc w:val="center"/>
              <w:rPr>
                <w:rFonts w:cs="Times New Roman"/>
                <w:sz w:val="20"/>
              </w:rPr>
            </w:pPr>
            <w:r>
              <w:rPr>
                <w:rFonts w:cs="Times New Roman"/>
                <w:sz w:val="20"/>
              </w:rPr>
              <w:t>J.2</w:t>
            </w:r>
          </w:p>
        </w:tc>
        <w:tc>
          <w:tcPr>
            <w:tcW w:w="1047" w:type="dxa"/>
          </w:tcPr>
          <w:p w14:paraId="28ECF92F" w14:textId="0464376D" w:rsidR="007045FC" w:rsidRPr="00F25BF8" w:rsidRDefault="00C67ECD" w:rsidP="00F7697D">
            <w:pPr>
              <w:contextualSpacing/>
              <w:jc w:val="center"/>
              <w:rPr>
                <w:rFonts w:cs="Times New Roman"/>
                <w:sz w:val="20"/>
              </w:rPr>
            </w:pPr>
            <w:r>
              <w:rPr>
                <w:rFonts w:cs="Times New Roman"/>
                <w:sz w:val="20"/>
              </w:rPr>
              <w:t>J.3</w:t>
            </w:r>
          </w:p>
        </w:tc>
        <w:tc>
          <w:tcPr>
            <w:tcW w:w="1080" w:type="dxa"/>
          </w:tcPr>
          <w:p w14:paraId="26203E57" w14:textId="13AF154F" w:rsidR="007045FC" w:rsidRPr="00F25BF8" w:rsidRDefault="00C67ECD" w:rsidP="00F7697D">
            <w:pPr>
              <w:contextualSpacing/>
              <w:jc w:val="center"/>
              <w:rPr>
                <w:rFonts w:cs="Times New Roman"/>
                <w:sz w:val="20"/>
              </w:rPr>
            </w:pPr>
            <w:r>
              <w:rPr>
                <w:rFonts w:cs="Times New Roman"/>
                <w:sz w:val="20"/>
              </w:rPr>
              <w:t>J.4</w:t>
            </w:r>
          </w:p>
        </w:tc>
        <w:tc>
          <w:tcPr>
            <w:tcW w:w="1530" w:type="dxa"/>
          </w:tcPr>
          <w:p w14:paraId="3E046746" w14:textId="3ED140D4" w:rsidR="007045FC" w:rsidRPr="00F25BF8" w:rsidRDefault="00C67ECD" w:rsidP="00F7697D">
            <w:pPr>
              <w:contextualSpacing/>
              <w:jc w:val="center"/>
              <w:rPr>
                <w:rFonts w:cs="Times New Roman"/>
                <w:sz w:val="20"/>
              </w:rPr>
            </w:pPr>
            <w:r>
              <w:rPr>
                <w:rFonts w:cs="Times New Roman"/>
                <w:sz w:val="20"/>
              </w:rPr>
              <w:t>J.5</w:t>
            </w:r>
          </w:p>
        </w:tc>
        <w:tc>
          <w:tcPr>
            <w:tcW w:w="1530" w:type="dxa"/>
          </w:tcPr>
          <w:p w14:paraId="49FAAFD6" w14:textId="7CB0E9A4" w:rsidR="007045FC" w:rsidRDefault="00C67ECD" w:rsidP="007045FC">
            <w:pPr>
              <w:contextualSpacing/>
              <w:jc w:val="center"/>
              <w:rPr>
                <w:rFonts w:cs="Times New Roman"/>
                <w:sz w:val="20"/>
              </w:rPr>
            </w:pPr>
            <w:r>
              <w:rPr>
                <w:rFonts w:cs="Times New Roman"/>
                <w:sz w:val="20"/>
              </w:rPr>
              <w:t>J.6</w:t>
            </w:r>
          </w:p>
        </w:tc>
        <w:tc>
          <w:tcPr>
            <w:tcW w:w="1170" w:type="dxa"/>
          </w:tcPr>
          <w:p w14:paraId="3138828E" w14:textId="2A00369C" w:rsidR="007045FC" w:rsidRDefault="00C67ECD" w:rsidP="007045FC">
            <w:pPr>
              <w:contextualSpacing/>
              <w:jc w:val="center"/>
              <w:rPr>
                <w:rFonts w:cs="Times New Roman"/>
                <w:sz w:val="20"/>
              </w:rPr>
            </w:pPr>
            <w:r>
              <w:rPr>
                <w:rFonts w:cs="Times New Roman"/>
                <w:sz w:val="20"/>
              </w:rPr>
              <w:t>J.7</w:t>
            </w:r>
          </w:p>
        </w:tc>
        <w:tc>
          <w:tcPr>
            <w:tcW w:w="1350" w:type="dxa"/>
          </w:tcPr>
          <w:p w14:paraId="5FF544F2" w14:textId="653BC63A" w:rsidR="007045FC" w:rsidRDefault="00C67ECD" w:rsidP="007045FC">
            <w:pPr>
              <w:contextualSpacing/>
              <w:jc w:val="center"/>
              <w:rPr>
                <w:rFonts w:cs="Times New Roman"/>
                <w:sz w:val="20"/>
              </w:rPr>
            </w:pPr>
            <w:r>
              <w:rPr>
                <w:rFonts w:cs="Times New Roman"/>
                <w:sz w:val="20"/>
              </w:rPr>
              <w:t>J.8</w:t>
            </w:r>
          </w:p>
        </w:tc>
      </w:tr>
      <w:tr w:rsidR="007045FC" w:rsidRPr="00F25BF8" w14:paraId="3BD0BDDB" w14:textId="629248E6" w:rsidTr="00C67ECD">
        <w:trPr>
          <w:trHeight w:val="3418"/>
        </w:trPr>
        <w:tc>
          <w:tcPr>
            <w:tcW w:w="694" w:type="dxa"/>
          </w:tcPr>
          <w:p w14:paraId="06E642B5" w14:textId="77777777" w:rsidR="007045FC" w:rsidRPr="00F25BF8" w:rsidRDefault="007045FC" w:rsidP="00F7697D">
            <w:pPr>
              <w:contextualSpacing/>
              <w:jc w:val="center"/>
              <w:rPr>
                <w:sz w:val="20"/>
              </w:rPr>
            </w:pPr>
            <w:r w:rsidRPr="00F25BF8">
              <w:rPr>
                <w:sz w:val="20"/>
              </w:rPr>
              <w:t>Field</w:t>
            </w:r>
          </w:p>
        </w:tc>
        <w:tc>
          <w:tcPr>
            <w:tcW w:w="1101" w:type="dxa"/>
          </w:tcPr>
          <w:p w14:paraId="4A99D027" w14:textId="77777777" w:rsidR="007045FC" w:rsidRPr="00F25BF8" w:rsidRDefault="007045FC" w:rsidP="00F7697D">
            <w:pPr>
              <w:contextualSpacing/>
              <w:jc w:val="center"/>
              <w:rPr>
                <w:sz w:val="20"/>
              </w:rPr>
            </w:pPr>
            <w:r w:rsidRPr="00F25BF8">
              <w:rPr>
                <w:sz w:val="20"/>
              </w:rPr>
              <w:t>Field name</w:t>
            </w:r>
          </w:p>
        </w:tc>
        <w:tc>
          <w:tcPr>
            <w:tcW w:w="1594" w:type="dxa"/>
          </w:tcPr>
          <w:p w14:paraId="09D33D11" w14:textId="41308AD1" w:rsidR="007045FC" w:rsidRPr="00F25BF8" w:rsidRDefault="007045FC" w:rsidP="00C67ECD">
            <w:pPr>
              <w:contextualSpacing/>
              <w:rPr>
                <w:rFonts w:cs="Times New Roman"/>
                <w:sz w:val="20"/>
              </w:rPr>
            </w:pPr>
            <w:r w:rsidRPr="00F25BF8">
              <w:rPr>
                <w:rFonts w:cs="Times New Roman"/>
                <w:sz w:val="20"/>
              </w:rPr>
              <w:t>What is the tenure status of this field?</w:t>
            </w:r>
          </w:p>
          <w:p w14:paraId="07DA60F0" w14:textId="77777777" w:rsidR="007045FC" w:rsidRPr="00F25BF8" w:rsidRDefault="007045FC" w:rsidP="00C67ECD">
            <w:pPr>
              <w:contextualSpacing/>
              <w:rPr>
                <w:rFonts w:cs="Times New Roman"/>
                <w:sz w:val="20"/>
              </w:rPr>
            </w:pPr>
            <w:commentRangeStart w:id="450"/>
            <w:r w:rsidRPr="00F25BF8">
              <w:rPr>
                <w:rFonts w:cs="Times New Roman"/>
                <w:sz w:val="20"/>
              </w:rPr>
              <w:t>1=State land</w:t>
            </w:r>
            <w:commentRangeEnd w:id="450"/>
            <w:r>
              <w:rPr>
                <w:rStyle w:val="CommentReference"/>
                <w:rFonts w:eastAsiaTheme="minorHAnsi"/>
              </w:rPr>
              <w:commentReference w:id="450"/>
            </w:r>
          </w:p>
          <w:p w14:paraId="5FC58DA9" w14:textId="77777777" w:rsidR="007045FC" w:rsidRPr="00F25BF8" w:rsidRDefault="007045FC" w:rsidP="00C67ECD">
            <w:pPr>
              <w:contextualSpacing/>
              <w:rPr>
                <w:rFonts w:cs="Times New Roman"/>
                <w:sz w:val="20"/>
              </w:rPr>
            </w:pPr>
            <w:r w:rsidRPr="00F25BF8">
              <w:rPr>
                <w:rFonts w:cs="Times New Roman"/>
                <w:sz w:val="20"/>
              </w:rPr>
              <w:t>2=Former customary land converted to state land</w:t>
            </w:r>
          </w:p>
          <w:p w14:paraId="38D86842" w14:textId="77777777" w:rsidR="007045FC" w:rsidRPr="00F25BF8" w:rsidRDefault="007045FC" w:rsidP="00C67ECD">
            <w:pPr>
              <w:contextualSpacing/>
              <w:rPr>
                <w:rFonts w:cs="Times New Roman"/>
                <w:sz w:val="20"/>
              </w:rPr>
            </w:pPr>
            <w:r w:rsidRPr="00F25BF8">
              <w:rPr>
                <w:rFonts w:cs="Times New Roman"/>
                <w:sz w:val="20"/>
              </w:rPr>
              <w:t>3=</w:t>
            </w:r>
            <w:commentRangeStart w:id="451"/>
            <w:r w:rsidRPr="00F25BF8">
              <w:rPr>
                <w:rFonts w:cs="Times New Roman"/>
                <w:sz w:val="20"/>
              </w:rPr>
              <w:t>Customary</w:t>
            </w:r>
            <w:commentRangeEnd w:id="451"/>
            <w:r>
              <w:rPr>
                <w:rStyle w:val="CommentReference"/>
                <w:rFonts w:eastAsiaTheme="minorHAnsi"/>
              </w:rPr>
              <w:commentReference w:id="451"/>
            </w:r>
          </w:p>
          <w:p w14:paraId="612479FA" w14:textId="77777777" w:rsidR="007045FC" w:rsidRPr="00F25BF8" w:rsidRDefault="007045FC" w:rsidP="00C67ECD">
            <w:pPr>
              <w:contextualSpacing/>
              <w:rPr>
                <w:rFonts w:cs="Times New Roman"/>
                <w:sz w:val="20"/>
              </w:rPr>
            </w:pPr>
            <w:r w:rsidRPr="00F25BF8">
              <w:rPr>
                <w:rFonts w:cs="Times New Roman"/>
                <w:sz w:val="20"/>
              </w:rPr>
              <w:t>97=Other,specify</w:t>
            </w:r>
          </w:p>
          <w:p w14:paraId="4F684908" w14:textId="77777777" w:rsidR="007045FC" w:rsidRPr="00F25BF8" w:rsidRDefault="007045FC" w:rsidP="00C67ECD">
            <w:pPr>
              <w:contextualSpacing/>
              <w:rPr>
                <w:rFonts w:cs="Times New Roman"/>
                <w:sz w:val="20"/>
              </w:rPr>
            </w:pPr>
            <w:r w:rsidRPr="00F25BF8">
              <w:rPr>
                <w:rFonts w:cs="Times New Roman"/>
                <w:sz w:val="20"/>
              </w:rPr>
              <w:t>888=Don't know</w:t>
            </w:r>
          </w:p>
          <w:p w14:paraId="6EC6903F" w14:textId="77777777" w:rsidR="007045FC" w:rsidRPr="00F25BF8" w:rsidRDefault="007045FC" w:rsidP="00C67ECD">
            <w:pPr>
              <w:contextualSpacing/>
              <w:rPr>
                <w:rFonts w:cs="Times New Roman"/>
                <w:sz w:val="20"/>
              </w:rPr>
            </w:pPr>
            <w:r w:rsidRPr="00F25BF8">
              <w:rPr>
                <w:rFonts w:cs="Times New Roman"/>
                <w:sz w:val="20"/>
              </w:rPr>
              <w:t>999=Prefer not to answer</w:t>
            </w:r>
          </w:p>
        </w:tc>
        <w:tc>
          <w:tcPr>
            <w:tcW w:w="1594" w:type="dxa"/>
          </w:tcPr>
          <w:p w14:paraId="5298A0A5" w14:textId="7E4A5567" w:rsidR="007045FC" w:rsidRPr="00F25BF8" w:rsidRDefault="007045FC" w:rsidP="00C67ECD">
            <w:pPr>
              <w:contextualSpacing/>
              <w:rPr>
                <w:rFonts w:cs="Times New Roman"/>
                <w:sz w:val="20"/>
              </w:rPr>
            </w:pPr>
            <w:r w:rsidRPr="00F25BF8">
              <w:rPr>
                <w:rFonts w:cs="Times New Roman"/>
                <w:sz w:val="20"/>
              </w:rPr>
              <w:t>Do you or your household have any kind of paper documentation for this field?</w:t>
            </w:r>
          </w:p>
          <w:p w14:paraId="4457B92D" w14:textId="77777777" w:rsidR="007045FC" w:rsidRPr="00F25BF8" w:rsidRDefault="007045FC" w:rsidP="00C67ECD">
            <w:pPr>
              <w:kinsoku w:val="0"/>
              <w:overflowPunct w:val="0"/>
              <w:autoSpaceDE w:val="0"/>
              <w:autoSpaceDN w:val="0"/>
              <w:adjustRightInd w:val="0"/>
              <w:contextualSpacing/>
              <w:rPr>
                <w:rFonts w:cs="Times New Roman"/>
                <w:sz w:val="20"/>
              </w:rPr>
            </w:pPr>
            <w:r w:rsidRPr="00F25BF8">
              <w:rPr>
                <w:rFonts w:cs="Times New Roman"/>
                <w:sz w:val="20"/>
              </w:rPr>
              <w:t>1=No</w:t>
            </w:r>
          </w:p>
          <w:p w14:paraId="7467C804" w14:textId="77777777" w:rsidR="007045FC" w:rsidRPr="00F25BF8" w:rsidRDefault="007045FC" w:rsidP="00C67ECD">
            <w:pPr>
              <w:kinsoku w:val="0"/>
              <w:overflowPunct w:val="0"/>
              <w:autoSpaceDE w:val="0"/>
              <w:autoSpaceDN w:val="0"/>
              <w:adjustRightInd w:val="0"/>
              <w:contextualSpacing/>
              <w:rPr>
                <w:rFonts w:cs="Times New Roman"/>
                <w:sz w:val="20"/>
              </w:rPr>
            </w:pPr>
            <w:r w:rsidRPr="00F25BF8">
              <w:rPr>
                <w:rFonts w:cs="Times New Roman"/>
                <w:sz w:val="20"/>
              </w:rPr>
              <w:t>2=Yes</w:t>
            </w:r>
          </w:p>
          <w:p w14:paraId="4C712508" w14:textId="77777777" w:rsidR="007045FC" w:rsidRPr="00F25BF8" w:rsidRDefault="007045FC" w:rsidP="00C67ECD">
            <w:pPr>
              <w:kinsoku w:val="0"/>
              <w:overflowPunct w:val="0"/>
              <w:autoSpaceDE w:val="0"/>
              <w:autoSpaceDN w:val="0"/>
              <w:adjustRightInd w:val="0"/>
              <w:contextualSpacing/>
              <w:rPr>
                <w:rFonts w:cs="Times New Roman"/>
                <w:sz w:val="20"/>
              </w:rPr>
            </w:pPr>
            <w:r w:rsidRPr="00F25BF8">
              <w:rPr>
                <w:rFonts w:cs="Times New Roman"/>
                <w:sz w:val="20"/>
              </w:rPr>
              <w:t>888=Don’t know</w:t>
            </w:r>
          </w:p>
          <w:p w14:paraId="2BA68D2F" w14:textId="77777777" w:rsidR="007045FC" w:rsidRDefault="007045FC" w:rsidP="00C67ECD">
            <w:pPr>
              <w:contextualSpacing/>
              <w:rPr>
                <w:sz w:val="20"/>
              </w:rPr>
            </w:pPr>
            <w:r w:rsidRPr="00F25BF8">
              <w:rPr>
                <w:sz w:val="20"/>
              </w:rPr>
              <w:t>999=Prefer not to respond</w:t>
            </w:r>
          </w:p>
          <w:p w14:paraId="68B23EBA" w14:textId="77777777" w:rsidR="00C67ECD" w:rsidRPr="00F25BF8" w:rsidRDefault="00C67ECD" w:rsidP="00C67ECD">
            <w:pPr>
              <w:contextualSpacing/>
              <w:rPr>
                <w:rFonts w:cs="Times New Roman"/>
                <w:sz w:val="20"/>
              </w:rPr>
            </w:pPr>
          </w:p>
          <w:p w14:paraId="2F82FF6B" w14:textId="04D729CF" w:rsidR="007045FC" w:rsidRPr="007045FC" w:rsidRDefault="00C67ECD" w:rsidP="00C67ECD">
            <w:pPr>
              <w:contextualSpacing/>
              <w:rPr>
                <w:rFonts w:cs="Times New Roman"/>
                <w:i/>
                <w:sz w:val="20"/>
              </w:rPr>
            </w:pPr>
            <w:r>
              <w:rPr>
                <w:rFonts w:cs="Times New Roman"/>
                <w:i/>
                <w:sz w:val="20"/>
              </w:rPr>
              <w:t>If not 2,skip to J6</w:t>
            </w:r>
          </w:p>
        </w:tc>
        <w:tc>
          <w:tcPr>
            <w:tcW w:w="1047" w:type="dxa"/>
          </w:tcPr>
          <w:p w14:paraId="4F8D8051" w14:textId="7355D51C" w:rsidR="007045FC" w:rsidRDefault="007045FC" w:rsidP="00C67ECD">
            <w:pPr>
              <w:contextualSpacing/>
              <w:rPr>
                <w:rFonts w:cs="Times New Roman"/>
                <w:sz w:val="20"/>
              </w:rPr>
            </w:pPr>
            <w:r w:rsidRPr="00F25BF8">
              <w:rPr>
                <w:rFonts w:cs="Times New Roman"/>
                <w:sz w:val="20"/>
              </w:rPr>
              <w:t>What type of documentation does your household have for this field?</w:t>
            </w:r>
          </w:p>
          <w:p w14:paraId="3DF7DBA6" w14:textId="77777777" w:rsidR="00C67ECD" w:rsidRPr="00F25BF8" w:rsidRDefault="00C67ECD" w:rsidP="00C67ECD">
            <w:pPr>
              <w:contextualSpacing/>
              <w:rPr>
                <w:rFonts w:cs="Times New Roman"/>
                <w:sz w:val="20"/>
              </w:rPr>
            </w:pPr>
          </w:p>
          <w:p w14:paraId="0280721B" w14:textId="1F15026E" w:rsidR="007045FC" w:rsidRPr="007045FC" w:rsidRDefault="007045FC" w:rsidP="00C67ECD">
            <w:pPr>
              <w:contextualSpacing/>
              <w:rPr>
                <w:rFonts w:cs="Times New Roman"/>
                <w:i/>
                <w:sz w:val="20"/>
              </w:rPr>
            </w:pPr>
            <w:r w:rsidRPr="007045FC">
              <w:rPr>
                <w:rFonts w:cs="Times New Roman"/>
                <w:i/>
                <w:sz w:val="20"/>
              </w:rPr>
              <w:t>See code 121 below</w:t>
            </w:r>
          </w:p>
          <w:p w14:paraId="14A61EA6" w14:textId="71E8E3F2" w:rsidR="007045FC" w:rsidRPr="00F25BF8" w:rsidRDefault="00C67ECD" w:rsidP="00C67ECD">
            <w:pPr>
              <w:contextualSpacing/>
              <w:rPr>
                <w:rFonts w:cs="Times New Roman"/>
                <w:sz w:val="20"/>
              </w:rPr>
            </w:pPr>
            <w:r>
              <w:rPr>
                <w:rFonts w:cs="Times New Roman"/>
                <w:i/>
                <w:sz w:val="20"/>
              </w:rPr>
              <w:t>If not 4, skip to J5</w:t>
            </w:r>
          </w:p>
        </w:tc>
        <w:tc>
          <w:tcPr>
            <w:tcW w:w="1080" w:type="dxa"/>
          </w:tcPr>
          <w:p w14:paraId="43F2798F" w14:textId="3EDD775A" w:rsidR="007045FC" w:rsidRPr="00F25BF8" w:rsidRDefault="007045FC" w:rsidP="00C67ECD">
            <w:pPr>
              <w:contextualSpacing/>
              <w:rPr>
                <w:rFonts w:cs="Times New Roman"/>
                <w:sz w:val="20"/>
              </w:rPr>
            </w:pPr>
            <w:r w:rsidRPr="00F25BF8">
              <w:rPr>
                <w:rFonts w:cs="Times New Roman"/>
                <w:sz w:val="20"/>
              </w:rPr>
              <w:t>Who is this letter signed by?</w:t>
            </w:r>
          </w:p>
          <w:p w14:paraId="482E36B8" w14:textId="77777777" w:rsidR="007045FC" w:rsidRPr="00F25BF8" w:rsidRDefault="007045FC" w:rsidP="00C67ECD">
            <w:pPr>
              <w:contextualSpacing/>
              <w:rPr>
                <w:rFonts w:cs="Times New Roman"/>
                <w:sz w:val="20"/>
              </w:rPr>
            </w:pPr>
            <w:r w:rsidRPr="00F25BF8">
              <w:rPr>
                <w:rFonts w:cs="Times New Roman"/>
                <w:sz w:val="20"/>
              </w:rPr>
              <w:t>1=Chief</w:t>
            </w:r>
          </w:p>
          <w:p w14:paraId="2FF60D88" w14:textId="77777777" w:rsidR="007045FC" w:rsidRPr="00F25BF8" w:rsidRDefault="007045FC" w:rsidP="00C67ECD">
            <w:pPr>
              <w:contextualSpacing/>
              <w:rPr>
                <w:rFonts w:cs="Times New Roman"/>
                <w:sz w:val="20"/>
              </w:rPr>
            </w:pPr>
            <w:r w:rsidRPr="00F25BF8">
              <w:rPr>
                <w:rFonts w:cs="Times New Roman"/>
                <w:sz w:val="20"/>
              </w:rPr>
              <w:t>2=District Council</w:t>
            </w:r>
          </w:p>
          <w:p w14:paraId="0D71E856" w14:textId="77777777" w:rsidR="007045FC" w:rsidRPr="00F25BF8" w:rsidRDefault="007045FC" w:rsidP="00C67ECD">
            <w:pPr>
              <w:contextualSpacing/>
              <w:rPr>
                <w:rFonts w:cs="Times New Roman"/>
                <w:sz w:val="20"/>
              </w:rPr>
            </w:pPr>
            <w:r w:rsidRPr="00F25BF8">
              <w:rPr>
                <w:rFonts w:cs="Times New Roman"/>
                <w:sz w:val="20"/>
              </w:rPr>
              <w:t>3=Both</w:t>
            </w:r>
          </w:p>
          <w:p w14:paraId="65EADB1F" w14:textId="77777777" w:rsidR="007045FC" w:rsidRPr="00F25BF8" w:rsidRDefault="007045FC" w:rsidP="00C67ECD">
            <w:pPr>
              <w:contextualSpacing/>
              <w:rPr>
                <w:rFonts w:cs="Times New Roman"/>
                <w:sz w:val="20"/>
              </w:rPr>
            </w:pPr>
            <w:r w:rsidRPr="00F25BF8">
              <w:rPr>
                <w:rFonts w:cs="Times New Roman"/>
                <w:sz w:val="20"/>
              </w:rPr>
              <w:t>888=Don't know</w:t>
            </w:r>
          </w:p>
          <w:p w14:paraId="7DE510B8" w14:textId="77777777" w:rsidR="007045FC" w:rsidRPr="00F25BF8" w:rsidRDefault="007045FC" w:rsidP="00C67ECD">
            <w:pPr>
              <w:contextualSpacing/>
              <w:rPr>
                <w:rFonts w:cs="Times New Roman"/>
                <w:sz w:val="20"/>
              </w:rPr>
            </w:pPr>
            <w:r w:rsidRPr="00F25BF8">
              <w:rPr>
                <w:rFonts w:cs="Times New Roman"/>
                <w:sz w:val="20"/>
              </w:rPr>
              <w:t>999=Prefer not to answer</w:t>
            </w:r>
          </w:p>
        </w:tc>
        <w:tc>
          <w:tcPr>
            <w:tcW w:w="1530" w:type="dxa"/>
          </w:tcPr>
          <w:p w14:paraId="57BF6897" w14:textId="58512E00" w:rsidR="007045FC" w:rsidRPr="00F25BF8" w:rsidRDefault="007045FC" w:rsidP="00C67ECD">
            <w:pPr>
              <w:contextualSpacing/>
              <w:rPr>
                <w:rFonts w:cs="Times New Roman"/>
                <w:sz w:val="20"/>
              </w:rPr>
            </w:pPr>
            <w:commentRangeStart w:id="452"/>
            <w:r w:rsidRPr="00F25BF8">
              <w:rPr>
                <w:rFonts w:cs="Times New Roman"/>
                <w:sz w:val="20"/>
              </w:rPr>
              <w:t>Which household members are listed on the documentation for this field?</w:t>
            </w:r>
            <w:commentRangeEnd w:id="452"/>
            <w:r>
              <w:rPr>
                <w:rStyle w:val="CommentReference"/>
                <w:rFonts w:eastAsiaTheme="minorHAnsi"/>
              </w:rPr>
              <w:commentReference w:id="452"/>
            </w:r>
          </w:p>
          <w:p w14:paraId="651C4B89" w14:textId="77777777" w:rsidR="007045FC" w:rsidRPr="00F25BF8" w:rsidRDefault="007045FC" w:rsidP="00C67ECD">
            <w:pPr>
              <w:contextualSpacing/>
              <w:rPr>
                <w:rFonts w:cs="Times New Roman"/>
                <w:sz w:val="20"/>
              </w:rPr>
            </w:pPr>
            <w:r w:rsidRPr="00F25BF8">
              <w:rPr>
                <w:rFonts w:cs="Times New Roman"/>
                <w:sz w:val="20"/>
              </w:rPr>
              <w:t>1=Husband only</w:t>
            </w:r>
          </w:p>
          <w:p w14:paraId="098AA914" w14:textId="77777777" w:rsidR="007045FC" w:rsidRPr="00F25BF8" w:rsidRDefault="007045FC" w:rsidP="00C67ECD">
            <w:pPr>
              <w:contextualSpacing/>
              <w:rPr>
                <w:rFonts w:cs="Times New Roman"/>
                <w:sz w:val="20"/>
              </w:rPr>
            </w:pPr>
            <w:r w:rsidRPr="00F25BF8">
              <w:rPr>
                <w:rFonts w:cs="Times New Roman"/>
                <w:sz w:val="20"/>
              </w:rPr>
              <w:t>2=Wife only</w:t>
            </w:r>
          </w:p>
          <w:p w14:paraId="278523BB" w14:textId="77777777" w:rsidR="007045FC" w:rsidRPr="00F25BF8" w:rsidRDefault="007045FC" w:rsidP="00C67ECD">
            <w:pPr>
              <w:contextualSpacing/>
              <w:rPr>
                <w:rFonts w:cs="Times New Roman"/>
                <w:sz w:val="20"/>
              </w:rPr>
            </w:pPr>
            <w:r w:rsidRPr="00F25BF8">
              <w:rPr>
                <w:rFonts w:cs="Times New Roman"/>
                <w:sz w:val="20"/>
              </w:rPr>
              <w:t>3=Husband and wire</w:t>
            </w:r>
          </w:p>
          <w:p w14:paraId="39B89101" w14:textId="77777777" w:rsidR="007045FC" w:rsidRPr="00F25BF8" w:rsidRDefault="007045FC" w:rsidP="00C67ECD">
            <w:pPr>
              <w:contextualSpacing/>
              <w:rPr>
                <w:rFonts w:cs="Times New Roman"/>
                <w:sz w:val="20"/>
              </w:rPr>
            </w:pPr>
            <w:r w:rsidRPr="00F25BF8">
              <w:rPr>
                <w:rFonts w:cs="Times New Roman"/>
                <w:sz w:val="20"/>
              </w:rPr>
              <w:t>4=Husband, wife and children</w:t>
            </w:r>
          </w:p>
          <w:p w14:paraId="789FA58E" w14:textId="77777777" w:rsidR="007045FC" w:rsidRPr="00F25BF8" w:rsidRDefault="007045FC" w:rsidP="00C67ECD">
            <w:pPr>
              <w:contextualSpacing/>
              <w:rPr>
                <w:rFonts w:cs="Times New Roman"/>
                <w:sz w:val="20"/>
              </w:rPr>
            </w:pPr>
            <w:r w:rsidRPr="00F25BF8">
              <w:rPr>
                <w:rFonts w:cs="Times New Roman"/>
                <w:sz w:val="20"/>
              </w:rPr>
              <w:t>97=Other</w:t>
            </w:r>
          </w:p>
          <w:p w14:paraId="1F9F42C2" w14:textId="77777777" w:rsidR="007045FC" w:rsidRPr="00C67ECD" w:rsidRDefault="007045FC" w:rsidP="00C67ECD">
            <w:pPr>
              <w:contextualSpacing/>
              <w:rPr>
                <w:rFonts w:cs="Times New Roman"/>
                <w:i/>
                <w:sz w:val="20"/>
              </w:rPr>
            </w:pPr>
            <w:r w:rsidRPr="00C67ECD">
              <w:rPr>
                <w:rFonts w:cs="Times New Roman"/>
                <w:i/>
                <w:sz w:val="20"/>
              </w:rPr>
              <w:t>Probe and code</w:t>
            </w:r>
          </w:p>
        </w:tc>
        <w:tc>
          <w:tcPr>
            <w:tcW w:w="1530" w:type="dxa"/>
          </w:tcPr>
          <w:p w14:paraId="20A9085F" w14:textId="5029845C" w:rsidR="007045FC" w:rsidRDefault="007045FC" w:rsidP="00C67ECD">
            <w:pPr>
              <w:contextualSpacing/>
              <w:rPr>
                <w:rFonts w:cs="Times New Roman"/>
                <w:sz w:val="20"/>
              </w:rPr>
            </w:pPr>
            <w:r>
              <w:rPr>
                <w:rFonts w:cs="Times New Roman"/>
                <w:sz w:val="20"/>
              </w:rPr>
              <w:t>In the next 5 years, h</w:t>
            </w:r>
            <w:r w:rsidRPr="00F25BF8">
              <w:rPr>
                <w:rFonts w:cs="Times New Roman"/>
                <w:sz w:val="20"/>
              </w:rPr>
              <w:t>ow likely do you think it is that other households within your village may try to cross-over your boundaries (step on your side)</w:t>
            </w:r>
            <w:r>
              <w:rPr>
                <w:rFonts w:cs="Times New Roman"/>
                <w:sz w:val="20"/>
              </w:rPr>
              <w:t xml:space="preserve"> </w:t>
            </w:r>
            <w:r w:rsidRPr="00F25BF8">
              <w:rPr>
                <w:rFonts w:cs="Times New Roman"/>
                <w:sz w:val="20"/>
              </w:rPr>
              <w:t>and take or use some of this field?</w:t>
            </w:r>
          </w:p>
          <w:p w14:paraId="4D6BA4F1" w14:textId="77777777" w:rsidR="00C67ECD" w:rsidRPr="00F25BF8" w:rsidRDefault="00C67ECD" w:rsidP="00C67ECD">
            <w:pPr>
              <w:contextualSpacing/>
              <w:rPr>
                <w:rFonts w:cs="Times New Roman"/>
                <w:sz w:val="20"/>
              </w:rPr>
            </w:pPr>
          </w:p>
          <w:p w14:paraId="6D71E873" w14:textId="1C5C617F" w:rsidR="007045FC" w:rsidRPr="00C67ECD" w:rsidRDefault="007045FC" w:rsidP="00C67ECD">
            <w:pPr>
              <w:contextualSpacing/>
              <w:rPr>
                <w:rFonts w:cs="Times New Roman"/>
                <w:i/>
                <w:sz w:val="20"/>
              </w:rPr>
            </w:pPr>
            <w:r w:rsidRPr="00C67ECD">
              <w:rPr>
                <w:rFonts w:cs="Times New Roman"/>
                <w:i/>
                <w:sz w:val="20"/>
              </w:rPr>
              <w:t>(See Code 112 Below)</w:t>
            </w:r>
          </w:p>
        </w:tc>
        <w:tc>
          <w:tcPr>
            <w:tcW w:w="1170" w:type="dxa"/>
          </w:tcPr>
          <w:p w14:paraId="3C3AFA74" w14:textId="27121224" w:rsidR="007045FC" w:rsidRDefault="007045FC" w:rsidP="00C67ECD">
            <w:pPr>
              <w:contextualSpacing/>
              <w:rPr>
                <w:rFonts w:cs="Times New Roman"/>
                <w:sz w:val="20"/>
              </w:rPr>
            </w:pPr>
            <w:r>
              <w:rPr>
                <w:rFonts w:cs="Times New Roman"/>
                <w:sz w:val="20"/>
              </w:rPr>
              <w:t>In the next 5 years, h</w:t>
            </w:r>
            <w:r w:rsidRPr="00F25BF8">
              <w:rPr>
                <w:rFonts w:cs="Times New Roman"/>
                <w:sz w:val="20"/>
              </w:rPr>
              <w:t>ow likely do you think it is that elites/big people may take this field without your permission/</w:t>
            </w:r>
            <w:r>
              <w:rPr>
                <w:rFonts w:cs="Times New Roman"/>
                <w:sz w:val="20"/>
              </w:rPr>
              <w:t xml:space="preserve"> </w:t>
            </w:r>
            <w:r w:rsidRPr="00F25BF8">
              <w:rPr>
                <w:rFonts w:cs="Times New Roman"/>
                <w:sz w:val="20"/>
              </w:rPr>
              <w:t>agreement?</w:t>
            </w:r>
          </w:p>
          <w:p w14:paraId="35A39AFA" w14:textId="77777777" w:rsidR="00C67ECD" w:rsidRPr="00F25BF8" w:rsidRDefault="00C67ECD" w:rsidP="00C67ECD">
            <w:pPr>
              <w:contextualSpacing/>
              <w:rPr>
                <w:rFonts w:cs="Times New Roman"/>
                <w:sz w:val="20"/>
              </w:rPr>
            </w:pPr>
          </w:p>
          <w:p w14:paraId="04E6D112" w14:textId="3F50DDDE" w:rsidR="007045FC" w:rsidRPr="00C67ECD" w:rsidRDefault="007045FC" w:rsidP="00C67ECD">
            <w:pPr>
              <w:contextualSpacing/>
              <w:rPr>
                <w:rFonts w:cs="Times New Roman"/>
                <w:i/>
                <w:sz w:val="20"/>
              </w:rPr>
            </w:pPr>
            <w:r w:rsidRPr="00C67ECD">
              <w:rPr>
                <w:rFonts w:cs="Times New Roman"/>
                <w:i/>
                <w:sz w:val="20"/>
              </w:rPr>
              <w:t>(See  Code  112 Below)</w:t>
            </w:r>
          </w:p>
        </w:tc>
        <w:tc>
          <w:tcPr>
            <w:tcW w:w="1350" w:type="dxa"/>
          </w:tcPr>
          <w:p w14:paraId="587AA4BB" w14:textId="169BC6C6" w:rsidR="007045FC" w:rsidRDefault="007045FC" w:rsidP="00C67ECD">
            <w:pPr>
              <w:contextualSpacing/>
              <w:rPr>
                <w:rFonts w:cs="Times New Roman"/>
                <w:sz w:val="20"/>
              </w:rPr>
            </w:pPr>
            <w:r>
              <w:rPr>
                <w:rFonts w:cs="Times New Roman"/>
                <w:sz w:val="20"/>
              </w:rPr>
              <w:t>In the next 5 years, h</w:t>
            </w:r>
            <w:r w:rsidRPr="00F25BF8">
              <w:rPr>
                <w:rFonts w:cs="Times New Roman"/>
                <w:sz w:val="20"/>
              </w:rPr>
              <w:t>ow likely do you think it is that people from a neighboring community with encroach/cross-over to use this field?</w:t>
            </w:r>
          </w:p>
          <w:p w14:paraId="607D3219" w14:textId="77777777" w:rsidR="00C67ECD" w:rsidRPr="00F25BF8" w:rsidRDefault="00C67ECD" w:rsidP="00C67ECD">
            <w:pPr>
              <w:contextualSpacing/>
              <w:rPr>
                <w:rFonts w:cs="Times New Roman"/>
                <w:sz w:val="20"/>
              </w:rPr>
            </w:pPr>
          </w:p>
          <w:p w14:paraId="21039139" w14:textId="71254EE7" w:rsidR="007045FC" w:rsidRDefault="007045FC" w:rsidP="00C67ECD">
            <w:pPr>
              <w:contextualSpacing/>
              <w:rPr>
                <w:rFonts w:cs="Times New Roman"/>
                <w:sz w:val="20"/>
              </w:rPr>
            </w:pPr>
            <w:r w:rsidRPr="00F25BF8">
              <w:rPr>
                <w:rFonts w:cs="Times New Roman"/>
                <w:sz w:val="20"/>
              </w:rPr>
              <w:t>(</w:t>
            </w:r>
            <w:r w:rsidRPr="00C67ECD">
              <w:rPr>
                <w:rFonts w:cs="Times New Roman"/>
                <w:i/>
                <w:sz w:val="20"/>
              </w:rPr>
              <w:t>See Code 112 Below)</w:t>
            </w:r>
            <w:r w:rsidRPr="00C67ECD">
              <w:rPr>
                <w:rStyle w:val="CommentReference"/>
                <w:rFonts w:eastAsiaTheme="minorHAnsi"/>
                <w:i/>
              </w:rPr>
              <w:commentReference w:id="453"/>
            </w:r>
          </w:p>
        </w:tc>
      </w:tr>
      <w:tr w:rsidR="007045FC" w:rsidRPr="00F25BF8" w14:paraId="7029946D" w14:textId="20E7003D" w:rsidTr="00C67ECD">
        <w:trPr>
          <w:trHeight w:val="20"/>
        </w:trPr>
        <w:tc>
          <w:tcPr>
            <w:tcW w:w="694" w:type="dxa"/>
          </w:tcPr>
          <w:p w14:paraId="73769181"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26B8E5BF" w14:textId="77777777" w:rsidR="007045FC" w:rsidRPr="00F25BF8" w:rsidRDefault="007045FC" w:rsidP="00F7697D">
            <w:pPr>
              <w:kinsoku w:val="0"/>
              <w:overflowPunct w:val="0"/>
              <w:autoSpaceDE w:val="0"/>
              <w:autoSpaceDN w:val="0"/>
              <w:adjustRightInd w:val="0"/>
              <w:ind w:right="54"/>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1594" w:type="dxa"/>
          </w:tcPr>
          <w:p w14:paraId="1E5288CF"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tenurestatus</w:t>
            </w:r>
          </w:p>
        </w:tc>
        <w:tc>
          <w:tcPr>
            <w:tcW w:w="1594" w:type="dxa"/>
          </w:tcPr>
          <w:p w14:paraId="5F573E6B"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paperdoc</w:t>
            </w:r>
          </w:p>
        </w:tc>
        <w:tc>
          <w:tcPr>
            <w:tcW w:w="1047" w:type="dxa"/>
          </w:tcPr>
          <w:p w14:paraId="31028B2E"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document</w:t>
            </w:r>
          </w:p>
        </w:tc>
        <w:tc>
          <w:tcPr>
            <w:tcW w:w="1080" w:type="dxa"/>
          </w:tcPr>
          <w:p w14:paraId="49A2244D"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docsign</w:t>
            </w:r>
          </w:p>
        </w:tc>
        <w:tc>
          <w:tcPr>
            <w:tcW w:w="1530" w:type="dxa"/>
          </w:tcPr>
          <w:p w14:paraId="6C57677A" w14:textId="77777777"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decument_mem</w:t>
            </w:r>
          </w:p>
        </w:tc>
        <w:tc>
          <w:tcPr>
            <w:tcW w:w="1530" w:type="dxa"/>
          </w:tcPr>
          <w:p w14:paraId="5E6752FA" w14:textId="0AD9FD88"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villhh_encroach</w:t>
            </w:r>
          </w:p>
        </w:tc>
        <w:tc>
          <w:tcPr>
            <w:tcW w:w="1170" w:type="dxa"/>
          </w:tcPr>
          <w:p w14:paraId="743BF76E" w14:textId="4B3464CB"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elite_encroach</w:t>
            </w:r>
          </w:p>
        </w:tc>
        <w:tc>
          <w:tcPr>
            <w:tcW w:w="1350" w:type="dxa"/>
          </w:tcPr>
          <w:p w14:paraId="5900F767" w14:textId="4944C93B" w:rsidR="007045FC" w:rsidRPr="00F25BF8" w:rsidRDefault="007045FC" w:rsidP="00F7697D">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neighvill_encroach</w:t>
            </w:r>
          </w:p>
        </w:tc>
      </w:tr>
      <w:tr w:rsidR="007045FC" w:rsidRPr="00F25BF8" w14:paraId="01C90AD2" w14:textId="1520230E" w:rsidTr="00C67ECD">
        <w:trPr>
          <w:trHeight w:val="20"/>
        </w:trPr>
        <w:tc>
          <w:tcPr>
            <w:tcW w:w="694" w:type="dxa"/>
          </w:tcPr>
          <w:p w14:paraId="06300307" w14:textId="77777777" w:rsidR="007045FC" w:rsidRPr="00F25BF8" w:rsidRDefault="007045FC" w:rsidP="00F7697D">
            <w:pPr>
              <w:contextualSpacing/>
              <w:jc w:val="center"/>
              <w:rPr>
                <w:sz w:val="20"/>
              </w:rPr>
            </w:pPr>
            <w:r w:rsidRPr="00F25BF8">
              <w:rPr>
                <w:sz w:val="20"/>
              </w:rPr>
              <w:t>1</w:t>
            </w:r>
          </w:p>
        </w:tc>
        <w:tc>
          <w:tcPr>
            <w:tcW w:w="1101" w:type="dxa"/>
          </w:tcPr>
          <w:p w14:paraId="7AF0C688" w14:textId="77777777" w:rsidR="007045FC" w:rsidRPr="00F25BF8" w:rsidRDefault="007045FC" w:rsidP="00F7697D">
            <w:pPr>
              <w:contextualSpacing/>
              <w:jc w:val="center"/>
              <w:rPr>
                <w:sz w:val="20"/>
              </w:rPr>
            </w:pPr>
          </w:p>
        </w:tc>
        <w:tc>
          <w:tcPr>
            <w:tcW w:w="1594" w:type="dxa"/>
          </w:tcPr>
          <w:p w14:paraId="01FD48F2" w14:textId="77777777" w:rsidR="007045FC" w:rsidRPr="00F25BF8" w:rsidRDefault="007045FC" w:rsidP="00F7697D">
            <w:pPr>
              <w:contextualSpacing/>
              <w:jc w:val="center"/>
              <w:rPr>
                <w:sz w:val="20"/>
              </w:rPr>
            </w:pPr>
          </w:p>
        </w:tc>
        <w:tc>
          <w:tcPr>
            <w:tcW w:w="1594" w:type="dxa"/>
          </w:tcPr>
          <w:p w14:paraId="6CE41100" w14:textId="77777777" w:rsidR="007045FC" w:rsidRPr="00F25BF8" w:rsidRDefault="007045FC" w:rsidP="00F7697D">
            <w:pPr>
              <w:contextualSpacing/>
              <w:jc w:val="center"/>
              <w:rPr>
                <w:sz w:val="20"/>
              </w:rPr>
            </w:pPr>
          </w:p>
        </w:tc>
        <w:tc>
          <w:tcPr>
            <w:tcW w:w="1047" w:type="dxa"/>
          </w:tcPr>
          <w:p w14:paraId="046D29D6" w14:textId="77777777" w:rsidR="007045FC" w:rsidRPr="00F25BF8" w:rsidRDefault="007045FC" w:rsidP="00F7697D">
            <w:pPr>
              <w:contextualSpacing/>
              <w:jc w:val="center"/>
              <w:rPr>
                <w:sz w:val="20"/>
              </w:rPr>
            </w:pPr>
          </w:p>
        </w:tc>
        <w:tc>
          <w:tcPr>
            <w:tcW w:w="1080" w:type="dxa"/>
          </w:tcPr>
          <w:p w14:paraId="6AEAB275" w14:textId="77777777" w:rsidR="007045FC" w:rsidRPr="00F25BF8" w:rsidRDefault="007045FC" w:rsidP="00F7697D">
            <w:pPr>
              <w:contextualSpacing/>
              <w:jc w:val="center"/>
              <w:rPr>
                <w:sz w:val="20"/>
              </w:rPr>
            </w:pPr>
          </w:p>
        </w:tc>
        <w:tc>
          <w:tcPr>
            <w:tcW w:w="1530" w:type="dxa"/>
          </w:tcPr>
          <w:p w14:paraId="48CD29CA" w14:textId="77777777" w:rsidR="007045FC" w:rsidRPr="00F25BF8" w:rsidRDefault="007045FC" w:rsidP="00F7697D">
            <w:pPr>
              <w:contextualSpacing/>
              <w:jc w:val="center"/>
              <w:rPr>
                <w:sz w:val="20"/>
              </w:rPr>
            </w:pPr>
          </w:p>
        </w:tc>
        <w:tc>
          <w:tcPr>
            <w:tcW w:w="1530" w:type="dxa"/>
          </w:tcPr>
          <w:p w14:paraId="0B551BC8" w14:textId="77777777" w:rsidR="007045FC" w:rsidRPr="00F25BF8" w:rsidRDefault="007045FC" w:rsidP="00F7697D">
            <w:pPr>
              <w:contextualSpacing/>
              <w:jc w:val="center"/>
              <w:rPr>
                <w:sz w:val="20"/>
              </w:rPr>
            </w:pPr>
          </w:p>
        </w:tc>
        <w:tc>
          <w:tcPr>
            <w:tcW w:w="1170" w:type="dxa"/>
          </w:tcPr>
          <w:p w14:paraId="27369148" w14:textId="77777777" w:rsidR="007045FC" w:rsidRPr="00F25BF8" w:rsidRDefault="007045FC" w:rsidP="00F7697D">
            <w:pPr>
              <w:contextualSpacing/>
              <w:jc w:val="center"/>
              <w:rPr>
                <w:sz w:val="20"/>
              </w:rPr>
            </w:pPr>
          </w:p>
        </w:tc>
        <w:tc>
          <w:tcPr>
            <w:tcW w:w="1350" w:type="dxa"/>
          </w:tcPr>
          <w:p w14:paraId="0CED9480" w14:textId="77777777" w:rsidR="007045FC" w:rsidRPr="00F25BF8" w:rsidRDefault="007045FC" w:rsidP="00F7697D">
            <w:pPr>
              <w:contextualSpacing/>
              <w:jc w:val="center"/>
              <w:rPr>
                <w:sz w:val="20"/>
              </w:rPr>
            </w:pPr>
          </w:p>
        </w:tc>
      </w:tr>
      <w:tr w:rsidR="007045FC" w:rsidRPr="00F25BF8" w14:paraId="3A68BEC2" w14:textId="11669FC3" w:rsidTr="00C67ECD">
        <w:trPr>
          <w:trHeight w:val="20"/>
        </w:trPr>
        <w:tc>
          <w:tcPr>
            <w:tcW w:w="694" w:type="dxa"/>
          </w:tcPr>
          <w:p w14:paraId="18B0C500" w14:textId="77777777" w:rsidR="007045FC" w:rsidRPr="00F25BF8" w:rsidRDefault="007045FC" w:rsidP="00F7697D">
            <w:pPr>
              <w:contextualSpacing/>
              <w:jc w:val="center"/>
              <w:rPr>
                <w:sz w:val="20"/>
              </w:rPr>
            </w:pPr>
            <w:r w:rsidRPr="00F25BF8">
              <w:rPr>
                <w:sz w:val="20"/>
              </w:rPr>
              <w:t>2</w:t>
            </w:r>
          </w:p>
        </w:tc>
        <w:tc>
          <w:tcPr>
            <w:tcW w:w="1101" w:type="dxa"/>
          </w:tcPr>
          <w:p w14:paraId="50825902" w14:textId="77777777" w:rsidR="007045FC" w:rsidRPr="00F25BF8" w:rsidRDefault="007045FC" w:rsidP="00F7697D">
            <w:pPr>
              <w:contextualSpacing/>
              <w:jc w:val="center"/>
              <w:rPr>
                <w:sz w:val="20"/>
              </w:rPr>
            </w:pPr>
          </w:p>
        </w:tc>
        <w:tc>
          <w:tcPr>
            <w:tcW w:w="1594" w:type="dxa"/>
          </w:tcPr>
          <w:p w14:paraId="339D8190" w14:textId="77777777" w:rsidR="007045FC" w:rsidRPr="00F25BF8" w:rsidRDefault="007045FC" w:rsidP="00F7697D">
            <w:pPr>
              <w:contextualSpacing/>
              <w:jc w:val="center"/>
              <w:rPr>
                <w:sz w:val="20"/>
              </w:rPr>
            </w:pPr>
          </w:p>
        </w:tc>
        <w:tc>
          <w:tcPr>
            <w:tcW w:w="1594" w:type="dxa"/>
          </w:tcPr>
          <w:p w14:paraId="3C803101" w14:textId="77777777" w:rsidR="007045FC" w:rsidRPr="00F25BF8" w:rsidRDefault="007045FC" w:rsidP="00F7697D">
            <w:pPr>
              <w:contextualSpacing/>
              <w:jc w:val="center"/>
              <w:rPr>
                <w:sz w:val="20"/>
              </w:rPr>
            </w:pPr>
          </w:p>
        </w:tc>
        <w:tc>
          <w:tcPr>
            <w:tcW w:w="1047" w:type="dxa"/>
          </w:tcPr>
          <w:p w14:paraId="1CE4B5FA" w14:textId="77777777" w:rsidR="007045FC" w:rsidRPr="00F25BF8" w:rsidRDefault="007045FC" w:rsidP="00F7697D">
            <w:pPr>
              <w:contextualSpacing/>
              <w:jc w:val="center"/>
              <w:rPr>
                <w:sz w:val="20"/>
              </w:rPr>
            </w:pPr>
          </w:p>
        </w:tc>
        <w:tc>
          <w:tcPr>
            <w:tcW w:w="1080" w:type="dxa"/>
          </w:tcPr>
          <w:p w14:paraId="0D25FDA8" w14:textId="77777777" w:rsidR="007045FC" w:rsidRPr="00F25BF8" w:rsidRDefault="007045FC" w:rsidP="00F7697D">
            <w:pPr>
              <w:contextualSpacing/>
              <w:jc w:val="center"/>
              <w:rPr>
                <w:sz w:val="20"/>
              </w:rPr>
            </w:pPr>
          </w:p>
        </w:tc>
        <w:tc>
          <w:tcPr>
            <w:tcW w:w="1530" w:type="dxa"/>
          </w:tcPr>
          <w:p w14:paraId="0580D49A" w14:textId="77777777" w:rsidR="007045FC" w:rsidRPr="00F25BF8" w:rsidRDefault="007045FC" w:rsidP="00F7697D">
            <w:pPr>
              <w:contextualSpacing/>
              <w:jc w:val="center"/>
              <w:rPr>
                <w:sz w:val="20"/>
              </w:rPr>
            </w:pPr>
          </w:p>
        </w:tc>
        <w:tc>
          <w:tcPr>
            <w:tcW w:w="1530" w:type="dxa"/>
          </w:tcPr>
          <w:p w14:paraId="30B5E3B0" w14:textId="77777777" w:rsidR="007045FC" w:rsidRPr="00F25BF8" w:rsidRDefault="007045FC" w:rsidP="00F7697D">
            <w:pPr>
              <w:contextualSpacing/>
              <w:jc w:val="center"/>
              <w:rPr>
                <w:sz w:val="20"/>
              </w:rPr>
            </w:pPr>
          </w:p>
        </w:tc>
        <w:tc>
          <w:tcPr>
            <w:tcW w:w="1170" w:type="dxa"/>
          </w:tcPr>
          <w:p w14:paraId="347BD3DB" w14:textId="77777777" w:rsidR="007045FC" w:rsidRPr="00F25BF8" w:rsidRDefault="007045FC" w:rsidP="00F7697D">
            <w:pPr>
              <w:contextualSpacing/>
              <w:jc w:val="center"/>
              <w:rPr>
                <w:sz w:val="20"/>
              </w:rPr>
            </w:pPr>
          </w:p>
        </w:tc>
        <w:tc>
          <w:tcPr>
            <w:tcW w:w="1350" w:type="dxa"/>
          </w:tcPr>
          <w:p w14:paraId="290BA43A" w14:textId="77777777" w:rsidR="007045FC" w:rsidRPr="00F25BF8" w:rsidRDefault="007045FC" w:rsidP="00F7697D">
            <w:pPr>
              <w:contextualSpacing/>
              <w:jc w:val="center"/>
              <w:rPr>
                <w:sz w:val="20"/>
              </w:rPr>
            </w:pPr>
          </w:p>
        </w:tc>
      </w:tr>
      <w:tr w:rsidR="007045FC" w:rsidRPr="00F25BF8" w14:paraId="4CCE1F83" w14:textId="3EA81B3D" w:rsidTr="00C67ECD">
        <w:trPr>
          <w:trHeight w:val="20"/>
        </w:trPr>
        <w:tc>
          <w:tcPr>
            <w:tcW w:w="694" w:type="dxa"/>
          </w:tcPr>
          <w:p w14:paraId="5F6AF5C3" w14:textId="77777777" w:rsidR="007045FC" w:rsidRPr="00F25BF8" w:rsidRDefault="007045FC" w:rsidP="00F7697D">
            <w:pPr>
              <w:contextualSpacing/>
              <w:jc w:val="center"/>
              <w:rPr>
                <w:sz w:val="20"/>
              </w:rPr>
            </w:pPr>
            <w:r w:rsidRPr="00F25BF8">
              <w:rPr>
                <w:sz w:val="20"/>
              </w:rPr>
              <w:t>3</w:t>
            </w:r>
          </w:p>
        </w:tc>
        <w:tc>
          <w:tcPr>
            <w:tcW w:w="1101" w:type="dxa"/>
          </w:tcPr>
          <w:p w14:paraId="25631927" w14:textId="77777777" w:rsidR="007045FC" w:rsidRPr="00F25BF8" w:rsidRDefault="007045FC" w:rsidP="00F7697D">
            <w:pPr>
              <w:contextualSpacing/>
              <w:jc w:val="center"/>
              <w:rPr>
                <w:sz w:val="20"/>
              </w:rPr>
            </w:pPr>
          </w:p>
        </w:tc>
        <w:tc>
          <w:tcPr>
            <w:tcW w:w="1594" w:type="dxa"/>
          </w:tcPr>
          <w:p w14:paraId="65C8A271" w14:textId="77777777" w:rsidR="007045FC" w:rsidRPr="00F25BF8" w:rsidRDefault="007045FC" w:rsidP="00F7697D">
            <w:pPr>
              <w:contextualSpacing/>
              <w:jc w:val="center"/>
              <w:rPr>
                <w:sz w:val="20"/>
              </w:rPr>
            </w:pPr>
          </w:p>
        </w:tc>
        <w:tc>
          <w:tcPr>
            <w:tcW w:w="1594" w:type="dxa"/>
          </w:tcPr>
          <w:p w14:paraId="5D0CA882" w14:textId="77777777" w:rsidR="007045FC" w:rsidRPr="00F25BF8" w:rsidRDefault="007045FC" w:rsidP="00F7697D">
            <w:pPr>
              <w:contextualSpacing/>
              <w:jc w:val="center"/>
              <w:rPr>
                <w:sz w:val="20"/>
              </w:rPr>
            </w:pPr>
          </w:p>
        </w:tc>
        <w:tc>
          <w:tcPr>
            <w:tcW w:w="1047" w:type="dxa"/>
          </w:tcPr>
          <w:p w14:paraId="49A96CCD" w14:textId="77777777" w:rsidR="007045FC" w:rsidRPr="00F25BF8" w:rsidRDefault="007045FC" w:rsidP="00F7697D">
            <w:pPr>
              <w:contextualSpacing/>
              <w:jc w:val="center"/>
              <w:rPr>
                <w:sz w:val="20"/>
              </w:rPr>
            </w:pPr>
          </w:p>
        </w:tc>
        <w:tc>
          <w:tcPr>
            <w:tcW w:w="1080" w:type="dxa"/>
          </w:tcPr>
          <w:p w14:paraId="03BFCBB1" w14:textId="77777777" w:rsidR="007045FC" w:rsidRPr="00F25BF8" w:rsidRDefault="007045FC" w:rsidP="00F7697D">
            <w:pPr>
              <w:contextualSpacing/>
              <w:jc w:val="center"/>
              <w:rPr>
                <w:sz w:val="20"/>
              </w:rPr>
            </w:pPr>
          </w:p>
        </w:tc>
        <w:tc>
          <w:tcPr>
            <w:tcW w:w="1530" w:type="dxa"/>
          </w:tcPr>
          <w:p w14:paraId="6FF60942" w14:textId="77777777" w:rsidR="007045FC" w:rsidRPr="00F25BF8" w:rsidRDefault="007045FC" w:rsidP="00F7697D">
            <w:pPr>
              <w:contextualSpacing/>
              <w:jc w:val="center"/>
              <w:rPr>
                <w:sz w:val="20"/>
              </w:rPr>
            </w:pPr>
          </w:p>
        </w:tc>
        <w:tc>
          <w:tcPr>
            <w:tcW w:w="1530" w:type="dxa"/>
          </w:tcPr>
          <w:p w14:paraId="2B0AE4B9" w14:textId="77777777" w:rsidR="007045FC" w:rsidRPr="00F25BF8" w:rsidRDefault="007045FC" w:rsidP="00F7697D">
            <w:pPr>
              <w:contextualSpacing/>
              <w:jc w:val="center"/>
              <w:rPr>
                <w:sz w:val="20"/>
              </w:rPr>
            </w:pPr>
          </w:p>
        </w:tc>
        <w:tc>
          <w:tcPr>
            <w:tcW w:w="1170" w:type="dxa"/>
          </w:tcPr>
          <w:p w14:paraId="4E572D43" w14:textId="77777777" w:rsidR="007045FC" w:rsidRPr="00F25BF8" w:rsidRDefault="007045FC" w:rsidP="00F7697D">
            <w:pPr>
              <w:contextualSpacing/>
              <w:jc w:val="center"/>
              <w:rPr>
                <w:sz w:val="20"/>
              </w:rPr>
            </w:pPr>
          </w:p>
        </w:tc>
        <w:tc>
          <w:tcPr>
            <w:tcW w:w="1350" w:type="dxa"/>
          </w:tcPr>
          <w:p w14:paraId="5229C8A7" w14:textId="77777777" w:rsidR="007045FC" w:rsidRPr="00F25BF8" w:rsidRDefault="007045FC" w:rsidP="00F7697D">
            <w:pPr>
              <w:contextualSpacing/>
              <w:jc w:val="center"/>
              <w:rPr>
                <w:sz w:val="20"/>
              </w:rPr>
            </w:pPr>
          </w:p>
        </w:tc>
      </w:tr>
      <w:tr w:rsidR="007045FC" w:rsidRPr="00F25BF8" w14:paraId="60BF0847" w14:textId="2803922D" w:rsidTr="00C67ECD">
        <w:trPr>
          <w:trHeight w:val="20"/>
        </w:trPr>
        <w:tc>
          <w:tcPr>
            <w:tcW w:w="694" w:type="dxa"/>
          </w:tcPr>
          <w:p w14:paraId="1A9BCC38" w14:textId="77777777" w:rsidR="007045FC" w:rsidRPr="00F25BF8" w:rsidRDefault="007045FC" w:rsidP="00F7697D">
            <w:pPr>
              <w:contextualSpacing/>
              <w:jc w:val="center"/>
              <w:rPr>
                <w:sz w:val="20"/>
              </w:rPr>
            </w:pPr>
            <w:r w:rsidRPr="00F25BF8">
              <w:rPr>
                <w:sz w:val="20"/>
              </w:rPr>
              <w:t>4</w:t>
            </w:r>
          </w:p>
        </w:tc>
        <w:tc>
          <w:tcPr>
            <w:tcW w:w="1101" w:type="dxa"/>
          </w:tcPr>
          <w:p w14:paraId="65F63BD6" w14:textId="77777777" w:rsidR="007045FC" w:rsidRPr="00F25BF8" w:rsidRDefault="007045FC" w:rsidP="00F7697D">
            <w:pPr>
              <w:contextualSpacing/>
              <w:jc w:val="center"/>
              <w:rPr>
                <w:sz w:val="20"/>
              </w:rPr>
            </w:pPr>
          </w:p>
        </w:tc>
        <w:tc>
          <w:tcPr>
            <w:tcW w:w="1594" w:type="dxa"/>
          </w:tcPr>
          <w:p w14:paraId="32626320" w14:textId="77777777" w:rsidR="007045FC" w:rsidRPr="00F25BF8" w:rsidRDefault="007045FC" w:rsidP="00F7697D">
            <w:pPr>
              <w:contextualSpacing/>
              <w:jc w:val="center"/>
              <w:rPr>
                <w:sz w:val="20"/>
              </w:rPr>
            </w:pPr>
          </w:p>
        </w:tc>
        <w:tc>
          <w:tcPr>
            <w:tcW w:w="1594" w:type="dxa"/>
          </w:tcPr>
          <w:p w14:paraId="03818910" w14:textId="77777777" w:rsidR="007045FC" w:rsidRPr="00F25BF8" w:rsidRDefault="007045FC" w:rsidP="00F7697D">
            <w:pPr>
              <w:contextualSpacing/>
              <w:jc w:val="center"/>
              <w:rPr>
                <w:sz w:val="20"/>
              </w:rPr>
            </w:pPr>
          </w:p>
        </w:tc>
        <w:tc>
          <w:tcPr>
            <w:tcW w:w="1047" w:type="dxa"/>
          </w:tcPr>
          <w:p w14:paraId="1B73D466" w14:textId="77777777" w:rsidR="007045FC" w:rsidRPr="00F25BF8" w:rsidRDefault="007045FC" w:rsidP="00F7697D">
            <w:pPr>
              <w:contextualSpacing/>
              <w:jc w:val="center"/>
              <w:rPr>
                <w:sz w:val="20"/>
              </w:rPr>
            </w:pPr>
          </w:p>
        </w:tc>
        <w:tc>
          <w:tcPr>
            <w:tcW w:w="1080" w:type="dxa"/>
          </w:tcPr>
          <w:p w14:paraId="45A81FA0" w14:textId="77777777" w:rsidR="007045FC" w:rsidRPr="00F25BF8" w:rsidRDefault="007045FC" w:rsidP="00F7697D">
            <w:pPr>
              <w:contextualSpacing/>
              <w:jc w:val="center"/>
              <w:rPr>
                <w:sz w:val="20"/>
              </w:rPr>
            </w:pPr>
          </w:p>
        </w:tc>
        <w:tc>
          <w:tcPr>
            <w:tcW w:w="1530" w:type="dxa"/>
          </w:tcPr>
          <w:p w14:paraId="5DD21D68" w14:textId="77777777" w:rsidR="007045FC" w:rsidRPr="00F25BF8" w:rsidRDefault="007045FC" w:rsidP="00F7697D">
            <w:pPr>
              <w:contextualSpacing/>
              <w:jc w:val="center"/>
              <w:rPr>
                <w:sz w:val="20"/>
              </w:rPr>
            </w:pPr>
          </w:p>
        </w:tc>
        <w:tc>
          <w:tcPr>
            <w:tcW w:w="1530" w:type="dxa"/>
          </w:tcPr>
          <w:p w14:paraId="6D8B0B0B" w14:textId="77777777" w:rsidR="007045FC" w:rsidRPr="00F25BF8" w:rsidRDefault="007045FC" w:rsidP="00F7697D">
            <w:pPr>
              <w:contextualSpacing/>
              <w:jc w:val="center"/>
              <w:rPr>
                <w:sz w:val="20"/>
              </w:rPr>
            </w:pPr>
          </w:p>
        </w:tc>
        <w:tc>
          <w:tcPr>
            <w:tcW w:w="1170" w:type="dxa"/>
          </w:tcPr>
          <w:p w14:paraId="4A5ADA36" w14:textId="77777777" w:rsidR="007045FC" w:rsidRPr="00F25BF8" w:rsidRDefault="007045FC" w:rsidP="00F7697D">
            <w:pPr>
              <w:contextualSpacing/>
              <w:jc w:val="center"/>
              <w:rPr>
                <w:sz w:val="20"/>
              </w:rPr>
            </w:pPr>
          </w:p>
        </w:tc>
        <w:tc>
          <w:tcPr>
            <w:tcW w:w="1350" w:type="dxa"/>
          </w:tcPr>
          <w:p w14:paraId="2C0B8438" w14:textId="77777777" w:rsidR="007045FC" w:rsidRPr="00F25BF8" w:rsidRDefault="007045FC" w:rsidP="00F7697D">
            <w:pPr>
              <w:contextualSpacing/>
              <w:jc w:val="center"/>
              <w:rPr>
                <w:sz w:val="20"/>
              </w:rPr>
            </w:pPr>
          </w:p>
        </w:tc>
      </w:tr>
      <w:tr w:rsidR="007045FC" w:rsidRPr="00F25BF8" w14:paraId="7C09E42A" w14:textId="50DC10D7" w:rsidTr="00C67ECD">
        <w:trPr>
          <w:trHeight w:val="20"/>
        </w:trPr>
        <w:tc>
          <w:tcPr>
            <w:tcW w:w="694" w:type="dxa"/>
          </w:tcPr>
          <w:p w14:paraId="1BAD8268" w14:textId="77777777" w:rsidR="007045FC" w:rsidRPr="00F25BF8" w:rsidRDefault="007045FC" w:rsidP="00F7697D">
            <w:pPr>
              <w:contextualSpacing/>
              <w:jc w:val="center"/>
              <w:rPr>
                <w:sz w:val="20"/>
              </w:rPr>
            </w:pPr>
            <w:r w:rsidRPr="00F25BF8">
              <w:rPr>
                <w:sz w:val="20"/>
              </w:rPr>
              <w:t>5</w:t>
            </w:r>
          </w:p>
        </w:tc>
        <w:tc>
          <w:tcPr>
            <w:tcW w:w="1101" w:type="dxa"/>
          </w:tcPr>
          <w:p w14:paraId="6A7097DC" w14:textId="77777777" w:rsidR="007045FC" w:rsidRPr="00F25BF8" w:rsidRDefault="007045FC" w:rsidP="00F7697D">
            <w:pPr>
              <w:contextualSpacing/>
              <w:jc w:val="center"/>
              <w:rPr>
                <w:sz w:val="20"/>
              </w:rPr>
            </w:pPr>
          </w:p>
        </w:tc>
        <w:tc>
          <w:tcPr>
            <w:tcW w:w="1594" w:type="dxa"/>
          </w:tcPr>
          <w:p w14:paraId="7C7EC915" w14:textId="77777777" w:rsidR="007045FC" w:rsidRPr="00F25BF8" w:rsidRDefault="007045FC" w:rsidP="00F7697D">
            <w:pPr>
              <w:contextualSpacing/>
              <w:jc w:val="center"/>
              <w:rPr>
                <w:sz w:val="20"/>
              </w:rPr>
            </w:pPr>
          </w:p>
        </w:tc>
        <w:tc>
          <w:tcPr>
            <w:tcW w:w="1594" w:type="dxa"/>
          </w:tcPr>
          <w:p w14:paraId="26F515A1" w14:textId="77777777" w:rsidR="007045FC" w:rsidRPr="00F25BF8" w:rsidRDefault="007045FC" w:rsidP="00F7697D">
            <w:pPr>
              <w:contextualSpacing/>
              <w:jc w:val="center"/>
              <w:rPr>
                <w:sz w:val="20"/>
              </w:rPr>
            </w:pPr>
          </w:p>
        </w:tc>
        <w:tc>
          <w:tcPr>
            <w:tcW w:w="1047" w:type="dxa"/>
          </w:tcPr>
          <w:p w14:paraId="234B83A7" w14:textId="77777777" w:rsidR="007045FC" w:rsidRPr="00F25BF8" w:rsidRDefault="007045FC" w:rsidP="00F7697D">
            <w:pPr>
              <w:contextualSpacing/>
              <w:jc w:val="center"/>
              <w:rPr>
                <w:sz w:val="20"/>
              </w:rPr>
            </w:pPr>
          </w:p>
        </w:tc>
        <w:tc>
          <w:tcPr>
            <w:tcW w:w="1080" w:type="dxa"/>
          </w:tcPr>
          <w:p w14:paraId="2306600E" w14:textId="77777777" w:rsidR="007045FC" w:rsidRPr="00F25BF8" w:rsidRDefault="007045FC" w:rsidP="00F7697D">
            <w:pPr>
              <w:contextualSpacing/>
              <w:jc w:val="center"/>
              <w:rPr>
                <w:sz w:val="20"/>
              </w:rPr>
            </w:pPr>
          </w:p>
        </w:tc>
        <w:tc>
          <w:tcPr>
            <w:tcW w:w="1530" w:type="dxa"/>
          </w:tcPr>
          <w:p w14:paraId="469FD061" w14:textId="77777777" w:rsidR="007045FC" w:rsidRPr="00F25BF8" w:rsidRDefault="007045FC" w:rsidP="00F7697D">
            <w:pPr>
              <w:contextualSpacing/>
              <w:jc w:val="center"/>
              <w:rPr>
                <w:sz w:val="20"/>
              </w:rPr>
            </w:pPr>
          </w:p>
        </w:tc>
        <w:tc>
          <w:tcPr>
            <w:tcW w:w="1530" w:type="dxa"/>
          </w:tcPr>
          <w:p w14:paraId="75F739A7" w14:textId="77777777" w:rsidR="007045FC" w:rsidRPr="00F25BF8" w:rsidRDefault="007045FC" w:rsidP="00F7697D">
            <w:pPr>
              <w:contextualSpacing/>
              <w:jc w:val="center"/>
              <w:rPr>
                <w:sz w:val="20"/>
              </w:rPr>
            </w:pPr>
          </w:p>
        </w:tc>
        <w:tc>
          <w:tcPr>
            <w:tcW w:w="1170" w:type="dxa"/>
          </w:tcPr>
          <w:p w14:paraId="2600F113" w14:textId="77777777" w:rsidR="007045FC" w:rsidRPr="00F25BF8" w:rsidRDefault="007045FC" w:rsidP="00F7697D">
            <w:pPr>
              <w:contextualSpacing/>
              <w:jc w:val="center"/>
              <w:rPr>
                <w:sz w:val="20"/>
              </w:rPr>
            </w:pPr>
          </w:p>
        </w:tc>
        <w:tc>
          <w:tcPr>
            <w:tcW w:w="1350" w:type="dxa"/>
          </w:tcPr>
          <w:p w14:paraId="257EE04C" w14:textId="77777777" w:rsidR="007045FC" w:rsidRPr="00F25BF8" w:rsidRDefault="007045FC" w:rsidP="00F7697D">
            <w:pPr>
              <w:contextualSpacing/>
              <w:jc w:val="center"/>
              <w:rPr>
                <w:sz w:val="20"/>
              </w:rPr>
            </w:pPr>
          </w:p>
        </w:tc>
      </w:tr>
      <w:tr w:rsidR="007045FC" w:rsidRPr="00F25BF8" w14:paraId="4E37A28A" w14:textId="0F6F956F" w:rsidTr="00C67ECD">
        <w:trPr>
          <w:trHeight w:val="20"/>
        </w:trPr>
        <w:tc>
          <w:tcPr>
            <w:tcW w:w="694" w:type="dxa"/>
          </w:tcPr>
          <w:p w14:paraId="228311AD" w14:textId="77777777" w:rsidR="007045FC" w:rsidRPr="00F25BF8" w:rsidRDefault="007045FC" w:rsidP="00F7697D">
            <w:pPr>
              <w:contextualSpacing/>
              <w:jc w:val="center"/>
              <w:rPr>
                <w:sz w:val="20"/>
              </w:rPr>
            </w:pPr>
            <w:r w:rsidRPr="00F25BF8">
              <w:rPr>
                <w:sz w:val="20"/>
              </w:rPr>
              <w:t>6</w:t>
            </w:r>
          </w:p>
        </w:tc>
        <w:tc>
          <w:tcPr>
            <w:tcW w:w="1101" w:type="dxa"/>
          </w:tcPr>
          <w:p w14:paraId="1949DB6A" w14:textId="77777777" w:rsidR="007045FC" w:rsidRPr="00F25BF8" w:rsidRDefault="007045FC" w:rsidP="00F7697D">
            <w:pPr>
              <w:contextualSpacing/>
              <w:jc w:val="center"/>
              <w:rPr>
                <w:sz w:val="20"/>
              </w:rPr>
            </w:pPr>
          </w:p>
        </w:tc>
        <w:tc>
          <w:tcPr>
            <w:tcW w:w="1594" w:type="dxa"/>
          </w:tcPr>
          <w:p w14:paraId="41732283" w14:textId="77777777" w:rsidR="007045FC" w:rsidRPr="00F25BF8" w:rsidRDefault="007045FC" w:rsidP="00F7697D">
            <w:pPr>
              <w:contextualSpacing/>
              <w:jc w:val="center"/>
              <w:rPr>
                <w:sz w:val="20"/>
              </w:rPr>
            </w:pPr>
          </w:p>
        </w:tc>
        <w:tc>
          <w:tcPr>
            <w:tcW w:w="1594" w:type="dxa"/>
          </w:tcPr>
          <w:p w14:paraId="78FFCD7C" w14:textId="77777777" w:rsidR="007045FC" w:rsidRPr="00F25BF8" w:rsidRDefault="007045FC" w:rsidP="00F7697D">
            <w:pPr>
              <w:contextualSpacing/>
              <w:jc w:val="center"/>
              <w:rPr>
                <w:sz w:val="20"/>
              </w:rPr>
            </w:pPr>
          </w:p>
        </w:tc>
        <w:tc>
          <w:tcPr>
            <w:tcW w:w="1047" w:type="dxa"/>
          </w:tcPr>
          <w:p w14:paraId="087AFC58" w14:textId="77777777" w:rsidR="007045FC" w:rsidRPr="00F25BF8" w:rsidRDefault="007045FC" w:rsidP="00F7697D">
            <w:pPr>
              <w:contextualSpacing/>
              <w:jc w:val="center"/>
              <w:rPr>
                <w:sz w:val="20"/>
              </w:rPr>
            </w:pPr>
          </w:p>
        </w:tc>
        <w:tc>
          <w:tcPr>
            <w:tcW w:w="1080" w:type="dxa"/>
          </w:tcPr>
          <w:p w14:paraId="712F7DD4" w14:textId="77777777" w:rsidR="007045FC" w:rsidRPr="00F25BF8" w:rsidRDefault="007045FC" w:rsidP="00F7697D">
            <w:pPr>
              <w:contextualSpacing/>
              <w:jc w:val="center"/>
              <w:rPr>
                <w:sz w:val="20"/>
              </w:rPr>
            </w:pPr>
          </w:p>
        </w:tc>
        <w:tc>
          <w:tcPr>
            <w:tcW w:w="1530" w:type="dxa"/>
          </w:tcPr>
          <w:p w14:paraId="45FB2141" w14:textId="77777777" w:rsidR="007045FC" w:rsidRPr="00F25BF8" w:rsidRDefault="007045FC" w:rsidP="00F7697D">
            <w:pPr>
              <w:contextualSpacing/>
              <w:jc w:val="center"/>
              <w:rPr>
                <w:sz w:val="20"/>
              </w:rPr>
            </w:pPr>
          </w:p>
        </w:tc>
        <w:tc>
          <w:tcPr>
            <w:tcW w:w="1530" w:type="dxa"/>
          </w:tcPr>
          <w:p w14:paraId="48DF42A7" w14:textId="77777777" w:rsidR="007045FC" w:rsidRPr="00F25BF8" w:rsidRDefault="007045FC" w:rsidP="00F7697D">
            <w:pPr>
              <w:contextualSpacing/>
              <w:jc w:val="center"/>
              <w:rPr>
                <w:sz w:val="20"/>
              </w:rPr>
            </w:pPr>
          </w:p>
        </w:tc>
        <w:tc>
          <w:tcPr>
            <w:tcW w:w="1170" w:type="dxa"/>
          </w:tcPr>
          <w:p w14:paraId="1A861E1F" w14:textId="77777777" w:rsidR="007045FC" w:rsidRPr="00F25BF8" w:rsidRDefault="007045FC" w:rsidP="00F7697D">
            <w:pPr>
              <w:contextualSpacing/>
              <w:jc w:val="center"/>
              <w:rPr>
                <w:sz w:val="20"/>
              </w:rPr>
            </w:pPr>
          </w:p>
        </w:tc>
        <w:tc>
          <w:tcPr>
            <w:tcW w:w="1350" w:type="dxa"/>
          </w:tcPr>
          <w:p w14:paraId="46C48449" w14:textId="77777777" w:rsidR="007045FC" w:rsidRPr="00F25BF8" w:rsidRDefault="007045FC" w:rsidP="00F7697D">
            <w:pPr>
              <w:contextualSpacing/>
              <w:jc w:val="center"/>
              <w:rPr>
                <w:sz w:val="20"/>
              </w:rPr>
            </w:pPr>
          </w:p>
        </w:tc>
      </w:tr>
      <w:tr w:rsidR="007045FC" w:rsidRPr="00F25BF8" w14:paraId="78E30CB6" w14:textId="7C13D0DD" w:rsidTr="00C67ECD">
        <w:trPr>
          <w:trHeight w:val="20"/>
        </w:trPr>
        <w:tc>
          <w:tcPr>
            <w:tcW w:w="694" w:type="dxa"/>
          </w:tcPr>
          <w:p w14:paraId="47635F80" w14:textId="77777777" w:rsidR="007045FC" w:rsidRPr="00F25BF8" w:rsidRDefault="007045FC" w:rsidP="00F7697D">
            <w:pPr>
              <w:contextualSpacing/>
              <w:jc w:val="center"/>
              <w:rPr>
                <w:sz w:val="20"/>
              </w:rPr>
            </w:pPr>
            <w:r w:rsidRPr="00F25BF8">
              <w:rPr>
                <w:sz w:val="20"/>
              </w:rPr>
              <w:t>7</w:t>
            </w:r>
          </w:p>
        </w:tc>
        <w:tc>
          <w:tcPr>
            <w:tcW w:w="1101" w:type="dxa"/>
          </w:tcPr>
          <w:p w14:paraId="4A538365" w14:textId="77777777" w:rsidR="007045FC" w:rsidRPr="00F25BF8" w:rsidRDefault="007045FC" w:rsidP="00F7697D">
            <w:pPr>
              <w:contextualSpacing/>
              <w:jc w:val="center"/>
              <w:rPr>
                <w:sz w:val="20"/>
              </w:rPr>
            </w:pPr>
          </w:p>
        </w:tc>
        <w:tc>
          <w:tcPr>
            <w:tcW w:w="1594" w:type="dxa"/>
          </w:tcPr>
          <w:p w14:paraId="00E4A7FD" w14:textId="77777777" w:rsidR="007045FC" w:rsidRPr="00F25BF8" w:rsidRDefault="007045FC" w:rsidP="00F7697D">
            <w:pPr>
              <w:contextualSpacing/>
              <w:jc w:val="center"/>
              <w:rPr>
                <w:sz w:val="20"/>
              </w:rPr>
            </w:pPr>
          </w:p>
        </w:tc>
        <w:tc>
          <w:tcPr>
            <w:tcW w:w="1594" w:type="dxa"/>
          </w:tcPr>
          <w:p w14:paraId="5F0D56C5" w14:textId="77777777" w:rsidR="007045FC" w:rsidRPr="00F25BF8" w:rsidRDefault="007045FC" w:rsidP="00F7697D">
            <w:pPr>
              <w:contextualSpacing/>
              <w:jc w:val="center"/>
              <w:rPr>
                <w:sz w:val="20"/>
              </w:rPr>
            </w:pPr>
          </w:p>
        </w:tc>
        <w:tc>
          <w:tcPr>
            <w:tcW w:w="1047" w:type="dxa"/>
          </w:tcPr>
          <w:p w14:paraId="1DC6B6CF" w14:textId="77777777" w:rsidR="007045FC" w:rsidRPr="00F25BF8" w:rsidRDefault="007045FC" w:rsidP="00F7697D">
            <w:pPr>
              <w:contextualSpacing/>
              <w:jc w:val="center"/>
              <w:rPr>
                <w:sz w:val="20"/>
              </w:rPr>
            </w:pPr>
          </w:p>
        </w:tc>
        <w:tc>
          <w:tcPr>
            <w:tcW w:w="1080" w:type="dxa"/>
          </w:tcPr>
          <w:p w14:paraId="6B5FF013" w14:textId="77777777" w:rsidR="007045FC" w:rsidRPr="00F25BF8" w:rsidRDefault="007045FC" w:rsidP="00F7697D">
            <w:pPr>
              <w:contextualSpacing/>
              <w:jc w:val="center"/>
              <w:rPr>
                <w:sz w:val="20"/>
              </w:rPr>
            </w:pPr>
          </w:p>
        </w:tc>
        <w:tc>
          <w:tcPr>
            <w:tcW w:w="1530" w:type="dxa"/>
          </w:tcPr>
          <w:p w14:paraId="5A89F0AD" w14:textId="77777777" w:rsidR="007045FC" w:rsidRPr="00F25BF8" w:rsidRDefault="007045FC" w:rsidP="00F7697D">
            <w:pPr>
              <w:contextualSpacing/>
              <w:jc w:val="center"/>
              <w:rPr>
                <w:sz w:val="20"/>
              </w:rPr>
            </w:pPr>
          </w:p>
        </w:tc>
        <w:tc>
          <w:tcPr>
            <w:tcW w:w="1530" w:type="dxa"/>
          </w:tcPr>
          <w:p w14:paraId="5E923122" w14:textId="77777777" w:rsidR="007045FC" w:rsidRPr="00F25BF8" w:rsidRDefault="007045FC" w:rsidP="00F7697D">
            <w:pPr>
              <w:contextualSpacing/>
              <w:jc w:val="center"/>
              <w:rPr>
                <w:sz w:val="20"/>
              </w:rPr>
            </w:pPr>
          </w:p>
        </w:tc>
        <w:tc>
          <w:tcPr>
            <w:tcW w:w="1170" w:type="dxa"/>
          </w:tcPr>
          <w:p w14:paraId="409A208F" w14:textId="77777777" w:rsidR="007045FC" w:rsidRPr="00F25BF8" w:rsidRDefault="007045FC" w:rsidP="00F7697D">
            <w:pPr>
              <w:contextualSpacing/>
              <w:jc w:val="center"/>
              <w:rPr>
                <w:sz w:val="20"/>
              </w:rPr>
            </w:pPr>
          </w:p>
        </w:tc>
        <w:tc>
          <w:tcPr>
            <w:tcW w:w="1350" w:type="dxa"/>
          </w:tcPr>
          <w:p w14:paraId="1F40A127" w14:textId="77777777" w:rsidR="007045FC" w:rsidRPr="00F25BF8" w:rsidRDefault="007045FC" w:rsidP="00F7697D">
            <w:pPr>
              <w:contextualSpacing/>
              <w:jc w:val="center"/>
              <w:rPr>
                <w:sz w:val="20"/>
              </w:rPr>
            </w:pPr>
          </w:p>
        </w:tc>
      </w:tr>
      <w:tr w:rsidR="007045FC" w:rsidRPr="00F25BF8" w14:paraId="6C9DB410" w14:textId="0D731A2E" w:rsidTr="00C67ECD">
        <w:trPr>
          <w:trHeight w:val="20"/>
        </w:trPr>
        <w:tc>
          <w:tcPr>
            <w:tcW w:w="694" w:type="dxa"/>
          </w:tcPr>
          <w:p w14:paraId="396BA997" w14:textId="77777777" w:rsidR="007045FC" w:rsidRPr="00F25BF8" w:rsidRDefault="007045FC" w:rsidP="00F7697D">
            <w:pPr>
              <w:contextualSpacing/>
              <w:jc w:val="center"/>
              <w:rPr>
                <w:sz w:val="20"/>
              </w:rPr>
            </w:pPr>
            <w:r w:rsidRPr="00F25BF8">
              <w:rPr>
                <w:sz w:val="20"/>
              </w:rPr>
              <w:t>8</w:t>
            </w:r>
          </w:p>
        </w:tc>
        <w:tc>
          <w:tcPr>
            <w:tcW w:w="1101" w:type="dxa"/>
          </w:tcPr>
          <w:p w14:paraId="7255C8EA" w14:textId="77777777" w:rsidR="007045FC" w:rsidRPr="00F25BF8" w:rsidRDefault="007045FC" w:rsidP="00F7697D">
            <w:pPr>
              <w:contextualSpacing/>
              <w:jc w:val="center"/>
              <w:rPr>
                <w:sz w:val="20"/>
              </w:rPr>
            </w:pPr>
          </w:p>
        </w:tc>
        <w:tc>
          <w:tcPr>
            <w:tcW w:w="1594" w:type="dxa"/>
          </w:tcPr>
          <w:p w14:paraId="6009A8A6" w14:textId="77777777" w:rsidR="007045FC" w:rsidRPr="00F25BF8" w:rsidRDefault="007045FC" w:rsidP="00F7697D">
            <w:pPr>
              <w:contextualSpacing/>
              <w:jc w:val="center"/>
              <w:rPr>
                <w:sz w:val="20"/>
              </w:rPr>
            </w:pPr>
          </w:p>
        </w:tc>
        <w:tc>
          <w:tcPr>
            <w:tcW w:w="1594" w:type="dxa"/>
          </w:tcPr>
          <w:p w14:paraId="6D97DB04" w14:textId="77777777" w:rsidR="007045FC" w:rsidRPr="00F25BF8" w:rsidRDefault="007045FC" w:rsidP="00F7697D">
            <w:pPr>
              <w:contextualSpacing/>
              <w:jc w:val="center"/>
              <w:rPr>
                <w:sz w:val="20"/>
              </w:rPr>
            </w:pPr>
          </w:p>
        </w:tc>
        <w:tc>
          <w:tcPr>
            <w:tcW w:w="1047" w:type="dxa"/>
          </w:tcPr>
          <w:p w14:paraId="75BA2C2D" w14:textId="77777777" w:rsidR="007045FC" w:rsidRPr="00F25BF8" w:rsidRDefault="007045FC" w:rsidP="00F7697D">
            <w:pPr>
              <w:contextualSpacing/>
              <w:jc w:val="center"/>
              <w:rPr>
                <w:sz w:val="20"/>
              </w:rPr>
            </w:pPr>
          </w:p>
        </w:tc>
        <w:tc>
          <w:tcPr>
            <w:tcW w:w="1080" w:type="dxa"/>
          </w:tcPr>
          <w:p w14:paraId="023DA0C7" w14:textId="77777777" w:rsidR="007045FC" w:rsidRPr="00F25BF8" w:rsidRDefault="007045FC" w:rsidP="00F7697D">
            <w:pPr>
              <w:contextualSpacing/>
              <w:jc w:val="center"/>
              <w:rPr>
                <w:sz w:val="20"/>
              </w:rPr>
            </w:pPr>
          </w:p>
        </w:tc>
        <w:tc>
          <w:tcPr>
            <w:tcW w:w="1530" w:type="dxa"/>
          </w:tcPr>
          <w:p w14:paraId="114DB176" w14:textId="77777777" w:rsidR="007045FC" w:rsidRPr="00F25BF8" w:rsidRDefault="007045FC" w:rsidP="00F7697D">
            <w:pPr>
              <w:contextualSpacing/>
              <w:jc w:val="center"/>
              <w:rPr>
                <w:sz w:val="20"/>
              </w:rPr>
            </w:pPr>
          </w:p>
        </w:tc>
        <w:tc>
          <w:tcPr>
            <w:tcW w:w="1530" w:type="dxa"/>
          </w:tcPr>
          <w:p w14:paraId="5940E38C" w14:textId="77777777" w:rsidR="007045FC" w:rsidRPr="00F25BF8" w:rsidRDefault="007045FC" w:rsidP="00F7697D">
            <w:pPr>
              <w:contextualSpacing/>
              <w:jc w:val="center"/>
              <w:rPr>
                <w:sz w:val="20"/>
              </w:rPr>
            </w:pPr>
          </w:p>
        </w:tc>
        <w:tc>
          <w:tcPr>
            <w:tcW w:w="1170" w:type="dxa"/>
          </w:tcPr>
          <w:p w14:paraId="71784EC8" w14:textId="77777777" w:rsidR="007045FC" w:rsidRPr="00F25BF8" w:rsidRDefault="007045FC" w:rsidP="00F7697D">
            <w:pPr>
              <w:contextualSpacing/>
              <w:jc w:val="center"/>
              <w:rPr>
                <w:sz w:val="20"/>
              </w:rPr>
            </w:pPr>
          </w:p>
        </w:tc>
        <w:tc>
          <w:tcPr>
            <w:tcW w:w="1350" w:type="dxa"/>
          </w:tcPr>
          <w:p w14:paraId="13C0155B" w14:textId="77777777" w:rsidR="007045FC" w:rsidRPr="00F25BF8" w:rsidRDefault="007045FC" w:rsidP="00F7697D">
            <w:pPr>
              <w:contextualSpacing/>
              <w:jc w:val="center"/>
              <w:rPr>
                <w:sz w:val="20"/>
              </w:rPr>
            </w:pPr>
          </w:p>
        </w:tc>
      </w:tr>
      <w:tr w:rsidR="007045FC" w:rsidRPr="00F25BF8" w14:paraId="31CF7A55" w14:textId="4AFFF1D7" w:rsidTr="00C67ECD">
        <w:trPr>
          <w:trHeight w:val="20"/>
        </w:trPr>
        <w:tc>
          <w:tcPr>
            <w:tcW w:w="694" w:type="dxa"/>
          </w:tcPr>
          <w:p w14:paraId="7911C37E" w14:textId="77777777" w:rsidR="007045FC" w:rsidRPr="00F25BF8" w:rsidRDefault="007045FC" w:rsidP="00F7697D">
            <w:pPr>
              <w:contextualSpacing/>
              <w:jc w:val="center"/>
              <w:rPr>
                <w:sz w:val="20"/>
              </w:rPr>
            </w:pPr>
            <w:r w:rsidRPr="00F25BF8">
              <w:rPr>
                <w:sz w:val="20"/>
              </w:rPr>
              <w:t>9</w:t>
            </w:r>
          </w:p>
        </w:tc>
        <w:tc>
          <w:tcPr>
            <w:tcW w:w="1101" w:type="dxa"/>
          </w:tcPr>
          <w:p w14:paraId="3985B861" w14:textId="77777777" w:rsidR="007045FC" w:rsidRPr="00F25BF8" w:rsidRDefault="007045FC" w:rsidP="00F7697D">
            <w:pPr>
              <w:contextualSpacing/>
              <w:jc w:val="center"/>
              <w:rPr>
                <w:sz w:val="20"/>
              </w:rPr>
            </w:pPr>
          </w:p>
        </w:tc>
        <w:tc>
          <w:tcPr>
            <w:tcW w:w="1594" w:type="dxa"/>
          </w:tcPr>
          <w:p w14:paraId="59FF219A" w14:textId="77777777" w:rsidR="007045FC" w:rsidRPr="00F25BF8" w:rsidRDefault="007045FC" w:rsidP="00F7697D">
            <w:pPr>
              <w:contextualSpacing/>
              <w:jc w:val="center"/>
              <w:rPr>
                <w:sz w:val="20"/>
              </w:rPr>
            </w:pPr>
          </w:p>
        </w:tc>
        <w:tc>
          <w:tcPr>
            <w:tcW w:w="1594" w:type="dxa"/>
          </w:tcPr>
          <w:p w14:paraId="2BB8EBE9" w14:textId="77777777" w:rsidR="007045FC" w:rsidRPr="00F25BF8" w:rsidRDefault="007045FC" w:rsidP="00F7697D">
            <w:pPr>
              <w:contextualSpacing/>
              <w:jc w:val="center"/>
              <w:rPr>
                <w:sz w:val="20"/>
              </w:rPr>
            </w:pPr>
          </w:p>
        </w:tc>
        <w:tc>
          <w:tcPr>
            <w:tcW w:w="1047" w:type="dxa"/>
          </w:tcPr>
          <w:p w14:paraId="703F10C0" w14:textId="77777777" w:rsidR="007045FC" w:rsidRPr="00F25BF8" w:rsidRDefault="007045FC" w:rsidP="00F7697D">
            <w:pPr>
              <w:contextualSpacing/>
              <w:jc w:val="center"/>
              <w:rPr>
                <w:sz w:val="20"/>
              </w:rPr>
            </w:pPr>
          </w:p>
        </w:tc>
        <w:tc>
          <w:tcPr>
            <w:tcW w:w="1080" w:type="dxa"/>
          </w:tcPr>
          <w:p w14:paraId="3E727E0D" w14:textId="77777777" w:rsidR="007045FC" w:rsidRPr="00F25BF8" w:rsidRDefault="007045FC" w:rsidP="00F7697D">
            <w:pPr>
              <w:contextualSpacing/>
              <w:jc w:val="center"/>
              <w:rPr>
                <w:sz w:val="20"/>
              </w:rPr>
            </w:pPr>
          </w:p>
        </w:tc>
        <w:tc>
          <w:tcPr>
            <w:tcW w:w="1530" w:type="dxa"/>
          </w:tcPr>
          <w:p w14:paraId="495A8C91" w14:textId="77777777" w:rsidR="007045FC" w:rsidRPr="00F25BF8" w:rsidRDefault="007045FC" w:rsidP="00F7697D">
            <w:pPr>
              <w:contextualSpacing/>
              <w:jc w:val="center"/>
              <w:rPr>
                <w:sz w:val="20"/>
              </w:rPr>
            </w:pPr>
          </w:p>
        </w:tc>
        <w:tc>
          <w:tcPr>
            <w:tcW w:w="1530" w:type="dxa"/>
          </w:tcPr>
          <w:p w14:paraId="57C2DD8C" w14:textId="77777777" w:rsidR="007045FC" w:rsidRPr="00F25BF8" w:rsidRDefault="007045FC" w:rsidP="00F7697D">
            <w:pPr>
              <w:contextualSpacing/>
              <w:jc w:val="center"/>
              <w:rPr>
                <w:sz w:val="20"/>
              </w:rPr>
            </w:pPr>
          </w:p>
        </w:tc>
        <w:tc>
          <w:tcPr>
            <w:tcW w:w="1170" w:type="dxa"/>
          </w:tcPr>
          <w:p w14:paraId="758E20B3" w14:textId="77777777" w:rsidR="007045FC" w:rsidRPr="00F25BF8" w:rsidRDefault="007045FC" w:rsidP="00F7697D">
            <w:pPr>
              <w:contextualSpacing/>
              <w:jc w:val="center"/>
              <w:rPr>
                <w:sz w:val="20"/>
              </w:rPr>
            </w:pPr>
          </w:p>
        </w:tc>
        <w:tc>
          <w:tcPr>
            <w:tcW w:w="1350" w:type="dxa"/>
          </w:tcPr>
          <w:p w14:paraId="57ED9E45" w14:textId="77777777" w:rsidR="007045FC" w:rsidRPr="00F25BF8" w:rsidRDefault="007045FC" w:rsidP="00F7697D">
            <w:pPr>
              <w:contextualSpacing/>
              <w:jc w:val="center"/>
              <w:rPr>
                <w:sz w:val="20"/>
              </w:rPr>
            </w:pPr>
          </w:p>
        </w:tc>
      </w:tr>
      <w:tr w:rsidR="007045FC" w:rsidRPr="00F25BF8" w14:paraId="60761F5C" w14:textId="51DD9CC0" w:rsidTr="00C67ECD">
        <w:trPr>
          <w:trHeight w:val="20"/>
        </w:trPr>
        <w:tc>
          <w:tcPr>
            <w:tcW w:w="694" w:type="dxa"/>
          </w:tcPr>
          <w:p w14:paraId="7F94D8AE" w14:textId="77777777" w:rsidR="007045FC" w:rsidRPr="00F25BF8" w:rsidRDefault="007045FC" w:rsidP="00F7697D">
            <w:pPr>
              <w:contextualSpacing/>
              <w:jc w:val="center"/>
              <w:rPr>
                <w:sz w:val="20"/>
              </w:rPr>
            </w:pPr>
            <w:r w:rsidRPr="00F25BF8">
              <w:rPr>
                <w:sz w:val="20"/>
              </w:rPr>
              <w:t>10</w:t>
            </w:r>
          </w:p>
        </w:tc>
        <w:tc>
          <w:tcPr>
            <w:tcW w:w="1101" w:type="dxa"/>
          </w:tcPr>
          <w:p w14:paraId="0C498832" w14:textId="77777777" w:rsidR="007045FC" w:rsidRPr="00F25BF8" w:rsidRDefault="007045FC" w:rsidP="00F7697D">
            <w:pPr>
              <w:contextualSpacing/>
              <w:jc w:val="center"/>
              <w:rPr>
                <w:sz w:val="20"/>
              </w:rPr>
            </w:pPr>
          </w:p>
        </w:tc>
        <w:tc>
          <w:tcPr>
            <w:tcW w:w="1594" w:type="dxa"/>
          </w:tcPr>
          <w:p w14:paraId="7BFA98BD" w14:textId="77777777" w:rsidR="007045FC" w:rsidRPr="00F25BF8" w:rsidRDefault="007045FC" w:rsidP="00F7697D">
            <w:pPr>
              <w:contextualSpacing/>
              <w:jc w:val="center"/>
              <w:rPr>
                <w:sz w:val="20"/>
              </w:rPr>
            </w:pPr>
          </w:p>
        </w:tc>
        <w:tc>
          <w:tcPr>
            <w:tcW w:w="1594" w:type="dxa"/>
          </w:tcPr>
          <w:p w14:paraId="57C27BCD" w14:textId="77777777" w:rsidR="007045FC" w:rsidRPr="00F25BF8" w:rsidRDefault="007045FC" w:rsidP="00F7697D">
            <w:pPr>
              <w:contextualSpacing/>
              <w:jc w:val="center"/>
              <w:rPr>
                <w:sz w:val="20"/>
              </w:rPr>
            </w:pPr>
          </w:p>
        </w:tc>
        <w:tc>
          <w:tcPr>
            <w:tcW w:w="1047" w:type="dxa"/>
          </w:tcPr>
          <w:p w14:paraId="5B144C1A" w14:textId="77777777" w:rsidR="007045FC" w:rsidRPr="00F25BF8" w:rsidRDefault="007045FC" w:rsidP="00F7697D">
            <w:pPr>
              <w:contextualSpacing/>
              <w:jc w:val="center"/>
              <w:rPr>
                <w:sz w:val="20"/>
              </w:rPr>
            </w:pPr>
          </w:p>
        </w:tc>
        <w:tc>
          <w:tcPr>
            <w:tcW w:w="1080" w:type="dxa"/>
          </w:tcPr>
          <w:p w14:paraId="34B8591D" w14:textId="77777777" w:rsidR="007045FC" w:rsidRPr="00F25BF8" w:rsidRDefault="007045FC" w:rsidP="00F7697D">
            <w:pPr>
              <w:contextualSpacing/>
              <w:jc w:val="center"/>
              <w:rPr>
                <w:sz w:val="20"/>
              </w:rPr>
            </w:pPr>
          </w:p>
        </w:tc>
        <w:tc>
          <w:tcPr>
            <w:tcW w:w="1530" w:type="dxa"/>
          </w:tcPr>
          <w:p w14:paraId="1F3F74F2" w14:textId="77777777" w:rsidR="007045FC" w:rsidRPr="00F25BF8" w:rsidRDefault="007045FC" w:rsidP="00F7697D">
            <w:pPr>
              <w:contextualSpacing/>
              <w:jc w:val="center"/>
              <w:rPr>
                <w:sz w:val="20"/>
              </w:rPr>
            </w:pPr>
          </w:p>
        </w:tc>
        <w:tc>
          <w:tcPr>
            <w:tcW w:w="1530" w:type="dxa"/>
          </w:tcPr>
          <w:p w14:paraId="25C9F9EA" w14:textId="77777777" w:rsidR="007045FC" w:rsidRPr="00F25BF8" w:rsidRDefault="007045FC" w:rsidP="00F7697D">
            <w:pPr>
              <w:contextualSpacing/>
              <w:jc w:val="center"/>
              <w:rPr>
                <w:sz w:val="20"/>
              </w:rPr>
            </w:pPr>
          </w:p>
        </w:tc>
        <w:tc>
          <w:tcPr>
            <w:tcW w:w="1170" w:type="dxa"/>
          </w:tcPr>
          <w:p w14:paraId="7C418E50" w14:textId="77777777" w:rsidR="007045FC" w:rsidRPr="00F25BF8" w:rsidRDefault="007045FC" w:rsidP="00F7697D">
            <w:pPr>
              <w:contextualSpacing/>
              <w:jc w:val="center"/>
              <w:rPr>
                <w:sz w:val="20"/>
              </w:rPr>
            </w:pPr>
          </w:p>
        </w:tc>
        <w:tc>
          <w:tcPr>
            <w:tcW w:w="1350" w:type="dxa"/>
          </w:tcPr>
          <w:p w14:paraId="3DD349DE" w14:textId="77777777" w:rsidR="007045FC" w:rsidRPr="00F25BF8" w:rsidRDefault="007045FC" w:rsidP="00F7697D">
            <w:pPr>
              <w:contextualSpacing/>
              <w:jc w:val="center"/>
              <w:rPr>
                <w:sz w:val="20"/>
              </w:rPr>
            </w:pPr>
          </w:p>
        </w:tc>
      </w:tr>
    </w:tbl>
    <w:p w14:paraId="2E9DF626" w14:textId="77777777" w:rsidR="00F7697D" w:rsidRPr="00F25BF8" w:rsidRDefault="00F7697D" w:rsidP="00F7697D">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F25BF8" w14:paraId="43927DF8" w14:textId="77777777" w:rsidTr="007045FC">
        <w:trPr>
          <w:jc w:val="center"/>
        </w:trPr>
        <w:tc>
          <w:tcPr>
            <w:tcW w:w="5397" w:type="dxa"/>
          </w:tcPr>
          <w:p w14:paraId="7CF8CE97" w14:textId="5772933C" w:rsidR="007045FC" w:rsidRPr="00F25BF8" w:rsidRDefault="007045FC" w:rsidP="00F7697D">
            <w:pPr>
              <w:kinsoku w:val="0"/>
              <w:overflowPunct w:val="0"/>
              <w:autoSpaceDE w:val="0"/>
              <w:autoSpaceDN w:val="0"/>
              <w:adjustRightInd w:val="0"/>
              <w:contextualSpacing/>
              <w:rPr>
                <w:rFonts w:cs="Times New Roman"/>
                <w:b/>
                <w:sz w:val="20"/>
              </w:rPr>
            </w:pPr>
            <w:r>
              <w:rPr>
                <w:rFonts w:cs="Times New Roman"/>
                <w:b/>
                <w:sz w:val="20"/>
              </w:rPr>
              <w:t>Documentation Type 121</w:t>
            </w:r>
          </w:p>
        </w:tc>
        <w:tc>
          <w:tcPr>
            <w:tcW w:w="5398" w:type="dxa"/>
          </w:tcPr>
          <w:p w14:paraId="4A0C4EFD" w14:textId="51B0544C" w:rsidR="007045FC" w:rsidRPr="00F25BF8" w:rsidRDefault="007045FC" w:rsidP="00F7697D">
            <w:pPr>
              <w:kinsoku w:val="0"/>
              <w:overflowPunct w:val="0"/>
              <w:autoSpaceDE w:val="0"/>
              <w:autoSpaceDN w:val="0"/>
              <w:adjustRightInd w:val="0"/>
              <w:contextualSpacing/>
              <w:rPr>
                <w:rFonts w:cs="Times New Roman"/>
                <w:b/>
                <w:sz w:val="20"/>
              </w:rPr>
            </w:pPr>
            <w:r>
              <w:rPr>
                <w:rFonts w:cs="Times New Roman"/>
                <w:b/>
                <w:sz w:val="20"/>
              </w:rPr>
              <w:t>Likelihood scale 122</w:t>
            </w:r>
          </w:p>
        </w:tc>
      </w:tr>
      <w:tr w:rsidR="007045FC" w:rsidRPr="00F25BF8" w14:paraId="39555FF7" w14:textId="77777777" w:rsidTr="007045FC">
        <w:trPr>
          <w:jc w:val="center"/>
        </w:trPr>
        <w:tc>
          <w:tcPr>
            <w:tcW w:w="5397" w:type="dxa"/>
          </w:tcPr>
          <w:p w14:paraId="65F77A91"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1=Customary land certificate</w:t>
            </w:r>
          </w:p>
          <w:p w14:paraId="622606F5"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2=State land lease/title - 14 year lease</w:t>
            </w:r>
          </w:p>
          <w:p w14:paraId="67E5CFA0"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3=State land lease/title - 99 year lease</w:t>
            </w:r>
          </w:p>
          <w:p w14:paraId="765B192B"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4=Letter of consent not yet registered with the Ministry of Lands</w:t>
            </w:r>
          </w:p>
          <w:p w14:paraId="1FE183FA" w14:textId="77777777"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5=Other documentation</w:t>
            </w:r>
          </w:p>
        </w:tc>
        <w:tc>
          <w:tcPr>
            <w:tcW w:w="5398" w:type="dxa"/>
          </w:tcPr>
          <w:p w14:paraId="749ED6A6"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0C9DA5DA"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16F0664D"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1F91641A"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27BA01E7" w14:textId="77777777" w:rsidR="007045FC" w:rsidRPr="00F25BF8" w:rsidRDefault="007045FC" w:rsidP="007045FC">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71D42085" w14:textId="25E7C732" w:rsidR="007045FC" w:rsidRPr="00F25BF8" w:rsidRDefault="007045FC" w:rsidP="00F7697D">
            <w:pPr>
              <w:kinsoku w:val="0"/>
              <w:overflowPunct w:val="0"/>
              <w:autoSpaceDE w:val="0"/>
              <w:autoSpaceDN w:val="0"/>
              <w:adjustRightInd w:val="0"/>
              <w:contextualSpacing/>
              <w:rPr>
                <w:rFonts w:cs="Times New Roman"/>
                <w:sz w:val="20"/>
              </w:rPr>
            </w:pPr>
            <w:r w:rsidRPr="00F25BF8">
              <w:rPr>
                <w:rFonts w:cs="Times New Roman"/>
                <w:sz w:val="20"/>
              </w:rPr>
              <w:t>7=</w:t>
            </w:r>
            <w:r>
              <w:rPr>
                <w:rFonts w:cs="Times New Roman"/>
                <w:sz w:val="20"/>
              </w:rPr>
              <w:t>Prefer not</w:t>
            </w:r>
            <w:r w:rsidRPr="00F25BF8">
              <w:rPr>
                <w:rFonts w:cs="Times New Roman"/>
                <w:sz w:val="20"/>
              </w:rPr>
              <w:t xml:space="preserve"> to answer</w:t>
            </w:r>
          </w:p>
        </w:tc>
      </w:tr>
    </w:tbl>
    <w:p w14:paraId="1B4F4EBD" w14:textId="77777777" w:rsidR="00F7697D" w:rsidRPr="00F25BF8" w:rsidRDefault="00F7697D" w:rsidP="00F7697D">
      <w:pPr>
        <w:spacing w:after="0" w:line="240" w:lineRule="auto"/>
        <w:contextualSpacing/>
        <w:rPr>
          <w:rFonts w:eastAsia="SimSun"/>
        </w:rPr>
      </w:pPr>
    </w:p>
    <w:p w14:paraId="6935914F" w14:textId="17553073" w:rsidR="00C67ECD" w:rsidRDefault="00C67ECD" w:rsidP="00F7697D">
      <w:pPr>
        <w:spacing w:after="0" w:line="240" w:lineRule="auto"/>
        <w:contextualSpacing/>
        <w:rPr>
          <w:rFonts w:eastAsia="Times New Roman" w:cs="Times New Roman"/>
          <w:b/>
          <w:bCs/>
        </w:rPr>
      </w:pPr>
      <w:r w:rsidRPr="00F25BF8">
        <w:rPr>
          <w:rFonts w:eastAsia="Times New Roman" w:cs="Times New Roman"/>
          <w:b/>
          <w:bCs/>
        </w:rPr>
        <w:t>SECTI</w:t>
      </w:r>
      <w:r>
        <w:rPr>
          <w:rFonts w:eastAsia="Times New Roman" w:cs="Times New Roman"/>
          <w:b/>
          <w:bCs/>
        </w:rPr>
        <w:t>ON J</w:t>
      </w:r>
      <w:r w:rsidRPr="00F25BF8">
        <w:rPr>
          <w:rFonts w:eastAsia="Times New Roman" w:cs="Times New Roman"/>
          <w:b/>
          <w:bCs/>
        </w:rPr>
        <w:t xml:space="preserve">. TENURE STATUS </w:t>
      </w:r>
      <w:r w:rsidR="000F5C1F">
        <w:rPr>
          <w:rFonts w:eastAsia="Times New Roman" w:cs="Times New Roman"/>
          <w:b/>
          <w:bCs/>
        </w:rPr>
        <w:t>/CONFLICTS</w:t>
      </w:r>
    </w:p>
    <w:tbl>
      <w:tblPr>
        <w:tblStyle w:val="TableGrid2"/>
        <w:tblpPr w:leftFromText="180" w:rightFromText="180" w:horzAnchor="page" w:tblpX="1470" w:tblpY="360"/>
        <w:tblW w:w="114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2700"/>
        <w:gridCol w:w="1250"/>
        <w:gridCol w:w="10"/>
      </w:tblGrid>
      <w:tr w:rsidR="000F5C1F" w:rsidRPr="00F25BF8" w14:paraId="57DF78CB" w14:textId="44660095" w:rsidTr="000F5C1F">
        <w:trPr>
          <w:trHeight w:val="244"/>
        </w:trPr>
        <w:tc>
          <w:tcPr>
            <w:tcW w:w="797" w:type="dxa"/>
            <w:vMerge w:val="restart"/>
          </w:tcPr>
          <w:p w14:paraId="4983945C" w14:textId="77777777" w:rsidR="000F5C1F" w:rsidRPr="00F25BF8" w:rsidRDefault="000F5C1F" w:rsidP="00C67ECD">
            <w:pPr>
              <w:contextualSpacing/>
              <w:jc w:val="both"/>
              <w:rPr>
                <w:sz w:val="20"/>
              </w:rPr>
            </w:pPr>
            <w:r w:rsidRPr="00F25BF8">
              <w:rPr>
                <w:sz w:val="20"/>
              </w:rPr>
              <w:t>Field</w:t>
            </w:r>
          </w:p>
        </w:tc>
        <w:tc>
          <w:tcPr>
            <w:tcW w:w="1752" w:type="dxa"/>
          </w:tcPr>
          <w:p w14:paraId="08DFC54C" w14:textId="5E7F123E" w:rsidR="000F5C1F" w:rsidRPr="00F25BF8" w:rsidRDefault="000F5C1F" w:rsidP="00C67ECD">
            <w:pPr>
              <w:contextualSpacing/>
              <w:jc w:val="both"/>
              <w:rPr>
                <w:sz w:val="20"/>
              </w:rPr>
            </w:pPr>
            <w:r>
              <w:rPr>
                <w:sz w:val="20"/>
              </w:rPr>
              <w:t xml:space="preserve">J.9 </w:t>
            </w:r>
          </w:p>
        </w:tc>
        <w:tc>
          <w:tcPr>
            <w:tcW w:w="1912" w:type="dxa"/>
          </w:tcPr>
          <w:p w14:paraId="7BAF12F1" w14:textId="4BEBC25E" w:rsidR="000F5C1F" w:rsidRPr="00F25BF8" w:rsidRDefault="000F5C1F" w:rsidP="00C67ECD">
            <w:pPr>
              <w:contextualSpacing/>
              <w:jc w:val="both"/>
              <w:rPr>
                <w:sz w:val="20"/>
              </w:rPr>
            </w:pPr>
            <w:r>
              <w:rPr>
                <w:sz w:val="20"/>
              </w:rPr>
              <w:t>J.10</w:t>
            </w:r>
          </w:p>
        </w:tc>
        <w:tc>
          <w:tcPr>
            <w:tcW w:w="1430" w:type="dxa"/>
          </w:tcPr>
          <w:p w14:paraId="28F157A4" w14:textId="2E8C74EE" w:rsidR="000F5C1F" w:rsidRPr="00F25BF8" w:rsidRDefault="000F5C1F" w:rsidP="00C67ECD">
            <w:pPr>
              <w:contextualSpacing/>
              <w:jc w:val="both"/>
              <w:rPr>
                <w:sz w:val="20"/>
              </w:rPr>
            </w:pPr>
            <w:r>
              <w:rPr>
                <w:sz w:val="20"/>
              </w:rPr>
              <w:t>J.11</w:t>
            </w:r>
          </w:p>
        </w:tc>
        <w:tc>
          <w:tcPr>
            <w:tcW w:w="1620" w:type="dxa"/>
          </w:tcPr>
          <w:p w14:paraId="47363765" w14:textId="5D6E8DB3" w:rsidR="000F5C1F" w:rsidRPr="00F25BF8" w:rsidRDefault="000F5C1F" w:rsidP="00C67ECD">
            <w:pPr>
              <w:contextualSpacing/>
              <w:jc w:val="both"/>
              <w:rPr>
                <w:sz w:val="20"/>
              </w:rPr>
            </w:pPr>
            <w:r>
              <w:rPr>
                <w:sz w:val="20"/>
              </w:rPr>
              <w:t>J.12</w:t>
            </w:r>
          </w:p>
        </w:tc>
        <w:tc>
          <w:tcPr>
            <w:tcW w:w="2710" w:type="dxa"/>
            <w:gridSpan w:val="2"/>
          </w:tcPr>
          <w:p w14:paraId="789AA6E8" w14:textId="3A306FAA" w:rsidR="000F5C1F" w:rsidRDefault="000F5C1F" w:rsidP="00C67ECD">
            <w:pPr>
              <w:contextualSpacing/>
              <w:jc w:val="both"/>
              <w:rPr>
                <w:sz w:val="20"/>
              </w:rPr>
            </w:pPr>
            <w:r>
              <w:rPr>
                <w:sz w:val="20"/>
              </w:rPr>
              <w:t xml:space="preserve"> J.13</w:t>
            </w:r>
          </w:p>
        </w:tc>
        <w:tc>
          <w:tcPr>
            <w:tcW w:w="1260" w:type="dxa"/>
            <w:gridSpan w:val="2"/>
          </w:tcPr>
          <w:p w14:paraId="18311D56" w14:textId="6F3895F6" w:rsidR="000F5C1F" w:rsidRDefault="000F5C1F" w:rsidP="00C67ECD">
            <w:pPr>
              <w:contextualSpacing/>
              <w:jc w:val="both"/>
              <w:rPr>
                <w:sz w:val="20"/>
              </w:rPr>
            </w:pPr>
            <w:r>
              <w:rPr>
                <w:sz w:val="20"/>
              </w:rPr>
              <w:t>J.14</w:t>
            </w:r>
          </w:p>
        </w:tc>
      </w:tr>
      <w:tr w:rsidR="000F5C1F" w:rsidRPr="00F25BF8" w14:paraId="69D2E1E4" w14:textId="2F3F317A" w:rsidTr="000F5C1F">
        <w:trPr>
          <w:trHeight w:val="244"/>
        </w:trPr>
        <w:tc>
          <w:tcPr>
            <w:tcW w:w="797" w:type="dxa"/>
            <w:vMerge/>
          </w:tcPr>
          <w:p w14:paraId="3329E8C0" w14:textId="77777777" w:rsidR="000F5C1F" w:rsidRPr="00F25BF8" w:rsidRDefault="000F5C1F" w:rsidP="00C67ECD">
            <w:pPr>
              <w:contextualSpacing/>
              <w:jc w:val="both"/>
              <w:rPr>
                <w:sz w:val="20"/>
              </w:rPr>
            </w:pPr>
          </w:p>
        </w:tc>
        <w:tc>
          <w:tcPr>
            <w:tcW w:w="1752" w:type="dxa"/>
          </w:tcPr>
          <w:p w14:paraId="71852B5F" w14:textId="7FCE64B9" w:rsidR="000F5C1F" w:rsidRDefault="000F5C1F" w:rsidP="00C67ECD">
            <w:pPr>
              <w:contextualSpacing/>
              <w:rPr>
                <w:rFonts w:cs="Times New Roman"/>
                <w:sz w:val="20"/>
              </w:rPr>
            </w:pPr>
            <w:r>
              <w:rPr>
                <w:rFonts w:cs="Times New Roman"/>
                <w:sz w:val="20"/>
              </w:rPr>
              <w:t>In the next 1-3 years, h</w:t>
            </w:r>
            <w:r w:rsidRPr="00F25BF8">
              <w:rPr>
                <w:rFonts w:cs="Times New Roman"/>
                <w:sz w:val="20"/>
              </w:rPr>
              <w:t>ow likely do you think it is that the chief will give this field up for investment purposes?</w:t>
            </w:r>
          </w:p>
          <w:p w14:paraId="247DC850" w14:textId="77777777" w:rsidR="000F5C1F" w:rsidRPr="00F25BF8" w:rsidRDefault="000F5C1F" w:rsidP="00C67ECD">
            <w:pPr>
              <w:contextualSpacing/>
              <w:rPr>
                <w:rFonts w:cs="Times New Roman"/>
                <w:sz w:val="20"/>
              </w:rPr>
            </w:pPr>
          </w:p>
          <w:p w14:paraId="2E573A6A" w14:textId="0DDD80F6" w:rsidR="000F5C1F" w:rsidRPr="00C55D75" w:rsidRDefault="000F5C1F" w:rsidP="00C67ECD">
            <w:pPr>
              <w:contextualSpacing/>
              <w:rPr>
                <w:i/>
                <w:sz w:val="20"/>
              </w:rPr>
            </w:pPr>
            <w:r w:rsidRPr="00C55D75">
              <w:rPr>
                <w:rFonts w:cs="Times New Roman"/>
                <w:i/>
                <w:sz w:val="20"/>
              </w:rPr>
              <w:t>(See  Code 122 Below)</w:t>
            </w:r>
          </w:p>
        </w:tc>
        <w:tc>
          <w:tcPr>
            <w:tcW w:w="1912" w:type="dxa"/>
          </w:tcPr>
          <w:p w14:paraId="096D0FBC" w14:textId="30D8F28B" w:rsidR="000F5C1F" w:rsidRDefault="000F5C1F" w:rsidP="00C67ECD">
            <w:pPr>
              <w:contextualSpacing/>
              <w:rPr>
                <w:rFonts w:cs="Times New Roman"/>
                <w:sz w:val="20"/>
              </w:rPr>
            </w:pPr>
            <w:r>
              <w:rPr>
                <w:rFonts w:cs="Times New Roman"/>
                <w:sz w:val="20"/>
              </w:rPr>
              <w:t>In the next 1-3 years, h</w:t>
            </w:r>
            <w:r w:rsidRPr="00F25BF8">
              <w:rPr>
                <w:rFonts w:cs="Times New Roman"/>
                <w:sz w:val="20"/>
              </w:rPr>
              <w:t>ow likely do you think it is that the village headman will re-allocate some or all of this field to another household or for other purposes:</w:t>
            </w:r>
          </w:p>
          <w:p w14:paraId="087A5C4A" w14:textId="77777777" w:rsidR="000F5C1F" w:rsidRPr="00C55D75" w:rsidRDefault="000F5C1F" w:rsidP="00C67ECD">
            <w:pPr>
              <w:contextualSpacing/>
              <w:rPr>
                <w:rFonts w:cs="Times New Roman"/>
                <w:i/>
                <w:sz w:val="20"/>
              </w:rPr>
            </w:pPr>
          </w:p>
          <w:p w14:paraId="0EFD80A9" w14:textId="05A91545" w:rsidR="000F5C1F" w:rsidRPr="00F25BF8" w:rsidRDefault="000F5C1F" w:rsidP="00C67ECD">
            <w:pPr>
              <w:contextualSpacing/>
              <w:rPr>
                <w:sz w:val="20"/>
              </w:rPr>
            </w:pPr>
            <w:r w:rsidRPr="00C55D75">
              <w:rPr>
                <w:rFonts w:cs="Times New Roman"/>
                <w:i/>
                <w:sz w:val="20"/>
              </w:rPr>
              <w:t>(See Code 122 Below)</w:t>
            </w:r>
            <w:r w:rsidRPr="00C55D75">
              <w:rPr>
                <w:rStyle w:val="CommentReference"/>
                <w:rFonts w:eastAsiaTheme="minorHAnsi"/>
                <w:i/>
              </w:rPr>
              <w:commentReference w:id="454"/>
            </w:r>
          </w:p>
        </w:tc>
        <w:tc>
          <w:tcPr>
            <w:tcW w:w="1430" w:type="dxa"/>
          </w:tcPr>
          <w:p w14:paraId="133399D1" w14:textId="44159257" w:rsidR="000F5C1F" w:rsidRDefault="000F5C1F" w:rsidP="00C67ECD">
            <w:pPr>
              <w:kinsoku w:val="0"/>
              <w:overflowPunct w:val="0"/>
              <w:autoSpaceDE w:val="0"/>
              <w:autoSpaceDN w:val="0"/>
              <w:adjustRightInd w:val="0"/>
              <w:contextualSpacing/>
              <w:rPr>
                <w:rFonts w:cs="Times New Roman"/>
                <w:sz w:val="20"/>
              </w:rPr>
            </w:pPr>
            <w:r>
              <w:rPr>
                <w:rFonts w:cs="Times New Roman"/>
                <w:sz w:val="20"/>
              </w:rPr>
              <w:t>In the next 1-3 years, h</w:t>
            </w:r>
            <w:r w:rsidRPr="00F25BF8">
              <w:rPr>
                <w:rFonts w:cs="Times New Roman"/>
                <w:sz w:val="20"/>
              </w:rPr>
              <w:t>ow likely is it that someone from wi</w:t>
            </w:r>
            <w:ins w:id="455" w:author="Stickler, Mercedes M. (E3/LTRM)" w:date="2014-09-22T17:17:00Z">
              <w:r>
                <w:rPr>
                  <w:rFonts w:cs="Times New Roman"/>
                  <w:sz w:val="20"/>
                </w:rPr>
                <w:t>t</w:t>
              </w:r>
            </w:ins>
            <w:r w:rsidRPr="00F25BF8">
              <w:rPr>
                <w:rFonts w:cs="Times New Roman"/>
                <w:sz w:val="20"/>
              </w:rPr>
              <w:t>hin your extended family will take over the use of this field:</w:t>
            </w:r>
          </w:p>
          <w:p w14:paraId="59333156" w14:textId="77777777" w:rsidR="000F5C1F" w:rsidRPr="00F25BF8" w:rsidRDefault="000F5C1F" w:rsidP="00C67ECD">
            <w:pPr>
              <w:kinsoku w:val="0"/>
              <w:overflowPunct w:val="0"/>
              <w:autoSpaceDE w:val="0"/>
              <w:autoSpaceDN w:val="0"/>
              <w:adjustRightInd w:val="0"/>
              <w:contextualSpacing/>
              <w:rPr>
                <w:rFonts w:cs="Times New Roman"/>
                <w:sz w:val="20"/>
              </w:rPr>
            </w:pPr>
          </w:p>
          <w:p w14:paraId="3FDE3697" w14:textId="0A9BEE33" w:rsidR="000F5C1F" w:rsidRPr="00F25BF8" w:rsidRDefault="000F5C1F" w:rsidP="00C67ECD">
            <w:pPr>
              <w:contextualSpacing/>
              <w:rPr>
                <w:sz w:val="20"/>
              </w:rPr>
            </w:pPr>
            <w:r w:rsidRPr="00F25BF8">
              <w:rPr>
                <w:rFonts w:cs="Times New Roman"/>
                <w:sz w:val="20"/>
              </w:rPr>
              <w:t>(</w:t>
            </w:r>
            <w:r w:rsidRPr="00C55D75">
              <w:rPr>
                <w:rFonts w:cs="Times New Roman"/>
                <w:i/>
                <w:sz w:val="20"/>
              </w:rPr>
              <w:t>See  Code 122 Below)</w:t>
            </w:r>
          </w:p>
        </w:tc>
        <w:tc>
          <w:tcPr>
            <w:tcW w:w="1620" w:type="dxa"/>
          </w:tcPr>
          <w:p w14:paraId="60866D80" w14:textId="753EF18D" w:rsidR="000F5C1F" w:rsidRDefault="000F5C1F" w:rsidP="00C67ECD">
            <w:pPr>
              <w:contextualSpacing/>
              <w:jc w:val="center"/>
              <w:rPr>
                <w:rFonts w:cs="Times New Roman"/>
                <w:sz w:val="20"/>
              </w:rPr>
            </w:pPr>
            <w:r w:rsidRPr="00F25BF8">
              <w:rPr>
                <w:rFonts w:cs="Times New Roman"/>
                <w:sz w:val="20"/>
              </w:rPr>
              <w:t>How many seasons could you let this field lie fallow without being worried about the field being reallocated to another household?</w:t>
            </w:r>
          </w:p>
          <w:p w14:paraId="1BF8A1C3" w14:textId="77777777" w:rsidR="000F5C1F" w:rsidRPr="00F25BF8" w:rsidRDefault="000F5C1F" w:rsidP="00C67ECD">
            <w:pPr>
              <w:contextualSpacing/>
              <w:jc w:val="center"/>
              <w:rPr>
                <w:rFonts w:cs="Times New Roman"/>
                <w:sz w:val="20"/>
              </w:rPr>
            </w:pPr>
          </w:p>
          <w:p w14:paraId="140577E9" w14:textId="2023C276" w:rsidR="000F5C1F" w:rsidRPr="00C55D75" w:rsidRDefault="000F5C1F" w:rsidP="00C67ECD">
            <w:pPr>
              <w:kinsoku w:val="0"/>
              <w:overflowPunct w:val="0"/>
              <w:autoSpaceDE w:val="0"/>
              <w:autoSpaceDN w:val="0"/>
              <w:adjustRightInd w:val="0"/>
              <w:contextualSpacing/>
              <w:rPr>
                <w:rFonts w:cs="Times New Roman"/>
                <w:i/>
                <w:sz w:val="20"/>
              </w:rPr>
            </w:pPr>
            <w:r w:rsidRPr="00C55D75">
              <w:rPr>
                <w:rFonts w:cs="Times New Roman"/>
                <w:i/>
                <w:sz w:val="20"/>
              </w:rPr>
              <w:t>If they do not think it will ever be reallocated, enter 777</w:t>
            </w:r>
            <w:r w:rsidRPr="00C55D75">
              <w:rPr>
                <w:rStyle w:val="CommentReference"/>
                <w:rFonts w:eastAsiaTheme="minorHAnsi"/>
                <w:i/>
              </w:rPr>
              <w:commentReference w:id="456"/>
            </w:r>
          </w:p>
        </w:tc>
        <w:tc>
          <w:tcPr>
            <w:tcW w:w="2710" w:type="dxa"/>
            <w:gridSpan w:val="2"/>
            <w:vAlign w:val="center"/>
          </w:tcPr>
          <w:p w14:paraId="6231C996" w14:textId="24657C47"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sidRPr="00F25BF8">
              <w:rPr>
                <w:rFonts w:cs="Times New Roman"/>
                <w:sz w:val="20"/>
              </w:rPr>
              <w:t xml:space="preserve">Have you ever experienced a land dispute on this </w:t>
            </w:r>
            <w:commentRangeStart w:id="457"/>
            <w:r w:rsidRPr="00F25BF8">
              <w:rPr>
                <w:rFonts w:cs="Times New Roman"/>
                <w:sz w:val="20"/>
              </w:rPr>
              <w:t>field</w:t>
            </w:r>
            <w:commentRangeEnd w:id="457"/>
            <w:r>
              <w:rPr>
                <w:rStyle w:val="CommentReference"/>
                <w:rFonts w:eastAsiaTheme="minorHAnsi"/>
              </w:rPr>
              <w:commentReference w:id="457"/>
            </w:r>
            <w:r w:rsidRPr="00F25BF8">
              <w:rPr>
                <w:rFonts w:cs="Times New Roman"/>
                <w:sz w:val="20"/>
              </w:rPr>
              <w:t>?</w:t>
            </w:r>
          </w:p>
          <w:p w14:paraId="2B0F71D6" w14:textId="77777777"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sidRPr="00F25BF8">
              <w:rPr>
                <w:rFonts w:cs="Times New Roman"/>
                <w:sz w:val="20"/>
              </w:rPr>
              <w:t>(A dispute is defined as a confrontation that is either long and drawn out, led to violence or property destruction, or required the involvement of a third party to resolve.)</w:t>
            </w:r>
          </w:p>
          <w:p w14:paraId="0A8EE4BB" w14:textId="336A33D8"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Pr>
                <w:rFonts w:cs="Times New Roman"/>
                <w:sz w:val="20"/>
              </w:rPr>
              <w:t>0</w:t>
            </w:r>
            <w:r w:rsidRPr="00F25BF8">
              <w:rPr>
                <w:rFonts w:cs="Times New Roman"/>
                <w:sz w:val="20"/>
              </w:rPr>
              <w:t>=No</w:t>
            </w:r>
          </w:p>
          <w:p w14:paraId="26E98013" w14:textId="00DCAE09"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Pr>
                <w:rFonts w:cs="Times New Roman"/>
                <w:sz w:val="20"/>
              </w:rPr>
              <w:t>1</w:t>
            </w:r>
            <w:r w:rsidRPr="00F25BF8">
              <w:rPr>
                <w:rFonts w:cs="Times New Roman"/>
                <w:sz w:val="20"/>
              </w:rPr>
              <w:t>=Yes</w:t>
            </w:r>
          </w:p>
          <w:p w14:paraId="66E31DD6" w14:textId="77777777" w:rsidR="000F5C1F" w:rsidRPr="00F25BF8" w:rsidRDefault="000F5C1F" w:rsidP="000F5C1F">
            <w:pPr>
              <w:tabs>
                <w:tab w:val="left" w:pos="7740"/>
              </w:tabs>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1FC78C7" w14:textId="77777777" w:rsidR="000F5C1F" w:rsidRPr="00F25BF8" w:rsidRDefault="000F5C1F" w:rsidP="000F5C1F">
            <w:pPr>
              <w:tabs>
                <w:tab w:val="left" w:pos="7740"/>
              </w:tabs>
              <w:contextualSpacing/>
              <w:jc w:val="center"/>
              <w:rPr>
                <w:rFonts w:cs="Times New Roman"/>
                <w:sz w:val="20"/>
              </w:rPr>
            </w:pPr>
            <w:r w:rsidRPr="00F25BF8">
              <w:rPr>
                <w:rFonts w:cs="Times New Roman"/>
                <w:sz w:val="20"/>
              </w:rPr>
              <w:t>999=Prefer not to respond</w:t>
            </w:r>
          </w:p>
          <w:p w14:paraId="48F982E6" w14:textId="2AE71A07" w:rsidR="000F5C1F" w:rsidRPr="00F25BF8" w:rsidRDefault="000F5C1F" w:rsidP="000F5C1F">
            <w:pPr>
              <w:tabs>
                <w:tab w:val="left" w:pos="7740"/>
              </w:tabs>
              <w:contextualSpacing/>
              <w:jc w:val="center"/>
              <w:rPr>
                <w:rFonts w:cs="Times New Roman"/>
                <w:sz w:val="20"/>
              </w:rPr>
            </w:pPr>
            <w:r>
              <w:rPr>
                <w:rFonts w:cs="Times New Roman"/>
                <w:sz w:val="20"/>
              </w:rPr>
              <w:t>If 0, skip to next field</w:t>
            </w:r>
          </w:p>
        </w:tc>
        <w:tc>
          <w:tcPr>
            <w:tcW w:w="1260" w:type="dxa"/>
            <w:gridSpan w:val="2"/>
          </w:tcPr>
          <w:p w14:paraId="2659E8DE" w14:textId="68DDE9F6" w:rsidR="000F5C1F" w:rsidRPr="00F25BF8" w:rsidRDefault="000F5C1F" w:rsidP="000F5C1F">
            <w:pPr>
              <w:tabs>
                <w:tab w:val="left" w:pos="9810"/>
              </w:tabs>
              <w:contextualSpacing/>
              <w:rPr>
                <w:rFonts w:cs="Times New Roman"/>
                <w:sz w:val="20"/>
              </w:rPr>
            </w:pPr>
            <w:r w:rsidRPr="00F25BF8">
              <w:rPr>
                <w:rFonts w:cs="Times New Roman"/>
                <w:sz w:val="20"/>
              </w:rPr>
              <w:t>In the past 3 years, how many land disputes have you experienced on this field?</w:t>
            </w:r>
          </w:p>
        </w:tc>
      </w:tr>
      <w:tr w:rsidR="000F5C1F" w:rsidRPr="00F25BF8" w14:paraId="21286DBF" w14:textId="6247546E" w:rsidTr="000F5C1F">
        <w:trPr>
          <w:gridAfter w:val="1"/>
          <w:wAfter w:w="10" w:type="dxa"/>
          <w:trHeight w:val="20"/>
        </w:trPr>
        <w:tc>
          <w:tcPr>
            <w:tcW w:w="797" w:type="dxa"/>
          </w:tcPr>
          <w:p w14:paraId="5A30E75B"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r w:rsidRPr="00F25BF8">
              <w:rPr>
                <w:rFonts w:cs="Times New Roman"/>
                <w:b/>
                <w:bCs/>
                <w:spacing w:val="1"/>
                <w:w w:val="105"/>
                <w:sz w:val="18"/>
                <w:szCs w:val="18"/>
              </w:rPr>
              <w:t>FIELD</w:t>
            </w:r>
          </w:p>
        </w:tc>
        <w:tc>
          <w:tcPr>
            <w:tcW w:w="1752" w:type="dxa"/>
          </w:tcPr>
          <w:p w14:paraId="44B2F5AC"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912" w:type="dxa"/>
          </w:tcPr>
          <w:p w14:paraId="090D0EF4"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430" w:type="dxa"/>
          </w:tcPr>
          <w:p w14:paraId="36696E43"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630" w:type="dxa"/>
            <w:gridSpan w:val="2"/>
          </w:tcPr>
          <w:p w14:paraId="17D781D9"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2700" w:type="dxa"/>
          </w:tcPr>
          <w:p w14:paraId="01670588" w14:textId="77777777" w:rsidR="000F5C1F" w:rsidRPr="00F25BF8" w:rsidRDefault="000F5C1F" w:rsidP="00C67ECD">
            <w:pPr>
              <w:kinsoku w:val="0"/>
              <w:overflowPunct w:val="0"/>
              <w:autoSpaceDE w:val="0"/>
              <w:autoSpaceDN w:val="0"/>
              <w:adjustRightInd w:val="0"/>
              <w:contextualSpacing/>
              <w:jc w:val="both"/>
              <w:rPr>
                <w:rFonts w:cs="Times New Roman"/>
                <w:b/>
                <w:bCs/>
                <w:spacing w:val="1"/>
                <w:w w:val="105"/>
                <w:sz w:val="18"/>
                <w:szCs w:val="18"/>
              </w:rPr>
            </w:pPr>
          </w:p>
        </w:tc>
        <w:tc>
          <w:tcPr>
            <w:tcW w:w="1250" w:type="dxa"/>
          </w:tcPr>
          <w:p w14:paraId="657EDA3F" w14:textId="77777777" w:rsidR="000F5C1F" w:rsidRPr="00F25BF8" w:rsidRDefault="000F5C1F" w:rsidP="000F5C1F">
            <w:pPr>
              <w:kinsoku w:val="0"/>
              <w:overflowPunct w:val="0"/>
              <w:autoSpaceDE w:val="0"/>
              <w:autoSpaceDN w:val="0"/>
              <w:adjustRightInd w:val="0"/>
              <w:ind w:right="414"/>
              <w:contextualSpacing/>
              <w:jc w:val="both"/>
              <w:rPr>
                <w:rFonts w:cs="Times New Roman"/>
                <w:b/>
                <w:bCs/>
                <w:spacing w:val="1"/>
                <w:w w:val="105"/>
                <w:sz w:val="18"/>
                <w:szCs w:val="18"/>
              </w:rPr>
            </w:pPr>
          </w:p>
        </w:tc>
      </w:tr>
      <w:tr w:rsidR="000F5C1F" w:rsidRPr="00F25BF8" w14:paraId="4F5131EE" w14:textId="4E879E5E" w:rsidTr="000F5C1F">
        <w:trPr>
          <w:gridAfter w:val="1"/>
          <w:wAfter w:w="10" w:type="dxa"/>
          <w:trHeight w:val="20"/>
        </w:trPr>
        <w:tc>
          <w:tcPr>
            <w:tcW w:w="797" w:type="dxa"/>
          </w:tcPr>
          <w:p w14:paraId="2706EA24" w14:textId="77777777" w:rsidR="000F5C1F" w:rsidRPr="00F25BF8" w:rsidRDefault="000F5C1F" w:rsidP="00C67ECD">
            <w:pPr>
              <w:contextualSpacing/>
              <w:jc w:val="both"/>
              <w:rPr>
                <w:sz w:val="20"/>
              </w:rPr>
            </w:pPr>
            <w:r w:rsidRPr="00F25BF8">
              <w:rPr>
                <w:sz w:val="20"/>
              </w:rPr>
              <w:t>1</w:t>
            </w:r>
          </w:p>
        </w:tc>
        <w:tc>
          <w:tcPr>
            <w:tcW w:w="1752" w:type="dxa"/>
          </w:tcPr>
          <w:p w14:paraId="0C3C763C" w14:textId="77777777" w:rsidR="000F5C1F" w:rsidRPr="00F25BF8" w:rsidRDefault="000F5C1F" w:rsidP="00C67ECD">
            <w:pPr>
              <w:contextualSpacing/>
              <w:jc w:val="both"/>
              <w:rPr>
                <w:sz w:val="20"/>
              </w:rPr>
            </w:pPr>
          </w:p>
        </w:tc>
        <w:tc>
          <w:tcPr>
            <w:tcW w:w="1912" w:type="dxa"/>
          </w:tcPr>
          <w:p w14:paraId="7FB5BF43" w14:textId="77777777" w:rsidR="000F5C1F" w:rsidRPr="00F25BF8" w:rsidRDefault="000F5C1F" w:rsidP="00C67ECD">
            <w:pPr>
              <w:contextualSpacing/>
              <w:jc w:val="both"/>
              <w:rPr>
                <w:sz w:val="20"/>
              </w:rPr>
            </w:pPr>
          </w:p>
        </w:tc>
        <w:tc>
          <w:tcPr>
            <w:tcW w:w="1430" w:type="dxa"/>
          </w:tcPr>
          <w:p w14:paraId="786DD190" w14:textId="77777777" w:rsidR="000F5C1F" w:rsidRPr="00F25BF8" w:rsidRDefault="000F5C1F" w:rsidP="00C67ECD">
            <w:pPr>
              <w:contextualSpacing/>
              <w:jc w:val="both"/>
              <w:rPr>
                <w:sz w:val="20"/>
              </w:rPr>
            </w:pPr>
          </w:p>
        </w:tc>
        <w:tc>
          <w:tcPr>
            <w:tcW w:w="1630" w:type="dxa"/>
            <w:gridSpan w:val="2"/>
          </w:tcPr>
          <w:p w14:paraId="45C82105" w14:textId="77777777" w:rsidR="000F5C1F" w:rsidRPr="00F25BF8" w:rsidRDefault="000F5C1F" w:rsidP="00C67ECD">
            <w:pPr>
              <w:contextualSpacing/>
              <w:jc w:val="both"/>
              <w:rPr>
                <w:sz w:val="20"/>
              </w:rPr>
            </w:pPr>
          </w:p>
        </w:tc>
        <w:tc>
          <w:tcPr>
            <w:tcW w:w="2700" w:type="dxa"/>
            <w:vAlign w:val="center"/>
          </w:tcPr>
          <w:p w14:paraId="3FD66245" w14:textId="50F66388" w:rsidR="000F5C1F" w:rsidRPr="00F25BF8" w:rsidRDefault="000F5C1F" w:rsidP="000F5C1F">
            <w:pPr>
              <w:ind w:right="414"/>
              <w:contextualSpacing/>
              <w:jc w:val="both"/>
              <w:rPr>
                <w:sz w:val="20"/>
              </w:rPr>
            </w:pPr>
          </w:p>
        </w:tc>
        <w:tc>
          <w:tcPr>
            <w:tcW w:w="1250" w:type="dxa"/>
            <w:vAlign w:val="center"/>
          </w:tcPr>
          <w:p w14:paraId="43D3632D" w14:textId="2DA242A0" w:rsidR="000F5C1F" w:rsidRPr="00F25BF8" w:rsidRDefault="000F5C1F" w:rsidP="000F5C1F">
            <w:pPr>
              <w:ind w:right="414"/>
              <w:contextualSpacing/>
              <w:jc w:val="both"/>
              <w:rPr>
                <w:sz w:val="20"/>
              </w:rPr>
            </w:pPr>
          </w:p>
        </w:tc>
      </w:tr>
      <w:tr w:rsidR="000F5C1F" w:rsidRPr="00F25BF8" w14:paraId="78E04A40" w14:textId="1F9085D3" w:rsidTr="000F5C1F">
        <w:trPr>
          <w:gridAfter w:val="1"/>
          <w:wAfter w:w="10" w:type="dxa"/>
          <w:trHeight w:val="20"/>
        </w:trPr>
        <w:tc>
          <w:tcPr>
            <w:tcW w:w="797" w:type="dxa"/>
          </w:tcPr>
          <w:p w14:paraId="78F562E8" w14:textId="4B5BEEA5" w:rsidR="000F5C1F" w:rsidRPr="00F25BF8" w:rsidRDefault="000F5C1F" w:rsidP="00C67ECD">
            <w:pPr>
              <w:ind w:left="-900" w:firstLine="810"/>
              <w:contextualSpacing/>
              <w:jc w:val="both"/>
              <w:rPr>
                <w:sz w:val="20"/>
              </w:rPr>
            </w:pPr>
            <w:r>
              <w:rPr>
                <w:sz w:val="20"/>
              </w:rPr>
              <w:t xml:space="preserve"> 2</w:t>
            </w:r>
          </w:p>
        </w:tc>
        <w:tc>
          <w:tcPr>
            <w:tcW w:w="1752" w:type="dxa"/>
          </w:tcPr>
          <w:p w14:paraId="75508585" w14:textId="77777777" w:rsidR="000F5C1F" w:rsidRDefault="000F5C1F" w:rsidP="00C67ECD">
            <w:pPr>
              <w:ind w:left="-900" w:firstLine="810"/>
              <w:contextualSpacing/>
              <w:jc w:val="both"/>
              <w:rPr>
                <w:sz w:val="20"/>
              </w:rPr>
            </w:pPr>
          </w:p>
        </w:tc>
        <w:tc>
          <w:tcPr>
            <w:tcW w:w="1912" w:type="dxa"/>
          </w:tcPr>
          <w:p w14:paraId="50C0F5B1" w14:textId="77777777" w:rsidR="000F5C1F" w:rsidRDefault="000F5C1F" w:rsidP="00C67ECD">
            <w:pPr>
              <w:ind w:left="-900" w:firstLine="810"/>
              <w:contextualSpacing/>
              <w:jc w:val="both"/>
              <w:rPr>
                <w:sz w:val="20"/>
              </w:rPr>
            </w:pPr>
          </w:p>
        </w:tc>
        <w:tc>
          <w:tcPr>
            <w:tcW w:w="1430" w:type="dxa"/>
          </w:tcPr>
          <w:p w14:paraId="26F83041" w14:textId="77777777" w:rsidR="000F5C1F" w:rsidRDefault="000F5C1F" w:rsidP="00C67ECD">
            <w:pPr>
              <w:ind w:left="-900" w:firstLine="810"/>
              <w:contextualSpacing/>
              <w:jc w:val="both"/>
              <w:rPr>
                <w:sz w:val="20"/>
              </w:rPr>
            </w:pPr>
          </w:p>
        </w:tc>
        <w:tc>
          <w:tcPr>
            <w:tcW w:w="1630" w:type="dxa"/>
            <w:gridSpan w:val="2"/>
          </w:tcPr>
          <w:p w14:paraId="20031D69" w14:textId="77777777" w:rsidR="000F5C1F" w:rsidRDefault="000F5C1F" w:rsidP="00C67ECD">
            <w:pPr>
              <w:ind w:left="-900" w:firstLine="810"/>
              <w:contextualSpacing/>
              <w:jc w:val="both"/>
              <w:rPr>
                <w:sz w:val="20"/>
              </w:rPr>
            </w:pPr>
          </w:p>
        </w:tc>
        <w:tc>
          <w:tcPr>
            <w:tcW w:w="2700" w:type="dxa"/>
          </w:tcPr>
          <w:p w14:paraId="6809F0B5" w14:textId="77777777" w:rsidR="000F5C1F" w:rsidRDefault="000F5C1F" w:rsidP="00C67ECD">
            <w:pPr>
              <w:ind w:left="-900" w:firstLine="810"/>
              <w:contextualSpacing/>
              <w:jc w:val="both"/>
              <w:rPr>
                <w:sz w:val="20"/>
              </w:rPr>
            </w:pPr>
          </w:p>
        </w:tc>
        <w:tc>
          <w:tcPr>
            <w:tcW w:w="1250" w:type="dxa"/>
          </w:tcPr>
          <w:p w14:paraId="066AA647" w14:textId="77777777" w:rsidR="000F5C1F" w:rsidRDefault="000F5C1F" w:rsidP="000F5C1F">
            <w:pPr>
              <w:ind w:left="-900" w:right="414" w:firstLine="810"/>
              <w:contextualSpacing/>
              <w:jc w:val="both"/>
              <w:rPr>
                <w:sz w:val="20"/>
              </w:rPr>
            </w:pPr>
          </w:p>
        </w:tc>
      </w:tr>
      <w:tr w:rsidR="000F5C1F" w:rsidRPr="00F25BF8" w14:paraId="000379B4" w14:textId="4479B53A" w:rsidTr="000F5C1F">
        <w:trPr>
          <w:gridAfter w:val="1"/>
          <w:wAfter w:w="10" w:type="dxa"/>
          <w:trHeight w:val="20"/>
        </w:trPr>
        <w:tc>
          <w:tcPr>
            <w:tcW w:w="797" w:type="dxa"/>
          </w:tcPr>
          <w:p w14:paraId="4F8D6FB6" w14:textId="77777777" w:rsidR="000F5C1F" w:rsidRPr="00F25BF8" w:rsidRDefault="000F5C1F" w:rsidP="00C67ECD">
            <w:pPr>
              <w:contextualSpacing/>
              <w:jc w:val="both"/>
              <w:rPr>
                <w:sz w:val="20"/>
              </w:rPr>
            </w:pPr>
            <w:r w:rsidRPr="00F25BF8">
              <w:rPr>
                <w:sz w:val="20"/>
              </w:rPr>
              <w:t>3</w:t>
            </w:r>
          </w:p>
        </w:tc>
        <w:tc>
          <w:tcPr>
            <w:tcW w:w="1752" w:type="dxa"/>
          </w:tcPr>
          <w:p w14:paraId="1E81F4EE" w14:textId="77777777" w:rsidR="000F5C1F" w:rsidRPr="00F25BF8" w:rsidRDefault="000F5C1F" w:rsidP="00C67ECD">
            <w:pPr>
              <w:contextualSpacing/>
              <w:jc w:val="both"/>
              <w:rPr>
                <w:sz w:val="20"/>
              </w:rPr>
            </w:pPr>
          </w:p>
        </w:tc>
        <w:tc>
          <w:tcPr>
            <w:tcW w:w="1912" w:type="dxa"/>
          </w:tcPr>
          <w:p w14:paraId="77A577E3" w14:textId="77777777" w:rsidR="000F5C1F" w:rsidRPr="00F25BF8" w:rsidRDefault="000F5C1F" w:rsidP="00C67ECD">
            <w:pPr>
              <w:contextualSpacing/>
              <w:jc w:val="both"/>
              <w:rPr>
                <w:sz w:val="20"/>
              </w:rPr>
            </w:pPr>
          </w:p>
        </w:tc>
        <w:tc>
          <w:tcPr>
            <w:tcW w:w="1430" w:type="dxa"/>
          </w:tcPr>
          <w:p w14:paraId="6E3EFF03" w14:textId="77777777" w:rsidR="000F5C1F" w:rsidRPr="00F25BF8" w:rsidRDefault="000F5C1F" w:rsidP="00C67ECD">
            <w:pPr>
              <w:contextualSpacing/>
              <w:jc w:val="both"/>
              <w:rPr>
                <w:sz w:val="20"/>
              </w:rPr>
            </w:pPr>
          </w:p>
        </w:tc>
        <w:tc>
          <w:tcPr>
            <w:tcW w:w="1630" w:type="dxa"/>
            <w:gridSpan w:val="2"/>
          </w:tcPr>
          <w:p w14:paraId="3EC23DF4" w14:textId="77777777" w:rsidR="000F5C1F" w:rsidRPr="00F25BF8" w:rsidRDefault="000F5C1F" w:rsidP="00C67ECD">
            <w:pPr>
              <w:contextualSpacing/>
              <w:jc w:val="both"/>
              <w:rPr>
                <w:sz w:val="20"/>
              </w:rPr>
            </w:pPr>
          </w:p>
        </w:tc>
        <w:tc>
          <w:tcPr>
            <w:tcW w:w="2700" w:type="dxa"/>
          </w:tcPr>
          <w:p w14:paraId="0333FD7E" w14:textId="77777777" w:rsidR="000F5C1F" w:rsidRPr="00F25BF8" w:rsidRDefault="000F5C1F" w:rsidP="00C67ECD">
            <w:pPr>
              <w:contextualSpacing/>
              <w:jc w:val="both"/>
              <w:rPr>
                <w:sz w:val="20"/>
              </w:rPr>
            </w:pPr>
          </w:p>
        </w:tc>
        <w:tc>
          <w:tcPr>
            <w:tcW w:w="1250" w:type="dxa"/>
          </w:tcPr>
          <w:p w14:paraId="0C2A5E32" w14:textId="77777777" w:rsidR="000F5C1F" w:rsidRPr="00F25BF8" w:rsidRDefault="000F5C1F" w:rsidP="000F5C1F">
            <w:pPr>
              <w:ind w:right="414"/>
              <w:contextualSpacing/>
              <w:jc w:val="both"/>
              <w:rPr>
                <w:sz w:val="20"/>
              </w:rPr>
            </w:pPr>
          </w:p>
        </w:tc>
      </w:tr>
      <w:tr w:rsidR="000F5C1F" w:rsidRPr="00F25BF8" w14:paraId="36F4EA66" w14:textId="506C5BC3" w:rsidTr="000F5C1F">
        <w:trPr>
          <w:trHeight w:val="20"/>
        </w:trPr>
        <w:tc>
          <w:tcPr>
            <w:tcW w:w="797" w:type="dxa"/>
          </w:tcPr>
          <w:p w14:paraId="2060A70A" w14:textId="77777777" w:rsidR="000F5C1F" w:rsidRPr="00F25BF8" w:rsidRDefault="000F5C1F" w:rsidP="00C67ECD">
            <w:pPr>
              <w:contextualSpacing/>
              <w:jc w:val="both"/>
              <w:rPr>
                <w:sz w:val="20"/>
              </w:rPr>
            </w:pPr>
            <w:r w:rsidRPr="00F25BF8">
              <w:rPr>
                <w:sz w:val="20"/>
              </w:rPr>
              <w:t>4</w:t>
            </w:r>
          </w:p>
        </w:tc>
        <w:tc>
          <w:tcPr>
            <w:tcW w:w="1752" w:type="dxa"/>
          </w:tcPr>
          <w:p w14:paraId="1ED096EB" w14:textId="77777777" w:rsidR="000F5C1F" w:rsidRPr="00F25BF8" w:rsidRDefault="000F5C1F" w:rsidP="00C67ECD">
            <w:pPr>
              <w:contextualSpacing/>
              <w:jc w:val="both"/>
              <w:rPr>
                <w:sz w:val="20"/>
              </w:rPr>
            </w:pPr>
          </w:p>
        </w:tc>
        <w:tc>
          <w:tcPr>
            <w:tcW w:w="1912" w:type="dxa"/>
          </w:tcPr>
          <w:p w14:paraId="554B3AE4" w14:textId="77777777" w:rsidR="000F5C1F" w:rsidRPr="00F25BF8" w:rsidRDefault="000F5C1F" w:rsidP="00C67ECD">
            <w:pPr>
              <w:contextualSpacing/>
              <w:jc w:val="both"/>
              <w:rPr>
                <w:sz w:val="20"/>
              </w:rPr>
            </w:pPr>
          </w:p>
        </w:tc>
        <w:tc>
          <w:tcPr>
            <w:tcW w:w="1430" w:type="dxa"/>
          </w:tcPr>
          <w:p w14:paraId="3F41FE61" w14:textId="77777777" w:rsidR="000F5C1F" w:rsidRPr="00F25BF8" w:rsidRDefault="000F5C1F" w:rsidP="00C67ECD">
            <w:pPr>
              <w:contextualSpacing/>
              <w:jc w:val="both"/>
              <w:rPr>
                <w:sz w:val="20"/>
              </w:rPr>
            </w:pPr>
          </w:p>
        </w:tc>
        <w:tc>
          <w:tcPr>
            <w:tcW w:w="1630" w:type="dxa"/>
            <w:gridSpan w:val="2"/>
          </w:tcPr>
          <w:p w14:paraId="7F010DE4" w14:textId="77777777" w:rsidR="000F5C1F" w:rsidRPr="00F25BF8" w:rsidRDefault="000F5C1F" w:rsidP="00C67ECD">
            <w:pPr>
              <w:contextualSpacing/>
              <w:jc w:val="both"/>
              <w:rPr>
                <w:sz w:val="20"/>
              </w:rPr>
            </w:pPr>
          </w:p>
        </w:tc>
        <w:tc>
          <w:tcPr>
            <w:tcW w:w="2700" w:type="dxa"/>
          </w:tcPr>
          <w:p w14:paraId="4B5CD08C" w14:textId="77777777" w:rsidR="000F5C1F" w:rsidRPr="00F25BF8" w:rsidRDefault="000F5C1F" w:rsidP="00C67ECD">
            <w:pPr>
              <w:contextualSpacing/>
              <w:jc w:val="both"/>
              <w:rPr>
                <w:sz w:val="20"/>
              </w:rPr>
            </w:pPr>
          </w:p>
        </w:tc>
        <w:tc>
          <w:tcPr>
            <w:tcW w:w="1260" w:type="dxa"/>
            <w:gridSpan w:val="2"/>
          </w:tcPr>
          <w:p w14:paraId="68091923" w14:textId="77777777" w:rsidR="000F5C1F" w:rsidRPr="00F25BF8" w:rsidRDefault="000F5C1F" w:rsidP="000F5C1F">
            <w:pPr>
              <w:ind w:right="414"/>
              <w:contextualSpacing/>
              <w:jc w:val="both"/>
              <w:rPr>
                <w:sz w:val="20"/>
              </w:rPr>
            </w:pPr>
          </w:p>
        </w:tc>
      </w:tr>
      <w:tr w:rsidR="000F5C1F" w:rsidRPr="00F25BF8" w14:paraId="2E23CB1B" w14:textId="401630A0" w:rsidTr="000F5C1F">
        <w:trPr>
          <w:gridAfter w:val="1"/>
          <w:wAfter w:w="10" w:type="dxa"/>
          <w:trHeight w:val="20"/>
        </w:trPr>
        <w:tc>
          <w:tcPr>
            <w:tcW w:w="797" w:type="dxa"/>
          </w:tcPr>
          <w:p w14:paraId="6CD12275" w14:textId="77777777" w:rsidR="000F5C1F" w:rsidRPr="00F25BF8" w:rsidRDefault="000F5C1F" w:rsidP="00C67ECD">
            <w:pPr>
              <w:contextualSpacing/>
              <w:jc w:val="both"/>
              <w:rPr>
                <w:sz w:val="20"/>
              </w:rPr>
            </w:pPr>
            <w:r w:rsidRPr="00F25BF8">
              <w:rPr>
                <w:sz w:val="20"/>
              </w:rPr>
              <w:t>5</w:t>
            </w:r>
          </w:p>
        </w:tc>
        <w:tc>
          <w:tcPr>
            <w:tcW w:w="1752" w:type="dxa"/>
          </w:tcPr>
          <w:p w14:paraId="32CF5EC3" w14:textId="77777777" w:rsidR="000F5C1F" w:rsidRPr="00F25BF8" w:rsidRDefault="000F5C1F" w:rsidP="00C67ECD">
            <w:pPr>
              <w:contextualSpacing/>
              <w:jc w:val="both"/>
              <w:rPr>
                <w:sz w:val="20"/>
              </w:rPr>
            </w:pPr>
          </w:p>
        </w:tc>
        <w:tc>
          <w:tcPr>
            <w:tcW w:w="1912" w:type="dxa"/>
          </w:tcPr>
          <w:p w14:paraId="3C486038" w14:textId="77777777" w:rsidR="000F5C1F" w:rsidRPr="00F25BF8" w:rsidRDefault="000F5C1F" w:rsidP="00C67ECD">
            <w:pPr>
              <w:contextualSpacing/>
              <w:jc w:val="both"/>
              <w:rPr>
                <w:sz w:val="20"/>
              </w:rPr>
            </w:pPr>
          </w:p>
        </w:tc>
        <w:tc>
          <w:tcPr>
            <w:tcW w:w="1430" w:type="dxa"/>
          </w:tcPr>
          <w:p w14:paraId="671D0EB1" w14:textId="77777777" w:rsidR="000F5C1F" w:rsidRPr="00F25BF8" w:rsidRDefault="000F5C1F" w:rsidP="00C67ECD">
            <w:pPr>
              <w:contextualSpacing/>
              <w:jc w:val="both"/>
              <w:rPr>
                <w:sz w:val="20"/>
              </w:rPr>
            </w:pPr>
          </w:p>
        </w:tc>
        <w:tc>
          <w:tcPr>
            <w:tcW w:w="1630" w:type="dxa"/>
            <w:gridSpan w:val="2"/>
          </w:tcPr>
          <w:p w14:paraId="2CFED8A8" w14:textId="77777777" w:rsidR="000F5C1F" w:rsidRPr="00F25BF8" w:rsidRDefault="000F5C1F" w:rsidP="00C67ECD">
            <w:pPr>
              <w:contextualSpacing/>
              <w:jc w:val="both"/>
              <w:rPr>
                <w:sz w:val="20"/>
              </w:rPr>
            </w:pPr>
          </w:p>
        </w:tc>
        <w:tc>
          <w:tcPr>
            <w:tcW w:w="2700" w:type="dxa"/>
          </w:tcPr>
          <w:p w14:paraId="6055964C" w14:textId="77777777" w:rsidR="000F5C1F" w:rsidRPr="00F25BF8" w:rsidRDefault="000F5C1F" w:rsidP="00C67ECD">
            <w:pPr>
              <w:contextualSpacing/>
              <w:jc w:val="both"/>
              <w:rPr>
                <w:sz w:val="20"/>
              </w:rPr>
            </w:pPr>
          </w:p>
        </w:tc>
        <w:tc>
          <w:tcPr>
            <w:tcW w:w="1250" w:type="dxa"/>
          </w:tcPr>
          <w:p w14:paraId="2E544CF5" w14:textId="77777777" w:rsidR="000F5C1F" w:rsidRPr="00F25BF8" w:rsidRDefault="000F5C1F" w:rsidP="000F5C1F">
            <w:pPr>
              <w:ind w:right="414"/>
              <w:contextualSpacing/>
              <w:jc w:val="both"/>
              <w:rPr>
                <w:sz w:val="20"/>
              </w:rPr>
            </w:pPr>
          </w:p>
        </w:tc>
      </w:tr>
      <w:tr w:rsidR="000F5C1F" w:rsidRPr="00F25BF8" w14:paraId="0BC7E26F" w14:textId="73191CE1" w:rsidTr="000F5C1F">
        <w:trPr>
          <w:gridAfter w:val="1"/>
          <w:wAfter w:w="10" w:type="dxa"/>
          <w:trHeight w:val="20"/>
        </w:trPr>
        <w:tc>
          <w:tcPr>
            <w:tcW w:w="797" w:type="dxa"/>
          </w:tcPr>
          <w:p w14:paraId="2E33942A" w14:textId="77777777" w:rsidR="000F5C1F" w:rsidRPr="00F25BF8" w:rsidRDefault="000F5C1F" w:rsidP="00C67ECD">
            <w:pPr>
              <w:contextualSpacing/>
              <w:jc w:val="both"/>
              <w:rPr>
                <w:sz w:val="20"/>
              </w:rPr>
            </w:pPr>
            <w:r w:rsidRPr="00F25BF8">
              <w:rPr>
                <w:sz w:val="20"/>
              </w:rPr>
              <w:t>6</w:t>
            </w:r>
          </w:p>
        </w:tc>
        <w:tc>
          <w:tcPr>
            <w:tcW w:w="1752" w:type="dxa"/>
          </w:tcPr>
          <w:p w14:paraId="587D2F6F" w14:textId="77777777" w:rsidR="000F5C1F" w:rsidRPr="00F25BF8" w:rsidRDefault="000F5C1F" w:rsidP="00C67ECD">
            <w:pPr>
              <w:contextualSpacing/>
              <w:jc w:val="both"/>
              <w:rPr>
                <w:sz w:val="20"/>
              </w:rPr>
            </w:pPr>
          </w:p>
        </w:tc>
        <w:tc>
          <w:tcPr>
            <w:tcW w:w="1912" w:type="dxa"/>
          </w:tcPr>
          <w:p w14:paraId="7A937B2F" w14:textId="77777777" w:rsidR="000F5C1F" w:rsidRPr="00F25BF8" w:rsidRDefault="000F5C1F" w:rsidP="00C67ECD">
            <w:pPr>
              <w:contextualSpacing/>
              <w:jc w:val="both"/>
              <w:rPr>
                <w:sz w:val="20"/>
              </w:rPr>
            </w:pPr>
          </w:p>
        </w:tc>
        <w:tc>
          <w:tcPr>
            <w:tcW w:w="1430" w:type="dxa"/>
          </w:tcPr>
          <w:p w14:paraId="304F6081" w14:textId="77777777" w:rsidR="000F5C1F" w:rsidRPr="00F25BF8" w:rsidRDefault="000F5C1F" w:rsidP="00C67ECD">
            <w:pPr>
              <w:contextualSpacing/>
              <w:jc w:val="both"/>
              <w:rPr>
                <w:sz w:val="20"/>
              </w:rPr>
            </w:pPr>
          </w:p>
        </w:tc>
        <w:tc>
          <w:tcPr>
            <w:tcW w:w="1630" w:type="dxa"/>
            <w:gridSpan w:val="2"/>
          </w:tcPr>
          <w:p w14:paraId="39AC59A6" w14:textId="77777777" w:rsidR="000F5C1F" w:rsidRPr="00F25BF8" w:rsidRDefault="000F5C1F" w:rsidP="00C67ECD">
            <w:pPr>
              <w:contextualSpacing/>
              <w:jc w:val="both"/>
              <w:rPr>
                <w:sz w:val="20"/>
              </w:rPr>
            </w:pPr>
          </w:p>
        </w:tc>
        <w:tc>
          <w:tcPr>
            <w:tcW w:w="2700" w:type="dxa"/>
          </w:tcPr>
          <w:p w14:paraId="4B4C6108" w14:textId="77777777" w:rsidR="000F5C1F" w:rsidRPr="00F25BF8" w:rsidRDefault="000F5C1F" w:rsidP="00C67ECD">
            <w:pPr>
              <w:contextualSpacing/>
              <w:jc w:val="both"/>
              <w:rPr>
                <w:sz w:val="20"/>
              </w:rPr>
            </w:pPr>
          </w:p>
        </w:tc>
        <w:tc>
          <w:tcPr>
            <w:tcW w:w="1250" w:type="dxa"/>
          </w:tcPr>
          <w:p w14:paraId="2575E7B0" w14:textId="77777777" w:rsidR="000F5C1F" w:rsidRPr="00F25BF8" w:rsidRDefault="000F5C1F" w:rsidP="000F5C1F">
            <w:pPr>
              <w:ind w:right="414"/>
              <w:contextualSpacing/>
              <w:jc w:val="both"/>
              <w:rPr>
                <w:sz w:val="20"/>
              </w:rPr>
            </w:pPr>
          </w:p>
        </w:tc>
      </w:tr>
      <w:tr w:rsidR="000F5C1F" w:rsidRPr="00F25BF8" w14:paraId="3D0E363C" w14:textId="37461FD5" w:rsidTr="000F5C1F">
        <w:trPr>
          <w:gridAfter w:val="1"/>
          <w:wAfter w:w="10" w:type="dxa"/>
          <w:trHeight w:val="20"/>
        </w:trPr>
        <w:tc>
          <w:tcPr>
            <w:tcW w:w="797" w:type="dxa"/>
          </w:tcPr>
          <w:p w14:paraId="0E466144" w14:textId="77777777" w:rsidR="000F5C1F" w:rsidRPr="00F25BF8" w:rsidRDefault="000F5C1F" w:rsidP="00C67ECD">
            <w:pPr>
              <w:contextualSpacing/>
              <w:jc w:val="both"/>
              <w:rPr>
                <w:sz w:val="20"/>
              </w:rPr>
            </w:pPr>
            <w:r w:rsidRPr="00F25BF8">
              <w:rPr>
                <w:sz w:val="20"/>
              </w:rPr>
              <w:t>7</w:t>
            </w:r>
          </w:p>
        </w:tc>
        <w:tc>
          <w:tcPr>
            <w:tcW w:w="1752" w:type="dxa"/>
          </w:tcPr>
          <w:p w14:paraId="4B1FDC16" w14:textId="77777777" w:rsidR="000F5C1F" w:rsidRPr="00F25BF8" w:rsidRDefault="000F5C1F" w:rsidP="00C67ECD">
            <w:pPr>
              <w:contextualSpacing/>
              <w:jc w:val="both"/>
              <w:rPr>
                <w:sz w:val="20"/>
              </w:rPr>
            </w:pPr>
          </w:p>
        </w:tc>
        <w:tc>
          <w:tcPr>
            <w:tcW w:w="1912" w:type="dxa"/>
          </w:tcPr>
          <w:p w14:paraId="51485432" w14:textId="77777777" w:rsidR="000F5C1F" w:rsidRPr="00F25BF8" w:rsidRDefault="000F5C1F" w:rsidP="00C67ECD">
            <w:pPr>
              <w:contextualSpacing/>
              <w:jc w:val="both"/>
              <w:rPr>
                <w:sz w:val="20"/>
              </w:rPr>
            </w:pPr>
          </w:p>
        </w:tc>
        <w:tc>
          <w:tcPr>
            <w:tcW w:w="1430" w:type="dxa"/>
          </w:tcPr>
          <w:p w14:paraId="62833C38" w14:textId="77777777" w:rsidR="000F5C1F" w:rsidRPr="00F25BF8" w:rsidRDefault="000F5C1F" w:rsidP="00C67ECD">
            <w:pPr>
              <w:contextualSpacing/>
              <w:jc w:val="both"/>
              <w:rPr>
                <w:sz w:val="20"/>
              </w:rPr>
            </w:pPr>
          </w:p>
        </w:tc>
        <w:tc>
          <w:tcPr>
            <w:tcW w:w="1630" w:type="dxa"/>
            <w:gridSpan w:val="2"/>
          </w:tcPr>
          <w:p w14:paraId="7C5BC7C7" w14:textId="77777777" w:rsidR="000F5C1F" w:rsidRPr="00F25BF8" w:rsidRDefault="000F5C1F" w:rsidP="00C67ECD">
            <w:pPr>
              <w:contextualSpacing/>
              <w:jc w:val="both"/>
              <w:rPr>
                <w:sz w:val="20"/>
              </w:rPr>
            </w:pPr>
          </w:p>
        </w:tc>
        <w:tc>
          <w:tcPr>
            <w:tcW w:w="2700" w:type="dxa"/>
          </w:tcPr>
          <w:p w14:paraId="67DD27D5" w14:textId="77777777" w:rsidR="000F5C1F" w:rsidRPr="00F25BF8" w:rsidRDefault="000F5C1F" w:rsidP="00C67ECD">
            <w:pPr>
              <w:contextualSpacing/>
              <w:jc w:val="both"/>
              <w:rPr>
                <w:sz w:val="20"/>
              </w:rPr>
            </w:pPr>
          </w:p>
        </w:tc>
        <w:tc>
          <w:tcPr>
            <w:tcW w:w="1250" w:type="dxa"/>
          </w:tcPr>
          <w:p w14:paraId="18400081" w14:textId="77777777" w:rsidR="000F5C1F" w:rsidRPr="00F25BF8" w:rsidRDefault="000F5C1F" w:rsidP="000F5C1F">
            <w:pPr>
              <w:ind w:right="414"/>
              <w:contextualSpacing/>
              <w:jc w:val="both"/>
              <w:rPr>
                <w:sz w:val="20"/>
              </w:rPr>
            </w:pPr>
          </w:p>
        </w:tc>
      </w:tr>
      <w:tr w:rsidR="000F5C1F" w:rsidRPr="00F25BF8" w14:paraId="6707CB44" w14:textId="6A600B55" w:rsidTr="000F5C1F">
        <w:trPr>
          <w:gridAfter w:val="1"/>
          <w:wAfter w:w="10" w:type="dxa"/>
          <w:trHeight w:val="20"/>
        </w:trPr>
        <w:tc>
          <w:tcPr>
            <w:tcW w:w="797" w:type="dxa"/>
          </w:tcPr>
          <w:p w14:paraId="65436F0A" w14:textId="77777777" w:rsidR="000F5C1F" w:rsidRPr="00F25BF8" w:rsidRDefault="000F5C1F" w:rsidP="00C67ECD">
            <w:pPr>
              <w:contextualSpacing/>
              <w:jc w:val="both"/>
              <w:rPr>
                <w:sz w:val="20"/>
              </w:rPr>
            </w:pPr>
            <w:r w:rsidRPr="00F25BF8">
              <w:rPr>
                <w:sz w:val="20"/>
              </w:rPr>
              <w:t>8</w:t>
            </w:r>
          </w:p>
        </w:tc>
        <w:tc>
          <w:tcPr>
            <w:tcW w:w="1752" w:type="dxa"/>
          </w:tcPr>
          <w:p w14:paraId="7B76645B" w14:textId="77777777" w:rsidR="000F5C1F" w:rsidRPr="00F25BF8" w:rsidRDefault="000F5C1F" w:rsidP="00C67ECD">
            <w:pPr>
              <w:contextualSpacing/>
              <w:jc w:val="both"/>
              <w:rPr>
                <w:sz w:val="20"/>
              </w:rPr>
            </w:pPr>
          </w:p>
        </w:tc>
        <w:tc>
          <w:tcPr>
            <w:tcW w:w="1912" w:type="dxa"/>
          </w:tcPr>
          <w:p w14:paraId="5A350533" w14:textId="77777777" w:rsidR="000F5C1F" w:rsidRPr="00F25BF8" w:rsidRDefault="000F5C1F" w:rsidP="00C67ECD">
            <w:pPr>
              <w:contextualSpacing/>
              <w:jc w:val="both"/>
              <w:rPr>
                <w:sz w:val="20"/>
              </w:rPr>
            </w:pPr>
          </w:p>
        </w:tc>
        <w:tc>
          <w:tcPr>
            <w:tcW w:w="1430" w:type="dxa"/>
          </w:tcPr>
          <w:p w14:paraId="1C7A5A8A" w14:textId="77777777" w:rsidR="000F5C1F" w:rsidRPr="00F25BF8" w:rsidRDefault="000F5C1F" w:rsidP="00C67ECD">
            <w:pPr>
              <w:contextualSpacing/>
              <w:jc w:val="both"/>
              <w:rPr>
                <w:sz w:val="20"/>
              </w:rPr>
            </w:pPr>
          </w:p>
        </w:tc>
        <w:tc>
          <w:tcPr>
            <w:tcW w:w="1630" w:type="dxa"/>
            <w:gridSpan w:val="2"/>
          </w:tcPr>
          <w:p w14:paraId="31CC1A5E" w14:textId="77777777" w:rsidR="000F5C1F" w:rsidRPr="00F25BF8" w:rsidRDefault="000F5C1F" w:rsidP="00C67ECD">
            <w:pPr>
              <w:contextualSpacing/>
              <w:jc w:val="both"/>
              <w:rPr>
                <w:sz w:val="20"/>
              </w:rPr>
            </w:pPr>
          </w:p>
        </w:tc>
        <w:tc>
          <w:tcPr>
            <w:tcW w:w="2700" w:type="dxa"/>
          </w:tcPr>
          <w:p w14:paraId="0C025AA3" w14:textId="77777777" w:rsidR="000F5C1F" w:rsidRPr="00F25BF8" w:rsidRDefault="000F5C1F" w:rsidP="00C67ECD">
            <w:pPr>
              <w:contextualSpacing/>
              <w:jc w:val="both"/>
              <w:rPr>
                <w:sz w:val="20"/>
              </w:rPr>
            </w:pPr>
          </w:p>
        </w:tc>
        <w:tc>
          <w:tcPr>
            <w:tcW w:w="1250" w:type="dxa"/>
          </w:tcPr>
          <w:p w14:paraId="019FBE1C" w14:textId="77777777" w:rsidR="000F5C1F" w:rsidRPr="00F25BF8" w:rsidRDefault="000F5C1F" w:rsidP="000F5C1F">
            <w:pPr>
              <w:ind w:right="414"/>
              <w:contextualSpacing/>
              <w:jc w:val="both"/>
              <w:rPr>
                <w:sz w:val="20"/>
              </w:rPr>
            </w:pPr>
          </w:p>
        </w:tc>
      </w:tr>
      <w:tr w:rsidR="000F5C1F" w:rsidRPr="00F25BF8" w14:paraId="7B834DF0" w14:textId="684CDFCF" w:rsidTr="000F5C1F">
        <w:trPr>
          <w:gridAfter w:val="1"/>
          <w:wAfter w:w="10" w:type="dxa"/>
          <w:trHeight w:val="20"/>
        </w:trPr>
        <w:tc>
          <w:tcPr>
            <w:tcW w:w="797" w:type="dxa"/>
          </w:tcPr>
          <w:p w14:paraId="310DDA7A" w14:textId="77777777" w:rsidR="000F5C1F" w:rsidRPr="00F25BF8" w:rsidRDefault="000F5C1F" w:rsidP="00C67ECD">
            <w:pPr>
              <w:contextualSpacing/>
              <w:jc w:val="both"/>
              <w:rPr>
                <w:sz w:val="20"/>
              </w:rPr>
            </w:pPr>
            <w:r w:rsidRPr="00F25BF8">
              <w:rPr>
                <w:sz w:val="20"/>
              </w:rPr>
              <w:t>9</w:t>
            </w:r>
          </w:p>
        </w:tc>
        <w:tc>
          <w:tcPr>
            <w:tcW w:w="1752" w:type="dxa"/>
          </w:tcPr>
          <w:p w14:paraId="5D3FC5C1" w14:textId="77777777" w:rsidR="000F5C1F" w:rsidRPr="00F25BF8" w:rsidRDefault="000F5C1F" w:rsidP="00C67ECD">
            <w:pPr>
              <w:contextualSpacing/>
              <w:jc w:val="both"/>
              <w:rPr>
                <w:sz w:val="20"/>
              </w:rPr>
            </w:pPr>
          </w:p>
        </w:tc>
        <w:tc>
          <w:tcPr>
            <w:tcW w:w="1912" w:type="dxa"/>
          </w:tcPr>
          <w:p w14:paraId="2F507DCC" w14:textId="77777777" w:rsidR="000F5C1F" w:rsidRPr="00F25BF8" w:rsidRDefault="000F5C1F" w:rsidP="00C67ECD">
            <w:pPr>
              <w:contextualSpacing/>
              <w:jc w:val="both"/>
              <w:rPr>
                <w:sz w:val="20"/>
              </w:rPr>
            </w:pPr>
          </w:p>
        </w:tc>
        <w:tc>
          <w:tcPr>
            <w:tcW w:w="1430" w:type="dxa"/>
          </w:tcPr>
          <w:p w14:paraId="40A8DF4B" w14:textId="77777777" w:rsidR="000F5C1F" w:rsidRPr="00F25BF8" w:rsidRDefault="000F5C1F" w:rsidP="00C67ECD">
            <w:pPr>
              <w:contextualSpacing/>
              <w:jc w:val="both"/>
              <w:rPr>
                <w:sz w:val="20"/>
              </w:rPr>
            </w:pPr>
          </w:p>
        </w:tc>
        <w:tc>
          <w:tcPr>
            <w:tcW w:w="1630" w:type="dxa"/>
            <w:gridSpan w:val="2"/>
          </w:tcPr>
          <w:p w14:paraId="20BA262A" w14:textId="77777777" w:rsidR="000F5C1F" w:rsidRPr="00F25BF8" w:rsidRDefault="000F5C1F" w:rsidP="00C67ECD">
            <w:pPr>
              <w:contextualSpacing/>
              <w:jc w:val="both"/>
              <w:rPr>
                <w:sz w:val="20"/>
              </w:rPr>
            </w:pPr>
          </w:p>
        </w:tc>
        <w:tc>
          <w:tcPr>
            <w:tcW w:w="2700" w:type="dxa"/>
          </w:tcPr>
          <w:p w14:paraId="4DC23E89" w14:textId="77777777" w:rsidR="000F5C1F" w:rsidRPr="00F25BF8" w:rsidRDefault="000F5C1F" w:rsidP="00C67ECD">
            <w:pPr>
              <w:contextualSpacing/>
              <w:jc w:val="both"/>
              <w:rPr>
                <w:sz w:val="20"/>
              </w:rPr>
            </w:pPr>
          </w:p>
        </w:tc>
        <w:tc>
          <w:tcPr>
            <w:tcW w:w="1250" w:type="dxa"/>
          </w:tcPr>
          <w:p w14:paraId="6832E569" w14:textId="77777777" w:rsidR="000F5C1F" w:rsidRPr="00F25BF8" w:rsidRDefault="000F5C1F" w:rsidP="000F5C1F">
            <w:pPr>
              <w:ind w:right="414"/>
              <w:contextualSpacing/>
              <w:jc w:val="both"/>
              <w:rPr>
                <w:sz w:val="20"/>
              </w:rPr>
            </w:pPr>
          </w:p>
        </w:tc>
      </w:tr>
      <w:tr w:rsidR="000F5C1F" w:rsidRPr="00F25BF8" w14:paraId="1BD69138" w14:textId="0397D0F4" w:rsidTr="000F5C1F">
        <w:trPr>
          <w:gridAfter w:val="1"/>
          <w:wAfter w:w="10" w:type="dxa"/>
          <w:trHeight w:val="20"/>
        </w:trPr>
        <w:tc>
          <w:tcPr>
            <w:tcW w:w="797" w:type="dxa"/>
          </w:tcPr>
          <w:p w14:paraId="7751E54C" w14:textId="77777777" w:rsidR="000F5C1F" w:rsidRPr="00F25BF8" w:rsidRDefault="000F5C1F" w:rsidP="00C67ECD">
            <w:pPr>
              <w:contextualSpacing/>
              <w:jc w:val="both"/>
              <w:rPr>
                <w:sz w:val="20"/>
              </w:rPr>
            </w:pPr>
            <w:r w:rsidRPr="00F25BF8">
              <w:rPr>
                <w:sz w:val="20"/>
              </w:rPr>
              <w:t>10</w:t>
            </w:r>
          </w:p>
        </w:tc>
        <w:tc>
          <w:tcPr>
            <w:tcW w:w="1752" w:type="dxa"/>
          </w:tcPr>
          <w:p w14:paraId="7793CCF8" w14:textId="77777777" w:rsidR="000F5C1F" w:rsidRPr="00F25BF8" w:rsidRDefault="000F5C1F" w:rsidP="00C67ECD">
            <w:pPr>
              <w:contextualSpacing/>
              <w:jc w:val="both"/>
              <w:rPr>
                <w:sz w:val="20"/>
              </w:rPr>
            </w:pPr>
          </w:p>
        </w:tc>
        <w:tc>
          <w:tcPr>
            <w:tcW w:w="1912" w:type="dxa"/>
          </w:tcPr>
          <w:p w14:paraId="3E3803C6" w14:textId="77777777" w:rsidR="000F5C1F" w:rsidRPr="00F25BF8" w:rsidRDefault="000F5C1F" w:rsidP="00C67ECD">
            <w:pPr>
              <w:contextualSpacing/>
              <w:jc w:val="both"/>
              <w:rPr>
                <w:sz w:val="20"/>
              </w:rPr>
            </w:pPr>
          </w:p>
        </w:tc>
        <w:tc>
          <w:tcPr>
            <w:tcW w:w="1430" w:type="dxa"/>
          </w:tcPr>
          <w:p w14:paraId="580D1452" w14:textId="77777777" w:rsidR="000F5C1F" w:rsidRPr="00F25BF8" w:rsidRDefault="000F5C1F" w:rsidP="00C67ECD">
            <w:pPr>
              <w:contextualSpacing/>
              <w:jc w:val="both"/>
              <w:rPr>
                <w:sz w:val="20"/>
              </w:rPr>
            </w:pPr>
          </w:p>
        </w:tc>
        <w:tc>
          <w:tcPr>
            <w:tcW w:w="1630" w:type="dxa"/>
            <w:gridSpan w:val="2"/>
          </w:tcPr>
          <w:p w14:paraId="3E85C81F" w14:textId="77777777" w:rsidR="000F5C1F" w:rsidRPr="00F25BF8" w:rsidRDefault="000F5C1F" w:rsidP="00C67ECD">
            <w:pPr>
              <w:contextualSpacing/>
              <w:jc w:val="both"/>
              <w:rPr>
                <w:sz w:val="20"/>
              </w:rPr>
            </w:pPr>
          </w:p>
        </w:tc>
        <w:tc>
          <w:tcPr>
            <w:tcW w:w="2700" w:type="dxa"/>
          </w:tcPr>
          <w:p w14:paraId="2523789E" w14:textId="77777777" w:rsidR="000F5C1F" w:rsidRPr="00F25BF8" w:rsidRDefault="000F5C1F" w:rsidP="00C67ECD">
            <w:pPr>
              <w:contextualSpacing/>
              <w:jc w:val="both"/>
              <w:rPr>
                <w:sz w:val="20"/>
              </w:rPr>
            </w:pPr>
          </w:p>
        </w:tc>
        <w:tc>
          <w:tcPr>
            <w:tcW w:w="1250" w:type="dxa"/>
          </w:tcPr>
          <w:p w14:paraId="7237D204" w14:textId="77777777" w:rsidR="000F5C1F" w:rsidRPr="00F25BF8" w:rsidRDefault="000F5C1F" w:rsidP="000F5C1F">
            <w:pPr>
              <w:ind w:right="414"/>
              <w:contextualSpacing/>
              <w:jc w:val="both"/>
              <w:rPr>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14:paraId="5A154781" w14:textId="77777777" w:rsidTr="000F5C1F">
        <w:tc>
          <w:tcPr>
            <w:tcW w:w="3528" w:type="dxa"/>
          </w:tcPr>
          <w:p w14:paraId="2A99671B" w14:textId="77777777" w:rsidR="000F5C1F" w:rsidRDefault="000F5C1F" w:rsidP="000F5C1F">
            <w:pPr>
              <w:contextualSpacing/>
              <w:rPr>
                <w:rFonts w:eastAsia="SimSun"/>
              </w:rPr>
            </w:pPr>
            <w:r>
              <w:rPr>
                <w:rFonts w:cs="Times New Roman"/>
                <w:b/>
                <w:sz w:val="20"/>
              </w:rPr>
              <w:t>Likelihood scale 122</w:t>
            </w:r>
          </w:p>
        </w:tc>
      </w:tr>
      <w:tr w:rsidR="000F5C1F" w14:paraId="5848478E" w14:textId="77777777" w:rsidTr="000F5C1F">
        <w:tc>
          <w:tcPr>
            <w:tcW w:w="3528" w:type="dxa"/>
          </w:tcPr>
          <w:p w14:paraId="7D6511C0"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2966F68D"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6E0D462D"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0E4A2D14"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4EB00E23" w14:textId="77777777" w:rsidR="000F5C1F" w:rsidRPr="00F25BF8" w:rsidRDefault="000F5C1F" w:rsidP="000F5C1F">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531B458E" w14:textId="77777777" w:rsidR="000F5C1F" w:rsidRDefault="000F5C1F" w:rsidP="000F5C1F">
            <w:pPr>
              <w:contextualSpacing/>
              <w:rPr>
                <w:rFonts w:cs="Times New Roman"/>
                <w:b/>
                <w:sz w:val="20"/>
              </w:rPr>
            </w:pPr>
            <w:r w:rsidRPr="00F25BF8">
              <w:rPr>
                <w:rFonts w:cs="Times New Roman"/>
                <w:sz w:val="20"/>
              </w:rPr>
              <w:t>7=</w:t>
            </w:r>
            <w:r>
              <w:rPr>
                <w:rFonts w:cs="Times New Roman"/>
                <w:sz w:val="20"/>
              </w:rPr>
              <w:t>Prefer not</w:t>
            </w:r>
            <w:r w:rsidRPr="00F25BF8">
              <w:rPr>
                <w:rFonts w:cs="Times New Roman"/>
                <w:sz w:val="20"/>
              </w:rPr>
              <w:t xml:space="preserve"> to answer</w:t>
            </w:r>
          </w:p>
        </w:tc>
      </w:tr>
    </w:tbl>
    <w:p w14:paraId="42388C50" w14:textId="77777777" w:rsidR="00C67ECD" w:rsidRDefault="00C67ECD" w:rsidP="00F7697D">
      <w:pPr>
        <w:spacing w:after="0" w:line="240" w:lineRule="auto"/>
        <w:contextualSpacing/>
        <w:rPr>
          <w:rFonts w:eastAsia="SimSun"/>
        </w:rPr>
      </w:pPr>
    </w:p>
    <w:p w14:paraId="0E6BBF1E" w14:textId="77777777" w:rsidR="00C67ECD" w:rsidRDefault="00C67ECD" w:rsidP="00F7697D">
      <w:pPr>
        <w:spacing w:after="0" w:line="240" w:lineRule="auto"/>
        <w:contextualSpacing/>
        <w:rPr>
          <w:rFonts w:eastAsia="SimSun"/>
        </w:rPr>
      </w:pPr>
    </w:p>
    <w:p w14:paraId="568FA482" w14:textId="77777777" w:rsidR="00C67ECD" w:rsidRDefault="00C67ECD" w:rsidP="00F7697D">
      <w:pPr>
        <w:spacing w:after="0" w:line="240" w:lineRule="auto"/>
        <w:contextualSpacing/>
        <w:rPr>
          <w:rFonts w:eastAsia="SimSun"/>
        </w:rPr>
      </w:pPr>
    </w:p>
    <w:p w14:paraId="1E2B066E" w14:textId="77777777" w:rsidR="00C67ECD" w:rsidRDefault="00C67ECD" w:rsidP="00F7697D">
      <w:pPr>
        <w:spacing w:after="0" w:line="240" w:lineRule="auto"/>
        <w:contextualSpacing/>
        <w:rPr>
          <w:rFonts w:eastAsia="SimSun"/>
        </w:rPr>
      </w:pPr>
    </w:p>
    <w:p w14:paraId="73A273FD" w14:textId="77777777" w:rsidR="00C67ECD" w:rsidRDefault="00C67ECD" w:rsidP="00F7697D">
      <w:pPr>
        <w:spacing w:after="0" w:line="240" w:lineRule="auto"/>
        <w:contextualSpacing/>
        <w:rPr>
          <w:rFonts w:eastAsia="SimSun"/>
        </w:rPr>
      </w:pPr>
    </w:p>
    <w:p w14:paraId="3A489C6F" w14:textId="77777777" w:rsidR="00C67ECD" w:rsidRDefault="00C67ECD" w:rsidP="00F7697D">
      <w:pPr>
        <w:spacing w:after="0" w:line="240" w:lineRule="auto"/>
        <w:contextualSpacing/>
        <w:rPr>
          <w:rFonts w:eastAsia="SimSun"/>
        </w:rPr>
      </w:pPr>
    </w:p>
    <w:p w14:paraId="0EA61AFB" w14:textId="77777777" w:rsidR="00C67ECD" w:rsidRDefault="00C67ECD" w:rsidP="00F7697D">
      <w:pPr>
        <w:spacing w:after="0" w:line="240" w:lineRule="auto"/>
        <w:contextualSpacing/>
        <w:rPr>
          <w:rFonts w:eastAsia="SimSun"/>
        </w:rPr>
      </w:pPr>
    </w:p>
    <w:p w14:paraId="1565BBB2" w14:textId="77777777" w:rsidR="00C67ECD" w:rsidRDefault="00C67ECD" w:rsidP="00F7697D">
      <w:pPr>
        <w:spacing w:after="0" w:line="240" w:lineRule="auto"/>
        <w:contextualSpacing/>
        <w:rPr>
          <w:rFonts w:eastAsia="SimSun"/>
        </w:rPr>
      </w:pPr>
    </w:p>
    <w:p w14:paraId="7ADE4B17" w14:textId="77777777" w:rsidR="00C67ECD" w:rsidRDefault="00C67ECD" w:rsidP="00F7697D">
      <w:pPr>
        <w:spacing w:after="0" w:line="240" w:lineRule="auto"/>
        <w:contextualSpacing/>
        <w:rPr>
          <w:rFonts w:eastAsia="SimSun"/>
        </w:rPr>
      </w:pPr>
    </w:p>
    <w:p w14:paraId="3CF3B0BC" w14:textId="77777777" w:rsidR="00C67ECD" w:rsidRDefault="00C67ECD" w:rsidP="00F7697D">
      <w:pPr>
        <w:spacing w:after="0" w:line="240" w:lineRule="auto"/>
        <w:contextualSpacing/>
        <w:rPr>
          <w:rFonts w:eastAsia="SimSun"/>
        </w:rPr>
      </w:pPr>
    </w:p>
    <w:p w14:paraId="6BCFEE0B" w14:textId="77777777" w:rsidR="00C67ECD" w:rsidRDefault="00C67ECD" w:rsidP="00F7697D">
      <w:pPr>
        <w:spacing w:after="0" w:line="240" w:lineRule="auto"/>
        <w:contextualSpacing/>
        <w:rPr>
          <w:rFonts w:eastAsia="SimSun"/>
        </w:rPr>
      </w:pPr>
    </w:p>
    <w:p w14:paraId="22EBFC5B" w14:textId="77777777" w:rsidR="00C67ECD" w:rsidRDefault="00C67ECD" w:rsidP="00F7697D">
      <w:pPr>
        <w:spacing w:after="0" w:line="240" w:lineRule="auto"/>
        <w:contextualSpacing/>
        <w:rPr>
          <w:rFonts w:eastAsia="SimSun"/>
        </w:rPr>
      </w:pPr>
    </w:p>
    <w:p w14:paraId="523CF950" w14:textId="77777777" w:rsidR="00C67ECD" w:rsidRDefault="00C67ECD" w:rsidP="00F7697D">
      <w:pPr>
        <w:spacing w:after="0" w:line="240" w:lineRule="auto"/>
        <w:contextualSpacing/>
        <w:rPr>
          <w:rFonts w:eastAsia="SimSun"/>
        </w:rPr>
      </w:pPr>
    </w:p>
    <w:p w14:paraId="08354C21" w14:textId="77777777" w:rsidR="00C67ECD" w:rsidRDefault="00C67ECD" w:rsidP="00F7697D">
      <w:pPr>
        <w:spacing w:after="0" w:line="240" w:lineRule="auto"/>
        <w:contextualSpacing/>
        <w:rPr>
          <w:rFonts w:eastAsia="SimSun"/>
        </w:rPr>
      </w:pPr>
    </w:p>
    <w:p w14:paraId="7FB64E33" w14:textId="77777777" w:rsidR="00C67ECD" w:rsidRDefault="00C67ECD" w:rsidP="00F7697D">
      <w:pPr>
        <w:spacing w:after="0" w:line="240" w:lineRule="auto"/>
        <w:contextualSpacing/>
        <w:rPr>
          <w:rFonts w:eastAsia="SimSun"/>
        </w:rPr>
      </w:pPr>
    </w:p>
    <w:p w14:paraId="0FE2EDEC" w14:textId="77777777" w:rsidR="00C67ECD" w:rsidRDefault="00C67ECD" w:rsidP="00F7697D">
      <w:pPr>
        <w:spacing w:after="0" w:line="240" w:lineRule="auto"/>
        <w:contextualSpacing/>
        <w:rPr>
          <w:rFonts w:eastAsia="SimSun"/>
        </w:rPr>
      </w:pPr>
    </w:p>
    <w:p w14:paraId="0FCE1FB9" w14:textId="77777777" w:rsidR="00C67ECD" w:rsidRDefault="00C67ECD" w:rsidP="00F7697D">
      <w:pPr>
        <w:spacing w:after="0" w:line="240" w:lineRule="auto"/>
        <w:contextualSpacing/>
        <w:rPr>
          <w:rFonts w:eastAsia="SimSun"/>
        </w:rPr>
      </w:pPr>
    </w:p>
    <w:p w14:paraId="71A3BD64" w14:textId="77777777" w:rsidR="00C67ECD" w:rsidRDefault="00C67ECD" w:rsidP="00F7697D">
      <w:pPr>
        <w:spacing w:after="0" w:line="240" w:lineRule="auto"/>
        <w:contextualSpacing/>
        <w:rPr>
          <w:rFonts w:eastAsia="SimSun"/>
        </w:rPr>
      </w:pPr>
    </w:p>
    <w:p w14:paraId="31A5A695" w14:textId="77777777" w:rsidR="00C67ECD" w:rsidRDefault="00C67ECD" w:rsidP="00F7697D">
      <w:pPr>
        <w:spacing w:after="0" w:line="240" w:lineRule="auto"/>
        <w:contextualSpacing/>
        <w:rPr>
          <w:rFonts w:eastAsia="SimSun"/>
        </w:rPr>
      </w:pPr>
    </w:p>
    <w:p w14:paraId="3AF46258" w14:textId="77777777" w:rsidR="00C67ECD" w:rsidRDefault="00C67ECD" w:rsidP="00F7697D">
      <w:pPr>
        <w:spacing w:after="0" w:line="240" w:lineRule="auto"/>
        <w:contextualSpacing/>
        <w:rPr>
          <w:rFonts w:eastAsia="SimSun"/>
        </w:rPr>
      </w:pPr>
    </w:p>
    <w:p w14:paraId="4C6D96FF" w14:textId="77777777" w:rsidR="00C67ECD" w:rsidRDefault="00C67ECD" w:rsidP="00F7697D">
      <w:pPr>
        <w:spacing w:after="0" w:line="240" w:lineRule="auto"/>
        <w:contextualSpacing/>
        <w:rPr>
          <w:rFonts w:eastAsia="SimSun"/>
        </w:rPr>
      </w:pPr>
    </w:p>
    <w:p w14:paraId="12C17E36" w14:textId="69755571" w:rsidR="00F7697D" w:rsidRPr="00F25BF8" w:rsidRDefault="00F7697D" w:rsidP="00F7697D">
      <w:pPr>
        <w:spacing w:after="0" w:line="240" w:lineRule="auto"/>
        <w:contextualSpacing/>
        <w:rPr>
          <w:rFonts w:eastAsia="SimSun"/>
        </w:rPr>
      </w:pPr>
    </w:p>
    <w:p w14:paraId="6B2AE1F3" w14:textId="77777777" w:rsidR="00F7697D" w:rsidRPr="00F25BF8" w:rsidRDefault="00F7697D" w:rsidP="00F7697D">
      <w:pPr>
        <w:spacing w:after="0" w:line="240" w:lineRule="auto"/>
        <w:contextualSpacing/>
        <w:rPr>
          <w:rFonts w:eastAsia="SimSun"/>
        </w:rPr>
      </w:pPr>
    </w:p>
    <w:p w14:paraId="0608D72B" w14:textId="77777777" w:rsidR="00F7697D" w:rsidRPr="00F25BF8" w:rsidRDefault="00F7697D" w:rsidP="00F7697D">
      <w:pPr>
        <w:spacing w:after="0" w:line="240" w:lineRule="auto"/>
        <w:contextualSpacing/>
        <w:rPr>
          <w:rFonts w:eastAsia="SimSun"/>
        </w:rPr>
      </w:pPr>
    </w:p>
    <w:p w14:paraId="21D31C76" w14:textId="6F7EB9CD" w:rsidR="00F7697D" w:rsidRPr="00F25BF8" w:rsidRDefault="00F7697D" w:rsidP="00F7697D">
      <w:pPr>
        <w:spacing w:after="0" w:line="240" w:lineRule="auto"/>
        <w:contextualSpacing/>
        <w:rPr>
          <w:rFonts w:eastAsia="SimSun"/>
        </w:rPr>
      </w:pPr>
    </w:p>
    <w:p w14:paraId="7A431FB3" w14:textId="77777777" w:rsidR="00F7697D" w:rsidRPr="00F25BF8" w:rsidRDefault="00F7697D" w:rsidP="00F7697D">
      <w:pPr>
        <w:spacing w:after="0" w:line="240" w:lineRule="auto"/>
        <w:contextualSpacing/>
        <w:rPr>
          <w:rFonts w:eastAsia="SimSun"/>
        </w:rPr>
      </w:pPr>
    </w:p>
    <w:p w14:paraId="3EFCE28C" w14:textId="23B3483D" w:rsidR="008128E9" w:rsidRPr="003C0031" w:rsidRDefault="00F7697D" w:rsidP="000F5C1F">
      <w:pPr>
        <w:spacing w:after="0" w:line="240" w:lineRule="auto"/>
        <w:rPr>
          <w:ins w:id="458" w:author="Aleta Haflett" w:date="2014-11-03T12:52:00Z"/>
          <w:b/>
        </w:rPr>
      </w:pPr>
      <w:r w:rsidRPr="00F25BF8">
        <w:rPr>
          <w:rFonts w:eastAsia="SimSun"/>
        </w:rPr>
        <w:br w:type="page"/>
      </w:r>
      <w:r w:rsidR="00FF4E9D">
        <w:rPr>
          <w:b/>
        </w:rPr>
        <w:t>K</w:t>
      </w:r>
      <w:r w:rsidR="003C0031" w:rsidRPr="003C0031">
        <w:rPr>
          <w:b/>
        </w:rPr>
        <w:t>. INCOME AND REMITTANCES</w:t>
      </w:r>
    </w:p>
    <w:p w14:paraId="30618AEF" w14:textId="3BD2379E" w:rsidR="003C3B44" w:rsidRDefault="003C0031" w:rsidP="001E617E">
      <w:pPr>
        <w:spacing w:after="0" w:line="240" w:lineRule="auto"/>
        <w:rPr>
          <w:ins w:id="459" w:author="Aleta Haflett" w:date="2014-11-03T13:16:00Z"/>
        </w:rPr>
      </w:pPr>
      <w:r>
        <w:t>Now we are going to talk about sources of income for your household.</w:t>
      </w:r>
    </w:p>
    <w:tbl>
      <w:tblPr>
        <w:tblStyle w:val="TableGrid"/>
        <w:tblW w:w="9666" w:type="dxa"/>
        <w:tblLayout w:type="fixed"/>
        <w:tblLook w:val="04A0" w:firstRow="1" w:lastRow="0" w:firstColumn="1" w:lastColumn="0" w:noHBand="0" w:noVBand="1"/>
      </w:tblPr>
      <w:tblGrid>
        <w:gridCol w:w="468"/>
        <w:gridCol w:w="4338"/>
        <w:gridCol w:w="2520"/>
        <w:gridCol w:w="2340"/>
      </w:tblGrid>
      <w:tr w:rsidR="00580237" w14:paraId="272ECD4A" w14:textId="77777777" w:rsidTr="00580237">
        <w:trPr>
          <w:ins w:id="460" w:author="Aleta Haflett" w:date="2014-11-03T13:19:00Z"/>
        </w:trPr>
        <w:tc>
          <w:tcPr>
            <w:tcW w:w="468" w:type="dxa"/>
          </w:tcPr>
          <w:p w14:paraId="09A87D64" w14:textId="77777777" w:rsidR="00580237" w:rsidRDefault="00580237" w:rsidP="008128E9"/>
        </w:tc>
        <w:tc>
          <w:tcPr>
            <w:tcW w:w="4338" w:type="dxa"/>
          </w:tcPr>
          <w:p w14:paraId="3E7FBFBD" w14:textId="5E6CA951" w:rsidR="00580237" w:rsidRDefault="00580237" w:rsidP="008128E9">
            <w:pPr>
              <w:rPr>
                <w:ins w:id="461" w:author="Aleta Haflett" w:date="2014-11-03T13:19:00Z"/>
              </w:rPr>
            </w:pPr>
            <w:ins w:id="462" w:author="Aleta Haflett" w:date="2014-11-03T13:19:00Z">
              <w:r>
                <w:t>Sources of income</w:t>
              </w:r>
            </w:ins>
          </w:p>
        </w:tc>
        <w:tc>
          <w:tcPr>
            <w:tcW w:w="2520" w:type="dxa"/>
          </w:tcPr>
          <w:p w14:paraId="38C74090" w14:textId="45489FBF" w:rsidR="00580237" w:rsidRDefault="00580237" w:rsidP="008128E9">
            <w:pPr>
              <w:rPr>
                <w:ins w:id="463" w:author="Aleta Haflett" w:date="2014-11-03T13:24:00Z"/>
              </w:rPr>
            </w:pPr>
            <w:r>
              <w:t xml:space="preserve">K.1 </w:t>
            </w:r>
            <w:ins w:id="464" w:author="Aleta Haflett" w:date="2014-11-03T13:20:00Z">
              <w:r>
                <w:t xml:space="preserve">During the last 12 months, has anyone in your household earned income from &lt;source&gt;? </w:t>
              </w:r>
            </w:ins>
          </w:p>
          <w:p w14:paraId="4F049679" w14:textId="77777777" w:rsidR="00580237" w:rsidRDefault="00580237" w:rsidP="008128E9">
            <w:pPr>
              <w:rPr>
                <w:ins w:id="465" w:author="Aleta Haflett" w:date="2014-11-03T13:24:00Z"/>
              </w:rPr>
            </w:pPr>
            <w:ins w:id="466" w:author="Aleta Haflett" w:date="2014-11-03T13:24:00Z">
              <w:r>
                <w:t>0=No</w:t>
              </w:r>
            </w:ins>
          </w:p>
          <w:p w14:paraId="68425F0B" w14:textId="77777777" w:rsidR="00580237" w:rsidRDefault="00580237" w:rsidP="008128E9">
            <w:pPr>
              <w:rPr>
                <w:ins w:id="467" w:author="Aleta Haflett" w:date="2014-11-03T13:24:00Z"/>
              </w:rPr>
            </w:pPr>
            <w:ins w:id="468" w:author="Aleta Haflett" w:date="2014-11-03T13:24:00Z">
              <w:r>
                <w:t>1=Yes</w:t>
              </w:r>
            </w:ins>
          </w:p>
          <w:p w14:paraId="45EB99D7" w14:textId="571134CE" w:rsidR="00580237" w:rsidRDefault="00580237" w:rsidP="008128E9">
            <w:pPr>
              <w:rPr>
                <w:ins w:id="469" w:author="Aleta Haflett" w:date="2014-11-03T13:19:00Z"/>
              </w:rPr>
            </w:pPr>
            <w:ins w:id="470" w:author="Aleta Haflett" w:date="2014-11-03T13:24:00Z">
              <w:r>
                <w:t>If 0, skip to next income source</w:t>
              </w:r>
            </w:ins>
          </w:p>
        </w:tc>
        <w:tc>
          <w:tcPr>
            <w:tcW w:w="2340" w:type="dxa"/>
          </w:tcPr>
          <w:p w14:paraId="7A79A152" w14:textId="0E252C6B" w:rsidR="00580237" w:rsidRDefault="00580237" w:rsidP="003C3B44">
            <w:pPr>
              <w:rPr>
                <w:ins w:id="471" w:author="Aleta Haflett" w:date="2014-11-03T13:19:00Z"/>
              </w:rPr>
            </w:pPr>
            <w:r>
              <w:t xml:space="preserve">K.2 </w:t>
            </w:r>
            <w:commentRangeStart w:id="472"/>
            <w:ins w:id="473" w:author="Aleta Haflett" w:date="2014-11-03T13:20:00Z">
              <w:r>
                <w:t xml:space="preserve">What proportion of your household income is </w:t>
              </w:r>
            </w:ins>
            <w:ins w:id="474" w:author="Aleta Haflett" w:date="2014-11-03T13:21:00Z">
              <w:r>
                <w:t xml:space="preserve">&lt;source&gt;? </w:t>
              </w:r>
            </w:ins>
            <w:ins w:id="475" w:author="Aleta Haflett" w:date="2014-11-03T13:20:00Z">
              <w:r>
                <w:t xml:space="preserve"> </w:t>
              </w:r>
            </w:ins>
            <w:commentRangeEnd w:id="472"/>
            <w:ins w:id="476" w:author="Aleta Haflett" w:date="2014-11-03T13:21:00Z">
              <w:r>
                <w:rPr>
                  <w:rStyle w:val="CommentReference"/>
                </w:rPr>
                <w:commentReference w:id="472"/>
              </w:r>
            </w:ins>
          </w:p>
        </w:tc>
      </w:tr>
      <w:tr w:rsidR="00580237" w14:paraId="4E67F143" w14:textId="77777777" w:rsidTr="00580237">
        <w:trPr>
          <w:ins w:id="478" w:author="Aleta Haflett" w:date="2014-11-03T13:19:00Z"/>
        </w:trPr>
        <w:tc>
          <w:tcPr>
            <w:tcW w:w="468" w:type="dxa"/>
          </w:tcPr>
          <w:p w14:paraId="4FE3A4AF" w14:textId="50962ABE" w:rsidR="00580237" w:rsidRPr="005E0051" w:rsidRDefault="00580237" w:rsidP="008128E9">
            <w:pPr>
              <w:rPr>
                <w:sz w:val="20"/>
                <w:szCs w:val="20"/>
              </w:rPr>
            </w:pPr>
            <w:r>
              <w:rPr>
                <w:sz w:val="20"/>
                <w:szCs w:val="20"/>
              </w:rPr>
              <w:t>a</w:t>
            </w:r>
          </w:p>
        </w:tc>
        <w:tc>
          <w:tcPr>
            <w:tcW w:w="4338" w:type="dxa"/>
          </w:tcPr>
          <w:p w14:paraId="49864528" w14:textId="1FDF2D90" w:rsidR="00580237" w:rsidRPr="005E0051" w:rsidRDefault="00580237" w:rsidP="008128E9">
            <w:pPr>
              <w:rPr>
                <w:ins w:id="479" w:author="Aleta Haflett" w:date="2014-11-03T13:19:00Z"/>
                <w:sz w:val="20"/>
                <w:szCs w:val="20"/>
              </w:rPr>
            </w:pPr>
            <w:ins w:id="480" w:author="Aleta Haflett" w:date="2014-11-03T13:26:00Z">
              <w:r w:rsidRPr="005E0051">
                <w:rPr>
                  <w:sz w:val="20"/>
                  <w:szCs w:val="20"/>
                </w:rPr>
                <w:t>Crop production</w:t>
              </w:r>
            </w:ins>
          </w:p>
        </w:tc>
        <w:tc>
          <w:tcPr>
            <w:tcW w:w="2520" w:type="dxa"/>
          </w:tcPr>
          <w:p w14:paraId="3F17EEFE" w14:textId="77777777" w:rsidR="00580237" w:rsidRDefault="00580237" w:rsidP="008128E9">
            <w:pPr>
              <w:rPr>
                <w:ins w:id="481" w:author="Aleta Haflett" w:date="2014-11-03T13:19:00Z"/>
              </w:rPr>
            </w:pPr>
          </w:p>
        </w:tc>
        <w:tc>
          <w:tcPr>
            <w:tcW w:w="2340" w:type="dxa"/>
          </w:tcPr>
          <w:p w14:paraId="1438497D" w14:textId="77777777" w:rsidR="00580237" w:rsidRDefault="00580237" w:rsidP="008128E9">
            <w:pPr>
              <w:rPr>
                <w:ins w:id="482" w:author="Aleta Haflett" w:date="2014-11-03T13:19:00Z"/>
              </w:rPr>
            </w:pPr>
          </w:p>
        </w:tc>
      </w:tr>
      <w:tr w:rsidR="00580237" w14:paraId="44354E2F" w14:textId="77777777" w:rsidTr="00580237">
        <w:trPr>
          <w:ins w:id="483" w:author="Aleta Haflett" w:date="2014-11-03T13:19:00Z"/>
        </w:trPr>
        <w:tc>
          <w:tcPr>
            <w:tcW w:w="468" w:type="dxa"/>
          </w:tcPr>
          <w:p w14:paraId="6C466FCA" w14:textId="2BF29D7B" w:rsidR="00580237" w:rsidRPr="005E0051" w:rsidRDefault="00580237" w:rsidP="008128E9">
            <w:pPr>
              <w:rPr>
                <w:sz w:val="20"/>
                <w:szCs w:val="20"/>
              </w:rPr>
            </w:pPr>
            <w:r>
              <w:rPr>
                <w:sz w:val="20"/>
                <w:szCs w:val="20"/>
              </w:rPr>
              <w:t>b</w:t>
            </w:r>
          </w:p>
        </w:tc>
        <w:tc>
          <w:tcPr>
            <w:tcW w:w="4338" w:type="dxa"/>
          </w:tcPr>
          <w:p w14:paraId="049F81AB" w14:textId="6B31B054" w:rsidR="00580237" w:rsidRPr="005E0051" w:rsidRDefault="00580237" w:rsidP="008128E9">
            <w:pPr>
              <w:rPr>
                <w:ins w:id="484" w:author="Aleta Haflett" w:date="2014-11-03T13:19:00Z"/>
                <w:sz w:val="20"/>
                <w:szCs w:val="20"/>
              </w:rPr>
            </w:pPr>
            <w:ins w:id="485" w:author="Aleta Haflett" w:date="2014-11-03T13:26:00Z">
              <w:r w:rsidRPr="005E0051">
                <w:rPr>
                  <w:sz w:val="20"/>
                  <w:szCs w:val="20"/>
                </w:rPr>
                <w:t>Vegetable gardening</w:t>
              </w:r>
            </w:ins>
          </w:p>
        </w:tc>
        <w:tc>
          <w:tcPr>
            <w:tcW w:w="2520" w:type="dxa"/>
          </w:tcPr>
          <w:p w14:paraId="763E26EE" w14:textId="77777777" w:rsidR="00580237" w:rsidRDefault="00580237" w:rsidP="008128E9">
            <w:pPr>
              <w:rPr>
                <w:ins w:id="486" w:author="Aleta Haflett" w:date="2014-11-03T13:19:00Z"/>
              </w:rPr>
            </w:pPr>
          </w:p>
        </w:tc>
        <w:tc>
          <w:tcPr>
            <w:tcW w:w="2340" w:type="dxa"/>
          </w:tcPr>
          <w:p w14:paraId="49685FF0" w14:textId="77777777" w:rsidR="00580237" w:rsidRDefault="00580237" w:rsidP="008128E9">
            <w:pPr>
              <w:rPr>
                <w:ins w:id="487" w:author="Aleta Haflett" w:date="2014-11-03T13:19:00Z"/>
              </w:rPr>
            </w:pPr>
          </w:p>
        </w:tc>
      </w:tr>
      <w:tr w:rsidR="00580237" w14:paraId="6C0B1AC7" w14:textId="77777777" w:rsidTr="00580237">
        <w:trPr>
          <w:ins w:id="488" w:author="Aleta Haflett" w:date="2014-11-03T13:19:00Z"/>
        </w:trPr>
        <w:tc>
          <w:tcPr>
            <w:tcW w:w="468" w:type="dxa"/>
          </w:tcPr>
          <w:p w14:paraId="35CA78BF" w14:textId="15904516" w:rsidR="00580237" w:rsidRPr="005E0051" w:rsidRDefault="00580237" w:rsidP="008128E9">
            <w:pPr>
              <w:rPr>
                <w:sz w:val="20"/>
                <w:szCs w:val="20"/>
              </w:rPr>
            </w:pPr>
            <w:r>
              <w:rPr>
                <w:sz w:val="20"/>
                <w:szCs w:val="20"/>
              </w:rPr>
              <w:t>c</w:t>
            </w:r>
          </w:p>
        </w:tc>
        <w:tc>
          <w:tcPr>
            <w:tcW w:w="4338" w:type="dxa"/>
          </w:tcPr>
          <w:p w14:paraId="4C052C4D" w14:textId="653B7A2A" w:rsidR="00580237" w:rsidRPr="005E0051" w:rsidRDefault="00580237" w:rsidP="008128E9">
            <w:pPr>
              <w:rPr>
                <w:ins w:id="489" w:author="Aleta Haflett" w:date="2014-11-03T13:19:00Z"/>
                <w:sz w:val="20"/>
                <w:szCs w:val="20"/>
              </w:rPr>
            </w:pPr>
            <w:ins w:id="490" w:author="Aleta Haflett" w:date="2014-11-03T13:26:00Z">
              <w:r w:rsidRPr="005E0051">
                <w:rPr>
                  <w:sz w:val="20"/>
                  <w:szCs w:val="20"/>
                </w:rPr>
                <w:t>Fruit trees</w:t>
              </w:r>
            </w:ins>
          </w:p>
        </w:tc>
        <w:tc>
          <w:tcPr>
            <w:tcW w:w="2520" w:type="dxa"/>
          </w:tcPr>
          <w:p w14:paraId="7D816DE5" w14:textId="77777777" w:rsidR="00580237" w:rsidRDefault="00580237" w:rsidP="008128E9">
            <w:pPr>
              <w:rPr>
                <w:ins w:id="491" w:author="Aleta Haflett" w:date="2014-11-03T13:19:00Z"/>
              </w:rPr>
            </w:pPr>
          </w:p>
        </w:tc>
        <w:tc>
          <w:tcPr>
            <w:tcW w:w="2340" w:type="dxa"/>
          </w:tcPr>
          <w:p w14:paraId="6961E7EB" w14:textId="77777777" w:rsidR="00580237" w:rsidRDefault="00580237" w:rsidP="008128E9">
            <w:pPr>
              <w:rPr>
                <w:ins w:id="492" w:author="Aleta Haflett" w:date="2014-11-03T13:19:00Z"/>
              </w:rPr>
            </w:pPr>
          </w:p>
        </w:tc>
      </w:tr>
      <w:tr w:rsidR="00580237" w14:paraId="5F6A0E94" w14:textId="77777777" w:rsidTr="00580237">
        <w:trPr>
          <w:ins w:id="493" w:author="Aleta Haflett" w:date="2014-11-03T13:19:00Z"/>
        </w:trPr>
        <w:tc>
          <w:tcPr>
            <w:tcW w:w="468" w:type="dxa"/>
          </w:tcPr>
          <w:p w14:paraId="5E6D9E19" w14:textId="5AB728D1" w:rsidR="00580237" w:rsidRPr="005E0051" w:rsidRDefault="00580237" w:rsidP="008128E9">
            <w:pPr>
              <w:rPr>
                <w:sz w:val="20"/>
                <w:szCs w:val="20"/>
              </w:rPr>
            </w:pPr>
            <w:r>
              <w:rPr>
                <w:sz w:val="20"/>
                <w:szCs w:val="20"/>
              </w:rPr>
              <w:t>d</w:t>
            </w:r>
          </w:p>
        </w:tc>
        <w:tc>
          <w:tcPr>
            <w:tcW w:w="4338" w:type="dxa"/>
          </w:tcPr>
          <w:p w14:paraId="010F4087" w14:textId="338708E9" w:rsidR="00580237" w:rsidRPr="005E0051" w:rsidRDefault="00580237" w:rsidP="008128E9">
            <w:pPr>
              <w:rPr>
                <w:ins w:id="494" w:author="Aleta Haflett" w:date="2014-11-03T13:19:00Z"/>
                <w:sz w:val="20"/>
                <w:szCs w:val="20"/>
              </w:rPr>
            </w:pPr>
            <w:ins w:id="495" w:author="Aleta Haflett" w:date="2014-11-03T13:26:00Z">
              <w:r w:rsidRPr="005E0051">
                <w:rPr>
                  <w:sz w:val="20"/>
                  <w:szCs w:val="20"/>
                </w:rPr>
                <w:t>Livestock</w:t>
              </w:r>
            </w:ins>
          </w:p>
        </w:tc>
        <w:tc>
          <w:tcPr>
            <w:tcW w:w="2520" w:type="dxa"/>
          </w:tcPr>
          <w:p w14:paraId="412B34D0" w14:textId="77777777" w:rsidR="00580237" w:rsidRDefault="00580237" w:rsidP="008128E9">
            <w:pPr>
              <w:rPr>
                <w:ins w:id="496" w:author="Aleta Haflett" w:date="2014-11-03T13:19:00Z"/>
              </w:rPr>
            </w:pPr>
          </w:p>
        </w:tc>
        <w:tc>
          <w:tcPr>
            <w:tcW w:w="2340" w:type="dxa"/>
          </w:tcPr>
          <w:p w14:paraId="3195EB21" w14:textId="77777777" w:rsidR="00580237" w:rsidRDefault="00580237" w:rsidP="008128E9">
            <w:pPr>
              <w:rPr>
                <w:ins w:id="497" w:author="Aleta Haflett" w:date="2014-11-03T13:19:00Z"/>
              </w:rPr>
            </w:pPr>
          </w:p>
        </w:tc>
      </w:tr>
      <w:tr w:rsidR="00580237" w14:paraId="1EDF7EAB" w14:textId="77777777" w:rsidTr="00580237">
        <w:trPr>
          <w:ins w:id="498" w:author="Aleta Haflett" w:date="2014-11-03T13:19:00Z"/>
        </w:trPr>
        <w:tc>
          <w:tcPr>
            <w:tcW w:w="468" w:type="dxa"/>
          </w:tcPr>
          <w:p w14:paraId="59FD1B3A" w14:textId="3FA5D33C" w:rsidR="00580237" w:rsidRPr="005E0051" w:rsidRDefault="00580237" w:rsidP="008128E9">
            <w:pPr>
              <w:rPr>
                <w:sz w:val="20"/>
                <w:szCs w:val="20"/>
              </w:rPr>
            </w:pPr>
            <w:r>
              <w:rPr>
                <w:sz w:val="20"/>
                <w:szCs w:val="20"/>
              </w:rPr>
              <w:t>e</w:t>
            </w:r>
          </w:p>
        </w:tc>
        <w:tc>
          <w:tcPr>
            <w:tcW w:w="4338" w:type="dxa"/>
          </w:tcPr>
          <w:p w14:paraId="02BE2973" w14:textId="2E56FB8D" w:rsidR="00580237" w:rsidRPr="005E0051" w:rsidRDefault="00580237" w:rsidP="008128E9">
            <w:pPr>
              <w:rPr>
                <w:ins w:id="499" w:author="Aleta Haflett" w:date="2014-11-03T13:19:00Z"/>
                <w:sz w:val="20"/>
                <w:szCs w:val="20"/>
              </w:rPr>
            </w:pPr>
            <w:ins w:id="500" w:author="Aleta Haflett" w:date="2014-11-03T13:26:00Z">
              <w:r w:rsidRPr="005E0051">
                <w:rPr>
                  <w:sz w:val="20"/>
                  <w:szCs w:val="20"/>
                </w:rPr>
                <w:t>Aquaculture/fish farming</w:t>
              </w:r>
            </w:ins>
          </w:p>
        </w:tc>
        <w:tc>
          <w:tcPr>
            <w:tcW w:w="2520" w:type="dxa"/>
          </w:tcPr>
          <w:p w14:paraId="5448C08C" w14:textId="77777777" w:rsidR="00580237" w:rsidRDefault="00580237" w:rsidP="008128E9">
            <w:pPr>
              <w:rPr>
                <w:ins w:id="501" w:author="Aleta Haflett" w:date="2014-11-03T13:19:00Z"/>
              </w:rPr>
            </w:pPr>
          </w:p>
        </w:tc>
        <w:tc>
          <w:tcPr>
            <w:tcW w:w="2340" w:type="dxa"/>
          </w:tcPr>
          <w:p w14:paraId="060F954E" w14:textId="77777777" w:rsidR="00580237" w:rsidRDefault="00580237" w:rsidP="008128E9">
            <w:pPr>
              <w:rPr>
                <w:ins w:id="502" w:author="Aleta Haflett" w:date="2014-11-03T13:19:00Z"/>
              </w:rPr>
            </w:pPr>
          </w:p>
        </w:tc>
      </w:tr>
      <w:tr w:rsidR="00580237" w14:paraId="25BD5033" w14:textId="77777777" w:rsidTr="00580237">
        <w:trPr>
          <w:ins w:id="503" w:author="Aleta Haflett" w:date="2014-11-03T13:19:00Z"/>
        </w:trPr>
        <w:tc>
          <w:tcPr>
            <w:tcW w:w="468" w:type="dxa"/>
          </w:tcPr>
          <w:p w14:paraId="4D227D16" w14:textId="57A5818F" w:rsidR="00580237" w:rsidRPr="005E0051" w:rsidRDefault="00580237" w:rsidP="008128E9">
            <w:pPr>
              <w:rPr>
                <w:sz w:val="20"/>
                <w:szCs w:val="20"/>
              </w:rPr>
            </w:pPr>
            <w:r>
              <w:rPr>
                <w:sz w:val="20"/>
                <w:szCs w:val="20"/>
              </w:rPr>
              <w:t>f</w:t>
            </w:r>
          </w:p>
        </w:tc>
        <w:tc>
          <w:tcPr>
            <w:tcW w:w="4338" w:type="dxa"/>
          </w:tcPr>
          <w:p w14:paraId="7F0B3BD6" w14:textId="5E0A5317" w:rsidR="00580237" w:rsidRPr="005E0051" w:rsidRDefault="00580237" w:rsidP="008128E9">
            <w:pPr>
              <w:rPr>
                <w:ins w:id="504" w:author="Aleta Haflett" w:date="2014-11-03T13:19:00Z"/>
                <w:sz w:val="20"/>
                <w:szCs w:val="20"/>
              </w:rPr>
            </w:pPr>
            <w:ins w:id="505" w:author="Aleta Haflett" w:date="2014-11-03T13:26:00Z">
              <w:r w:rsidRPr="005E0051">
                <w:rPr>
                  <w:sz w:val="20"/>
                  <w:szCs w:val="20"/>
                </w:rPr>
                <w:t>Fishing</w:t>
              </w:r>
            </w:ins>
          </w:p>
        </w:tc>
        <w:tc>
          <w:tcPr>
            <w:tcW w:w="2520" w:type="dxa"/>
          </w:tcPr>
          <w:p w14:paraId="6D037926" w14:textId="77777777" w:rsidR="00580237" w:rsidRDefault="00580237" w:rsidP="008128E9">
            <w:pPr>
              <w:rPr>
                <w:ins w:id="506" w:author="Aleta Haflett" w:date="2014-11-03T13:19:00Z"/>
              </w:rPr>
            </w:pPr>
          </w:p>
        </w:tc>
        <w:tc>
          <w:tcPr>
            <w:tcW w:w="2340" w:type="dxa"/>
          </w:tcPr>
          <w:p w14:paraId="394BA31D" w14:textId="77777777" w:rsidR="00580237" w:rsidRDefault="00580237" w:rsidP="008128E9">
            <w:pPr>
              <w:rPr>
                <w:ins w:id="507" w:author="Aleta Haflett" w:date="2014-11-03T13:19:00Z"/>
              </w:rPr>
            </w:pPr>
          </w:p>
        </w:tc>
      </w:tr>
      <w:tr w:rsidR="00580237" w14:paraId="4E424A17" w14:textId="77777777" w:rsidTr="00580237">
        <w:trPr>
          <w:ins w:id="508" w:author="Aleta Haflett" w:date="2014-11-03T13:19:00Z"/>
        </w:trPr>
        <w:tc>
          <w:tcPr>
            <w:tcW w:w="468" w:type="dxa"/>
          </w:tcPr>
          <w:p w14:paraId="1D8982B4" w14:textId="03681FD9" w:rsidR="00580237" w:rsidRPr="005E0051" w:rsidRDefault="00580237" w:rsidP="008128E9">
            <w:pPr>
              <w:rPr>
                <w:sz w:val="20"/>
                <w:szCs w:val="20"/>
              </w:rPr>
            </w:pPr>
            <w:r>
              <w:rPr>
                <w:sz w:val="20"/>
                <w:szCs w:val="20"/>
              </w:rPr>
              <w:t>g</w:t>
            </w:r>
          </w:p>
        </w:tc>
        <w:tc>
          <w:tcPr>
            <w:tcW w:w="4338" w:type="dxa"/>
          </w:tcPr>
          <w:p w14:paraId="6ABA8500" w14:textId="3F2585C4" w:rsidR="00580237" w:rsidRPr="005E0051" w:rsidRDefault="00580237" w:rsidP="008128E9">
            <w:pPr>
              <w:rPr>
                <w:ins w:id="509" w:author="Aleta Haflett" w:date="2014-11-03T13:19:00Z"/>
                <w:sz w:val="20"/>
                <w:szCs w:val="20"/>
              </w:rPr>
            </w:pPr>
            <w:ins w:id="510" w:author="Aleta Haflett" w:date="2014-11-03T13:27:00Z">
              <w:r w:rsidRPr="005E0051">
                <w:rPr>
                  <w:sz w:val="20"/>
                  <w:szCs w:val="20"/>
                </w:rPr>
                <w:t>Hunting</w:t>
              </w:r>
            </w:ins>
          </w:p>
        </w:tc>
        <w:tc>
          <w:tcPr>
            <w:tcW w:w="2520" w:type="dxa"/>
          </w:tcPr>
          <w:p w14:paraId="108D2DFD" w14:textId="77777777" w:rsidR="00580237" w:rsidRDefault="00580237" w:rsidP="008128E9">
            <w:pPr>
              <w:rPr>
                <w:ins w:id="511" w:author="Aleta Haflett" w:date="2014-11-03T13:19:00Z"/>
              </w:rPr>
            </w:pPr>
          </w:p>
        </w:tc>
        <w:tc>
          <w:tcPr>
            <w:tcW w:w="2340" w:type="dxa"/>
          </w:tcPr>
          <w:p w14:paraId="132A0659" w14:textId="77777777" w:rsidR="00580237" w:rsidRDefault="00580237" w:rsidP="008128E9">
            <w:pPr>
              <w:rPr>
                <w:ins w:id="512" w:author="Aleta Haflett" w:date="2014-11-03T13:19:00Z"/>
              </w:rPr>
            </w:pPr>
          </w:p>
        </w:tc>
      </w:tr>
      <w:tr w:rsidR="00580237" w14:paraId="2280A380" w14:textId="77777777" w:rsidTr="00580237">
        <w:trPr>
          <w:ins w:id="513" w:author="Aleta Haflett" w:date="2014-11-03T13:22:00Z"/>
        </w:trPr>
        <w:tc>
          <w:tcPr>
            <w:tcW w:w="468" w:type="dxa"/>
          </w:tcPr>
          <w:p w14:paraId="0FFC853B" w14:textId="4C9A7397" w:rsidR="00580237" w:rsidRPr="005E0051" w:rsidRDefault="00580237" w:rsidP="008128E9">
            <w:pPr>
              <w:rPr>
                <w:sz w:val="20"/>
                <w:szCs w:val="20"/>
              </w:rPr>
            </w:pPr>
            <w:r>
              <w:rPr>
                <w:sz w:val="20"/>
                <w:szCs w:val="20"/>
              </w:rPr>
              <w:t>h</w:t>
            </w:r>
          </w:p>
        </w:tc>
        <w:tc>
          <w:tcPr>
            <w:tcW w:w="4338" w:type="dxa"/>
          </w:tcPr>
          <w:p w14:paraId="6C8A03A2" w14:textId="3F67E658" w:rsidR="00580237" w:rsidRPr="005E0051" w:rsidRDefault="00580237" w:rsidP="008128E9">
            <w:pPr>
              <w:rPr>
                <w:ins w:id="514" w:author="Aleta Haflett" w:date="2014-11-03T13:22:00Z"/>
                <w:sz w:val="20"/>
                <w:szCs w:val="20"/>
              </w:rPr>
            </w:pPr>
            <w:ins w:id="515" w:author="Aleta Haflett" w:date="2014-11-03T13:27:00Z">
              <w:r w:rsidRPr="005E0051">
                <w:rPr>
                  <w:sz w:val="20"/>
                  <w:szCs w:val="20"/>
                </w:rPr>
                <w:t>Processing of agricultural products for sale (crops, livestock, fish)</w:t>
              </w:r>
            </w:ins>
          </w:p>
        </w:tc>
        <w:tc>
          <w:tcPr>
            <w:tcW w:w="2520" w:type="dxa"/>
          </w:tcPr>
          <w:p w14:paraId="05BA49C1" w14:textId="77777777" w:rsidR="00580237" w:rsidRDefault="00580237" w:rsidP="008128E9">
            <w:pPr>
              <w:rPr>
                <w:ins w:id="516" w:author="Aleta Haflett" w:date="2014-11-03T13:22:00Z"/>
              </w:rPr>
            </w:pPr>
          </w:p>
        </w:tc>
        <w:tc>
          <w:tcPr>
            <w:tcW w:w="2340" w:type="dxa"/>
          </w:tcPr>
          <w:p w14:paraId="56AC13CE" w14:textId="77777777" w:rsidR="00580237" w:rsidRDefault="00580237" w:rsidP="008128E9">
            <w:pPr>
              <w:rPr>
                <w:ins w:id="517" w:author="Aleta Haflett" w:date="2014-11-03T13:22:00Z"/>
              </w:rPr>
            </w:pPr>
          </w:p>
        </w:tc>
      </w:tr>
      <w:tr w:rsidR="00580237" w14:paraId="61C02DC1" w14:textId="77777777" w:rsidTr="00580237">
        <w:trPr>
          <w:ins w:id="518" w:author="Aleta Haflett" w:date="2014-11-03T13:22:00Z"/>
        </w:trPr>
        <w:tc>
          <w:tcPr>
            <w:tcW w:w="468" w:type="dxa"/>
          </w:tcPr>
          <w:p w14:paraId="5975FC84" w14:textId="5C5144B1" w:rsidR="00580237" w:rsidRPr="005E0051" w:rsidRDefault="00580237" w:rsidP="008128E9">
            <w:pPr>
              <w:rPr>
                <w:sz w:val="20"/>
                <w:szCs w:val="20"/>
              </w:rPr>
            </w:pPr>
            <w:r>
              <w:rPr>
                <w:sz w:val="20"/>
                <w:szCs w:val="20"/>
              </w:rPr>
              <w:t>i</w:t>
            </w:r>
          </w:p>
        </w:tc>
        <w:tc>
          <w:tcPr>
            <w:tcW w:w="4338" w:type="dxa"/>
          </w:tcPr>
          <w:p w14:paraId="3C0D1AED" w14:textId="658FD1F1" w:rsidR="00580237" w:rsidRPr="005E0051" w:rsidRDefault="00580237" w:rsidP="008128E9">
            <w:pPr>
              <w:rPr>
                <w:ins w:id="519" w:author="Aleta Haflett" w:date="2014-11-03T13:22:00Z"/>
                <w:sz w:val="20"/>
                <w:szCs w:val="20"/>
              </w:rPr>
            </w:pPr>
            <w:ins w:id="520" w:author="Aleta Haflett" w:date="2014-11-03T13:27:00Z">
              <w:r w:rsidRPr="005E0051">
                <w:rPr>
                  <w:sz w:val="20"/>
                  <w:szCs w:val="20"/>
                </w:rPr>
                <w:t>Collection/harvesting of wood products (timber, poles, etc)</w:t>
              </w:r>
            </w:ins>
          </w:p>
        </w:tc>
        <w:tc>
          <w:tcPr>
            <w:tcW w:w="2520" w:type="dxa"/>
          </w:tcPr>
          <w:p w14:paraId="5DCEBD21" w14:textId="77777777" w:rsidR="00580237" w:rsidRDefault="00580237" w:rsidP="008128E9">
            <w:pPr>
              <w:rPr>
                <w:ins w:id="521" w:author="Aleta Haflett" w:date="2014-11-03T13:22:00Z"/>
              </w:rPr>
            </w:pPr>
          </w:p>
        </w:tc>
        <w:tc>
          <w:tcPr>
            <w:tcW w:w="2340" w:type="dxa"/>
          </w:tcPr>
          <w:p w14:paraId="5F3A7C52" w14:textId="77777777" w:rsidR="00580237" w:rsidRDefault="00580237" w:rsidP="008128E9">
            <w:pPr>
              <w:rPr>
                <w:ins w:id="522" w:author="Aleta Haflett" w:date="2014-11-03T13:22:00Z"/>
              </w:rPr>
            </w:pPr>
          </w:p>
        </w:tc>
      </w:tr>
      <w:tr w:rsidR="00580237" w14:paraId="784FEFE9" w14:textId="77777777" w:rsidTr="00580237">
        <w:trPr>
          <w:ins w:id="523" w:author="Aleta Haflett" w:date="2014-11-03T13:22:00Z"/>
        </w:trPr>
        <w:tc>
          <w:tcPr>
            <w:tcW w:w="468" w:type="dxa"/>
          </w:tcPr>
          <w:p w14:paraId="2C2FE42F" w14:textId="34C5162A" w:rsidR="00580237" w:rsidRPr="005E0051" w:rsidRDefault="00580237" w:rsidP="008128E9">
            <w:pPr>
              <w:rPr>
                <w:sz w:val="20"/>
                <w:szCs w:val="20"/>
              </w:rPr>
            </w:pPr>
            <w:r>
              <w:rPr>
                <w:sz w:val="20"/>
                <w:szCs w:val="20"/>
              </w:rPr>
              <w:t>j</w:t>
            </w:r>
          </w:p>
        </w:tc>
        <w:tc>
          <w:tcPr>
            <w:tcW w:w="4338" w:type="dxa"/>
          </w:tcPr>
          <w:p w14:paraId="24A82865" w14:textId="1E65385C" w:rsidR="00580237" w:rsidRPr="005E0051" w:rsidRDefault="00580237" w:rsidP="008128E9">
            <w:pPr>
              <w:rPr>
                <w:ins w:id="524" w:author="Aleta Haflett" w:date="2014-11-03T13:22:00Z"/>
                <w:sz w:val="20"/>
                <w:szCs w:val="20"/>
              </w:rPr>
            </w:pPr>
            <w:ins w:id="525" w:author="Aleta Haflett" w:date="2014-11-03T13:28:00Z">
              <w:r w:rsidRPr="005E0051">
                <w:rPr>
                  <w:sz w:val="20"/>
                  <w:szCs w:val="20"/>
                </w:rPr>
                <w:t>Collection of fuel wood</w:t>
              </w:r>
            </w:ins>
          </w:p>
        </w:tc>
        <w:tc>
          <w:tcPr>
            <w:tcW w:w="2520" w:type="dxa"/>
          </w:tcPr>
          <w:p w14:paraId="62227804" w14:textId="77777777" w:rsidR="00580237" w:rsidRDefault="00580237" w:rsidP="008128E9">
            <w:pPr>
              <w:rPr>
                <w:ins w:id="526" w:author="Aleta Haflett" w:date="2014-11-03T13:22:00Z"/>
              </w:rPr>
            </w:pPr>
          </w:p>
        </w:tc>
        <w:tc>
          <w:tcPr>
            <w:tcW w:w="2340" w:type="dxa"/>
          </w:tcPr>
          <w:p w14:paraId="5F631CAD" w14:textId="77777777" w:rsidR="00580237" w:rsidRDefault="00580237" w:rsidP="008128E9">
            <w:pPr>
              <w:rPr>
                <w:ins w:id="527" w:author="Aleta Haflett" w:date="2014-11-03T13:22:00Z"/>
              </w:rPr>
            </w:pPr>
          </w:p>
        </w:tc>
      </w:tr>
      <w:tr w:rsidR="00580237" w14:paraId="2B4589A0" w14:textId="77777777" w:rsidTr="00580237">
        <w:trPr>
          <w:ins w:id="528" w:author="Aleta Haflett" w:date="2014-11-03T13:22:00Z"/>
        </w:trPr>
        <w:tc>
          <w:tcPr>
            <w:tcW w:w="468" w:type="dxa"/>
          </w:tcPr>
          <w:p w14:paraId="0D46E529" w14:textId="07F01743" w:rsidR="00580237" w:rsidRPr="005E0051" w:rsidRDefault="00580237" w:rsidP="008128E9">
            <w:pPr>
              <w:rPr>
                <w:sz w:val="20"/>
                <w:szCs w:val="20"/>
              </w:rPr>
            </w:pPr>
            <w:r>
              <w:rPr>
                <w:sz w:val="20"/>
                <w:szCs w:val="20"/>
              </w:rPr>
              <w:t>k</w:t>
            </w:r>
          </w:p>
        </w:tc>
        <w:tc>
          <w:tcPr>
            <w:tcW w:w="4338" w:type="dxa"/>
          </w:tcPr>
          <w:p w14:paraId="2DB3C065" w14:textId="4451B2D8" w:rsidR="00580237" w:rsidRPr="005E0051" w:rsidRDefault="00580237" w:rsidP="008128E9">
            <w:pPr>
              <w:rPr>
                <w:ins w:id="529" w:author="Aleta Haflett" w:date="2014-11-03T13:22:00Z"/>
                <w:sz w:val="20"/>
                <w:szCs w:val="20"/>
              </w:rPr>
            </w:pPr>
            <w:ins w:id="530" w:author="Aleta Haflett" w:date="2014-11-03T13:28:00Z">
              <w:r w:rsidRPr="005E0051">
                <w:rPr>
                  <w:sz w:val="20"/>
                  <w:szCs w:val="20"/>
                </w:rPr>
                <w:t>Production of charcoal</w:t>
              </w:r>
            </w:ins>
          </w:p>
        </w:tc>
        <w:tc>
          <w:tcPr>
            <w:tcW w:w="2520" w:type="dxa"/>
          </w:tcPr>
          <w:p w14:paraId="63E8BB2E" w14:textId="77777777" w:rsidR="00580237" w:rsidRDefault="00580237" w:rsidP="008128E9">
            <w:pPr>
              <w:rPr>
                <w:ins w:id="531" w:author="Aleta Haflett" w:date="2014-11-03T13:22:00Z"/>
              </w:rPr>
            </w:pPr>
          </w:p>
        </w:tc>
        <w:tc>
          <w:tcPr>
            <w:tcW w:w="2340" w:type="dxa"/>
          </w:tcPr>
          <w:p w14:paraId="7261C167" w14:textId="77777777" w:rsidR="00580237" w:rsidRDefault="00580237" w:rsidP="008128E9">
            <w:pPr>
              <w:rPr>
                <w:ins w:id="532" w:author="Aleta Haflett" w:date="2014-11-03T13:22:00Z"/>
              </w:rPr>
            </w:pPr>
          </w:p>
        </w:tc>
      </w:tr>
      <w:tr w:rsidR="00580237" w14:paraId="5007A517" w14:textId="77777777" w:rsidTr="00580237">
        <w:trPr>
          <w:ins w:id="533" w:author="Aleta Haflett" w:date="2014-11-03T13:26:00Z"/>
        </w:trPr>
        <w:tc>
          <w:tcPr>
            <w:tcW w:w="468" w:type="dxa"/>
          </w:tcPr>
          <w:p w14:paraId="59F547BF" w14:textId="20B91C31" w:rsidR="00580237" w:rsidRPr="005E0051" w:rsidRDefault="00580237" w:rsidP="008128E9">
            <w:pPr>
              <w:rPr>
                <w:sz w:val="20"/>
                <w:szCs w:val="20"/>
              </w:rPr>
            </w:pPr>
            <w:r>
              <w:rPr>
                <w:sz w:val="20"/>
                <w:szCs w:val="20"/>
              </w:rPr>
              <w:t>l</w:t>
            </w:r>
          </w:p>
        </w:tc>
        <w:tc>
          <w:tcPr>
            <w:tcW w:w="4338" w:type="dxa"/>
          </w:tcPr>
          <w:p w14:paraId="15DF8331" w14:textId="73D1FD74" w:rsidR="00580237" w:rsidRPr="005E0051" w:rsidRDefault="00580237" w:rsidP="008128E9">
            <w:pPr>
              <w:rPr>
                <w:ins w:id="534" w:author="Aleta Haflett" w:date="2014-11-03T13:26:00Z"/>
                <w:sz w:val="20"/>
                <w:szCs w:val="20"/>
              </w:rPr>
            </w:pPr>
            <w:ins w:id="535" w:author="Aleta Haflett" w:date="2014-11-03T13:28:00Z">
              <w:r w:rsidRPr="005E0051">
                <w:rPr>
                  <w:sz w:val="20"/>
                  <w:szCs w:val="20"/>
                </w:rPr>
                <w:t>Collection/harvesting of non-wood food forest products (eg fruit)</w:t>
              </w:r>
            </w:ins>
          </w:p>
        </w:tc>
        <w:tc>
          <w:tcPr>
            <w:tcW w:w="2520" w:type="dxa"/>
          </w:tcPr>
          <w:p w14:paraId="3AB8A81F" w14:textId="77777777" w:rsidR="00580237" w:rsidRDefault="00580237" w:rsidP="008128E9">
            <w:pPr>
              <w:rPr>
                <w:ins w:id="536" w:author="Aleta Haflett" w:date="2014-11-03T13:26:00Z"/>
              </w:rPr>
            </w:pPr>
          </w:p>
        </w:tc>
        <w:tc>
          <w:tcPr>
            <w:tcW w:w="2340" w:type="dxa"/>
          </w:tcPr>
          <w:p w14:paraId="59168560" w14:textId="77777777" w:rsidR="00580237" w:rsidRDefault="00580237" w:rsidP="008128E9">
            <w:pPr>
              <w:rPr>
                <w:ins w:id="537" w:author="Aleta Haflett" w:date="2014-11-03T13:26:00Z"/>
              </w:rPr>
            </w:pPr>
          </w:p>
        </w:tc>
      </w:tr>
      <w:tr w:rsidR="00580237" w14:paraId="4EEA1D3A" w14:textId="77777777" w:rsidTr="00580237">
        <w:trPr>
          <w:ins w:id="538" w:author="Aleta Haflett" w:date="2014-11-03T13:26:00Z"/>
        </w:trPr>
        <w:tc>
          <w:tcPr>
            <w:tcW w:w="468" w:type="dxa"/>
          </w:tcPr>
          <w:p w14:paraId="5183B216" w14:textId="787B35C6" w:rsidR="00580237" w:rsidRPr="005E0051" w:rsidRDefault="00580237" w:rsidP="008128E9">
            <w:pPr>
              <w:rPr>
                <w:sz w:val="20"/>
                <w:szCs w:val="20"/>
              </w:rPr>
            </w:pPr>
            <w:r>
              <w:rPr>
                <w:sz w:val="20"/>
                <w:szCs w:val="20"/>
              </w:rPr>
              <w:t>m</w:t>
            </w:r>
          </w:p>
        </w:tc>
        <w:tc>
          <w:tcPr>
            <w:tcW w:w="4338" w:type="dxa"/>
          </w:tcPr>
          <w:p w14:paraId="50554ECD" w14:textId="31CE46ED" w:rsidR="00580237" w:rsidRPr="001E617E" w:rsidRDefault="00580237" w:rsidP="008128E9">
            <w:pPr>
              <w:rPr>
                <w:ins w:id="539" w:author="Aleta Haflett" w:date="2014-11-03T13:26:00Z"/>
                <w:sz w:val="20"/>
                <w:szCs w:val="20"/>
              </w:rPr>
            </w:pPr>
            <w:ins w:id="540" w:author="Aleta Haflett" w:date="2014-11-03T13:29:00Z">
              <w:r w:rsidRPr="005E0051">
                <w:rPr>
                  <w:sz w:val="20"/>
                  <w:szCs w:val="20"/>
                </w:rPr>
                <w:t>Collection/h</w:t>
              </w:r>
            </w:ins>
            <w:ins w:id="541" w:author="Aleta Haflett" w:date="2014-11-03T13:31:00Z">
              <w:r w:rsidRPr="005E0051">
                <w:rPr>
                  <w:sz w:val="20"/>
                  <w:szCs w:val="20"/>
                </w:rPr>
                <w:t>arvesting of non-wood forest products (other than food, e.g. rattan, fibres)</w:t>
              </w:r>
            </w:ins>
          </w:p>
        </w:tc>
        <w:tc>
          <w:tcPr>
            <w:tcW w:w="2520" w:type="dxa"/>
          </w:tcPr>
          <w:p w14:paraId="73BCFA71" w14:textId="77777777" w:rsidR="00580237" w:rsidRDefault="00580237" w:rsidP="008128E9">
            <w:pPr>
              <w:rPr>
                <w:ins w:id="542" w:author="Aleta Haflett" w:date="2014-11-03T13:26:00Z"/>
              </w:rPr>
            </w:pPr>
          </w:p>
        </w:tc>
        <w:tc>
          <w:tcPr>
            <w:tcW w:w="2340" w:type="dxa"/>
          </w:tcPr>
          <w:p w14:paraId="33E0B770" w14:textId="77777777" w:rsidR="00580237" w:rsidRDefault="00580237" w:rsidP="008128E9">
            <w:pPr>
              <w:rPr>
                <w:ins w:id="543" w:author="Aleta Haflett" w:date="2014-11-03T13:26:00Z"/>
              </w:rPr>
            </w:pPr>
          </w:p>
        </w:tc>
      </w:tr>
      <w:tr w:rsidR="00580237" w14:paraId="41345D70" w14:textId="77777777" w:rsidTr="00580237">
        <w:trPr>
          <w:ins w:id="544" w:author="Aleta Haflett" w:date="2014-11-03T13:26:00Z"/>
        </w:trPr>
        <w:tc>
          <w:tcPr>
            <w:tcW w:w="468" w:type="dxa"/>
          </w:tcPr>
          <w:p w14:paraId="5F0B2808" w14:textId="29CAF30E" w:rsidR="00580237" w:rsidRPr="005E0051" w:rsidRDefault="00580237" w:rsidP="008128E9">
            <w:pPr>
              <w:rPr>
                <w:sz w:val="20"/>
                <w:szCs w:val="20"/>
              </w:rPr>
            </w:pPr>
            <w:r>
              <w:rPr>
                <w:sz w:val="20"/>
                <w:szCs w:val="20"/>
              </w:rPr>
              <w:t>n</w:t>
            </w:r>
          </w:p>
        </w:tc>
        <w:tc>
          <w:tcPr>
            <w:tcW w:w="4338" w:type="dxa"/>
          </w:tcPr>
          <w:p w14:paraId="0670163C" w14:textId="4453D47A" w:rsidR="00580237" w:rsidRPr="005E0051" w:rsidRDefault="00580237" w:rsidP="008128E9">
            <w:pPr>
              <w:rPr>
                <w:ins w:id="545" w:author="Aleta Haflett" w:date="2014-11-03T13:26:00Z"/>
                <w:sz w:val="20"/>
                <w:szCs w:val="20"/>
              </w:rPr>
            </w:pPr>
            <w:ins w:id="546" w:author="Aleta Haflett" w:date="2014-11-03T13:32:00Z">
              <w:r w:rsidRPr="005E0051">
                <w:rPr>
                  <w:sz w:val="20"/>
                  <w:szCs w:val="20"/>
                </w:rPr>
                <w:t>Processing of wood products (eg for furniture)</w:t>
              </w:r>
            </w:ins>
          </w:p>
        </w:tc>
        <w:tc>
          <w:tcPr>
            <w:tcW w:w="2520" w:type="dxa"/>
          </w:tcPr>
          <w:p w14:paraId="1511BF4F" w14:textId="77777777" w:rsidR="00580237" w:rsidRDefault="00580237" w:rsidP="008128E9">
            <w:pPr>
              <w:rPr>
                <w:ins w:id="547" w:author="Aleta Haflett" w:date="2014-11-03T13:26:00Z"/>
              </w:rPr>
            </w:pPr>
          </w:p>
        </w:tc>
        <w:tc>
          <w:tcPr>
            <w:tcW w:w="2340" w:type="dxa"/>
          </w:tcPr>
          <w:p w14:paraId="64E5066D" w14:textId="77777777" w:rsidR="00580237" w:rsidRDefault="00580237" w:rsidP="008128E9">
            <w:pPr>
              <w:rPr>
                <w:ins w:id="548" w:author="Aleta Haflett" w:date="2014-11-03T13:26:00Z"/>
              </w:rPr>
            </w:pPr>
          </w:p>
        </w:tc>
      </w:tr>
      <w:tr w:rsidR="00580237" w14:paraId="53ACA722" w14:textId="77777777" w:rsidTr="00580237">
        <w:trPr>
          <w:ins w:id="549" w:author="Aleta Haflett" w:date="2014-11-03T13:26:00Z"/>
        </w:trPr>
        <w:tc>
          <w:tcPr>
            <w:tcW w:w="468" w:type="dxa"/>
          </w:tcPr>
          <w:p w14:paraId="3B391F55" w14:textId="69DB18F4" w:rsidR="00580237" w:rsidRPr="005E0051" w:rsidRDefault="00580237" w:rsidP="008128E9">
            <w:pPr>
              <w:rPr>
                <w:sz w:val="20"/>
                <w:szCs w:val="20"/>
              </w:rPr>
            </w:pPr>
            <w:r>
              <w:rPr>
                <w:sz w:val="20"/>
                <w:szCs w:val="20"/>
              </w:rPr>
              <w:t>o</w:t>
            </w:r>
          </w:p>
        </w:tc>
        <w:tc>
          <w:tcPr>
            <w:tcW w:w="4338" w:type="dxa"/>
          </w:tcPr>
          <w:p w14:paraId="10F1635D" w14:textId="4A0BA155" w:rsidR="00580237" w:rsidRPr="005E0051" w:rsidRDefault="00580237" w:rsidP="008128E9">
            <w:pPr>
              <w:rPr>
                <w:ins w:id="550" w:author="Aleta Haflett" w:date="2014-11-03T13:26:00Z"/>
                <w:sz w:val="20"/>
                <w:szCs w:val="20"/>
              </w:rPr>
            </w:pPr>
            <w:ins w:id="551" w:author="Aleta Haflett" w:date="2014-11-03T13:32:00Z">
              <w:r w:rsidRPr="005E0051">
                <w:rPr>
                  <w:sz w:val="20"/>
                  <w:szCs w:val="20"/>
                </w:rPr>
                <w:t>Processing  of non-wood forest products (food)</w:t>
              </w:r>
            </w:ins>
          </w:p>
        </w:tc>
        <w:tc>
          <w:tcPr>
            <w:tcW w:w="2520" w:type="dxa"/>
          </w:tcPr>
          <w:p w14:paraId="177D99D0" w14:textId="77777777" w:rsidR="00580237" w:rsidRDefault="00580237" w:rsidP="008128E9">
            <w:pPr>
              <w:rPr>
                <w:ins w:id="552" w:author="Aleta Haflett" w:date="2014-11-03T13:26:00Z"/>
              </w:rPr>
            </w:pPr>
          </w:p>
        </w:tc>
        <w:tc>
          <w:tcPr>
            <w:tcW w:w="2340" w:type="dxa"/>
          </w:tcPr>
          <w:p w14:paraId="48828ECA" w14:textId="77777777" w:rsidR="00580237" w:rsidRDefault="00580237" w:rsidP="008128E9">
            <w:pPr>
              <w:rPr>
                <w:ins w:id="553" w:author="Aleta Haflett" w:date="2014-11-03T13:26:00Z"/>
              </w:rPr>
            </w:pPr>
          </w:p>
        </w:tc>
      </w:tr>
      <w:tr w:rsidR="00580237" w14:paraId="2AC007DD" w14:textId="77777777" w:rsidTr="00580237">
        <w:trPr>
          <w:ins w:id="554" w:author="Aleta Haflett" w:date="2014-11-03T13:26:00Z"/>
        </w:trPr>
        <w:tc>
          <w:tcPr>
            <w:tcW w:w="468" w:type="dxa"/>
          </w:tcPr>
          <w:p w14:paraId="0C1DFD66" w14:textId="155943AD" w:rsidR="00580237" w:rsidRDefault="00580237" w:rsidP="008128E9">
            <w:pPr>
              <w:rPr>
                <w:sz w:val="20"/>
                <w:szCs w:val="20"/>
              </w:rPr>
            </w:pPr>
            <w:r>
              <w:rPr>
                <w:sz w:val="20"/>
                <w:szCs w:val="20"/>
              </w:rPr>
              <w:t>p</w:t>
            </w:r>
          </w:p>
        </w:tc>
        <w:tc>
          <w:tcPr>
            <w:tcW w:w="4338" w:type="dxa"/>
          </w:tcPr>
          <w:p w14:paraId="2194B5B2" w14:textId="1973D779" w:rsidR="00580237" w:rsidRPr="005E0051" w:rsidRDefault="00580237" w:rsidP="008128E9">
            <w:pPr>
              <w:rPr>
                <w:ins w:id="555" w:author="Aleta Haflett" w:date="2014-11-03T13:26:00Z"/>
                <w:sz w:val="20"/>
                <w:szCs w:val="20"/>
              </w:rPr>
            </w:pPr>
            <w:ins w:id="556" w:author="Aleta Haflett" w:date="2014-11-03T13:33:00Z">
              <w:r>
                <w:rPr>
                  <w:sz w:val="20"/>
                  <w:szCs w:val="20"/>
                </w:rPr>
                <w:t>Processing of non-wood forest products (other than food)</w:t>
              </w:r>
            </w:ins>
          </w:p>
        </w:tc>
        <w:tc>
          <w:tcPr>
            <w:tcW w:w="2520" w:type="dxa"/>
          </w:tcPr>
          <w:p w14:paraId="610B282E" w14:textId="77777777" w:rsidR="00580237" w:rsidRDefault="00580237" w:rsidP="008128E9">
            <w:pPr>
              <w:rPr>
                <w:ins w:id="557" w:author="Aleta Haflett" w:date="2014-11-03T13:26:00Z"/>
              </w:rPr>
            </w:pPr>
          </w:p>
        </w:tc>
        <w:tc>
          <w:tcPr>
            <w:tcW w:w="2340" w:type="dxa"/>
          </w:tcPr>
          <w:p w14:paraId="04116799" w14:textId="77777777" w:rsidR="00580237" w:rsidRDefault="00580237" w:rsidP="008128E9">
            <w:pPr>
              <w:rPr>
                <w:ins w:id="558" w:author="Aleta Haflett" w:date="2014-11-03T13:26:00Z"/>
              </w:rPr>
            </w:pPr>
          </w:p>
        </w:tc>
      </w:tr>
      <w:tr w:rsidR="00580237" w14:paraId="227BF7F2" w14:textId="77777777" w:rsidTr="00580237">
        <w:trPr>
          <w:ins w:id="559" w:author="Aleta Haflett" w:date="2014-11-03T13:26:00Z"/>
        </w:trPr>
        <w:tc>
          <w:tcPr>
            <w:tcW w:w="468" w:type="dxa"/>
          </w:tcPr>
          <w:p w14:paraId="073ED61D" w14:textId="1C860111" w:rsidR="00580237" w:rsidRDefault="00580237" w:rsidP="008128E9">
            <w:pPr>
              <w:rPr>
                <w:sz w:val="20"/>
                <w:szCs w:val="20"/>
              </w:rPr>
            </w:pPr>
            <w:r>
              <w:rPr>
                <w:sz w:val="20"/>
                <w:szCs w:val="20"/>
              </w:rPr>
              <w:t>q</w:t>
            </w:r>
          </w:p>
        </w:tc>
        <w:tc>
          <w:tcPr>
            <w:tcW w:w="4338" w:type="dxa"/>
          </w:tcPr>
          <w:p w14:paraId="4A291348" w14:textId="758EED9F" w:rsidR="00580237" w:rsidRPr="005E0051" w:rsidRDefault="00580237" w:rsidP="008128E9">
            <w:pPr>
              <w:rPr>
                <w:ins w:id="560" w:author="Aleta Haflett" w:date="2014-11-03T13:26:00Z"/>
                <w:sz w:val="20"/>
                <w:szCs w:val="20"/>
              </w:rPr>
            </w:pPr>
            <w:ins w:id="561" w:author="Aleta Haflett" w:date="2014-11-03T13:33:00Z">
              <w:r>
                <w:rPr>
                  <w:sz w:val="20"/>
                  <w:szCs w:val="20"/>
                </w:rPr>
                <w:t xml:space="preserve">Tree nurseries </w:t>
              </w:r>
            </w:ins>
          </w:p>
        </w:tc>
        <w:tc>
          <w:tcPr>
            <w:tcW w:w="2520" w:type="dxa"/>
          </w:tcPr>
          <w:p w14:paraId="24D58022" w14:textId="77777777" w:rsidR="00580237" w:rsidRDefault="00580237" w:rsidP="008128E9">
            <w:pPr>
              <w:rPr>
                <w:ins w:id="562" w:author="Aleta Haflett" w:date="2014-11-03T13:26:00Z"/>
              </w:rPr>
            </w:pPr>
          </w:p>
        </w:tc>
        <w:tc>
          <w:tcPr>
            <w:tcW w:w="2340" w:type="dxa"/>
          </w:tcPr>
          <w:p w14:paraId="2DA15D10" w14:textId="77777777" w:rsidR="00580237" w:rsidRDefault="00580237" w:rsidP="008128E9">
            <w:pPr>
              <w:rPr>
                <w:ins w:id="563" w:author="Aleta Haflett" w:date="2014-11-03T13:26:00Z"/>
              </w:rPr>
            </w:pPr>
          </w:p>
        </w:tc>
      </w:tr>
      <w:tr w:rsidR="00580237" w14:paraId="7956F4C0" w14:textId="77777777" w:rsidTr="00580237">
        <w:trPr>
          <w:ins w:id="564" w:author="Aleta Haflett" w:date="2014-11-03T13:26:00Z"/>
        </w:trPr>
        <w:tc>
          <w:tcPr>
            <w:tcW w:w="468" w:type="dxa"/>
          </w:tcPr>
          <w:p w14:paraId="38998CE6" w14:textId="5BE3AC03" w:rsidR="00580237" w:rsidRDefault="00580237" w:rsidP="008128E9">
            <w:pPr>
              <w:rPr>
                <w:sz w:val="20"/>
                <w:szCs w:val="20"/>
              </w:rPr>
            </w:pPr>
            <w:r>
              <w:rPr>
                <w:sz w:val="20"/>
                <w:szCs w:val="20"/>
              </w:rPr>
              <w:t>r</w:t>
            </w:r>
          </w:p>
        </w:tc>
        <w:tc>
          <w:tcPr>
            <w:tcW w:w="4338" w:type="dxa"/>
          </w:tcPr>
          <w:p w14:paraId="08E3BD2F" w14:textId="10A8D900" w:rsidR="00580237" w:rsidRPr="005E0051" w:rsidRDefault="00580237" w:rsidP="008128E9">
            <w:pPr>
              <w:rPr>
                <w:ins w:id="565" w:author="Aleta Haflett" w:date="2014-11-03T13:26:00Z"/>
                <w:sz w:val="20"/>
                <w:szCs w:val="20"/>
              </w:rPr>
            </w:pPr>
            <w:ins w:id="566" w:author="Aleta Haflett" w:date="2014-11-03T13:33:00Z">
              <w:r>
                <w:rPr>
                  <w:sz w:val="20"/>
                  <w:szCs w:val="20"/>
                </w:rPr>
                <w:t>Handicrafts</w:t>
              </w:r>
            </w:ins>
          </w:p>
        </w:tc>
        <w:tc>
          <w:tcPr>
            <w:tcW w:w="2520" w:type="dxa"/>
          </w:tcPr>
          <w:p w14:paraId="23DD6561" w14:textId="77777777" w:rsidR="00580237" w:rsidRDefault="00580237" w:rsidP="008128E9">
            <w:pPr>
              <w:rPr>
                <w:ins w:id="567" w:author="Aleta Haflett" w:date="2014-11-03T13:26:00Z"/>
              </w:rPr>
            </w:pPr>
          </w:p>
        </w:tc>
        <w:tc>
          <w:tcPr>
            <w:tcW w:w="2340" w:type="dxa"/>
          </w:tcPr>
          <w:p w14:paraId="7F8701A4" w14:textId="77777777" w:rsidR="00580237" w:rsidRDefault="00580237" w:rsidP="008128E9">
            <w:pPr>
              <w:rPr>
                <w:ins w:id="568" w:author="Aleta Haflett" w:date="2014-11-03T13:26:00Z"/>
              </w:rPr>
            </w:pPr>
          </w:p>
        </w:tc>
      </w:tr>
      <w:tr w:rsidR="00580237" w14:paraId="35C25A6D" w14:textId="77777777" w:rsidTr="00580237">
        <w:trPr>
          <w:ins w:id="569" w:author="Aleta Haflett" w:date="2014-11-03T13:26:00Z"/>
        </w:trPr>
        <w:tc>
          <w:tcPr>
            <w:tcW w:w="468" w:type="dxa"/>
          </w:tcPr>
          <w:p w14:paraId="3F632E36" w14:textId="484AC9D4" w:rsidR="00580237" w:rsidRDefault="00580237" w:rsidP="008128E9">
            <w:pPr>
              <w:rPr>
                <w:sz w:val="20"/>
                <w:szCs w:val="20"/>
              </w:rPr>
            </w:pPr>
            <w:r>
              <w:rPr>
                <w:sz w:val="20"/>
                <w:szCs w:val="20"/>
              </w:rPr>
              <w:t>s</w:t>
            </w:r>
          </w:p>
        </w:tc>
        <w:tc>
          <w:tcPr>
            <w:tcW w:w="4338" w:type="dxa"/>
          </w:tcPr>
          <w:p w14:paraId="17F8537A" w14:textId="75BF1A5C" w:rsidR="00580237" w:rsidRPr="005E0051" w:rsidRDefault="00580237" w:rsidP="008128E9">
            <w:pPr>
              <w:rPr>
                <w:ins w:id="570" w:author="Aleta Haflett" w:date="2014-11-03T13:26:00Z"/>
                <w:sz w:val="20"/>
                <w:szCs w:val="20"/>
              </w:rPr>
            </w:pPr>
            <w:ins w:id="571" w:author="Aleta Haflett" w:date="2014-11-03T13:33:00Z">
              <w:r>
                <w:rPr>
                  <w:sz w:val="20"/>
                  <w:szCs w:val="20"/>
                </w:rPr>
                <w:t>Brick molding</w:t>
              </w:r>
            </w:ins>
          </w:p>
        </w:tc>
        <w:tc>
          <w:tcPr>
            <w:tcW w:w="2520" w:type="dxa"/>
          </w:tcPr>
          <w:p w14:paraId="2CA72E30" w14:textId="77777777" w:rsidR="00580237" w:rsidRDefault="00580237" w:rsidP="008128E9">
            <w:pPr>
              <w:rPr>
                <w:ins w:id="572" w:author="Aleta Haflett" w:date="2014-11-03T13:26:00Z"/>
              </w:rPr>
            </w:pPr>
          </w:p>
        </w:tc>
        <w:tc>
          <w:tcPr>
            <w:tcW w:w="2340" w:type="dxa"/>
          </w:tcPr>
          <w:p w14:paraId="24A3AA20" w14:textId="77777777" w:rsidR="00580237" w:rsidRDefault="00580237" w:rsidP="008128E9">
            <w:pPr>
              <w:rPr>
                <w:ins w:id="573" w:author="Aleta Haflett" w:date="2014-11-03T13:26:00Z"/>
              </w:rPr>
            </w:pPr>
          </w:p>
        </w:tc>
      </w:tr>
      <w:tr w:rsidR="00580237" w14:paraId="0CBC2585" w14:textId="77777777" w:rsidTr="00580237">
        <w:trPr>
          <w:ins w:id="574" w:author="Aleta Haflett" w:date="2014-11-03T13:26:00Z"/>
        </w:trPr>
        <w:tc>
          <w:tcPr>
            <w:tcW w:w="468" w:type="dxa"/>
          </w:tcPr>
          <w:p w14:paraId="5EE77312" w14:textId="782DA294" w:rsidR="00580237" w:rsidRDefault="00580237" w:rsidP="008128E9">
            <w:pPr>
              <w:rPr>
                <w:sz w:val="20"/>
                <w:szCs w:val="20"/>
              </w:rPr>
            </w:pPr>
            <w:r>
              <w:rPr>
                <w:sz w:val="20"/>
                <w:szCs w:val="20"/>
              </w:rPr>
              <w:t>t</w:t>
            </w:r>
          </w:p>
        </w:tc>
        <w:tc>
          <w:tcPr>
            <w:tcW w:w="4338" w:type="dxa"/>
          </w:tcPr>
          <w:p w14:paraId="7C13E867" w14:textId="5AF0B1F2" w:rsidR="00580237" w:rsidRPr="005E0051" w:rsidRDefault="00580237" w:rsidP="008128E9">
            <w:pPr>
              <w:rPr>
                <w:ins w:id="575" w:author="Aleta Haflett" w:date="2014-11-03T13:26:00Z"/>
                <w:sz w:val="20"/>
                <w:szCs w:val="20"/>
              </w:rPr>
            </w:pPr>
            <w:ins w:id="576" w:author="Aleta Haflett" w:date="2014-11-03T13:33:00Z">
              <w:r>
                <w:rPr>
                  <w:sz w:val="20"/>
                  <w:szCs w:val="20"/>
                </w:rPr>
                <w:t>Own business (trade in goods or services)</w:t>
              </w:r>
            </w:ins>
          </w:p>
        </w:tc>
        <w:tc>
          <w:tcPr>
            <w:tcW w:w="2520" w:type="dxa"/>
          </w:tcPr>
          <w:p w14:paraId="22C7AB56" w14:textId="77777777" w:rsidR="00580237" w:rsidRDefault="00580237" w:rsidP="008128E9">
            <w:pPr>
              <w:rPr>
                <w:ins w:id="577" w:author="Aleta Haflett" w:date="2014-11-03T13:26:00Z"/>
              </w:rPr>
            </w:pPr>
          </w:p>
        </w:tc>
        <w:tc>
          <w:tcPr>
            <w:tcW w:w="2340" w:type="dxa"/>
          </w:tcPr>
          <w:p w14:paraId="6104B5B7" w14:textId="77777777" w:rsidR="00580237" w:rsidRDefault="00580237" w:rsidP="008128E9">
            <w:pPr>
              <w:rPr>
                <w:ins w:id="578" w:author="Aleta Haflett" w:date="2014-11-03T13:26:00Z"/>
              </w:rPr>
            </w:pPr>
          </w:p>
        </w:tc>
      </w:tr>
    </w:tbl>
    <w:p w14:paraId="09C2FC6F" w14:textId="77777777" w:rsidR="00580237" w:rsidRDefault="00580237"/>
    <w:tbl>
      <w:tblPr>
        <w:tblStyle w:val="TableGrid"/>
        <w:tblW w:w="9666" w:type="dxa"/>
        <w:tblLayout w:type="fixed"/>
        <w:tblLook w:val="04A0" w:firstRow="1" w:lastRow="0" w:firstColumn="1" w:lastColumn="0" w:noHBand="0" w:noVBand="1"/>
      </w:tblPr>
      <w:tblGrid>
        <w:gridCol w:w="468"/>
        <w:gridCol w:w="4338"/>
        <w:gridCol w:w="2520"/>
        <w:gridCol w:w="2340"/>
      </w:tblGrid>
      <w:tr w:rsidR="00580237" w:rsidRPr="001E617E" w14:paraId="7BA8D958" w14:textId="77777777" w:rsidTr="00580237">
        <w:trPr>
          <w:ins w:id="579" w:author="Aleta Haflett" w:date="2014-11-03T13:34:00Z"/>
        </w:trPr>
        <w:tc>
          <w:tcPr>
            <w:tcW w:w="468" w:type="dxa"/>
          </w:tcPr>
          <w:p w14:paraId="67937F4C" w14:textId="77777777" w:rsidR="00580237" w:rsidRPr="001E617E" w:rsidRDefault="00580237" w:rsidP="001E617E">
            <w:pPr>
              <w:rPr>
                <w:b/>
              </w:rPr>
            </w:pPr>
          </w:p>
        </w:tc>
        <w:tc>
          <w:tcPr>
            <w:tcW w:w="4338" w:type="dxa"/>
          </w:tcPr>
          <w:p w14:paraId="5FCA1973" w14:textId="7342DFE0" w:rsidR="00580237" w:rsidRPr="001E617E" w:rsidRDefault="00580237" w:rsidP="001E617E">
            <w:pPr>
              <w:rPr>
                <w:ins w:id="580" w:author="Aleta Haflett" w:date="2014-11-03T13:34:00Z"/>
                <w:b/>
              </w:rPr>
            </w:pPr>
            <w:ins w:id="581" w:author="Aleta Haflett" w:date="2014-11-03T13:34:00Z">
              <w:r w:rsidRPr="001E617E">
                <w:rPr>
                  <w:b/>
                </w:rPr>
                <w:t>Sources of income</w:t>
              </w:r>
            </w:ins>
          </w:p>
        </w:tc>
        <w:tc>
          <w:tcPr>
            <w:tcW w:w="2520" w:type="dxa"/>
          </w:tcPr>
          <w:p w14:paraId="673F2CCA" w14:textId="1C535933" w:rsidR="00580237" w:rsidRPr="001E617E" w:rsidRDefault="00580237" w:rsidP="001E617E">
            <w:pPr>
              <w:rPr>
                <w:ins w:id="582" w:author="Aleta Haflett" w:date="2014-11-03T13:34:00Z"/>
                <w:b/>
              </w:rPr>
            </w:pPr>
            <w:r>
              <w:rPr>
                <w:b/>
              </w:rPr>
              <w:t xml:space="preserve">K.1 </w:t>
            </w:r>
            <w:ins w:id="583" w:author="Aleta Haflett" w:date="2014-11-03T13:34:00Z">
              <w:r w:rsidRPr="001E617E">
                <w:rPr>
                  <w:b/>
                </w:rPr>
                <w:t xml:space="preserve">During the last 12 months, has anyone in your household earned income from &lt;source&gt;? </w:t>
              </w:r>
            </w:ins>
          </w:p>
          <w:p w14:paraId="7DA61D51" w14:textId="77777777" w:rsidR="00580237" w:rsidRPr="001E617E" w:rsidRDefault="00580237" w:rsidP="001E617E">
            <w:pPr>
              <w:rPr>
                <w:ins w:id="584" w:author="Aleta Haflett" w:date="2014-11-03T13:34:00Z"/>
                <w:b/>
              </w:rPr>
            </w:pPr>
            <w:ins w:id="585" w:author="Aleta Haflett" w:date="2014-11-03T13:34:00Z">
              <w:r w:rsidRPr="001E617E">
                <w:rPr>
                  <w:b/>
                </w:rPr>
                <w:t>0=No</w:t>
              </w:r>
            </w:ins>
          </w:p>
          <w:p w14:paraId="68BFA7C1" w14:textId="77777777" w:rsidR="00580237" w:rsidRPr="001E617E" w:rsidRDefault="00580237" w:rsidP="001E617E">
            <w:pPr>
              <w:rPr>
                <w:ins w:id="586" w:author="Aleta Haflett" w:date="2014-11-03T13:34:00Z"/>
                <w:b/>
              </w:rPr>
            </w:pPr>
            <w:ins w:id="587" w:author="Aleta Haflett" w:date="2014-11-03T13:34:00Z">
              <w:r w:rsidRPr="001E617E">
                <w:rPr>
                  <w:b/>
                </w:rPr>
                <w:t>1=Yes</w:t>
              </w:r>
            </w:ins>
          </w:p>
          <w:p w14:paraId="1B9396B8" w14:textId="77777777" w:rsidR="00580237" w:rsidRPr="001E617E" w:rsidRDefault="00580237" w:rsidP="001E617E">
            <w:pPr>
              <w:rPr>
                <w:ins w:id="588" w:author="Aleta Haflett" w:date="2014-11-03T13:34:00Z"/>
                <w:b/>
              </w:rPr>
            </w:pPr>
            <w:ins w:id="589" w:author="Aleta Haflett" w:date="2014-11-03T13:34:00Z">
              <w:r w:rsidRPr="001E617E">
                <w:rPr>
                  <w:b/>
                </w:rPr>
                <w:t>If 0, skip to next income source</w:t>
              </w:r>
            </w:ins>
          </w:p>
        </w:tc>
        <w:tc>
          <w:tcPr>
            <w:tcW w:w="2340" w:type="dxa"/>
          </w:tcPr>
          <w:p w14:paraId="0809D123" w14:textId="4491C667" w:rsidR="00580237" w:rsidRPr="001E617E" w:rsidRDefault="00580237" w:rsidP="001E617E">
            <w:pPr>
              <w:rPr>
                <w:ins w:id="590" w:author="Aleta Haflett" w:date="2014-11-03T13:34:00Z"/>
                <w:b/>
              </w:rPr>
            </w:pPr>
            <w:r>
              <w:rPr>
                <w:b/>
              </w:rPr>
              <w:t xml:space="preserve">K.2 </w:t>
            </w:r>
            <w:commentRangeStart w:id="591"/>
            <w:ins w:id="592" w:author="Aleta Haflett" w:date="2014-11-03T13:34:00Z">
              <w:r w:rsidRPr="001E617E">
                <w:rPr>
                  <w:b/>
                </w:rPr>
                <w:t xml:space="preserve">What proportion of your household income is &lt;source&gt;?  </w:t>
              </w:r>
              <w:commentRangeEnd w:id="591"/>
              <w:r w:rsidRPr="001E617E">
                <w:rPr>
                  <w:rStyle w:val="CommentReference"/>
                  <w:b/>
                </w:rPr>
                <w:commentReference w:id="591"/>
              </w:r>
            </w:ins>
          </w:p>
        </w:tc>
      </w:tr>
      <w:tr w:rsidR="00580237" w14:paraId="189D9E13" w14:textId="77777777" w:rsidTr="00580237">
        <w:trPr>
          <w:ins w:id="593" w:author="Aleta Haflett" w:date="2014-11-03T13:34:00Z"/>
        </w:trPr>
        <w:tc>
          <w:tcPr>
            <w:tcW w:w="468" w:type="dxa"/>
          </w:tcPr>
          <w:p w14:paraId="05B6E001" w14:textId="185ADAC2" w:rsidR="00580237" w:rsidRDefault="00580237" w:rsidP="001E617E">
            <w:pPr>
              <w:rPr>
                <w:sz w:val="20"/>
                <w:szCs w:val="20"/>
              </w:rPr>
            </w:pPr>
            <w:r>
              <w:rPr>
                <w:sz w:val="20"/>
                <w:szCs w:val="20"/>
              </w:rPr>
              <w:t>u</w:t>
            </w:r>
          </w:p>
        </w:tc>
        <w:tc>
          <w:tcPr>
            <w:tcW w:w="4338" w:type="dxa"/>
          </w:tcPr>
          <w:p w14:paraId="17A6F690" w14:textId="2087683E" w:rsidR="00580237" w:rsidRPr="005E0051" w:rsidRDefault="00580237" w:rsidP="001E617E">
            <w:pPr>
              <w:rPr>
                <w:ins w:id="594" w:author="Aleta Haflett" w:date="2014-11-03T13:34:00Z"/>
                <w:sz w:val="20"/>
                <w:szCs w:val="20"/>
              </w:rPr>
            </w:pPr>
            <w:ins w:id="595" w:author="Aleta Haflett" w:date="2014-11-03T13:36:00Z">
              <w:r>
                <w:rPr>
                  <w:sz w:val="20"/>
                  <w:szCs w:val="20"/>
                </w:rPr>
                <w:t>Employment in forestry sector</w:t>
              </w:r>
            </w:ins>
          </w:p>
        </w:tc>
        <w:tc>
          <w:tcPr>
            <w:tcW w:w="2520" w:type="dxa"/>
          </w:tcPr>
          <w:p w14:paraId="7B4DB3DF" w14:textId="77777777" w:rsidR="00580237" w:rsidRDefault="00580237" w:rsidP="001E617E">
            <w:pPr>
              <w:rPr>
                <w:ins w:id="596" w:author="Aleta Haflett" w:date="2014-11-03T13:34:00Z"/>
              </w:rPr>
            </w:pPr>
          </w:p>
        </w:tc>
        <w:tc>
          <w:tcPr>
            <w:tcW w:w="2340" w:type="dxa"/>
          </w:tcPr>
          <w:p w14:paraId="6EFA6FBD" w14:textId="77777777" w:rsidR="00580237" w:rsidRDefault="00580237" w:rsidP="001E617E">
            <w:pPr>
              <w:rPr>
                <w:ins w:id="597" w:author="Aleta Haflett" w:date="2014-11-03T13:34:00Z"/>
              </w:rPr>
            </w:pPr>
          </w:p>
        </w:tc>
      </w:tr>
      <w:tr w:rsidR="00580237" w14:paraId="5ADF34B1" w14:textId="77777777" w:rsidTr="00580237">
        <w:trPr>
          <w:ins w:id="598" w:author="Aleta Haflett" w:date="2014-11-03T13:34:00Z"/>
        </w:trPr>
        <w:tc>
          <w:tcPr>
            <w:tcW w:w="468" w:type="dxa"/>
          </w:tcPr>
          <w:p w14:paraId="75F58AEE" w14:textId="7087134C" w:rsidR="00580237" w:rsidRDefault="00580237" w:rsidP="001E617E">
            <w:pPr>
              <w:rPr>
                <w:sz w:val="20"/>
                <w:szCs w:val="20"/>
              </w:rPr>
            </w:pPr>
            <w:r>
              <w:rPr>
                <w:sz w:val="20"/>
                <w:szCs w:val="20"/>
              </w:rPr>
              <w:t>v</w:t>
            </w:r>
          </w:p>
        </w:tc>
        <w:tc>
          <w:tcPr>
            <w:tcW w:w="4338" w:type="dxa"/>
          </w:tcPr>
          <w:p w14:paraId="71C5EE7B" w14:textId="53BC32CB" w:rsidR="00580237" w:rsidRPr="005E0051" w:rsidRDefault="00580237" w:rsidP="001E617E">
            <w:pPr>
              <w:rPr>
                <w:ins w:id="599" w:author="Aleta Haflett" w:date="2014-11-03T13:34:00Z"/>
                <w:sz w:val="20"/>
                <w:szCs w:val="20"/>
              </w:rPr>
            </w:pPr>
            <w:ins w:id="600" w:author="Aleta Haflett" w:date="2014-11-03T13:36:00Z">
              <w:r>
                <w:rPr>
                  <w:sz w:val="20"/>
                  <w:szCs w:val="20"/>
                </w:rPr>
                <w:t>Employment in agriculture sector</w:t>
              </w:r>
            </w:ins>
          </w:p>
        </w:tc>
        <w:tc>
          <w:tcPr>
            <w:tcW w:w="2520" w:type="dxa"/>
          </w:tcPr>
          <w:p w14:paraId="515ACBA2" w14:textId="77777777" w:rsidR="00580237" w:rsidRDefault="00580237" w:rsidP="001E617E">
            <w:pPr>
              <w:rPr>
                <w:ins w:id="601" w:author="Aleta Haflett" w:date="2014-11-03T13:34:00Z"/>
              </w:rPr>
            </w:pPr>
          </w:p>
        </w:tc>
        <w:tc>
          <w:tcPr>
            <w:tcW w:w="2340" w:type="dxa"/>
          </w:tcPr>
          <w:p w14:paraId="2342F5DF" w14:textId="77777777" w:rsidR="00580237" w:rsidRDefault="00580237" w:rsidP="001E617E">
            <w:pPr>
              <w:rPr>
                <w:ins w:id="602" w:author="Aleta Haflett" w:date="2014-11-03T13:34:00Z"/>
              </w:rPr>
            </w:pPr>
          </w:p>
        </w:tc>
      </w:tr>
      <w:tr w:rsidR="00580237" w14:paraId="143C840D" w14:textId="77777777" w:rsidTr="00580237">
        <w:trPr>
          <w:ins w:id="603" w:author="Aleta Haflett" w:date="2014-11-03T13:34:00Z"/>
        </w:trPr>
        <w:tc>
          <w:tcPr>
            <w:tcW w:w="468" w:type="dxa"/>
          </w:tcPr>
          <w:p w14:paraId="1039E1D1" w14:textId="08FC4E1D" w:rsidR="00580237" w:rsidRDefault="00580237" w:rsidP="001E617E">
            <w:pPr>
              <w:rPr>
                <w:sz w:val="20"/>
                <w:szCs w:val="20"/>
              </w:rPr>
            </w:pPr>
            <w:r>
              <w:rPr>
                <w:sz w:val="20"/>
                <w:szCs w:val="20"/>
              </w:rPr>
              <w:t>w</w:t>
            </w:r>
          </w:p>
        </w:tc>
        <w:tc>
          <w:tcPr>
            <w:tcW w:w="4338" w:type="dxa"/>
          </w:tcPr>
          <w:p w14:paraId="4482FFFE" w14:textId="67DFCFF5" w:rsidR="00580237" w:rsidRPr="005E0051" w:rsidRDefault="00580237" w:rsidP="001E617E">
            <w:pPr>
              <w:rPr>
                <w:ins w:id="604" w:author="Aleta Haflett" w:date="2014-11-03T13:34:00Z"/>
                <w:sz w:val="20"/>
                <w:szCs w:val="20"/>
              </w:rPr>
            </w:pPr>
            <w:ins w:id="605" w:author="Aleta Haflett" w:date="2014-11-03T13:36:00Z">
              <w:r>
                <w:rPr>
                  <w:sz w:val="20"/>
                  <w:szCs w:val="20"/>
                </w:rPr>
                <w:t xml:space="preserve">Employment, other </w:t>
              </w:r>
            </w:ins>
          </w:p>
        </w:tc>
        <w:tc>
          <w:tcPr>
            <w:tcW w:w="2520" w:type="dxa"/>
          </w:tcPr>
          <w:p w14:paraId="70A38CE3" w14:textId="77777777" w:rsidR="00580237" w:rsidRDefault="00580237" w:rsidP="001E617E">
            <w:pPr>
              <w:rPr>
                <w:ins w:id="606" w:author="Aleta Haflett" w:date="2014-11-03T13:34:00Z"/>
              </w:rPr>
            </w:pPr>
          </w:p>
        </w:tc>
        <w:tc>
          <w:tcPr>
            <w:tcW w:w="2340" w:type="dxa"/>
          </w:tcPr>
          <w:p w14:paraId="4D60C398" w14:textId="77777777" w:rsidR="00580237" w:rsidRDefault="00580237" w:rsidP="001E617E">
            <w:pPr>
              <w:rPr>
                <w:ins w:id="607" w:author="Aleta Haflett" w:date="2014-11-03T13:34:00Z"/>
              </w:rPr>
            </w:pPr>
          </w:p>
        </w:tc>
      </w:tr>
      <w:tr w:rsidR="00580237" w14:paraId="0FE9D6DB" w14:textId="77777777" w:rsidTr="00580237">
        <w:trPr>
          <w:ins w:id="608" w:author="Aleta Haflett" w:date="2014-11-03T13:34:00Z"/>
        </w:trPr>
        <w:tc>
          <w:tcPr>
            <w:tcW w:w="468" w:type="dxa"/>
          </w:tcPr>
          <w:p w14:paraId="5CF33DBB" w14:textId="524D599E" w:rsidR="00580237" w:rsidRDefault="00580237" w:rsidP="001E617E">
            <w:pPr>
              <w:rPr>
                <w:sz w:val="20"/>
                <w:szCs w:val="20"/>
              </w:rPr>
            </w:pPr>
            <w:r>
              <w:rPr>
                <w:sz w:val="20"/>
                <w:szCs w:val="20"/>
              </w:rPr>
              <w:t>x</w:t>
            </w:r>
          </w:p>
        </w:tc>
        <w:tc>
          <w:tcPr>
            <w:tcW w:w="4338" w:type="dxa"/>
          </w:tcPr>
          <w:p w14:paraId="70A2946D" w14:textId="1798D36A" w:rsidR="00580237" w:rsidRPr="005E0051" w:rsidRDefault="00580237" w:rsidP="001E617E">
            <w:pPr>
              <w:rPr>
                <w:ins w:id="609" w:author="Aleta Haflett" w:date="2014-11-03T13:34:00Z"/>
                <w:sz w:val="20"/>
                <w:szCs w:val="20"/>
              </w:rPr>
            </w:pPr>
            <w:ins w:id="610" w:author="Aleta Haflett" w:date="2014-11-03T13:36:00Z">
              <w:r>
                <w:rPr>
                  <w:sz w:val="20"/>
                  <w:szCs w:val="20"/>
                </w:rPr>
                <w:t>Tourism (income generated from tourism/recreational activities)</w:t>
              </w:r>
            </w:ins>
          </w:p>
        </w:tc>
        <w:tc>
          <w:tcPr>
            <w:tcW w:w="2520" w:type="dxa"/>
          </w:tcPr>
          <w:p w14:paraId="28251229" w14:textId="77777777" w:rsidR="00580237" w:rsidRDefault="00580237" w:rsidP="001E617E">
            <w:pPr>
              <w:rPr>
                <w:ins w:id="611" w:author="Aleta Haflett" w:date="2014-11-03T13:34:00Z"/>
              </w:rPr>
            </w:pPr>
          </w:p>
        </w:tc>
        <w:tc>
          <w:tcPr>
            <w:tcW w:w="2340" w:type="dxa"/>
          </w:tcPr>
          <w:p w14:paraId="31366C69" w14:textId="77777777" w:rsidR="00580237" w:rsidRDefault="00580237" w:rsidP="001E617E">
            <w:pPr>
              <w:rPr>
                <w:ins w:id="612" w:author="Aleta Haflett" w:date="2014-11-03T13:34:00Z"/>
              </w:rPr>
            </w:pPr>
          </w:p>
        </w:tc>
      </w:tr>
      <w:tr w:rsidR="00580237" w14:paraId="3E0BD06B" w14:textId="77777777" w:rsidTr="00580237">
        <w:trPr>
          <w:ins w:id="613" w:author="Aleta Haflett" w:date="2014-11-03T13:34:00Z"/>
        </w:trPr>
        <w:tc>
          <w:tcPr>
            <w:tcW w:w="468" w:type="dxa"/>
          </w:tcPr>
          <w:p w14:paraId="1F999DA4" w14:textId="7C73ED3E" w:rsidR="00580237" w:rsidRDefault="00580237" w:rsidP="001E617E">
            <w:pPr>
              <w:rPr>
                <w:sz w:val="20"/>
                <w:szCs w:val="20"/>
              </w:rPr>
            </w:pPr>
            <w:r>
              <w:rPr>
                <w:sz w:val="20"/>
                <w:szCs w:val="20"/>
              </w:rPr>
              <w:t>y</w:t>
            </w:r>
          </w:p>
        </w:tc>
        <w:tc>
          <w:tcPr>
            <w:tcW w:w="4338" w:type="dxa"/>
          </w:tcPr>
          <w:p w14:paraId="18E459D1" w14:textId="7A941FEC" w:rsidR="00580237" w:rsidRPr="005E0051" w:rsidRDefault="00580237" w:rsidP="001E617E">
            <w:pPr>
              <w:rPr>
                <w:ins w:id="614" w:author="Aleta Haflett" w:date="2014-11-03T13:34:00Z"/>
                <w:sz w:val="20"/>
                <w:szCs w:val="20"/>
              </w:rPr>
            </w:pPr>
            <w:ins w:id="615" w:author="Aleta Haflett" w:date="2014-11-03T13:36:00Z">
              <w:r>
                <w:rPr>
                  <w:sz w:val="20"/>
                  <w:szCs w:val="20"/>
                </w:rPr>
                <w:t>Environmental services (eg income from forest conservation)</w:t>
              </w:r>
            </w:ins>
          </w:p>
        </w:tc>
        <w:tc>
          <w:tcPr>
            <w:tcW w:w="2520" w:type="dxa"/>
          </w:tcPr>
          <w:p w14:paraId="0B565AA1" w14:textId="77777777" w:rsidR="00580237" w:rsidRDefault="00580237" w:rsidP="001E617E">
            <w:pPr>
              <w:rPr>
                <w:ins w:id="616" w:author="Aleta Haflett" w:date="2014-11-03T13:34:00Z"/>
              </w:rPr>
            </w:pPr>
          </w:p>
        </w:tc>
        <w:tc>
          <w:tcPr>
            <w:tcW w:w="2340" w:type="dxa"/>
          </w:tcPr>
          <w:p w14:paraId="0ADF92B5" w14:textId="77777777" w:rsidR="00580237" w:rsidRDefault="00580237" w:rsidP="001E617E">
            <w:pPr>
              <w:rPr>
                <w:ins w:id="617" w:author="Aleta Haflett" w:date="2014-11-03T13:34:00Z"/>
              </w:rPr>
            </w:pPr>
          </w:p>
        </w:tc>
      </w:tr>
      <w:tr w:rsidR="00580237" w14:paraId="6D76CCC4" w14:textId="77777777" w:rsidTr="00580237">
        <w:trPr>
          <w:ins w:id="618" w:author="Aleta Haflett" w:date="2014-11-03T13:34:00Z"/>
        </w:trPr>
        <w:tc>
          <w:tcPr>
            <w:tcW w:w="468" w:type="dxa"/>
          </w:tcPr>
          <w:p w14:paraId="603DC5FE" w14:textId="0661647B" w:rsidR="00580237" w:rsidRDefault="00580237" w:rsidP="001E617E">
            <w:pPr>
              <w:rPr>
                <w:sz w:val="20"/>
                <w:szCs w:val="20"/>
              </w:rPr>
            </w:pPr>
            <w:r>
              <w:rPr>
                <w:sz w:val="20"/>
                <w:szCs w:val="20"/>
              </w:rPr>
              <w:t>z</w:t>
            </w:r>
          </w:p>
        </w:tc>
        <w:tc>
          <w:tcPr>
            <w:tcW w:w="4338" w:type="dxa"/>
          </w:tcPr>
          <w:p w14:paraId="66476838" w14:textId="63416E9F" w:rsidR="00580237" w:rsidRPr="005E0051" w:rsidRDefault="00580237" w:rsidP="001E617E">
            <w:pPr>
              <w:rPr>
                <w:ins w:id="619" w:author="Aleta Haflett" w:date="2014-11-03T13:34:00Z"/>
                <w:sz w:val="20"/>
                <w:szCs w:val="20"/>
              </w:rPr>
            </w:pPr>
            <w:ins w:id="620" w:author="Aleta Haflett" w:date="2014-11-03T13:37:00Z">
              <w:r>
                <w:rPr>
                  <w:sz w:val="20"/>
                  <w:szCs w:val="20"/>
                </w:rPr>
                <w:t xml:space="preserve">Mining </w:t>
              </w:r>
            </w:ins>
          </w:p>
        </w:tc>
        <w:tc>
          <w:tcPr>
            <w:tcW w:w="2520" w:type="dxa"/>
          </w:tcPr>
          <w:p w14:paraId="5C7613E5" w14:textId="77777777" w:rsidR="00580237" w:rsidRDefault="00580237" w:rsidP="001E617E">
            <w:pPr>
              <w:rPr>
                <w:ins w:id="621" w:author="Aleta Haflett" w:date="2014-11-03T13:34:00Z"/>
              </w:rPr>
            </w:pPr>
          </w:p>
        </w:tc>
        <w:tc>
          <w:tcPr>
            <w:tcW w:w="2340" w:type="dxa"/>
          </w:tcPr>
          <w:p w14:paraId="38E61315" w14:textId="77777777" w:rsidR="00580237" w:rsidRDefault="00580237" w:rsidP="001E617E">
            <w:pPr>
              <w:rPr>
                <w:ins w:id="622" w:author="Aleta Haflett" w:date="2014-11-03T13:34:00Z"/>
              </w:rPr>
            </w:pPr>
          </w:p>
        </w:tc>
      </w:tr>
      <w:tr w:rsidR="00580237" w14:paraId="2CE6A47F" w14:textId="77777777" w:rsidTr="00580237">
        <w:trPr>
          <w:ins w:id="623" w:author="Aleta Haflett" w:date="2014-11-03T13:34:00Z"/>
        </w:trPr>
        <w:tc>
          <w:tcPr>
            <w:tcW w:w="468" w:type="dxa"/>
          </w:tcPr>
          <w:p w14:paraId="32288E9A" w14:textId="0B34A9DD" w:rsidR="00580237" w:rsidRDefault="00580237" w:rsidP="001E617E">
            <w:pPr>
              <w:rPr>
                <w:sz w:val="20"/>
                <w:szCs w:val="20"/>
              </w:rPr>
            </w:pPr>
            <w:r>
              <w:rPr>
                <w:sz w:val="20"/>
                <w:szCs w:val="20"/>
              </w:rPr>
              <w:t>aa</w:t>
            </w:r>
          </w:p>
        </w:tc>
        <w:tc>
          <w:tcPr>
            <w:tcW w:w="4338" w:type="dxa"/>
          </w:tcPr>
          <w:p w14:paraId="019A67A1" w14:textId="3CE18142" w:rsidR="00580237" w:rsidRPr="005E0051" w:rsidRDefault="00580237" w:rsidP="001E617E">
            <w:pPr>
              <w:rPr>
                <w:ins w:id="624" w:author="Aleta Haflett" w:date="2014-11-03T13:34:00Z"/>
                <w:sz w:val="20"/>
                <w:szCs w:val="20"/>
              </w:rPr>
            </w:pPr>
            <w:ins w:id="625" w:author="Aleta Haflett" w:date="2014-11-03T13:37:00Z">
              <w:r>
                <w:rPr>
                  <w:sz w:val="20"/>
                  <w:szCs w:val="20"/>
                </w:rPr>
                <w:t>Remittances</w:t>
              </w:r>
            </w:ins>
          </w:p>
        </w:tc>
        <w:tc>
          <w:tcPr>
            <w:tcW w:w="2520" w:type="dxa"/>
          </w:tcPr>
          <w:p w14:paraId="1B8638AC" w14:textId="77777777" w:rsidR="00580237" w:rsidRDefault="00580237" w:rsidP="001E617E">
            <w:pPr>
              <w:rPr>
                <w:ins w:id="626" w:author="Aleta Haflett" w:date="2014-11-03T13:34:00Z"/>
              </w:rPr>
            </w:pPr>
          </w:p>
        </w:tc>
        <w:tc>
          <w:tcPr>
            <w:tcW w:w="2340" w:type="dxa"/>
          </w:tcPr>
          <w:p w14:paraId="0738E645" w14:textId="77777777" w:rsidR="00580237" w:rsidRDefault="00580237" w:rsidP="001E617E">
            <w:pPr>
              <w:rPr>
                <w:ins w:id="627" w:author="Aleta Haflett" w:date="2014-11-03T13:34:00Z"/>
              </w:rPr>
            </w:pPr>
          </w:p>
        </w:tc>
      </w:tr>
      <w:tr w:rsidR="00580237" w14:paraId="100CF489" w14:textId="77777777" w:rsidTr="00580237">
        <w:trPr>
          <w:ins w:id="628" w:author="Aleta Haflett" w:date="2014-11-03T13:34:00Z"/>
        </w:trPr>
        <w:tc>
          <w:tcPr>
            <w:tcW w:w="468" w:type="dxa"/>
          </w:tcPr>
          <w:p w14:paraId="121BFBCC" w14:textId="7E65430C" w:rsidR="00580237" w:rsidRDefault="00580237" w:rsidP="001E617E">
            <w:pPr>
              <w:rPr>
                <w:sz w:val="20"/>
                <w:szCs w:val="20"/>
              </w:rPr>
            </w:pPr>
            <w:r>
              <w:rPr>
                <w:sz w:val="20"/>
                <w:szCs w:val="20"/>
              </w:rPr>
              <w:t>bb</w:t>
            </w:r>
          </w:p>
        </w:tc>
        <w:tc>
          <w:tcPr>
            <w:tcW w:w="4338" w:type="dxa"/>
          </w:tcPr>
          <w:p w14:paraId="2741598B" w14:textId="58F38AAD" w:rsidR="00580237" w:rsidRPr="005E0051" w:rsidRDefault="00580237" w:rsidP="001E617E">
            <w:pPr>
              <w:rPr>
                <w:ins w:id="629" w:author="Aleta Haflett" w:date="2014-11-03T13:34:00Z"/>
                <w:sz w:val="20"/>
                <w:szCs w:val="20"/>
              </w:rPr>
            </w:pPr>
            <w:ins w:id="630" w:author="Aleta Haflett" w:date="2014-11-03T13:37:00Z">
              <w:r>
                <w:rPr>
                  <w:sz w:val="20"/>
                  <w:szCs w:val="20"/>
                </w:rPr>
                <w:t>Pensions</w:t>
              </w:r>
            </w:ins>
          </w:p>
        </w:tc>
        <w:tc>
          <w:tcPr>
            <w:tcW w:w="2520" w:type="dxa"/>
          </w:tcPr>
          <w:p w14:paraId="1114EA93" w14:textId="77777777" w:rsidR="00580237" w:rsidRDefault="00580237" w:rsidP="001E617E">
            <w:pPr>
              <w:rPr>
                <w:ins w:id="631" w:author="Aleta Haflett" w:date="2014-11-03T13:34:00Z"/>
              </w:rPr>
            </w:pPr>
          </w:p>
        </w:tc>
        <w:tc>
          <w:tcPr>
            <w:tcW w:w="2340" w:type="dxa"/>
          </w:tcPr>
          <w:p w14:paraId="6A77C6A7" w14:textId="77777777" w:rsidR="00580237" w:rsidRDefault="00580237" w:rsidP="001E617E">
            <w:pPr>
              <w:rPr>
                <w:ins w:id="632" w:author="Aleta Haflett" w:date="2014-11-03T13:34:00Z"/>
              </w:rPr>
            </w:pPr>
          </w:p>
        </w:tc>
      </w:tr>
      <w:tr w:rsidR="00580237" w14:paraId="08A050B3" w14:textId="77777777" w:rsidTr="00580237">
        <w:trPr>
          <w:ins w:id="633" w:author="Aleta Haflett" w:date="2014-11-03T13:34:00Z"/>
        </w:trPr>
        <w:tc>
          <w:tcPr>
            <w:tcW w:w="468" w:type="dxa"/>
          </w:tcPr>
          <w:p w14:paraId="0BFBA92F" w14:textId="0DCA134E" w:rsidR="00580237" w:rsidRDefault="00580237" w:rsidP="001E617E">
            <w:pPr>
              <w:rPr>
                <w:sz w:val="20"/>
                <w:szCs w:val="20"/>
              </w:rPr>
            </w:pPr>
            <w:r>
              <w:rPr>
                <w:sz w:val="20"/>
                <w:szCs w:val="20"/>
              </w:rPr>
              <w:t>cc</w:t>
            </w:r>
          </w:p>
        </w:tc>
        <w:tc>
          <w:tcPr>
            <w:tcW w:w="4338" w:type="dxa"/>
          </w:tcPr>
          <w:p w14:paraId="5C0DF14D" w14:textId="569778A1" w:rsidR="00580237" w:rsidRPr="004C390C" w:rsidRDefault="00580237" w:rsidP="001E617E">
            <w:pPr>
              <w:rPr>
                <w:ins w:id="634" w:author="Aleta Haflett" w:date="2014-11-03T13:34:00Z"/>
                <w:sz w:val="20"/>
                <w:szCs w:val="20"/>
              </w:rPr>
            </w:pPr>
            <w:ins w:id="635" w:author="Aleta Haflett" w:date="2014-11-03T13:37:00Z">
              <w:r>
                <w:rPr>
                  <w:sz w:val="20"/>
                  <w:szCs w:val="20"/>
                </w:rPr>
                <w:t xml:space="preserve">Other, specify </w:t>
              </w:r>
            </w:ins>
          </w:p>
        </w:tc>
        <w:tc>
          <w:tcPr>
            <w:tcW w:w="2520" w:type="dxa"/>
          </w:tcPr>
          <w:p w14:paraId="1DEF0665" w14:textId="77777777" w:rsidR="00580237" w:rsidRDefault="00580237" w:rsidP="001E617E">
            <w:pPr>
              <w:rPr>
                <w:ins w:id="636" w:author="Aleta Haflett" w:date="2014-11-03T13:34:00Z"/>
              </w:rPr>
            </w:pPr>
          </w:p>
        </w:tc>
        <w:tc>
          <w:tcPr>
            <w:tcW w:w="2340" w:type="dxa"/>
          </w:tcPr>
          <w:p w14:paraId="75D507FC" w14:textId="77777777" w:rsidR="00580237" w:rsidRDefault="00580237" w:rsidP="001E617E">
            <w:pPr>
              <w:rPr>
                <w:ins w:id="637" w:author="Aleta Haflett" w:date="2014-11-03T13:34:00Z"/>
              </w:rPr>
            </w:pPr>
          </w:p>
        </w:tc>
      </w:tr>
    </w:tbl>
    <w:p w14:paraId="605ADBB5" w14:textId="77777777" w:rsidR="005E0051" w:rsidRDefault="005E0051">
      <w:pPr>
        <w:rPr>
          <w:ins w:id="638" w:author="Aleta Haflett" w:date="2014-11-03T13:24:00Z"/>
        </w:rPr>
      </w:pPr>
      <w:ins w:id="639" w:author="Aleta Haflett" w:date="2014-11-03T13:24:00Z">
        <w:r>
          <w:br w:type="page"/>
        </w:r>
      </w:ins>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68"/>
        <w:gridCol w:w="2204"/>
        <w:gridCol w:w="2192"/>
        <w:gridCol w:w="974"/>
        <w:gridCol w:w="766"/>
        <w:gridCol w:w="1433"/>
        <w:gridCol w:w="1058"/>
        <w:gridCol w:w="783"/>
        <w:gridCol w:w="1150"/>
        <w:gridCol w:w="1590"/>
      </w:tblGrid>
      <w:tr w:rsidR="00580237" w14:paraId="3F65F6E5" w14:textId="77777777" w:rsidTr="00580237">
        <w:tc>
          <w:tcPr>
            <w:tcW w:w="468" w:type="dxa"/>
          </w:tcPr>
          <w:p w14:paraId="752B31C2" w14:textId="77777777" w:rsidR="00580237" w:rsidRPr="003C3B44" w:rsidRDefault="00580237" w:rsidP="005E0051">
            <w:pPr>
              <w:rPr>
                <w:b/>
                <w:sz w:val="20"/>
                <w:szCs w:val="20"/>
              </w:rPr>
            </w:pPr>
          </w:p>
        </w:tc>
        <w:tc>
          <w:tcPr>
            <w:tcW w:w="2204" w:type="dxa"/>
          </w:tcPr>
          <w:p w14:paraId="2CFE9625" w14:textId="4C445985" w:rsidR="00580237" w:rsidRPr="003C3B44" w:rsidRDefault="00580237" w:rsidP="005E0051">
            <w:pPr>
              <w:rPr>
                <w:b/>
                <w:sz w:val="20"/>
                <w:szCs w:val="20"/>
              </w:rPr>
            </w:pPr>
          </w:p>
        </w:tc>
        <w:tc>
          <w:tcPr>
            <w:tcW w:w="2192" w:type="dxa"/>
          </w:tcPr>
          <w:p w14:paraId="3DD2C65C" w14:textId="78AC6685" w:rsidR="00580237" w:rsidRPr="003C3B44" w:rsidRDefault="00580237" w:rsidP="005E0051">
            <w:pPr>
              <w:rPr>
                <w:sz w:val="20"/>
                <w:szCs w:val="20"/>
              </w:rPr>
            </w:pPr>
            <w:r>
              <w:rPr>
                <w:sz w:val="20"/>
                <w:szCs w:val="20"/>
              </w:rPr>
              <w:t xml:space="preserve">K.3 </w:t>
            </w:r>
          </w:p>
        </w:tc>
        <w:tc>
          <w:tcPr>
            <w:tcW w:w="974" w:type="dxa"/>
          </w:tcPr>
          <w:p w14:paraId="5A1084BF" w14:textId="08E5E5E5" w:rsidR="00580237" w:rsidRPr="003C3B44" w:rsidRDefault="00580237" w:rsidP="005E0051">
            <w:pPr>
              <w:rPr>
                <w:sz w:val="20"/>
                <w:szCs w:val="20"/>
              </w:rPr>
            </w:pPr>
            <w:r>
              <w:rPr>
                <w:sz w:val="20"/>
                <w:szCs w:val="20"/>
              </w:rPr>
              <w:t>K.4</w:t>
            </w:r>
          </w:p>
        </w:tc>
        <w:tc>
          <w:tcPr>
            <w:tcW w:w="766" w:type="dxa"/>
          </w:tcPr>
          <w:p w14:paraId="46C17E9C" w14:textId="76B1331E" w:rsidR="00580237" w:rsidRPr="003C3B44" w:rsidRDefault="00580237" w:rsidP="005E0051">
            <w:pPr>
              <w:rPr>
                <w:sz w:val="20"/>
                <w:szCs w:val="20"/>
              </w:rPr>
            </w:pPr>
            <w:r>
              <w:rPr>
                <w:sz w:val="20"/>
                <w:szCs w:val="20"/>
              </w:rPr>
              <w:t>K.4b</w:t>
            </w:r>
          </w:p>
        </w:tc>
        <w:tc>
          <w:tcPr>
            <w:tcW w:w="1433" w:type="dxa"/>
          </w:tcPr>
          <w:p w14:paraId="0822FDBE" w14:textId="0702F732" w:rsidR="00580237" w:rsidRPr="003C3B44" w:rsidRDefault="00580237" w:rsidP="005E0051">
            <w:pPr>
              <w:rPr>
                <w:sz w:val="20"/>
                <w:szCs w:val="20"/>
              </w:rPr>
            </w:pPr>
            <w:r>
              <w:rPr>
                <w:sz w:val="20"/>
                <w:szCs w:val="20"/>
              </w:rPr>
              <w:t>K.5</w:t>
            </w:r>
          </w:p>
        </w:tc>
        <w:tc>
          <w:tcPr>
            <w:tcW w:w="1058" w:type="dxa"/>
          </w:tcPr>
          <w:p w14:paraId="416D180C" w14:textId="17D1DEDB" w:rsidR="00580237" w:rsidRPr="003C3B44" w:rsidRDefault="00580237" w:rsidP="005E0051">
            <w:pPr>
              <w:rPr>
                <w:sz w:val="20"/>
                <w:szCs w:val="20"/>
              </w:rPr>
            </w:pPr>
            <w:r>
              <w:rPr>
                <w:sz w:val="20"/>
                <w:szCs w:val="20"/>
              </w:rPr>
              <w:t>K.6</w:t>
            </w:r>
          </w:p>
        </w:tc>
        <w:tc>
          <w:tcPr>
            <w:tcW w:w="783" w:type="dxa"/>
          </w:tcPr>
          <w:p w14:paraId="11405CC7" w14:textId="695F390B" w:rsidR="00580237" w:rsidRPr="003C3B44" w:rsidRDefault="00580237" w:rsidP="005E0051">
            <w:pPr>
              <w:rPr>
                <w:sz w:val="20"/>
                <w:szCs w:val="20"/>
              </w:rPr>
            </w:pPr>
            <w:r>
              <w:rPr>
                <w:sz w:val="20"/>
                <w:szCs w:val="20"/>
              </w:rPr>
              <w:t>K.7</w:t>
            </w:r>
          </w:p>
        </w:tc>
        <w:tc>
          <w:tcPr>
            <w:tcW w:w="1150" w:type="dxa"/>
          </w:tcPr>
          <w:p w14:paraId="6D33FEA7" w14:textId="051C51C3" w:rsidR="00580237" w:rsidRPr="003C3B44" w:rsidRDefault="00580237" w:rsidP="005E0051">
            <w:pPr>
              <w:rPr>
                <w:sz w:val="20"/>
                <w:szCs w:val="20"/>
              </w:rPr>
            </w:pPr>
            <w:r>
              <w:rPr>
                <w:sz w:val="20"/>
                <w:szCs w:val="20"/>
              </w:rPr>
              <w:t>K.8</w:t>
            </w:r>
          </w:p>
        </w:tc>
        <w:tc>
          <w:tcPr>
            <w:tcW w:w="1590" w:type="dxa"/>
          </w:tcPr>
          <w:p w14:paraId="7EBD4DFE" w14:textId="2A79557F" w:rsidR="00580237" w:rsidRDefault="00580237" w:rsidP="005E0051">
            <w:pPr>
              <w:rPr>
                <w:sz w:val="20"/>
                <w:szCs w:val="20"/>
              </w:rPr>
            </w:pPr>
            <w:r>
              <w:rPr>
                <w:sz w:val="20"/>
                <w:szCs w:val="20"/>
              </w:rPr>
              <w:t>K.9</w:t>
            </w:r>
          </w:p>
        </w:tc>
      </w:tr>
      <w:tr w:rsidR="00580237" w14:paraId="7355D264" w14:textId="77777777" w:rsidTr="00580237">
        <w:trPr>
          <w:ins w:id="640" w:author="Aleta Haflett" w:date="2014-11-03T13:26:00Z"/>
        </w:trPr>
        <w:tc>
          <w:tcPr>
            <w:tcW w:w="468" w:type="dxa"/>
          </w:tcPr>
          <w:p w14:paraId="27B0B94A" w14:textId="77777777" w:rsidR="00580237" w:rsidRPr="003C3B44" w:rsidRDefault="00580237" w:rsidP="005E0051">
            <w:pPr>
              <w:rPr>
                <w:b/>
                <w:sz w:val="20"/>
                <w:szCs w:val="20"/>
              </w:rPr>
            </w:pPr>
          </w:p>
        </w:tc>
        <w:tc>
          <w:tcPr>
            <w:tcW w:w="2204" w:type="dxa"/>
          </w:tcPr>
          <w:p w14:paraId="7FAE030F" w14:textId="1520D5A4" w:rsidR="00580237" w:rsidRPr="003C3B44" w:rsidRDefault="00580237" w:rsidP="005E0051">
            <w:pPr>
              <w:rPr>
                <w:ins w:id="641" w:author="Aleta Haflett" w:date="2014-11-03T13:26:00Z"/>
                <w:b/>
                <w:sz w:val="20"/>
                <w:szCs w:val="20"/>
              </w:rPr>
            </w:pPr>
            <w:ins w:id="642" w:author="Aleta Haflett" w:date="2014-11-03T13:26:00Z">
              <w:r w:rsidRPr="003C3B44">
                <w:rPr>
                  <w:b/>
                  <w:sz w:val="20"/>
                  <w:szCs w:val="20"/>
                </w:rPr>
                <w:t>Wood/forest product</w:t>
              </w:r>
            </w:ins>
          </w:p>
        </w:tc>
        <w:tc>
          <w:tcPr>
            <w:tcW w:w="2192" w:type="dxa"/>
          </w:tcPr>
          <w:p w14:paraId="51B858D3" w14:textId="77777777" w:rsidR="00580237" w:rsidRPr="003C3B44" w:rsidRDefault="00580237" w:rsidP="005E0051">
            <w:pPr>
              <w:rPr>
                <w:ins w:id="643" w:author="Aleta Haflett" w:date="2014-11-03T13:26:00Z"/>
                <w:sz w:val="20"/>
                <w:szCs w:val="20"/>
              </w:rPr>
            </w:pPr>
            <w:ins w:id="644" w:author="Aleta Haflett" w:date="2014-11-03T13:26:00Z">
              <w:r w:rsidRPr="003C3B44">
                <w:rPr>
                  <w:sz w:val="20"/>
                  <w:szCs w:val="20"/>
                </w:rPr>
                <w:t>In the last 12 months, has &lt;product&gt; contributed to your household income?</w:t>
              </w:r>
            </w:ins>
          </w:p>
          <w:p w14:paraId="28347297" w14:textId="77777777" w:rsidR="00580237" w:rsidRPr="003C3B44" w:rsidRDefault="00580237" w:rsidP="005E0051">
            <w:pPr>
              <w:rPr>
                <w:ins w:id="645" w:author="Aleta Haflett" w:date="2014-11-03T13:26:00Z"/>
                <w:sz w:val="20"/>
                <w:szCs w:val="20"/>
              </w:rPr>
            </w:pPr>
            <w:ins w:id="646" w:author="Aleta Haflett" w:date="2014-11-03T13:26:00Z">
              <w:r w:rsidRPr="003C3B44">
                <w:rPr>
                  <w:sz w:val="20"/>
                  <w:szCs w:val="20"/>
                </w:rPr>
                <w:t>0=No</w:t>
              </w:r>
            </w:ins>
          </w:p>
          <w:p w14:paraId="7F1CDFD2" w14:textId="77777777" w:rsidR="00580237" w:rsidRPr="003C3B44" w:rsidRDefault="00580237" w:rsidP="005E0051">
            <w:pPr>
              <w:rPr>
                <w:ins w:id="647" w:author="Aleta Haflett" w:date="2014-11-03T13:26:00Z"/>
                <w:sz w:val="20"/>
                <w:szCs w:val="20"/>
              </w:rPr>
            </w:pPr>
            <w:ins w:id="648" w:author="Aleta Haflett" w:date="2014-11-03T13:26:00Z">
              <w:r w:rsidRPr="003C3B44">
                <w:rPr>
                  <w:sz w:val="20"/>
                  <w:szCs w:val="20"/>
                </w:rPr>
                <w:t xml:space="preserve"> 1=Yes</w:t>
              </w:r>
            </w:ins>
          </w:p>
          <w:p w14:paraId="11C37ABF" w14:textId="77777777" w:rsidR="00580237" w:rsidRPr="003C3B44" w:rsidRDefault="00580237" w:rsidP="005E0051">
            <w:pPr>
              <w:rPr>
                <w:ins w:id="649" w:author="Aleta Haflett" w:date="2014-11-03T13:26:00Z"/>
                <w:i/>
                <w:sz w:val="20"/>
                <w:szCs w:val="20"/>
              </w:rPr>
            </w:pPr>
            <w:ins w:id="650" w:author="Aleta Haflett" w:date="2014-11-03T13:26:00Z">
              <w:r w:rsidRPr="003C3B44">
                <w:rPr>
                  <w:i/>
                  <w:sz w:val="20"/>
                  <w:szCs w:val="20"/>
                </w:rPr>
                <w:t>If 0, skip to next activity</w:t>
              </w:r>
            </w:ins>
          </w:p>
        </w:tc>
        <w:tc>
          <w:tcPr>
            <w:tcW w:w="974" w:type="dxa"/>
          </w:tcPr>
          <w:p w14:paraId="1348A3D1" w14:textId="77777777" w:rsidR="00580237" w:rsidRPr="003C3B44" w:rsidRDefault="00580237" w:rsidP="005E0051">
            <w:pPr>
              <w:rPr>
                <w:ins w:id="651" w:author="Aleta Haflett" w:date="2014-11-03T13:26:00Z"/>
                <w:sz w:val="20"/>
                <w:szCs w:val="20"/>
              </w:rPr>
            </w:pPr>
            <w:ins w:id="652" w:author="Aleta Haflett" w:date="2014-11-03T13:26:00Z">
              <w:r w:rsidRPr="003C3B44">
                <w:rPr>
                  <w:sz w:val="20"/>
                  <w:szCs w:val="20"/>
                </w:rPr>
                <w:t xml:space="preserve">What quantity do you collect? </w:t>
              </w:r>
            </w:ins>
          </w:p>
        </w:tc>
        <w:tc>
          <w:tcPr>
            <w:tcW w:w="766" w:type="dxa"/>
          </w:tcPr>
          <w:p w14:paraId="64C145C4" w14:textId="77777777" w:rsidR="00580237" w:rsidRPr="003C3B44" w:rsidRDefault="00580237" w:rsidP="005E0051">
            <w:pPr>
              <w:rPr>
                <w:ins w:id="653" w:author="Aleta Haflett" w:date="2014-11-03T13:26:00Z"/>
                <w:sz w:val="20"/>
                <w:szCs w:val="20"/>
              </w:rPr>
            </w:pPr>
            <w:ins w:id="654" w:author="Aleta Haflett" w:date="2014-11-03T13:26:00Z">
              <w:r w:rsidRPr="003C3B44">
                <w:rPr>
                  <w:sz w:val="20"/>
                  <w:szCs w:val="20"/>
                </w:rPr>
                <w:t>Unit</w:t>
              </w:r>
            </w:ins>
          </w:p>
        </w:tc>
        <w:tc>
          <w:tcPr>
            <w:tcW w:w="1433" w:type="dxa"/>
          </w:tcPr>
          <w:p w14:paraId="659E5CEC" w14:textId="77777777" w:rsidR="00580237" w:rsidRPr="003C3B44" w:rsidRDefault="00580237" w:rsidP="005E0051">
            <w:pPr>
              <w:rPr>
                <w:ins w:id="655" w:author="Aleta Haflett" w:date="2014-11-03T13:26:00Z"/>
                <w:sz w:val="20"/>
                <w:szCs w:val="20"/>
              </w:rPr>
            </w:pPr>
            <w:ins w:id="656" w:author="Aleta Haflett" w:date="2014-11-03T13:26:00Z">
              <w:r w:rsidRPr="003C3B44">
                <w:rPr>
                  <w:sz w:val="20"/>
                  <w:szCs w:val="20"/>
                </w:rPr>
                <w:t>Are these products bartered/sold?</w:t>
              </w:r>
            </w:ins>
          </w:p>
          <w:p w14:paraId="075FB915" w14:textId="77777777" w:rsidR="00580237" w:rsidRPr="003C3B44" w:rsidRDefault="00580237" w:rsidP="005E0051">
            <w:pPr>
              <w:rPr>
                <w:ins w:id="657" w:author="Aleta Haflett" w:date="2014-11-03T13:26:00Z"/>
                <w:sz w:val="20"/>
                <w:szCs w:val="20"/>
              </w:rPr>
            </w:pPr>
            <w:ins w:id="658" w:author="Aleta Haflett" w:date="2014-11-03T13:26:00Z">
              <w:r w:rsidRPr="003C3B44">
                <w:rPr>
                  <w:sz w:val="20"/>
                  <w:szCs w:val="20"/>
                </w:rPr>
                <w:t>0=No</w:t>
              </w:r>
            </w:ins>
          </w:p>
          <w:p w14:paraId="7E4C0AF4" w14:textId="77777777" w:rsidR="00580237" w:rsidRPr="003C3B44" w:rsidRDefault="00580237" w:rsidP="005E0051">
            <w:pPr>
              <w:rPr>
                <w:ins w:id="659" w:author="Aleta Haflett" w:date="2014-11-03T13:26:00Z"/>
                <w:sz w:val="20"/>
                <w:szCs w:val="20"/>
              </w:rPr>
            </w:pPr>
            <w:ins w:id="660" w:author="Aleta Haflett" w:date="2014-11-03T13:26:00Z">
              <w:r w:rsidRPr="003C3B44">
                <w:rPr>
                  <w:sz w:val="20"/>
                  <w:szCs w:val="20"/>
                </w:rPr>
                <w:t>1=Yes</w:t>
              </w:r>
            </w:ins>
          </w:p>
          <w:p w14:paraId="464D38E9" w14:textId="77777777" w:rsidR="00580237" w:rsidRPr="003C3B44" w:rsidRDefault="00580237" w:rsidP="005E0051">
            <w:pPr>
              <w:rPr>
                <w:ins w:id="661" w:author="Aleta Haflett" w:date="2014-11-03T13:26:00Z"/>
                <w:i/>
                <w:sz w:val="20"/>
                <w:szCs w:val="20"/>
              </w:rPr>
            </w:pPr>
            <w:ins w:id="662" w:author="Aleta Haflett" w:date="2014-11-03T13:26:00Z">
              <w:r w:rsidRPr="003C3B44">
                <w:rPr>
                  <w:i/>
                  <w:sz w:val="20"/>
                  <w:szCs w:val="20"/>
                </w:rPr>
                <w:t xml:space="preserve">If 0, skip to </w:t>
              </w:r>
              <w:r>
                <w:rPr>
                  <w:i/>
                  <w:sz w:val="20"/>
                  <w:szCs w:val="20"/>
                </w:rPr>
                <w:t>next product</w:t>
              </w:r>
            </w:ins>
          </w:p>
        </w:tc>
        <w:tc>
          <w:tcPr>
            <w:tcW w:w="1058" w:type="dxa"/>
          </w:tcPr>
          <w:p w14:paraId="1B8D2FAB" w14:textId="77777777" w:rsidR="00580237" w:rsidRPr="003C3B44" w:rsidRDefault="00580237" w:rsidP="005E0051">
            <w:pPr>
              <w:rPr>
                <w:ins w:id="663" w:author="Aleta Haflett" w:date="2014-11-03T13:26:00Z"/>
                <w:sz w:val="20"/>
                <w:szCs w:val="20"/>
              </w:rPr>
            </w:pPr>
            <w:ins w:id="664" w:author="Aleta Haflett" w:date="2014-11-03T13:26:00Z">
              <w:r w:rsidRPr="003C3B44">
                <w:rPr>
                  <w:sz w:val="20"/>
                  <w:szCs w:val="20"/>
                </w:rPr>
                <w:t>Where is &lt;product&gt; sold?</w:t>
              </w:r>
            </w:ins>
          </w:p>
        </w:tc>
        <w:tc>
          <w:tcPr>
            <w:tcW w:w="783" w:type="dxa"/>
          </w:tcPr>
          <w:p w14:paraId="126A719D" w14:textId="77777777" w:rsidR="00580237" w:rsidRPr="003C3B44" w:rsidRDefault="00580237" w:rsidP="005E0051">
            <w:pPr>
              <w:rPr>
                <w:ins w:id="665" w:author="Aleta Haflett" w:date="2014-11-03T13:26:00Z"/>
                <w:sz w:val="20"/>
                <w:szCs w:val="20"/>
              </w:rPr>
            </w:pPr>
            <w:ins w:id="666" w:author="Aleta Haflett" w:date="2014-11-03T13:26:00Z">
              <w:r w:rsidRPr="003C3B44">
                <w:rPr>
                  <w:sz w:val="20"/>
                  <w:szCs w:val="20"/>
                </w:rPr>
                <w:t xml:space="preserve">What is the price per unit sold? </w:t>
              </w:r>
            </w:ins>
          </w:p>
        </w:tc>
        <w:tc>
          <w:tcPr>
            <w:tcW w:w="1150" w:type="dxa"/>
          </w:tcPr>
          <w:p w14:paraId="18955A3F" w14:textId="77777777" w:rsidR="00580237" w:rsidRPr="003C3B44" w:rsidRDefault="00580237" w:rsidP="005E0051">
            <w:pPr>
              <w:rPr>
                <w:ins w:id="667" w:author="Aleta Haflett" w:date="2014-11-03T13:26:00Z"/>
                <w:sz w:val="20"/>
                <w:szCs w:val="20"/>
              </w:rPr>
            </w:pPr>
            <w:ins w:id="668" w:author="Aleta Haflett" w:date="2014-11-03T13:26:00Z">
              <w:r w:rsidRPr="003C3B44">
                <w:rPr>
                  <w:sz w:val="20"/>
                  <w:szCs w:val="20"/>
                </w:rPr>
                <w:t xml:space="preserve">What is your total income from </w:t>
              </w:r>
              <w:r>
                <w:rPr>
                  <w:sz w:val="20"/>
                  <w:szCs w:val="20"/>
                </w:rPr>
                <w:t>selling  &lt;</w:t>
              </w:r>
              <w:r w:rsidRPr="003C3B44">
                <w:rPr>
                  <w:sz w:val="20"/>
                  <w:szCs w:val="20"/>
                </w:rPr>
                <w:t>product</w:t>
              </w:r>
              <w:r>
                <w:rPr>
                  <w:sz w:val="20"/>
                  <w:szCs w:val="20"/>
                </w:rPr>
                <w:t>&gt;</w:t>
              </w:r>
              <w:r w:rsidRPr="003C3B44">
                <w:rPr>
                  <w:sz w:val="20"/>
                  <w:szCs w:val="20"/>
                </w:rPr>
                <w:t>?</w:t>
              </w:r>
            </w:ins>
          </w:p>
        </w:tc>
        <w:tc>
          <w:tcPr>
            <w:tcW w:w="1590" w:type="dxa"/>
          </w:tcPr>
          <w:p w14:paraId="34B3DDEE" w14:textId="77777777" w:rsidR="00580237" w:rsidRPr="008128E9" w:rsidRDefault="00580237" w:rsidP="005E0051">
            <w:pPr>
              <w:rPr>
                <w:ins w:id="669" w:author="Aleta Haflett" w:date="2014-11-03T13:26:00Z"/>
                <w:sz w:val="20"/>
                <w:szCs w:val="20"/>
              </w:rPr>
            </w:pPr>
            <w:ins w:id="670" w:author="Aleta Haflett" w:date="2014-11-03T13:26:00Z">
              <w:r>
                <w:rPr>
                  <w:sz w:val="20"/>
                  <w:szCs w:val="20"/>
                </w:rPr>
                <w:t>Which household member decides how to use the income from selling &lt;product&gt;?</w:t>
              </w:r>
            </w:ins>
          </w:p>
        </w:tc>
      </w:tr>
      <w:tr w:rsidR="00580237" w14:paraId="2B1656B6" w14:textId="77777777" w:rsidTr="00580237">
        <w:trPr>
          <w:ins w:id="671" w:author="Aleta Haflett" w:date="2014-11-03T13:26:00Z"/>
        </w:trPr>
        <w:tc>
          <w:tcPr>
            <w:tcW w:w="468" w:type="dxa"/>
          </w:tcPr>
          <w:p w14:paraId="274FF8B8" w14:textId="0BD1B0B2" w:rsidR="00580237" w:rsidRDefault="00580237" w:rsidP="005E0051">
            <w:r>
              <w:t>a</w:t>
            </w:r>
          </w:p>
        </w:tc>
        <w:tc>
          <w:tcPr>
            <w:tcW w:w="2204" w:type="dxa"/>
          </w:tcPr>
          <w:p w14:paraId="3E754BDA" w14:textId="41C11503" w:rsidR="00580237" w:rsidRDefault="00580237" w:rsidP="005E0051">
            <w:pPr>
              <w:rPr>
                <w:ins w:id="672" w:author="Aleta Haflett" w:date="2014-11-03T13:26:00Z"/>
              </w:rPr>
            </w:pPr>
            <w:ins w:id="673" w:author="Aleta Haflett" w:date="2014-11-03T13:26:00Z">
              <w:r>
                <w:t>Industrial wood</w:t>
              </w:r>
            </w:ins>
          </w:p>
        </w:tc>
        <w:tc>
          <w:tcPr>
            <w:tcW w:w="2192" w:type="dxa"/>
          </w:tcPr>
          <w:p w14:paraId="34EBB80C" w14:textId="77777777" w:rsidR="00580237" w:rsidRDefault="00580237" w:rsidP="005E0051">
            <w:pPr>
              <w:rPr>
                <w:ins w:id="674" w:author="Aleta Haflett" w:date="2014-11-03T13:26:00Z"/>
              </w:rPr>
            </w:pPr>
          </w:p>
        </w:tc>
        <w:tc>
          <w:tcPr>
            <w:tcW w:w="974" w:type="dxa"/>
          </w:tcPr>
          <w:p w14:paraId="520073A2" w14:textId="77777777" w:rsidR="00580237" w:rsidRDefault="00580237" w:rsidP="005E0051">
            <w:pPr>
              <w:rPr>
                <w:ins w:id="675" w:author="Aleta Haflett" w:date="2014-11-03T13:26:00Z"/>
              </w:rPr>
            </w:pPr>
          </w:p>
        </w:tc>
        <w:tc>
          <w:tcPr>
            <w:tcW w:w="766" w:type="dxa"/>
          </w:tcPr>
          <w:p w14:paraId="7660EE6E" w14:textId="77777777" w:rsidR="00580237" w:rsidRDefault="00580237" w:rsidP="005E0051">
            <w:pPr>
              <w:rPr>
                <w:ins w:id="676" w:author="Aleta Haflett" w:date="2014-11-03T13:26:00Z"/>
              </w:rPr>
            </w:pPr>
          </w:p>
        </w:tc>
        <w:tc>
          <w:tcPr>
            <w:tcW w:w="1433" w:type="dxa"/>
          </w:tcPr>
          <w:p w14:paraId="7FA7F754" w14:textId="77777777" w:rsidR="00580237" w:rsidRDefault="00580237" w:rsidP="005E0051">
            <w:pPr>
              <w:rPr>
                <w:ins w:id="677" w:author="Aleta Haflett" w:date="2014-11-03T13:26:00Z"/>
              </w:rPr>
            </w:pPr>
          </w:p>
        </w:tc>
        <w:tc>
          <w:tcPr>
            <w:tcW w:w="1058" w:type="dxa"/>
          </w:tcPr>
          <w:p w14:paraId="69C85E01" w14:textId="77777777" w:rsidR="00580237" w:rsidRDefault="00580237" w:rsidP="005E0051">
            <w:pPr>
              <w:rPr>
                <w:ins w:id="678" w:author="Aleta Haflett" w:date="2014-11-03T13:26:00Z"/>
              </w:rPr>
            </w:pPr>
          </w:p>
        </w:tc>
        <w:tc>
          <w:tcPr>
            <w:tcW w:w="783" w:type="dxa"/>
          </w:tcPr>
          <w:p w14:paraId="46CB3C62" w14:textId="77777777" w:rsidR="00580237" w:rsidRDefault="00580237" w:rsidP="005E0051">
            <w:pPr>
              <w:rPr>
                <w:ins w:id="679" w:author="Aleta Haflett" w:date="2014-11-03T13:26:00Z"/>
              </w:rPr>
            </w:pPr>
          </w:p>
        </w:tc>
        <w:tc>
          <w:tcPr>
            <w:tcW w:w="1150" w:type="dxa"/>
          </w:tcPr>
          <w:p w14:paraId="7DD84447" w14:textId="77777777" w:rsidR="00580237" w:rsidRDefault="00580237" w:rsidP="005E0051">
            <w:pPr>
              <w:rPr>
                <w:ins w:id="680" w:author="Aleta Haflett" w:date="2014-11-03T13:26:00Z"/>
              </w:rPr>
            </w:pPr>
          </w:p>
        </w:tc>
        <w:tc>
          <w:tcPr>
            <w:tcW w:w="1590" w:type="dxa"/>
          </w:tcPr>
          <w:p w14:paraId="6CC05F56" w14:textId="77777777" w:rsidR="00580237" w:rsidRDefault="00580237" w:rsidP="005E0051">
            <w:pPr>
              <w:rPr>
                <w:ins w:id="681" w:author="Aleta Haflett" w:date="2014-11-03T13:26:00Z"/>
              </w:rPr>
            </w:pPr>
          </w:p>
        </w:tc>
      </w:tr>
      <w:tr w:rsidR="00580237" w14:paraId="07C4B8AD" w14:textId="77777777" w:rsidTr="00580237">
        <w:trPr>
          <w:ins w:id="682" w:author="Aleta Haflett" w:date="2014-11-03T13:26:00Z"/>
        </w:trPr>
        <w:tc>
          <w:tcPr>
            <w:tcW w:w="468" w:type="dxa"/>
          </w:tcPr>
          <w:p w14:paraId="686CA2FF" w14:textId="0674620D" w:rsidR="00580237" w:rsidRDefault="00580237" w:rsidP="005E0051">
            <w:r>
              <w:t>b</w:t>
            </w:r>
          </w:p>
        </w:tc>
        <w:tc>
          <w:tcPr>
            <w:tcW w:w="2204" w:type="dxa"/>
          </w:tcPr>
          <w:p w14:paraId="13095053" w14:textId="42058283" w:rsidR="00580237" w:rsidRDefault="00580237" w:rsidP="005E0051">
            <w:pPr>
              <w:rPr>
                <w:ins w:id="683" w:author="Aleta Haflett" w:date="2014-11-03T13:26:00Z"/>
              </w:rPr>
            </w:pPr>
            <w:ins w:id="684" w:author="Aleta Haflett" w:date="2014-11-03T13:26:00Z">
              <w:r>
                <w:t>Fuel wood</w:t>
              </w:r>
            </w:ins>
          </w:p>
        </w:tc>
        <w:tc>
          <w:tcPr>
            <w:tcW w:w="2192" w:type="dxa"/>
          </w:tcPr>
          <w:p w14:paraId="675B2936" w14:textId="77777777" w:rsidR="00580237" w:rsidRDefault="00580237" w:rsidP="005E0051">
            <w:pPr>
              <w:rPr>
                <w:ins w:id="685" w:author="Aleta Haflett" w:date="2014-11-03T13:26:00Z"/>
              </w:rPr>
            </w:pPr>
          </w:p>
        </w:tc>
        <w:tc>
          <w:tcPr>
            <w:tcW w:w="974" w:type="dxa"/>
          </w:tcPr>
          <w:p w14:paraId="2F48EB23" w14:textId="77777777" w:rsidR="00580237" w:rsidRDefault="00580237" w:rsidP="005E0051">
            <w:pPr>
              <w:rPr>
                <w:ins w:id="686" w:author="Aleta Haflett" w:date="2014-11-03T13:26:00Z"/>
              </w:rPr>
            </w:pPr>
          </w:p>
        </w:tc>
        <w:tc>
          <w:tcPr>
            <w:tcW w:w="766" w:type="dxa"/>
          </w:tcPr>
          <w:p w14:paraId="1B71747C" w14:textId="77777777" w:rsidR="00580237" w:rsidRDefault="00580237" w:rsidP="005E0051">
            <w:pPr>
              <w:rPr>
                <w:ins w:id="687" w:author="Aleta Haflett" w:date="2014-11-03T13:26:00Z"/>
              </w:rPr>
            </w:pPr>
          </w:p>
        </w:tc>
        <w:tc>
          <w:tcPr>
            <w:tcW w:w="1433" w:type="dxa"/>
          </w:tcPr>
          <w:p w14:paraId="6A8E798F" w14:textId="77777777" w:rsidR="00580237" w:rsidRDefault="00580237" w:rsidP="005E0051">
            <w:pPr>
              <w:rPr>
                <w:ins w:id="688" w:author="Aleta Haflett" w:date="2014-11-03T13:26:00Z"/>
              </w:rPr>
            </w:pPr>
          </w:p>
        </w:tc>
        <w:tc>
          <w:tcPr>
            <w:tcW w:w="1058" w:type="dxa"/>
          </w:tcPr>
          <w:p w14:paraId="76DA4BD9" w14:textId="77777777" w:rsidR="00580237" w:rsidRDefault="00580237" w:rsidP="005E0051">
            <w:pPr>
              <w:rPr>
                <w:ins w:id="689" w:author="Aleta Haflett" w:date="2014-11-03T13:26:00Z"/>
              </w:rPr>
            </w:pPr>
          </w:p>
        </w:tc>
        <w:tc>
          <w:tcPr>
            <w:tcW w:w="783" w:type="dxa"/>
          </w:tcPr>
          <w:p w14:paraId="2F9CA910" w14:textId="77777777" w:rsidR="00580237" w:rsidRDefault="00580237" w:rsidP="005E0051">
            <w:pPr>
              <w:rPr>
                <w:ins w:id="690" w:author="Aleta Haflett" w:date="2014-11-03T13:26:00Z"/>
              </w:rPr>
            </w:pPr>
          </w:p>
        </w:tc>
        <w:tc>
          <w:tcPr>
            <w:tcW w:w="1150" w:type="dxa"/>
          </w:tcPr>
          <w:p w14:paraId="280E8D93" w14:textId="77777777" w:rsidR="00580237" w:rsidRDefault="00580237" w:rsidP="005E0051">
            <w:pPr>
              <w:rPr>
                <w:ins w:id="691" w:author="Aleta Haflett" w:date="2014-11-03T13:26:00Z"/>
              </w:rPr>
            </w:pPr>
          </w:p>
        </w:tc>
        <w:tc>
          <w:tcPr>
            <w:tcW w:w="1590" w:type="dxa"/>
          </w:tcPr>
          <w:p w14:paraId="515A142C" w14:textId="77777777" w:rsidR="00580237" w:rsidRDefault="00580237" w:rsidP="005E0051">
            <w:pPr>
              <w:rPr>
                <w:ins w:id="692" w:author="Aleta Haflett" w:date="2014-11-03T13:26:00Z"/>
              </w:rPr>
            </w:pPr>
          </w:p>
        </w:tc>
      </w:tr>
      <w:tr w:rsidR="00580237" w14:paraId="641CADD0" w14:textId="77777777" w:rsidTr="00580237">
        <w:trPr>
          <w:ins w:id="693" w:author="Aleta Haflett" w:date="2014-11-03T13:26:00Z"/>
        </w:trPr>
        <w:tc>
          <w:tcPr>
            <w:tcW w:w="468" w:type="dxa"/>
          </w:tcPr>
          <w:p w14:paraId="20897524" w14:textId="39E247D7" w:rsidR="00580237" w:rsidRDefault="00580237" w:rsidP="005E0051">
            <w:r>
              <w:t>c</w:t>
            </w:r>
          </w:p>
        </w:tc>
        <w:tc>
          <w:tcPr>
            <w:tcW w:w="2204" w:type="dxa"/>
          </w:tcPr>
          <w:p w14:paraId="20ED6C69" w14:textId="2AB5EE73" w:rsidR="00580237" w:rsidRDefault="00580237" w:rsidP="005E0051">
            <w:pPr>
              <w:rPr>
                <w:ins w:id="694" w:author="Aleta Haflett" w:date="2014-11-03T13:26:00Z"/>
              </w:rPr>
            </w:pPr>
            <w:ins w:id="695" w:author="Aleta Haflett" w:date="2014-11-03T13:26:00Z">
              <w:r>
                <w:t>Charcoal</w:t>
              </w:r>
            </w:ins>
          </w:p>
        </w:tc>
        <w:tc>
          <w:tcPr>
            <w:tcW w:w="2192" w:type="dxa"/>
          </w:tcPr>
          <w:p w14:paraId="4F64CE63" w14:textId="77777777" w:rsidR="00580237" w:rsidRDefault="00580237" w:rsidP="005E0051">
            <w:pPr>
              <w:rPr>
                <w:ins w:id="696" w:author="Aleta Haflett" w:date="2014-11-03T13:26:00Z"/>
              </w:rPr>
            </w:pPr>
          </w:p>
        </w:tc>
        <w:tc>
          <w:tcPr>
            <w:tcW w:w="974" w:type="dxa"/>
          </w:tcPr>
          <w:p w14:paraId="694E886D" w14:textId="77777777" w:rsidR="00580237" w:rsidRDefault="00580237" w:rsidP="005E0051">
            <w:pPr>
              <w:rPr>
                <w:ins w:id="697" w:author="Aleta Haflett" w:date="2014-11-03T13:26:00Z"/>
              </w:rPr>
            </w:pPr>
          </w:p>
        </w:tc>
        <w:tc>
          <w:tcPr>
            <w:tcW w:w="766" w:type="dxa"/>
          </w:tcPr>
          <w:p w14:paraId="04D49CFC" w14:textId="77777777" w:rsidR="00580237" w:rsidRDefault="00580237" w:rsidP="005E0051">
            <w:pPr>
              <w:rPr>
                <w:ins w:id="698" w:author="Aleta Haflett" w:date="2014-11-03T13:26:00Z"/>
              </w:rPr>
            </w:pPr>
          </w:p>
        </w:tc>
        <w:tc>
          <w:tcPr>
            <w:tcW w:w="1433" w:type="dxa"/>
          </w:tcPr>
          <w:p w14:paraId="6B972BC9" w14:textId="77777777" w:rsidR="00580237" w:rsidRDefault="00580237" w:rsidP="005E0051">
            <w:pPr>
              <w:rPr>
                <w:ins w:id="699" w:author="Aleta Haflett" w:date="2014-11-03T13:26:00Z"/>
              </w:rPr>
            </w:pPr>
          </w:p>
        </w:tc>
        <w:tc>
          <w:tcPr>
            <w:tcW w:w="1058" w:type="dxa"/>
          </w:tcPr>
          <w:p w14:paraId="2177BFB9" w14:textId="77777777" w:rsidR="00580237" w:rsidRDefault="00580237" w:rsidP="005E0051">
            <w:pPr>
              <w:rPr>
                <w:ins w:id="700" w:author="Aleta Haflett" w:date="2014-11-03T13:26:00Z"/>
              </w:rPr>
            </w:pPr>
          </w:p>
        </w:tc>
        <w:tc>
          <w:tcPr>
            <w:tcW w:w="783" w:type="dxa"/>
          </w:tcPr>
          <w:p w14:paraId="0A02DFDF" w14:textId="77777777" w:rsidR="00580237" w:rsidRDefault="00580237" w:rsidP="005E0051">
            <w:pPr>
              <w:rPr>
                <w:ins w:id="701" w:author="Aleta Haflett" w:date="2014-11-03T13:26:00Z"/>
              </w:rPr>
            </w:pPr>
          </w:p>
        </w:tc>
        <w:tc>
          <w:tcPr>
            <w:tcW w:w="1150" w:type="dxa"/>
          </w:tcPr>
          <w:p w14:paraId="2B532250" w14:textId="77777777" w:rsidR="00580237" w:rsidRDefault="00580237" w:rsidP="005E0051">
            <w:pPr>
              <w:rPr>
                <w:ins w:id="702" w:author="Aleta Haflett" w:date="2014-11-03T13:26:00Z"/>
              </w:rPr>
            </w:pPr>
          </w:p>
        </w:tc>
        <w:tc>
          <w:tcPr>
            <w:tcW w:w="1590" w:type="dxa"/>
          </w:tcPr>
          <w:p w14:paraId="2F5828A9" w14:textId="77777777" w:rsidR="00580237" w:rsidRDefault="00580237" w:rsidP="005E0051">
            <w:pPr>
              <w:rPr>
                <w:ins w:id="703" w:author="Aleta Haflett" w:date="2014-11-03T13:26:00Z"/>
              </w:rPr>
            </w:pPr>
          </w:p>
        </w:tc>
      </w:tr>
      <w:tr w:rsidR="00580237" w14:paraId="033628EB" w14:textId="77777777" w:rsidTr="00580237">
        <w:trPr>
          <w:ins w:id="704" w:author="Aleta Haflett" w:date="2014-11-03T13:26:00Z"/>
        </w:trPr>
        <w:tc>
          <w:tcPr>
            <w:tcW w:w="468" w:type="dxa"/>
          </w:tcPr>
          <w:p w14:paraId="7444BABA" w14:textId="38EAE902" w:rsidR="00580237" w:rsidRDefault="00580237" w:rsidP="005E0051">
            <w:r>
              <w:t>d</w:t>
            </w:r>
          </w:p>
        </w:tc>
        <w:tc>
          <w:tcPr>
            <w:tcW w:w="2204" w:type="dxa"/>
          </w:tcPr>
          <w:p w14:paraId="3B44FD46" w14:textId="545FA4DE" w:rsidR="00580237" w:rsidRDefault="00580237" w:rsidP="005E0051">
            <w:pPr>
              <w:rPr>
                <w:ins w:id="705" w:author="Aleta Haflett" w:date="2014-11-03T13:26:00Z"/>
              </w:rPr>
            </w:pPr>
            <w:ins w:id="706" w:author="Aleta Haflett" w:date="2014-11-03T13:26:00Z">
              <w:r>
                <w:t>Wood for wood carving</w:t>
              </w:r>
            </w:ins>
          </w:p>
        </w:tc>
        <w:tc>
          <w:tcPr>
            <w:tcW w:w="2192" w:type="dxa"/>
          </w:tcPr>
          <w:p w14:paraId="60B531CE" w14:textId="77777777" w:rsidR="00580237" w:rsidRDefault="00580237" w:rsidP="005E0051">
            <w:pPr>
              <w:rPr>
                <w:ins w:id="707" w:author="Aleta Haflett" w:date="2014-11-03T13:26:00Z"/>
              </w:rPr>
            </w:pPr>
          </w:p>
        </w:tc>
        <w:tc>
          <w:tcPr>
            <w:tcW w:w="974" w:type="dxa"/>
          </w:tcPr>
          <w:p w14:paraId="2244A1B3" w14:textId="77777777" w:rsidR="00580237" w:rsidRDefault="00580237" w:rsidP="005E0051">
            <w:pPr>
              <w:rPr>
                <w:ins w:id="708" w:author="Aleta Haflett" w:date="2014-11-03T13:26:00Z"/>
              </w:rPr>
            </w:pPr>
          </w:p>
        </w:tc>
        <w:tc>
          <w:tcPr>
            <w:tcW w:w="766" w:type="dxa"/>
          </w:tcPr>
          <w:p w14:paraId="3DFC1F27" w14:textId="77777777" w:rsidR="00580237" w:rsidRDefault="00580237" w:rsidP="005E0051">
            <w:pPr>
              <w:rPr>
                <w:ins w:id="709" w:author="Aleta Haflett" w:date="2014-11-03T13:26:00Z"/>
              </w:rPr>
            </w:pPr>
          </w:p>
        </w:tc>
        <w:tc>
          <w:tcPr>
            <w:tcW w:w="1433" w:type="dxa"/>
          </w:tcPr>
          <w:p w14:paraId="0C43EDD1" w14:textId="77777777" w:rsidR="00580237" w:rsidRDefault="00580237" w:rsidP="005E0051">
            <w:pPr>
              <w:rPr>
                <w:ins w:id="710" w:author="Aleta Haflett" w:date="2014-11-03T13:26:00Z"/>
              </w:rPr>
            </w:pPr>
          </w:p>
        </w:tc>
        <w:tc>
          <w:tcPr>
            <w:tcW w:w="1058" w:type="dxa"/>
          </w:tcPr>
          <w:p w14:paraId="25072BD1" w14:textId="77777777" w:rsidR="00580237" w:rsidRDefault="00580237" w:rsidP="005E0051">
            <w:pPr>
              <w:rPr>
                <w:ins w:id="711" w:author="Aleta Haflett" w:date="2014-11-03T13:26:00Z"/>
              </w:rPr>
            </w:pPr>
          </w:p>
        </w:tc>
        <w:tc>
          <w:tcPr>
            <w:tcW w:w="783" w:type="dxa"/>
          </w:tcPr>
          <w:p w14:paraId="1F28AFF1" w14:textId="77777777" w:rsidR="00580237" w:rsidRDefault="00580237" w:rsidP="005E0051">
            <w:pPr>
              <w:rPr>
                <w:ins w:id="712" w:author="Aleta Haflett" w:date="2014-11-03T13:26:00Z"/>
              </w:rPr>
            </w:pPr>
          </w:p>
        </w:tc>
        <w:tc>
          <w:tcPr>
            <w:tcW w:w="1150" w:type="dxa"/>
          </w:tcPr>
          <w:p w14:paraId="76F2812C" w14:textId="77777777" w:rsidR="00580237" w:rsidRDefault="00580237" w:rsidP="005E0051">
            <w:pPr>
              <w:rPr>
                <w:ins w:id="713" w:author="Aleta Haflett" w:date="2014-11-03T13:26:00Z"/>
              </w:rPr>
            </w:pPr>
          </w:p>
        </w:tc>
        <w:tc>
          <w:tcPr>
            <w:tcW w:w="1590" w:type="dxa"/>
          </w:tcPr>
          <w:p w14:paraId="50525FE8" w14:textId="77777777" w:rsidR="00580237" w:rsidRDefault="00580237" w:rsidP="005E0051">
            <w:pPr>
              <w:rPr>
                <w:ins w:id="714" w:author="Aleta Haflett" w:date="2014-11-03T13:26:00Z"/>
              </w:rPr>
            </w:pPr>
          </w:p>
        </w:tc>
      </w:tr>
      <w:tr w:rsidR="00580237" w14:paraId="4E6C95BD" w14:textId="77777777" w:rsidTr="00580237">
        <w:trPr>
          <w:ins w:id="715" w:author="Aleta Haflett" w:date="2014-11-03T13:26:00Z"/>
        </w:trPr>
        <w:tc>
          <w:tcPr>
            <w:tcW w:w="468" w:type="dxa"/>
          </w:tcPr>
          <w:p w14:paraId="560F79FE" w14:textId="26F9CCC4" w:rsidR="00580237" w:rsidRDefault="00580237" w:rsidP="005E0051">
            <w:r>
              <w:t>e</w:t>
            </w:r>
          </w:p>
        </w:tc>
        <w:tc>
          <w:tcPr>
            <w:tcW w:w="2204" w:type="dxa"/>
          </w:tcPr>
          <w:p w14:paraId="4FCC667C" w14:textId="0BBC68DC" w:rsidR="00580237" w:rsidRDefault="00580237" w:rsidP="005E0051">
            <w:pPr>
              <w:rPr>
                <w:ins w:id="716" w:author="Aleta Haflett" w:date="2014-11-03T13:26:00Z"/>
              </w:rPr>
            </w:pPr>
            <w:ins w:id="717" w:author="Aleta Haflett" w:date="2014-11-03T13:26:00Z">
              <w:r>
                <w:t>Wood for poles</w:t>
              </w:r>
            </w:ins>
          </w:p>
        </w:tc>
        <w:tc>
          <w:tcPr>
            <w:tcW w:w="2192" w:type="dxa"/>
          </w:tcPr>
          <w:p w14:paraId="6F8475D8" w14:textId="77777777" w:rsidR="00580237" w:rsidRDefault="00580237" w:rsidP="005E0051">
            <w:pPr>
              <w:rPr>
                <w:ins w:id="718" w:author="Aleta Haflett" w:date="2014-11-03T13:26:00Z"/>
              </w:rPr>
            </w:pPr>
          </w:p>
        </w:tc>
        <w:tc>
          <w:tcPr>
            <w:tcW w:w="974" w:type="dxa"/>
          </w:tcPr>
          <w:p w14:paraId="47A9C54C" w14:textId="77777777" w:rsidR="00580237" w:rsidRDefault="00580237" w:rsidP="005E0051">
            <w:pPr>
              <w:rPr>
                <w:ins w:id="719" w:author="Aleta Haflett" w:date="2014-11-03T13:26:00Z"/>
              </w:rPr>
            </w:pPr>
          </w:p>
        </w:tc>
        <w:tc>
          <w:tcPr>
            <w:tcW w:w="766" w:type="dxa"/>
          </w:tcPr>
          <w:p w14:paraId="5702C8C1" w14:textId="77777777" w:rsidR="00580237" w:rsidRDefault="00580237" w:rsidP="005E0051">
            <w:pPr>
              <w:rPr>
                <w:ins w:id="720" w:author="Aleta Haflett" w:date="2014-11-03T13:26:00Z"/>
              </w:rPr>
            </w:pPr>
          </w:p>
        </w:tc>
        <w:tc>
          <w:tcPr>
            <w:tcW w:w="1433" w:type="dxa"/>
          </w:tcPr>
          <w:p w14:paraId="20DC6D48" w14:textId="77777777" w:rsidR="00580237" w:rsidRDefault="00580237" w:rsidP="005E0051">
            <w:pPr>
              <w:rPr>
                <w:ins w:id="721" w:author="Aleta Haflett" w:date="2014-11-03T13:26:00Z"/>
              </w:rPr>
            </w:pPr>
          </w:p>
        </w:tc>
        <w:tc>
          <w:tcPr>
            <w:tcW w:w="1058" w:type="dxa"/>
          </w:tcPr>
          <w:p w14:paraId="43591C7A" w14:textId="77777777" w:rsidR="00580237" w:rsidRDefault="00580237" w:rsidP="005E0051">
            <w:pPr>
              <w:rPr>
                <w:ins w:id="722" w:author="Aleta Haflett" w:date="2014-11-03T13:26:00Z"/>
              </w:rPr>
            </w:pPr>
          </w:p>
        </w:tc>
        <w:tc>
          <w:tcPr>
            <w:tcW w:w="783" w:type="dxa"/>
          </w:tcPr>
          <w:p w14:paraId="4CA64C6F" w14:textId="77777777" w:rsidR="00580237" w:rsidRDefault="00580237" w:rsidP="005E0051">
            <w:pPr>
              <w:rPr>
                <w:ins w:id="723" w:author="Aleta Haflett" w:date="2014-11-03T13:26:00Z"/>
              </w:rPr>
            </w:pPr>
          </w:p>
        </w:tc>
        <w:tc>
          <w:tcPr>
            <w:tcW w:w="1150" w:type="dxa"/>
          </w:tcPr>
          <w:p w14:paraId="22CF2F8B" w14:textId="77777777" w:rsidR="00580237" w:rsidRDefault="00580237" w:rsidP="005E0051">
            <w:pPr>
              <w:rPr>
                <w:ins w:id="724" w:author="Aleta Haflett" w:date="2014-11-03T13:26:00Z"/>
              </w:rPr>
            </w:pPr>
          </w:p>
        </w:tc>
        <w:tc>
          <w:tcPr>
            <w:tcW w:w="1590" w:type="dxa"/>
          </w:tcPr>
          <w:p w14:paraId="015FAC96" w14:textId="77777777" w:rsidR="00580237" w:rsidRDefault="00580237" w:rsidP="005E0051">
            <w:pPr>
              <w:rPr>
                <w:ins w:id="725" w:author="Aleta Haflett" w:date="2014-11-03T13:26:00Z"/>
              </w:rPr>
            </w:pPr>
          </w:p>
        </w:tc>
      </w:tr>
      <w:tr w:rsidR="00580237" w14:paraId="051FE768" w14:textId="77777777" w:rsidTr="00580237">
        <w:trPr>
          <w:trHeight w:val="179"/>
          <w:ins w:id="726" w:author="Aleta Haflett" w:date="2014-11-03T13:26:00Z"/>
        </w:trPr>
        <w:tc>
          <w:tcPr>
            <w:tcW w:w="468" w:type="dxa"/>
          </w:tcPr>
          <w:p w14:paraId="4F76DC56" w14:textId="58314947" w:rsidR="00580237" w:rsidRDefault="00580237" w:rsidP="005E0051">
            <w:r>
              <w:t>f</w:t>
            </w:r>
          </w:p>
        </w:tc>
        <w:tc>
          <w:tcPr>
            <w:tcW w:w="2204" w:type="dxa"/>
          </w:tcPr>
          <w:p w14:paraId="36B943B0" w14:textId="2AC7D659" w:rsidR="00580237" w:rsidRDefault="00580237" w:rsidP="005E0051">
            <w:pPr>
              <w:rPr>
                <w:ins w:id="727" w:author="Aleta Haflett" w:date="2014-11-03T13:26:00Z"/>
              </w:rPr>
            </w:pPr>
            <w:ins w:id="728" w:author="Aleta Haflett" w:date="2014-11-03T13:26:00Z">
              <w:r>
                <w:t xml:space="preserve">Fruit, nuts, seeds, roots, berries, etc. </w:t>
              </w:r>
            </w:ins>
          </w:p>
        </w:tc>
        <w:tc>
          <w:tcPr>
            <w:tcW w:w="2192" w:type="dxa"/>
          </w:tcPr>
          <w:p w14:paraId="7C667593" w14:textId="77777777" w:rsidR="00580237" w:rsidRDefault="00580237" w:rsidP="005E0051">
            <w:pPr>
              <w:rPr>
                <w:ins w:id="729" w:author="Aleta Haflett" w:date="2014-11-03T13:26:00Z"/>
              </w:rPr>
            </w:pPr>
          </w:p>
        </w:tc>
        <w:tc>
          <w:tcPr>
            <w:tcW w:w="974" w:type="dxa"/>
          </w:tcPr>
          <w:p w14:paraId="01B982EA" w14:textId="77777777" w:rsidR="00580237" w:rsidRDefault="00580237" w:rsidP="005E0051">
            <w:pPr>
              <w:rPr>
                <w:ins w:id="730" w:author="Aleta Haflett" w:date="2014-11-03T13:26:00Z"/>
              </w:rPr>
            </w:pPr>
          </w:p>
        </w:tc>
        <w:tc>
          <w:tcPr>
            <w:tcW w:w="766" w:type="dxa"/>
          </w:tcPr>
          <w:p w14:paraId="44DFFDE2" w14:textId="77777777" w:rsidR="00580237" w:rsidRDefault="00580237" w:rsidP="005E0051">
            <w:pPr>
              <w:rPr>
                <w:ins w:id="731" w:author="Aleta Haflett" w:date="2014-11-03T13:26:00Z"/>
              </w:rPr>
            </w:pPr>
          </w:p>
        </w:tc>
        <w:tc>
          <w:tcPr>
            <w:tcW w:w="1433" w:type="dxa"/>
          </w:tcPr>
          <w:p w14:paraId="601BADC1" w14:textId="77777777" w:rsidR="00580237" w:rsidRDefault="00580237" w:rsidP="005E0051">
            <w:pPr>
              <w:rPr>
                <w:ins w:id="732" w:author="Aleta Haflett" w:date="2014-11-03T13:26:00Z"/>
              </w:rPr>
            </w:pPr>
          </w:p>
        </w:tc>
        <w:tc>
          <w:tcPr>
            <w:tcW w:w="1058" w:type="dxa"/>
          </w:tcPr>
          <w:p w14:paraId="20E5B01D" w14:textId="77777777" w:rsidR="00580237" w:rsidRDefault="00580237" w:rsidP="005E0051">
            <w:pPr>
              <w:rPr>
                <w:ins w:id="733" w:author="Aleta Haflett" w:date="2014-11-03T13:26:00Z"/>
              </w:rPr>
            </w:pPr>
          </w:p>
        </w:tc>
        <w:tc>
          <w:tcPr>
            <w:tcW w:w="783" w:type="dxa"/>
          </w:tcPr>
          <w:p w14:paraId="26A20AB3" w14:textId="77777777" w:rsidR="00580237" w:rsidRDefault="00580237" w:rsidP="005E0051">
            <w:pPr>
              <w:rPr>
                <w:ins w:id="734" w:author="Aleta Haflett" w:date="2014-11-03T13:26:00Z"/>
              </w:rPr>
            </w:pPr>
          </w:p>
        </w:tc>
        <w:tc>
          <w:tcPr>
            <w:tcW w:w="1150" w:type="dxa"/>
          </w:tcPr>
          <w:p w14:paraId="3181376A" w14:textId="77777777" w:rsidR="00580237" w:rsidRDefault="00580237" w:rsidP="005E0051">
            <w:pPr>
              <w:rPr>
                <w:ins w:id="735" w:author="Aleta Haflett" w:date="2014-11-03T13:26:00Z"/>
              </w:rPr>
            </w:pPr>
          </w:p>
        </w:tc>
        <w:tc>
          <w:tcPr>
            <w:tcW w:w="1590" w:type="dxa"/>
          </w:tcPr>
          <w:p w14:paraId="4537B4CD" w14:textId="77777777" w:rsidR="00580237" w:rsidRDefault="00580237" w:rsidP="005E0051">
            <w:pPr>
              <w:rPr>
                <w:ins w:id="736" w:author="Aleta Haflett" w:date="2014-11-03T13:26:00Z"/>
              </w:rPr>
            </w:pPr>
          </w:p>
        </w:tc>
      </w:tr>
      <w:tr w:rsidR="00580237" w14:paraId="4AC3E8CC" w14:textId="77777777" w:rsidTr="00580237">
        <w:trPr>
          <w:ins w:id="737" w:author="Aleta Haflett" w:date="2014-11-03T13:26:00Z"/>
        </w:trPr>
        <w:tc>
          <w:tcPr>
            <w:tcW w:w="468" w:type="dxa"/>
          </w:tcPr>
          <w:p w14:paraId="11699772" w14:textId="75D50CF8" w:rsidR="00580237" w:rsidRDefault="00580237" w:rsidP="005E0051">
            <w:r>
              <w:t>g</w:t>
            </w:r>
          </w:p>
        </w:tc>
        <w:tc>
          <w:tcPr>
            <w:tcW w:w="2204" w:type="dxa"/>
          </w:tcPr>
          <w:p w14:paraId="33FD2679" w14:textId="1DEFBE70" w:rsidR="00580237" w:rsidRDefault="00580237" w:rsidP="005E0051">
            <w:pPr>
              <w:rPr>
                <w:ins w:id="738" w:author="Aleta Haflett" w:date="2014-11-03T13:26:00Z"/>
              </w:rPr>
            </w:pPr>
            <w:ins w:id="739" w:author="Aleta Haflett" w:date="2014-11-03T13:26:00Z">
              <w:r>
                <w:t>Mushrooms</w:t>
              </w:r>
            </w:ins>
          </w:p>
        </w:tc>
        <w:tc>
          <w:tcPr>
            <w:tcW w:w="2192" w:type="dxa"/>
          </w:tcPr>
          <w:p w14:paraId="11B9B173" w14:textId="77777777" w:rsidR="00580237" w:rsidRDefault="00580237" w:rsidP="005E0051">
            <w:pPr>
              <w:rPr>
                <w:ins w:id="740" w:author="Aleta Haflett" w:date="2014-11-03T13:26:00Z"/>
              </w:rPr>
            </w:pPr>
          </w:p>
        </w:tc>
        <w:tc>
          <w:tcPr>
            <w:tcW w:w="974" w:type="dxa"/>
          </w:tcPr>
          <w:p w14:paraId="1BD932D1" w14:textId="77777777" w:rsidR="00580237" w:rsidRDefault="00580237" w:rsidP="005E0051">
            <w:pPr>
              <w:rPr>
                <w:ins w:id="741" w:author="Aleta Haflett" w:date="2014-11-03T13:26:00Z"/>
              </w:rPr>
            </w:pPr>
          </w:p>
        </w:tc>
        <w:tc>
          <w:tcPr>
            <w:tcW w:w="766" w:type="dxa"/>
          </w:tcPr>
          <w:p w14:paraId="767F2B94" w14:textId="77777777" w:rsidR="00580237" w:rsidRDefault="00580237" w:rsidP="005E0051">
            <w:pPr>
              <w:rPr>
                <w:ins w:id="742" w:author="Aleta Haflett" w:date="2014-11-03T13:26:00Z"/>
              </w:rPr>
            </w:pPr>
          </w:p>
        </w:tc>
        <w:tc>
          <w:tcPr>
            <w:tcW w:w="1433" w:type="dxa"/>
          </w:tcPr>
          <w:p w14:paraId="07B7BAB0" w14:textId="77777777" w:rsidR="00580237" w:rsidRDefault="00580237" w:rsidP="005E0051">
            <w:pPr>
              <w:rPr>
                <w:ins w:id="743" w:author="Aleta Haflett" w:date="2014-11-03T13:26:00Z"/>
              </w:rPr>
            </w:pPr>
          </w:p>
        </w:tc>
        <w:tc>
          <w:tcPr>
            <w:tcW w:w="1058" w:type="dxa"/>
          </w:tcPr>
          <w:p w14:paraId="2E81B766" w14:textId="77777777" w:rsidR="00580237" w:rsidRDefault="00580237" w:rsidP="005E0051">
            <w:pPr>
              <w:rPr>
                <w:ins w:id="744" w:author="Aleta Haflett" w:date="2014-11-03T13:26:00Z"/>
              </w:rPr>
            </w:pPr>
          </w:p>
        </w:tc>
        <w:tc>
          <w:tcPr>
            <w:tcW w:w="783" w:type="dxa"/>
          </w:tcPr>
          <w:p w14:paraId="41658624" w14:textId="77777777" w:rsidR="00580237" w:rsidRDefault="00580237" w:rsidP="005E0051">
            <w:pPr>
              <w:rPr>
                <w:ins w:id="745" w:author="Aleta Haflett" w:date="2014-11-03T13:26:00Z"/>
              </w:rPr>
            </w:pPr>
          </w:p>
        </w:tc>
        <w:tc>
          <w:tcPr>
            <w:tcW w:w="1150" w:type="dxa"/>
          </w:tcPr>
          <w:p w14:paraId="6ED7F4DB" w14:textId="77777777" w:rsidR="00580237" w:rsidRDefault="00580237" w:rsidP="005E0051">
            <w:pPr>
              <w:rPr>
                <w:ins w:id="746" w:author="Aleta Haflett" w:date="2014-11-03T13:26:00Z"/>
              </w:rPr>
            </w:pPr>
          </w:p>
        </w:tc>
        <w:tc>
          <w:tcPr>
            <w:tcW w:w="1590" w:type="dxa"/>
          </w:tcPr>
          <w:p w14:paraId="6DD97755" w14:textId="77777777" w:rsidR="00580237" w:rsidRDefault="00580237" w:rsidP="005E0051">
            <w:pPr>
              <w:rPr>
                <w:ins w:id="747" w:author="Aleta Haflett" w:date="2014-11-03T13:26:00Z"/>
              </w:rPr>
            </w:pPr>
          </w:p>
        </w:tc>
      </w:tr>
      <w:tr w:rsidR="00580237" w14:paraId="41E8D9BF" w14:textId="77777777" w:rsidTr="00580237">
        <w:trPr>
          <w:ins w:id="748" w:author="Aleta Haflett" w:date="2014-11-03T13:26:00Z"/>
        </w:trPr>
        <w:tc>
          <w:tcPr>
            <w:tcW w:w="468" w:type="dxa"/>
          </w:tcPr>
          <w:p w14:paraId="2C383ACD" w14:textId="095F80AE" w:rsidR="00580237" w:rsidRDefault="00580237" w:rsidP="005E0051">
            <w:r>
              <w:t>h</w:t>
            </w:r>
          </w:p>
        </w:tc>
        <w:tc>
          <w:tcPr>
            <w:tcW w:w="2204" w:type="dxa"/>
          </w:tcPr>
          <w:p w14:paraId="58C6A9C2" w14:textId="1AE3B234" w:rsidR="00580237" w:rsidRDefault="00580237" w:rsidP="005E0051">
            <w:pPr>
              <w:rPr>
                <w:ins w:id="749" w:author="Aleta Haflett" w:date="2014-11-03T13:26:00Z"/>
              </w:rPr>
            </w:pPr>
            <w:ins w:id="750" w:author="Aleta Haflett" w:date="2014-11-03T13:26:00Z">
              <w:r>
                <w:t>Fodder</w:t>
              </w:r>
            </w:ins>
          </w:p>
        </w:tc>
        <w:tc>
          <w:tcPr>
            <w:tcW w:w="2192" w:type="dxa"/>
          </w:tcPr>
          <w:p w14:paraId="586B5489" w14:textId="77777777" w:rsidR="00580237" w:rsidRDefault="00580237" w:rsidP="005E0051">
            <w:pPr>
              <w:rPr>
                <w:ins w:id="751" w:author="Aleta Haflett" w:date="2014-11-03T13:26:00Z"/>
              </w:rPr>
            </w:pPr>
          </w:p>
        </w:tc>
        <w:tc>
          <w:tcPr>
            <w:tcW w:w="974" w:type="dxa"/>
          </w:tcPr>
          <w:p w14:paraId="2896FC8A" w14:textId="77777777" w:rsidR="00580237" w:rsidRDefault="00580237" w:rsidP="005E0051">
            <w:pPr>
              <w:rPr>
                <w:ins w:id="752" w:author="Aleta Haflett" w:date="2014-11-03T13:26:00Z"/>
              </w:rPr>
            </w:pPr>
          </w:p>
        </w:tc>
        <w:tc>
          <w:tcPr>
            <w:tcW w:w="766" w:type="dxa"/>
          </w:tcPr>
          <w:p w14:paraId="4362FBC5" w14:textId="77777777" w:rsidR="00580237" w:rsidRDefault="00580237" w:rsidP="005E0051">
            <w:pPr>
              <w:rPr>
                <w:ins w:id="753" w:author="Aleta Haflett" w:date="2014-11-03T13:26:00Z"/>
              </w:rPr>
            </w:pPr>
          </w:p>
        </w:tc>
        <w:tc>
          <w:tcPr>
            <w:tcW w:w="1433" w:type="dxa"/>
          </w:tcPr>
          <w:p w14:paraId="476192E7" w14:textId="77777777" w:rsidR="00580237" w:rsidRDefault="00580237" w:rsidP="005E0051">
            <w:pPr>
              <w:rPr>
                <w:ins w:id="754" w:author="Aleta Haflett" w:date="2014-11-03T13:26:00Z"/>
              </w:rPr>
            </w:pPr>
          </w:p>
        </w:tc>
        <w:tc>
          <w:tcPr>
            <w:tcW w:w="1058" w:type="dxa"/>
          </w:tcPr>
          <w:p w14:paraId="054D75B3" w14:textId="77777777" w:rsidR="00580237" w:rsidRDefault="00580237" w:rsidP="005E0051">
            <w:pPr>
              <w:rPr>
                <w:ins w:id="755" w:author="Aleta Haflett" w:date="2014-11-03T13:26:00Z"/>
              </w:rPr>
            </w:pPr>
          </w:p>
        </w:tc>
        <w:tc>
          <w:tcPr>
            <w:tcW w:w="783" w:type="dxa"/>
          </w:tcPr>
          <w:p w14:paraId="07A8F5F9" w14:textId="77777777" w:rsidR="00580237" w:rsidRDefault="00580237" w:rsidP="005E0051">
            <w:pPr>
              <w:rPr>
                <w:ins w:id="756" w:author="Aleta Haflett" w:date="2014-11-03T13:26:00Z"/>
              </w:rPr>
            </w:pPr>
          </w:p>
        </w:tc>
        <w:tc>
          <w:tcPr>
            <w:tcW w:w="1150" w:type="dxa"/>
          </w:tcPr>
          <w:p w14:paraId="77F10FCB" w14:textId="77777777" w:rsidR="00580237" w:rsidRDefault="00580237" w:rsidP="005E0051">
            <w:pPr>
              <w:rPr>
                <w:ins w:id="757" w:author="Aleta Haflett" w:date="2014-11-03T13:26:00Z"/>
              </w:rPr>
            </w:pPr>
          </w:p>
        </w:tc>
        <w:tc>
          <w:tcPr>
            <w:tcW w:w="1590" w:type="dxa"/>
          </w:tcPr>
          <w:p w14:paraId="75F7E3BE" w14:textId="77777777" w:rsidR="00580237" w:rsidRDefault="00580237" w:rsidP="005E0051">
            <w:pPr>
              <w:rPr>
                <w:ins w:id="758" w:author="Aleta Haflett" w:date="2014-11-03T13:26:00Z"/>
              </w:rPr>
            </w:pPr>
          </w:p>
        </w:tc>
      </w:tr>
      <w:tr w:rsidR="00580237" w14:paraId="30820A69" w14:textId="77777777" w:rsidTr="00580237">
        <w:trPr>
          <w:ins w:id="759" w:author="Aleta Haflett" w:date="2014-11-03T13:26:00Z"/>
        </w:trPr>
        <w:tc>
          <w:tcPr>
            <w:tcW w:w="468" w:type="dxa"/>
          </w:tcPr>
          <w:p w14:paraId="6F8565C7" w14:textId="2FD84CFB" w:rsidR="00580237" w:rsidRDefault="00580237" w:rsidP="005E0051">
            <w:r>
              <w:t>i</w:t>
            </w:r>
          </w:p>
        </w:tc>
        <w:tc>
          <w:tcPr>
            <w:tcW w:w="2204" w:type="dxa"/>
          </w:tcPr>
          <w:p w14:paraId="1CF6599E" w14:textId="04349003" w:rsidR="00580237" w:rsidRDefault="00580237" w:rsidP="005E0051">
            <w:pPr>
              <w:rPr>
                <w:ins w:id="760" w:author="Aleta Haflett" w:date="2014-11-03T13:26:00Z"/>
              </w:rPr>
            </w:pPr>
            <w:ins w:id="761" w:author="Aleta Haflett" w:date="2014-11-03T13:26:00Z">
              <w:r>
                <w:t>Rattan</w:t>
              </w:r>
            </w:ins>
          </w:p>
        </w:tc>
        <w:tc>
          <w:tcPr>
            <w:tcW w:w="2192" w:type="dxa"/>
          </w:tcPr>
          <w:p w14:paraId="31D8C516" w14:textId="77777777" w:rsidR="00580237" w:rsidRDefault="00580237" w:rsidP="005E0051">
            <w:pPr>
              <w:rPr>
                <w:ins w:id="762" w:author="Aleta Haflett" w:date="2014-11-03T13:26:00Z"/>
              </w:rPr>
            </w:pPr>
          </w:p>
        </w:tc>
        <w:tc>
          <w:tcPr>
            <w:tcW w:w="974" w:type="dxa"/>
          </w:tcPr>
          <w:p w14:paraId="640DA9CB" w14:textId="77777777" w:rsidR="00580237" w:rsidRDefault="00580237" w:rsidP="005E0051">
            <w:pPr>
              <w:rPr>
                <w:ins w:id="763" w:author="Aleta Haflett" w:date="2014-11-03T13:26:00Z"/>
              </w:rPr>
            </w:pPr>
          </w:p>
        </w:tc>
        <w:tc>
          <w:tcPr>
            <w:tcW w:w="766" w:type="dxa"/>
          </w:tcPr>
          <w:p w14:paraId="7B37B18D" w14:textId="77777777" w:rsidR="00580237" w:rsidRDefault="00580237" w:rsidP="005E0051">
            <w:pPr>
              <w:rPr>
                <w:ins w:id="764" w:author="Aleta Haflett" w:date="2014-11-03T13:26:00Z"/>
              </w:rPr>
            </w:pPr>
          </w:p>
        </w:tc>
        <w:tc>
          <w:tcPr>
            <w:tcW w:w="1433" w:type="dxa"/>
          </w:tcPr>
          <w:p w14:paraId="22A36224" w14:textId="77777777" w:rsidR="00580237" w:rsidRDefault="00580237" w:rsidP="005E0051">
            <w:pPr>
              <w:rPr>
                <w:ins w:id="765" w:author="Aleta Haflett" w:date="2014-11-03T13:26:00Z"/>
              </w:rPr>
            </w:pPr>
          </w:p>
        </w:tc>
        <w:tc>
          <w:tcPr>
            <w:tcW w:w="1058" w:type="dxa"/>
          </w:tcPr>
          <w:p w14:paraId="70F8B28D" w14:textId="77777777" w:rsidR="00580237" w:rsidRDefault="00580237" w:rsidP="005E0051">
            <w:pPr>
              <w:rPr>
                <w:ins w:id="766" w:author="Aleta Haflett" w:date="2014-11-03T13:26:00Z"/>
              </w:rPr>
            </w:pPr>
          </w:p>
        </w:tc>
        <w:tc>
          <w:tcPr>
            <w:tcW w:w="783" w:type="dxa"/>
          </w:tcPr>
          <w:p w14:paraId="0FE6C343" w14:textId="77777777" w:rsidR="00580237" w:rsidRDefault="00580237" w:rsidP="005E0051">
            <w:pPr>
              <w:rPr>
                <w:ins w:id="767" w:author="Aleta Haflett" w:date="2014-11-03T13:26:00Z"/>
              </w:rPr>
            </w:pPr>
          </w:p>
        </w:tc>
        <w:tc>
          <w:tcPr>
            <w:tcW w:w="1150" w:type="dxa"/>
          </w:tcPr>
          <w:p w14:paraId="22DD9485" w14:textId="77777777" w:rsidR="00580237" w:rsidRDefault="00580237" w:rsidP="005E0051">
            <w:pPr>
              <w:rPr>
                <w:ins w:id="768" w:author="Aleta Haflett" w:date="2014-11-03T13:26:00Z"/>
              </w:rPr>
            </w:pPr>
          </w:p>
        </w:tc>
        <w:tc>
          <w:tcPr>
            <w:tcW w:w="1590" w:type="dxa"/>
          </w:tcPr>
          <w:p w14:paraId="2997681E" w14:textId="77777777" w:rsidR="00580237" w:rsidRDefault="00580237" w:rsidP="005E0051">
            <w:pPr>
              <w:rPr>
                <w:ins w:id="769" w:author="Aleta Haflett" w:date="2014-11-03T13:26:00Z"/>
              </w:rPr>
            </w:pPr>
          </w:p>
        </w:tc>
      </w:tr>
      <w:tr w:rsidR="00580237" w14:paraId="67353052" w14:textId="77777777" w:rsidTr="00580237">
        <w:trPr>
          <w:ins w:id="770" w:author="Aleta Haflett" w:date="2014-11-03T13:26:00Z"/>
        </w:trPr>
        <w:tc>
          <w:tcPr>
            <w:tcW w:w="468" w:type="dxa"/>
          </w:tcPr>
          <w:p w14:paraId="3BBA0A5D" w14:textId="180E14C0" w:rsidR="00580237" w:rsidRDefault="00580237" w:rsidP="005E0051">
            <w:r>
              <w:t>j</w:t>
            </w:r>
          </w:p>
        </w:tc>
        <w:tc>
          <w:tcPr>
            <w:tcW w:w="2204" w:type="dxa"/>
          </w:tcPr>
          <w:p w14:paraId="07D62AE0" w14:textId="6B9E8750" w:rsidR="00580237" w:rsidRDefault="00580237" w:rsidP="005E0051">
            <w:pPr>
              <w:rPr>
                <w:ins w:id="771" w:author="Aleta Haflett" w:date="2014-11-03T13:26:00Z"/>
              </w:rPr>
            </w:pPr>
            <w:ins w:id="772" w:author="Aleta Haflett" w:date="2014-11-03T13:26:00Z">
              <w:r>
                <w:t>Plant medicines</w:t>
              </w:r>
            </w:ins>
          </w:p>
        </w:tc>
        <w:tc>
          <w:tcPr>
            <w:tcW w:w="2192" w:type="dxa"/>
          </w:tcPr>
          <w:p w14:paraId="3E3786DA" w14:textId="77777777" w:rsidR="00580237" w:rsidRDefault="00580237" w:rsidP="005E0051">
            <w:pPr>
              <w:rPr>
                <w:ins w:id="773" w:author="Aleta Haflett" w:date="2014-11-03T13:26:00Z"/>
              </w:rPr>
            </w:pPr>
          </w:p>
        </w:tc>
        <w:tc>
          <w:tcPr>
            <w:tcW w:w="974" w:type="dxa"/>
          </w:tcPr>
          <w:p w14:paraId="733D2ADD" w14:textId="77777777" w:rsidR="00580237" w:rsidRDefault="00580237" w:rsidP="005E0051">
            <w:pPr>
              <w:rPr>
                <w:ins w:id="774" w:author="Aleta Haflett" w:date="2014-11-03T13:26:00Z"/>
              </w:rPr>
            </w:pPr>
          </w:p>
        </w:tc>
        <w:tc>
          <w:tcPr>
            <w:tcW w:w="766" w:type="dxa"/>
          </w:tcPr>
          <w:p w14:paraId="0CA2600B" w14:textId="77777777" w:rsidR="00580237" w:rsidRDefault="00580237" w:rsidP="005E0051">
            <w:pPr>
              <w:rPr>
                <w:ins w:id="775" w:author="Aleta Haflett" w:date="2014-11-03T13:26:00Z"/>
              </w:rPr>
            </w:pPr>
          </w:p>
        </w:tc>
        <w:tc>
          <w:tcPr>
            <w:tcW w:w="1433" w:type="dxa"/>
          </w:tcPr>
          <w:p w14:paraId="4C4B2DEF" w14:textId="77777777" w:rsidR="00580237" w:rsidRDefault="00580237" w:rsidP="005E0051">
            <w:pPr>
              <w:rPr>
                <w:ins w:id="776" w:author="Aleta Haflett" w:date="2014-11-03T13:26:00Z"/>
              </w:rPr>
            </w:pPr>
          </w:p>
        </w:tc>
        <w:tc>
          <w:tcPr>
            <w:tcW w:w="1058" w:type="dxa"/>
          </w:tcPr>
          <w:p w14:paraId="7B2DFC8B" w14:textId="77777777" w:rsidR="00580237" w:rsidRDefault="00580237" w:rsidP="005E0051">
            <w:pPr>
              <w:rPr>
                <w:ins w:id="777" w:author="Aleta Haflett" w:date="2014-11-03T13:26:00Z"/>
              </w:rPr>
            </w:pPr>
          </w:p>
        </w:tc>
        <w:tc>
          <w:tcPr>
            <w:tcW w:w="783" w:type="dxa"/>
          </w:tcPr>
          <w:p w14:paraId="2E3E4EB8" w14:textId="77777777" w:rsidR="00580237" w:rsidRDefault="00580237" w:rsidP="005E0051">
            <w:pPr>
              <w:rPr>
                <w:ins w:id="778" w:author="Aleta Haflett" w:date="2014-11-03T13:26:00Z"/>
              </w:rPr>
            </w:pPr>
          </w:p>
        </w:tc>
        <w:tc>
          <w:tcPr>
            <w:tcW w:w="1150" w:type="dxa"/>
          </w:tcPr>
          <w:p w14:paraId="275EA3D0" w14:textId="77777777" w:rsidR="00580237" w:rsidRDefault="00580237" w:rsidP="005E0051">
            <w:pPr>
              <w:rPr>
                <w:ins w:id="779" w:author="Aleta Haflett" w:date="2014-11-03T13:26:00Z"/>
              </w:rPr>
            </w:pPr>
          </w:p>
        </w:tc>
        <w:tc>
          <w:tcPr>
            <w:tcW w:w="1590" w:type="dxa"/>
          </w:tcPr>
          <w:p w14:paraId="74BF3A87" w14:textId="77777777" w:rsidR="00580237" w:rsidRDefault="00580237" w:rsidP="005E0051">
            <w:pPr>
              <w:rPr>
                <w:ins w:id="780" w:author="Aleta Haflett" w:date="2014-11-03T13:26:00Z"/>
              </w:rPr>
            </w:pPr>
          </w:p>
        </w:tc>
      </w:tr>
      <w:tr w:rsidR="00580237" w14:paraId="38AA5EC8" w14:textId="77777777" w:rsidTr="00580237">
        <w:trPr>
          <w:ins w:id="781" w:author="Aleta Haflett" w:date="2014-11-03T13:26:00Z"/>
        </w:trPr>
        <w:tc>
          <w:tcPr>
            <w:tcW w:w="468" w:type="dxa"/>
          </w:tcPr>
          <w:p w14:paraId="2171B313" w14:textId="6F3EBBE0" w:rsidR="00580237" w:rsidRDefault="00580237" w:rsidP="005E0051">
            <w:r>
              <w:t>k</w:t>
            </w:r>
          </w:p>
        </w:tc>
        <w:tc>
          <w:tcPr>
            <w:tcW w:w="2204" w:type="dxa"/>
          </w:tcPr>
          <w:p w14:paraId="7E8BAD8D" w14:textId="6B2C66D4" w:rsidR="00580237" w:rsidRDefault="00580237" w:rsidP="005E0051">
            <w:pPr>
              <w:rPr>
                <w:ins w:id="782" w:author="Aleta Haflett" w:date="2014-11-03T13:26:00Z"/>
              </w:rPr>
            </w:pPr>
            <w:ins w:id="783" w:author="Aleta Haflett" w:date="2014-11-03T13:26:00Z">
              <w:r>
                <w:t>Herbs and spices</w:t>
              </w:r>
            </w:ins>
          </w:p>
        </w:tc>
        <w:tc>
          <w:tcPr>
            <w:tcW w:w="2192" w:type="dxa"/>
          </w:tcPr>
          <w:p w14:paraId="4F8DEC6A" w14:textId="77777777" w:rsidR="00580237" w:rsidRDefault="00580237" w:rsidP="005E0051">
            <w:pPr>
              <w:rPr>
                <w:ins w:id="784" w:author="Aleta Haflett" w:date="2014-11-03T13:26:00Z"/>
              </w:rPr>
            </w:pPr>
          </w:p>
        </w:tc>
        <w:tc>
          <w:tcPr>
            <w:tcW w:w="974" w:type="dxa"/>
          </w:tcPr>
          <w:p w14:paraId="12B37175" w14:textId="77777777" w:rsidR="00580237" w:rsidRDefault="00580237" w:rsidP="005E0051">
            <w:pPr>
              <w:rPr>
                <w:ins w:id="785" w:author="Aleta Haflett" w:date="2014-11-03T13:26:00Z"/>
              </w:rPr>
            </w:pPr>
          </w:p>
        </w:tc>
        <w:tc>
          <w:tcPr>
            <w:tcW w:w="766" w:type="dxa"/>
          </w:tcPr>
          <w:p w14:paraId="09144BE8" w14:textId="77777777" w:rsidR="00580237" w:rsidRDefault="00580237" w:rsidP="005E0051">
            <w:pPr>
              <w:rPr>
                <w:ins w:id="786" w:author="Aleta Haflett" w:date="2014-11-03T13:26:00Z"/>
              </w:rPr>
            </w:pPr>
          </w:p>
        </w:tc>
        <w:tc>
          <w:tcPr>
            <w:tcW w:w="1433" w:type="dxa"/>
          </w:tcPr>
          <w:p w14:paraId="6AB0B1CF" w14:textId="77777777" w:rsidR="00580237" w:rsidRDefault="00580237" w:rsidP="005E0051">
            <w:pPr>
              <w:rPr>
                <w:ins w:id="787" w:author="Aleta Haflett" w:date="2014-11-03T13:26:00Z"/>
              </w:rPr>
            </w:pPr>
          </w:p>
        </w:tc>
        <w:tc>
          <w:tcPr>
            <w:tcW w:w="1058" w:type="dxa"/>
          </w:tcPr>
          <w:p w14:paraId="17A24AB0" w14:textId="77777777" w:rsidR="00580237" w:rsidRDefault="00580237" w:rsidP="005E0051">
            <w:pPr>
              <w:rPr>
                <w:ins w:id="788" w:author="Aleta Haflett" w:date="2014-11-03T13:26:00Z"/>
              </w:rPr>
            </w:pPr>
          </w:p>
        </w:tc>
        <w:tc>
          <w:tcPr>
            <w:tcW w:w="783" w:type="dxa"/>
          </w:tcPr>
          <w:p w14:paraId="4817F869" w14:textId="77777777" w:rsidR="00580237" w:rsidRDefault="00580237" w:rsidP="005E0051">
            <w:pPr>
              <w:rPr>
                <w:ins w:id="789" w:author="Aleta Haflett" w:date="2014-11-03T13:26:00Z"/>
              </w:rPr>
            </w:pPr>
          </w:p>
        </w:tc>
        <w:tc>
          <w:tcPr>
            <w:tcW w:w="1150" w:type="dxa"/>
          </w:tcPr>
          <w:p w14:paraId="5AA1B001" w14:textId="77777777" w:rsidR="00580237" w:rsidRDefault="00580237" w:rsidP="005E0051">
            <w:pPr>
              <w:rPr>
                <w:ins w:id="790" w:author="Aleta Haflett" w:date="2014-11-03T13:26:00Z"/>
              </w:rPr>
            </w:pPr>
          </w:p>
        </w:tc>
        <w:tc>
          <w:tcPr>
            <w:tcW w:w="1590" w:type="dxa"/>
          </w:tcPr>
          <w:p w14:paraId="07EA0ABB" w14:textId="77777777" w:rsidR="00580237" w:rsidRDefault="00580237" w:rsidP="005E0051">
            <w:pPr>
              <w:rPr>
                <w:ins w:id="791" w:author="Aleta Haflett" w:date="2014-11-03T13:26:00Z"/>
              </w:rPr>
            </w:pPr>
          </w:p>
        </w:tc>
      </w:tr>
      <w:tr w:rsidR="00580237" w14:paraId="0D0BDCEB" w14:textId="77777777" w:rsidTr="00580237">
        <w:trPr>
          <w:ins w:id="792" w:author="Aleta Haflett" w:date="2014-11-03T13:26:00Z"/>
        </w:trPr>
        <w:tc>
          <w:tcPr>
            <w:tcW w:w="468" w:type="dxa"/>
          </w:tcPr>
          <w:p w14:paraId="03F2087E" w14:textId="54BA6E12" w:rsidR="00580237" w:rsidRDefault="00580237" w:rsidP="005E0051">
            <w:r>
              <w:t>l</w:t>
            </w:r>
          </w:p>
        </w:tc>
        <w:tc>
          <w:tcPr>
            <w:tcW w:w="2204" w:type="dxa"/>
          </w:tcPr>
          <w:p w14:paraId="7B02F6FE" w14:textId="21EFB4A6" w:rsidR="00580237" w:rsidRDefault="00580237" w:rsidP="005E0051">
            <w:pPr>
              <w:rPr>
                <w:ins w:id="793" w:author="Aleta Haflett" w:date="2014-11-03T13:26:00Z"/>
              </w:rPr>
            </w:pPr>
            <w:ins w:id="794" w:author="Aleta Haflett" w:date="2014-11-03T13:26:00Z">
              <w:r>
                <w:t>Dying/tanning</w:t>
              </w:r>
            </w:ins>
          </w:p>
        </w:tc>
        <w:tc>
          <w:tcPr>
            <w:tcW w:w="2192" w:type="dxa"/>
          </w:tcPr>
          <w:p w14:paraId="3BCA7465" w14:textId="77777777" w:rsidR="00580237" w:rsidRDefault="00580237" w:rsidP="005E0051">
            <w:pPr>
              <w:rPr>
                <w:ins w:id="795" w:author="Aleta Haflett" w:date="2014-11-03T13:26:00Z"/>
              </w:rPr>
            </w:pPr>
          </w:p>
        </w:tc>
        <w:tc>
          <w:tcPr>
            <w:tcW w:w="974" w:type="dxa"/>
          </w:tcPr>
          <w:p w14:paraId="60E025EC" w14:textId="77777777" w:rsidR="00580237" w:rsidRDefault="00580237" w:rsidP="005E0051">
            <w:pPr>
              <w:rPr>
                <w:ins w:id="796" w:author="Aleta Haflett" w:date="2014-11-03T13:26:00Z"/>
              </w:rPr>
            </w:pPr>
          </w:p>
        </w:tc>
        <w:tc>
          <w:tcPr>
            <w:tcW w:w="766" w:type="dxa"/>
          </w:tcPr>
          <w:p w14:paraId="121BC9C5" w14:textId="77777777" w:rsidR="00580237" w:rsidRDefault="00580237" w:rsidP="005E0051">
            <w:pPr>
              <w:rPr>
                <w:ins w:id="797" w:author="Aleta Haflett" w:date="2014-11-03T13:26:00Z"/>
              </w:rPr>
            </w:pPr>
          </w:p>
        </w:tc>
        <w:tc>
          <w:tcPr>
            <w:tcW w:w="1433" w:type="dxa"/>
          </w:tcPr>
          <w:p w14:paraId="4F1847C8" w14:textId="77777777" w:rsidR="00580237" w:rsidRDefault="00580237" w:rsidP="005E0051">
            <w:pPr>
              <w:rPr>
                <w:ins w:id="798" w:author="Aleta Haflett" w:date="2014-11-03T13:26:00Z"/>
              </w:rPr>
            </w:pPr>
          </w:p>
        </w:tc>
        <w:tc>
          <w:tcPr>
            <w:tcW w:w="1058" w:type="dxa"/>
          </w:tcPr>
          <w:p w14:paraId="7186ACDA" w14:textId="77777777" w:rsidR="00580237" w:rsidRDefault="00580237" w:rsidP="005E0051">
            <w:pPr>
              <w:rPr>
                <w:ins w:id="799" w:author="Aleta Haflett" w:date="2014-11-03T13:26:00Z"/>
              </w:rPr>
            </w:pPr>
          </w:p>
        </w:tc>
        <w:tc>
          <w:tcPr>
            <w:tcW w:w="783" w:type="dxa"/>
          </w:tcPr>
          <w:p w14:paraId="56A2284C" w14:textId="77777777" w:rsidR="00580237" w:rsidRDefault="00580237" w:rsidP="005E0051">
            <w:pPr>
              <w:rPr>
                <w:ins w:id="800" w:author="Aleta Haflett" w:date="2014-11-03T13:26:00Z"/>
              </w:rPr>
            </w:pPr>
          </w:p>
        </w:tc>
        <w:tc>
          <w:tcPr>
            <w:tcW w:w="1150" w:type="dxa"/>
          </w:tcPr>
          <w:p w14:paraId="25F0C440" w14:textId="77777777" w:rsidR="00580237" w:rsidRDefault="00580237" w:rsidP="005E0051">
            <w:pPr>
              <w:rPr>
                <w:ins w:id="801" w:author="Aleta Haflett" w:date="2014-11-03T13:26:00Z"/>
              </w:rPr>
            </w:pPr>
          </w:p>
        </w:tc>
        <w:tc>
          <w:tcPr>
            <w:tcW w:w="1590" w:type="dxa"/>
          </w:tcPr>
          <w:p w14:paraId="20A5A085" w14:textId="77777777" w:rsidR="00580237" w:rsidRDefault="00580237" w:rsidP="005E0051">
            <w:pPr>
              <w:rPr>
                <w:ins w:id="802" w:author="Aleta Haflett" w:date="2014-11-03T13:26:00Z"/>
              </w:rPr>
            </w:pPr>
          </w:p>
        </w:tc>
      </w:tr>
      <w:tr w:rsidR="00580237" w14:paraId="581A2840" w14:textId="77777777" w:rsidTr="00580237">
        <w:trPr>
          <w:ins w:id="803" w:author="Aleta Haflett" w:date="2014-11-03T13:26:00Z"/>
        </w:trPr>
        <w:tc>
          <w:tcPr>
            <w:tcW w:w="468" w:type="dxa"/>
          </w:tcPr>
          <w:p w14:paraId="684CFE85" w14:textId="0F1D7F62" w:rsidR="00580237" w:rsidRDefault="00580237" w:rsidP="005E0051">
            <w:r>
              <w:t>m</w:t>
            </w:r>
          </w:p>
        </w:tc>
        <w:tc>
          <w:tcPr>
            <w:tcW w:w="2204" w:type="dxa"/>
          </w:tcPr>
          <w:p w14:paraId="1B26EB9B" w14:textId="773C887C" w:rsidR="00580237" w:rsidRDefault="00580237" w:rsidP="005E0051">
            <w:pPr>
              <w:rPr>
                <w:ins w:id="804" w:author="Aleta Haflett" w:date="2014-11-03T13:26:00Z"/>
              </w:rPr>
            </w:pPr>
            <w:ins w:id="805" w:author="Aleta Haflett" w:date="2014-11-03T13:26:00Z">
              <w:r>
                <w:t>Seeds (for regeneration purposes)</w:t>
              </w:r>
            </w:ins>
          </w:p>
        </w:tc>
        <w:tc>
          <w:tcPr>
            <w:tcW w:w="2192" w:type="dxa"/>
          </w:tcPr>
          <w:p w14:paraId="3F2950AE" w14:textId="77777777" w:rsidR="00580237" w:rsidRDefault="00580237" w:rsidP="005E0051">
            <w:pPr>
              <w:rPr>
                <w:ins w:id="806" w:author="Aleta Haflett" w:date="2014-11-03T13:26:00Z"/>
              </w:rPr>
            </w:pPr>
          </w:p>
        </w:tc>
        <w:tc>
          <w:tcPr>
            <w:tcW w:w="974" w:type="dxa"/>
          </w:tcPr>
          <w:p w14:paraId="2F0905F8" w14:textId="77777777" w:rsidR="00580237" w:rsidRDefault="00580237" w:rsidP="005E0051">
            <w:pPr>
              <w:rPr>
                <w:ins w:id="807" w:author="Aleta Haflett" w:date="2014-11-03T13:26:00Z"/>
              </w:rPr>
            </w:pPr>
          </w:p>
        </w:tc>
        <w:tc>
          <w:tcPr>
            <w:tcW w:w="766" w:type="dxa"/>
          </w:tcPr>
          <w:p w14:paraId="0836BE02" w14:textId="77777777" w:rsidR="00580237" w:rsidRDefault="00580237" w:rsidP="005E0051">
            <w:pPr>
              <w:rPr>
                <w:ins w:id="808" w:author="Aleta Haflett" w:date="2014-11-03T13:26:00Z"/>
              </w:rPr>
            </w:pPr>
          </w:p>
        </w:tc>
        <w:tc>
          <w:tcPr>
            <w:tcW w:w="1433" w:type="dxa"/>
          </w:tcPr>
          <w:p w14:paraId="37240E12" w14:textId="77777777" w:rsidR="00580237" w:rsidRDefault="00580237" w:rsidP="005E0051">
            <w:pPr>
              <w:rPr>
                <w:ins w:id="809" w:author="Aleta Haflett" w:date="2014-11-03T13:26:00Z"/>
              </w:rPr>
            </w:pPr>
          </w:p>
        </w:tc>
        <w:tc>
          <w:tcPr>
            <w:tcW w:w="1058" w:type="dxa"/>
          </w:tcPr>
          <w:p w14:paraId="7D3C9CFB" w14:textId="77777777" w:rsidR="00580237" w:rsidRDefault="00580237" w:rsidP="005E0051">
            <w:pPr>
              <w:rPr>
                <w:ins w:id="810" w:author="Aleta Haflett" w:date="2014-11-03T13:26:00Z"/>
              </w:rPr>
            </w:pPr>
          </w:p>
        </w:tc>
        <w:tc>
          <w:tcPr>
            <w:tcW w:w="783" w:type="dxa"/>
          </w:tcPr>
          <w:p w14:paraId="195F3E39" w14:textId="77777777" w:rsidR="00580237" w:rsidRDefault="00580237" w:rsidP="005E0051">
            <w:pPr>
              <w:rPr>
                <w:ins w:id="811" w:author="Aleta Haflett" w:date="2014-11-03T13:26:00Z"/>
              </w:rPr>
            </w:pPr>
          </w:p>
        </w:tc>
        <w:tc>
          <w:tcPr>
            <w:tcW w:w="1150" w:type="dxa"/>
          </w:tcPr>
          <w:p w14:paraId="75E2E00E" w14:textId="77777777" w:rsidR="00580237" w:rsidRDefault="00580237" w:rsidP="005E0051">
            <w:pPr>
              <w:rPr>
                <w:ins w:id="812" w:author="Aleta Haflett" w:date="2014-11-03T13:26:00Z"/>
              </w:rPr>
            </w:pPr>
          </w:p>
        </w:tc>
        <w:tc>
          <w:tcPr>
            <w:tcW w:w="1590" w:type="dxa"/>
          </w:tcPr>
          <w:p w14:paraId="1BBA60A4" w14:textId="77777777" w:rsidR="00580237" w:rsidRDefault="00580237" w:rsidP="005E0051">
            <w:pPr>
              <w:rPr>
                <w:ins w:id="813" w:author="Aleta Haflett" w:date="2014-11-03T13:26:00Z"/>
              </w:rPr>
            </w:pPr>
          </w:p>
        </w:tc>
      </w:tr>
      <w:tr w:rsidR="00580237" w14:paraId="4304D6AD" w14:textId="77777777" w:rsidTr="00580237">
        <w:trPr>
          <w:ins w:id="814" w:author="Aleta Haflett" w:date="2014-11-03T13:26:00Z"/>
        </w:trPr>
        <w:tc>
          <w:tcPr>
            <w:tcW w:w="468" w:type="dxa"/>
          </w:tcPr>
          <w:p w14:paraId="16ACAC45" w14:textId="79AC9A14" w:rsidR="00580237" w:rsidRDefault="00580237" w:rsidP="005E0051">
            <w:r>
              <w:t>n</w:t>
            </w:r>
          </w:p>
        </w:tc>
        <w:tc>
          <w:tcPr>
            <w:tcW w:w="2204" w:type="dxa"/>
          </w:tcPr>
          <w:p w14:paraId="7E8713AF" w14:textId="6CCD2FB9" w:rsidR="00580237" w:rsidRDefault="00580237" w:rsidP="005E0051">
            <w:pPr>
              <w:rPr>
                <w:ins w:id="815" w:author="Aleta Haflett" w:date="2014-11-03T13:26:00Z"/>
              </w:rPr>
            </w:pPr>
            <w:ins w:id="816" w:author="Aleta Haflett" w:date="2014-11-03T13:26:00Z">
              <w:r>
                <w:t>Fibres (for rope, etc)</w:t>
              </w:r>
            </w:ins>
          </w:p>
        </w:tc>
        <w:tc>
          <w:tcPr>
            <w:tcW w:w="2192" w:type="dxa"/>
          </w:tcPr>
          <w:p w14:paraId="1F0B2B1E" w14:textId="77777777" w:rsidR="00580237" w:rsidRDefault="00580237" w:rsidP="005E0051">
            <w:pPr>
              <w:rPr>
                <w:ins w:id="817" w:author="Aleta Haflett" w:date="2014-11-03T13:26:00Z"/>
              </w:rPr>
            </w:pPr>
          </w:p>
        </w:tc>
        <w:tc>
          <w:tcPr>
            <w:tcW w:w="974" w:type="dxa"/>
          </w:tcPr>
          <w:p w14:paraId="0A81F232" w14:textId="77777777" w:rsidR="00580237" w:rsidRDefault="00580237" w:rsidP="005E0051">
            <w:pPr>
              <w:rPr>
                <w:ins w:id="818" w:author="Aleta Haflett" w:date="2014-11-03T13:26:00Z"/>
              </w:rPr>
            </w:pPr>
          </w:p>
        </w:tc>
        <w:tc>
          <w:tcPr>
            <w:tcW w:w="766" w:type="dxa"/>
          </w:tcPr>
          <w:p w14:paraId="363528E7" w14:textId="77777777" w:rsidR="00580237" w:rsidRDefault="00580237" w:rsidP="005E0051">
            <w:pPr>
              <w:rPr>
                <w:ins w:id="819" w:author="Aleta Haflett" w:date="2014-11-03T13:26:00Z"/>
              </w:rPr>
            </w:pPr>
          </w:p>
        </w:tc>
        <w:tc>
          <w:tcPr>
            <w:tcW w:w="1433" w:type="dxa"/>
          </w:tcPr>
          <w:p w14:paraId="306EFD5C" w14:textId="77777777" w:rsidR="00580237" w:rsidRDefault="00580237" w:rsidP="005E0051">
            <w:pPr>
              <w:rPr>
                <w:ins w:id="820" w:author="Aleta Haflett" w:date="2014-11-03T13:26:00Z"/>
              </w:rPr>
            </w:pPr>
          </w:p>
        </w:tc>
        <w:tc>
          <w:tcPr>
            <w:tcW w:w="1058" w:type="dxa"/>
          </w:tcPr>
          <w:p w14:paraId="2CFA8B4A" w14:textId="77777777" w:rsidR="00580237" w:rsidRDefault="00580237" w:rsidP="005E0051">
            <w:pPr>
              <w:rPr>
                <w:ins w:id="821" w:author="Aleta Haflett" w:date="2014-11-03T13:26:00Z"/>
              </w:rPr>
            </w:pPr>
          </w:p>
        </w:tc>
        <w:tc>
          <w:tcPr>
            <w:tcW w:w="783" w:type="dxa"/>
          </w:tcPr>
          <w:p w14:paraId="22BE59B2" w14:textId="77777777" w:rsidR="00580237" w:rsidRDefault="00580237" w:rsidP="005E0051">
            <w:pPr>
              <w:rPr>
                <w:ins w:id="822" w:author="Aleta Haflett" w:date="2014-11-03T13:26:00Z"/>
              </w:rPr>
            </w:pPr>
          </w:p>
        </w:tc>
        <w:tc>
          <w:tcPr>
            <w:tcW w:w="1150" w:type="dxa"/>
          </w:tcPr>
          <w:p w14:paraId="7B83C3E6" w14:textId="77777777" w:rsidR="00580237" w:rsidRDefault="00580237" w:rsidP="005E0051">
            <w:pPr>
              <w:rPr>
                <w:ins w:id="823" w:author="Aleta Haflett" w:date="2014-11-03T13:26:00Z"/>
              </w:rPr>
            </w:pPr>
          </w:p>
        </w:tc>
        <w:tc>
          <w:tcPr>
            <w:tcW w:w="1590" w:type="dxa"/>
          </w:tcPr>
          <w:p w14:paraId="08FF3E47" w14:textId="77777777" w:rsidR="00580237" w:rsidRDefault="00580237" w:rsidP="005E0051">
            <w:pPr>
              <w:rPr>
                <w:ins w:id="824" w:author="Aleta Haflett" w:date="2014-11-03T13:26:00Z"/>
              </w:rPr>
            </w:pPr>
          </w:p>
        </w:tc>
      </w:tr>
      <w:tr w:rsidR="00580237" w14:paraId="38D331F0" w14:textId="77777777" w:rsidTr="00580237">
        <w:trPr>
          <w:ins w:id="825" w:author="Aleta Haflett" w:date="2014-11-03T13:26:00Z"/>
        </w:trPr>
        <w:tc>
          <w:tcPr>
            <w:tcW w:w="468" w:type="dxa"/>
          </w:tcPr>
          <w:p w14:paraId="79C7DCF5" w14:textId="6D9FFC68" w:rsidR="00580237" w:rsidRDefault="00580237" w:rsidP="005E0051">
            <w:r>
              <w:t>o</w:t>
            </w:r>
          </w:p>
        </w:tc>
        <w:tc>
          <w:tcPr>
            <w:tcW w:w="2204" w:type="dxa"/>
          </w:tcPr>
          <w:p w14:paraId="2BAC7D1F" w14:textId="79598172" w:rsidR="00580237" w:rsidRDefault="00580237" w:rsidP="005E0051">
            <w:pPr>
              <w:rPr>
                <w:ins w:id="826" w:author="Aleta Haflett" w:date="2014-11-03T13:26:00Z"/>
              </w:rPr>
            </w:pPr>
            <w:ins w:id="827" w:author="Aleta Haflett" w:date="2014-11-03T13:26:00Z">
              <w:r>
                <w:t>Other plant products</w:t>
              </w:r>
            </w:ins>
          </w:p>
        </w:tc>
        <w:tc>
          <w:tcPr>
            <w:tcW w:w="2192" w:type="dxa"/>
          </w:tcPr>
          <w:p w14:paraId="1348D2AD" w14:textId="77777777" w:rsidR="00580237" w:rsidRDefault="00580237" w:rsidP="005E0051">
            <w:pPr>
              <w:rPr>
                <w:ins w:id="828" w:author="Aleta Haflett" w:date="2014-11-03T13:26:00Z"/>
              </w:rPr>
            </w:pPr>
          </w:p>
        </w:tc>
        <w:tc>
          <w:tcPr>
            <w:tcW w:w="974" w:type="dxa"/>
          </w:tcPr>
          <w:p w14:paraId="6BC6E41A" w14:textId="77777777" w:rsidR="00580237" w:rsidRDefault="00580237" w:rsidP="005E0051">
            <w:pPr>
              <w:rPr>
                <w:ins w:id="829" w:author="Aleta Haflett" w:date="2014-11-03T13:26:00Z"/>
              </w:rPr>
            </w:pPr>
          </w:p>
        </w:tc>
        <w:tc>
          <w:tcPr>
            <w:tcW w:w="766" w:type="dxa"/>
          </w:tcPr>
          <w:p w14:paraId="4829AE8F" w14:textId="77777777" w:rsidR="00580237" w:rsidRDefault="00580237" w:rsidP="005E0051">
            <w:pPr>
              <w:rPr>
                <w:ins w:id="830" w:author="Aleta Haflett" w:date="2014-11-03T13:26:00Z"/>
              </w:rPr>
            </w:pPr>
          </w:p>
        </w:tc>
        <w:tc>
          <w:tcPr>
            <w:tcW w:w="1433" w:type="dxa"/>
          </w:tcPr>
          <w:p w14:paraId="021A7A32" w14:textId="77777777" w:rsidR="00580237" w:rsidRDefault="00580237" w:rsidP="005E0051">
            <w:pPr>
              <w:rPr>
                <w:ins w:id="831" w:author="Aleta Haflett" w:date="2014-11-03T13:26:00Z"/>
              </w:rPr>
            </w:pPr>
          </w:p>
        </w:tc>
        <w:tc>
          <w:tcPr>
            <w:tcW w:w="1058" w:type="dxa"/>
          </w:tcPr>
          <w:p w14:paraId="4CCE8643" w14:textId="77777777" w:rsidR="00580237" w:rsidRDefault="00580237" w:rsidP="005E0051">
            <w:pPr>
              <w:rPr>
                <w:ins w:id="832" w:author="Aleta Haflett" w:date="2014-11-03T13:26:00Z"/>
              </w:rPr>
            </w:pPr>
          </w:p>
        </w:tc>
        <w:tc>
          <w:tcPr>
            <w:tcW w:w="783" w:type="dxa"/>
          </w:tcPr>
          <w:p w14:paraId="2A0197BA" w14:textId="77777777" w:rsidR="00580237" w:rsidRDefault="00580237" w:rsidP="005E0051">
            <w:pPr>
              <w:rPr>
                <w:ins w:id="833" w:author="Aleta Haflett" w:date="2014-11-03T13:26:00Z"/>
              </w:rPr>
            </w:pPr>
          </w:p>
        </w:tc>
        <w:tc>
          <w:tcPr>
            <w:tcW w:w="1150" w:type="dxa"/>
          </w:tcPr>
          <w:p w14:paraId="1A268DD1" w14:textId="77777777" w:rsidR="00580237" w:rsidRDefault="00580237" w:rsidP="005E0051">
            <w:pPr>
              <w:rPr>
                <w:ins w:id="834" w:author="Aleta Haflett" w:date="2014-11-03T13:26:00Z"/>
              </w:rPr>
            </w:pPr>
          </w:p>
        </w:tc>
        <w:tc>
          <w:tcPr>
            <w:tcW w:w="1590" w:type="dxa"/>
          </w:tcPr>
          <w:p w14:paraId="541B5D32" w14:textId="77777777" w:rsidR="00580237" w:rsidRDefault="00580237" w:rsidP="005E0051">
            <w:pPr>
              <w:rPr>
                <w:ins w:id="835" w:author="Aleta Haflett" w:date="2014-11-03T13:26:00Z"/>
              </w:rPr>
            </w:pPr>
          </w:p>
        </w:tc>
      </w:tr>
      <w:tr w:rsidR="00580237" w14:paraId="7E7C5AA2" w14:textId="77777777" w:rsidTr="00580237">
        <w:trPr>
          <w:ins w:id="836" w:author="Aleta Haflett" w:date="2014-11-03T13:26:00Z"/>
        </w:trPr>
        <w:tc>
          <w:tcPr>
            <w:tcW w:w="468" w:type="dxa"/>
          </w:tcPr>
          <w:p w14:paraId="2E5AE658" w14:textId="2DA30776" w:rsidR="00580237" w:rsidRDefault="00580237" w:rsidP="005E0051">
            <w:r>
              <w:t>p</w:t>
            </w:r>
          </w:p>
        </w:tc>
        <w:tc>
          <w:tcPr>
            <w:tcW w:w="2204" w:type="dxa"/>
          </w:tcPr>
          <w:p w14:paraId="192F97CF" w14:textId="0374AE99" w:rsidR="00580237" w:rsidRDefault="00580237" w:rsidP="005E0051">
            <w:pPr>
              <w:rPr>
                <w:ins w:id="837" w:author="Aleta Haflett" w:date="2014-11-03T13:26:00Z"/>
              </w:rPr>
            </w:pPr>
            <w:ins w:id="838" w:author="Aleta Haflett" w:date="2014-11-03T13:26:00Z">
              <w:r>
                <w:t>Wildlife (including bushmeat)</w:t>
              </w:r>
            </w:ins>
          </w:p>
        </w:tc>
        <w:tc>
          <w:tcPr>
            <w:tcW w:w="2192" w:type="dxa"/>
          </w:tcPr>
          <w:p w14:paraId="51DFAEF3" w14:textId="77777777" w:rsidR="00580237" w:rsidRDefault="00580237" w:rsidP="005E0051">
            <w:pPr>
              <w:rPr>
                <w:ins w:id="839" w:author="Aleta Haflett" w:date="2014-11-03T13:26:00Z"/>
              </w:rPr>
            </w:pPr>
          </w:p>
        </w:tc>
        <w:tc>
          <w:tcPr>
            <w:tcW w:w="974" w:type="dxa"/>
          </w:tcPr>
          <w:p w14:paraId="0D477673" w14:textId="77777777" w:rsidR="00580237" w:rsidRDefault="00580237" w:rsidP="005E0051">
            <w:pPr>
              <w:rPr>
                <w:ins w:id="840" w:author="Aleta Haflett" w:date="2014-11-03T13:26:00Z"/>
              </w:rPr>
            </w:pPr>
          </w:p>
        </w:tc>
        <w:tc>
          <w:tcPr>
            <w:tcW w:w="766" w:type="dxa"/>
          </w:tcPr>
          <w:p w14:paraId="0997C8E9" w14:textId="77777777" w:rsidR="00580237" w:rsidRDefault="00580237" w:rsidP="005E0051">
            <w:pPr>
              <w:rPr>
                <w:ins w:id="841" w:author="Aleta Haflett" w:date="2014-11-03T13:26:00Z"/>
              </w:rPr>
            </w:pPr>
          </w:p>
        </w:tc>
        <w:tc>
          <w:tcPr>
            <w:tcW w:w="1433" w:type="dxa"/>
          </w:tcPr>
          <w:p w14:paraId="1F034FCA" w14:textId="77777777" w:rsidR="00580237" w:rsidRDefault="00580237" w:rsidP="005E0051">
            <w:pPr>
              <w:rPr>
                <w:ins w:id="842" w:author="Aleta Haflett" w:date="2014-11-03T13:26:00Z"/>
              </w:rPr>
            </w:pPr>
          </w:p>
        </w:tc>
        <w:tc>
          <w:tcPr>
            <w:tcW w:w="1058" w:type="dxa"/>
          </w:tcPr>
          <w:p w14:paraId="5D18B440" w14:textId="77777777" w:rsidR="00580237" w:rsidRDefault="00580237" w:rsidP="005E0051">
            <w:pPr>
              <w:rPr>
                <w:ins w:id="843" w:author="Aleta Haflett" w:date="2014-11-03T13:26:00Z"/>
              </w:rPr>
            </w:pPr>
          </w:p>
        </w:tc>
        <w:tc>
          <w:tcPr>
            <w:tcW w:w="783" w:type="dxa"/>
          </w:tcPr>
          <w:p w14:paraId="17C7DA1D" w14:textId="77777777" w:rsidR="00580237" w:rsidRDefault="00580237" w:rsidP="005E0051">
            <w:pPr>
              <w:rPr>
                <w:ins w:id="844" w:author="Aleta Haflett" w:date="2014-11-03T13:26:00Z"/>
              </w:rPr>
            </w:pPr>
          </w:p>
        </w:tc>
        <w:tc>
          <w:tcPr>
            <w:tcW w:w="1150" w:type="dxa"/>
          </w:tcPr>
          <w:p w14:paraId="69073C5C" w14:textId="77777777" w:rsidR="00580237" w:rsidRDefault="00580237" w:rsidP="005E0051">
            <w:pPr>
              <w:rPr>
                <w:ins w:id="845" w:author="Aleta Haflett" w:date="2014-11-03T13:26:00Z"/>
              </w:rPr>
            </w:pPr>
          </w:p>
        </w:tc>
        <w:tc>
          <w:tcPr>
            <w:tcW w:w="1590" w:type="dxa"/>
          </w:tcPr>
          <w:p w14:paraId="55A38D9B" w14:textId="77777777" w:rsidR="00580237" w:rsidRDefault="00580237" w:rsidP="005E0051">
            <w:pPr>
              <w:rPr>
                <w:ins w:id="846" w:author="Aleta Haflett" w:date="2014-11-03T13:26:00Z"/>
              </w:rPr>
            </w:pPr>
          </w:p>
        </w:tc>
      </w:tr>
      <w:tr w:rsidR="00580237" w14:paraId="50CB35E7" w14:textId="77777777" w:rsidTr="00580237">
        <w:trPr>
          <w:ins w:id="847" w:author="Aleta Haflett" w:date="2014-11-03T13:26:00Z"/>
        </w:trPr>
        <w:tc>
          <w:tcPr>
            <w:tcW w:w="468" w:type="dxa"/>
          </w:tcPr>
          <w:p w14:paraId="6B3ADC58" w14:textId="62620013" w:rsidR="00580237" w:rsidRDefault="00580237" w:rsidP="005E0051">
            <w:r>
              <w:t>q</w:t>
            </w:r>
          </w:p>
        </w:tc>
        <w:tc>
          <w:tcPr>
            <w:tcW w:w="2204" w:type="dxa"/>
          </w:tcPr>
          <w:p w14:paraId="03ADE534" w14:textId="704391BC" w:rsidR="00580237" w:rsidRDefault="00580237" w:rsidP="005E0051">
            <w:pPr>
              <w:rPr>
                <w:ins w:id="848" w:author="Aleta Haflett" w:date="2014-11-03T13:26:00Z"/>
              </w:rPr>
            </w:pPr>
            <w:ins w:id="849" w:author="Aleta Haflett" w:date="2014-11-03T13:26:00Z">
              <w:r>
                <w:t xml:space="preserve">Beekeeping activities (e.g. honey) </w:t>
              </w:r>
            </w:ins>
          </w:p>
        </w:tc>
        <w:tc>
          <w:tcPr>
            <w:tcW w:w="2192" w:type="dxa"/>
          </w:tcPr>
          <w:p w14:paraId="413EA22E" w14:textId="77777777" w:rsidR="00580237" w:rsidRDefault="00580237" w:rsidP="005E0051">
            <w:pPr>
              <w:rPr>
                <w:ins w:id="850" w:author="Aleta Haflett" w:date="2014-11-03T13:26:00Z"/>
              </w:rPr>
            </w:pPr>
          </w:p>
        </w:tc>
        <w:tc>
          <w:tcPr>
            <w:tcW w:w="974" w:type="dxa"/>
          </w:tcPr>
          <w:p w14:paraId="1AE09196" w14:textId="77777777" w:rsidR="00580237" w:rsidRDefault="00580237" w:rsidP="005E0051">
            <w:pPr>
              <w:rPr>
                <w:ins w:id="851" w:author="Aleta Haflett" w:date="2014-11-03T13:26:00Z"/>
              </w:rPr>
            </w:pPr>
          </w:p>
        </w:tc>
        <w:tc>
          <w:tcPr>
            <w:tcW w:w="766" w:type="dxa"/>
          </w:tcPr>
          <w:p w14:paraId="343DD6EC" w14:textId="77777777" w:rsidR="00580237" w:rsidRDefault="00580237" w:rsidP="005E0051">
            <w:pPr>
              <w:rPr>
                <w:ins w:id="852" w:author="Aleta Haflett" w:date="2014-11-03T13:26:00Z"/>
              </w:rPr>
            </w:pPr>
          </w:p>
        </w:tc>
        <w:tc>
          <w:tcPr>
            <w:tcW w:w="1433" w:type="dxa"/>
          </w:tcPr>
          <w:p w14:paraId="436AF4C0" w14:textId="77777777" w:rsidR="00580237" w:rsidRDefault="00580237" w:rsidP="005E0051">
            <w:pPr>
              <w:rPr>
                <w:ins w:id="853" w:author="Aleta Haflett" w:date="2014-11-03T13:26:00Z"/>
              </w:rPr>
            </w:pPr>
          </w:p>
        </w:tc>
        <w:tc>
          <w:tcPr>
            <w:tcW w:w="1058" w:type="dxa"/>
          </w:tcPr>
          <w:p w14:paraId="793C3B7E" w14:textId="77777777" w:rsidR="00580237" w:rsidRDefault="00580237" w:rsidP="005E0051">
            <w:pPr>
              <w:rPr>
                <w:ins w:id="854" w:author="Aleta Haflett" w:date="2014-11-03T13:26:00Z"/>
              </w:rPr>
            </w:pPr>
          </w:p>
        </w:tc>
        <w:tc>
          <w:tcPr>
            <w:tcW w:w="783" w:type="dxa"/>
          </w:tcPr>
          <w:p w14:paraId="16C3577F" w14:textId="77777777" w:rsidR="00580237" w:rsidRDefault="00580237" w:rsidP="005E0051">
            <w:pPr>
              <w:rPr>
                <w:ins w:id="855" w:author="Aleta Haflett" w:date="2014-11-03T13:26:00Z"/>
              </w:rPr>
            </w:pPr>
          </w:p>
        </w:tc>
        <w:tc>
          <w:tcPr>
            <w:tcW w:w="1150" w:type="dxa"/>
          </w:tcPr>
          <w:p w14:paraId="5F006D64" w14:textId="77777777" w:rsidR="00580237" w:rsidRDefault="00580237" w:rsidP="005E0051">
            <w:pPr>
              <w:rPr>
                <w:ins w:id="856" w:author="Aleta Haflett" w:date="2014-11-03T13:26:00Z"/>
              </w:rPr>
            </w:pPr>
          </w:p>
        </w:tc>
        <w:tc>
          <w:tcPr>
            <w:tcW w:w="1590" w:type="dxa"/>
          </w:tcPr>
          <w:p w14:paraId="2E716F65" w14:textId="77777777" w:rsidR="00580237" w:rsidRDefault="00580237" w:rsidP="005E0051">
            <w:pPr>
              <w:rPr>
                <w:ins w:id="857" w:author="Aleta Haflett" w:date="2014-11-03T13:26:00Z"/>
              </w:rPr>
            </w:pPr>
          </w:p>
        </w:tc>
      </w:tr>
      <w:tr w:rsidR="00580237" w14:paraId="0EAEF964" w14:textId="77777777" w:rsidTr="00580237">
        <w:trPr>
          <w:ins w:id="858" w:author="Aleta Haflett" w:date="2014-11-03T13:26:00Z"/>
        </w:trPr>
        <w:tc>
          <w:tcPr>
            <w:tcW w:w="468" w:type="dxa"/>
          </w:tcPr>
          <w:p w14:paraId="1E936A2B" w14:textId="64A9BA4F" w:rsidR="00580237" w:rsidRDefault="00580237" w:rsidP="005E0051">
            <w:r>
              <w:t>r</w:t>
            </w:r>
          </w:p>
        </w:tc>
        <w:tc>
          <w:tcPr>
            <w:tcW w:w="2204" w:type="dxa"/>
          </w:tcPr>
          <w:p w14:paraId="1EDFD24F" w14:textId="4C241055" w:rsidR="00580237" w:rsidRDefault="00580237" w:rsidP="005E0051">
            <w:pPr>
              <w:rPr>
                <w:ins w:id="859" w:author="Aleta Haflett" w:date="2014-11-03T13:26:00Z"/>
              </w:rPr>
            </w:pPr>
            <w:ins w:id="860" w:author="Aleta Haflett" w:date="2014-11-03T13:26:00Z">
              <w:r>
                <w:t>Caterpillar</w:t>
              </w:r>
            </w:ins>
          </w:p>
        </w:tc>
        <w:tc>
          <w:tcPr>
            <w:tcW w:w="2192" w:type="dxa"/>
          </w:tcPr>
          <w:p w14:paraId="0B93F00D" w14:textId="77777777" w:rsidR="00580237" w:rsidRDefault="00580237" w:rsidP="005E0051">
            <w:pPr>
              <w:rPr>
                <w:ins w:id="861" w:author="Aleta Haflett" w:date="2014-11-03T13:26:00Z"/>
              </w:rPr>
            </w:pPr>
          </w:p>
        </w:tc>
        <w:tc>
          <w:tcPr>
            <w:tcW w:w="974" w:type="dxa"/>
          </w:tcPr>
          <w:p w14:paraId="456CE3E9" w14:textId="77777777" w:rsidR="00580237" w:rsidRDefault="00580237" w:rsidP="005E0051">
            <w:pPr>
              <w:rPr>
                <w:ins w:id="862" w:author="Aleta Haflett" w:date="2014-11-03T13:26:00Z"/>
              </w:rPr>
            </w:pPr>
          </w:p>
        </w:tc>
        <w:tc>
          <w:tcPr>
            <w:tcW w:w="766" w:type="dxa"/>
          </w:tcPr>
          <w:p w14:paraId="7D703C87" w14:textId="77777777" w:rsidR="00580237" w:rsidRDefault="00580237" w:rsidP="005E0051">
            <w:pPr>
              <w:rPr>
                <w:ins w:id="863" w:author="Aleta Haflett" w:date="2014-11-03T13:26:00Z"/>
              </w:rPr>
            </w:pPr>
          </w:p>
        </w:tc>
        <w:tc>
          <w:tcPr>
            <w:tcW w:w="1433" w:type="dxa"/>
          </w:tcPr>
          <w:p w14:paraId="55CF13E8" w14:textId="77777777" w:rsidR="00580237" w:rsidRDefault="00580237" w:rsidP="005E0051">
            <w:pPr>
              <w:rPr>
                <w:ins w:id="864" w:author="Aleta Haflett" w:date="2014-11-03T13:26:00Z"/>
              </w:rPr>
            </w:pPr>
          </w:p>
        </w:tc>
        <w:tc>
          <w:tcPr>
            <w:tcW w:w="1058" w:type="dxa"/>
          </w:tcPr>
          <w:p w14:paraId="043B97B5" w14:textId="77777777" w:rsidR="00580237" w:rsidRDefault="00580237" w:rsidP="005E0051">
            <w:pPr>
              <w:rPr>
                <w:ins w:id="865" w:author="Aleta Haflett" w:date="2014-11-03T13:26:00Z"/>
              </w:rPr>
            </w:pPr>
          </w:p>
        </w:tc>
        <w:tc>
          <w:tcPr>
            <w:tcW w:w="783" w:type="dxa"/>
          </w:tcPr>
          <w:p w14:paraId="7D37A7DB" w14:textId="77777777" w:rsidR="00580237" w:rsidRDefault="00580237" w:rsidP="005E0051">
            <w:pPr>
              <w:rPr>
                <w:ins w:id="866" w:author="Aleta Haflett" w:date="2014-11-03T13:26:00Z"/>
              </w:rPr>
            </w:pPr>
          </w:p>
        </w:tc>
        <w:tc>
          <w:tcPr>
            <w:tcW w:w="1150" w:type="dxa"/>
          </w:tcPr>
          <w:p w14:paraId="5B2F8A19" w14:textId="77777777" w:rsidR="00580237" w:rsidRDefault="00580237" w:rsidP="005E0051">
            <w:pPr>
              <w:rPr>
                <w:ins w:id="867" w:author="Aleta Haflett" w:date="2014-11-03T13:26:00Z"/>
              </w:rPr>
            </w:pPr>
          </w:p>
        </w:tc>
        <w:tc>
          <w:tcPr>
            <w:tcW w:w="1590" w:type="dxa"/>
          </w:tcPr>
          <w:p w14:paraId="49D1BF91" w14:textId="77777777" w:rsidR="00580237" w:rsidRDefault="00580237" w:rsidP="005E0051">
            <w:pPr>
              <w:rPr>
                <w:ins w:id="868" w:author="Aleta Haflett" w:date="2014-11-03T13:26:00Z"/>
              </w:rPr>
            </w:pPr>
          </w:p>
        </w:tc>
      </w:tr>
      <w:tr w:rsidR="00580237" w14:paraId="1DBCCD22" w14:textId="77777777" w:rsidTr="00580237">
        <w:trPr>
          <w:ins w:id="869" w:author="Aleta Haflett" w:date="2014-11-03T13:26:00Z"/>
        </w:trPr>
        <w:tc>
          <w:tcPr>
            <w:tcW w:w="468" w:type="dxa"/>
          </w:tcPr>
          <w:p w14:paraId="36551250" w14:textId="5E5D47A2" w:rsidR="00580237" w:rsidRDefault="00580237" w:rsidP="005E0051">
            <w:r>
              <w:t>s</w:t>
            </w:r>
          </w:p>
        </w:tc>
        <w:tc>
          <w:tcPr>
            <w:tcW w:w="2204" w:type="dxa"/>
          </w:tcPr>
          <w:p w14:paraId="69A23164" w14:textId="185CAC92" w:rsidR="00580237" w:rsidRDefault="00580237" w:rsidP="005E0051">
            <w:pPr>
              <w:rPr>
                <w:ins w:id="870" w:author="Aleta Haflett" w:date="2014-11-03T13:26:00Z"/>
              </w:rPr>
            </w:pPr>
            <w:ins w:id="871" w:author="Aleta Haflett" w:date="2014-11-03T13:26:00Z">
              <w:r>
                <w:t xml:space="preserve">Other, specify </w:t>
              </w:r>
            </w:ins>
          </w:p>
        </w:tc>
        <w:tc>
          <w:tcPr>
            <w:tcW w:w="2192" w:type="dxa"/>
          </w:tcPr>
          <w:p w14:paraId="0E4DAEC9" w14:textId="77777777" w:rsidR="00580237" w:rsidRDefault="00580237" w:rsidP="005E0051">
            <w:pPr>
              <w:rPr>
                <w:ins w:id="872" w:author="Aleta Haflett" w:date="2014-11-03T13:26:00Z"/>
              </w:rPr>
            </w:pPr>
          </w:p>
        </w:tc>
        <w:tc>
          <w:tcPr>
            <w:tcW w:w="974" w:type="dxa"/>
          </w:tcPr>
          <w:p w14:paraId="5537063F" w14:textId="77777777" w:rsidR="00580237" w:rsidRDefault="00580237" w:rsidP="005E0051">
            <w:pPr>
              <w:rPr>
                <w:ins w:id="873" w:author="Aleta Haflett" w:date="2014-11-03T13:26:00Z"/>
              </w:rPr>
            </w:pPr>
          </w:p>
        </w:tc>
        <w:tc>
          <w:tcPr>
            <w:tcW w:w="766" w:type="dxa"/>
          </w:tcPr>
          <w:p w14:paraId="3AF785B0" w14:textId="77777777" w:rsidR="00580237" w:rsidRDefault="00580237" w:rsidP="005E0051">
            <w:pPr>
              <w:rPr>
                <w:ins w:id="874" w:author="Aleta Haflett" w:date="2014-11-03T13:26:00Z"/>
              </w:rPr>
            </w:pPr>
          </w:p>
        </w:tc>
        <w:tc>
          <w:tcPr>
            <w:tcW w:w="1433" w:type="dxa"/>
          </w:tcPr>
          <w:p w14:paraId="44D092DE" w14:textId="77777777" w:rsidR="00580237" w:rsidRDefault="00580237" w:rsidP="005E0051">
            <w:pPr>
              <w:rPr>
                <w:ins w:id="875" w:author="Aleta Haflett" w:date="2014-11-03T13:26:00Z"/>
              </w:rPr>
            </w:pPr>
          </w:p>
        </w:tc>
        <w:tc>
          <w:tcPr>
            <w:tcW w:w="1058" w:type="dxa"/>
          </w:tcPr>
          <w:p w14:paraId="109F3800" w14:textId="77777777" w:rsidR="00580237" w:rsidRDefault="00580237" w:rsidP="005E0051">
            <w:pPr>
              <w:rPr>
                <w:ins w:id="876" w:author="Aleta Haflett" w:date="2014-11-03T13:26:00Z"/>
              </w:rPr>
            </w:pPr>
          </w:p>
        </w:tc>
        <w:tc>
          <w:tcPr>
            <w:tcW w:w="783" w:type="dxa"/>
          </w:tcPr>
          <w:p w14:paraId="47341A50" w14:textId="77777777" w:rsidR="00580237" w:rsidRDefault="00580237" w:rsidP="005E0051">
            <w:pPr>
              <w:rPr>
                <w:ins w:id="877" w:author="Aleta Haflett" w:date="2014-11-03T13:26:00Z"/>
              </w:rPr>
            </w:pPr>
          </w:p>
        </w:tc>
        <w:tc>
          <w:tcPr>
            <w:tcW w:w="1150" w:type="dxa"/>
          </w:tcPr>
          <w:p w14:paraId="34E23F63" w14:textId="77777777" w:rsidR="00580237" w:rsidRDefault="00580237" w:rsidP="005E0051">
            <w:pPr>
              <w:rPr>
                <w:ins w:id="878" w:author="Aleta Haflett" w:date="2014-11-03T13:26:00Z"/>
              </w:rPr>
            </w:pPr>
          </w:p>
        </w:tc>
        <w:tc>
          <w:tcPr>
            <w:tcW w:w="1590" w:type="dxa"/>
          </w:tcPr>
          <w:p w14:paraId="66A68803" w14:textId="77777777" w:rsidR="00580237" w:rsidRDefault="00580237" w:rsidP="005E0051">
            <w:pPr>
              <w:rPr>
                <w:ins w:id="879" w:author="Aleta Haflett" w:date="2014-11-03T13:26:00Z"/>
              </w:rPr>
            </w:pPr>
          </w:p>
        </w:tc>
      </w:tr>
    </w:tbl>
    <w:p w14:paraId="6ED51EAD" w14:textId="0C7B15AE" w:rsidR="003C3B44" w:rsidRDefault="003C3B44">
      <w:pPr>
        <w:rPr>
          <w:ins w:id="880" w:author="Aleta Haflett" w:date="2014-11-03T13:15:00Z"/>
        </w:rPr>
      </w:pPr>
      <w:ins w:id="881" w:author="Aleta Haflett" w:date="2014-11-03T13:16:00Z">
        <w:r>
          <w:br w:type="page"/>
        </w:r>
      </w:ins>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580237" w14:paraId="200F0FF1" w14:textId="77777777" w:rsidTr="00580237">
        <w:tc>
          <w:tcPr>
            <w:tcW w:w="468" w:type="dxa"/>
          </w:tcPr>
          <w:p w14:paraId="0C069C69" w14:textId="77777777" w:rsidR="00580237" w:rsidRPr="004C390C" w:rsidRDefault="00580237" w:rsidP="008128E9">
            <w:pPr>
              <w:rPr>
                <w:b/>
                <w:sz w:val="20"/>
                <w:szCs w:val="20"/>
              </w:rPr>
            </w:pPr>
          </w:p>
        </w:tc>
        <w:tc>
          <w:tcPr>
            <w:tcW w:w="2361" w:type="dxa"/>
          </w:tcPr>
          <w:p w14:paraId="2B92B2CB" w14:textId="216DCAB7" w:rsidR="00580237" w:rsidRPr="004C390C" w:rsidRDefault="00580237" w:rsidP="008128E9">
            <w:pPr>
              <w:rPr>
                <w:b/>
                <w:sz w:val="20"/>
                <w:szCs w:val="20"/>
              </w:rPr>
            </w:pPr>
          </w:p>
        </w:tc>
        <w:tc>
          <w:tcPr>
            <w:tcW w:w="1791" w:type="dxa"/>
          </w:tcPr>
          <w:p w14:paraId="35E1E698" w14:textId="7655A6CB" w:rsidR="00580237" w:rsidRDefault="00580237" w:rsidP="008128E9">
            <w:pPr>
              <w:rPr>
                <w:sz w:val="20"/>
                <w:szCs w:val="20"/>
              </w:rPr>
            </w:pPr>
            <w:r>
              <w:rPr>
                <w:sz w:val="20"/>
                <w:szCs w:val="20"/>
              </w:rPr>
              <w:t>K.10</w:t>
            </w:r>
          </w:p>
        </w:tc>
        <w:tc>
          <w:tcPr>
            <w:tcW w:w="990" w:type="dxa"/>
          </w:tcPr>
          <w:p w14:paraId="36582EAF" w14:textId="4EECA4F8" w:rsidR="00580237" w:rsidRPr="004C390C" w:rsidRDefault="00580237" w:rsidP="008128E9">
            <w:pPr>
              <w:rPr>
                <w:sz w:val="20"/>
                <w:szCs w:val="20"/>
              </w:rPr>
            </w:pPr>
            <w:r>
              <w:rPr>
                <w:sz w:val="20"/>
                <w:szCs w:val="20"/>
              </w:rPr>
              <w:t>K.11</w:t>
            </w:r>
          </w:p>
        </w:tc>
        <w:tc>
          <w:tcPr>
            <w:tcW w:w="810" w:type="dxa"/>
          </w:tcPr>
          <w:p w14:paraId="7003C4C4" w14:textId="6781953C" w:rsidR="00580237" w:rsidRPr="004C390C" w:rsidRDefault="00580237" w:rsidP="008128E9">
            <w:pPr>
              <w:rPr>
                <w:sz w:val="20"/>
                <w:szCs w:val="20"/>
              </w:rPr>
            </w:pPr>
            <w:r>
              <w:rPr>
                <w:sz w:val="20"/>
                <w:szCs w:val="20"/>
              </w:rPr>
              <w:t>K.11b</w:t>
            </w:r>
          </w:p>
        </w:tc>
        <w:tc>
          <w:tcPr>
            <w:tcW w:w="2346" w:type="dxa"/>
          </w:tcPr>
          <w:p w14:paraId="5BA08132" w14:textId="34071868" w:rsidR="00580237" w:rsidRDefault="00580237" w:rsidP="008128E9">
            <w:pPr>
              <w:rPr>
                <w:sz w:val="20"/>
                <w:szCs w:val="20"/>
              </w:rPr>
            </w:pPr>
            <w:r>
              <w:rPr>
                <w:sz w:val="20"/>
                <w:szCs w:val="20"/>
              </w:rPr>
              <w:t>K.12a</w:t>
            </w:r>
          </w:p>
        </w:tc>
        <w:tc>
          <w:tcPr>
            <w:tcW w:w="1350" w:type="dxa"/>
          </w:tcPr>
          <w:p w14:paraId="37894DE1" w14:textId="4C2A6676" w:rsidR="00580237" w:rsidRDefault="00580237" w:rsidP="008128E9">
            <w:pPr>
              <w:rPr>
                <w:i/>
                <w:sz w:val="20"/>
                <w:szCs w:val="20"/>
              </w:rPr>
            </w:pPr>
            <w:r>
              <w:rPr>
                <w:i/>
                <w:sz w:val="20"/>
                <w:szCs w:val="20"/>
              </w:rPr>
              <w:t>K.12b</w:t>
            </w:r>
          </w:p>
        </w:tc>
        <w:tc>
          <w:tcPr>
            <w:tcW w:w="1170" w:type="dxa"/>
          </w:tcPr>
          <w:p w14:paraId="297D8E1A" w14:textId="11A9A40C" w:rsidR="00580237" w:rsidRDefault="00580237" w:rsidP="008128E9">
            <w:pPr>
              <w:rPr>
                <w:i/>
                <w:sz w:val="20"/>
                <w:szCs w:val="20"/>
              </w:rPr>
            </w:pPr>
            <w:r>
              <w:rPr>
                <w:i/>
                <w:sz w:val="20"/>
                <w:szCs w:val="20"/>
              </w:rPr>
              <w:t>K.12c</w:t>
            </w:r>
          </w:p>
        </w:tc>
        <w:tc>
          <w:tcPr>
            <w:tcW w:w="1710" w:type="dxa"/>
          </w:tcPr>
          <w:p w14:paraId="50C13B5C" w14:textId="0F402287" w:rsidR="00580237" w:rsidRDefault="00580237" w:rsidP="008128E9">
            <w:pPr>
              <w:rPr>
                <w:sz w:val="20"/>
                <w:szCs w:val="20"/>
              </w:rPr>
            </w:pPr>
            <w:r>
              <w:rPr>
                <w:sz w:val="20"/>
                <w:szCs w:val="20"/>
              </w:rPr>
              <w:t>K.13</w:t>
            </w:r>
          </w:p>
        </w:tc>
      </w:tr>
      <w:tr w:rsidR="00580237" w14:paraId="43B6D28C" w14:textId="5493308C" w:rsidTr="00580237">
        <w:trPr>
          <w:ins w:id="882" w:author="Aleta Haflett" w:date="2014-11-03T13:12:00Z"/>
        </w:trPr>
        <w:tc>
          <w:tcPr>
            <w:tcW w:w="468" w:type="dxa"/>
          </w:tcPr>
          <w:p w14:paraId="62C57AA4" w14:textId="77777777" w:rsidR="00580237" w:rsidRPr="004C390C" w:rsidRDefault="00580237" w:rsidP="008128E9">
            <w:pPr>
              <w:rPr>
                <w:b/>
                <w:sz w:val="20"/>
                <w:szCs w:val="20"/>
              </w:rPr>
            </w:pPr>
          </w:p>
        </w:tc>
        <w:tc>
          <w:tcPr>
            <w:tcW w:w="2361" w:type="dxa"/>
          </w:tcPr>
          <w:p w14:paraId="661BFB82" w14:textId="74AB1805" w:rsidR="00580237" w:rsidRPr="004C390C" w:rsidRDefault="00580237" w:rsidP="008128E9">
            <w:pPr>
              <w:rPr>
                <w:ins w:id="883" w:author="Aleta Haflett" w:date="2014-11-03T13:12:00Z"/>
                <w:b/>
                <w:sz w:val="20"/>
                <w:szCs w:val="20"/>
              </w:rPr>
            </w:pPr>
            <w:ins w:id="884" w:author="Aleta Haflett" w:date="2014-11-03T13:12:00Z">
              <w:r w:rsidRPr="004C390C">
                <w:rPr>
                  <w:b/>
                  <w:sz w:val="20"/>
                  <w:szCs w:val="20"/>
                </w:rPr>
                <w:t>Wood/forest product</w:t>
              </w:r>
            </w:ins>
          </w:p>
        </w:tc>
        <w:tc>
          <w:tcPr>
            <w:tcW w:w="1791" w:type="dxa"/>
          </w:tcPr>
          <w:p w14:paraId="7FEC9661" w14:textId="518DB020" w:rsidR="00580237" w:rsidRPr="004C390C" w:rsidRDefault="00580237" w:rsidP="008128E9">
            <w:pPr>
              <w:rPr>
                <w:ins w:id="885" w:author="Aleta Haflett" w:date="2014-11-03T13:12:00Z"/>
                <w:i/>
                <w:sz w:val="20"/>
                <w:szCs w:val="20"/>
              </w:rPr>
            </w:pPr>
            <w:ins w:id="886" w:author="Aleta Haflett" w:date="2014-11-03T13:12:00Z">
              <w:r>
                <w:rPr>
                  <w:sz w:val="20"/>
                  <w:szCs w:val="20"/>
                </w:rPr>
                <w:t>Please rank the top three most important products for the household</w:t>
              </w:r>
            </w:ins>
            <w:ins w:id="887" w:author="Aleta Haflett" w:date="2014-11-03T13:13:00Z">
              <w:r>
                <w:rPr>
                  <w:sz w:val="20"/>
                  <w:szCs w:val="20"/>
                </w:rPr>
                <w:t xml:space="preserve">’s own consumption </w:t>
              </w:r>
            </w:ins>
          </w:p>
        </w:tc>
        <w:tc>
          <w:tcPr>
            <w:tcW w:w="990" w:type="dxa"/>
          </w:tcPr>
          <w:p w14:paraId="6CA8CD59" w14:textId="77777777" w:rsidR="00580237" w:rsidRPr="004C390C" w:rsidRDefault="00580237" w:rsidP="008128E9">
            <w:pPr>
              <w:rPr>
                <w:ins w:id="888" w:author="Aleta Haflett" w:date="2014-11-03T13:12:00Z"/>
                <w:sz w:val="20"/>
                <w:szCs w:val="20"/>
              </w:rPr>
            </w:pPr>
            <w:ins w:id="889" w:author="Aleta Haflett" w:date="2014-11-03T13:12:00Z">
              <w:r w:rsidRPr="004C390C">
                <w:rPr>
                  <w:sz w:val="20"/>
                  <w:szCs w:val="20"/>
                </w:rPr>
                <w:t xml:space="preserve">What quantity do you collect? </w:t>
              </w:r>
            </w:ins>
          </w:p>
        </w:tc>
        <w:tc>
          <w:tcPr>
            <w:tcW w:w="810" w:type="dxa"/>
          </w:tcPr>
          <w:p w14:paraId="22DAB802" w14:textId="77777777" w:rsidR="00580237" w:rsidRPr="004C390C" w:rsidRDefault="00580237" w:rsidP="008128E9">
            <w:pPr>
              <w:rPr>
                <w:ins w:id="890" w:author="Aleta Haflett" w:date="2014-11-03T13:12:00Z"/>
                <w:sz w:val="20"/>
                <w:szCs w:val="20"/>
              </w:rPr>
            </w:pPr>
            <w:ins w:id="891" w:author="Aleta Haflett" w:date="2014-11-03T13:12:00Z">
              <w:r w:rsidRPr="004C390C">
                <w:rPr>
                  <w:sz w:val="20"/>
                  <w:szCs w:val="20"/>
                </w:rPr>
                <w:t>Unit</w:t>
              </w:r>
            </w:ins>
          </w:p>
        </w:tc>
        <w:tc>
          <w:tcPr>
            <w:tcW w:w="2346" w:type="dxa"/>
          </w:tcPr>
          <w:p w14:paraId="013F342E" w14:textId="77777777" w:rsidR="00580237" w:rsidRDefault="00580237" w:rsidP="008128E9">
            <w:pPr>
              <w:rPr>
                <w:ins w:id="892" w:author="Aleta Haflett" w:date="2014-11-03T15:45:00Z"/>
                <w:sz w:val="20"/>
                <w:szCs w:val="20"/>
              </w:rPr>
            </w:pPr>
            <w:ins w:id="893" w:author="Aleta Haflett" w:date="2014-11-03T15:44:00Z">
              <w:r>
                <w:rPr>
                  <w:sz w:val="20"/>
                  <w:szCs w:val="20"/>
                </w:rPr>
                <w:t>What are the main species you harvest (per product)</w:t>
              </w:r>
            </w:ins>
            <w:ins w:id="894" w:author="Aleta Haflett" w:date="2014-11-03T15:45:00Z">
              <w:r>
                <w:rPr>
                  <w:sz w:val="20"/>
                  <w:szCs w:val="20"/>
                </w:rPr>
                <w:t xml:space="preserve"> </w:t>
              </w:r>
            </w:ins>
          </w:p>
          <w:p w14:paraId="6DAD735D" w14:textId="48088328" w:rsidR="00580237" w:rsidRDefault="00580237" w:rsidP="008128E9">
            <w:pPr>
              <w:rPr>
                <w:ins w:id="895" w:author="Aleta Haflett" w:date="2014-11-03T15:28:00Z"/>
                <w:sz w:val="20"/>
                <w:szCs w:val="20"/>
              </w:rPr>
            </w:pPr>
            <w:ins w:id="896" w:author="Aleta Haflett" w:date="2014-11-03T15:44:00Z">
              <w:r>
                <w:rPr>
                  <w:sz w:val="20"/>
                  <w:szCs w:val="20"/>
                </w:rPr>
                <w:t xml:space="preserve"> </w:t>
              </w:r>
            </w:ins>
            <w:ins w:id="897" w:author="Aleta Haflett" w:date="2014-11-03T15:46:00Z">
              <w:r>
                <w:rPr>
                  <w:sz w:val="20"/>
                  <w:szCs w:val="20"/>
                </w:rPr>
                <w:t>List from the most important to the lease important</w:t>
              </w:r>
            </w:ins>
          </w:p>
          <w:p w14:paraId="6FCA5BC1" w14:textId="7DC4CAFC" w:rsidR="00580237" w:rsidRPr="00866F30" w:rsidRDefault="00580237" w:rsidP="008128E9">
            <w:pPr>
              <w:rPr>
                <w:ins w:id="898" w:author="Aleta Haflett" w:date="2014-11-03T15:27:00Z"/>
                <w:i/>
                <w:sz w:val="20"/>
                <w:szCs w:val="20"/>
              </w:rPr>
            </w:pPr>
            <w:ins w:id="899" w:author="Aleta Haflett" w:date="2014-11-03T15:45:00Z">
              <w:r>
                <w:rPr>
                  <w:i/>
                  <w:sz w:val="20"/>
                  <w:szCs w:val="20"/>
                </w:rPr>
                <w:t>Species 1</w:t>
              </w:r>
            </w:ins>
          </w:p>
        </w:tc>
        <w:tc>
          <w:tcPr>
            <w:tcW w:w="1350" w:type="dxa"/>
          </w:tcPr>
          <w:p w14:paraId="224D6582" w14:textId="01AC1352" w:rsidR="00580237" w:rsidRPr="00866F30" w:rsidRDefault="00580237" w:rsidP="008128E9">
            <w:pPr>
              <w:rPr>
                <w:ins w:id="900" w:author="Aleta Haflett" w:date="2014-11-03T15:28:00Z"/>
                <w:i/>
                <w:sz w:val="20"/>
                <w:szCs w:val="20"/>
              </w:rPr>
            </w:pPr>
            <w:ins w:id="901" w:author="Aleta Haflett" w:date="2014-11-03T15:45:00Z">
              <w:r>
                <w:rPr>
                  <w:i/>
                  <w:sz w:val="20"/>
                  <w:szCs w:val="20"/>
                </w:rPr>
                <w:t>Species 2</w:t>
              </w:r>
            </w:ins>
          </w:p>
        </w:tc>
        <w:tc>
          <w:tcPr>
            <w:tcW w:w="1170" w:type="dxa"/>
          </w:tcPr>
          <w:p w14:paraId="42161176" w14:textId="3C39675D" w:rsidR="00580237" w:rsidRPr="00866F30" w:rsidRDefault="00580237" w:rsidP="008128E9">
            <w:pPr>
              <w:rPr>
                <w:ins w:id="902" w:author="Aleta Haflett" w:date="2014-11-03T15:30:00Z"/>
                <w:i/>
                <w:sz w:val="20"/>
                <w:szCs w:val="20"/>
              </w:rPr>
            </w:pPr>
            <w:ins w:id="903" w:author="Aleta Haflett" w:date="2014-11-03T15:45:00Z">
              <w:r>
                <w:rPr>
                  <w:i/>
                  <w:sz w:val="20"/>
                  <w:szCs w:val="20"/>
                </w:rPr>
                <w:t xml:space="preserve">Species 3 </w:t>
              </w:r>
            </w:ins>
          </w:p>
        </w:tc>
        <w:tc>
          <w:tcPr>
            <w:tcW w:w="1710" w:type="dxa"/>
          </w:tcPr>
          <w:p w14:paraId="24430741" w14:textId="77777777" w:rsidR="00580237" w:rsidRDefault="00580237" w:rsidP="008128E9">
            <w:pPr>
              <w:rPr>
                <w:ins w:id="904" w:author="Aleta Haflett" w:date="2014-11-03T15:50:00Z"/>
                <w:sz w:val="20"/>
                <w:szCs w:val="20"/>
              </w:rPr>
            </w:pPr>
            <w:ins w:id="905" w:author="Aleta Haflett" w:date="2014-11-03T15:48:00Z">
              <w:r>
                <w:rPr>
                  <w:sz w:val="20"/>
                  <w:szCs w:val="20"/>
                </w:rPr>
                <w:t>Has the availability of &lt;product&gt; changed over the past 5 years?</w:t>
              </w:r>
            </w:ins>
          </w:p>
          <w:p w14:paraId="3A7A157E" w14:textId="77777777" w:rsidR="00580237" w:rsidRDefault="00580237" w:rsidP="008128E9">
            <w:pPr>
              <w:rPr>
                <w:ins w:id="906" w:author="Aleta Haflett" w:date="2014-11-03T15:50:00Z"/>
                <w:i/>
                <w:sz w:val="20"/>
                <w:szCs w:val="20"/>
              </w:rPr>
            </w:pPr>
            <w:ins w:id="907" w:author="Aleta Haflett" w:date="2014-11-03T15:50:00Z">
              <w:r>
                <w:rPr>
                  <w:i/>
                  <w:sz w:val="20"/>
                  <w:szCs w:val="20"/>
                </w:rPr>
                <w:t>1= Increase</w:t>
              </w:r>
            </w:ins>
          </w:p>
          <w:p w14:paraId="008454CB" w14:textId="77777777" w:rsidR="00580237" w:rsidRDefault="00580237" w:rsidP="008128E9">
            <w:pPr>
              <w:rPr>
                <w:ins w:id="908" w:author="Aleta Haflett" w:date="2014-11-03T15:50:00Z"/>
                <w:i/>
                <w:sz w:val="20"/>
                <w:szCs w:val="20"/>
              </w:rPr>
            </w:pPr>
            <w:ins w:id="909" w:author="Aleta Haflett" w:date="2014-11-03T15:50:00Z">
              <w:r>
                <w:rPr>
                  <w:i/>
                  <w:sz w:val="20"/>
                  <w:szCs w:val="20"/>
                </w:rPr>
                <w:t>2= No change</w:t>
              </w:r>
            </w:ins>
          </w:p>
          <w:p w14:paraId="46FCD677" w14:textId="77777777" w:rsidR="00580237" w:rsidRDefault="00580237" w:rsidP="008128E9">
            <w:pPr>
              <w:rPr>
                <w:ins w:id="910" w:author="Aleta Haflett" w:date="2014-11-03T15:50:00Z"/>
                <w:i/>
                <w:sz w:val="20"/>
                <w:szCs w:val="20"/>
              </w:rPr>
            </w:pPr>
            <w:ins w:id="911" w:author="Aleta Haflett" w:date="2014-11-03T15:50:00Z">
              <w:r>
                <w:rPr>
                  <w:i/>
                  <w:sz w:val="20"/>
                  <w:szCs w:val="20"/>
                </w:rPr>
                <w:t>3=Decline</w:t>
              </w:r>
            </w:ins>
          </w:p>
          <w:p w14:paraId="44982B2B" w14:textId="2BB1C6AA" w:rsidR="00580237" w:rsidRPr="00866F30" w:rsidRDefault="00580237" w:rsidP="008128E9">
            <w:pPr>
              <w:rPr>
                <w:ins w:id="912" w:author="Aleta Haflett" w:date="2014-11-03T15:48:00Z"/>
                <w:i/>
                <w:sz w:val="20"/>
                <w:szCs w:val="20"/>
              </w:rPr>
            </w:pPr>
            <w:ins w:id="913" w:author="Aleta Haflett" w:date="2014-11-03T15:50:00Z">
              <w:r>
                <w:rPr>
                  <w:i/>
                  <w:sz w:val="20"/>
                  <w:szCs w:val="20"/>
                </w:rPr>
                <w:t>888= Do not know</w:t>
              </w:r>
            </w:ins>
          </w:p>
        </w:tc>
      </w:tr>
      <w:tr w:rsidR="00580237" w14:paraId="2F4F2EA9" w14:textId="5DFB97EC" w:rsidTr="00580237">
        <w:trPr>
          <w:ins w:id="914" w:author="Aleta Haflett" w:date="2014-11-03T13:12:00Z"/>
        </w:trPr>
        <w:tc>
          <w:tcPr>
            <w:tcW w:w="468" w:type="dxa"/>
          </w:tcPr>
          <w:p w14:paraId="64DCB3B6" w14:textId="2A79593B" w:rsidR="00580237" w:rsidRDefault="00580237" w:rsidP="008128E9">
            <w:r>
              <w:t>a</w:t>
            </w:r>
          </w:p>
        </w:tc>
        <w:tc>
          <w:tcPr>
            <w:tcW w:w="2361" w:type="dxa"/>
          </w:tcPr>
          <w:p w14:paraId="57B81242" w14:textId="4CFEC51C" w:rsidR="00580237" w:rsidRDefault="00580237" w:rsidP="008128E9">
            <w:pPr>
              <w:rPr>
                <w:ins w:id="915" w:author="Aleta Haflett" w:date="2014-11-03T13:12:00Z"/>
              </w:rPr>
            </w:pPr>
            <w:ins w:id="916" w:author="Aleta Haflett" w:date="2014-11-03T13:12:00Z">
              <w:r>
                <w:t>Industrial wood</w:t>
              </w:r>
            </w:ins>
          </w:p>
        </w:tc>
        <w:tc>
          <w:tcPr>
            <w:tcW w:w="1791" w:type="dxa"/>
          </w:tcPr>
          <w:p w14:paraId="4BA1602B" w14:textId="77777777" w:rsidR="00580237" w:rsidRDefault="00580237" w:rsidP="008128E9">
            <w:pPr>
              <w:rPr>
                <w:ins w:id="917" w:author="Aleta Haflett" w:date="2014-11-03T13:12:00Z"/>
              </w:rPr>
            </w:pPr>
          </w:p>
        </w:tc>
        <w:tc>
          <w:tcPr>
            <w:tcW w:w="990" w:type="dxa"/>
          </w:tcPr>
          <w:p w14:paraId="72CEAB6F" w14:textId="77777777" w:rsidR="00580237" w:rsidRDefault="00580237" w:rsidP="008128E9">
            <w:pPr>
              <w:rPr>
                <w:ins w:id="918" w:author="Aleta Haflett" w:date="2014-11-03T13:12:00Z"/>
              </w:rPr>
            </w:pPr>
          </w:p>
        </w:tc>
        <w:tc>
          <w:tcPr>
            <w:tcW w:w="810" w:type="dxa"/>
          </w:tcPr>
          <w:p w14:paraId="7D93BC94" w14:textId="77777777" w:rsidR="00580237" w:rsidRDefault="00580237" w:rsidP="008128E9">
            <w:pPr>
              <w:rPr>
                <w:ins w:id="919" w:author="Aleta Haflett" w:date="2014-11-03T13:12:00Z"/>
              </w:rPr>
            </w:pPr>
          </w:p>
        </w:tc>
        <w:tc>
          <w:tcPr>
            <w:tcW w:w="2346" w:type="dxa"/>
          </w:tcPr>
          <w:p w14:paraId="3F55A7AA" w14:textId="77777777" w:rsidR="00580237" w:rsidRDefault="00580237" w:rsidP="008128E9">
            <w:pPr>
              <w:rPr>
                <w:ins w:id="920" w:author="Aleta Haflett" w:date="2014-11-03T15:27:00Z"/>
              </w:rPr>
            </w:pPr>
          </w:p>
        </w:tc>
        <w:tc>
          <w:tcPr>
            <w:tcW w:w="1350" w:type="dxa"/>
          </w:tcPr>
          <w:p w14:paraId="2BCAD980" w14:textId="77777777" w:rsidR="00580237" w:rsidRDefault="00580237" w:rsidP="008128E9">
            <w:pPr>
              <w:rPr>
                <w:ins w:id="921" w:author="Aleta Haflett" w:date="2014-11-03T15:28:00Z"/>
              </w:rPr>
            </w:pPr>
          </w:p>
        </w:tc>
        <w:tc>
          <w:tcPr>
            <w:tcW w:w="1170" w:type="dxa"/>
          </w:tcPr>
          <w:p w14:paraId="57E88E1A" w14:textId="77777777" w:rsidR="00580237" w:rsidRDefault="00580237" w:rsidP="008128E9">
            <w:pPr>
              <w:rPr>
                <w:ins w:id="922" w:author="Aleta Haflett" w:date="2014-11-03T15:30:00Z"/>
              </w:rPr>
            </w:pPr>
          </w:p>
        </w:tc>
        <w:tc>
          <w:tcPr>
            <w:tcW w:w="1710" w:type="dxa"/>
          </w:tcPr>
          <w:p w14:paraId="13BE2219" w14:textId="77777777" w:rsidR="00580237" w:rsidRDefault="00580237" w:rsidP="008128E9">
            <w:pPr>
              <w:rPr>
                <w:ins w:id="923" w:author="Aleta Haflett" w:date="2014-11-03T15:48:00Z"/>
              </w:rPr>
            </w:pPr>
          </w:p>
        </w:tc>
      </w:tr>
      <w:tr w:rsidR="00580237" w14:paraId="07D9A98B" w14:textId="57CF4C50" w:rsidTr="00580237">
        <w:trPr>
          <w:ins w:id="924" w:author="Aleta Haflett" w:date="2014-11-03T13:12:00Z"/>
        </w:trPr>
        <w:tc>
          <w:tcPr>
            <w:tcW w:w="468" w:type="dxa"/>
          </w:tcPr>
          <w:p w14:paraId="208B601A" w14:textId="0C60EB27" w:rsidR="00580237" w:rsidRDefault="00580237" w:rsidP="008128E9">
            <w:r>
              <w:t>b</w:t>
            </w:r>
          </w:p>
        </w:tc>
        <w:tc>
          <w:tcPr>
            <w:tcW w:w="2361" w:type="dxa"/>
          </w:tcPr>
          <w:p w14:paraId="0BBDE45C" w14:textId="01E74694" w:rsidR="00580237" w:rsidRDefault="00580237" w:rsidP="008128E9">
            <w:pPr>
              <w:rPr>
                <w:ins w:id="925" w:author="Aleta Haflett" w:date="2014-11-03T13:12:00Z"/>
              </w:rPr>
            </w:pPr>
            <w:ins w:id="926" w:author="Aleta Haflett" w:date="2014-11-03T13:12:00Z">
              <w:r>
                <w:t>Fuel wood</w:t>
              </w:r>
            </w:ins>
          </w:p>
        </w:tc>
        <w:tc>
          <w:tcPr>
            <w:tcW w:w="1791" w:type="dxa"/>
          </w:tcPr>
          <w:p w14:paraId="0EEE6488" w14:textId="77777777" w:rsidR="00580237" w:rsidRDefault="00580237" w:rsidP="008128E9">
            <w:pPr>
              <w:rPr>
                <w:ins w:id="927" w:author="Aleta Haflett" w:date="2014-11-03T13:12:00Z"/>
              </w:rPr>
            </w:pPr>
          </w:p>
        </w:tc>
        <w:tc>
          <w:tcPr>
            <w:tcW w:w="990" w:type="dxa"/>
          </w:tcPr>
          <w:p w14:paraId="36563ED0" w14:textId="77777777" w:rsidR="00580237" w:rsidRDefault="00580237" w:rsidP="008128E9">
            <w:pPr>
              <w:rPr>
                <w:ins w:id="928" w:author="Aleta Haflett" w:date="2014-11-03T13:12:00Z"/>
              </w:rPr>
            </w:pPr>
          </w:p>
        </w:tc>
        <w:tc>
          <w:tcPr>
            <w:tcW w:w="810" w:type="dxa"/>
          </w:tcPr>
          <w:p w14:paraId="25B49538" w14:textId="77777777" w:rsidR="00580237" w:rsidRDefault="00580237" w:rsidP="008128E9">
            <w:pPr>
              <w:rPr>
                <w:ins w:id="929" w:author="Aleta Haflett" w:date="2014-11-03T13:12:00Z"/>
              </w:rPr>
            </w:pPr>
          </w:p>
        </w:tc>
        <w:tc>
          <w:tcPr>
            <w:tcW w:w="2346" w:type="dxa"/>
          </w:tcPr>
          <w:p w14:paraId="3538446C" w14:textId="77777777" w:rsidR="00580237" w:rsidRDefault="00580237" w:rsidP="008128E9">
            <w:pPr>
              <w:rPr>
                <w:ins w:id="930" w:author="Aleta Haflett" w:date="2014-11-03T15:27:00Z"/>
              </w:rPr>
            </w:pPr>
          </w:p>
        </w:tc>
        <w:tc>
          <w:tcPr>
            <w:tcW w:w="1350" w:type="dxa"/>
          </w:tcPr>
          <w:p w14:paraId="41DF0A5B" w14:textId="77777777" w:rsidR="00580237" w:rsidRDefault="00580237" w:rsidP="008128E9">
            <w:pPr>
              <w:rPr>
                <w:ins w:id="931" w:author="Aleta Haflett" w:date="2014-11-03T15:28:00Z"/>
              </w:rPr>
            </w:pPr>
          </w:p>
        </w:tc>
        <w:tc>
          <w:tcPr>
            <w:tcW w:w="1170" w:type="dxa"/>
          </w:tcPr>
          <w:p w14:paraId="14D224BF" w14:textId="77777777" w:rsidR="00580237" w:rsidRDefault="00580237" w:rsidP="008128E9">
            <w:pPr>
              <w:rPr>
                <w:ins w:id="932" w:author="Aleta Haflett" w:date="2014-11-03T15:30:00Z"/>
              </w:rPr>
            </w:pPr>
          </w:p>
        </w:tc>
        <w:tc>
          <w:tcPr>
            <w:tcW w:w="1710" w:type="dxa"/>
          </w:tcPr>
          <w:p w14:paraId="1F8F8E6F" w14:textId="77777777" w:rsidR="00580237" w:rsidRDefault="00580237" w:rsidP="008128E9">
            <w:pPr>
              <w:rPr>
                <w:ins w:id="933" w:author="Aleta Haflett" w:date="2014-11-03T15:48:00Z"/>
              </w:rPr>
            </w:pPr>
          </w:p>
        </w:tc>
      </w:tr>
      <w:tr w:rsidR="00580237" w14:paraId="6A768F21" w14:textId="54509428" w:rsidTr="00580237">
        <w:trPr>
          <w:ins w:id="934" w:author="Aleta Haflett" w:date="2014-11-03T13:12:00Z"/>
        </w:trPr>
        <w:tc>
          <w:tcPr>
            <w:tcW w:w="468" w:type="dxa"/>
          </w:tcPr>
          <w:p w14:paraId="7DDBB2F4" w14:textId="7D29EBEA" w:rsidR="00580237" w:rsidRDefault="00580237" w:rsidP="008128E9">
            <w:r>
              <w:t>c</w:t>
            </w:r>
          </w:p>
        </w:tc>
        <w:tc>
          <w:tcPr>
            <w:tcW w:w="2361" w:type="dxa"/>
          </w:tcPr>
          <w:p w14:paraId="4449E2C8" w14:textId="1DF2921A" w:rsidR="00580237" w:rsidRDefault="00580237" w:rsidP="008128E9">
            <w:pPr>
              <w:rPr>
                <w:ins w:id="935" w:author="Aleta Haflett" w:date="2014-11-03T13:12:00Z"/>
              </w:rPr>
            </w:pPr>
            <w:ins w:id="936" w:author="Aleta Haflett" w:date="2014-11-03T13:12:00Z">
              <w:r>
                <w:t>Charcoal</w:t>
              </w:r>
            </w:ins>
          </w:p>
        </w:tc>
        <w:tc>
          <w:tcPr>
            <w:tcW w:w="1791" w:type="dxa"/>
          </w:tcPr>
          <w:p w14:paraId="618DEFB7" w14:textId="77777777" w:rsidR="00580237" w:rsidRDefault="00580237" w:rsidP="008128E9">
            <w:pPr>
              <w:rPr>
                <w:ins w:id="937" w:author="Aleta Haflett" w:date="2014-11-03T13:12:00Z"/>
              </w:rPr>
            </w:pPr>
          </w:p>
        </w:tc>
        <w:tc>
          <w:tcPr>
            <w:tcW w:w="990" w:type="dxa"/>
          </w:tcPr>
          <w:p w14:paraId="2971C8E4" w14:textId="77777777" w:rsidR="00580237" w:rsidRDefault="00580237" w:rsidP="008128E9">
            <w:pPr>
              <w:rPr>
                <w:ins w:id="938" w:author="Aleta Haflett" w:date="2014-11-03T13:12:00Z"/>
              </w:rPr>
            </w:pPr>
          </w:p>
        </w:tc>
        <w:tc>
          <w:tcPr>
            <w:tcW w:w="810" w:type="dxa"/>
          </w:tcPr>
          <w:p w14:paraId="0D348ACE" w14:textId="77777777" w:rsidR="00580237" w:rsidRDefault="00580237" w:rsidP="008128E9">
            <w:pPr>
              <w:rPr>
                <w:ins w:id="939" w:author="Aleta Haflett" w:date="2014-11-03T13:12:00Z"/>
              </w:rPr>
            </w:pPr>
          </w:p>
        </w:tc>
        <w:tc>
          <w:tcPr>
            <w:tcW w:w="2346" w:type="dxa"/>
          </w:tcPr>
          <w:p w14:paraId="529E3BB9" w14:textId="77777777" w:rsidR="00580237" w:rsidRDefault="00580237" w:rsidP="008128E9">
            <w:pPr>
              <w:rPr>
                <w:ins w:id="940" w:author="Aleta Haflett" w:date="2014-11-03T15:27:00Z"/>
              </w:rPr>
            </w:pPr>
          </w:p>
        </w:tc>
        <w:tc>
          <w:tcPr>
            <w:tcW w:w="1350" w:type="dxa"/>
          </w:tcPr>
          <w:p w14:paraId="3AEDCCC5" w14:textId="77777777" w:rsidR="00580237" w:rsidRDefault="00580237" w:rsidP="008128E9">
            <w:pPr>
              <w:rPr>
                <w:ins w:id="941" w:author="Aleta Haflett" w:date="2014-11-03T15:28:00Z"/>
              </w:rPr>
            </w:pPr>
          </w:p>
        </w:tc>
        <w:tc>
          <w:tcPr>
            <w:tcW w:w="1170" w:type="dxa"/>
          </w:tcPr>
          <w:p w14:paraId="76872B97" w14:textId="77777777" w:rsidR="00580237" w:rsidRDefault="00580237" w:rsidP="008128E9">
            <w:pPr>
              <w:rPr>
                <w:ins w:id="942" w:author="Aleta Haflett" w:date="2014-11-03T15:30:00Z"/>
              </w:rPr>
            </w:pPr>
          </w:p>
        </w:tc>
        <w:tc>
          <w:tcPr>
            <w:tcW w:w="1710" w:type="dxa"/>
          </w:tcPr>
          <w:p w14:paraId="052BF577" w14:textId="77777777" w:rsidR="00580237" w:rsidRDefault="00580237" w:rsidP="008128E9">
            <w:pPr>
              <w:rPr>
                <w:ins w:id="943" w:author="Aleta Haflett" w:date="2014-11-03T15:48:00Z"/>
              </w:rPr>
            </w:pPr>
          </w:p>
        </w:tc>
      </w:tr>
      <w:tr w:rsidR="00580237" w14:paraId="663229E0" w14:textId="5C491AA0" w:rsidTr="00580237">
        <w:trPr>
          <w:ins w:id="944" w:author="Aleta Haflett" w:date="2014-11-03T13:12:00Z"/>
        </w:trPr>
        <w:tc>
          <w:tcPr>
            <w:tcW w:w="468" w:type="dxa"/>
          </w:tcPr>
          <w:p w14:paraId="278038C6" w14:textId="4C4C6B6A" w:rsidR="00580237" w:rsidRDefault="00580237" w:rsidP="008128E9">
            <w:r>
              <w:t>d</w:t>
            </w:r>
          </w:p>
        </w:tc>
        <w:tc>
          <w:tcPr>
            <w:tcW w:w="2361" w:type="dxa"/>
          </w:tcPr>
          <w:p w14:paraId="615DCB30" w14:textId="706D2DBA" w:rsidR="00580237" w:rsidRDefault="00580237" w:rsidP="008128E9">
            <w:pPr>
              <w:rPr>
                <w:ins w:id="945" w:author="Aleta Haflett" w:date="2014-11-03T13:12:00Z"/>
              </w:rPr>
            </w:pPr>
            <w:ins w:id="946" w:author="Aleta Haflett" w:date="2014-11-03T13:12:00Z">
              <w:r>
                <w:t>Wood for wood carving</w:t>
              </w:r>
            </w:ins>
          </w:p>
        </w:tc>
        <w:tc>
          <w:tcPr>
            <w:tcW w:w="1791" w:type="dxa"/>
          </w:tcPr>
          <w:p w14:paraId="6648E759" w14:textId="77777777" w:rsidR="00580237" w:rsidRDefault="00580237" w:rsidP="008128E9">
            <w:pPr>
              <w:rPr>
                <w:ins w:id="947" w:author="Aleta Haflett" w:date="2014-11-03T13:12:00Z"/>
              </w:rPr>
            </w:pPr>
          </w:p>
        </w:tc>
        <w:tc>
          <w:tcPr>
            <w:tcW w:w="990" w:type="dxa"/>
          </w:tcPr>
          <w:p w14:paraId="53034732" w14:textId="77777777" w:rsidR="00580237" w:rsidRDefault="00580237" w:rsidP="008128E9">
            <w:pPr>
              <w:rPr>
                <w:ins w:id="948" w:author="Aleta Haflett" w:date="2014-11-03T13:12:00Z"/>
              </w:rPr>
            </w:pPr>
          </w:p>
        </w:tc>
        <w:tc>
          <w:tcPr>
            <w:tcW w:w="810" w:type="dxa"/>
          </w:tcPr>
          <w:p w14:paraId="3FCF35A9" w14:textId="77777777" w:rsidR="00580237" w:rsidRDefault="00580237" w:rsidP="008128E9">
            <w:pPr>
              <w:rPr>
                <w:ins w:id="949" w:author="Aleta Haflett" w:date="2014-11-03T13:12:00Z"/>
              </w:rPr>
            </w:pPr>
          </w:p>
        </w:tc>
        <w:tc>
          <w:tcPr>
            <w:tcW w:w="2346" w:type="dxa"/>
          </w:tcPr>
          <w:p w14:paraId="32020833" w14:textId="77777777" w:rsidR="00580237" w:rsidRDefault="00580237" w:rsidP="008128E9">
            <w:pPr>
              <w:rPr>
                <w:ins w:id="950" w:author="Aleta Haflett" w:date="2014-11-03T15:27:00Z"/>
              </w:rPr>
            </w:pPr>
          </w:p>
        </w:tc>
        <w:tc>
          <w:tcPr>
            <w:tcW w:w="1350" w:type="dxa"/>
          </w:tcPr>
          <w:p w14:paraId="4B9E79F2" w14:textId="77777777" w:rsidR="00580237" w:rsidRDefault="00580237" w:rsidP="008128E9">
            <w:pPr>
              <w:rPr>
                <w:ins w:id="951" w:author="Aleta Haflett" w:date="2014-11-03T15:28:00Z"/>
              </w:rPr>
            </w:pPr>
          </w:p>
        </w:tc>
        <w:tc>
          <w:tcPr>
            <w:tcW w:w="1170" w:type="dxa"/>
          </w:tcPr>
          <w:p w14:paraId="2F3F62C9" w14:textId="77777777" w:rsidR="00580237" w:rsidRDefault="00580237" w:rsidP="008128E9">
            <w:pPr>
              <w:rPr>
                <w:ins w:id="952" w:author="Aleta Haflett" w:date="2014-11-03T15:30:00Z"/>
              </w:rPr>
            </w:pPr>
          </w:p>
        </w:tc>
        <w:tc>
          <w:tcPr>
            <w:tcW w:w="1710" w:type="dxa"/>
          </w:tcPr>
          <w:p w14:paraId="4CA86CDB" w14:textId="77777777" w:rsidR="00580237" w:rsidRDefault="00580237" w:rsidP="008128E9">
            <w:pPr>
              <w:rPr>
                <w:ins w:id="953" w:author="Aleta Haflett" w:date="2014-11-03T15:48:00Z"/>
              </w:rPr>
            </w:pPr>
          </w:p>
        </w:tc>
      </w:tr>
      <w:tr w:rsidR="00580237" w14:paraId="24A8853D" w14:textId="46F3F2EE" w:rsidTr="00580237">
        <w:trPr>
          <w:ins w:id="954" w:author="Aleta Haflett" w:date="2014-11-03T13:12:00Z"/>
        </w:trPr>
        <w:tc>
          <w:tcPr>
            <w:tcW w:w="468" w:type="dxa"/>
          </w:tcPr>
          <w:p w14:paraId="3D282E35" w14:textId="2AC1A1A4" w:rsidR="00580237" w:rsidRDefault="00580237" w:rsidP="008128E9">
            <w:r>
              <w:t>e</w:t>
            </w:r>
          </w:p>
        </w:tc>
        <w:tc>
          <w:tcPr>
            <w:tcW w:w="2361" w:type="dxa"/>
          </w:tcPr>
          <w:p w14:paraId="2D7D6D36" w14:textId="7D0ED5AC" w:rsidR="00580237" w:rsidRDefault="00580237" w:rsidP="008128E9">
            <w:pPr>
              <w:rPr>
                <w:ins w:id="955" w:author="Aleta Haflett" w:date="2014-11-03T13:12:00Z"/>
              </w:rPr>
            </w:pPr>
            <w:ins w:id="956" w:author="Aleta Haflett" w:date="2014-11-03T13:12:00Z">
              <w:r>
                <w:t>Wood for poles</w:t>
              </w:r>
            </w:ins>
          </w:p>
        </w:tc>
        <w:tc>
          <w:tcPr>
            <w:tcW w:w="1791" w:type="dxa"/>
          </w:tcPr>
          <w:p w14:paraId="3FD38D9B" w14:textId="77777777" w:rsidR="00580237" w:rsidRDefault="00580237" w:rsidP="008128E9">
            <w:pPr>
              <w:rPr>
                <w:ins w:id="957" w:author="Aleta Haflett" w:date="2014-11-03T13:12:00Z"/>
              </w:rPr>
            </w:pPr>
          </w:p>
        </w:tc>
        <w:tc>
          <w:tcPr>
            <w:tcW w:w="990" w:type="dxa"/>
          </w:tcPr>
          <w:p w14:paraId="4DFD0325" w14:textId="77777777" w:rsidR="00580237" w:rsidRDefault="00580237" w:rsidP="008128E9">
            <w:pPr>
              <w:rPr>
                <w:ins w:id="958" w:author="Aleta Haflett" w:date="2014-11-03T13:12:00Z"/>
              </w:rPr>
            </w:pPr>
          </w:p>
        </w:tc>
        <w:tc>
          <w:tcPr>
            <w:tcW w:w="810" w:type="dxa"/>
          </w:tcPr>
          <w:p w14:paraId="7E6E8066" w14:textId="77777777" w:rsidR="00580237" w:rsidRDefault="00580237" w:rsidP="008128E9">
            <w:pPr>
              <w:rPr>
                <w:ins w:id="959" w:author="Aleta Haflett" w:date="2014-11-03T13:12:00Z"/>
              </w:rPr>
            </w:pPr>
          </w:p>
        </w:tc>
        <w:tc>
          <w:tcPr>
            <w:tcW w:w="2346" w:type="dxa"/>
          </w:tcPr>
          <w:p w14:paraId="34657C7D" w14:textId="77777777" w:rsidR="00580237" w:rsidRDefault="00580237" w:rsidP="008128E9">
            <w:pPr>
              <w:rPr>
                <w:ins w:id="960" w:author="Aleta Haflett" w:date="2014-11-03T15:27:00Z"/>
              </w:rPr>
            </w:pPr>
          </w:p>
        </w:tc>
        <w:tc>
          <w:tcPr>
            <w:tcW w:w="1350" w:type="dxa"/>
          </w:tcPr>
          <w:p w14:paraId="6B6D6F28" w14:textId="77777777" w:rsidR="00580237" w:rsidRDefault="00580237" w:rsidP="008128E9">
            <w:pPr>
              <w:rPr>
                <w:ins w:id="961" w:author="Aleta Haflett" w:date="2014-11-03T15:28:00Z"/>
              </w:rPr>
            </w:pPr>
          </w:p>
        </w:tc>
        <w:tc>
          <w:tcPr>
            <w:tcW w:w="1170" w:type="dxa"/>
          </w:tcPr>
          <w:p w14:paraId="5B730235" w14:textId="77777777" w:rsidR="00580237" w:rsidRDefault="00580237" w:rsidP="008128E9">
            <w:pPr>
              <w:rPr>
                <w:ins w:id="962" w:author="Aleta Haflett" w:date="2014-11-03T15:30:00Z"/>
              </w:rPr>
            </w:pPr>
          </w:p>
        </w:tc>
        <w:tc>
          <w:tcPr>
            <w:tcW w:w="1710" w:type="dxa"/>
          </w:tcPr>
          <w:p w14:paraId="5E479A24" w14:textId="77777777" w:rsidR="00580237" w:rsidRDefault="00580237" w:rsidP="008128E9">
            <w:pPr>
              <w:rPr>
                <w:ins w:id="963" w:author="Aleta Haflett" w:date="2014-11-03T15:48:00Z"/>
              </w:rPr>
            </w:pPr>
          </w:p>
        </w:tc>
      </w:tr>
      <w:tr w:rsidR="00580237" w14:paraId="73243B7B" w14:textId="0DDC4221" w:rsidTr="00580237">
        <w:trPr>
          <w:trHeight w:val="179"/>
          <w:ins w:id="964" w:author="Aleta Haflett" w:date="2014-11-03T13:12:00Z"/>
        </w:trPr>
        <w:tc>
          <w:tcPr>
            <w:tcW w:w="468" w:type="dxa"/>
          </w:tcPr>
          <w:p w14:paraId="05EC624B" w14:textId="6162EC24" w:rsidR="00580237" w:rsidRDefault="00580237" w:rsidP="008128E9">
            <w:r>
              <w:t>f</w:t>
            </w:r>
          </w:p>
        </w:tc>
        <w:tc>
          <w:tcPr>
            <w:tcW w:w="2361" w:type="dxa"/>
          </w:tcPr>
          <w:p w14:paraId="700C288F" w14:textId="49817182" w:rsidR="00580237" w:rsidRDefault="00580237" w:rsidP="008128E9">
            <w:pPr>
              <w:rPr>
                <w:ins w:id="965" w:author="Aleta Haflett" w:date="2014-11-03T13:12:00Z"/>
              </w:rPr>
            </w:pPr>
            <w:ins w:id="966" w:author="Aleta Haflett" w:date="2014-11-03T13:12:00Z">
              <w:r>
                <w:t xml:space="preserve">Fruit, nuts, seeds, roots, berries, etc. </w:t>
              </w:r>
            </w:ins>
          </w:p>
        </w:tc>
        <w:tc>
          <w:tcPr>
            <w:tcW w:w="1791" w:type="dxa"/>
          </w:tcPr>
          <w:p w14:paraId="1D7CE705" w14:textId="77777777" w:rsidR="00580237" w:rsidRDefault="00580237" w:rsidP="008128E9">
            <w:pPr>
              <w:rPr>
                <w:ins w:id="967" w:author="Aleta Haflett" w:date="2014-11-03T13:12:00Z"/>
              </w:rPr>
            </w:pPr>
          </w:p>
        </w:tc>
        <w:tc>
          <w:tcPr>
            <w:tcW w:w="990" w:type="dxa"/>
          </w:tcPr>
          <w:p w14:paraId="2538EE74" w14:textId="77777777" w:rsidR="00580237" w:rsidRDefault="00580237" w:rsidP="008128E9">
            <w:pPr>
              <w:rPr>
                <w:ins w:id="968" w:author="Aleta Haflett" w:date="2014-11-03T13:12:00Z"/>
              </w:rPr>
            </w:pPr>
          </w:p>
        </w:tc>
        <w:tc>
          <w:tcPr>
            <w:tcW w:w="810" w:type="dxa"/>
          </w:tcPr>
          <w:p w14:paraId="1420A34C" w14:textId="77777777" w:rsidR="00580237" w:rsidRDefault="00580237" w:rsidP="008128E9">
            <w:pPr>
              <w:rPr>
                <w:ins w:id="969" w:author="Aleta Haflett" w:date="2014-11-03T13:12:00Z"/>
              </w:rPr>
            </w:pPr>
          </w:p>
        </w:tc>
        <w:tc>
          <w:tcPr>
            <w:tcW w:w="2346" w:type="dxa"/>
          </w:tcPr>
          <w:p w14:paraId="3A85FECF" w14:textId="77777777" w:rsidR="00580237" w:rsidRDefault="00580237" w:rsidP="008128E9">
            <w:pPr>
              <w:rPr>
                <w:ins w:id="970" w:author="Aleta Haflett" w:date="2014-11-03T15:27:00Z"/>
              </w:rPr>
            </w:pPr>
          </w:p>
        </w:tc>
        <w:tc>
          <w:tcPr>
            <w:tcW w:w="1350" w:type="dxa"/>
          </w:tcPr>
          <w:p w14:paraId="328685D0" w14:textId="77777777" w:rsidR="00580237" w:rsidRDefault="00580237" w:rsidP="008128E9">
            <w:pPr>
              <w:rPr>
                <w:ins w:id="971" w:author="Aleta Haflett" w:date="2014-11-03T15:28:00Z"/>
              </w:rPr>
            </w:pPr>
          </w:p>
        </w:tc>
        <w:tc>
          <w:tcPr>
            <w:tcW w:w="1170" w:type="dxa"/>
          </w:tcPr>
          <w:p w14:paraId="3C4192FC" w14:textId="77777777" w:rsidR="00580237" w:rsidRDefault="00580237" w:rsidP="008128E9">
            <w:pPr>
              <w:rPr>
                <w:ins w:id="972" w:author="Aleta Haflett" w:date="2014-11-03T15:30:00Z"/>
              </w:rPr>
            </w:pPr>
          </w:p>
        </w:tc>
        <w:tc>
          <w:tcPr>
            <w:tcW w:w="1710" w:type="dxa"/>
          </w:tcPr>
          <w:p w14:paraId="726990F3" w14:textId="77777777" w:rsidR="00580237" w:rsidRDefault="00580237" w:rsidP="008128E9">
            <w:pPr>
              <w:rPr>
                <w:ins w:id="973" w:author="Aleta Haflett" w:date="2014-11-03T15:48:00Z"/>
              </w:rPr>
            </w:pPr>
          </w:p>
        </w:tc>
      </w:tr>
      <w:tr w:rsidR="00580237" w14:paraId="1152E28A" w14:textId="4C3F2370" w:rsidTr="00580237">
        <w:trPr>
          <w:ins w:id="974" w:author="Aleta Haflett" w:date="2014-11-03T13:12:00Z"/>
        </w:trPr>
        <w:tc>
          <w:tcPr>
            <w:tcW w:w="468" w:type="dxa"/>
          </w:tcPr>
          <w:p w14:paraId="4B5656E5" w14:textId="2B09F992" w:rsidR="00580237" w:rsidRDefault="00580237" w:rsidP="008128E9">
            <w:r>
              <w:t>g</w:t>
            </w:r>
          </w:p>
        </w:tc>
        <w:tc>
          <w:tcPr>
            <w:tcW w:w="2361" w:type="dxa"/>
          </w:tcPr>
          <w:p w14:paraId="500AD711" w14:textId="58839775" w:rsidR="00580237" w:rsidRDefault="00580237" w:rsidP="008128E9">
            <w:pPr>
              <w:rPr>
                <w:ins w:id="975" w:author="Aleta Haflett" w:date="2014-11-03T13:12:00Z"/>
              </w:rPr>
            </w:pPr>
            <w:ins w:id="976" w:author="Aleta Haflett" w:date="2014-11-03T13:12:00Z">
              <w:r>
                <w:t>Mushrooms</w:t>
              </w:r>
            </w:ins>
          </w:p>
        </w:tc>
        <w:tc>
          <w:tcPr>
            <w:tcW w:w="1791" w:type="dxa"/>
          </w:tcPr>
          <w:p w14:paraId="4AE98AE8" w14:textId="77777777" w:rsidR="00580237" w:rsidRDefault="00580237" w:rsidP="008128E9">
            <w:pPr>
              <w:rPr>
                <w:ins w:id="977" w:author="Aleta Haflett" w:date="2014-11-03T13:12:00Z"/>
              </w:rPr>
            </w:pPr>
          </w:p>
        </w:tc>
        <w:tc>
          <w:tcPr>
            <w:tcW w:w="990" w:type="dxa"/>
          </w:tcPr>
          <w:p w14:paraId="3DB56695" w14:textId="77777777" w:rsidR="00580237" w:rsidRDefault="00580237" w:rsidP="008128E9">
            <w:pPr>
              <w:rPr>
                <w:ins w:id="978" w:author="Aleta Haflett" w:date="2014-11-03T13:12:00Z"/>
              </w:rPr>
            </w:pPr>
          </w:p>
        </w:tc>
        <w:tc>
          <w:tcPr>
            <w:tcW w:w="810" w:type="dxa"/>
          </w:tcPr>
          <w:p w14:paraId="732D3B84" w14:textId="77777777" w:rsidR="00580237" w:rsidRDefault="00580237" w:rsidP="008128E9">
            <w:pPr>
              <w:rPr>
                <w:ins w:id="979" w:author="Aleta Haflett" w:date="2014-11-03T13:12:00Z"/>
              </w:rPr>
            </w:pPr>
          </w:p>
        </w:tc>
        <w:tc>
          <w:tcPr>
            <w:tcW w:w="2346" w:type="dxa"/>
          </w:tcPr>
          <w:p w14:paraId="5F489D00" w14:textId="77777777" w:rsidR="00580237" w:rsidRDefault="00580237" w:rsidP="008128E9">
            <w:pPr>
              <w:rPr>
                <w:ins w:id="980" w:author="Aleta Haflett" w:date="2014-11-03T15:27:00Z"/>
              </w:rPr>
            </w:pPr>
          </w:p>
        </w:tc>
        <w:tc>
          <w:tcPr>
            <w:tcW w:w="1350" w:type="dxa"/>
          </w:tcPr>
          <w:p w14:paraId="38E12804" w14:textId="77777777" w:rsidR="00580237" w:rsidRDefault="00580237" w:rsidP="008128E9">
            <w:pPr>
              <w:rPr>
                <w:ins w:id="981" w:author="Aleta Haflett" w:date="2014-11-03T15:28:00Z"/>
              </w:rPr>
            </w:pPr>
          </w:p>
        </w:tc>
        <w:tc>
          <w:tcPr>
            <w:tcW w:w="1170" w:type="dxa"/>
          </w:tcPr>
          <w:p w14:paraId="261AF240" w14:textId="77777777" w:rsidR="00580237" w:rsidRDefault="00580237" w:rsidP="008128E9">
            <w:pPr>
              <w:rPr>
                <w:ins w:id="982" w:author="Aleta Haflett" w:date="2014-11-03T15:30:00Z"/>
              </w:rPr>
            </w:pPr>
          </w:p>
        </w:tc>
        <w:tc>
          <w:tcPr>
            <w:tcW w:w="1710" w:type="dxa"/>
          </w:tcPr>
          <w:p w14:paraId="0434E720" w14:textId="77777777" w:rsidR="00580237" w:rsidRDefault="00580237" w:rsidP="008128E9">
            <w:pPr>
              <w:rPr>
                <w:ins w:id="983" w:author="Aleta Haflett" w:date="2014-11-03T15:48:00Z"/>
              </w:rPr>
            </w:pPr>
          </w:p>
        </w:tc>
      </w:tr>
      <w:tr w:rsidR="00580237" w14:paraId="0C90D0BF" w14:textId="7026FB0F" w:rsidTr="00580237">
        <w:trPr>
          <w:ins w:id="984" w:author="Aleta Haflett" w:date="2014-11-03T13:12:00Z"/>
        </w:trPr>
        <w:tc>
          <w:tcPr>
            <w:tcW w:w="468" w:type="dxa"/>
          </w:tcPr>
          <w:p w14:paraId="0847BBB0" w14:textId="38B81D5F" w:rsidR="00580237" w:rsidRDefault="00580237" w:rsidP="008128E9">
            <w:r>
              <w:t>h</w:t>
            </w:r>
          </w:p>
        </w:tc>
        <w:tc>
          <w:tcPr>
            <w:tcW w:w="2361" w:type="dxa"/>
          </w:tcPr>
          <w:p w14:paraId="33C99336" w14:textId="4A505E8A" w:rsidR="00580237" w:rsidRDefault="00580237" w:rsidP="008128E9">
            <w:pPr>
              <w:rPr>
                <w:ins w:id="985" w:author="Aleta Haflett" w:date="2014-11-03T13:12:00Z"/>
              </w:rPr>
            </w:pPr>
            <w:ins w:id="986" w:author="Aleta Haflett" w:date="2014-11-03T13:12:00Z">
              <w:r>
                <w:t>Fodder</w:t>
              </w:r>
            </w:ins>
          </w:p>
        </w:tc>
        <w:tc>
          <w:tcPr>
            <w:tcW w:w="1791" w:type="dxa"/>
          </w:tcPr>
          <w:p w14:paraId="5721589B" w14:textId="77777777" w:rsidR="00580237" w:rsidRDefault="00580237" w:rsidP="008128E9">
            <w:pPr>
              <w:rPr>
                <w:ins w:id="987" w:author="Aleta Haflett" w:date="2014-11-03T13:12:00Z"/>
              </w:rPr>
            </w:pPr>
          </w:p>
        </w:tc>
        <w:tc>
          <w:tcPr>
            <w:tcW w:w="990" w:type="dxa"/>
          </w:tcPr>
          <w:p w14:paraId="02293586" w14:textId="77777777" w:rsidR="00580237" w:rsidRDefault="00580237" w:rsidP="008128E9">
            <w:pPr>
              <w:rPr>
                <w:ins w:id="988" w:author="Aleta Haflett" w:date="2014-11-03T13:12:00Z"/>
              </w:rPr>
            </w:pPr>
          </w:p>
        </w:tc>
        <w:tc>
          <w:tcPr>
            <w:tcW w:w="810" w:type="dxa"/>
          </w:tcPr>
          <w:p w14:paraId="01F6FE4C" w14:textId="77777777" w:rsidR="00580237" w:rsidRDefault="00580237" w:rsidP="008128E9">
            <w:pPr>
              <w:rPr>
                <w:ins w:id="989" w:author="Aleta Haflett" w:date="2014-11-03T13:12:00Z"/>
              </w:rPr>
            </w:pPr>
          </w:p>
        </w:tc>
        <w:tc>
          <w:tcPr>
            <w:tcW w:w="2346" w:type="dxa"/>
          </w:tcPr>
          <w:p w14:paraId="69559D1B" w14:textId="77777777" w:rsidR="00580237" w:rsidRDefault="00580237" w:rsidP="008128E9">
            <w:pPr>
              <w:rPr>
                <w:ins w:id="990" w:author="Aleta Haflett" w:date="2014-11-03T15:27:00Z"/>
              </w:rPr>
            </w:pPr>
          </w:p>
        </w:tc>
        <w:tc>
          <w:tcPr>
            <w:tcW w:w="1350" w:type="dxa"/>
          </w:tcPr>
          <w:p w14:paraId="25EDA57E" w14:textId="77777777" w:rsidR="00580237" w:rsidRDefault="00580237" w:rsidP="008128E9">
            <w:pPr>
              <w:rPr>
                <w:ins w:id="991" w:author="Aleta Haflett" w:date="2014-11-03T15:28:00Z"/>
              </w:rPr>
            </w:pPr>
          </w:p>
        </w:tc>
        <w:tc>
          <w:tcPr>
            <w:tcW w:w="1170" w:type="dxa"/>
          </w:tcPr>
          <w:p w14:paraId="22E3C925" w14:textId="77777777" w:rsidR="00580237" w:rsidRDefault="00580237" w:rsidP="008128E9">
            <w:pPr>
              <w:rPr>
                <w:ins w:id="992" w:author="Aleta Haflett" w:date="2014-11-03T15:30:00Z"/>
              </w:rPr>
            </w:pPr>
          </w:p>
        </w:tc>
        <w:tc>
          <w:tcPr>
            <w:tcW w:w="1710" w:type="dxa"/>
          </w:tcPr>
          <w:p w14:paraId="40684173" w14:textId="77777777" w:rsidR="00580237" w:rsidRDefault="00580237" w:rsidP="008128E9">
            <w:pPr>
              <w:rPr>
                <w:ins w:id="993" w:author="Aleta Haflett" w:date="2014-11-03T15:48:00Z"/>
              </w:rPr>
            </w:pPr>
          </w:p>
        </w:tc>
      </w:tr>
      <w:tr w:rsidR="00580237" w14:paraId="0F210720" w14:textId="4E330B92" w:rsidTr="00580237">
        <w:trPr>
          <w:ins w:id="994" w:author="Aleta Haflett" w:date="2014-11-03T13:12:00Z"/>
        </w:trPr>
        <w:tc>
          <w:tcPr>
            <w:tcW w:w="468" w:type="dxa"/>
          </w:tcPr>
          <w:p w14:paraId="3FA9AC5F" w14:textId="0A4B9C5B" w:rsidR="00580237" w:rsidRDefault="00580237" w:rsidP="008128E9">
            <w:r>
              <w:t>i</w:t>
            </w:r>
          </w:p>
        </w:tc>
        <w:tc>
          <w:tcPr>
            <w:tcW w:w="2361" w:type="dxa"/>
          </w:tcPr>
          <w:p w14:paraId="2AA4DAEC" w14:textId="42F80376" w:rsidR="00580237" w:rsidRDefault="00580237" w:rsidP="008128E9">
            <w:pPr>
              <w:rPr>
                <w:ins w:id="995" w:author="Aleta Haflett" w:date="2014-11-03T13:12:00Z"/>
              </w:rPr>
            </w:pPr>
            <w:ins w:id="996" w:author="Aleta Haflett" w:date="2014-11-03T13:12:00Z">
              <w:r>
                <w:t>Rattan</w:t>
              </w:r>
            </w:ins>
          </w:p>
        </w:tc>
        <w:tc>
          <w:tcPr>
            <w:tcW w:w="1791" w:type="dxa"/>
          </w:tcPr>
          <w:p w14:paraId="116F57AB" w14:textId="77777777" w:rsidR="00580237" w:rsidRDefault="00580237" w:rsidP="008128E9">
            <w:pPr>
              <w:rPr>
                <w:ins w:id="997" w:author="Aleta Haflett" w:date="2014-11-03T13:12:00Z"/>
              </w:rPr>
            </w:pPr>
          </w:p>
        </w:tc>
        <w:tc>
          <w:tcPr>
            <w:tcW w:w="990" w:type="dxa"/>
          </w:tcPr>
          <w:p w14:paraId="77301C6C" w14:textId="77777777" w:rsidR="00580237" w:rsidRDefault="00580237" w:rsidP="008128E9">
            <w:pPr>
              <w:rPr>
                <w:ins w:id="998" w:author="Aleta Haflett" w:date="2014-11-03T13:12:00Z"/>
              </w:rPr>
            </w:pPr>
          </w:p>
        </w:tc>
        <w:tc>
          <w:tcPr>
            <w:tcW w:w="810" w:type="dxa"/>
          </w:tcPr>
          <w:p w14:paraId="0BBF432A" w14:textId="77777777" w:rsidR="00580237" w:rsidRDefault="00580237" w:rsidP="008128E9">
            <w:pPr>
              <w:rPr>
                <w:ins w:id="999" w:author="Aleta Haflett" w:date="2014-11-03T13:12:00Z"/>
              </w:rPr>
            </w:pPr>
          </w:p>
        </w:tc>
        <w:tc>
          <w:tcPr>
            <w:tcW w:w="2346" w:type="dxa"/>
          </w:tcPr>
          <w:p w14:paraId="036A2E4D" w14:textId="77777777" w:rsidR="00580237" w:rsidRDefault="00580237" w:rsidP="008128E9">
            <w:pPr>
              <w:rPr>
                <w:ins w:id="1000" w:author="Aleta Haflett" w:date="2014-11-03T15:27:00Z"/>
              </w:rPr>
            </w:pPr>
          </w:p>
        </w:tc>
        <w:tc>
          <w:tcPr>
            <w:tcW w:w="1350" w:type="dxa"/>
          </w:tcPr>
          <w:p w14:paraId="0005DE06" w14:textId="77777777" w:rsidR="00580237" w:rsidRDefault="00580237" w:rsidP="008128E9">
            <w:pPr>
              <w:rPr>
                <w:ins w:id="1001" w:author="Aleta Haflett" w:date="2014-11-03T15:28:00Z"/>
              </w:rPr>
            </w:pPr>
          </w:p>
        </w:tc>
        <w:tc>
          <w:tcPr>
            <w:tcW w:w="1170" w:type="dxa"/>
          </w:tcPr>
          <w:p w14:paraId="2F534840" w14:textId="77777777" w:rsidR="00580237" w:rsidRDefault="00580237" w:rsidP="008128E9">
            <w:pPr>
              <w:rPr>
                <w:ins w:id="1002" w:author="Aleta Haflett" w:date="2014-11-03T15:30:00Z"/>
              </w:rPr>
            </w:pPr>
          </w:p>
        </w:tc>
        <w:tc>
          <w:tcPr>
            <w:tcW w:w="1710" w:type="dxa"/>
          </w:tcPr>
          <w:p w14:paraId="76F0D315" w14:textId="77777777" w:rsidR="00580237" w:rsidRDefault="00580237" w:rsidP="008128E9">
            <w:pPr>
              <w:rPr>
                <w:ins w:id="1003" w:author="Aleta Haflett" w:date="2014-11-03T15:48:00Z"/>
              </w:rPr>
            </w:pPr>
          </w:p>
        </w:tc>
      </w:tr>
      <w:tr w:rsidR="00580237" w14:paraId="036D2F4A" w14:textId="677E2B36" w:rsidTr="00580237">
        <w:trPr>
          <w:ins w:id="1004" w:author="Aleta Haflett" w:date="2014-11-03T13:12:00Z"/>
        </w:trPr>
        <w:tc>
          <w:tcPr>
            <w:tcW w:w="468" w:type="dxa"/>
          </w:tcPr>
          <w:p w14:paraId="0A727A83" w14:textId="11BA168B" w:rsidR="00580237" w:rsidRDefault="00580237" w:rsidP="008128E9">
            <w:r>
              <w:t>j</w:t>
            </w:r>
          </w:p>
        </w:tc>
        <w:tc>
          <w:tcPr>
            <w:tcW w:w="2361" w:type="dxa"/>
          </w:tcPr>
          <w:p w14:paraId="011B028A" w14:textId="6B467E91" w:rsidR="00580237" w:rsidRDefault="00580237" w:rsidP="008128E9">
            <w:pPr>
              <w:rPr>
                <w:ins w:id="1005" w:author="Aleta Haflett" w:date="2014-11-03T13:12:00Z"/>
              </w:rPr>
            </w:pPr>
            <w:ins w:id="1006" w:author="Aleta Haflett" w:date="2014-11-03T13:12:00Z">
              <w:r>
                <w:t>Plant medicines</w:t>
              </w:r>
            </w:ins>
          </w:p>
        </w:tc>
        <w:tc>
          <w:tcPr>
            <w:tcW w:w="1791" w:type="dxa"/>
          </w:tcPr>
          <w:p w14:paraId="043D062F" w14:textId="77777777" w:rsidR="00580237" w:rsidRDefault="00580237" w:rsidP="008128E9">
            <w:pPr>
              <w:rPr>
                <w:ins w:id="1007" w:author="Aleta Haflett" w:date="2014-11-03T13:12:00Z"/>
              </w:rPr>
            </w:pPr>
          </w:p>
        </w:tc>
        <w:tc>
          <w:tcPr>
            <w:tcW w:w="990" w:type="dxa"/>
          </w:tcPr>
          <w:p w14:paraId="39EB2520" w14:textId="77777777" w:rsidR="00580237" w:rsidRDefault="00580237" w:rsidP="008128E9">
            <w:pPr>
              <w:rPr>
                <w:ins w:id="1008" w:author="Aleta Haflett" w:date="2014-11-03T13:12:00Z"/>
              </w:rPr>
            </w:pPr>
          </w:p>
        </w:tc>
        <w:tc>
          <w:tcPr>
            <w:tcW w:w="810" w:type="dxa"/>
          </w:tcPr>
          <w:p w14:paraId="0CFC19CD" w14:textId="77777777" w:rsidR="00580237" w:rsidRDefault="00580237" w:rsidP="008128E9">
            <w:pPr>
              <w:rPr>
                <w:ins w:id="1009" w:author="Aleta Haflett" w:date="2014-11-03T13:12:00Z"/>
              </w:rPr>
            </w:pPr>
          </w:p>
        </w:tc>
        <w:tc>
          <w:tcPr>
            <w:tcW w:w="2346" w:type="dxa"/>
          </w:tcPr>
          <w:p w14:paraId="70C14F46" w14:textId="77777777" w:rsidR="00580237" w:rsidRDefault="00580237" w:rsidP="008128E9">
            <w:pPr>
              <w:rPr>
                <w:ins w:id="1010" w:author="Aleta Haflett" w:date="2014-11-03T15:27:00Z"/>
              </w:rPr>
            </w:pPr>
          </w:p>
        </w:tc>
        <w:tc>
          <w:tcPr>
            <w:tcW w:w="1350" w:type="dxa"/>
          </w:tcPr>
          <w:p w14:paraId="6DB5B411" w14:textId="77777777" w:rsidR="00580237" w:rsidRDefault="00580237" w:rsidP="008128E9">
            <w:pPr>
              <w:rPr>
                <w:ins w:id="1011" w:author="Aleta Haflett" w:date="2014-11-03T15:28:00Z"/>
              </w:rPr>
            </w:pPr>
          </w:p>
        </w:tc>
        <w:tc>
          <w:tcPr>
            <w:tcW w:w="1170" w:type="dxa"/>
          </w:tcPr>
          <w:p w14:paraId="1F10CC80" w14:textId="77777777" w:rsidR="00580237" w:rsidRDefault="00580237" w:rsidP="008128E9">
            <w:pPr>
              <w:rPr>
                <w:ins w:id="1012" w:author="Aleta Haflett" w:date="2014-11-03T15:30:00Z"/>
              </w:rPr>
            </w:pPr>
          </w:p>
        </w:tc>
        <w:tc>
          <w:tcPr>
            <w:tcW w:w="1710" w:type="dxa"/>
          </w:tcPr>
          <w:p w14:paraId="6FD26B3B" w14:textId="77777777" w:rsidR="00580237" w:rsidRDefault="00580237" w:rsidP="008128E9">
            <w:pPr>
              <w:rPr>
                <w:ins w:id="1013" w:author="Aleta Haflett" w:date="2014-11-03T15:48:00Z"/>
              </w:rPr>
            </w:pPr>
          </w:p>
        </w:tc>
      </w:tr>
      <w:tr w:rsidR="00580237" w14:paraId="2969401E" w14:textId="0DE3A0ED" w:rsidTr="00580237">
        <w:trPr>
          <w:ins w:id="1014" w:author="Aleta Haflett" w:date="2014-11-03T13:12:00Z"/>
        </w:trPr>
        <w:tc>
          <w:tcPr>
            <w:tcW w:w="468" w:type="dxa"/>
          </w:tcPr>
          <w:p w14:paraId="02657193" w14:textId="2AFF90EA" w:rsidR="00580237" w:rsidRDefault="00580237" w:rsidP="008128E9">
            <w:r>
              <w:t>k</w:t>
            </w:r>
          </w:p>
        </w:tc>
        <w:tc>
          <w:tcPr>
            <w:tcW w:w="2361" w:type="dxa"/>
          </w:tcPr>
          <w:p w14:paraId="0EBBED2C" w14:textId="64D2B48D" w:rsidR="00580237" w:rsidRDefault="00580237" w:rsidP="008128E9">
            <w:pPr>
              <w:rPr>
                <w:ins w:id="1015" w:author="Aleta Haflett" w:date="2014-11-03T13:12:00Z"/>
              </w:rPr>
            </w:pPr>
            <w:ins w:id="1016" w:author="Aleta Haflett" w:date="2014-11-03T13:12:00Z">
              <w:r>
                <w:t>Herbs and spices</w:t>
              </w:r>
            </w:ins>
          </w:p>
        </w:tc>
        <w:tc>
          <w:tcPr>
            <w:tcW w:w="1791" w:type="dxa"/>
          </w:tcPr>
          <w:p w14:paraId="5A8668CE" w14:textId="77777777" w:rsidR="00580237" w:rsidRDefault="00580237" w:rsidP="008128E9">
            <w:pPr>
              <w:rPr>
                <w:ins w:id="1017" w:author="Aleta Haflett" w:date="2014-11-03T13:12:00Z"/>
              </w:rPr>
            </w:pPr>
          </w:p>
        </w:tc>
        <w:tc>
          <w:tcPr>
            <w:tcW w:w="990" w:type="dxa"/>
          </w:tcPr>
          <w:p w14:paraId="5F82892E" w14:textId="77777777" w:rsidR="00580237" w:rsidRDefault="00580237" w:rsidP="008128E9">
            <w:pPr>
              <w:rPr>
                <w:ins w:id="1018" w:author="Aleta Haflett" w:date="2014-11-03T13:12:00Z"/>
              </w:rPr>
            </w:pPr>
          </w:p>
        </w:tc>
        <w:tc>
          <w:tcPr>
            <w:tcW w:w="810" w:type="dxa"/>
          </w:tcPr>
          <w:p w14:paraId="2DD58DBE" w14:textId="77777777" w:rsidR="00580237" w:rsidRDefault="00580237" w:rsidP="008128E9">
            <w:pPr>
              <w:rPr>
                <w:ins w:id="1019" w:author="Aleta Haflett" w:date="2014-11-03T13:12:00Z"/>
              </w:rPr>
            </w:pPr>
          </w:p>
        </w:tc>
        <w:tc>
          <w:tcPr>
            <w:tcW w:w="2346" w:type="dxa"/>
          </w:tcPr>
          <w:p w14:paraId="1D8F5D09" w14:textId="77777777" w:rsidR="00580237" w:rsidRDefault="00580237" w:rsidP="008128E9">
            <w:pPr>
              <w:rPr>
                <w:ins w:id="1020" w:author="Aleta Haflett" w:date="2014-11-03T15:27:00Z"/>
              </w:rPr>
            </w:pPr>
          </w:p>
        </w:tc>
        <w:tc>
          <w:tcPr>
            <w:tcW w:w="1350" w:type="dxa"/>
          </w:tcPr>
          <w:p w14:paraId="51D2E51C" w14:textId="77777777" w:rsidR="00580237" w:rsidRDefault="00580237" w:rsidP="008128E9">
            <w:pPr>
              <w:rPr>
                <w:ins w:id="1021" w:author="Aleta Haflett" w:date="2014-11-03T15:28:00Z"/>
              </w:rPr>
            </w:pPr>
          </w:p>
        </w:tc>
        <w:tc>
          <w:tcPr>
            <w:tcW w:w="1170" w:type="dxa"/>
          </w:tcPr>
          <w:p w14:paraId="343D8059" w14:textId="77777777" w:rsidR="00580237" w:rsidRDefault="00580237" w:rsidP="008128E9">
            <w:pPr>
              <w:rPr>
                <w:ins w:id="1022" w:author="Aleta Haflett" w:date="2014-11-03T15:30:00Z"/>
              </w:rPr>
            </w:pPr>
          </w:p>
        </w:tc>
        <w:tc>
          <w:tcPr>
            <w:tcW w:w="1710" w:type="dxa"/>
          </w:tcPr>
          <w:p w14:paraId="25A7316A" w14:textId="77777777" w:rsidR="00580237" w:rsidRDefault="00580237" w:rsidP="008128E9">
            <w:pPr>
              <w:rPr>
                <w:ins w:id="1023" w:author="Aleta Haflett" w:date="2014-11-03T15:48:00Z"/>
              </w:rPr>
            </w:pPr>
          </w:p>
        </w:tc>
      </w:tr>
      <w:tr w:rsidR="00580237" w14:paraId="16CDCBB5" w14:textId="7711466F" w:rsidTr="00580237">
        <w:trPr>
          <w:ins w:id="1024" w:author="Aleta Haflett" w:date="2014-11-03T13:12:00Z"/>
        </w:trPr>
        <w:tc>
          <w:tcPr>
            <w:tcW w:w="468" w:type="dxa"/>
          </w:tcPr>
          <w:p w14:paraId="317B2B6F" w14:textId="29672040" w:rsidR="00580237" w:rsidRDefault="00580237" w:rsidP="008128E9">
            <w:r>
              <w:t>l</w:t>
            </w:r>
          </w:p>
        </w:tc>
        <w:tc>
          <w:tcPr>
            <w:tcW w:w="2361" w:type="dxa"/>
          </w:tcPr>
          <w:p w14:paraId="45CD8016" w14:textId="08C2BA8B" w:rsidR="00580237" w:rsidRDefault="00580237" w:rsidP="008128E9">
            <w:pPr>
              <w:rPr>
                <w:ins w:id="1025" w:author="Aleta Haflett" w:date="2014-11-03T13:12:00Z"/>
              </w:rPr>
            </w:pPr>
            <w:ins w:id="1026" w:author="Aleta Haflett" w:date="2014-11-03T13:12:00Z">
              <w:r>
                <w:t>Dying/tanning</w:t>
              </w:r>
            </w:ins>
          </w:p>
        </w:tc>
        <w:tc>
          <w:tcPr>
            <w:tcW w:w="1791" w:type="dxa"/>
          </w:tcPr>
          <w:p w14:paraId="77B7A6E1" w14:textId="77777777" w:rsidR="00580237" w:rsidRDefault="00580237" w:rsidP="008128E9">
            <w:pPr>
              <w:rPr>
                <w:ins w:id="1027" w:author="Aleta Haflett" w:date="2014-11-03T13:12:00Z"/>
              </w:rPr>
            </w:pPr>
          </w:p>
        </w:tc>
        <w:tc>
          <w:tcPr>
            <w:tcW w:w="990" w:type="dxa"/>
          </w:tcPr>
          <w:p w14:paraId="5538CC95" w14:textId="77777777" w:rsidR="00580237" w:rsidRDefault="00580237" w:rsidP="008128E9">
            <w:pPr>
              <w:rPr>
                <w:ins w:id="1028" w:author="Aleta Haflett" w:date="2014-11-03T13:12:00Z"/>
              </w:rPr>
            </w:pPr>
          </w:p>
        </w:tc>
        <w:tc>
          <w:tcPr>
            <w:tcW w:w="810" w:type="dxa"/>
          </w:tcPr>
          <w:p w14:paraId="7F0D4398" w14:textId="77777777" w:rsidR="00580237" w:rsidRDefault="00580237" w:rsidP="008128E9">
            <w:pPr>
              <w:rPr>
                <w:ins w:id="1029" w:author="Aleta Haflett" w:date="2014-11-03T13:12:00Z"/>
              </w:rPr>
            </w:pPr>
          </w:p>
        </w:tc>
        <w:tc>
          <w:tcPr>
            <w:tcW w:w="2346" w:type="dxa"/>
          </w:tcPr>
          <w:p w14:paraId="7616A89D" w14:textId="77777777" w:rsidR="00580237" w:rsidRDefault="00580237" w:rsidP="008128E9">
            <w:pPr>
              <w:rPr>
                <w:ins w:id="1030" w:author="Aleta Haflett" w:date="2014-11-03T15:27:00Z"/>
              </w:rPr>
            </w:pPr>
          </w:p>
        </w:tc>
        <w:tc>
          <w:tcPr>
            <w:tcW w:w="1350" w:type="dxa"/>
          </w:tcPr>
          <w:p w14:paraId="43EFB64C" w14:textId="77777777" w:rsidR="00580237" w:rsidRDefault="00580237" w:rsidP="008128E9">
            <w:pPr>
              <w:rPr>
                <w:ins w:id="1031" w:author="Aleta Haflett" w:date="2014-11-03T15:28:00Z"/>
              </w:rPr>
            </w:pPr>
          </w:p>
        </w:tc>
        <w:tc>
          <w:tcPr>
            <w:tcW w:w="1170" w:type="dxa"/>
          </w:tcPr>
          <w:p w14:paraId="43778E89" w14:textId="77777777" w:rsidR="00580237" w:rsidRDefault="00580237" w:rsidP="008128E9">
            <w:pPr>
              <w:rPr>
                <w:ins w:id="1032" w:author="Aleta Haflett" w:date="2014-11-03T15:30:00Z"/>
              </w:rPr>
            </w:pPr>
          </w:p>
        </w:tc>
        <w:tc>
          <w:tcPr>
            <w:tcW w:w="1710" w:type="dxa"/>
          </w:tcPr>
          <w:p w14:paraId="4615F651" w14:textId="77777777" w:rsidR="00580237" w:rsidRDefault="00580237" w:rsidP="008128E9">
            <w:pPr>
              <w:rPr>
                <w:ins w:id="1033" w:author="Aleta Haflett" w:date="2014-11-03T15:48:00Z"/>
              </w:rPr>
            </w:pPr>
          </w:p>
        </w:tc>
      </w:tr>
      <w:tr w:rsidR="00580237" w14:paraId="4214A463" w14:textId="53934CC1" w:rsidTr="00580237">
        <w:trPr>
          <w:ins w:id="1034" w:author="Aleta Haflett" w:date="2014-11-03T13:12:00Z"/>
        </w:trPr>
        <w:tc>
          <w:tcPr>
            <w:tcW w:w="468" w:type="dxa"/>
          </w:tcPr>
          <w:p w14:paraId="30F8433A" w14:textId="744CF669" w:rsidR="00580237" w:rsidRDefault="00580237" w:rsidP="008128E9">
            <w:r>
              <w:t>m</w:t>
            </w:r>
          </w:p>
        </w:tc>
        <w:tc>
          <w:tcPr>
            <w:tcW w:w="2361" w:type="dxa"/>
          </w:tcPr>
          <w:p w14:paraId="700C9F44" w14:textId="5D3E0FFD" w:rsidR="00580237" w:rsidRDefault="00580237" w:rsidP="008128E9">
            <w:pPr>
              <w:rPr>
                <w:ins w:id="1035" w:author="Aleta Haflett" w:date="2014-11-03T13:12:00Z"/>
              </w:rPr>
            </w:pPr>
            <w:ins w:id="1036" w:author="Aleta Haflett" w:date="2014-11-03T13:12:00Z">
              <w:r>
                <w:t>Seeds (for regeneration purposes)</w:t>
              </w:r>
            </w:ins>
          </w:p>
        </w:tc>
        <w:tc>
          <w:tcPr>
            <w:tcW w:w="1791" w:type="dxa"/>
          </w:tcPr>
          <w:p w14:paraId="2F46DC9B" w14:textId="77777777" w:rsidR="00580237" w:rsidRDefault="00580237" w:rsidP="008128E9">
            <w:pPr>
              <w:rPr>
                <w:ins w:id="1037" w:author="Aleta Haflett" w:date="2014-11-03T13:12:00Z"/>
              </w:rPr>
            </w:pPr>
          </w:p>
        </w:tc>
        <w:tc>
          <w:tcPr>
            <w:tcW w:w="990" w:type="dxa"/>
          </w:tcPr>
          <w:p w14:paraId="6129B208" w14:textId="77777777" w:rsidR="00580237" w:rsidRDefault="00580237" w:rsidP="008128E9">
            <w:pPr>
              <w:rPr>
                <w:ins w:id="1038" w:author="Aleta Haflett" w:date="2014-11-03T13:12:00Z"/>
              </w:rPr>
            </w:pPr>
          </w:p>
        </w:tc>
        <w:tc>
          <w:tcPr>
            <w:tcW w:w="810" w:type="dxa"/>
          </w:tcPr>
          <w:p w14:paraId="179FD013" w14:textId="77777777" w:rsidR="00580237" w:rsidRDefault="00580237" w:rsidP="008128E9">
            <w:pPr>
              <w:rPr>
                <w:ins w:id="1039" w:author="Aleta Haflett" w:date="2014-11-03T13:12:00Z"/>
              </w:rPr>
            </w:pPr>
          </w:p>
        </w:tc>
        <w:tc>
          <w:tcPr>
            <w:tcW w:w="2346" w:type="dxa"/>
          </w:tcPr>
          <w:p w14:paraId="2E0E7F49" w14:textId="77777777" w:rsidR="00580237" w:rsidRDefault="00580237" w:rsidP="008128E9">
            <w:pPr>
              <w:rPr>
                <w:ins w:id="1040" w:author="Aleta Haflett" w:date="2014-11-03T15:27:00Z"/>
              </w:rPr>
            </w:pPr>
          </w:p>
        </w:tc>
        <w:tc>
          <w:tcPr>
            <w:tcW w:w="1350" w:type="dxa"/>
          </w:tcPr>
          <w:p w14:paraId="27011747" w14:textId="77777777" w:rsidR="00580237" w:rsidRDefault="00580237" w:rsidP="008128E9">
            <w:pPr>
              <w:rPr>
                <w:ins w:id="1041" w:author="Aleta Haflett" w:date="2014-11-03T15:28:00Z"/>
              </w:rPr>
            </w:pPr>
          </w:p>
        </w:tc>
        <w:tc>
          <w:tcPr>
            <w:tcW w:w="1170" w:type="dxa"/>
          </w:tcPr>
          <w:p w14:paraId="17EEFDE6" w14:textId="77777777" w:rsidR="00580237" w:rsidRDefault="00580237" w:rsidP="008128E9">
            <w:pPr>
              <w:rPr>
                <w:ins w:id="1042" w:author="Aleta Haflett" w:date="2014-11-03T15:30:00Z"/>
              </w:rPr>
            </w:pPr>
          </w:p>
        </w:tc>
        <w:tc>
          <w:tcPr>
            <w:tcW w:w="1710" w:type="dxa"/>
          </w:tcPr>
          <w:p w14:paraId="6EFCE3BD" w14:textId="77777777" w:rsidR="00580237" w:rsidRDefault="00580237" w:rsidP="008128E9">
            <w:pPr>
              <w:rPr>
                <w:ins w:id="1043" w:author="Aleta Haflett" w:date="2014-11-03T15:48:00Z"/>
              </w:rPr>
            </w:pPr>
          </w:p>
        </w:tc>
      </w:tr>
      <w:tr w:rsidR="00580237" w14:paraId="2E203DBB" w14:textId="3D842924" w:rsidTr="00580237">
        <w:trPr>
          <w:ins w:id="1044" w:author="Aleta Haflett" w:date="2014-11-03T13:12:00Z"/>
        </w:trPr>
        <w:tc>
          <w:tcPr>
            <w:tcW w:w="468" w:type="dxa"/>
          </w:tcPr>
          <w:p w14:paraId="5B2DB87C" w14:textId="47961F11" w:rsidR="00580237" w:rsidRDefault="00580237" w:rsidP="008128E9">
            <w:r>
              <w:t>n</w:t>
            </w:r>
          </w:p>
        </w:tc>
        <w:tc>
          <w:tcPr>
            <w:tcW w:w="2361" w:type="dxa"/>
          </w:tcPr>
          <w:p w14:paraId="2CF348AD" w14:textId="3F37CFDA" w:rsidR="00580237" w:rsidRDefault="00580237" w:rsidP="008128E9">
            <w:pPr>
              <w:rPr>
                <w:ins w:id="1045" w:author="Aleta Haflett" w:date="2014-11-03T13:12:00Z"/>
              </w:rPr>
            </w:pPr>
            <w:ins w:id="1046" w:author="Aleta Haflett" w:date="2014-11-03T13:12:00Z">
              <w:r>
                <w:t>Fibres (for rope, etc)</w:t>
              </w:r>
            </w:ins>
          </w:p>
        </w:tc>
        <w:tc>
          <w:tcPr>
            <w:tcW w:w="1791" w:type="dxa"/>
          </w:tcPr>
          <w:p w14:paraId="0C37DF1B" w14:textId="77777777" w:rsidR="00580237" w:rsidRDefault="00580237" w:rsidP="008128E9">
            <w:pPr>
              <w:rPr>
                <w:ins w:id="1047" w:author="Aleta Haflett" w:date="2014-11-03T13:12:00Z"/>
              </w:rPr>
            </w:pPr>
          </w:p>
        </w:tc>
        <w:tc>
          <w:tcPr>
            <w:tcW w:w="990" w:type="dxa"/>
          </w:tcPr>
          <w:p w14:paraId="2510DBCE" w14:textId="77777777" w:rsidR="00580237" w:rsidRDefault="00580237" w:rsidP="008128E9">
            <w:pPr>
              <w:rPr>
                <w:ins w:id="1048" w:author="Aleta Haflett" w:date="2014-11-03T13:12:00Z"/>
              </w:rPr>
            </w:pPr>
          </w:p>
        </w:tc>
        <w:tc>
          <w:tcPr>
            <w:tcW w:w="810" w:type="dxa"/>
          </w:tcPr>
          <w:p w14:paraId="12CD3ADE" w14:textId="77777777" w:rsidR="00580237" w:rsidRDefault="00580237" w:rsidP="008128E9">
            <w:pPr>
              <w:rPr>
                <w:ins w:id="1049" w:author="Aleta Haflett" w:date="2014-11-03T13:12:00Z"/>
              </w:rPr>
            </w:pPr>
          </w:p>
        </w:tc>
        <w:tc>
          <w:tcPr>
            <w:tcW w:w="2346" w:type="dxa"/>
          </w:tcPr>
          <w:p w14:paraId="14D202C9" w14:textId="77777777" w:rsidR="00580237" w:rsidRDefault="00580237" w:rsidP="008128E9">
            <w:pPr>
              <w:rPr>
                <w:ins w:id="1050" w:author="Aleta Haflett" w:date="2014-11-03T15:27:00Z"/>
              </w:rPr>
            </w:pPr>
          </w:p>
        </w:tc>
        <w:tc>
          <w:tcPr>
            <w:tcW w:w="1350" w:type="dxa"/>
          </w:tcPr>
          <w:p w14:paraId="044B64F6" w14:textId="77777777" w:rsidR="00580237" w:rsidRDefault="00580237" w:rsidP="008128E9">
            <w:pPr>
              <w:rPr>
                <w:ins w:id="1051" w:author="Aleta Haflett" w:date="2014-11-03T15:28:00Z"/>
              </w:rPr>
            </w:pPr>
          </w:p>
        </w:tc>
        <w:tc>
          <w:tcPr>
            <w:tcW w:w="1170" w:type="dxa"/>
          </w:tcPr>
          <w:p w14:paraId="7E3ED7B0" w14:textId="77777777" w:rsidR="00580237" w:rsidRDefault="00580237" w:rsidP="008128E9">
            <w:pPr>
              <w:rPr>
                <w:ins w:id="1052" w:author="Aleta Haflett" w:date="2014-11-03T15:30:00Z"/>
              </w:rPr>
            </w:pPr>
          </w:p>
        </w:tc>
        <w:tc>
          <w:tcPr>
            <w:tcW w:w="1710" w:type="dxa"/>
          </w:tcPr>
          <w:p w14:paraId="4C26A736" w14:textId="77777777" w:rsidR="00580237" w:rsidRDefault="00580237" w:rsidP="008128E9">
            <w:pPr>
              <w:rPr>
                <w:ins w:id="1053" w:author="Aleta Haflett" w:date="2014-11-03T15:48:00Z"/>
              </w:rPr>
            </w:pPr>
          </w:p>
        </w:tc>
      </w:tr>
      <w:tr w:rsidR="00580237" w14:paraId="4D27F8E7" w14:textId="1CEDF5F5" w:rsidTr="00580237">
        <w:trPr>
          <w:ins w:id="1054" w:author="Aleta Haflett" w:date="2014-11-03T13:12:00Z"/>
        </w:trPr>
        <w:tc>
          <w:tcPr>
            <w:tcW w:w="468" w:type="dxa"/>
          </w:tcPr>
          <w:p w14:paraId="3EF62C49" w14:textId="6532B201" w:rsidR="00580237" w:rsidRDefault="00580237" w:rsidP="008128E9">
            <w:r>
              <w:t>o</w:t>
            </w:r>
          </w:p>
        </w:tc>
        <w:tc>
          <w:tcPr>
            <w:tcW w:w="2361" w:type="dxa"/>
          </w:tcPr>
          <w:p w14:paraId="25ECEFC0" w14:textId="040B422B" w:rsidR="00580237" w:rsidRDefault="00580237" w:rsidP="008128E9">
            <w:pPr>
              <w:rPr>
                <w:ins w:id="1055" w:author="Aleta Haflett" w:date="2014-11-03T13:12:00Z"/>
              </w:rPr>
            </w:pPr>
            <w:ins w:id="1056" w:author="Aleta Haflett" w:date="2014-11-03T13:12:00Z">
              <w:r>
                <w:t>Other plant products</w:t>
              </w:r>
            </w:ins>
          </w:p>
        </w:tc>
        <w:tc>
          <w:tcPr>
            <w:tcW w:w="1791" w:type="dxa"/>
          </w:tcPr>
          <w:p w14:paraId="0DB650CD" w14:textId="77777777" w:rsidR="00580237" w:rsidRDefault="00580237" w:rsidP="008128E9">
            <w:pPr>
              <w:rPr>
                <w:ins w:id="1057" w:author="Aleta Haflett" w:date="2014-11-03T13:12:00Z"/>
              </w:rPr>
            </w:pPr>
          </w:p>
        </w:tc>
        <w:tc>
          <w:tcPr>
            <w:tcW w:w="990" w:type="dxa"/>
          </w:tcPr>
          <w:p w14:paraId="784A73BD" w14:textId="77777777" w:rsidR="00580237" w:rsidRDefault="00580237" w:rsidP="008128E9">
            <w:pPr>
              <w:rPr>
                <w:ins w:id="1058" w:author="Aleta Haflett" w:date="2014-11-03T13:12:00Z"/>
              </w:rPr>
            </w:pPr>
          </w:p>
        </w:tc>
        <w:tc>
          <w:tcPr>
            <w:tcW w:w="810" w:type="dxa"/>
          </w:tcPr>
          <w:p w14:paraId="5B47251A" w14:textId="77777777" w:rsidR="00580237" w:rsidRDefault="00580237" w:rsidP="008128E9">
            <w:pPr>
              <w:rPr>
                <w:ins w:id="1059" w:author="Aleta Haflett" w:date="2014-11-03T13:12:00Z"/>
              </w:rPr>
            </w:pPr>
          </w:p>
        </w:tc>
        <w:tc>
          <w:tcPr>
            <w:tcW w:w="2346" w:type="dxa"/>
          </w:tcPr>
          <w:p w14:paraId="35E48512" w14:textId="77777777" w:rsidR="00580237" w:rsidRDefault="00580237" w:rsidP="008128E9">
            <w:pPr>
              <w:rPr>
                <w:ins w:id="1060" w:author="Aleta Haflett" w:date="2014-11-03T15:27:00Z"/>
              </w:rPr>
            </w:pPr>
          </w:p>
        </w:tc>
        <w:tc>
          <w:tcPr>
            <w:tcW w:w="1350" w:type="dxa"/>
          </w:tcPr>
          <w:p w14:paraId="7B5A86B9" w14:textId="77777777" w:rsidR="00580237" w:rsidRDefault="00580237" w:rsidP="008128E9">
            <w:pPr>
              <w:rPr>
                <w:ins w:id="1061" w:author="Aleta Haflett" w:date="2014-11-03T15:28:00Z"/>
              </w:rPr>
            </w:pPr>
          </w:p>
        </w:tc>
        <w:tc>
          <w:tcPr>
            <w:tcW w:w="1170" w:type="dxa"/>
          </w:tcPr>
          <w:p w14:paraId="3FE54C7A" w14:textId="77777777" w:rsidR="00580237" w:rsidRDefault="00580237" w:rsidP="008128E9">
            <w:pPr>
              <w:rPr>
                <w:ins w:id="1062" w:author="Aleta Haflett" w:date="2014-11-03T15:30:00Z"/>
              </w:rPr>
            </w:pPr>
          </w:p>
        </w:tc>
        <w:tc>
          <w:tcPr>
            <w:tcW w:w="1710" w:type="dxa"/>
          </w:tcPr>
          <w:p w14:paraId="79499000" w14:textId="77777777" w:rsidR="00580237" w:rsidRDefault="00580237" w:rsidP="008128E9">
            <w:pPr>
              <w:rPr>
                <w:ins w:id="1063" w:author="Aleta Haflett" w:date="2014-11-03T15:48:00Z"/>
              </w:rPr>
            </w:pPr>
          </w:p>
        </w:tc>
      </w:tr>
      <w:tr w:rsidR="00580237" w14:paraId="535ED7CE" w14:textId="0505F702" w:rsidTr="00580237">
        <w:trPr>
          <w:ins w:id="1064" w:author="Aleta Haflett" w:date="2014-11-03T13:12:00Z"/>
        </w:trPr>
        <w:tc>
          <w:tcPr>
            <w:tcW w:w="468" w:type="dxa"/>
          </w:tcPr>
          <w:p w14:paraId="7B183942" w14:textId="64E3C09B" w:rsidR="00580237" w:rsidRDefault="00580237" w:rsidP="008128E9">
            <w:r>
              <w:t>p</w:t>
            </w:r>
          </w:p>
        </w:tc>
        <w:tc>
          <w:tcPr>
            <w:tcW w:w="2361" w:type="dxa"/>
          </w:tcPr>
          <w:p w14:paraId="11849228" w14:textId="050DBCFF" w:rsidR="00580237" w:rsidRDefault="00580237" w:rsidP="008128E9">
            <w:pPr>
              <w:rPr>
                <w:ins w:id="1065" w:author="Aleta Haflett" w:date="2014-11-03T13:12:00Z"/>
              </w:rPr>
            </w:pPr>
            <w:ins w:id="1066" w:author="Aleta Haflett" w:date="2014-11-03T13:12:00Z">
              <w:r>
                <w:t>Wildlife (including bushmeat)</w:t>
              </w:r>
            </w:ins>
          </w:p>
        </w:tc>
        <w:tc>
          <w:tcPr>
            <w:tcW w:w="1791" w:type="dxa"/>
          </w:tcPr>
          <w:p w14:paraId="25E7D303" w14:textId="77777777" w:rsidR="00580237" w:rsidRDefault="00580237" w:rsidP="008128E9">
            <w:pPr>
              <w:rPr>
                <w:ins w:id="1067" w:author="Aleta Haflett" w:date="2014-11-03T13:12:00Z"/>
              </w:rPr>
            </w:pPr>
          </w:p>
        </w:tc>
        <w:tc>
          <w:tcPr>
            <w:tcW w:w="990" w:type="dxa"/>
          </w:tcPr>
          <w:p w14:paraId="3C83A0E1" w14:textId="77777777" w:rsidR="00580237" w:rsidRDefault="00580237" w:rsidP="008128E9">
            <w:pPr>
              <w:rPr>
                <w:ins w:id="1068" w:author="Aleta Haflett" w:date="2014-11-03T13:12:00Z"/>
              </w:rPr>
            </w:pPr>
          </w:p>
        </w:tc>
        <w:tc>
          <w:tcPr>
            <w:tcW w:w="810" w:type="dxa"/>
          </w:tcPr>
          <w:p w14:paraId="20BFA5E4" w14:textId="77777777" w:rsidR="00580237" w:rsidRDefault="00580237" w:rsidP="008128E9">
            <w:pPr>
              <w:rPr>
                <w:ins w:id="1069" w:author="Aleta Haflett" w:date="2014-11-03T13:12:00Z"/>
              </w:rPr>
            </w:pPr>
          </w:p>
        </w:tc>
        <w:tc>
          <w:tcPr>
            <w:tcW w:w="2346" w:type="dxa"/>
          </w:tcPr>
          <w:p w14:paraId="7E383A27" w14:textId="77777777" w:rsidR="00580237" w:rsidRDefault="00580237" w:rsidP="008128E9">
            <w:pPr>
              <w:rPr>
                <w:ins w:id="1070" w:author="Aleta Haflett" w:date="2014-11-03T15:27:00Z"/>
              </w:rPr>
            </w:pPr>
          </w:p>
        </w:tc>
        <w:tc>
          <w:tcPr>
            <w:tcW w:w="1350" w:type="dxa"/>
          </w:tcPr>
          <w:p w14:paraId="2E282FD7" w14:textId="77777777" w:rsidR="00580237" w:rsidRDefault="00580237" w:rsidP="008128E9">
            <w:pPr>
              <w:rPr>
                <w:ins w:id="1071" w:author="Aleta Haflett" w:date="2014-11-03T15:28:00Z"/>
              </w:rPr>
            </w:pPr>
          </w:p>
        </w:tc>
        <w:tc>
          <w:tcPr>
            <w:tcW w:w="1170" w:type="dxa"/>
          </w:tcPr>
          <w:p w14:paraId="3D3C94F0" w14:textId="77777777" w:rsidR="00580237" w:rsidRDefault="00580237" w:rsidP="008128E9">
            <w:pPr>
              <w:rPr>
                <w:ins w:id="1072" w:author="Aleta Haflett" w:date="2014-11-03T15:30:00Z"/>
              </w:rPr>
            </w:pPr>
          </w:p>
        </w:tc>
        <w:tc>
          <w:tcPr>
            <w:tcW w:w="1710" w:type="dxa"/>
          </w:tcPr>
          <w:p w14:paraId="57BFF97A" w14:textId="77777777" w:rsidR="00580237" w:rsidRDefault="00580237" w:rsidP="008128E9">
            <w:pPr>
              <w:rPr>
                <w:ins w:id="1073" w:author="Aleta Haflett" w:date="2014-11-03T15:48:00Z"/>
              </w:rPr>
            </w:pPr>
          </w:p>
        </w:tc>
      </w:tr>
      <w:tr w:rsidR="00580237" w14:paraId="12EC62F7" w14:textId="0194EC03" w:rsidTr="00580237">
        <w:trPr>
          <w:ins w:id="1074" w:author="Aleta Haflett" w:date="2014-11-03T13:12:00Z"/>
        </w:trPr>
        <w:tc>
          <w:tcPr>
            <w:tcW w:w="468" w:type="dxa"/>
          </w:tcPr>
          <w:p w14:paraId="63FAD20D" w14:textId="1060D7E6" w:rsidR="00580237" w:rsidRDefault="00580237" w:rsidP="008128E9">
            <w:r>
              <w:t>q</w:t>
            </w:r>
          </w:p>
        </w:tc>
        <w:tc>
          <w:tcPr>
            <w:tcW w:w="2361" w:type="dxa"/>
          </w:tcPr>
          <w:p w14:paraId="7889E1E9" w14:textId="6B5982C6" w:rsidR="00580237" w:rsidRDefault="00580237" w:rsidP="008128E9">
            <w:pPr>
              <w:rPr>
                <w:ins w:id="1075" w:author="Aleta Haflett" w:date="2014-11-03T13:12:00Z"/>
              </w:rPr>
            </w:pPr>
            <w:ins w:id="1076" w:author="Aleta Haflett" w:date="2014-11-03T13:12:00Z">
              <w:r>
                <w:t xml:space="preserve">Beekeeping activities (e.g. honey) </w:t>
              </w:r>
            </w:ins>
          </w:p>
        </w:tc>
        <w:tc>
          <w:tcPr>
            <w:tcW w:w="1791" w:type="dxa"/>
          </w:tcPr>
          <w:p w14:paraId="5CAC8CF2" w14:textId="77777777" w:rsidR="00580237" w:rsidRDefault="00580237" w:rsidP="008128E9">
            <w:pPr>
              <w:rPr>
                <w:ins w:id="1077" w:author="Aleta Haflett" w:date="2014-11-03T13:12:00Z"/>
              </w:rPr>
            </w:pPr>
          </w:p>
        </w:tc>
        <w:tc>
          <w:tcPr>
            <w:tcW w:w="990" w:type="dxa"/>
          </w:tcPr>
          <w:p w14:paraId="64780C81" w14:textId="77777777" w:rsidR="00580237" w:rsidRDefault="00580237" w:rsidP="008128E9">
            <w:pPr>
              <w:rPr>
                <w:ins w:id="1078" w:author="Aleta Haflett" w:date="2014-11-03T13:12:00Z"/>
              </w:rPr>
            </w:pPr>
          </w:p>
        </w:tc>
        <w:tc>
          <w:tcPr>
            <w:tcW w:w="810" w:type="dxa"/>
          </w:tcPr>
          <w:p w14:paraId="6C84920B" w14:textId="77777777" w:rsidR="00580237" w:rsidRDefault="00580237" w:rsidP="008128E9">
            <w:pPr>
              <w:rPr>
                <w:ins w:id="1079" w:author="Aleta Haflett" w:date="2014-11-03T13:12:00Z"/>
              </w:rPr>
            </w:pPr>
          </w:p>
        </w:tc>
        <w:tc>
          <w:tcPr>
            <w:tcW w:w="2346" w:type="dxa"/>
          </w:tcPr>
          <w:p w14:paraId="1CE773B2" w14:textId="77777777" w:rsidR="00580237" w:rsidRDefault="00580237" w:rsidP="008128E9">
            <w:pPr>
              <w:rPr>
                <w:ins w:id="1080" w:author="Aleta Haflett" w:date="2014-11-03T15:27:00Z"/>
              </w:rPr>
            </w:pPr>
          </w:p>
        </w:tc>
        <w:tc>
          <w:tcPr>
            <w:tcW w:w="1350" w:type="dxa"/>
          </w:tcPr>
          <w:p w14:paraId="2253A0BD" w14:textId="77777777" w:rsidR="00580237" w:rsidRDefault="00580237" w:rsidP="008128E9">
            <w:pPr>
              <w:rPr>
                <w:ins w:id="1081" w:author="Aleta Haflett" w:date="2014-11-03T15:28:00Z"/>
              </w:rPr>
            </w:pPr>
          </w:p>
        </w:tc>
        <w:tc>
          <w:tcPr>
            <w:tcW w:w="1170" w:type="dxa"/>
          </w:tcPr>
          <w:p w14:paraId="72A1765D" w14:textId="77777777" w:rsidR="00580237" w:rsidRDefault="00580237" w:rsidP="008128E9">
            <w:pPr>
              <w:rPr>
                <w:ins w:id="1082" w:author="Aleta Haflett" w:date="2014-11-03T15:30:00Z"/>
              </w:rPr>
            </w:pPr>
          </w:p>
        </w:tc>
        <w:tc>
          <w:tcPr>
            <w:tcW w:w="1710" w:type="dxa"/>
          </w:tcPr>
          <w:p w14:paraId="7E22D8DD" w14:textId="77777777" w:rsidR="00580237" w:rsidRDefault="00580237" w:rsidP="008128E9">
            <w:pPr>
              <w:rPr>
                <w:ins w:id="1083" w:author="Aleta Haflett" w:date="2014-11-03T15:48:00Z"/>
              </w:rPr>
            </w:pPr>
          </w:p>
        </w:tc>
      </w:tr>
      <w:tr w:rsidR="00580237" w14:paraId="341B8A92" w14:textId="256EF518" w:rsidTr="00580237">
        <w:trPr>
          <w:ins w:id="1084" w:author="Aleta Haflett" w:date="2014-11-03T13:12:00Z"/>
        </w:trPr>
        <w:tc>
          <w:tcPr>
            <w:tcW w:w="468" w:type="dxa"/>
          </w:tcPr>
          <w:p w14:paraId="7D645CBD" w14:textId="6E474102" w:rsidR="00580237" w:rsidRDefault="00580237" w:rsidP="008128E9">
            <w:r>
              <w:t>r</w:t>
            </w:r>
          </w:p>
        </w:tc>
        <w:tc>
          <w:tcPr>
            <w:tcW w:w="2361" w:type="dxa"/>
          </w:tcPr>
          <w:p w14:paraId="119D4CA4" w14:textId="28591AC2" w:rsidR="00580237" w:rsidRDefault="00580237" w:rsidP="008128E9">
            <w:pPr>
              <w:rPr>
                <w:ins w:id="1085" w:author="Aleta Haflett" w:date="2014-11-03T13:12:00Z"/>
              </w:rPr>
            </w:pPr>
            <w:ins w:id="1086" w:author="Aleta Haflett" w:date="2014-11-03T13:12:00Z">
              <w:r>
                <w:t>Caterpillar</w:t>
              </w:r>
            </w:ins>
          </w:p>
        </w:tc>
        <w:tc>
          <w:tcPr>
            <w:tcW w:w="1791" w:type="dxa"/>
          </w:tcPr>
          <w:p w14:paraId="5A91D7D0" w14:textId="77777777" w:rsidR="00580237" w:rsidRDefault="00580237" w:rsidP="008128E9">
            <w:pPr>
              <w:rPr>
                <w:ins w:id="1087" w:author="Aleta Haflett" w:date="2014-11-03T13:12:00Z"/>
              </w:rPr>
            </w:pPr>
          </w:p>
        </w:tc>
        <w:tc>
          <w:tcPr>
            <w:tcW w:w="990" w:type="dxa"/>
          </w:tcPr>
          <w:p w14:paraId="37311D44" w14:textId="77777777" w:rsidR="00580237" w:rsidRDefault="00580237" w:rsidP="008128E9">
            <w:pPr>
              <w:rPr>
                <w:ins w:id="1088" w:author="Aleta Haflett" w:date="2014-11-03T13:12:00Z"/>
              </w:rPr>
            </w:pPr>
          </w:p>
        </w:tc>
        <w:tc>
          <w:tcPr>
            <w:tcW w:w="810" w:type="dxa"/>
          </w:tcPr>
          <w:p w14:paraId="723C9C75" w14:textId="77777777" w:rsidR="00580237" w:rsidRDefault="00580237" w:rsidP="008128E9">
            <w:pPr>
              <w:rPr>
                <w:ins w:id="1089" w:author="Aleta Haflett" w:date="2014-11-03T13:12:00Z"/>
              </w:rPr>
            </w:pPr>
          </w:p>
        </w:tc>
        <w:tc>
          <w:tcPr>
            <w:tcW w:w="2346" w:type="dxa"/>
          </w:tcPr>
          <w:p w14:paraId="32B899CA" w14:textId="77777777" w:rsidR="00580237" w:rsidRDefault="00580237" w:rsidP="008128E9">
            <w:pPr>
              <w:rPr>
                <w:ins w:id="1090" w:author="Aleta Haflett" w:date="2014-11-03T15:27:00Z"/>
              </w:rPr>
            </w:pPr>
          </w:p>
        </w:tc>
        <w:tc>
          <w:tcPr>
            <w:tcW w:w="1350" w:type="dxa"/>
          </w:tcPr>
          <w:p w14:paraId="21E4F009" w14:textId="77777777" w:rsidR="00580237" w:rsidRDefault="00580237" w:rsidP="008128E9">
            <w:pPr>
              <w:rPr>
                <w:ins w:id="1091" w:author="Aleta Haflett" w:date="2014-11-03T15:28:00Z"/>
              </w:rPr>
            </w:pPr>
          </w:p>
        </w:tc>
        <w:tc>
          <w:tcPr>
            <w:tcW w:w="1170" w:type="dxa"/>
          </w:tcPr>
          <w:p w14:paraId="2DD88898" w14:textId="77777777" w:rsidR="00580237" w:rsidRDefault="00580237" w:rsidP="008128E9">
            <w:pPr>
              <w:rPr>
                <w:ins w:id="1092" w:author="Aleta Haflett" w:date="2014-11-03T15:30:00Z"/>
              </w:rPr>
            </w:pPr>
          </w:p>
        </w:tc>
        <w:tc>
          <w:tcPr>
            <w:tcW w:w="1710" w:type="dxa"/>
          </w:tcPr>
          <w:p w14:paraId="3B1FEE13" w14:textId="77777777" w:rsidR="00580237" w:rsidRDefault="00580237" w:rsidP="008128E9">
            <w:pPr>
              <w:rPr>
                <w:ins w:id="1093" w:author="Aleta Haflett" w:date="2014-11-03T15:48:00Z"/>
              </w:rPr>
            </w:pPr>
          </w:p>
        </w:tc>
      </w:tr>
      <w:tr w:rsidR="00580237" w14:paraId="70723448" w14:textId="78580587" w:rsidTr="00580237">
        <w:trPr>
          <w:ins w:id="1094" w:author="Aleta Haflett" w:date="2014-11-03T13:12:00Z"/>
        </w:trPr>
        <w:tc>
          <w:tcPr>
            <w:tcW w:w="468" w:type="dxa"/>
          </w:tcPr>
          <w:p w14:paraId="4AECB7D8" w14:textId="3E95DB3E" w:rsidR="00580237" w:rsidRDefault="00580237" w:rsidP="008128E9">
            <w:r>
              <w:t>s</w:t>
            </w:r>
          </w:p>
        </w:tc>
        <w:tc>
          <w:tcPr>
            <w:tcW w:w="2361" w:type="dxa"/>
          </w:tcPr>
          <w:p w14:paraId="1F9FD191" w14:textId="0E46BDD1" w:rsidR="00580237" w:rsidRDefault="00580237" w:rsidP="008128E9">
            <w:pPr>
              <w:rPr>
                <w:ins w:id="1095" w:author="Aleta Haflett" w:date="2014-11-03T13:12:00Z"/>
              </w:rPr>
            </w:pPr>
            <w:ins w:id="1096" w:author="Aleta Haflett" w:date="2014-11-03T13:12:00Z">
              <w:r>
                <w:t xml:space="preserve">Other, specify </w:t>
              </w:r>
            </w:ins>
          </w:p>
        </w:tc>
        <w:tc>
          <w:tcPr>
            <w:tcW w:w="1791" w:type="dxa"/>
          </w:tcPr>
          <w:p w14:paraId="513768F0" w14:textId="77777777" w:rsidR="00580237" w:rsidRDefault="00580237" w:rsidP="008128E9">
            <w:pPr>
              <w:rPr>
                <w:ins w:id="1097" w:author="Aleta Haflett" w:date="2014-11-03T13:12:00Z"/>
              </w:rPr>
            </w:pPr>
          </w:p>
        </w:tc>
        <w:tc>
          <w:tcPr>
            <w:tcW w:w="990" w:type="dxa"/>
          </w:tcPr>
          <w:p w14:paraId="004C0562" w14:textId="77777777" w:rsidR="00580237" w:rsidRDefault="00580237" w:rsidP="008128E9">
            <w:pPr>
              <w:rPr>
                <w:ins w:id="1098" w:author="Aleta Haflett" w:date="2014-11-03T13:12:00Z"/>
              </w:rPr>
            </w:pPr>
          </w:p>
        </w:tc>
        <w:tc>
          <w:tcPr>
            <w:tcW w:w="810" w:type="dxa"/>
          </w:tcPr>
          <w:p w14:paraId="7F7720AB" w14:textId="77777777" w:rsidR="00580237" w:rsidRDefault="00580237" w:rsidP="008128E9">
            <w:pPr>
              <w:rPr>
                <w:ins w:id="1099" w:author="Aleta Haflett" w:date="2014-11-03T13:12:00Z"/>
              </w:rPr>
            </w:pPr>
          </w:p>
        </w:tc>
        <w:tc>
          <w:tcPr>
            <w:tcW w:w="2346" w:type="dxa"/>
          </w:tcPr>
          <w:p w14:paraId="2213CDD5" w14:textId="77777777" w:rsidR="00580237" w:rsidRDefault="00580237" w:rsidP="008128E9">
            <w:pPr>
              <w:rPr>
                <w:ins w:id="1100" w:author="Aleta Haflett" w:date="2014-11-03T15:27:00Z"/>
              </w:rPr>
            </w:pPr>
          </w:p>
        </w:tc>
        <w:tc>
          <w:tcPr>
            <w:tcW w:w="1350" w:type="dxa"/>
          </w:tcPr>
          <w:p w14:paraId="375DF8AA" w14:textId="77777777" w:rsidR="00580237" w:rsidRDefault="00580237" w:rsidP="008128E9">
            <w:pPr>
              <w:rPr>
                <w:ins w:id="1101" w:author="Aleta Haflett" w:date="2014-11-03T15:28:00Z"/>
              </w:rPr>
            </w:pPr>
          </w:p>
        </w:tc>
        <w:tc>
          <w:tcPr>
            <w:tcW w:w="1170" w:type="dxa"/>
          </w:tcPr>
          <w:p w14:paraId="11071C04" w14:textId="77777777" w:rsidR="00580237" w:rsidRDefault="00580237" w:rsidP="008128E9">
            <w:pPr>
              <w:rPr>
                <w:ins w:id="1102" w:author="Aleta Haflett" w:date="2014-11-03T15:30:00Z"/>
              </w:rPr>
            </w:pPr>
          </w:p>
        </w:tc>
        <w:tc>
          <w:tcPr>
            <w:tcW w:w="1710" w:type="dxa"/>
          </w:tcPr>
          <w:p w14:paraId="5610A72F" w14:textId="77777777" w:rsidR="00580237" w:rsidRDefault="00580237" w:rsidP="008128E9">
            <w:pPr>
              <w:rPr>
                <w:ins w:id="1103" w:author="Aleta Haflett" w:date="2014-11-03T15:48:00Z"/>
              </w:rPr>
            </w:pPr>
          </w:p>
        </w:tc>
      </w:tr>
    </w:tbl>
    <w:p w14:paraId="068BFA04" w14:textId="77777777" w:rsidR="008128E9" w:rsidRDefault="008128E9" w:rsidP="008E7E6A">
      <w:pPr>
        <w:rPr>
          <w:ins w:id="1104" w:author="Aleta Haflett" w:date="2014-11-03T15:50:00Z"/>
        </w:rPr>
      </w:pPr>
    </w:p>
    <w:p w14:paraId="02CC2AB4" w14:textId="34076C40" w:rsidR="00866F30" w:rsidRDefault="00866F30">
      <w:pPr>
        <w:rPr>
          <w:ins w:id="1105" w:author="Aleta Haflett" w:date="2014-11-03T15:51:00Z"/>
        </w:rPr>
      </w:pPr>
      <w:ins w:id="1106" w:author="Aleta Haflett" w:date="2014-11-03T15:51:00Z">
        <w:r>
          <w:br w:type="page"/>
        </w:r>
      </w:ins>
    </w:p>
    <w:tbl>
      <w:tblPr>
        <w:tblStyle w:val="TableGrid"/>
        <w:tblW w:w="12270" w:type="dxa"/>
        <w:tblLayout w:type="fixed"/>
        <w:tblLook w:val="04A0" w:firstRow="1" w:lastRow="0" w:firstColumn="1" w:lastColumn="0" w:noHBand="0" w:noVBand="1"/>
      </w:tblPr>
      <w:tblGrid>
        <w:gridCol w:w="468"/>
        <w:gridCol w:w="2361"/>
        <w:gridCol w:w="1791"/>
        <w:gridCol w:w="1266"/>
        <w:gridCol w:w="1692"/>
        <w:gridCol w:w="2346"/>
        <w:gridCol w:w="2346"/>
      </w:tblGrid>
      <w:tr w:rsidR="00580237" w14:paraId="721F0DDE" w14:textId="77777777" w:rsidTr="00580237">
        <w:tc>
          <w:tcPr>
            <w:tcW w:w="468" w:type="dxa"/>
          </w:tcPr>
          <w:p w14:paraId="6E5FED1F" w14:textId="77777777" w:rsidR="00580237" w:rsidRPr="004C390C" w:rsidRDefault="00580237" w:rsidP="00866F30">
            <w:pPr>
              <w:rPr>
                <w:b/>
                <w:sz w:val="20"/>
                <w:szCs w:val="20"/>
              </w:rPr>
            </w:pPr>
          </w:p>
        </w:tc>
        <w:tc>
          <w:tcPr>
            <w:tcW w:w="2361" w:type="dxa"/>
          </w:tcPr>
          <w:p w14:paraId="57840B1A" w14:textId="1E423E62" w:rsidR="00580237" w:rsidRPr="004C390C" w:rsidRDefault="00580237" w:rsidP="00866F30">
            <w:pPr>
              <w:rPr>
                <w:b/>
                <w:sz w:val="20"/>
                <w:szCs w:val="20"/>
              </w:rPr>
            </w:pPr>
          </w:p>
        </w:tc>
        <w:tc>
          <w:tcPr>
            <w:tcW w:w="1791" w:type="dxa"/>
          </w:tcPr>
          <w:p w14:paraId="7FAAB969" w14:textId="4182A933" w:rsidR="00580237" w:rsidRDefault="00580237" w:rsidP="00866F30">
            <w:pPr>
              <w:rPr>
                <w:sz w:val="20"/>
                <w:szCs w:val="20"/>
              </w:rPr>
            </w:pPr>
            <w:r>
              <w:rPr>
                <w:sz w:val="20"/>
                <w:szCs w:val="20"/>
              </w:rPr>
              <w:t>K.14</w:t>
            </w:r>
          </w:p>
        </w:tc>
        <w:tc>
          <w:tcPr>
            <w:tcW w:w="1266" w:type="dxa"/>
          </w:tcPr>
          <w:p w14:paraId="5397F099" w14:textId="4CA1F3B4" w:rsidR="00580237" w:rsidRDefault="00580237" w:rsidP="00866F30">
            <w:pPr>
              <w:rPr>
                <w:sz w:val="20"/>
                <w:szCs w:val="20"/>
              </w:rPr>
            </w:pPr>
            <w:r>
              <w:rPr>
                <w:sz w:val="20"/>
                <w:szCs w:val="20"/>
              </w:rPr>
              <w:t>K.15</w:t>
            </w:r>
          </w:p>
        </w:tc>
        <w:tc>
          <w:tcPr>
            <w:tcW w:w="1692" w:type="dxa"/>
          </w:tcPr>
          <w:p w14:paraId="06F5F660" w14:textId="7C0F0E17" w:rsidR="00580237" w:rsidRDefault="00580237" w:rsidP="00866F30">
            <w:pPr>
              <w:rPr>
                <w:sz w:val="20"/>
                <w:szCs w:val="20"/>
              </w:rPr>
            </w:pPr>
            <w:r>
              <w:rPr>
                <w:sz w:val="20"/>
                <w:szCs w:val="20"/>
              </w:rPr>
              <w:t>K.16</w:t>
            </w:r>
          </w:p>
        </w:tc>
        <w:tc>
          <w:tcPr>
            <w:tcW w:w="2346" w:type="dxa"/>
          </w:tcPr>
          <w:p w14:paraId="24F97DB8" w14:textId="689C700E" w:rsidR="00580237" w:rsidRDefault="00580237" w:rsidP="00866F30">
            <w:pPr>
              <w:rPr>
                <w:sz w:val="20"/>
                <w:szCs w:val="20"/>
              </w:rPr>
            </w:pPr>
            <w:r>
              <w:rPr>
                <w:sz w:val="20"/>
                <w:szCs w:val="20"/>
              </w:rPr>
              <w:t>K.17</w:t>
            </w:r>
          </w:p>
        </w:tc>
        <w:tc>
          <w:tcPr>
            <w:tcW w:w="2346" w:type="dxa"/>
          </w:tcPr>
          <w:p w14:paraId="1258C234" w14:textId="5483B1E9" w:rsidR="00580237" w:rsidRDefault="00580237" w:rsidP="00866F30">
            <w:pPr>
              <w:rPr>
                <w:sz w:val="20"/>
                <w:szCs w:val="20"/>
              </w:rPr>
            </w:pPr>
            <w:r>
              <w:rPr>
                <w:sz w:val="20"/>
                <w:szCs w:val="20"/>
              </w:rPr>
              <w:t>K.18</w:t>
            </w:r>
          </w:p>
        </w:tc>
      </w:tr>
      <w:tr w:rsidR="00580237" w14:paraId="6A6E87F8" w14:textId="7948D19F" w:rsidTr="00580237">
        <w:trPr>
          <w:ins w:id="1107" w:author="Aleta Haflett" w:date="2014-11-03T15:51:00Z"/>
        </w:trPr>
        <w:tc>
          <w:tcPr>
            <w:tcW w:w="468" w:type="dxa"/>
          </w:tcPr>
          <w:p w14:paraId="5AFCA7AC" w14:textId="77777777" w:rsidR="00580237" w:rsidRPr="004C390C" w:rsidRDefault="00580237" w:rsidP="00866F30">
            <w:pPr>
              <w:rPr>
                <w:b/>
                <w:sz w:val="20"/>
                <w:szCs w:val="20"/>
              </w:rPr>
            </w:pPr>
          </w:p>
        </w:tc>
        <w:tc>
          <w:tcPr>
            <w:tcW w:w="2361" w:type="dxa"/>
          </w:tcPr>
          <w:p w14:paraId="2DEF2FA7" w14:textId="7118AEF4" w:rsidR="00580237" w:rsidRPr="004C390C" w:rsidRDefault="00580237" w:rsidP="00866F30">
            <w:pPr>
              <w:rPr>
                <w:ins w:id="1108" w:author="Aleta Haflett" w:date="2014-11-03T15:51:00Z"/>
                <w:b/>
                <w:sz w:val="20"/>
                <w:szCs w:val="20"/>
              </w:rPr>
            </w:pPr>
            <w:ins w:id="1109" w:author="Aleta Haflett" w:date="2014-11-03T15:51:00Z">
              <w:r w:rsidRPr="004C390C">
                <w:rPr>
                  <w:b/>
                  <w:sz w:val="20"/>
                  <w:szCs w:val="20"/>
                </w:rPr>
                <w:t>Wood/forest product</w:t>
              </w:r>
            </w:ins>
          </w:p>
        </w:tc>
        <w:tc>
          <w:tcPr>
            <w:tcW w:w="1791" w:type="dxa"/>
          </w:tcPr>
          <w:p w14:paraId="77C2C677" w14:textId="77777777" w:rsidR="00580237" w:rsidRDefault="00580237" w:rsidP="00866F30">
            <w:pPr>
              <w:rPr>
                <w:sz w:val="20"/>
                <w:szCs w:val="20"/>
              </w:rPr>
            </w:pPr>
            <w:ins w:id="1110" w:author="Aleta Haflett" w:date="2014-11-03T15:51:00Z">
              <w:r>
                <w:rPr>
                  <w:sz w:val="20"/>
                  <w:szCs w:val="20"/>
                </w:rPr>
                <w:t>What are the reasons for this increase</w:t>
              </w:r>
            </w:ins>
            <w:r w:rsidR="004C374D">
              <w:rPr>
                <w:sz w:val="20"/>
                <w:szCs w:val="20"/>
              </w:rPr>
              <w:t xml:space="preserve">? </w:t>
            </w:r>
          </w:p>
          <w:p w14:paraId="693178CC" w14:textId="77777777" w:rsidR="004C374D" w:rsidRDefault="004C374D" w:rsidP="00866F30">
            <w:pPr>
              <w:rPr>
                <w:i/>
                <w:sz w:val="20"/>
                <w:szCs w:val="20"/>
              </w:rPr>
            </w:pPr>
            <w:r>
              <w:rPr>
                <w:i/>
                <w:sz w:val="20"/>
                <w:szCs w:val="20"/>
              </w:rPr>
              <w:t>See code 123</w:t>
            </w:r>
          </w:p>
          <w:p w14:paraId="4C03DEAD" w14:textId="29F41A6E" w:rsidR="004C374D" w:rsidRPr="004C374D" w:rsidRDefault="004C374D" w:rsidP="00866F30">
            <w:pPr>
              <w:rPr>
                <w:ins w:id="1111" w:author="Aleta Haflett" w:date="2014-11-03T15:51:00Z"/>
                <w:i/>
                <w:sz w:val="20"/>
                <w:szCs w:val="20"/>
              </w:rPr>
            </w:pPr>
            <w:r>
              <w:rPr>
                <w:i/>
                <w:sz w:val="20"/>
                <w:szCs w:val="20"/>
              </w:rPr>
              <w:t>Probe and code, select all that apply</w:t>
            </w:r>
          </w:p>
        </w:tc>
        <w:tc>
          <w:tcPr>
            <w:tcW w:w="1266" w:type="dxa"/>
          </w:tcPr>
          <w:p w14:paraId="42207E25" w14:textId="77777777" w:rsidR="004C374D" w:rsidRDefault="00580237" w:rsidP="00866F30">
            <w:pPr>
              <w:rPr>
                <w:sz w:val="20"/>
                <w:szCs w:val="20"/>
              </w:rPr>
            </w:pPr>
            <w:ins w:id="1112" w:author="Aleta Haflett" w:date="2014-11-03T15:51:00Z">
              <w:r>
                <w:rPr>
                  <w:sz w:val="20"/>
                  <w:szCs w:val="20"/>
                </w:rPr>
                <w:t>What is the reason for the decline</w:t>
              </w:r>
            </w:ins>
            <w:ins w:id="1113" w:author="Aleta Haflett" w:date="2014-11-03T15:52:00Z">
              <w:r>
                <w:rPr>
                  <w:sz w:val="20"/>
                  <w:szCs w:val="20"/>
                </w:rPr>
                <w:t xml:space="preserve"> in &lt;product&gt;</w:t>
              </w:r>
            </w:ins>
            <w:ins w:id="1114" w:author="Aleta Haflett" w:date="2014-11-03T15:51:00Z">
              <w:r w:rsidRPr="004C390C">
                <w:rPr>
                  <w:sz w:val="20"/>
                  <w:szCs w:val="20"/>
                </w:rPr>
                <w:t>?</w:t>
              </w:r>
            </w:ins>
          </w:p>
          <w:p w14:paraId="13679C32" w14:textId="77777777" w:rsidR="004C374D" w:rsidRDefault="004C374D" w:rsidP="00866F30">
            <w:pPr>
              <w:rPr>
                <w:i/>
                <w:sz w:val="20"/>
                <w:szCs w:val="20"/>
              </w:rPr>
            </w:pPr>
            <w:r>
              <w:rPr>
                <w:i/>
                <w:sz w:val="20"/>
                <w:szCs w:val="20"/>
              </w:rPr>
              <w:t>See code 124</w:t>
            </w:r>
          </w:p>
          <w:p w14:paraId="4B8277DA" w14:textId="389C8F47" w:rsidR="00580237" w:rsidRPr="004C390C" w:rsidRDefault="004C374D" w:rsidP="00866F30">
            <w:pPr>
              <w:rPr>
                <w:ins w:id="1115" w:author="Aleta Haflett" w:date="2014-11-03T15:51:00Z"/>
                <w:sz w:val="20"/>
                <w:szCs w:val="20"/>
              </w:rPr>
            </w:pPr>
            <w:r>
              <w:rPr>
                <w:i/>
                <w:sz w:val="20"/>
                <w:szCs w:val="20"/>
              </w:rPr>
              <w:t>Probe and code, Select all that apply</w:t>
            </w:r>
            <w:ins w:id="1116" w:author="Aleta Haflett" w:date="2014-11-03T15:51:00Z">
              <w:r w:rsidR="00580237" w:rsidRPr="004C390C">
                <w:rPr>
                  <w:sz w:val="20"/>
                  <w:szCs w:val="20"/>
                </w:rPr>
                <w:t xml:space="preserve"> </w:t>
              </w:r>
            </w:ins>
          </w:p>
        </w:tc>
        <w:tc>
          <w:tcPr>
            <w:tcW w:w="1692" w:type="dxa"/>
          </w:tcPr>
          <w:p w14:paraId="756D094F" w14:textId="77777777" w:rsidR="00580237" w:rsidRDefault="00580237" w:rsidP="00866F30">
            <w:pPr>
              <w:rPr>
                <w:sz w:val="20"/>
                <w:szCs w:val="20"/>
              </w:rPr>
            </w:pPr>
            <w:ins w:id="1117" w:author="Aleta Haflett" w:date="2014-11-03T15:52:00Z">
              <w:r>
                <w:rPr>
                  <w:sz w:val="20"/>
                  <w:szCs w:val="20"/>
                </w:rPr>
                <w:t>What have you done in response to the decline in availability of &lt;product&gt;?</w:t>
              </w:r>
            </w:ins>
          </w:p>
          <w:p w14:paraId="730B2245" w14:textId="2EEFC038" w:rsidR="004C374D" w:rsidRDefault="004C374D" w:rsidP="004C374D">
            <w:pPr>
              <w:rPr>
                <w:i/>
                <w:sz w:val="20"/>
                <w:szCs w:val="20"/>
              </w:rPr>
            </w:pPr>
            <w:r>
              <w:rPr>
                <w:i/>
                <w:sz w:val="20"/>
                <w:szCs w:val="20"/>
              </w:rPr>
              <w:t>See code 125</w:t>
            </w:r>
          </w:p>
          <w:p w14:paraId="0927345F" w14:textId="0D2E939A" w:rsidR="004C374D" w:rsidRPr="00866F30" w:rsidRDefault="004C374D" w:rsidP="004C374D">
            <w:pPr>
              <w:rPr>
                <w:ins w:id="1118" w:author="Aleta Haflett" w:date="2014-11-03T15:51:00Z"/>
                <w:i/>
                <w:sz w:val="20"/>
                <w:szCs w:val="20"/>
              </w:rPr>
            </w:pPr>
            <w:r>
              <w:rPr>
                <w:i/>
                <w:sz w:val="20"/>
                <w:szCs w:val="20"/>
              </w:rPr>
              <w:t>Probe and code, Select all that apply</w:t>
            </w:r>
          </w:p>
        </w:tc>
        <w:tc>
          <w:tcPr>
            <w:tcW w:w="2346" w:type="dxa"/>
          </w:tcPr>
          <w:p w14:paraId="54325A0B" w14:textId="77777777" w:rsidR="00580237" w:rsidRDefault="00580237" w:rsidP="00866F30">
            <w:pPr>
              <w:rPr>
                <w:ins w:id="1119" w:author="Aleta Haflett" w:date="2014-11-03T18:14:00Z"/>
                <w:sz w:val="20"/>
                <w:szCs w:val="20"/>
              </w:rPr>
            </w:pPr>
            <w:ins w:id="1120" w:author="Aleta Haflett" w:date="2014-11-03T18:14:00Z">
              <w:r>
                <w:rPr>
                  <w:sz w:val="20"/>
                  <w:szCs w:val="20"/>
                </w:rPr>
                <w:t xml:space="preserve">Have you experienced any conflicts in relation to harvesting &lt;product&gt; in the last five years? </w:t>
              </w:r>
            </w:ins>
          </w:p>
          <w:p w14:paraId="2AB53F19" w14:textId="77777777" w:rsidR="00580237" w:rsidRDefault="00580237" w:rsidP="00866F30">
            <w:pPr>
              <w:rPr>
                <w:ins w:id="1121" w:author="Aleta Haflett" w:date="2014-11-03T18:14:00Z"/>
                <w:sz w:val="20"/>
                <w:szCs w:val="20"/>
              </w:rPr>
            </w:pPr>
            <w:ins w:id="1122" w:author="Aleta Haflett" w:date="2014-11-03T18:14:00Z">
              <w:r>
                <w:rPr>
                  <w:sz w:val="20"/>
                  <w:szCs w:val="20"/>
                </w:rPr>
                <w:t>0=No</w:t>
              </w:r>
            </w:ins>
          </w:p>
          <w:p w14:paraId="19DE7F56" w14:textId="77777777" w:rsidR="00580237" w:rsidRDefault="00580237" w:rsidP="00866F30">
            <w:pPr>
              <w:rPr>
                <w:ins w:id="1123" w:author="Aleta Haflett" w:date="2014-11-03T18:14:00Z"/>
                <w:sz w:val="20"/>
                <w:szCs w:val="20"/>
              </w:rPr>
            </w:pPr>
            <w:ins w:id="1124" w:author="Aleta Haflett" w:date="2014-11-03T18:14:00Z">
              <w:r>
                <w:rPr>
                  <w:sz w:val="20"/>
                  <w:szCs w:val="20"/>
                </w:rPr>
                <w:t xml:space="preserve">1=Yes </w:t>
              </w:r>
            </w:ins>
          </w:p>
          <w:p w14:paraId="69D60394" w14:textId="33A5EC4E" w:rsidR="00580237" w:rsidRPr="008E7E6A" w:rsidRDefault="00580237" w:rsidP="00866F30">
            <w:pPr>
              <w:rPr>
                <w:ins w:id="1125" w:author="Aleta Haflett" w:date="2014-11-03T18:12:00Z"/>
                <w:i/>
                <w:sz w:val="20"/>
                <w:szCs w:val="20"/>
              </w:rPr>
            </w:pPr>
            <w:ins w:id="1126" w:author="Aleta Haflett" w:date="2014-11-03T18:14:00Z">
              <w:r>
                <w:rPr>
                  <w:i/>
                  <w:sz w:val="20"/>
                  <w:szCs w:val="20"/>
                </w:rPr>
                <w:t>If 0, skip to next product</w:t>
              </w:r>
            </w:ins>
          </w:p>
        </w:tc>
        <w:tc>
          <w:tcPr>
            <w:tcW w:w="2346" w:type="dxa"/>
          </w:tcPr>
          <w:p w14:paraId="26A964F3" w14:textId="77777777" w:rsidR="00580237" w:rsidRDefault="00580237" w:rsidP="00866F30">
            <w:pPr>
              <w:rPr>
                <w:ins w:id="1127" w:author="Aleta Haflett" w:date="2014-11-03T18:15:00Z"/>
                <w:sz w:val="20"/>
                <w:szCs w:val="20"/>
              </w:rPr>
            </w:pPr>
            <w:ins w:id="1128" w:author="Aleta Haflett" w:date="2014-11-03T18:14:00Z">
              <w:r>
                <w:rPr>
                  <w:sz w:val="20"/>
                  <w:szCs w:val="20"/>
                </w:rPr>
                <w:t>What type of conflict?</w:t>
              </w:r>
            </w:ins>
          </w:p>
          <w:p w14:paraId="75DD3762" w14:textId="77777777" w:rsidR="00580237" w:rsidRDefault="00580237" w:rsidP="00866F30">
            <w:pPr>
              <w:rPr>
                <w:ins w:id="1129" w:author="Aleta Haflett" w:date="2014-11-03T18:15:00Z"/>
                <w:sz w:val="20"/>
                <w:szCs w:val="20"/>
              </w:rPr>
            </w:pPr>
            <w:ins w:id="1130" w:author="Aleta Haflett" w:date="2014-11-03T18:15:00Z">
              <w:r>
                <w:rPr>
                  <w:sz w:val="20"/>
                  <w:szCs w:val="20"/>
                </w:rPr>
                <w:t>1=Conflict with FD</w:t>
              </w:r>
            </w:ins>
          </w:p>
          <w:p w14:paraId="6D1FF213" w14:textId="77777777" w:rsidR="00580237" w:rsidRDefault="00580237" w:rsidP="00866F30">
            <w:pPr>
              <w:rPr>
                <w:ins w:id="1131" w:author="Aleta Haflett" w:date="2014-11-03T18:15:00Z"/>
                <w:sz w:val="20"/>
                <w:szCs w:val="20"/>
              </w:rPr>
            </w:pPr>
            <w:ins w:id="1132" w:author="Aleta Haflett" w:date="2014-11-03T18:15:00Z">
              <w:r>
                <w:rPr>
                  <w:sz w:val="20"/>
                  <w:szCs w:val="20"/>
                </w:rPr>
                <w:t>2=Conflict with concessioners</w:t>
              </w:r>
            </w:ins>
          </w:p>
          <w:p w14:paraId="39EB83A3" w14:textId="77777777" w:rsidR="00580237" w:rsidRDefault="00580237" w:rsidP="00866F30">
            <w:pPr>
              <w:rPr>
                <w:ins w:id="1133" w:author="Aleta Haflett" w:date="2014-11-03T18:15:00Z"/>
                <w:sz w:val="20"/>
                <w:szCs w:val="20"/>
              </w:rPr>
            </w:pPr>
            <w:ins w:id="1134" w:author="Aleta Haflett" w:date="2014-11-03T18:15:00Z">
              <w:r>
                <w:rPr>
                  <w:sz w:val="20"/>
                  <w:szCs w:val="20"/>
                </w:rPr>
                <w:t>3=Land-use conflicts with community members</w:t>
              </w:r>
            </w:ins>
          </w:p>
          <w:p w14:paraId="351A4E4F" w14:textId="77777777" w:rsidR="00580237" w:rsidRDefault="00580237" w:rsidP="00866F30">
            <w:pPr>
              <w:rPr>
                <w:ins w:id="1135" w:author="Aleta Haflett" w:date="2014-11-03T18:15:00Z"/>
                <w:sz w:val="20"/>
                <w:szCs w:val="20"/>
              </w:rPr>
            </w:pPr>
            <w:ins w:id="1136" w:author="Aleta Haflett" w:date="2014-11-03T18:15:00Z">
              <w:r>
                <w:rPr>
                  <w:sz w:val="20"/>
                  <w:szCs w:val="20"/>
                </w:rPr>
                <w:t>4=Land-use conflicts with neighboring communities</w:t>
              </w:r>
            </w:ins>
          </w:p>
          <w:p w14:paraId="778CEC10" w14:textId="77777777" w:rsidR="00580237" w:rsidRDefault="00580237" w:rsidP="00866F30">
            <w:pPr>
              <w:rPr>
                <w:ins w:id="1137" w:author="Aleta Haflett" w:date="2014-11-03T18:15:00Z"/>
                <w:sz w:val="20"/>
                <w:szCs w:val="20"/>
              </w:rPr>
            </w:pPr>
            <w:ins w:id="1138" w:author="Aleta Haflett" w:date="2014-11-03T18:15:00Z">
              <w:r>
                <w:rPr>
                  <w:sz w:val="20"/>
                  <w:szCs w:val="20"/>
                </w:rPr>
                <w:t>5=Conflicts with outsiders</w:t>
              </w:r>
            </w:ins>
          </w:p>
          <w:p w14:paraId="799EB8CB" w14:textId="4C07B6B1" w:rsidR="00580237" w:rsidRDefault="00580237" w:rsidP="00866F30">
            <w:pPr>
              <w:rPr>
                <w:ins w:id="1139" w:author="Aleta Haflett" w:date="2014-11-03T18:12:00Z"/>
                <w:sz w:val="20"/>
                <w:szCs w:val="20"/>
              </w:rPr>
            </w:pPr>
            <w:ins w:id="1140" w:author="Aleta Haflett" w:date="2014-11-03T18:15:00Z">
              <w:r>
                <w:rPr>
                  <w:sz w:val="20"/>
                  <w:szCs w:val="20"/>
                </w:rPr>
                <w:t xml:space="preserve">97=Other, specify </w:t>
              </w:r>
            </w:ins>
          </w:p>
        </w:tc>
      </w:tr>
      <w:tr w:rsidR="00580237" w14:paraId="53312F95" w14:textId="592443A6" w:rsidTr="00580237">
        <w:trPr>
          <w:ins w:id="1141" w:author="Aleta Haflett" w:date="2014-11-03T15:51:00Z"/>
        </w:trPr>
        <w:tc>
          <w:tcPr>
            <w:tcW w:w="468" w:type="dxa"/>
          </w:tcPr>
          <w:p w14:paraId="45D8F1D3" w14:textId="08DFF89E" w:rsidR="00580237" w:rsidRDefault="00580237" w:rsidP="00866F30">
            <w:r>
              <w:t>a</w:t>
            </w:r>
          </w:p>
        </w:tc>
        <w:tc>
          <w:tcPr>
            <w:tcW w:w="2361" w:type="dxa"/>
          </w:tcPr>
          <w:p w14:paraId="2D633539" w14:textId="29B95404" w:rsidR="00580237" w:rsidRDefault="00580237" w:rsidP="00866F30">
            <w:pPr>
              <w:rPr>
                <w:ins w:id="1142" w:author="Aleta Haflett" w:date="2014-11-03T15:51:00Z"/>
              </w:rPr>
            </w:pPr>
            <w:ins w:id="1143" w:author="Aleta Haflett" w:date="2014-11-03T15:51:00Z">
              <w:r>
                <w:t>Industrial wood</w:t>
              </w:r>
            </w:ins>
          </w:p>
        </w:tc>
        <w:tc>
          <w:tcPr>
            <w:tcW w:w="1791" w:type="dxa"/>
          </w:tcPr>
          <w:p w14:paraId="51FD9669" w14:textId="77777777" w:rsidR="00580237" w:rsidRDefault="00580237" w:rsidP="00866F30">
            <w:pPr>
              <w:rPr>
                <w:ins w:id="1144" w:author="Aleta Haflett" w:date="2014-11-03T15:51:00Z"/>
              </w:rPr>
            </w:pPr>
          </w:p>
        </w:tc>
        <w:tc>
          <w:tcPr>
            <w:tcW w:w="1266" w:type="dxa"/>
          </w:tcPr>
          <w:p w14:paraId="088017A9" w14:textId="77777777" w:rsidR="00580237" w:rsidRDefault="00580237" w:rsidP="00866F30">
            <w:pPr>
              <w:rPr>
                <w:ins w:id="1145" w:author="Aleta Haflett" w:date="2014-11-03T15:51:00Z"/>
              </w:rPr>
            </w:pPr>
          </w:p>
        </w:tc>
        <w:tc>
          <w:tcPr>
            <w:tcW w:w="1692" w:type="dxa"/>
          </w:tcPr>
          <w:p w14:paraId="01A38E61" w14:textId="77777777" w:rsidR="00580237" w:rsidRDefault="00580237" w:rsidP="00866F30">
            <w:pPr>
              <w:rPr>
                <w:ins w:id="1146" w:author="Aleta Haflett" w:date="2014-11-03T15:51:00Z"/>
              </w:rPr>
            </w:pPr>
          </w:p>
        </w:tc>
        <w:tc>
          <w:tcPr>
            <w:tcW w:w="2346" w:type="dxa"/>
          </w:tcPr>
          <w:p w14:paraId="02FE3144" w14:textId="77777777" w:rsidR="00580237" w:rsidRDefault="00580237" w:rsidP="00866F30">
            <w:pPr>
              <w:rPr>
                <w:ins w:id="1147" w:author="Aleta Haflett" w:date="2014-11-03T18:12:00Z"/>
              </w:rPr>
            </w:pPr>
          </w:p>
        </w:tc>
        <w:tc>
          <w:tcPr>
            <w:tcW w:w="2346" w:type="dxa"/>
          </w:tcPr>
          <w:p w14:paraId="5F44138A" w14:textId="77777777" w:rsidR="00580237" w:rsidRDefault="00580237" w:rsidP="00866F30">
            <w:pPr>
              <w:rPr>
                <w:ins w:id="1148" w:author="Aleta Haflett" w:date="2014-11-03T18:12:00Z"/>
              </w:rPr>
            </w:pPr>
          </w:p>
        </w:tc>
      </w:tr>
      <w:tr w:rsidR="00580237" w14:paraId="015C39B1" w14:textId="51AE85F9" w:rsidTr="00580237">
        <w:trPr>
          <w:ins w:id="1149" w:author="Aleta Haflett" w:date="2014-11-03T15:51:00Z"/>
        </w:trPr>
        <w:tc>
          <w:tcPr>
            <w:tcW w:w="468" w:type="dxa"/>
          </w:tcPr>
          <w:p w14:paraId="61A1E3BE" w14:textId="4DFA7DF7" w:rsidR="00580237" w:rsidRDefault="00580237" w:rsidP="00866F30">
            <w:r>
              <w:t>b</w:t>
            </w:r>
          </w:p>
        </w:tc>
        <w:tc>
          <w:tcPr>
            <w:tcW w:w="2361" w:type="dxa"/>
          </w:tcPr>
          <w:p w14:paraId="20FB4158" w14:textId="2EC1F35C" w:rsidR="00580237" w:rsidRDefault="00580237" w:rsidP="00866F30">
            <w:pPr>
              <w:rPr>
                <w:ins w:id="1150" w:author="Aleta Haflett" w:date="2014-11-03T15:51:00Z"/>
              </w:rPr>
            </w:pPr>
            <w:ins w:id="1151" w:author="Aleta Haflett" w:date="2014-11-03T15:51:00Z">
              <w:r>
                <w:t>Fuel wood</w:t>
              </w:r>
            </w:ins>
          </w:p>
        </w:tc>
        <w:tc>
          <w:tcPr>
            <w:tcW w:w="1791" w:type="dxa"/>
          </w:tcPr>
          <w:p w14:paraId="62069B1E" w14:textId="77777777" w:rsidR="00580237" w:rsidRDefault="00580237" w:rsidP="00866F30">
            <w:pPr>
              <w:rPr>
                <w:ins w:id="1152" w:author="Aleta Haflett" w:date="2014-11-03T15:51:00Z"/>
              </w:rPr>
            </w:pPr>
          </w:p>
        </w:tc>
        <w:tc>
          <w:tcPr>
            <w:tcW w:w="1266" w:type="dxa"/>
          </w:tcPr>
          <w:p w14:paraId="3279B90C" w14:textId="77777777" w:rsidR="00580237" w:rsidRDefault="00580237" w:rsidP="00866F30">
            <w:pPr>
              <w:rPr>
                <w:ins w:id="1153" w:author="Aleta Haflett" w:date="2014-11-03T15:51:00Z"/>
              </w:rPr>
            </w:pPr>
          </w:p>
        </w:tc>
        <w:tc>
          <w:tcPr>
            <w:tcW w:w="1692" w:type="dxa"/>
          </w:tcPr>
          <w:p w14:paraId="20BC5604" w14:textId="77777777" w:rsidR="00580237" w:rsidRDefault="00580237" w:rsidP="00866F30">
            <w:pPr>
              <w:rPr>
                <w:ins w:id="1154" w:author="Aleta Haflett" w:date="2014-11-03T15:51:00Z"/>
              </w:rPr>
            </w:pPr>
          </w:p>
        </w:tc>
        <w:tc>
          <w:tcPr>
            <w:tcW w:w="2346" w:type="dxa"/>
          </w:tcPr>
          <w:p w14:paraId="69E72FED" w14:textId="77777777" w:rsidR="00580237" w:rsidRDefault="00580237" w:rsidP="00866F30">
            <w:pPr>
              <w:rPr>
                <w:ins w:id="1155" w:author="Aleta Haflett" w:date="2014-11-03T18:12:00Z"/>
              </w:rPr>
            </w:pPr>
          </w:p>
        </w:tc>
        <w:tc>
          <w:tcPr>
            <w:tcW w:w="2346" w:type="dxa"/>
          </w:tcPr>
          <w:p w14:paraId="2F56906D" w14:textId="77777777" w:rsidR="00580237" w:rsidRDefault="00580237" w:rsidP="00866F30">
            <w:pPr>
              <w:rPr>
                <w:ins w:id="1156" w:author="Aleta Haflett" w:date="2014-11-03T18:12:00Z"/>
              </w:rPr>
            </w:pPr>
          </w:p>
        </w:tc>
      </w:tr>
      <w:tr w:rsidR="00580237" w14:paraId="1DFFD299" w14:textId="26EF7FD0" w:rsidTr="00580237">
        <w:trPr>
          <w:ins w:id="1157" w:author="Aleta Haflett" w:date="2014-11-03T15:51:00Z"/>
        </w:trPr>
        <w:tc>
          <w:tcPr>
            <w:tcW w:w="468" w:type="dxa"/>
          </w:tcPr>
          <w:p w14:paraId="24F7F5FE" w14:textId="1DBF4466" w:rsidR="00580237" w:rsidRDefault="00580237" w:rsidP="00866F30">
            <w:r>
              <w:t>c</w:t>
            </w:r>
          </w:p>
        </w:tc>
        <w:tc>
          <w:tcPr>
            <w:tcW w:w="2361" w:type="dxa"/>
          </w:tcPr>
          <w:p w14:paraId="4A1DE449" w14:textId="1AAAC944" w:rsidR="00580237" w:rsidRDefault="00580237" w:rsidP="00866F30">
            <w:pPr>
              <w:rPr>
                <w:ins w:id="1158" w:author="Aleta Haflett" w:date="2014-11-03T15:51:00Z"/>
              </w:rPr>
            </w:pPr>
            <w:ins w:id="1159" w:author="Aleta Haflett" w:date="2014-11-03T15:51:00Z">
              <w:r>
                <w:t>Charcoal</w:t>
              </w:r>
            </w:ins>
          </w:p>
        </w:tc>
        <w:tc>
          <w:tcPr>
            <w:tcW w:w="1791" w:type="dxa"/>
          </w:tcPr>
          <w:p w14:paraId="77CBAC12" w14:textId="77777777" w:rsidR="00580237" w:rsidRDefault="00580237" w:rsidP="00866F30">
            <w:pPr>
              <w:rPr>
                <w:ins w:id="1160" w:author="Aleta Haflett" w:date="2014-11-03T15:51:00Z"/>
              </w:rPr>
            </w:pPr>
          </w:p>
        </w:tc>
        <w:tc>
          <w:tcPr>
            <w:tcW w:w="1266" w:type="dxa"/>
          </w:tcPr>
          <w:p w14:paraId="5B9514E4" w14:textId="77777777" w:rsidR="00580237" w:rsidRDefault="00580237" w:rsidP="00866F30">
            <w:pPr>
              <w:rPr>
                <w:ins w:id="1161" w:author="Aleta Haflett" w:date="2014-11-03T15:51:00Z"/>
              </w:rPr>
            </w:pPr>
          </w:p>
        </w:tc>
        <w:tc>
          <w:tcPr>
            <w:tcW w:w="1692" w:type="dxa"/>
          </w:tcPr>
          <w:p w14:paraId="5A5B9184" w14:textId="77777777" w:rsidR="00580237" w:rsidRDefault="00580237" w:rsidP="00866F30">
            <w:pPr>
              <w:rPr>
                <w:ins w:id="1162" w:author="Aleta Haflett" w:date="2014-11-03T15:51:00Z"/>
              </w:rPr>
            </w:pPr>
          </w:p>
        </w:tc>
        <w:tc>
          <w:tcPr>
            <w:tcW w:w="2346" w:type="dxa"/>
          </w:tcPr>
          <w:p w14:paraId="1492B621" w14:textId="77777777" w:rsidR="00580237" w:rsidRDefault="00580237" w:rsidP="00866F30">
            <w:pPr>
              <w:rPr>
                <w:ins w:id="1163" w:author="Aleta Haflett" w:date="2014-11-03T18:12:00Z"/>
              </w:rPr>
            </w:pPr>
          </w:p>
        </w:tc>
        <w:tc>
          <w:tcPr>
            <w:tcW w:w="2346" w:type="dxa"/>
          </w:tcPr>
          <w:p w14:paraId="4D071CB6" w14:textId="77777777" w:rsidR="00580237" w:rsidRDefault="00580237" w:rsidP="00866F30">
            <w:pPr>
              <w:rPr>
                <w:ins w:id="1164" w:author="Aleta Haflett" w:date="2014-11-03T18:12:00Z"/>
              </w:rPr>
            </w:pPr>
          </w:p>
        </w:tc>
      </w:tr>
      <w:tr w:rsidR="00580237" w14:paraId="0761EFEC" w14:textId="24E55D44" w:rsidTr="00580237">
        <w:trPr>
          <w:ins w:id="1165" w:author="Aleta Haflett" w:date="2014-11-03T15:51:00Z"/>
        </w:trPr>
        <w:tc>
          <w:tcPr>
            <w:tcW w:w="468" w:type="dxa"/>
          </w:tcPr>
          <w:p w14:paraId="6BFC534B" w14:textId="4DAFCFED" w:rsidR="00580237" w:rsidRDefault="00580237" w:rsidP="00866F30">
            <w:r>
              <w:t>d</w:t>
            </w:r>
          </w:p>
        </w:tc>
        <w:tc>
          <w:tcPr>
            <w:tcW w:w="2361" w:type="dxa"/>
          </w:tcPr>
          <w:p w14:paraId="7A3F09DA" w14:textId="57A4E544" w:rsidR="00580237" w:rsidRDefault="00580237" w:rsidP="00866F30">
            <w:pPr>
              <w:rPr>
                <w:ins w:id="1166" w:author="Aleta Haflett" w:date="2014-11-03T15:51:00Z"/>
              </w:rPr>
            </w:pPr>
            <w:ins w:id="1167" w:author="Aleta Haflett" w:date="2014-11-03T15:51:00Z">
              <w:r>
                <w:t>Wood for wood carving</w:t>
              </w:r>
            </w:ins>
          </w:p>
        </w:tc>
        <w:tc>
          <w:tcPr>
            <w:tcW w:w="1791" w:type="dxa"/>
          </w:tcPr>
          <w:p w14:paraId="5F69DAF7" w14:textId="77777777" w:rsidR="00580237" w:rsidRDefault="00580237" w:rsidP="00866F30">
            <w:pPr>
              <w:rPr>
                <w:ins w:id="1168" w:author="Aleta Haflett" w:date="2014-11-03T15:51:00Z"/>
              </w:rPr>
            </w:pPr>
          </w:p>
        </w:tc>
        <w:tc>
          <w:tcPr>
            <w:tcW w:w="1266" w:type="dxa"/>
          </w:tcPr>
          <w:p w14:paraId="7B022FC9" w14:textId="77777777" w:rsidR="00580237" w:rsidRDefault="00580237" w:rsidP="00866F30">
            <w:pPr>
              <w:rPr>
                <w:ins w:id="1169" w:author="Aleta Haflett" w:date="2014-11-03T15:51:00Z"/>
              </w:rPr>
            </w:pPr>
          </w:p>
        </w:tc>
        <w:tc>
          <w:tcPr>
            <w:tcW w:w="1692" w:type="dxa"/>
          </w:tcPr>
          <w:p w14:paraId="22256D7E" w14:textId="77777777" w:rsidR="00580237" w:rsidRDefault="00580237" w:rsidP="00866F30">
            <w:pPr>
              <w:rPr>
                <w:ins w:id="1170" w:author="Aleta Haflett" w:date="2014-11-03T15:51:00Z"/>
              </w:rPr>
            </w:pPr>
          </w:p>
        </w:tc>
        <w:tc>
          <w:tcPr>
            <w:tcW w:w="2346" w:type="dxa"/>
          </w:tcPr>
          <w:p w14:paraId="53CA98EA" w14:textId="77777777" w:rsidR="00580237" w:rsidRDefault="00580237" w:rsidP="00866F30">
            <w:pPr>
              <w:rPr>
                <w:ins w:id="1171" w:author="Aleta Haflett" w:date="2014-11-03T18:12:00Z"/>
              </w:rPr>
            </w:pPr>
          </w:p>
        </w:tc>
        <w:tc>
          <w:tcPr>
            <w:tcW w:w="2346" w:type="dxa"/>
          </w:tcPr>
          <w:p w14:paraId="0E37C9CE" w14:textId="77777777" w:rsidR="00580237" w:rsidRDefault="00580237" w:rsidP="00866F30">
            <w:pPr>
              <w:rPr>
                <w:ins w:id="1172" w:author="Aleta Haflett" w:date="2014-11-03T18:12:00Z"/>
              </w:rPr>
            </w:pPr>
          </w:p>
        </w:tc>
      </w:tr>
      <w:tr w:rsidR="00580237" w14:paraId="25D3C0D5" w14:textId="0D459DFC" w:rsidTr="00580237">
        <w:trPr>
          <w:ins w:id="1173" w:author="Aleta Haflett" w:date="2014-11-03T15:51:00Z"/>
        </w:trPr>
        <w:tc>
          <w:tcPr>
            <w:tcW w:w="468" w:type="dxa"/>
          </w:tcPr>
          <w:p w14:paraId="07BB0B6E" w14:textId="6CC88CE3" w:rsidR="00580237" w:rsidRDefault="00580237" w:rsidP="00866F30">
            <w:r>
              <w:t>e</w:t>
            </w:r>
          </w:p>
        </w:tc>
        <w:tc>
          <w:tcPr>
            <w:tcW w:w="2361" w:type="dxa"/>
          </w:tcPr>
          <w:p w14:paraId="533DF751" w14:textId="4A144C2C" w:rsidR="00580237" w:rsidRDefault="00580237" w:rsidP="00866F30">
            <w:pPr>
              <w:rPr>
                <w:ins w:id="1174" w:author="Aleta Haflett" w:date="2014-11-03T15:51:00Z"/>
              </w:rPr>
            </w:pPr>
            <w:ins w:id="1175" w:author="Aleta Haflett" w:date="2014-11-03T15:51:00Z">
              <w:r>
                <w:t>Wood for poles</w:t>
              </w:r>
            </w:ins>
          </w:p>
        </w:tc>
        <w:tc>
          <w:tcPr>
            <w:tcW w:w="1791" w:type="dxa"/>
          </w:tcPr>
          <w:p w14:paraId="0B45BC51" w14:textId="77777777" w:rsidR="00580237" w:rsidRDefault="00580237" w:rsidP="00866F30">
            <w:pPr>
              <w:rPr>
                <w:ins w:id="1176" w:author="Aleta Haflett" w:date="2014-11-03T15:51:00Z"/>
              </w:rPr>
            </w:pPr>
          </w:p>
        </w:tc>
        <w:tc>
          <w:tcPr>
            <w:tcW w:w="1266" w:type="dxa"/>
          </w:tcPr>
          <w:p w14:paraId="0D561365" w14:textId="77777777" w:rsidR="00580237" w:rsidRDefault="00580237" w:rsidP="00866F30">
            <w:pPr>
              <w:rPr>
                <w:ins w:id="1177" w:author="Aleta Haflett" w:date="2014-11-03T15:51:00Z"/>
              </w:rPr>
            </w:pPr>
          </w:p>
        </w:tc>
        <w:tc>
          <w:tcPr>
            <w:tcW w:w="1692" w:type="dxa"/>
          </w:tcPr>
          <w:p w14:paraId="48A3DFE1" w14:textId="77777777" w:rsidR="00580237" w:rsidRDefault="00580237" w:rsidP="00866F30">
            <w:pPr>
              <w:rPr>
                <w:ins w:id="1178" w:author="Aleta Haflett" w:date="2014-11-03T15:51:00Z"/>
              </w:rPr>
            </w:pPr>
          </w:p>
        </w:tc>
        <w:tc>
          <w:tcPr>
            <w:tcW w:w="2346" w:type="dxa"/>
          </w:tcPr>
          <w:p w14:paraId="5E219EEA" w14:textId="77777777" w:rsidR="00580237" w:rsidRDefault="00580237" w:rsidP="00866F30">
            <w:pPr>
              <w:rPr>
                <w:ins w:id="1179" w:author="Aleta Haflett" w:date="2014-11-03T18:12:00Z"/>
              </w:rPr>
            </w:pPr>
          </w:p>
        </w:tc>
        <w:tc>
          <w:tcPr>
            <w:tcW w:w="2346" w:type="dxa"/>
          </w:tcPr>
          <w:p w14:paraId="42CA7E39" w14:textId="77777777" w:rsidR="00580237" w:rsidRDefault="00580237" w:rsidP="00866F30">
            <w:pPr>
              <w:rPr>
                <w:ins w:id="1180" w:author="Aleta Haflett" w:date="2014-11-03T18:12:00Z"/>
              </w:rPr>
            </w:pPr>
          </w:p>
        </w:tc>
      </w:tr>
      <w:tr w:rsidR="00580237" w14:paraId="5BC81C98" w14:textId="6D593AF4" w:rsidTr="00580237">
        <w:trPr>
          <w:trHeight w:val="179"/>
          <w:ins w:id="1181" w:author="Aleta Haflett" w:date="2014-11-03T15:51:00Z"/>
        </w:trPr>
        <w:tc>
          <w:tcPr>
            <w:tcW w:w="468" w:type="dxa"/>
          </w:tcPr>
          <w:p w14:paraId="2786F20B" w14:textId="64D1DFD7" w:rsidR="00580237" w:rsidRDefault="00580237" w:rsidP="00866F30">
            <w:r>
              <w:t>f</w:t>
            </w:r>
          </w:p>
        </w:tc>
        <w:tc>
          <w:tcPr>
            <w:tcW w:w="2361" w:type="dxa"/>
          </w:tcPr>
          <w:p w14:paraId="47998046" w14:textId="2DB22D77" w:rsidR="00580237" w:rsidRDefault="00580237" w:rsidP="00866F30">
            <w:pPr>
              <w:rPr>
                <w:ins w:id="1182" w:author="Aleta Haflett" w:date="2014-11-03T15:51:00Z"/>
              </w:rPr>
            </w:pPr>
            <w:ins w:id="1183" w:author="Aleta Haflett" w:date="2014-11-03T15:51:00Z">
              <w:r>
                <w:t xml:space="preserve">Fruit, nuts, seeds, roots, berries, etc. </w:t>
              </w:r>
            </w:ins>
          </w:p>
        </w:tc>
        <w:tc>
          <w:tcPr>
            <w:tcW w:w="1791" w:type="dxa"/>
          </w:tcPr>
          <w:p w14:paraId="66DACF8D" w14:textId="77777777" w:rsidR="00580237" w:rsidRDefault="00580237" w:rsidP="00866F30">
            <w:pPr>
              <w:rPr>
                <w:ins w:id="1184" w:author="Aleta Haflett" w:date="2014-11-03T15:51:00Z"/>
              </w:rPr>
            </w:pPr>
          </w:p>
        </w:tc>
        <w:tc>
          <w:tcPr>
            <w:tcW w:w="1266" w:type="dxa"/>
          </w:tcPr>
          <w:p w14:paraId="7359310E" w14:textId="77777777" w:rsidR="00580237" w:rsidRDefault="00580237" w:rsidP="00866F30">
            <w:pPr>
              <w:rPr>
                <w:ins w:id="1185" w:author="Aleta Haflett" w:date="2014-11-03T15:51:00Z"/>
              </w:rPr>
            </w:pPr>
          </w:p>
        </w:tc>
        <w:tc>
          <w:tcPr>
            <w:tcW w:w="1692" w:type="dxa"/>
          </w:tcPr>
          <w:p w14:paraId="26CC1337" w14:textId="77777777" w:rsidR="00580237" w:rsidRDefault="00580237" w:rsidP="00866F30">
            <w:pPr>
              <w:rPr>
                <w:ins w:id="1186" w:author="Aleta Haflett" w:date="2014-11-03T15:51:00Z"/>
              </w:rPr>
            </w:pPr>
          </w:p>
        </w:tc>
        <w:tc>
          <w:tcPr>
            <w:tcW w:w="2346" w:type="dxa"/>
          </w:tcPr>
          <w:p w14:paraId="368A0D6A" w14:textId="77777777" w:rsidR="00580237" w:rsidRDefault="00580237" w:rsidP="00866F30">
            <w:pPr>
              <w:rPr>
                <w:ins w:id="1187" w:author="Aleta Haflett" w:date="2014-11-03T18:12:00Z"/>
              </w:rPr>
            </w:pPr>
          </w:p>
        </w:tc>
        <w:tc>
          <w:tcPr>
            <w:tcW w:w="2346" w:type="dxa"/>
          </w:tcPr>
          <w:p w14:paraId="13379236" w14:textId="77777777" w:rsidR="00580237" w:rsidRDefault="00580237" w:rsidP="00866F30">
            <w:pPr>
              <w:rPr>
                <w:ins w:id="1188" w:author="Aleta Haflett" w:date="2014-11-03T18:12:00Z"/>
              </w:rPr>
            </w:pPr>
          </w:p>
        </w:tc>
      </w:tr>
      <w:tr w:rsidR="00580237" w14:paraId="17CDDC9C" w14:textId="55F0E6ED" w:rsidTr="00580237">
        <w:trPr>
          <w:ins w:id="1189" w:author="Aleta Haflett" w:date="2014-11-03T15:51:00Z"/>
        </w:trPr>
        <w:tc>
          <w:tcPr>
            <w:tcW w:w="468" w:type="dxa"/>
          </w:tcPr>
          <w:p w14:paraId="4A5F9127" w14:textId="62853337" w:rsidR="00580237" w:rsidRDefault="00580237" w:rsidP="00866F30">
            <w:r>
              <w:t>g</w:t>
            </w:r>
          </w:p>
        </w:tc>
        <w:tc>
          <w:tcPr>
            <w:tcW w:w="2361" w:type="dxa"/>
          </w:tcPr>
          <w:p w14:paraId="26FDD959" w14:textId="7F00523B" w:rsidR="00580237" w:rsidRDefault="00580237" w:rsidP="00866F30">
            <w:pPr>
              <w:rPr>
                <w:ins w:id="1190" w:author="Aleta Haflett" w:date="2014-11-03T15:51:00Z"/>
              </w:rPr>
            </w:pPr>
            <w:ins w:id="1191" w:author="Aleta Haflett" w:date="2014-11-03T15:51:00Z">
              <w:r>
                <w:t>Mushrooms</w:t>
              </w:r>
            </w:ins>
          </w:p>
        </w:tc>
        <w:tc>
          <w:tcPr>
            <w:tcW w:w="1791" w:type="dxa"/>
          </w:tcPr>
          <w:p w14:paraId="7387F4E9" w14:textId="77777777" w:rsidR="00580237" w:rsidRDefault="00580237" w:rsidP="00866F30">
            <w:pPr>
              <w:rPr>
                <w:ins w:id="1192" w:author="Aleta Haflett" w:date="2014-11-03T15:51:00Z"/>
              </w:rPr>
            </w:pPr>
          </w:p>
        </w:tc>
        <w:tc>
          <w:tcPr>
            <w:tcW w:w="1266" w:type="dxa"/>
          </w:tcPr>
          <w:p w14:paraId="41CB76B8" w14:textId="77777777" w:rsidR="00580237" w:rsidRDefault="00580237" w:rsidP="00866F30">
            <w:pPr>
              <w:rPr>
                <w:ins w:id="1193" w:author="Aleta Haflett" w:date="2014-11-03T15:51:00Z"/>
              </w:rPr>
            </w:pPr>
          </w:p>
        </w:tc>
        <w:tc>
          <w:tcPr>
            <w:tcW w:w="1692" w:type="dxa"/>
          </w:tcPr>
          <w:p w14:paraId="63769954" w14:textId="77777777" w:rsidR="00580237" w:rsidRDefault="00580237" w:rsidP="00866F30">
            <w:pPr>
              <w:rPr>
                <w:ins w:id="1194" w:author="Aleta Haflett" w:date="2014-11-03T15:51:00Z"/>
              </w:rPr>
            </w:pPr>
          </w:p>
        </w:tc>
        <w:tc>
          <w:tcPr>
            <w:tcW w:w="2346" w:type="dxa"/>
          </w:tcPr>
          <w:p w14:paraId="2A4A1F2D" w14:textId="77777777" w:rsidR="00580237" w:rsidRDefault="00580237" w:rsidP="00866F30">
            <w:pPr>
              <w:rPr>
                <w:ins w:id="1195" w:author="Aleta Haflett" w:date="2014-11-03T18:12:00Z"/>
              </w:rPr>
            </w:pPr>
          </w:p>
        </w:tc>
        <w:tc>
          <w:tcPr>
            <w:tcW w:w="2346" w:type="dxa"/>
          </w:tcPr>
          <w:p w14:paraId="15D7EC9D" w14:textId="77777777" w:rsidR="00580237" w:rsidRDefault="00580237" w:rsidP="00866F30">
            <w:pPr>
              <w:rPr>
                <w:ins w:id="1196" w:author="Aleta Haflett" w:date="2014-11-03T18:12:00Z"/>
              </w:rPr>
            </w:pPr>
          </w:p>
        </w:tc>
      </w:tr>
      <w:tr w:rsidR="00580237" w14:paraId="1CB9138B" w14:textId="179D06B3" w:rsidTr="00580237">
        <w:trPr>
          <w:ins w:id="1197" w:author="Aleta Haflett" w:date="2014-11-03T15:51:00Z"/>
        </w:trPr>
        <w:tc>
          <w:tcPr>
            <w:tcW w:w="468" w:type="dxa"/>
          </w:tcPr>
          <w:p w14:paraId="585CACC7" w14:textId="2B0AA557" w:rsidR="00580237" w:rsidRDefault="00580237" w:rsidP="00866F30">
            <w:r>
              <w:t>h</w:t>
            </w:r>
          </w:p>
        </w:tc>
        <w:tc>
          <w:tcPr>
            <w:tcW w:w="2361" w:type="dxa"/>
          </w:tcPr>
          <w:p w14:paraId="4F951B1F" w14:textId="4F50586A" w:rsidR="00580237" w:rsidRDefault="00580237" w:rsidP="00866F30">
            <w:pPr>
              <w:rPr>
                <w:ins w:id="1198" w:author="Aleta Haflett" w:date="2014-11-03T15:51:00Z"/>
              </w:rPr>
            </w:pPr>
            <w:ins w:id="1199" w:author="Aleta Haflett" w:date="2014-11-03T15:51:00Z">
              <w:r>
                <w:t>Fodder</w:t>
              </w:r>
            </w:ins>
          </w:p>
        </w:tc>
        <w:tc>
          <w:tcPr>
            <w:tcW w:w="1791" w:type="dxa"/>
          </w:tcPr>
          <w:p w14:paraId="263E54EC" w14:textId="77777777" w:rsidR="00580237" w:rsidRDefault="00580237" w:rsidP="00866F30">
            <w:pPr>
              <w:rPr>
                <w:ins w:id="1200" w:author="Aleta Haflett" w:date="2014-11-03T15:51:00Z"/>
              </w:rPr>
            </w:pPr>
          </w:p>
        </w:tc>
        <w:tc>
          <w:tcPr>
            <w:tcW w:w="1266" w:type="dxa"/>
          </w:tcPr>
          <w:p w14:paraId="404CA159" w14:textId="77777777" w:rsidR="00580237" w:rsidRDefault="00580237" w:rsidP="00866F30">
            <w:pPr>
              <w:rPr>
                <w:ins w:id="1201" w:author="Aleta Haflett" w:date="2014-11-03T15:51:00Z"/>
              </w:rPr>
            </w:pPr>
          </w:p>
        </w:tc>
        <w:tc>
          <w:tcPr>
            <w:tcW w:w="1692" w:type="dxa"/>
          </w:tcPr>
          <w:p w14:paraId="05F79490" w14:textId="77777777" w:rsidR="00580237" w:rsidRDefault="00580237" w:rsidP="00866F30">
            <w:pPr>
              <w:rPr>
                <w:ins w:id="1202" w:author="Aleta Haflett" w:date="2014-11-03T15:51:00Z"/>
              </w:rPr>
            </w:pPr>
          </w:p>
        </w:tc>
        <w:tc>
          <w:tcPr>
            <w:tcW w:w="2346" w:type="dxa"/>
          </w:tcPr>
          <w:p w14:paraId="66D4DDBF" w14:textId="77777777" w:rsidR="00580237" w:rsidRDefault="00580237" w:rsidP="00866F30">
            <w:pPr>
              <w:rPr>
                <w:ins w:id="1203" w:author="Aleta Haflett" w:date="2014-11-03T18:12:00Z"/>
              </w:rPr>
            </w:pPr>
          </w:p>
        </w:tc>
        <w:tc>
          <w:tcPr>
            <w:tcW w:w="2346" w:type="dxa"/>
          </w:tcPr>
          <w:p w14:paraId="7E16B553" w14:textId="77777777" w:rsidR="00580237" w:rsidRDefault="00580237" w:rsidP="00866F30">
            <w:pPr>
              <w:rPr>
                <w:ins w:id="1204" w:author="Aleta Haflett" w:date="2014-11-03T18:12:00Z"/>
              </w:rPr>
            </w:pPr>
          </w:p>
        </w:tc>
      </w:tr>
      <w:tr w:rsidR="00580237" w14:paraId="2BFDB124" w14:textId="4837291D" w:rsidTr="00580237">
        <w:trPr>
          <w:ins w:id="1205" w:author="Aleta Haflett" w:date="2014-11-03T15:51:00Z"/>
        </w:trPr>
        <w:tc>
          <w:tcPr>
            <w:tcW w:w="468" w:type="dxa"/>
          </w:tcPr>
          <w:p w14:paraId="716314CB" w14:textId="5275C4B5" w:rsidR="00580237" w:rsidRDefault="00580237" w:rsidP="00866F30">
            <w:r>
              <w:t>i</w:t>
            </w:r>
          </w:p>
        </w:tc>
        <w:tc>
          <w:tcPr>
            <w:tcW w:w="2361" w:type="dxa"/>
          </w:tcPr>
          <w:p w14:paraId="032F8262" w14:textId="765D3910" w:rsidR="00580237" w:rsidRDefault="00580237" w:rsidP="00866F30">
            <w:pPr>
              <w:rPr>
                <w:ins w:id="1206" w:author="Aleta Haflett" w:date="2014-11-03T15:51:00Z"/>
              </w:rPr>
            </w:pPr>
            <w:ins w:id="1207" w:author="Aleta Haflett" w:date="2014-11-03T15:51:00Z">
              <w:r>
                <w:t>Rattan</w:t>
              </w:r>
            </w:ins>
          </w:p>
        </w:tc>
        <w:tc>
          <w:tcPr>
            <w:tcW w:w="1791" w:type="dxa"/>
          </w:tcPr>
          <w:p w14:paraId="50A996A2" w14:textId="77777777" w:rsidR="00580237" w:rsidRDefault="00580237" w:rsidP="00866F30">
            <w:pPr>
              <w:rPr>
                <w:ins w:id="1208" w:author="Aleta Haflett" w:date="2014-11-03T15:51:00Z"/>
              </w:rPr>
            </w:pPr>
          </w:p>
        </w:tc>
        <w:tc>
          <w:tcPr>
            <w:tcW w:w="1266" w:type="dxa"/>
          </w:tcPr>
          <w:p w14:paraId="1504A511" w14:textId="77777777" w:rsidR="00580237" w:rsidRDefault="00580237" w:rsidP="00866F30">
            <w:pPr>
              <w:rPr>
                <w:ins w:id="1209" w:author="Aleta Haflett" w:date="2014-11-03T15:51:00Z"/>
              </w:rPr>
            </w:pPr>
          </w:p>
        </w:tc>
        <w:tc>
          <w:tcPr>
            <w:tcW w:w="1692" w:type="dxa"/>
          </w:tcPr>
          <w:p w14:paraId="3B8073DA" w14:textId="77777777" w:rsidR="00580237" w:rsidRDefault="00580237" w:rsidP="00866F30">
            <w:pPr>
              <w:rPr>
                <w:ins w:id="1210" w:author="Aleta Haflett" w:date="2014-11-03T15:51:00Z"/>
              </w:rPr>
            </w:pPr>
          </w:p>
        </w:tc>
        <w:tc>
          <w:tcPr>
            <w:tcW w:w="2346" w:type="dxa"/>
          </w:tcPr>
          <w:p w14:paraId="6C2CD149" w14:textId="77777777" w:rsidR="00580237" w:rsidRDefault="00580237" w:rsidP="00866F30">
            <w:pPr>
              <w:rPr>
                <w:ins w:id="1211" w:author="Aleta Haflett" w:date="2014-11-03T18:12:00Z"/>
              </w:rPr>
            </w:pPr>
          </w:p>
        </w:tc>
        <w:tc>
          <w:tcPr>
            <w:tcW w:w="2346" w:type="dxa"/>
          </w:tcPr>
          <w:p w14:paraId="07311009" w14:textId="77777777" w:rsidR="00580237" w:rsidRDefault="00580237" w:rsidP="00866F30">
            <w:pPr>
              <w:rPr>
                <w:ins w:id="1212" w:author="Aleta Haflett" w:date="2014-11-03T18:12:00Z"/>
              </w:rPr>
            </w:pPr>
          </w:p>
        </w:tc>
      </w:tr>
      <w:tr w:rsidR="00580237" w14:paraId="6867BF22" w14:textId="0040DC3A" w:rsidTr="00580237">
        <w:trPr>
          <w:ins w:id="1213" w:author="Aleta Haflett" w:date="2014-11-03T15:51:00Z"/>
        </w:trPr>
        <w:tc>
          <w:tcPr>
            <w:tcW w:w="468" w:type="dxa"/>
          </w:tcPr>
          <w:p w14:paraId="02BE622B" w14:textId="0B08463F" w:rsidR="00580237" w:rsidRDefault="00580237" w:rsidP="00866F30">
            <w:r>
              <w:t>j</w:t>
            </w:r>
          </w:p>
        </w:tc>
        <w:tc>
          <w:tcPr>
            <w:tcW w:w="2361" w:type="dxa"/>
          </w:tcPr>
          <w:p w14:paraId="3E818254" w14:textId="0121A4DD" w:rsidR="00580237" w:rsidRDefault="00580237" w:rsidP="00866F30">
            <w:pPr>
              <w:rPr>
                <w:ins w:id="1214" w:author="Aleta Haflett" w:date="2014-11-03T15:51:00Z"/>
              </w:rPr>
            </w:pPr>
            <w:ins w:id="1215" w:author="Aleta Haflett" w:date="2014-11-03T15:51:00Z">
              <w:r>
                <w:t>Plant medicines</w:t>
              </w:r>
            </w:ins>
          </w:p>
        </w:tc>
        <w:tc>
          <w:tcPr>
            <w:tcW w:w="1791" w:type="dxa"/>
          </w:tcPr>
          <w:p w14:paraId="0971989A" w14:textId="77777777" w:rsidR="00580237" w:rsidRDefault="00580237" w:rsidP="00866F30">
            <w:pPr>
              <w:rPr>
                <w:ins w:id="1216" w:author="Aleta Haflett" w:date="2014-11-03T15:51:00Z"/>
              </w:rPr>
            </w:pPr>
          </w:p>
        </w:tc>
        <w:tc>
          <w:tcPr>
            <w:tcW w:w="1266" w:type="dxa"/>
          </w:tcPr>
          <w:p w14:paraId="65F7F561" w14:textId="77777777" w:rsidR="00580237" w:rsidRDefault="00580237" w:rsidP="00866F30">
            <w:pPr>
              <w:rPr>
                <w:ins w:id="1217" w:author="Aleta Haflett" w:date="2014-11-03T15:51:00Z"/>
              </w:rPr>
            </w:pPr>
          </w:p>
        </w:tc>
        <w:tc>
          <w:tcPr>
            <w:tcW w:w="1692" w:type="dxa"/>
          </w:tcPr>
          <w:p w14:paraId="71D76752" w14:textId="77777777" w:rsidR="00580237" w:rsidRDefault="00580237" w:rsidP="00866F30">
            <w:pPr>
              <w:rPr>
                <w:ins w:id="1218" w:author="Aleta Haflett" w:date="2014-11-03T15:51:00Z"/>
              </w:rPr>
            </w:pPr>
          </w:p>
        </w:tc>
        <w:tc>
          <w:tcPr>
            <w:tcW w:w="2346" w:type="dxa"/>
          </w:tcPr>
          <w:p w14:paraId="745C9AEF" w14:textId="77777777" w:rsidR="00580237" w:rsidRDefault="00580237" w:rsidP="00866F30">
            <w:pPr>
              <w:rPr>
                <w:ins w:id="1219" w:author="Aleta Haflett" w:date="2014-11-03T18:12:00Z"/>
              </w:rPr>
            </w:pPr>
          </w:p>
        </w:tc>
        <w:tc>
          <w:tcPr>
            <w:tcW w:w="2346" w:type="dxa"/>
          </w:tcPr>
          <w:p w14:paraId="534D3DF7" w14:textId="77777777" w:rsidR="00580237" w:rsidRDefault="00580237" w:rsidP="00866F30">
            <w:pPr>
              <w:rPr>
                <w:ins w:id="1220" w:author="Aleta Haflett" w:date="2014-11-03T18:12:00Z"/>
              </w:rPr>
            </w:pPr>
          </w:p>
        </w:tc>
      </w:tr>
      <w:tr w:rsidR="00580237" w14:paraId="3CB83B39" w14:textId="554EFC9B" w:rsidTr="00580237">
        <w:trPr>
          <w:ins w:id="1221" w:author="Aleta Haflett" w:date="2014-11-03T15:51:00Z"/>
        </w:trPr>
        <w:tc>
          <w:tcPr>
            <w:tcW w:w="468" w:type="dxa"/>
          </w:tcPr>
          <w:p w14:paraId="1CBC9ABB" w14:textId="577BA757" w:rsidR="00580237" w:rsidRDefault="00580237" w:rsidP="00866F30">
            <w:r>
              <w:t>k</w:t>
            </w:r>
          </w:p>
        </w:tc>
        <w:tc>
          <w:tcPr>
            <w:tcW w:w="2361" w:type="dxa"/>
          </w:tcPr>
          <w:p w14:paraId="6F1C62FA" w14:textId="5CC8C1B8" w:rsidR="00580237" w:rsidRDefault="00580237" w:rsidP="00866F30">
            <w:pPr>
              <w:rPr>
                <w:ins w:id="1222" w:author="Aleta Haflett" w:date="2014-11-03T15:51:00Z"/>
              </w:rPr>
            </w:pPr>
            <w:ins w:id="1223" w:author="Aleta Haflett" w:date="2014-11-03T15:51:00Z">
              <w:r>
                <w:t>Herbs and spices</w:t>
              </w:r>
            </w:ins>
          </w:p>
        </w:tc>
        <w:tc>
          <w:tcPr>
            <w:tcW w:w="1791" w:type="dxa"/>
          </w:tcPr>
          <w:p w14:paraId="2F0DF2AE" w14:textId="77777777" w:rsidR="00580237" w:rsidRDefault="00580237" w:rsidP="00866F30">
            <w:pPr>
              <w:rPr>
                <w:ins w:id="1224" w:author="Aleta Haflett" w:date="2014-11-03T15:51:00Z"/>
              </w:rPr>
            </w:pPr>
          </w:p>
        </w:tc>
        <w:tc>
          <w:tcPr>
            <w:tcW w:w="1266" w:type="dxa"/>
          </w:tcPr>
          <w:p w14:paraId="4523B961" w14:textId="77777777" w:rsidR="00580237" w:rsidRDefault="00580237" w:rsidP="00866F30">
            <w:pPr>
              <w:rPr>
                <w:ins w:id="1225" w:author="Aleta Haflett" w:date="2014-11-03T15:51:00Z"/>
              </w:rPr>
            </w:pPr>
          </w:p>
        </w:tc>
        <w:tc>
          <w:tcPr>
            <w:tcW w:w="1692" w:type="dxa"/>
          </w:tcPr>
          <w:p w14:paraId="33843261" w14:textId="77777777" w:rsidR="00580237" w:rsidRDefault="00580237" w:rsidP="00866F30">
            <w:pPr>
              <w:rPr>
                <w:ins w:id="1226" w:author="Aleta Haflett" w:date="2014-11-03T15:51:00Z"/>
              </w:rPr>
            </w:pPr>
          </w:p>
        </w:tc>
        <w:tc>
          <w:tcPr>
            <w:tcW w:w="2346" w:type="dxa"/>
          </w:tcPr>
          <w:p w14:paraId="5B0B9727" w14:textId="77777777" w:rsidR="00580237" w:rsidRDefault="00580237" w:rsidP="00866F30">
            <w:pPr>
              <w:rPr>
                <w:ins w:id="1227" w:author="Aleta Haflett" w:date="2014-11-03T18:12:00Z"/>
              </w:rPr>
            </w:pPr>
          </w:p>
        </w:tc>
        <w:tc>
          <w:tcPr>
            <w:tcW w:w="2346" w:type="dxa"/>
          </w:tcPr>
          <w:p w14:paraId="523DA04C" w14:textId="77777777" w:rsidR="00580237" w:rsidRDefault="00580237" w:rsidP="00866F30">
            <w:pPr>
              <w:rPr>
                <w:ins w:id="1228" w:author="Aleta Haflett" w:date="2014-11-03T18:12:00Z"/>
              </w:rPr>
            </w:pPr>
          </w:p>
        </w:tc>
      </w:tr>
      <w:tr w:rsidR="00580237" w14:paraId="342E2C2F" w14:textId="213B6338" w:rsidTr="00580237">
        <w:trPr>
          <w:ins w:id="1229" w:author="Aleta Haflett" w:date="2014-11-03T15:51:00Z"/>
        </w:trPr>
        <w:tc>
          <w:tcPr>
            <w:tcW w:w="468" w:type="dxa"/>
          </w:tcPr>
          <w:p w14:paraId="3835EC0B" w14:textId="3DCFA73F" w:rsidR="00580237" w:rsidRDefault="00580237" w:rsidP="00866F30">
            <w:r>
              <w:t>l</w:t>
            </w:r>
          </w:p>
        </w:tc>
        <w:tc>
          <w:tcPr>
            <w:tcW w:w="2361" w:type="dxa"/>
          </w:tcPr>
          <w:p w14:paraId="02C4C0D1" w14:textId="0A88ABDD" w:rsidR="00580237" w:rsidRDefault="00580237" w:rsidP="00866F30">
            <w:pPr>
              <w:rPr>
                <w:ins w:id="1230" w:author="Aleta Haflett" w:date="2014-11-03T15:51:00Z"/>
              </w:rPr>
            </w:pPr>
            <w:ins w:id="1231" w:author="Aleta Haflett" w:date="2014-11-03T15:51:00Z">
              <w:r>
                <w:t>Dying/tanning</w:t>
              </w:r>
            </w:ins>
          </w:p>
        </w:tc>
        <w:tc>
          <w:tcPr>
            <w:tcW w:w="1791" w:type="dxa"/>
          </w:tcPr>
          <w:p w14:paraId="5125D3DD" w14:textId="77777777" w:rsidR="00580237" w:rsidRDefault="00580237" w:rsidP="00866F30">
            <w:pPr>
              <w:rPr>
                <w:ins w:id="1232" w:author="Aleta Haflett" w:date="2014-11-03T15:51:00Z"/>
              </w:rPr>
            </w:pPr>
          </w:p>
        </w:tc>
        <w:tc>
          <w:tcPr>
            <w:tcW w:w="1266" w:type="dxa"/>
          </w:tcPr>
          <w:p w14:paraId="333D9922" w14:textId="77777777" w:rsidR="00580237" w:rsidRDefault="00580237" w:rsidP="00866F30">
            <w:pPr>
              <w:rPr>
                <w:ins w:id="1233" w:author="Aleta Haflett" w:date="2014-11-03T15:51:00Z"/>
              </w:rPr>
            </w:pPr>
          </w:p>
        </w:tc>
        <w:tc>
          <w:tcPr>
            <w:tcW w:w="1692" w:type="dxa"/>
          </w:tcPr>
          <w:p w14:paraId="76027E0A" w14:textId="77777777" w:rsidR="00580237" w:rsidRDefault="00580237" w:rsidP="00866F30">
            <w:pPr>
              <w:rPr>
                <w:ins w:id="1234" w:author="Aleta Haflett" w:date="2014-11-03T15:51:00Z"/>
              </w:rPr>
            </w:pPr>
          </w:p>
        </w:tc>
        <w:tc>
          <w:tcPr>
            <w:tcW w:w="2346" w:type="dxa"/>
          </w:tcPr>
          <w:p w14:paraId="6E4ACFB1" w14:textId="77777777" w:rsidR="00580237" w:rsidRDefault="00580237" w:rsidP="00866F30">
            <w:pPr>
              <w:rPr>
                <w:ins w:id="1235" w:author="Aleta Haflett" w:date="2014-11-03T18:12:00Z"/>
              </w:rPr>
            </w:pPr>
          </w:p>
        </w:tc>
        <w:tc>
          <w:tcPr>
            <w:tcW w:w="2346" w:type="dxa"/>
          </w:tcPr>
          <w:p w14:paraId="7E5A2C7D" w14:textId="77777777" w:rsidR="00580237" w:rsidRDefault="00580237" w:rsidP="00866F30">
            <w:pPr>
              <w:rPr>
                <w:ins w:id="1236" w:author="Aleta Haflett" w:date="2014-11-03T18:12:00Z"/>
              </w:rPr>
            </w:pPr>
          </w:p>
        </w:tc>
      </w:tr>
      <w:tr w:rsidR="00580237" w14:paraId="7CB3A90D" w14:textId="6469ACBF" w:rsidTr="00580237">
        <w:trPr>
          <w:ins w:id="1237" w:author="Aleta Haflett" w:date="2014-11-03T15:51:00Z"/>
        </w:trPr>
        <w:tc>
          <w:tcPr>
            <w:tcW w:w="468" w:type="dxa"/>
          </w:tcPr>
          <w:p w14:paraId="18177DDF" w14:textId="624FF247" w:rsidR="00580237" w:rsidRDefault="00580237" w:rsidP="00866F30">
            <w:r>
              <w:t>m</w:t>
            </w:r>
          </w:p>
        </w:tc>
        <w:tc>
          <w:tcPr>
            <w:tcW w:w="2361" w:type="dxa"/>
          </w:tcPr>
          <w:p w14:paraId="6A61D0CD" w14:textId="07AD22AA" w:rsidR="00580237" w:rsidRDefault="00580237" w:rsidP="00866F30">
            <w:pPr>
              <w:rPr>
                <w:ins w:id="1238" w:author="Aleta Haflett" w:date="2014-11-03T15:51:00Z"/>
              </w:rPr>
            </w:pPr>
            <w:ins w:id="1239" w:author="Aleta Haflett" w:date="2014-11-03T15:51:00Z">
              <w:r>
                <w:t>Seeds (for regeneration purposes)</w:t>
              </w:r>
            </w:ins>
          </w:p>
        </w:tc>
        <w:tc>
          <w:tcPr>
            <w:tcW w:w="1791" w:type="dxa"/>
          </w:tcPr>
          <w:p w14:paraId="45943E7C" w14:textId="77777777" w:rsidR="00580237" w:rsidRDefault="00580237" w:rsidP="00866F30">
            <w:pPr>
              <w:rPr>
                <w:ins w:id="1240" w:author="Aleta Haflett" w:date="2014-11-03T15:51:00Z"/>
              </w:rPr>
            </w:pPr>
          </w:p>
        </w:tc>
        <w:tc>
          <w:tcPr>
            <w:tcW w:w="1266" w:type="dxa"/>
          </w:tcPr>
          <w:p w14:paraId="632DF81B" w14:textId="77777777" w:rsidR="00580237" w:rsidRDefault="00580237" w:rsidP="00866F30">
            <w:pPr>
              <w:rPr>
                <w:ins w:id="1241" w:author="Aleta Haflett" w:date="2014-11-03T15:51:00Z"/>
              </w:rPr>
            </w:pPr>
          </w:p>
        </w:tc>
        <w:tc>
          <w:tcPr>
            <w:tcW w:w="1692" w:type="dxa"/>
          </w:tcPr>
          <w:p w14:paraId="4CE63367" w14:textId="77777777" w:rsidR="00580237" w:rsidRDefault="00580237" w:rsidP="00866F30">
            <w:pPr>
              <w:rPr>
                <w:ins w:id="1242" w:author="Aleta Haflett" w:date="2014-11-03T15:51:00Z"/>
              </w:rPr>
            </w:pPr>
          </w:p>
        </w:tc>
        <w:tc>
          <w:tcPr>
            <w:tcW w:w="2346" w:type="dxa"/>
          </w:tcPr>
          <w:p w14:paraId="1AFDBAE4" w14:textId="77777777" w:rsidR="00580237" w:rsidRDefault="00580237" w:rsidP="00866F30">
            <w:pPr>
              <w:rPr>
                <w:ins w:id="1243" w:author="Aleta Haflett" w:date="2014-11-03T18:12:00Z"/>
              </w:rPr>
            </w:pPr>
          </w:p>
        </w:tc>
        <w:tc>
          <w:tcPr>
            <w:tcW w:w="2346" w:type="dxa"/>
          </w:tcPr>
          <w:p w14:paraId="4515069C" w14:textId="77777777" w:rsidR="00580237" w:rsidRDefault="00580237" w:rsidP="00866F30">
            <w:pPr>
              <w:rPr>
                <w:ins w:id="1244" w:author="Aleta Haflett" w:date="2014-11-03T18:12:00Z"/>
              </w:rPr>
            </w:pPr>
          </w:p>
        </w:tc>
      </w:tr>
      <w:tr w:rsidR="00580237" w14:paraId="2C292876" w14:textId="52AB65BD" w:rsidTr="00580237">
        <w:trPr>
          <w:ins w:id="1245" w:author="Aleta Haflett" w:date="2014-11-03T15:51:00Z"/>
        </w:trPr>
        <w:tc>
          <w:tcPr>
            <w:tcW w:w="468" w:type="dxa"/>
          </w:tcPr>
          <w:p w14:paraId="588752A6" w14:textId="300E7831" w:rsidR="00580237" w:rsidRDefault="00580237" w:rsidP="00866F30">
            <w:r>
              <w:t>n</w:t>
            </w:r>
          </w:p>
        </w:tc>
        <w:tc>
          <w:tcPr>
            <w:tcW w:w="2361" w:type="dxa"/>
          </w:tcPr>
          <w:p w14:paraId="13695CB9" w14:textId="58448AA2" w:rsidR="00580237" w:rsidRDefault="00580237" w:rsidP="00866F30">
            <w:pPr>
              <w:rPr>
                <w:ins w:id="1246" w:author="Aleta Haflett" w:date="2014-11-03T15:51:00Z"/>
              </w:rPr>
            </w:pPr>
            <w:ins w:id="1247" w:author="Aleta Haflett" w:date="2014-11-03T15:51:00Z">
              <w:r>
                <w:t>Fibres (for rope, etc)</w:t>
              </w:r>
            </w:ins>
          </w:p>
        </w:tc>
        <w:tc>
          <w:tcPr>
            <w:tcW w:w="1791" w:type="dxa"/>
          </w:tcPr>
          <w:p w14:paraId="4C16E891" w14:textId="77777777" w:rsidR="00580237" w:rsidRDefault="00580237" w:rsidP="00866F30">
            <w:pPr>
              <w:rPr>
                <w:ins w:id="1248" w:author="Aleta Haflett" w:date="2014-11-03T15:51:00Z"/>
              </w:rPr>
            </w:pPr>
          </w:p>
        </w:tc>
        <w:tc>
          <w:tcPr>
            <w:tcW w:w="1266" w:type="dxa"/>
          </w:tcPr>
          <w:p w14:paraId="25E4E7D5" w14:textId="77777777" w:rsidR="00580237" w:rsidRDefault="00580237" w:rsidP="00866F30">
            <w:pPr>
              <w:rPr>
                <w:ins w:id="1249" w:author="Aleta Haflett" w:date="2014-11-03T15:51:00Z"/>
              </w:rPr>
            </w:pPr>
          </w:p>
        </w:tc>
        <w:tc>
          <w:tcPr>
            <w:tcW w:w="1692" w:type="dxa"/>
          </w:tcPr>
          <w:p w14:paraId="33579A01" w14:textId="77777777" w:rsidR="00580237" w:rsidRDefault="00580237" w:rsidP="00866F30">
            <w:pPr>
              <w:rPr>
                <w:ins w:id="1250" w:author="Aleta Haflett" w:date="2014-11-03T15:51:00Z"/>
              </w:rPr>
            </w:pPr>
          </w:p>
        </w:tc>
        <w:tc>
          <w:tcPr>
            <w:tcW w:w="2346" w:type="dxa"/>
          </w:tcPr>
          <w:p w14:paraId="3C343422" w14:textId="77777777" w:rsidR="00580237" w:rsidRDefault="00580237" w:rsidP="00866F30">
            <w:pPr>
              <w:rPr>
                <w:ins w:id="1251" w:author="Aleta Haflett" w:date="2014-11-03T18:12:00Z"/>
              </w:rPr>
            </w:pPr>
          </w:p>
        </w:tc>
        <w:tc>
          <w:tcPr>
            <w:tcW w:w="2346" w:type="dxa"/>
          </w:tcPr>
          <w:p w14:paraId="146AE00D" w14:textId="77777777" w:rsidR="00580237" w:rsidRDefault="00580237" w:rsidP="00866F30">
            <w:pPr>
              <w:rPr>
                <w:ins w:id="1252" w:author="Aleta Haflett" w:date="2014-11-03T18:12:00Z"/>
              </w:rPr>
            </w:pPr>
          </w:p>
        </w:tc>
      </w:tr>
      <w:tr w:rsidR="00580237" w14:paraId="36A0545A" w14:textId="632204C6" w:rsidTr="00580237">
        <w:trPr>
          <w:ins w:id="1253" w:author="Aleta Haflett" w:date="2014-11-03T15:51:00Z"/>
        </w:trPr>
        <w:tc>
          <w:tcPr>
            <w:tcW w:w="468" w:type="dxa"/>
          </w:tcPr>
          <w:p w14:paraId="2BE9B18F" w14:textId="3625C6F1" w:rsidR="00580237" w:rsidRDefault="00580237" w:rsidP="00866F30">
            <w:r>
              <w:t>o</w:t>
            </w:r>
          </w:p>
        </w:tc>
        <w:tc>
          <w:tcPr>
            <w:tcW w:w="2361" w:type="dxa"/>
          </w:tcPr>
          <w:p w14:paraId="4201FF9F" w14:textId="5A7A966D" w:rsidR="00580237" w:rsidRDefault="00580237" w:rsidP="00866F30">
            <w:pPr>
              <w:rPr>
                <w:ins w:id="1254" w:author="Aleta Haflett" w:date="2014-11-03T15:51:00Z"/>
              </w:rPr>
            </w:pPr>
            <w:ins w:id="1255" w:author="Aleta Haflett" w:date="2014-11-03T15:51:00Z">
              <w:r>
                <w:t>Other plant products</w:t>
              </w:r>
            </w:ins>
          </w:p>
        </w:tc>
        <w:tc>
          <w:tcPr>
            <w:tcW w:w="1791" w:type="dxa"/>
          </w:tcPr>
          <w:p w14:paraId="61B85EE9" w14:textId="77777777" w:rsidR="00580237" w:rsidRDefault="00580237" w:rsidP="00866F30">
            <w:pPr>
              <w:rPr>
                <w:ins w:id="1256" w:author="Aleta Haflett" w:date="2014-11-03T15:51:00Z"/>
              </w:rPr>
            </w:pPr>
          </w:p>
        </w:tc>
        <w:tc>
          <w:tcPr>
            <w:tcW w:w="1266" w:type="dxa"/>
          </w:tcPr>
          <w:p w14:paraId="791DFCEA" w14:textId="77777777" w:rsidR="00580237" w:rsidRDefault="00580237" w:rsidP="00866F30">
            <w:pPr>
              <w:rPr>
                <w:ins w:id="1257" w:author="Aleta Haflett" w:date="2014-11-03T15:51:00Z"/>
              </w:rPr>
            </w:pPr>
          </w:p>
        </w:tc>
        <w:tc>
          <w:tcPr>
            <w:tcW w:w="1692" w:type="dxa"/>
          </w:tcPr>
          <w:p w14:paraId="5A9CF556" w14:textId="77777777" w:rsidR="00580237" w:rsidRDefault="00580237" w:rsidP="00866F30">
            <w:pPr>
              <w:rPr>
                <w:ins w:id="1258" w:author="Aleta Haflett" w:date="2014-11-03T15:51:00Z"/>
              </w:rPr>
            </w:pPr>
          </w:p>
        </w:tc>
        <w:tc>
          <w:tcPr>
            <w:tcW w:w="2346" w:type="dxa"/>
          </w:tcPr>
          <w:p w14:paraId="36E5BBF7" w14:textId="77777777" w:rsidR="00580237" w:rsidRDefault="00580237" w:rsidP="00866F30">
            <w:pPr>
              <w:rPr>
                <w:ins w:id="1259" w:author="Aleta Haflett" w:date="2014-11-03T18:12:00Z"/>
              </w:rPr>
            </w:pPr>
          </w:p>
        </w:tc>
        <w:tc>
          <w:tcPr>
            <w:tcW w:w="2346" w:type="dxa"/>
          </w:tcPr>
          <w:p w14:paraId="2B1E06A8" w14:textId="77777777" w:rsidR="00580237" w:rsidRDefault="00580237" w:rsidP="00866F30">
            <w:pPr>
              <w:rPr>
                <w:ins w:id="1260" w:author="Aleta Haflett" w:date="2014-11-03T18:12:00Z"/>
              </w:rPr>
            </w:pPr>
          </w:p>
        </w:tc>
      </w:tr>
      <w:tr w:rsidR="00580237" w14:paraId="7EEEFC0A" w14:textId="39F235FF" w:rsidTr="00580237">
        <w:trPr>
          <w:ins w:id="1261" w:author="Aleta Haflett" w:date="2014-11-03T15:51:00Z"/>
        </w:trPr>
        <w:tc>
          <w:tcPr>
            <w:tcW w:w="468" w:type="dxa"/>
          </w:tcPr>
          <w:p w14:paraId="1D0A29CD" w14:textId="624DEEE7" w:rsidR="00580237" w:rsidRDefault="00580237" w:rsidP="00866F30">
            <w:r>
              <w:t>p</w:t>
            </w:r>
          </w:p>
        </w:tc>
        <w:tc>
          <w:tcPr>
            <w:tcW w:w="2361" w:type="dxa"/>
          </w:tcPr>
          <w:p w14:paraId="3FD0D8A9" w14:textId="3F4D8C3F" w:rsidR="00580237" w:rsidRDefault="00580237" w:rsidP="00866F30">
            <w:pPr>
              <w:rPr>
                <w:ins w:id="1262" w:author="Aleta Haflett" w:date="2014-11-03T15:51:00Z"/>
              </w:rPr>
            </w:pPr>
            <w:ins w:id="1263" w:author="Aleta Haflett" w:date="2014-11-03T15:51:00Z">
              <w:r>
                <w:t>Wildlife (including bushmeat)</w:t>
              </w:r>
            </w:ins>
          </w:p>
        </w:tc>
        <w:tc>
          <w:tcPr>
            <w:tcW w:w="1791" w:type="dxa"/>
          </w:tcPr>
          <w:p w14:paraId="4A14AEAD" w14:textId="77777777" w:rsidR="00580237" w:rsidRDefault="00580237" w:rsidP="00866F30">
            <w:pPr>
              <w:rPr>
                <w:ins w:id="1264" w:author="Aleta Haflett" w:date="2014-11-03T15:51:00Z"/>
              </w:rPr>
            </w:pPr>
          </w:p>
        </w:tc>
        <w:tc>
          <w:tcPr>
            <w:tcW w:w="1266" w:type="dxa"/>
          </w:tcPr>
          <w:p w14:paraId="167DF02D" w14:textId="77777777" w:rsidR="00580237" w:rsidRDefault="00580237" w:rsidP="00866F30">
            <w:pPr>
              <w:rPr>
                <w:ins w:id="1265" w:author="Aleta Haflett" w:date="2014-11-03T15:51:00Z"/>
              </w:rPr>
            </w:pPr>
          </w:p>
        </w:tc>
        <w:tc>
          <w:tcPr>
            <w:tcW w:w="1692" w:type="dxa"/>
          </w:tcPr>
          <w:p w14:paraId="09AECF53" w14:textId="77777777" w:rsidR="00580237" w:rsidRDefault="00580237" w:rsidP="00866F30">
            <w:pPr>
              <w:rPr>
                <w:ins w:id="1266" w:author="Aleta Haflett" w:date="2014-11-03T15:51:00Z"/>
              </w:rPr>
            </w:pPr>
          </w:p>
        </w:tc>
        <w:tc>
          <w:tcPr>
            <w:tcW w:w="2346" w:type="dxa"/>
          </w:tcPr>
          <w:p w14:paraId="1A32949B" w14:textId="77777777" w:rsidR="00580237" w:rsidRDefault="00580237" w:rsidP="00866F30">
            <w:pPr>
              <w:rPr>
                <w:ins w:id="1267" w:author="Aleta Haflett" w:date="2014-11-03T18:12:00Z"/>
              </w:rPr>
            </w:pPr>
          </w:p>
        </w:tc>
        <w:tc>
          <w:tcPr>
            <w:tcW w:w="2346" w:type="dxa"/>
          </w:tcPr>
          <w:p w14:paraId="1C0E3EBF" w14:textId="77777777" w:rsidR="00580237" w:rsidRDefault="00580237" w:rsidP="00866F30">
            <w:pPr>
              <w:rPr>
                <w:ins w:id="1268" w:author="Aleta Haflett" w:date="2014-11-03T18:12:00Z"/>
              </w:rPr>
            </w:pPr>
          </w:p>
        </w:tc>
      </w:tr>
      <w:tr w:rsidR="00580237" w14:paraId="05C340F9" w14:textId="6989E752" w:rsidTr="00580237">
        <w:trPr>
          <w:ins w:id="1269" w:author="Aleta Haflett" w:date="2014-11-03T15:51:00Z"/>
        </w:trPr>
        <w:tc>
          <w:tcPr>
            <w:tcW w:w="468" w:type="dxa"/>
          </w:tcPr>
          <w:p w14:paraId="51713C6E" w14:textId="62D30E93" w:rsidR="00580237" w:rsidRDefault="00580237" w:rsidP="00866F30">
            <w:r>
              <w:t>q</w:t>
            </w:r>
          </w:p>
        </w:tc>
        <w:tc>
          <w:tcPr>
            <w:tcW w:w="2361" w:type="dxa"/>
          </w:tcPr>
          <w:p w14:paraId="3148186D" w14:textId="29F259F1" w:rsidR="00580237" w:rsidRDefault="00580237" w:rsidP="00866F30">
            <w:pPr>
              <w:rPr>
                <w:ins w:id="1270" w:author="Aleta Haflett" w:date="2014-11-03T15:51:00Z"/>
              </w:rPr>
            </w:pPr>
            <w:ins w:id="1271" w:author="Aleta Haflett" w:date="2014-11-03T15:51:00Z">
              <w:r>
                <w:t xml:space="preserve">Beekeeping activities (e.g. honey) </w:t>
              </w:r>
            </w:ins>
          </w:p>
        </w:tc>
        <w:tc>
          <w:tcPr>
            <w:tcW w:w="1791" w:type="dxa"/>
          </w:tcPr>
          <w:p w14:paraId="35DDCCC3" w14:textId="77777777" w:rsidR="00580237" w:rsidRDefault="00580237" w:rsidP="00866F30">
            <w:pPr>
              <w:rPr>
                <w:ins w:id="1272" w:author="Aleta Haflett" w:date="2014-11-03T15:51:00Z"/>
              </w:rPr>
            </w:pPr>
          </w:p>
        </w:tc>
        <w:tc>
          <w:tcPr>
            <w:tcW w:w="1266" w:type="dxa"/>
          </w:tcPr>
          <w:p w14:paraId="19053367" w14:textId="77777777" w:rsidR="00580237" w:rsidRDefault="00580237" w:rsidP="00866F30">
            <w:pPr>
              <w:rPr>
                <w:ins w:id="1273" w:author="Aleta Haflett" w:date="2014-11-03T15:51:00Z"/>
              </w:rPr>
            </w:pPr>
          </w:p>
        </w:tc>
        <w:tc>
          <w:tcPr>
            <w:tcW w:w="1692" w:type="dxa"/>
          </w:tcPr>
          <w:p w14:paraId="2B82B89B" w14:textId="77777777" w:rsidR="00580237" w:rsidRDefault="00580237" w:rsidP="00866F30">
            <w:pPr>
              <w:rPr>
                <w:ins w:id="1274" w:author="Aleta Haflett" w:date="2014-11-03T15:51:00Z"/>
              </w:rPr>
            </w:pPr>
          </w:p>
        </w:tc>
        <w:tc>
          <w:tcPr>
            <w:tcW w:w="2346" w:type="dxa"/>
          </w:tcPr>
          <w:p w14:paraId="24097F0B" w14:textId="77777777" w:rsidR="00580237" w:rsidRDefault="00580237" w:rsidP="00866F30">
            <w:pPr>
              <w:rPr>
                <w:ins w:id="1275" w:author="Aleta Haflett" w:date="2014-11-03T18:12:00Z"/>
              </w:rPr>
            </w:pPr>
          </w:p>
        </w:tc>
        <w:tc>
          <w:tcPr>
            <w:tcW w:w="2346" w:type="dxa"/>
          </w:tcPr>
          <w:p w14:paraId="6A7C2EFF" w14:textId="77777777" w:rsidR="00580237" w:rsidRDefault="00580237" w:rsidP="00866F30">
            <w:pPr>
              <w:rPr>
                <w:ins w:id="1276" w:author="Aleta Haflett" w:date="2014-11-03T18:12:00Z"/>
              </w:rPr>
            </w:pPr>
          </w:p>
        </w:tc>
      </w:tr>
      <w:tr w:rsidR="00580237" w14:paraId="5F150364" w14:textId="3923D04B" w:rsidTr="00580237">
        <w:trPr>
          <w:ins w:id="1277" w:author="Aleta Haflett" w:date="2014-11-03T15:51:00Z"/>
        </w:trPr>
        <w:tc>
          <w:tcPr>
            <w:tcW w:w="468" w:type="dxa"/>
          </w:tcPr>
          <w:p w14:paraId="1F3540AE" w14:textId="55E30481" w:rsidR="00580237" w:rsidRDefault="00580237" w:rsidP="00866F30">
            <w:r>
              <w:t>r</w:t>
            </w:r>
          </w:p>
        </w:tc>
        <w:tc>
          <w:tcPr>
            <w:tcW w:w="2361" w:type="dxa"/>
          </w:tcPr>
          <w:p w14:paraId="2EA041D6" w14:textId="0028258D" w:rsidR="00580237" w:rsidRDefault="00580237" w:rsidP="00866F30">
            <w:pPr>
              <w:rPr>
                <w:ins w:id="1278" w:author="Aleta Haflett" w:date="2014-11-03T15:51:00Z"/>
              </w:rPr>
            </w:pPr>
            <w:ins w:id="1279" w:author="Aleta Haflett" w:date="2014-11-03T15:51:00Z">
              <w:r>
                <w:t>Caterpillar</w:t>
              </w:r>
            </w:ins>
          </w:p>
        </w:tc>
        <w:tc>
          <w:tcPr>
            <w:tcW w:w="1791" w:type="dxa"/>
          </w:tcPr>
          <w:p w14:paraId="550A7D1E" w14:textId="77777777" w:rsidR="00580237" w:rsidRDefault="00580237" w:rsidP="00866F30">
            <w:pPr>
              <w:rPr>
                <w:ins w:id="1280" w:author="Aleta Haflett" w:date="2014-11-03T15:51:00Z"/>
              </w:rPr>
            </w:pPr>
          </w:p>
        </w:tc>
        <w:tc>
          <w:tcPr>
            <w:tcW w:w="1266" w:type="dxa"/>
          </w:tcPr>
          <w:p w14:paraId="0E6EC197" w14:textId="77777777" w:rsidR="00580237" w:rsidRDefault="00580237" w:rsidP="00866F30">
            <w:pPr>
              <w:rPr>
                <w:ins w:id="1281" w:author="Aleta Haflett" w:date="2014-11-03T15:51:00Z"/>
              </w:rPr>
            </w:pPr>
          </w:p>
        </w:tc>
        <w:tc>
          <w:tcPr>
            <w:tcW w:w="1692" w:type="dxa"/>
          </w:tcPr>
          <w:p w14:paraId="50495F7D" w14:textId="77777777" w:rsidR="00580237" w:rsidRDefault="00580237" w:rsidP="00866F30">
            <w:pPr>
              <w:rPr>
                <w:ins w:id="1282" w:author="Aleta Haflett" w:date="2014-11-03T15:51:00Z"/>
              </w:rPr>
            </w:pPr>
          </w:p>
        </w:tc>
        <w:tc>
          <w:tcPr>
            <w:tcW w:w="2346" w:type="dxa"/>
          </w:tcPr>
          <w:p w14:paraId="22CDFC95" w14:textId="77777777" w:rsidR="00580237" w:rsidRDefault="00580237" w:rsidP="00866F30">
            <w:pPr>
              <w:rPr>
                <w:ins w:id="1283" w:author="Aleta Haflett" w:date="2014-11-03T18:12:00Z"/>
              </w:rPr>
            </w:pPr>
          </w:p>
        </w:tc>
        <w:tc>
          <w:tcPr>
            <w:tcW w:w="2346" w:type="dxa"/>
          </w:tcPr>
          <w:p w14:paraId="2DFA970D" w14:textId="77777777" w:rsidR="00580237" w:rsidRDefault="00580237" w:rsidP="00866F30">
            <w:pPr>
              <w:rPr>
                <w:ins w:id="1284" w:author="Aleta Haflett" w:date="2014-11-03T18:12:00Z"/>
              </w:rPr>
            </w:pPr>
          </w:p>
        </w:tc>
      </w:tr>
      <w:tr w:rsidR="00580237" w14:paraId="54EAA415" w14:textId="0181A458" w:rsidTr="00580237">
        <w:trPr>
          <w:ins w:id="1285" w:author="Aleta Haflett" w:date="2014-11-03T15:51:00Z"/>
        </w:trPr>
        <w:tc>
          <w:tcPr>
            <w:tcW w:w="468" w:type="dxa"/>
          </w:tcPr>
          <w:p w14:paraId="4E3CC521" w14:textId="0130A04F" w:rsidR="00580237" w:rsidRDefault="00580237" w:rsidP="00866F30">
            <w:r>
              <w:t>s</w:t>
            </w:r>
          </w:p>
        </w:tc>
        <w:tc>
          <w:tcPr>
            <w:tcW w:w="2361" w:type="dxa"/>
          </w:tcPr>
          <w:p w14:paraId="44300B10" w14:textId="58FF1E5D" w:rsidR="00580237" w:rsidRDefault="00580237" w:rsidP="00866F30">
            <w:pPr>
              <w:rPr>
                <w:ins w:id="1286" w:author="Aleta Haflett" w:date="2014-11-03T15:51:00Z"/>
              </w:rPr>
            </w:pPr>
            <w:ins w:id="1287" w:author="Aleta Haflett" w:date="2014-11-03T15:51:00Z">
              <w:r>
                <w:t xml:space="preserve">Other, specify </w:t>
              </w:r>
            </w:ins>
          </w:p>
        </w:tc>
        <w:tc>
          <w:tcPr>
            <w:tcW w:w="1791" w:type="dxa"/>
          </w:tcPr>
          <w:p w14:paraId="022548B2" w14:textId="77777777" w:rsidR="00580237" w:rsidRDefault="00580237" w:rsidP="00866F30">
            <w:pPr>
              <w:rPr>
                <w:ins w:id="1288" w:author="Aleta Haflett" w:date="2014-11-03T15:51:00Z"/>
              </w:rPr>
            </w:pPr>
          </w:p>
        </w:tc>
        <w:tc>
          <w:tcPr>
            <w:tcW w:w="1266" w:type="dxa"/>
          </w:tcPr>
          <w:p w14:paraId="6B628D02" w14:textId="77777777" w:rsidR="00580237" w:rsidRDefault="00580237" w:rsidP="00866F30">
            <w:pPr>
              <w:rPr>
                <w:ins w:id="1289" w:author="Aleta Haflett" w:date="2014-11-03T15:51:00Z"/>
              </w:rPr>
            </w:pPr>
          </w:p>
        </w:tc>
        <w:tc>
          <w:tcPr>
            <w:tcW w:w="1692" w:type="dxa"/>
          </w:tcPr>
          <w:p w14:paraId="2B70FF0A" w14:textId="77777777" w:rsidR="00580237" w:rsidRDefault="00580237" w:rsidP="00866F30">
            <w:pPr>
              <w:rPr>
                <w:ins w:id="1290" w:author="Aleta Haflett" w:date="2014-11-03T15:51:00Z"/>
              </w:rPr>
            </w:pPr>
          </w:p>
        </w:tc>
        <w:tc>
          <w:tcPr>
            <w:tcW w:w="2346" w:type="dxa"/>
          </w:tcPr>
          <w:p w14:paraId="19B918EA" w14:textId="77777777" w:rsidR="00580237" w:rsidRDefault="00580237" w:rsidP="00866F30">
            <w:pPr>
              <w:rPr>
                <w:ins w:id="1291" w:author="Aleta Haflett" w:date="2014-11-03T18:12:00Z"/>
              </w:rPr>
            </w:pPr>
          </w:p>
        </w:tc>
        <w:tc>
          <w:tcPr>
            <w:tcW w:w="2346" w:type="dxa"/>
          </w:tcPr>
          <w:p w14:paraId="658A768B" w14:textId="77777777" w:rsidR="00580237" w:rsidRDefault="00580237" w:rsidP="00866F30">
            <w:pPr>
              <w:rPr>
                <w:ins w:id="1292" w:author="Aleta Haflett" w:date="2014-11-03T18:12:00Z"/>
              </w:rPr>
            </w:pPr>
          </w:p>
        </w:tc>
      </w:tr>
    </w:tbl>
    <w:p w14:paraId="5900A192" w14:textId="77777777" w:rsidR="00C16C46" w:rsidRDefault="00C16C46" w:rsidP="00866F30">
      <w:pPr>
        <w:rPr>
          <w:ins w:id="1293" w:author="Aleta Haflett" w:date="2014-11-03T15:54:00Z"/>
        </w:rPr>
      </w:pPr>
    </w:p>
    <w:tbl>
      <w:tblPr>
        <w:tblStyle w:val="TableGrid"/>
        <w:tblW w:w="0" w:type="auto"/>
        <w:tblLook w:val="04A0" w:firstRow="1" w:lastRow="0" w:firstColumn="1" w:lastColumn="0" w:noHBand="0" w:noVBand="1"/>
      </w:tblPr>
      <w:tblGrid>
        <w:gridCol w:w="4392"/>
        <w:gridCol w:w="4392"/>
        <w:gridCol w:w="4392"/>
      </w:tblGrid>
      <w:tr w:rsidR="00866F30" w14:paraId="5C74DBF7" w14:textId="77777777" w:rsidTr="00866F30">
        <w:trPr>
          <w:ins w:id="1294" w:author="Aleta Haflett" w:date="2014-11-03T15:54:00Z"/>
        </w:trPr>
        <w:tc>
          <w:tcPr>
            <w:tcW w:w="4392" w:type="dxa"/>
          </w:tcPr>
          <w:p w14:paraId="7943A0F9" w14:textId="14A6AC28" w:rsidR="00866F30" w:rsidRDefault="00866F30" w:rsidP="008128E9">
            <w:pPr>
              <w:rPr>
                <w:ins w:id="1295" w:author="Aleta Haflett" w:date="2014-11-03T15:54:00Z"/>
              </w:rPr>
            </w:pPr>
            <w:ins w:id="1296" w:author="Aleta Haflett" w:date="2014-11-03T15:54:00Z">
              <w:r>
                <w:t>Reason for increase</w:t>
              </w:r>
            </w:ins>
            <w:r w:rsidR="004C374D">
              <w:t xml:space="preserve"> - 123</w:t>
            </w:r>
          </w:p>
        </w:tc>
        <w:tc>
          <w:tcPr>
            <w:tcW w:w="4392" w:type="dxa"/>
          </w:tcPr>
          <w:p w14:paraId="32836F9D" w14:textId="592724DD" w:rsidR="00866F30" w:rsidRDefault="00866F30" w:rsidP="008128E9">
            <w:pPr>
              <w:rPr>
                <w:ins w:id="1297" w:author="Aleta Haflett" w:date="2014-11-03T15:54:00Z"/>
              </w:rPr>
            </w:pPr>
            <w:ins w:id="1298" w:author="Aleta Haflett" w:date="2014-11-03T15:54:00Z">
              <w:r>
                <w:t>Reason for decline</w:t>
              </w:r>
            </w:ins>
            <w:r w:rsidR="004C374D">
              <w:t xml:space="preserve"> - 124</w:t>
            </w:r>
          </w:p>
        </w:tc>
        <w:tc>
          <w:tcPr>
            <w:tcW w:w="4392" w:type="dxa"/>
          </w:tcPr>
          <w:p w14:paraId="775D96F3" w14:textId="4DBE242D" w:rsidR="00866F30" w:rsidRDefault="00866F30" w:rsidP="008128E9">
            <w:pPr>
              <w:rPr>
                <w:ins w:id="1299" w:author="Aleta Haflett" w:date="2014-11-03T15:54:00Z"/>
              </w:rPr>
            </w:pPr>
            <w:ins w:id="1300" w:author="Aleta Haflett" w:date="2014-11-03T15:55:00Z">
              <w:r>
                <w:t xml:space="preserve">Response to decline </w:t>
              </w:r>
            </w:ins>
            <w:r w:rsidR="004C374D">
              <w:t>- 125</w:t>
            </w:r>
          </w:p>
        </w:tc>
      </w:tr>
      <w:tr w:rsidR="00866F30" w14:paraId="2743197F" w14:textId="77777777" w:rsidTr="00866F30">
        <w:trPr>
          <w:ins w:id="1301" w:author="Aleta Haflett" w:date="2014-11-03T15:54:00Z"/>
        </w:trPr>
        <w:tc>
          <w:tcPr>
            <w:tcW w:w="4392" w:type="dxa"/>
          </w:tcPr>
          <w:p w14:paraId="6691262B" w14:textId="45311B97" w:rsidR="00866F30" w:rsidRDefault="00866F30" w:rsidP="008128E9">
            <w:pPr>
              <w:rPr>
                <w:ins w:id="1302" w:author="Aleta Haflett" w:date="2014-11-03T15:56:00Z"/>
              </w:rPr>
            </w:pPr>
            <w:ins w:id="1303" w:author="Aleta Haflett" w:date="2014-11-03T15:56:00Z">
              <w:r>
                <w:t>1=Less clearing of forests for agriculture</w:t>
              </w:r>
            </w:ins>
          </w:p>
          <w:p w14:paraId="5AE582EA" w14:textId="77777777" w:rsidR="00866F30" w:rsidRDefault="00866F30" w:rsidP="008128E9">
            <w:pPr>
              <w:rPr>
                <w:ins w:id="1304" w:author="Aleta Haflett" w:date="2014-11-03T15:56:00Z"/>
              </w:rPr>
            </w:pPr>
            <w:ins w:id="1305" w:author="Aleta Haflett" w:date="2014-11-03T15:56:00Z">
              <w:r>
                <w:t>2=Less collection of the product by locals</w:t>
              </w:r>
            </w:ins>
          </w:p>
          <w:p w14:paraId="687B081A" w14:textId="77777777" w:rsidR="00866F30" w:rsidRDefault="00866F30" w:rsidP="008128E9">
            <w:pPr>
              <w:rPr>
                <w:ins w:id="1306" w:author="Aleta Haflett" w:date="2014-11-03T15:57:00Z"/>
              </w:rPr>
            </w:pPr>
            <w:ins w:id="1307" w:author="Aleta Haflett" w:date="2014-11-03T15:57:00Z">
              <w:r>
                <w:t>3=Less collection of the product from outsiders</w:t>
              </w:r>
            </w:ins>
          </w:p>
          <w:p w14:paraId="4469D1C6" w14:textId="5C8F9A85" w:rsidR="00866F30" w:rsidRDefault="00866F30" w:rsidP="008128E9">
            <w:pPr>
              <w:rPr>
                <w:ins w:id="1308" w:author="Aleta Haflett" w:date="2014-11-03T15:57:00Z"/>
              </w:rPr>
            </w:pPr>
            <w:ins w:id="1309" w:author="Aleta Haflett" w:date="2014-11-03T15:57:00Z">
              <w:r>
                <w:t>4=Reduced use from large-scale commercial users/projects</w:t>
              </w:r>
            </w:ins>
          </w:p>
          <w:p w14:paraId="0C27D7C1" w14:textId="77777777" w:rsidR="00866F30" w:rsidRDefault="00866F30" w:rsidP="008128E9">
            <w:pPr>
              <w:rPr>
                <w:ins w:id="1310" w:author="Aleta Haflett" w:date="2014-11-03T15:57:00Z"/>
              </w:rPr>
            </w:pPr>
            <w:ins w:id="1311" w:author="Aleta Haflett" w:date="2014-11-03T15:57:00Z">
              <w:r>
                <w:t>5=Changes in management of forests</w:t>
              </w:r>
            </w:ins>
          </w:p>
          <w:p w14:paraId="021ADE7A" w14:textId="77777777" w:rsidR="00866F30" w:rsidRDefault="00866F30" w:rsidP="008128E9">
            <w:pPr>
              <w:rPr>
                <w:ins w:id="1312" w:author="Aleta Haflett" w:date="2014-11-03T15:57:00Z"/>
              </w:rPr>
            </w:pPr>
            <w:ins w:id="1313" w:author="Aleta Haflett" w:date="2014-11-03T15:57:00Z">
              <w:r>
                <w:t>6=Climatic changes, eg more rainfall</w:t>
              </w:r>
            </w:ins>
          </w:p>
          <w:p w14:paraId="7DC82627" w14:textId="77777777" w:rsidR="00866F30" w:rsidRDefault="00866F30" w:rsidP="008128E9">
            <w:pPr>
              <w:rPr>
                <w:ins w:id="1314" w:author="Aleta Haflett" w:date="2014-11-03T15:58:00Z"/>
              </w:rPr>
            </w:pPr>
            <w:ins w:id="1315" w:author="Aleta Haflett" w:date="2014-11-03T15:57:00Z">
              <w:r>
                <w:t>7=Forest clearing that increases supply of product</w:t>
              </w:r>
            </w:ins>
            <w:ins w:id="1316" w:author="Aleta Haflett" w:date="2014-11-03T15:58:00Z">
              <w:r w:rsidR="00C16C46">
                <w:t xml:space="preserve"> (eg fuelwood)</w:t>
              </w:r>
            </w:ins>
          </w:p>
          <w:p w14:paraId="2301F17F" w14:textId="77777777" w:rsidR="00C16C46" w:rsidRDefault="00C16C46" w:rsidP="008128E9">
            <w:pPr>
              <w:rPr>
                <w:ins w:id="1317" w:author="Aleta Haflett" w:date="2014-11-03T15:58:00Z"/>
              </w:rPr>
            </w:pPr>
            <w:ins w:id="1318" w:author="Aleta Haflett" w:date="2014-11-03T15:58:00Z">
              <w:r>
                <w:t>8=Conservation activities or more sustainable harvesting practices</w:t>
              </w:r>
            </w:ins>
          </w:p>
          <w:p w14:paraId="4ADB12A4" w14:textId="77777777" w:rsidR="00C16C46" w:rsidRDefault="00C16C46" w:rsidP="008128E9">
            <w:pPr>
              <w:rPr>
                <w:ins w:id="1319" w:author="Aleta Haflett" w:date="2014-11-03T15:59:00Z"/>
              </w:rPr>
            </w:pPr>
            <w:ins w:id="1320" w:author="Aleta Haflett" w:date="2014-11-03T15:58:00Z">
              <w:r>
                <w:t>9=</w:t>
              </w:r>
            </w:ins>
            <w:ins w:id="1321" w:author="Aleta Haflett" w:date="2014-11-03T15:59:00Z">
              <w:r>
                <w:t>Increased</w:t>
              </w:r>
            </w:ins>
            <w:ins w:id="1322" w:author="Aleta Haflett" w:date="2014-11-03T15:58:00Z">
              <w:r>
                <w:t xml:space="preserve"> secondary forests</w:t>
              </w:r>
            </w:ins>
            <w:ins w:id="1323" w:author="Aleta Haflett" w:date="2014-11-03T15:59:00Z">
              <w:r>
                <w:t xml:space="preserve"> (land left to regenerate)</w:t>
              </w:r>
            </w:ins>
          </w:p>
          <w:p w14:paraId="744BAB44" w14:textId="77777777" w:rsidR="00C16C46" w:rsidRDefault="00C16C46" w:rsidP="008128E9">
            <w:pPr>
              <w:rPr>
                <w:ins w:id="1324" w:author="Aleta Haflett" w:date="2014-11-03T15:59:00Z"/>
              </w:rPr>
            </w:pPr>
            <w:ins w:id="1325" w:author="Aleta Haflett" w:date="2014-11-03T15:59:00Z">
              <w:r>
                <w:t xml:space="preserve">10=Tree planting </w:t>
              </w:r>
            </w:ins>
          </w:p>
          <w:p w14:paraId="259806B4" w14:textId="77777777" w:rsidR="00C16C46" w:rsidRDefault="00C16C46" w:rsidP="008128E9">
            <w:pPr>
              <w:rPr>
                <w:ins w:id="1326" w:author="Aleta Haflett" w:date="2014-11-03T15:59:00Z"/>
              </w:rPr>
            </w:pPr>
            <w:ins w:id="1327" w:author="Aleta Haflett" w:date="2014-11-03T15:59:00Z">
              <w:r>
                <w:t>11=Improved rights to the product</w:t>
              </w:r>
            </w:ins>
          </w:p>
          <w:p w14:paraId="184618AD" w14:textId="77777777" w:rsidR="00C16C46" w:rsidRDefault="00C16C46" w:rsidP="008128E9">
            <w:pPr>
              <w:rPr>
                <w:ins w:id="1328" w:author="Aleta Haflett" w:date="2014-11-03T15:59:00Z"/>
              </w:rPr>
            </w:pPr>
            <w:ins w:id="1329" w:author="Aleta Haflett" w:date="2014-11-03T15:59:00Z">
              <w:r>
                <w:t>12=More illegal access to protected area</w:t>
              </w:r>
            </w:ins>
          </w:p>
          <w:p w14:paraId="6A93DA78" w14:textId="77777777" w:rsidR="00C16C46" w:rsidRDefault="00C16C46" w:rsidP="008128E9">
            <w:pPr>
              <w:rPr>
                <w:ins w:id="1330" w:author="Aleta Haflett" w:date="2014-11-03T15:59:00Z"/>
              </w:rPr>
            </w:pPr>
            <w:ins w:id="1331" w:author="Aleta Haflett" w:date="2014-11-03T15:59:00Z">
              <w:r>
                <w:t>13=Reduced bush fires</w:t>
              </w:r>
            </w:ins>
          </w:p>
          <w:p w14:paraId="0A277DF5" w14:textId="07FC3C36" w:rsidR="00C16C46" w:rsidRDefault="00C16C46" w:rsidP="008128E9">
            <w:pPr>
              <w:rPr>
                <w:ins w:id="1332" w:author="Aleta Haflett" w:date="2014-11-03T15:54:00Z"/>
              </w:rPr>
            </w:pPr>
            <w:ins w:id="1333" w:author="Aleta Haflett" w:date="2014-11-03T15:59:00Z">
              <w:r>
                <w:t>97=Other, specify</w:t>
              </w:r>
            </w:ins>
          </w:p>
        </w:tc>
        <w:tc>
          <w:tcPr>
            <w:tcW w:w="4392" w:type="dxa"/>
          </w:tcPr>
          <w:p w14:paraId="729E9A9D" w14:textId="77777777" w:rsidR="00866F30" w:rsidRDefault="00C16C46" w:rsidP="008128E9">
            <w:pPr>
              <w:rPr>
                <w:ins w:id="1334" w:author="Aleta Haflett" w:date="2014-11-03T16:00:00Z"/>
              </w:rPr>
            </w:pPr>
            <w:ins w:id="1335" w:author="Aleta Haflett" w:date="2014-11-03T16:00:00Z">
              <w:r>
                <w:t xml:space="preserve">1=Reduced forest areas due to small-scale clearing for agriculture </w:t>
              </w:r>
            </w:ins>
          </w:p>
          <w:p w14:paraId="5BBB57A7" w14:textId="77777777" w:rsidR="00C16C46" w:rsidRDefault="00C16C46" w:rsidP="008128E9">
            <w:pPr>
              <w:rPr>
                <w:ins w:id="1336" w:author="Aleta Haflett" w:date="2014-11-03T16:00:00Z"/>
              </w:rPr>
            </w:pPr>
            <w:ins w:id="1337" w:author="Aleta Haflett" w:date="2014-11-03T16:00:00Z">
              <w:r>
                <w:t>2=Reduced forest area due to large-scale projects (plantations, new settlements, mining activities, etc)</w:t>
              </w:r>
            </w:ins>
          </w:p>
          <w:p w14:paraId="57664586" w14:textId="77777777" w:rsidR="00C16C46" w:rsidRDefault="00C16C46" w:rsidP="008128E9">
            <w:pPr>
              <w:rPr>
                <w:ins w:id="1338" w:author="Aleta Haflett" w:date="2014-11-03T16:00:00Z"/>
              </w:rPr>
            </w:pPr>
            <w:ins w:id="1339" w:author="Aleta Haflett" w:date="2014-11-03T16:00:00Z">
              <w:r>
                <w:t>3=Increased use of the plant/tree due to more local people collecting more</w:t>
              </w:r>
            </w:ins>
          </w:p>
          <w:p w14:paraId="76FB6837" w14:textId="77777777" w:rsidR="00C16C46" w:rsidRDefault="00C16C46" w:rsidP="008128E9">
            <w:pPr>
              <w:rPr>
                <w:ins w:id="1340" w:author="Aleta Haflett" w:date="2014-11-03T16:00:00Z"/>
              </w:rPr>
            </w:pPr>
            <w:ins w:id="1341" w:author="Aleta Haflett" w:date="2014-11-03T16:00:00Z">
              <w:r>
                <w:t>4=Increased use of the plant/tree due to more people from outsiders collecting more</w:t>
              </w:r>
            </w:ins>
          </w:p>
          <w:p w14:paraId="36BEFB2C" w14:textId="77777777" w:rsidR="00C16C46" w:rsidRDefault="00C16C46" w:rsidP="008128E9">
            <w:pPr>
              <w:rPr>
                <w:ins w:id="1342" w:author="Aleta Haflett" w:date="2014-11-03T16:01:00Z"/>
              </w:rPr>
            </w:pPr>
            <w:ins w:id="1343" w:author="Aleta Haflett" w:date="2014-11-03T16:01:00Z">
              <w:r>
                <w:t xml:space="preserve">5=Timber harvesting </w:t>
              </w:r>
            </w:ins>
          </w:p>
          <w:p w14:paraId="122548C5" w14:textId="77777777" w:rsidR="00C16C46" w:rsidRDefault="00C16C46" w:rsidP="008128E9">
            <w:pPr>
              <w:rPr>
                <w:ins w:id="1344" w:author="Aleta Haflett" w:date="2014-11-03T16:01:00Z"/>
              </w:rPr>
            </w:pPr>
            <w:ins w:id="1345" w:author="Aleta Haflett" w:date="2014-11-03T16:01:00Z">
              <w:r>
                <w:t xml:space="preserve">6=Charcoal burning </w:t>
              </w:r>
            </w:ins>
          </w:p>
          <w:p w14:paraId="3CF50166" w14:textId="77777777" w:rsidR="00C16C46" w:rsidRDefault="00C16C46" w:rsidP="008128E9">
            <w:pPr>
              <w:rPr>
                <w:ins w:id="1346" w:author="Aleta Haflett" w:date="2014-11-03T16:01:00Z"/>
              </w:rPr>
            </w:pPr>
            <w:ins w:id="1347" w:author="Aleta Haflett" w:date="2014-11-03T16:01:00Z">
              <w:r>
                <w:t xml:space="preserve">7=Brick burning </w:t>
              </w:r>
            </w:ins>
          </w:p>
          <w:p w14:paraId="1E746708" w14:textId="77777777" w:rsidR="00C16C46" w:rsidRDefault="00C16C46" w:rsidP="008128E9">
            <w:pPr>
              <w:rPr>
                <w:ins w:id="1348" w:author="Aleta Haflett" w:date="2014-11-03T16:01:00Z"/>
              </w:rPr>
            </w:pPr>
            <w:ins w:id="1349" w:author="Aleta Haflett" w:date="2014-11-03T16:01:00Z">
              <w:r>
                <w:t>8=Poor harvesting practices</w:t>
              </w:r>
            </w:ins>
          </w:p>
          <w:p w14:paraId="00D93E1D" w14:textId="77777777" w:rsidR="00C16C46" w:rsidRDefault="00C16C46" w:rsidP="008128E9">
            <w:pPr>
              <w:rPr>
                <w:ins w:id="1350" w:author="Aleta Haflett" w:date="2014-11-03T16:01:00Z"/>
              </w:rPr>
            </w:pPr>
            <w:ins w:id="1351" w:author="Aleta Haflett" w:date="2014-11-03T16:01:00Z">
              <w:r>
                <w:t>9=People from outside buying land and restricting access</w:t>
              </w:r>
            </w:ins>
          </w:p>
          <w:p w14:paraId="0216550B" w14:textId="77777777" w:rsidR="00C16C46" w:rsidRDefault="00C16C46" w:rsidP="008128E9">
            <w:pPr>
              <w:rPr>
                <w:ins w:id="1352" w:author="Aleta Haflett" w:date="2014-11-03T16:01:00Z"/>
              </w:rPr>
            </w:pPr>
            <w:ins w:id="1353" w:author="Aleta Haflett" w:date="2014-11-03T16:01:00Z">
              <w:r>
                <w:t>10=State or local authority restricting access</w:t>
              </w:r>
            </w:ins>
          </w:p>
          <w:p w14:paraId="19038618" w14:textId="77777777" w:rsidR="00C16C46" w:rsidRDefault="00C16C46" w:rsidP="008128E9">
            <w:pPr>
              <w:rPr>
                <w:ins w:id="1354" w:author="Aleta Haflett" w:date="2014-11-03T16:01:00Z"/>
              </w:rPr>
            </w:pPr>
            <w:ins w:id="1355" w:author="Aleta Haflett" w:date="2014-11-03T16:01:00Z">
              <w:r>
                <w:t>11=Customary or community restrictions on access</w:t>
              </w:r>
            </w:ins>
          </w:p>
          <w:p w14:paraId="1624BD5E" w14:textId="77777777" w:rsidR="00C16C46" w:rsidRDefault="00C16C46" w:rsidP="008128E9">
            <w:pPr>
              <w:rPr>
                <w:ins w:id="1356" w:author="Aleta Haflett" w:date="2014-11-03T16:02:00Z"/>
              </w:rPr>
            </w:pPr>
            <w:ins w:id="1357" w:author="Aleta Haflett" w:date="2014-11-03T16:02:00Z">
              <w:r>
                <w:t>12=Bush burning/fire</w:t>
              </w:r>
            </w:ins>
          </w:p>
          <w:p w14:paraId="771687C1" w14:textId="77777777" w:rsidR="00C16C46" w:rsidRDefault="00C16C46" w:rsidP="008128E9">
            <w:pPr>
              <w:rPr>
                <w:ins w:id="1358" w:author="Aleta Haflett" w:date="2014-11-03T16:02:00Z"/>
              </w:rPr>
            </w:pPr>
            <w:ins w:id="1359" w:author="Aleta Haflett" w:date="2014-11-03T16:02:00Z">
              <w:r>
                <w:t>13=Product attacked/consumed by pests/forest dwelling vermin</w:t>
              </w:r>
            </w:ins>
          </w:p>
          <w:p w14:paraId="0C4100FD" w14:textId="77777777" w:rsidR="00C16C46" w:rsidRDefault="00C16C46" w:rsidP="008128E9">
            <w:pPr>
              <w:rPr>
                <w:ins w:id="1360" w:author="Aleta Haflett" w:date="2014-11-03T16:02:00Z"/>
              </w:rPr>
            </w:pPr>
            <w:ins w:id="1361" w:author="Aleta Haflett" w:date="2014-11-03T16:02:00Z">
              <w:r>
                <w:t>14=Natural disasters</w:t>
              </w:r>
            </w:ins>
          </w:p>
          <w:p w14:paraId="1C9C07B7" w14:textId="77777777" w:rsidR="00C16C46" w:rsidRDefault="00C16C46" w:rsidP="008128E9">
            <w:pPr>
              <w:rPr>
                <w:ins w:id="1362" w:author="Aleta Haflett" w:date="2014-11-03T16:02:00Z"/>
              </w:rPr>
            </w:pPr>
            <w:ins w:id="1363" w:author="Aleta Haflett" w:date="2014-11-03T16:02:00Z">
              <w:r>
                <w:t xml:space="preserve">15=Climatic changes </w:t>
              </w:r>
            </w:ins>
          </w:p>
          <w:p w14:paraId="2817D0B6" w14:textId="515B4486" w:rsidR="00C16C46" w:rsidRDefault="00C16C46" w:rsidP="008128E9">
            <w:pPr>
              <w:rPr>
                <w:ins w:id="1364" w:author="Aleta Haflett" w:date="2014-11-03T15:54:00Z"/>
              </w:rPr>
            </w:pPr>
            <w:ins w:id="1365" w:author="Aleta Haflett" w:date="2014-11-03T16:02:00Z">
              <w:r>
                <w:t xml:space="preserve">97=Other, specify </w:t>
              </w:r>
            </w:ins>
          </w:p>
        </w:tc>
        <w:tc>
          <w:tcPr>
            <w:tcW w:w="4392" w:type="dxa"/>
          </w:tcPr>
          <w:p w14:paraId="08433F3A" w14:textId="77777777" w:rsidR="00866F30" w:rsidRDefault="00C16C46" w:rsidP="008128E9">
            <w:pPr>
              <w:rPr>
                <w:ins w:id="1366" w:author="Aleta Haflett" w:date="2014-11-03T16:03:00Z"/>
              </w:rPr>
            </w:pPr>
            <w:ins w:id="1367" w:author="Aleta Haflett" w:date="2014-11-03T16:03:00Z">
              <w:r>
                <w:t>1=It did not influence the harvest of forest products</w:t>
              </w:r>
            </w:ins>
          </w:p>
          <w:p w14:paraId="3FB012D2" w14:textId="77777777" w:rsidR="00C16C46" w:rsidRDefault="00C16C46" w:rsidP="008128E9">
            <w:pPr>
              <w:rPr>
                <w:ins w:id="1368" w:author="Aleta Haflett" w:date="2014-11-03T16:03:00Z"/>
              </w:rPr>
            </w:pPr>
            <w:ins w:id="1369" w:author="Aleta Haflett" w:date="2014-11-03T16:03:00Z">
              <w:r>
                <w:t>2=Increase collection time (including travelling to areas further away)</w:t>
              </w:r>
            </w:ins>
          </w:p>
          <w:p w14:paraId="78E2E68C" w14:textId="77777777" w:rsidR="00C16C46" w:rsidRDefault="00C16C46" w:rsidP="008128E9">
            <w:pPr>
              <w:rPr>
                <w:ins w:id="1370" w:author="Aleta Haflett" w:date="2014-11-03T16:03:00Z"/>
              </w:rPr>
            </w:pPr>
            <w:ins w:id="1371" w:author="Aleta Haflett" w:date="2014-11-03T16:03:00Z">
              <w:r>
                <w:t>3=Buy the product from other suppliers</w:t>
              </w:r>
            </w:ins>
          </w:p>
          <w:p w14:paraId="09A0DC5C" w14:textId="77777777" w:rsidR="00C16C46" w:rsidRDefault="00C16C46" w:rsidP="008128E9">
            <w:pPr>
              <w:rPr>
                <w:ins w:id="1372" w:author="Aleta Haflett" w:date="2014-11-03T16:03:00Z"/>
              </w:rPr>
            </w:pPr>
            <w:ins w:id="1373" w:author="Aleta Haflett" w:date="2014-11-03T16:03:00Z">
              <w:r>
                <w:t>4=Reduce harvesting of the product</w:t>
              </w:r>
            </w:ins>
          </w:p>
          <w:p w14:paraId="573FB91D" w14:textId="77777777" w:rsidR="00C16C46" w:rsidRDefault="00C16C46" w:rsidP="008128E9">
            <w:pPr>
              <w:rPr>
                <w:ins w:id="1374" w:author="Aleta Haflett" w:date="2014-11-03T16:04:00Z"/>
              </w:rPr>
            </w:pPr>
            <w:ins w:id="1375" w:author="Aleta Haflett" w:date="2014-11-03T16:04:00Z">
              <w:r>
                <w:t>5=Stop harvesting of the product</w:t>
              </w:r>
            </w:ins>
          </w:p>
          <w:p w14:paraId="3221909D" w14:textId="77777777" w:rsidR="00C16C46" w:rsidRDefault="00C16C46" w:rsidP="008128E9">
            <w:pPr>
              <w:rPr>
                <w:ins w:id="1376" w:author="Aleta Haflett" w:date="2014-11-03T16:04:00Z"/>
              </w:rPr>
            </w:pPr>
            <w:ins w:id="1377" w:author="Aleta Haflett" w:date="2014-11-03T16:04:00Z">
              <w:r>
                <w:t>6=Substitute with other type of forest products</w:t>
              </w:r>
            </w:ins>
          </w:p>
          <w:p w14:paraId="6EAEB14E" w14:textId="77777777" w:rsidR="00C16C46" w:rsidRDefault="00C16C46" w:rsidP="008128E9">
            <w:pPr>
              <w:rPr>
                <w:ins w:id="1378" w:author="Aleta Haflett" w:date="2014-11-03T16:04:00Z"/>
              </w:rPr>
            </w:pPr>
            <w:ins w:id="1379" w:author="Aleta Haflett" w:date="2014-11-03T16:04:00Z">
              <w:r>
                <w:t>7=Substitute with agricultural products</w:t>
              </w:r>
            </w:ins>
          </w:p>
          <w:p w14:paraId="0CC7609B" w14:textId="77777777" w:rsidR="00C16C46" w:rsidRDefault="00C16C46" w:rsidP="008128E9">
            <w:pPr>
              <w:rPr>
                <w:ins w:id="1380" w:author="Aleta Haflett" w:date="2014-11-03T16:04:00Z"/>
              </w:rPr>
            </w:pPr>
            <w:ins w:id="1381" w:author="Aleta Haflett" w:date="2014-11-03T16:04:00Z">
              <w:r>
                <w:t>8=Conserving standing trees</w:t>
              </w:r>
            </w:ins>
          </w:p>
          <w:p w14:paraId="2882762A" w14:textId="77777777" w:rsidR="00C16C46" w:rsidRDefault="00C16C46" w:rsidP="008128E9">
            <w:pPr>
              <w:rPr>
                <w:ins w:id="1382" w:author="Aleta Haflett" w:date="2014-11-03T16:04:00Z"/>
              </w:rPr>
            </w:pPr>
            <w:ins w:id="1383" w:author="Aleta Haflett" w:date="2014-11-03T16:04:00Z">
              <w:r>
                <w:t>9=Planting trees</w:t>
              </w:r>
            </w:ins>
          </w:p>
          <w:p w14:paraId="34AE8C24" w14:textId="70B99724" w:rsidR="00C16C46" w:rsidRDefault="00C16C46" w:rsidP="008128E9">
            <w:pPr>
              <w:rPr>
                <w:ins w:id="1384" w:author="Aleta Haflett" w:date="2014-11-03T15:54:00Z"/>
              </w:rPr>
            </w:pPr>
            <w:ins w:id="1385" w:author="Aleta Haflett" w:date="2014-11-03T16:05:00Z">
              <w:r>
                <w:t>10=Restricting access/use of forest</w:t>
              </w:r>
            </w:ins>
          </w:p>
        </w:tc>
      </w:tr>
    </w:tbl>
    <w:p w14:paraId="5E1F44BE" w14:textId="2FFBFA2F" w:rsidR="00866F30" w:rsidRDefault="00866F30" w:rsidP="00866F30">
      <w:pPr>
        <w:rPr>
          <w:ins w:id="1386" w:author="Aleta Haflett" w:date="2014-11-03T13:18:00Z"/>
        </w:rPr>
      </w:pPr>
    </w:p>
    <w:p w14:paraId="0106B9F4" w14:textId="77777777" w:rsidR="003C3B44" w:rsidRDefault="003C3B44" w:rsidP="00866F30">
      <w:pPr>
        <w:rPr>
          <w:ins w:id="1387" w:author="Aleta Haflett" w:date="2014-11-03T15:53:00Z"/>
        </w:rPr>
      </w:pPr>
    </w:p>
    <w:p w14:paraId="1792D701" w14:textId="77777777" w:rsidR="00866F30" w:rsidRDefault="00866F30" w:rsidP="00866F30">
      <w:pPr>
        <w:rPr>
          <w:ins w:id="1388" w:author="Aleta Haflett" w:date="2014-11-03T15:53:00Z"/>
        </w:rPr>
      </w:pPr>
    </w:p>
    <w:p w14:paraId="1144CC92" w14:textId="77777777" w:rsidR="00017FA1" w:rsidRDefault="00017FA1" w:rsidP="00866F30">
      <w:pPr>
        <w:rPr>
          <w:ins w:id="1389" w:author="Aleta Haflett" w:date="2014-11-03T16:05:00Z"/>
        </w:rPr>
      </w:pPr>
    </w:p>
    <w:p w14:paraId="3EADF38B" w14:textId="77777777" w:rsidR="004C374D" w:rsidRDefault="004C374D" w:rsidP="00866F30">
      <w:pPr>
        <w:rPr>
          <w:b/>
        </w:rPr>
      </w:pPr>
    </w:p>
    <w:p w14:paraId="3264F51D" w14:textId="77777777" w:rsidR="004C374D" w:rsidRDefault="004C374D" w:rsidP="00866F30">
      <w:pPr>
        <w:rPr>
          <w:b/>
        </w:rPr>
      </w:pPr>
    </w:p>
    <w:p w14:paraId="7A1876B7" w14:textId="732BEB33" w:rsidR="003C3B44" w:rsidRPr="008E7E6A" w:rsidRDefault="004C374D" w:rsidP="00866F30">
      <w:pPr>
        <w:rPr>
          <w:ins w:id="1390" w:author="Aleta Haflett" w:date="2014-11-03T12:47:00Z"/>
          <w:b/>
        </w:rPr>
      </w:pPr>
      <w:r>
        <w:rPr>
          <w:b/>
        </w:rPr>
        <w:t xml:space="preserve">Section L : </w:t>
      </w:r>
      <w:ins w:id="1391" w:author="Aleta Haflett" w:date="2014-11-03T13:18:00Z">
        <w:r w:rsidR="003C3B44">
          <w:rPr>
            <w:b/>
          </w:rPr>
          <w:t xml:space="preserve">Income from Off-Farm labor and </w:t>
        </w:r>
      </w:ins>
      <w:ins w:id="1392" w:author="Aleta Haflett" w:date="2014-11-03T15:41:00Z">
        <w:r w:rsidR="00866F30">
          <w:rPr>
            <w:b/>
          </w:rPr>
          <w:t>Remittances</w:t>
        </w:r>
      </w:ins>
    </w:p>
    <w:p w14:paraId="382CC0BA" w14:textId="77777777" w:rsidR="00E74210" w:rsidRDefault="00E74210" w:rsidP="006D5C10">
      <w:pPr>
        <w:spacing w:after="0" w:line="240" w:lineRule="auto"/>
        <w:contextualSpacing/>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14:paraId="3A2596D5" w14:textId="77777777" w:rsidTr="004C374D">
        <w:trPr>
          <w:jc w:val="center"/>
        </w:trPr>
        <w:tc>
          <w:tcPr>
            <w:tcW w:w="707" w:type="dxa"/>
          </w:tcPr>
          <w:p w14:paraId="00AE10B1" w14:textId="77777777" w:rsidR="004C374D" w:rsidRPr="006D5C10" w:rsidRDefault="004C374D" w:rsidP="006D5C10"/>
        </w:tc>
        <w:tc>
          <w:tcPr>
            <w:tcW w:w="2617" w:type="dxa"/>
          </w:tcPr>
          <w:p w14:paraId="2B749D2F" w14:textId="57C376B6" w:rsidR="004C374D" w:rsidRPr="006D5C10" w:rsidRDefault="004C374D" w:rsidP="006D5C10"/>
        </w:tc>
        <w:tc>
          <w:tcPr>
            <w:tcW w:w="2526" w:type="dxa"/>
          </w:tcPr>
          <w:p w14:paraId="33BED0B1" w14:textId="4F26B4D8" w:rsidR="004C374D" w:rsidRPr="006D5C10" w:rsidRDefault="004C374D" w:rsidP="006D5C10">
            <w:r>
              <w:t>L.1</w:t>
            </w:r>
          </w:p>
        </w:tc>
        <w:tc>
          <w:tcPr>
            <w:tcW w:w="1647" w:type="dxa"/>
          </w:tcPr>
          <w:p w14:paraId="3A58EE1E" w14:textId="79850932" w:rsidR="004C374D" w:rsidRDefault="004C374D" w:rsidP="001512DD">
            <w:pPr>
              <w:contextualSpacing/>
            </w:pPr>
            <w:r>
              <w:t>L.2</w:t>
            </w:r>
          </w:p>
        </w:tc>
        <w:tc>
          <w:tcPr>
            <w:tcW w:w="2085" w:type="dxa"/>
          </w:tcPr>
          <w:p w14:paraId="00B3CA3F" w14:textId="7FBEBA12" w:rsidR="004C374D" w:rsidRDefault="004C374D" w:rsidP="006D5C10">
            <w:pPr>
              <w:contextualSpacing/>
            </w:pPr>
            <w:r>
              <w:t>L.3</w:t>
            </w:r>
          </w:p>
        </w:tc>
        <w:tc>
          <w:tcPr>
            <w:tcW w:w="1996" w:type="dxa"/>
          </w:tcPr>
          <w:p w14:paraId="0C628218" w14:textId="52F54EEE" w:rsidR="004C374D" w:rsidRDefault="004C374D" w:rsidP="001512DD">
            <w:pPr>
              <w:contextualSpacing/>
            </w:pPr>
            <w:r>
              <w:t>L.4</w:t>
            </w:r>
          </w:p>
        </w:tc>
      </w:tr>
      <w:tr w:rsidR="004C374D" w14:paraId="060636AB" w14:textId="77777777" w:rsidTr="004C374D">
        <w:trPr>
          <w:jc w:val="center"/>
        </w:trPr>
        <w:tc>
          <w:tcPr>
            <w:tcW w:w="707" w:type="dxa"/>
          </w:tcPr>
          <w:p w14:paraId="467D3BE7" w14:textId="77777777" w:rsidR="004C374D" w:rsidRPr="006D5C10" w:rsidRDefault="004C374D" w:rsidP="006D5C10"/>
        </w:tc>
        <w:tc>
          <w:tcPr>
            <w:tcW w:w="2617" w:type="dxa"/>
          </w:tcPr>
          <w:p w14:paraId="5773C6B4" w14:textId="30C31158" w:rsidR="004C374D" w:rsidRPr="006D5C10" w:rsidRDefault="004C374D" w:rsidP="006D5C10"/>
        </w:tc>
        <w:tc>
          <w:tcPr>
            <w:tcW w:w="2526" w:type="dxa"/>
          </w:tcPr>
          <w:p w14:paraId="52CF9182" w14:textId="39C265E9" w:rsidR="004C374D" w:rsidRDefault="004C374D" w:rsidP="006D5C10">
            <w:r w:rsidRPr="006D5C10">
              <w:t>Did any of the household members receive cash or in-kind payments for service or labor for</w:t>
            </w:r>
            <w:r>
              <w:t xml:space="preserve"> the following?</w:t>
            </w:r>
          </w:p>
          <w:p w14:paraId="71CC71CF" w14:textId="77777777" w:rsidR="004C374D" w:rsidRDefault="004C374D" w:rsidP="003C0031">
            <w:r>
              <w:t>0=No; 1=Yes</w:t>
            </w:r>
          </w:p>
          <w:p w14:paraId="48D31338" w14:textId="4B370E0E" w:rsidR="004C374D" w:rsidRPr="004C374D" w:rsidRDefault="004C374D" w:rsidP="003C0031">
            <w:pPr>
              <w:rPr>
                <w:i/>
              </w:rPr>
            </w:pPr>
            <w:r>
              <w:rPr>
                <w:i/>
              </w:rPr>
              <w:t>If 0, skip to next activity</w:t>
            </w:r>
          </w:p>
        </w:tc>
        <w:tc>
          <w:tcPr>
            <w:tcW w:w="1647" w:type="dxa"/>
          </w:tcPr>
          <w:p w14:paraId="64952DDF" w14:textId="02824DBF" w:rsidR="004C374D" w:rsidRDefault="004C374D" w:rsidP="001512DD">
            <w:pPr>
              <w:contextualSpacing/>
            </w:pPr>
            <w:r>
              <w:t>Which members received cash or in-kind payments for each activity?</w:t>
            </w:r>
          </w:p>
        </w:tc>
        <w:tc>
          <w:tcPr>
            <w:tcW w:w="2085" w:type="dxa"/>
          </w:tcPr>
          <w:p w14:paraId="4A0DBEBE" w14:textId="7D152229" w:rsidR="004C374D" w:rsidRDefault="004C374D" w:rsidP="006D5C10">
            <w:pPr>
              <w:contextualSpacing/>
            </w:pPr>
            <w:r>
              <w:t>How much cash did each person receive for each task over the past 12 months?</w:t>
            </w:r>
          </w:p>
        </w:tc>
        <w:tc>
          <w:tcPr>
            <w:tcW w:w="1996" w:type="dxa"/>
          </w:tcPr>
          <w:p w14:paraId="0C5B6D19" w14:textId="492A9700" w:rsidR="004C374D" w:rsidRDefault="004C374D" w:rsidP="001512DD">
            <w:pPr>
              <w:contextualSpacing/>
            </w:pPr>
            <w:r>
              <w:t>How much (in ZMK equivalent values) in-kind payments did each person receive for each task over the past 12 months?</w:t>
            </w:r>
          </w:p>
        </w:tc>
      </w:tr>
      <w:tr w:rsidR="004C374D" w14:paraId="20BDD0AB" w14:textId="77777777" w:rsidTr="004C374D">
        <w:trPr>
          <w:trHeight w:val="90"/>
          <w:jc w:val="center"/>
        </w:trPr>
        <w:tc>
          <w:tcPr>
            <w:tcW w:w="707" w:type="dxa"/>
            <w:vMerge w:val="restart"/>
          </w:tcPr>
          <w:p w14:paraId="5B79C513" w14:textId="2B8DAF58" w:rsidR="004C374D" w:rsidRDefault="004C374D" w:rsidP="003C0031">
            <w:pPr>
              <w:contextualSpacing/>
            </w:pPr>
            <w:r>
              <w:t>a</w:t>
            </w:r>
          </w:p>
        </w:tc>
        <w:tc>
          <w:tcPr>
            <w:tcW w:w="2617" w:type="dxa"/>
            <w:vMerge w:val="restart"/>
          </w:tcPr>
          <w:p w14:paraId="61C665F4" w14:textId="4D6FF794" w:rsidR="004C374D" w:rsidRDefault="004C374D" w:rsidP="003C0031">
            <w:pPr>
              <w:contextualSpacing/>
            </w:pPr>
            <w:r>
              <w:t>Work on a small-holder farm</w:t>
            </w:r>
          </w:p>
        </w:tc>
        <w:tc>
          <w:tcPr>
            <w:tcW w:w="2526" w:type="dxa"/>
            <w:vMerge w:val="restart"/>
          </w:tcPr>
          <w:p w14:paraId="24128608" w14:textId="10F9FF5E" w:rsidR="004C374D" w:rsidRDefault="004C374D" w:rsidP="003C0031">
            <w:pPr>
              <w:contextualSpacing/>
            </w:pPr>
          </w:p>
        </w:tc>
        <w:tc>
          <w:tcPr>
            <w:tcW w:w="1647" w:type="dxa"/>
          </w:tcPr>
          <w:p w14:paraId="2B87BFA1" w14:textId="77777777" w:rsidR="004C374D" w:rsidRDefault="004C374D" w:rsidP="003C0031">
            <w:pPr>
              <w:contextualSpacing/>
            </w:pPr>
          </w:p>
        </w:tc>
        <w:tc>
          <w:tcPr>
            <w:tcW w:w="2085" w:type="dxa"/>
          </w:tcPr>
          <w:p w14:paraId="11CF4AE6" w14:textId="77777777" w:rsidR="004C374D" w:rsidRDefault="004C374D" w:rsidP="003C0031">
            <w:pPr>
              <w:contextualSpacing/>
            </w:pPr>
          </w:p>
        </w:tc>
        <w:tc>
          <w:tcPr>
            <w:tcW w:w="1996" w:type="dxa"/>
          </w:tcPr>
          <w:p w14:paraId="71BCCF63" w14:textId="01155C6F" w:rsidR="004C374D" w:rsidRDefault="004C374D" w:rsidP="003C0031">
            <w:pPr>
              <w:contextualSpacing/>
            </w:pPr>
          </w:p>
        </w:tc>
      </w:tr>
      <w:tr w:rsidR="004C374D" w14:paraId="315EAE77" w14:textId="77777777" w:rsidTr="004C374D">
        <w:trPr>
          <w:trHeight w:val="90"/>
          <w:jc w:val="center"/>
        </w:trPr>
        <w:tc>
          <w:tcPr>
            <w:tcW w:w="707" w:type="dxa"/>
            <w:vMerge/>
          </w:tcPr>
          <w:p w14:paraId="7CD36DF6" w14:textId="77777777" w:rsidR="004C374D" w:rsidRDefault="004C374D" w:rsidP="001512DD">
            <w:pPr>
              <w:contextualSpacing/>
            </w:pPr>
          </w:p>
        </w:tc>
        <w:tc>
          <w:tcPr>
            <w:tcW w:w="2617" w:type="dxa"/>
            <w:vMerge/>
          </w:tcPr>
          <w:p w14:paraId="02C0CE23" w14:textId="698A61B6" w:rsidR="004C374D" w:rsidRDefault="004C374D" w:rsidP="001512DD">
            <w:pPr>
              <w:contextualSpacing/>
            </w:pPr>
          </w:p>
        </w:tc>
        <w:tc>
          <w:tcPr>
            <w:tcW w:w="2526" w:type="dxa"/>
            <w:vMerge/>
          </w:tcPr>
          <w:p w14:paraId="39B0BC47" w14:textId="77777777" w:rsidR="004C374D" w:rsidRDefault="004C374D" w:rsidP="001512DD">
            <w:pPr>
              <w:contextualSpacing/>
            </w:pPr>
          </w:p>
        </w:tc>
        <w:tc>
          <w:tcPr>
            <w:tcW w:w="1647" w:type="dxa"/>
          </w:tcPr>
          <w:p w14:paraId="2864A250" w14:textId="77777777" w:rsidR="004C374D" w:rsidRDefault="004C374D" w:rsidP="001512DD">
            <w:pPr>
              <w:contextualSpacing/>
            </w:pPr>
          </w:p>
        </w:tc>
        <w:tc>
          <w:tcPr>
            <w:tcW w:w="2085" w:type="dxa"/>
          </w:tcPr>
          <w:p w14:paraId="37B3A031" w14:textId="77777777" w:rsidR="004C374D" w:rsidRDefault="004C374D" w:rsidP="001512DD">
            <w:pPr>
              <w:contextualSpacing/>
            </w:pPr>
          </w:p>
        </w:tc>
        <w:tc>
          <w:tcPr>
            <w:tcW w:w="1996" w:type="dxa"/>
          </w:tcPr>
          <w:p w14:paraId="5677149D" w14:textId="51BF0661" w:rsidR="004C374D" w:rsidRDefault="004C374D" w:rsidP="001512DD">
            <w:pPr>
              <w:contextualSpacing/>
            </w:pPr>
          </w:p>
        </w:tc>
      </w:tr>
      <w:tr w:rsidR="004C374D" w14:paraId="16C735E5" w14:textId="77777777" w:rsidTr="004C374D">
        <w:trPr>
          <w:trHeight w:val="90"/>
          <w:jc w:val="center"/>
        </w:trPr>
        <w:tc>
          <w:tcPr>
            <w:tcW w:w="707" w:type="dxa"/>
            <w:vMerge/>
          </w:tcPr>
          <w:p w14:paraId="4FA44F7E" w14:textId="77777777" w:rsidR="004C374D" w:rsidRDefault="004C374D" w:rsidP="0015117F">
            <w:pPr>
              <w:contextualSpacing/>
            </w:pPr>
          </w:p>
        </w:tc>
        <w:tc>
          <w:tcPr>
            <w:tcW w:w="2617" w:type="dxa"/>
            <w:vMerge/>
          </w:tcPr>
          <w:p w14:paraId="1857E67F" w14:textId="562E7751" w:rsidR="004C374D" w:rsidRDefault="004C374D" w:rsidP="0015117F">
            <w:pPr>
              <w:contextualSpacing/>
            </w:pPr>
          </w:p>
        </w:tc>
        <w:tc>
          <w:tcPr>
            <w:tcW w:w="2526" w:type="dxa"/>
            <w:vMerge/>
          </w:tcPr>
          <w:p w14:paraId="7F3252C0" w14:textId="77777777" w:rsidR="004C374D" w:rsidRDefault="004C374D" w:rsidP="0015117F">
            <w:pPr>
              <w:contextualSpacing/>
            </w:pPr>
          </w:p>
        </w:tc>
        <w:tc>
          <w:tcPr>
            <w:tcW w:w="1647" w:type="dxa"/>
          </w:tcPr>
          <w:p w14:paraId="05A818CB" w14:textId="77777777" w:rsidR="004C374D" w:rsidRDefault="004C374D" w:rsidP="0015117F">
            <w:pPr>
              <w:contextualSpacing/>
            </w:pPr>
          </w:p>
        </w:tc>
        <w:tc>
          <w:tcPr>
            <w:tcW w:w="2085" w:type="dxa"/>
          </w:tcPr>
          <w:p w14:paraId="1CCBCE88" w14:textId="77777777" w:rsidR="004C374D" w:rsidRDefault="004C374D" w:rsidP="0015117F">
            <w:pPr>
              <w:contextualSpacing/>
            </w:pPr>
          </w:p>
        </w:tc>
        <w:tc>
          <w:tcPr>
            <w:tcW w:w="1996" w:type="dxa"/>
          </w:tcPr>
          <w:p w14:paraId="36708C68" w14:textId="6C048D28" w:rsidR="004C374D" w:rsidRDefault="004C374D" w:rsidP="0015117F">
            <w:pPr>
              <w:contextualSpacing/>
            </w:pPr>
          </w:p>
        </w:tc>
      </w:tr>
      <w:tr w:rsidR="004C374D" w14:paraId="63997DC9" w14:textId="77777777" w:rsidTr="004C374D">
        <w:trPr>
          <w:trHeight w:val="90"/>
          <w:jc w:val="center"/>
        </w:trPr>
        <w:tc>
          <w:tcPr>
            <w:tcW w:w="707" w:type="dxa"/>
            <w:vMerge w:val="restart"/>
          </w:tcPr>
          <w:p w14:paraId="734F285E" w14:textId="758C7A30" w:rsidR="004C374D" w:rsidRDefault="004C374D" w:rsidP="009A059D">
            <w:pPr>
              <w:contextualSpacing/>
            </w:pPr>
            <w:r>
              <w:t>b</w:t>
            </w:r>
          </w:p>
        </w:tc>
        <w:tc>
          <w:tcPr>
            <w:tcW w:w="2617" w:type="dxa"/>
            <w:vMerge w:val="restart"/>
          </w:tcPr>
          <w:p w14:paraId="73EEB0B9" w14:textId="6D8A7248" w:rsidR="004C374D" w:rsidRDefault="004C374D" w:rsidP="004C374D">
            <w:pPr>
              <w:ind w:left="-707" w:firstLine="707"/>
              <w:contextualSpacing/>
            </w:pPr>
            <w:r>
              <w:t>Work on a large-holder farm</w:t>
            </w:r>
          </w:p>
        </w:tc>
        <w:tc>
          <w:tcPr>
            <w:tcW w:w="2526" w:type="dxa"/>
            <w:vMerge w:val="restart"/>
          </w:tcPr>
          <w:p w14:paraId="26FE9182" w14:textId="77777777" w:rsidR="004C374D" w:rsidRDefault="004C374D" w:rsidP="009A059D">
            <w:pPr>
              <w:contextualSpacing/>
            </w:pPr>
          </w:p>
        </w:tc>
        <w:tc>
          <w:tcPr>
            <w:tcW w:w="1647" w:type="dxa"/>
          </w:tcPr>
          <w:p w14:paraId="0F20FC13" w14:textId="77777777" w:rsidR="004C374D" w:rsidRDefault="004C374D" w:rsidP="009A059D">
            <w:pPr>
              <w:contextualSpacing/>
            </w:pPr>
          </w:p>
        </w:tc>
        <w:tc>
          <w:tcPr>
            <w:tcW w:w="2085" w:type="dxa"/>
          </w:tcPr>
          <w:p w14:paraId="7F732231" w14:textId="77777777" w:rsidR="004C374D" w:rsidRDefault="004C374D" w:rsidP="009A059D">
            <w:pPr>
              <w:contextualSpacing/>
            </w:pPr>
          </w:p>
        </w:tc>
        <w:tc>
          <w:tcPr>
            <w:tcW w:w="1996" w:type="dxa"/>
          </w:tcPr>
          <w:p w14:paraId="7EF3A1F7" w14:textId="77777777" w:rsidR="004C374D" w:rsidRDefault="004C374D" w:rsidP="009A059D">
            <w:pPr>
              <w:contextualSpacing/>
            </w:pPr>
          </w:p>
        </w:tc>
      </w:tr>
      <w:tr w:rsidR="004C374D" w14:paraId="25BC8C02" w14:textId="77777777" w:rsidTr="004C374D">
        <w:trPr>
          <w:trHeight w:val="90"/>
          <w:jc w:val="center"/>
        </w:trPr>
        <w:tc>
          <w:tcPr>
            <w:tcW w:w="707" w:type="dxa"/>
            <w:vMerge/>
          </w:tcPr>
          <w:p w14:paraId="4951468C" w14:textId="77777777" w:rsidR="004C374D" w:rsidRDefault="004C374D" w:rsidP="009A059D">
            <w:pPr>
              <w:contextualSpacing/>
            </w:pPr>
          </w:p>
        </w:tc>
        <w:tc>
          <w:tcPr>
            <w:tcW w:w="2617" w:type="dxa"/>
            <w:vMerge/>
          </w:tcPr>
          <w:p w14:paraId="127B6801" w14:textId="3ECC93DC" w:rsidR="004C374D" w:rsidRDefault="004C374D" w:rsidP="009A059D">
            <w:pPr>
              <w:contextualSpacing/>
            </w:pPr>
          </w:p>
        </w:tc>
        <w:tc>
          <w:tcPr>
            <w:tcW w:w="2526" w:type="dxa"/>
            <w:vMerge/>
          </w:tcPr>
          <w:p w14:paraId="2351BBFE" w14:textId="77777777" w:rsidR="004C374D" w:rsidRDefault="004C374D" w:rsidP="009A059D">
            <w:pPr>
              <w:contextualSpacing/>
            </w:pPr>
          </w:p>
        </w:tc>
        <w:tc>
          <w:tcPr>
            <w:tcW w:w="1647" w:type="dxa"/>
          </w:tcPr>
          <w:p w14:paraId="11A5B9A5" w14:textId="77777777" w:rsidR="004C374D" w:rsidRDefault="004C374D" w:rsidP="009A059D">
            <w:pPr>
              <w:contextualSpacing/>
            </w:pPr>
          </w:p>
        </w:tc>
        <w:tc>
          <w:tcPr>
            <w:tcW w:w="2085" w:type="dxa"/>
          </w:tcPr>
          <w:p w14:paraId="1DCFB587" w14:textId="77777777" w:rsidR="004C374D" w:rsidRDefault="004C374D" w:rsidP="009A059D">
            <w:pPr>
              <w:contextualSpacing/>
            </w:pPr>
          </w:p>
        </w:tc>
        <w:tc>
          <w:tcPr>
            <w:tcW w:w="1996" w:type="dxa"/>
          </w:tcPr>
          <w:p w14:paraId="4473B391" w14:textId="77777777" w:rsidR="004C374D" w:rsidRDefault="004C374D" w:rsidP="009A059D">
            <w:pPr>
              <w:contextualSpacing/>
            </w:pPr>
          </w:p>
        </w:tc>
      </w:tr>
      <w:tr w:rsidR="004C374D" w14:paraId="0F66182B" w14:textId="77777777" w:rsidTr="004C374D">
        <w:trPr>
          <w:trHeight w:val="90"/>
          <w:jc w:val="center"/>
        </w:trPr>
        <w:tc>
          <w:tcPr>
            <w:tcW w:w="707" w:type="dxa"/>
            <w:vMerge/>
          </w:tcPr>
          <w:p w14:paraId="489B30DC" w14:textId="77777777" w:rsidR="004C374D" w:rsidRDefault="004C374D" w:rsidP="009A059D">
            <w:pPr>
              <w:contextualSpacing/>
            </w:pPr>
          </w:p>
        </w:tc>
        <w:tc>
          <w:tcPr>
            <w:tcW w:w="2617" w:type="dxa"/>
            <w:vMerge/>
          </w:tcPr>
          <w:p w14:paraId="4D53E365" w14:textId="4E0C4AB7" w:rsidR="004C374D" w:rsidRDefault="004C374D" w:rsidP="009A059D">
            <w:pPr>
              <w:contextualSpacing/>
            </w:pPr>
          </w:p>
        </w:tc>
        <w:tc>
          <w:tcPr>
            <w:tcW w:w="2526" w:type="dxa"/>
            <w:vMerge/>
          </w:tcPr>
          <w:p w14:paraId="26477C26" w14:textId="77777777" w:rsidR="004C374D" w:rsidRDefault="004C374D" w:rsidP="009A059D">
            <w:pPr>
              <w:contextualSpacing/>
            </w:pPr>
          </w:p>
        </w:tc>
        <w:tc>
          <w:tcPr>
            <w:tcW w:w="1647" w:type="dxa"/>
          </w:tcPr>
          <w:p w14:paraId="1F728B35" w14:textId="77777777" w:rsidR="004C374D" w:rsidRDefault="004C374D" w:rsidP="009A059D">
            <w:pPr>
              <w:contextualSpacing/>
            </w:pPr>
          </w:p>
        </w:tc>
        <w:tc>
          <w:tcPr>
            <w:tcW w:w="2085" w:type="dxa"/>
          </w:tcPr>
          <w:p w14:paraId="08533C16" w14:textId="77777777" w:rsidR="004C374D" w:rsidRDefault="004C374D" w:rsidP="009A059D">
            <w:pPr>
              <w:contextualSpacing/>
            </w:pPr>
          </w:p>
        </w:tc>
        <w:tc>
          <w:tcPr>
            <w:tcW w:w="1996" w:type="dxa"/>
          </w:tcPr>
          <w:p w14:paraId="7C34C492" w14:textId="77777777" w:rsidR="004C374D" w:rsidRDefault="004C374D" w:rsidP="009A059D">
            <w:pPr>
              <w:contextualSpacing/>
            </w:pPr>
          </w:p>
        </w:tc>
      </w:tr>
      <w:tr w:rsidR="004C374D" w14:paraId="60394723" w14:textId="77777777" w:rsidTr="004C374D">
        <w:trPr>
          <w:trHeight w:val="90"/>
          <w:jc w:val="center"/>
        </w:trPr>
        <w:tc>
          <w:tcPr>
            <w:tcW w:w="707" w:type="dxa"/>
            <w:vMerge w:val="restart"/>
          </w:tcPr>
          <w:p w14:paraId="2EF4E6CB" w14:textId="29388D02" w:rsidR="004C374D" w:rsidRDefault="004C374D" w:rsidP="0015117F">
            <w:pPr>
              <w:contextualSpacing/>
            </w:pPr>
            <w:r>
              <w:t>c</w:t>
            </w:r>
          </w:p>
        </w:tc>
        <w:tc>
          <w:tcPr>
            <w:tcW w:w="2617" w:type="dxa"/>
            <w:vMerge w:val="restart"/>
          </w:tcPr>
          <w:p w14:paraId="5AB9D84D" w14:textId="04AE54B9" w:rsidR="004C374D" w:rsidRDefault="004C374D" w:rsidP="0015117F">
            <w:pPr>
              <w:contextualSpacing/>
            </w:pPr>
            <w:r>
              <w:t>Work in a factory or other industrial work, or in a mine</w:t>
            </w:r>
          </w:p>
        </w:tc>
        <w:tc>
          <w:tcPr>
            <w:tcW w:w="2526" w:type="dxa"/>
            <w:vMerge w:val="restart"/>
          </w:tcPr>
          <w:p w14:paraId="26ABE208" w14:textId="77777777" w:rsidR="004C374D" w:rsidRDefault="004C374D" w:rsidP="0015117F">
            <w:pPr>
              <w:contextualSpacing/>
            </w:pPr>
          </w:p>
        </w:tc>
        <w:tc>
          <w:tcPr>
            <w:tcW w:w="1647" w:type="dxa"/>
          </w:tcPr>
          <w:p w14:paraId="2B0B2180" w14:textId="77777777" w:rsidR="004C374D" w:rsidRDefault="004C374D" w:rsidP="0015117F">
            <w:pPr>
              <w:contextualSpacing/>
            </w:pPr>
          </w:p>
        </w:tc>
        <w:tc>
          <w:tcPr>
            <w:tcW w:w="2085" w:type="dxa"/>
          </w:tcPr>
          <w:p w14:paraId="6511081C" w14:textId="77777777" w:rsidR="004C374D" w:rsidRDefault="004C374D" w:rsidP="0015117F">
            <w:pPr>
              <w:contextualSpacing/>
            </w:pPr>
          </w:p>
        </w:tc>
        <w:tc>
          <w:tcPr>
            <w:tcW w:w="1996" w:type="dxa"/>
          </w:tcPr>
          <w:p w14:paraId="5971077E" w14:textId="77777777" w:rsidR="004C374D" w:rsidRDefault="004C374D" w:rsidP="0015117F">
            <w:pPr>
              <w:contextualSpacing/>
            </w:pPr>
          </w:p>
        </w:tc>
      </w:tr>
      <w:tr w:rsidR="004C374D" w14:paraId="3233288D" w14:textId="77777777" w:rsidTr="004C374D">
        <w:trPr>
          <w:trHeight w:val="90"/>
          <w:jc w:val="center"/>
        </w:trPr>
        <w:tc>
          <w:tcPr>
            <w:tcW w:w="707" w:type="dxa"/>
            <w:vMerge/>
          </w:tcPr>
          <w:p w14:paraId="2B191FB6" w14:textId="77777777" w:rsidR="004C374D" w:rsidRDefault="004C374D" w:rsidP="009A059D">
            <w:pPr>
              <w:contextualSpacing/>
            </w:pPr>
          </w:p>
        </w:tc>
        <w:tc>
          <w:tcPr>
            <w:tcW w:w="2617" w:type="dxa"/>
            <w:vMerge/>
          </w:tcPr>
          <w:p w14:paraId="106AE5CE" w14:textId="0446CC52" w:rsidR="004C374D" w:rsidRDefault="004C374D" w:rsidP="009A059D">
            <w:pPr>
              <w:contextualSpacing/>
            </w:pPr>
          </w:p>
        </w:tc>
        <w:tc>
          <w:tcPr>
            <w:tcW w:w="2526" w:type="dxa"/>
            <w:vMerge/>
          </w:tcPr>
          <w:p w14:paraId="6FFECC60" w14:textId="77777777" w:rsidR="004C374D" w:rsidRDefault="004C374D" w:rsidP="009A059D">
            <w:pPr>
              <w:contextualSpacing/>
            </w:pPr>
          </w:p>
        </w:tc>
        <w:tc>
          <w:tcPr>
            <w:tcW w:w="1647" w:type="dxa"/>
          </w:tcPr>
          <w:p w14:paraId="1CF37617" w14:textId="77777777" w:rsidR="004C374D" w:rsidRDefault="004C374D" w:rsidP="009A059D">
            <w:pPr>
              <w:contextualSpacing/>
            </w:pPr>
          </w:p>
        </w:tc>
        <w:tc>
          <w:tcPr>
            <w:tcW w:w="2085" w:type="dxa"/>
          </w:tcPr>
          <w:p w14:paraId="43060388" w14:textId="77777777" w:rsidR="004C374D" w:rsidRDefault="004C374D" w:rsidP="009A059D">
            <w:pPr>
              <w:contextualSpacing/>
            </w:pPr>
          </w:p>
        </w:tc>
        <w:tc>
          <w:tcPr>
            <w:tcW w:w="1996" w:type="dxa"/>
          </w:tcPr>
          <w:p w14:paraId="58C25491" w14:textId="77777777" w:rsidR="004C374D" w:rsidRDefault="004C374D" w:rsidP="009A059D">
            <w:pPr>
              <w:contextualSpacing/>
            </w:pPr>
          </w:p>
        </w:tc>
      </w:tr>
      <w:tr w:rsidR="004C374D" w14:paraId="69F49E64" w14:textId="77777777" w:rsidTr="004C374D">
        <w:trPr>
          <w:trHeight w:val="90"/>
          <w:jc w:val="center"/>
        </w:trPr>
        <w:tc>
          <w:tcPr>
            <w:tcW w:w="707" w:type="dxa"/>
            <w:vMerge/>
          </w:tcPr>
          <w:p w14:paraId="6D9429DC" w14:textId="77777777" w:rsidR="004C374D" w:rsidRDefault="004C374D" w:rsidP="009A059D">
            <w:pPr>
              <w:contextualSpacing/>
            </w:pPr>
          </w:p>
        </w:tc>
        <w:tc>
          <w:tcPr>
            <w:tcW w:w="2617" w:type="dxa"/>
            <w:vMerge/>
          </w:tcPr>
          <w:p w14:paraId="6FA775F2" w14:textId="7DE24C40" w:rsidR="004C374D" w:rsidRDefault="004C374D" w:rsidP="009A059D">
            <w:pPr>
              <w:contextualSpacing/>
            </w:pPr>
          </w:p>
        </w:tc>
        <w:tc>
          <w:tcPr>
            <w:tcW w:w="2526" w:type="dxa"/>
            <w:vMerge/>
          </w:tcPr>
          <w:p w14:paraId="0664C51F" w14:textId="77777777" w:rsidR="004C374D" w:rsidRDefault="004C374D" w:rsidP="009A059D">
            <w:pPr>
              <w:contextualSpacing/>
            </w:pPr>
          </w:p>
        </w:tc>
        <w:tc>
          <w:tcPr>
            <w:tcW w:w="1647" w:type="dxa"/>
          </w:tcPr>
          <w:p w14:paraId="62EAE1A5" w14:textId="77777777" w:rsidR="004C374D" w:rsidRDefault="004C374D" w:rsidP="009A059D">
            <w:pPr>
              <w:contextualSpacing/>
            </w:pPr>
          </w:p>
        </w:tc>
        <w:tc>
          <w:tcPr>
            <w:tcW w:w="2085" w:type="dxa"/>
          </w:tcPr>
          <w:p w14:paraId="67DF574C" w14:textId="77777777" w:rsidR="004C374D" w:rsidRDefault="004C374D" w:rsidP="009A059D">
            <w:pPr>
              <w:contextualSpacing/>
            </w:pPr>
          </w:p>
        </w:tc>
        <w:tc>
          <w:tcPr>
            <w:tcW w:w="1996" w:type="dxa"/>
          </w:tcPr>
          <w:p w14:paraId="7E24EF13" w14:textId="77777777" w:rsidR="004C374D" w:rsidRDefault="004C374D" w:rsidP="009A059D">
            <w:pPr>
              <w:contextualSpacing/>
            </w:pPr>
          </w:p>
        </w:tc>
      </w:tr>
      <w:tr w:rsidR="004C374D" w14:paraId="42BF6AB1" w14:textId="77777777" w:rsidTr="004C374D">
        <w:trPr>
          <w:trHeight w:val="90"/>
          <w:jc w:val="center"/>
        </w:trPr>
        <w:tc>
          <w:tcPr>
            <w:tcW w:w="707" w:type="dxa"/>
            <w:vMerge w:val="restart"/>
          </w:tcPr>
          <w:p w14:paraId="4D8784E4" w14:textId="79864C15" w:rsidR="004C374D" w:rsidRDefault="004C374D" w:rsidP="0015117F">
            <w:pPr>
              <w:contextualSpacing/>
            </w:pPr>
            <w:r>
              <w:t>d</w:t>
            </w:r>
          </w:p>
        </w:tc>
        <w:tc>
          <w:tcPr>
            <w:tcW w:w="2617" w:type="dxa"/>
            <w:vMerge w:val="restart"/>
          </w:tcPr>
          <w:p w14:paraId="686D5125" w14:textId="6816CB70" w:rsidR="004C374D" w:rsidRDefault="004C374D" w:rsidP="0015117F">
            <w:pPr>
              <w:contextualSpacing/>
            </w:pPr>
            <w:r>
              <w:t>Work as a teacher, health worker, or agricultural officer</w:t>
            </w:r>
          </w:p>
        </w:tc>
        <w:tc>
          <w:tcPr>
            <w:tcW w:w="2526" w:type="dxa"/>
            <w:vMerge w:val="restart"/>
          </w:tcPr>
          <w:p w14:paraId="44CEEB15" w14:textId="77777777" w:rsidR="004C374D" w:rsidRDefault="004C374D" w:rsidP="0015117F">
            <w:pPr>
              <w:contextualSpacing/>
            </w:pPr>
          </w:p>
        </w:tc>
        <w:tc>
          <w:tcPr>
            <w:tcW w:w="1647" w:type="dxa"/>
          </w:tcPr>
          <w:p w14:paraId="511D5B05" w14:textId="77777777" w:rsidR="004C374D" w:rsidRDefault="004C374D" w:rsidP="0015117F">
            <w:pPr>
              <w:contextualSpacing/>
            </w:pPr>
          </w:p>
        </w:tc>
        <w:tc>
          <w:tcPr>
            <w:tcW w:w="2085" w:type="dxa"/>
          </w:tcPr>
          <w:p w14:paraId="6E39B936" w14:textId="77777777" w:rsidR="004C374D" w:rsidRDefault="004C374D" w:rsidP="0015117F">
            <w:pPr>
              <w:contextualSpacing/>
            </w:pPr>
          </w:p>
        </w:tc>
        <w:tc>
          <w:tcPr>
            <w:tcW w:w="1996" w:type="dxa"/>
          </w:tcPr>
          <w:p w14:paraId="37834A1F" w14:textId="77777777" w:rsidR="004C374D" w:rsidRDefault="004C374D" w:rsidP="0015117F">
            <w:pPr>
              <w:contextualSpacing/>
            </w:pPr>
          </w:p>
        </w:tc>
      </w:tr>
      <w:tr w:rsidR="004C374D" w14:paraId="644AB78E" w14:textId="77777777" w:rsidTr="004C374D">
        <w:trPr>
          <w:trHeight w:val="90"/>
          <w:jc w:val="center"/>
        </w:trPr>
        <w:tc>
          <w:tcPr>
            <w:tcW w:w="707" w:type="dxa"/>
            <w:vMerge/>
          </w:tcPr>
          <w:p w14:paraId="60AD0743" w14:textId="77777777" w:rsidR="004C374D" w:rsidRDefault="004C374D" w:rsidP="009A059D">
            <w:pPr>
              <w:contextualSpacing/>
            </w:pPr>
          </w:p>
        </w:tc>
        <w:tc>
          <w:tcPr>
            <w:tcW w:w="2617" w:type="dxa"/>
            <w:vMerge/>
          </w:tcPr>
          <w:p w14:paraId="446CE390" w14:textId="63020CAC" w:rsidR="004C374D" w:rsidRDefault="004C374D" w:rsidP="009A059D">
            <w:pPr>
              <w:contextualSpacing/>
            </w:pPr>
          </w:p>
        </w:tc>
        <w:tc>
          <w:tcPr>
            <w:tcW w:w="2526" w:type="dxa"/>
            <w:vMerge/>
          </w:tcPr>
          <w:p w14:paraId="2062EE4C" w14:textId="77777777" w:rsidR="004C374D" w:rsidRDefault="004C374D" w:rsidP="009A059D">
            <w:pPr>
              <w:contextualSpacing/>
            </w:pPr>
          </w:p>
        </w:tc>
        <w:tc>
          <w:tcPr>
            <w:tcW w:w="1647" w:type="dxa"/>
          </w:tcPr>
          <w:p w14:paraId="0E5C8B11" w14:textId="77777777" w:rsidR="004C374D" w:rsidRDefault="004C374D" w:rsidP="009A059D">
            <w:pPr>
              <w:contextualSpacing/>
            </w:pPr>
          </w:p>
        </w:tc>
        <w:tc>
          <w:tcPr>
            <w:tcW w:w="2085" w:type="dxa"/>
          </w:tcPr>
          <w:p w14:paraId="0F4FBA29" w14:textId="77777777" w:rsidR="004C374D" w:rsidRDefault="004C374D" w:rsidP="009A059D">
            <w:pPr>
              <w:contextualSpacing/>
            </w:pPr>
          </w:p>
        </w:tc>
        <w:tc>
          <w:tcPr>
            <w:tcW w:w="1996" w:type="dxa"/>
          </w:tcPr>
          <w:p w14:paraId="00A5661B" w14:textId="77777777" w:rsidR="004C374D" w:rsidRDefault="004C374D" w:rsidP="009A059D">
            <w:pPr>
              <w:contextualSpacing/>
            </w:pPr>
          </w:p>
        </w:tc>
      </w:tr>
      <w:tr w:rsidR="004C374D" w14:paraId="07BED8EF" w14:textId="77777777" w:rsidTr="004C374D">
        <w:trPr>
          <w:trHeight w:val="90"/>
          <w:jc w:val="center"/>
        </w:trPr>
        <w:tc>
          <w:tcPr>
            <w:tcW w:w="707" w:type="dxa"/>
            <w:vMerge/>
          </w:tcPr>
          <w:p w14:paraId="39055514" w14:textId="77777777" w:rsidR="004C374D" w:rsidRDefault="004C374D" w:rsidP="009A059D">
            <w:pPr>
              <w:contextualSpacing/>
            </w:pPr>
          </w:p>
        </w:tc>
        <w:tc>
          <w:tcPr>
            <w:tcW w:w="2617" w:type="dxa"/>
            <w:vMerge/>
          </w:tcPr>
          <w:p w14:paraId="2170A0B3" w14:textId="68FC7AF1" w:rsidR="004C374D" w:rsidRDefault="004C374D" w:rsidP="009A059D">
            <w:pPr>
              <w:contextualSpacing/>
            </w:pPr>
          </w:p>
        </w:tc>
        <w:tc>
          <w:tcPr>
            <w:tcW w:w="2526" w:type="dxa"/>
            <w:vMerge/>
          </w:tcPr>
          <w:p w14:paraId="78D1B75C" w14:textId="77777777" w:rsidR="004C374D" w:rsidRDefault="004C374D" w:rsidP="009A059D">
            <w:pPr>
              <w:contextualSpacing/>
            </w:pPr>
          </w:p>
        </w:tc>
        <w:tc>
          <w:tcPr>
            <w:tcW w:w="1647" w:type="dxa"/>
          </w:tcPr>
          <w:p w14:paraId="20743770" w14:textId="77777777" w:rsidR="004C374D" w:rsidRDefault="004C374D" w:rsidP="009A059D">
            <w:pPr>
              <w:contextualSpacing/>
            </w:pPr>
          </w:p>
        </w:tc>
        <w:tc>
          <w:tcPr>
            <w:tcW w:w="2085" w:type="dxa"/>
          </w:tcPr>
          <w:p w14:paraId="257F96A3" w14:textId="77777777" w:rsidR="004C374D" w:rsidRDefault="004C374D" w:rsidP="009A059D">
            <w:pPr>
              <w:contextualSpacing/>
            </w:pPr>
          </w:p>
        </w:tc>
        <w:tc>
          <w:tcPr>
            <w:tcW w:w="1996" w:type="dxa"/>
          </w:tcPr>
          <w:p w14:paraId="2AC2A19D" w14:textId="77777777" w:rsidR="004C374D" w:rsidRDefault="004C374D" w:rsidP="009A059D">
            <w:pPr>
              <w:contextualSpacing/>
            </w:pPr>
          </w:p>
        </w:tc>
      </w:tr>
      <w:tr w:rsidR="004C374D" w14:paraId="0BC328EE" w14:textId="77777777" w:rsidTr="004C374D">
        <w:trPr>
          <w:trHeight w:val="90"/>
          <w:jc w:val="center"/>
        </w:trPr>
        <w:tc>
          <w:tcPr>
            <w:tcW w:w="707" w:type="dxa"/>
            <w:vMerge w:val="restart"/>
          </w:tcPr>
          <w:p w14:paraId="6AAE8755" w14:textId="3021B0F9" w:rsidR="004C374D" w:rsidRDefault="004C374D" w:rsidP="0015117F">
            <w:pPr>
              <w:contextualSpacing/>
            </w:pPr>
            <w:r>
              <w:t>e</w:t>
            </w:r>
          </w:p>
        </w:tc>
        <w:tc>
          <w:tcPr>
            <w:tcW w:w="2617" w:type="dxa"/>
            <w:vMerge w:val="restart"/>
          </w:tcPr>
          <w:p w14:paraId="3F94F495" w14:textId="1C9DBED4" w:rsidR="004C374D" w:rsidRDefault="004C374D" w:rsidP="0015117F">
            <w:pPr>
              <w:contextualSpacing/>
            </w:pPr>
            <w:r>
              <w:t>Work in the police force/army/national service</w:t>
            </w:r>
          </w:p>
        </w:tc>
        <w:tc>
          <w:tcPr>
            <w:tcW w:w="2526" w:type="dxa"/>
            <w:vMerge w:val="restart"/>
          </w:tcPr>
          <w:p w14:paraId="5077D4F7" w14:textId="77777777" w:rsidR="004C374D" w:rsidRDefault="004C374D" w:rsidP="0015117F">
            <w:pPr>
              <w:contextualSpacing/>
            </w:pPr>
          </w:p>
        </w:tc>
        <w:tc>
          <w:tcPr>
            <w:tcW w:w="1647" w:type="dxa"/>
          </w:tcPr>
          <w:p w14:paraId="2031E398" w14:textId="77777777" w:rsidR="004C374D" w:rsidRDefault="004C374D" w:rsidP="0015117F">
            <w:pPr>
              <w:contextualSpacing/>
            </w:pPr>
          </w:p>
        </w:tc>
        <w:tc>
          <w:tcPr>
            <w:tcW w:w="2085" w:type="dxa"/>
          </w:tcPr>
          <w:p w14:paraId="34F50C38" w14:textId="77777777" w:rsidR="004C374D" w:rsidRDefault="004C374D" w:rsidP="0015117F">
            <w:pPr>
              <w:contextualSpacing/>
            </w:pPr>
          </w:p>
        </w:tc>
        <w:tc>
          <w:tcPr>
            <w:tcW w:w="1996" w:type="dxa"/>
          </w:tcPr>
          <w:p w14:paraId="37E29D8E" w14:textId="77777777" w:rsidR="004C374D" w:rsidRDefault="004C374D" w:rsidP="0015117F">
            <w:pPr>
              <w:contextualSpacing/>
            </w:pPr>
          </w:p>
        </w:tc>
      </w:tr>
      <w:tr w:rsidR="004C374D" w14:paraId="2D5CB9F4" w14:textId="77777777" w:rsidTr="004C374D">
        <w:trPr>
          <w:trHeight w:val="90"/>
          <w:jc w:val="center"/>
        </w:trPr>
        <w:tc>
          <w:tcPr>
            <w:tcW w:w="707" w:type="dxa"/>
            <w:vMerge/>
          </w:tcPr>
          <w:p w14:paraId="16AFB2E8" w14:textId="77777777" w:rsidR="004C374D" w:rsidRDefault="004C374D" w:rsidP="009A059D">
            <w:pPr>
              <w:contextualSpacing/>
            </w:pPr>
          </w:p>
        </w:tc>
        <w:tc>
          <w:tcPr>
            <w:tcW w:w="2617" w:type="dxa"/>
            <w:vMerge/>
          </w:tcPr>
          <w:p w14:paraId="5905EBDB" w14:textId="448AAA2F" w:rsidR="004C374D" w:rsidRDefault="004C374D" w:rsidP="009A059D">
            <w:pPr>
              <w:contextualSpacing/>
            </w:pPr>
          </w:p>
        </w:tc>
        <w:tc>
          <w:tcPr>
            <w:tcW w:w="2526" w:type="dxa"/>
            <w:vMerge/>
          </w:tcPr>
          <w:p w14:paraId="53360FA4" w14:textId="77777777" w:rsidR="004C374D" w:rsidRDefault="004C374D" w:rsidP="009A059D">
            <w:pPr>
              <w:contextualSpacing/>
            </w:pPr>
          </w:p>
        </w:tc>
        <w:tc>
          <w:tcPr>
            <w:tcW w:w="1647" w:type="dxa"/>
          </w:tcPr>
          <w:p w14:paraId="5C02F3AC" w14:textId="77777777" w:rsidR="004C374D" w:rsidRDefault="004C374D" w:rsidP="009A059D">
            <w:pPr>
              <w:contextualSpacing/>
            </w:pPr>
          </w:p>
        </w:tc>
        <w:tc>
          <w:tcPr>
            <w:tcW w:w="2085" w:type="dxa"/>
          </w:tcPr>
          <w:p w14:paraId="784AF94E" w14:textId="77777777" w:rsidR="004C374D" w:rsidRDefault="004C374D" w:rsidP="009A059D">
            <w:pPr>
              <w:contextualSpacing/>
            </w:pPr>
          </w:p>
        </w:tc>
        <w:tc>
          <w:tcPr>
            <w:tcW w:w="1996" w:type="dxa"/>
          </w:tcPr>
          <w:p w14:paraId="6F4B0DC9" w14:textId="77777777" w:rsidR="004C374D" w:rsidRDefault="004C374D" w:rsidP="009A059D">
            <w:pPr>
              <w:contextualSpacing/>
            </w:pPr>
          </w:p>
        </w:tc>
      </w:tr>
      <w:tr w:rsidR="004C374D" w14:paraId="56D67A51" w14:textId="77777777" w:rsidTr="004C374D">
        <w:trPr>
          <w:trHeight w:val="90"/>
          <w:jc w:val="center"/>
        </w:trPr>
        <w:tc>
          <w:tcPr>
            <w:tcW w:w="707" w:type="dxa"/>
            <w:vMerge/>
          </w:tcPr>
          <w:p w14:paraId="5A918B1B" w14:textId="77777777" w:rsidR="004C374D" w:rsidRDefault="004C374D" w:rsidP="009A059D">
            <w:pPr>
              <w:contextualSpacing/>
            </w:pPr>
          </w:p>
        </w:tc>
        <w:tc>
          <w:tcPr>
            <w:tcW w:w="2617" w:type="dxa"/>
            <w:vMerge/>
          </w:tcPr>
          <w:p w14:paraId="595688B3" w14:textId="6D6F1BFC" w:rsidR="004C374D" w:rsidRDefault="004C374D" w:rsidP="009A059D">
            <w:pPr>
              <w:contextualSpacing/>
            </w:pPr>
          </w:p>
        </w:tc>
        <w:tc>
          <w:tcPr>
            <w:tcW w:w="2526" w:type="dxa"/>
            <w:vMerge/>
          </w:tcPr>
          <w:p w14:paraId="67C72AAB" w14:textId="77777777" w:rsidR="004C374D" w:rsidRDefault="004C374D" w:rsidP="009A059D">
            <w:pPr>
              <w:contextualSpacing/>
            </w:pPr>
          </w:p>
        </w:tc>
        <w:tc>
          <w:tcPr>
            <w:tcW w:w="1647" w:type="dxa"/>
          </w:tcPr>
          <w:p w14:paraId="5EBCD4AF" w14:textId="77777777" w:rsidR="004C374D" w:rsidRDefault="004C374D" w:rsidP="009A059D">
            <w:pPr>
              <w:contextualSpacing/>
            </w:pPr>
          </w:p>
        </w:tc>
        <w:tc>
          <w:tcPr>
            <w:tcW w:w="2085" w:type="dxa"/>
          </w:tcPr>
          <w:p w14:paraId="0D38335D" w14:textId="77777777" w:rsidR="004C374D" w:rsidRDefault="004C374D" w:rsidP="009A059D">
            <w:pPr>
              <w:contextualSpacing/>
            </w:pPr>
          </w:p>
        </w:tc>
        <w:tc>
          <w:tcPr>
            <w:tcW w:w="1996" w:type="dxa"/>
          </w:tcPr>
          <w:p w14:paraId="40173EF1" w14:textId="77777777" w:rsidR="004C374D" w:rsidRDefault="004C374D" w:rsidP="009A059D">
            <w:pPr>
              <w:contextualSpacing/>
            </w:pPr>
          </w:p>
        </w:tc>
      </w:tr>
      <w:tr w:rsidR="004C374D" w14:paraId="0B47C0AF" w14:textId="77777777" w:rsidTr="004C374D">
        <w:trPr>
          <w:trHeight w:val="90"/>
          <w:jc w:val="center"/>
        </w:trPr>
        <w:tc>
          <w:tcPr>
            <w:tcW w:w="707" w:type="dxa"/>
            <w:vMerge w:val="restart"/>
          </w:tcPr>
          <w:p w14:paraId="38AD34A6" w14:textId="178F174D" w:rsidR="004C374D" w:rsidRDefault="004C374D" w:rsidP="0015117F">
            <w:pPr>
              <w:contextualSpacing/>
            </w:pPr>
            <w:r>
              <w:t>f</w:t>
            </w:r>
          </w:p>
        </w:tc>
        <w:tc>
          <w:tcPr>
            <w:tcW w:w="2617" w:type="dxa"/>
            <w:vMerge w:val="restart"/>
          </w:tcPr>
          <w:p w14:paraId="7D1F5C4D" w14:textId="1C926EB1" w:rsidR="004C374D" w:rsidRDefault="004C374D" w:rsidP="0015117F">
            <w:pPr>
              <w:contextualSpacing/>
            </w:pPr>
            <w:r>
              <w:t>Work for a privately or government-owned corporation (ZESCO, FRA)</w:t>
            </w:r>
          </w:p>
        </w:tc>
        <w:tc>
          <w:tcPr>
            <w:tcW w:w="2526" w:type="dxa"/>
            <w:vMerge w:val="restart"/>
          </w:tcPr>
          <w:p w14:paraId="3724DEE0" w14:textId="77777777" w:rsidR="004C374D" w:rsidRDefault="004C374D" w:rsidP="0015117F">
            <w:pPr>
              <w:contextualSpacing/>
            </w:pPr>
          </w:p>
        </w:tc>
        <w:tc>
          <w:tcPr>
            <w:tcW w:w="1647" w:type="dxa"/>
          </w:tcPr>
          <w:p w14:paraId="1C86F63E" w14:textId="77777777" w:rsidR="004C374D" w:rsidRDefault="004C374D" w:rsidP="0015117F">
            <w:pPr>
              <w:contextualSpacing/>
            </w:pPr>
          </w:p>
        </w:tc>
        <w:tc>
          <w:tcPr>
            <w:tcW w:w="2085" w:type="dxa"/>
          </w:tcPr>
          <w:p w14:paraId="00A16B37" w14:textId="77777777" w:rsidR="004C374D" w:rsidRDefault="004C374D" w:rsidP="0015117F">
            <w:pPr>
              <w:contextualSpacing/>
            </w:pPr>
          </w:p>
        </w:tc>
        <w:tc>
          <w:tcPr>
            <w:tcW w:w="1996" w:type="dxa"/>
          </w:tcPr>
          <w:p w14:paraId="4B9AC36B" w14:textId="77777777" w:rsidR="004C374D" w:rsidRDefault="004C374D" w:rsidP="0015117F">
            <w:pPr>
              <w:contextualSpacing/>
            </w:pPr>
          </w:p>
        </w:tc>
      </w:tr>
      <w:tr w:rsidR="004C374D" w14:paraId="0BEDD613" w14:textId="77777777" w:rsidTr="004C374D">
        <w:trPr>
          <w:trHeight w:val="90"/>
          <w:jc w:val="center"/>
        </w:trPr>
        <w:tc>
          <w:tcPr>
            <w:tcW w:w="707" w:type="dxa"/>
            <w:vMerge/>
          </w:tcPr>
          <w:p w14:paraId="3A6EDE04" w14:textId="77777777" w:rsidR="004C374D" w:rsidRDefault="004C374D" w:rsidP="009A059D">
            <w:pPr>
              <w:contextualSpacing/>
            </w:pPr>
          </w:p>
        </w:tc>
        <w:tc>
          <w:tcPr>
            <w:tcW w:w="2617" w:type="dxa"/>
            <w:vMerge/>
          </w:tcPr>
          <w:p w14:paraId="5AB7AC39" w14:textId="67C98E8E" w:rsidR="004C374D" w:rsidRDefault="004C374D" w:rsidP="009A059D">
            <w:pPr>
              <w:contextualSpacing/>
            </w:pPr>
          </w:p>
        </w:tc>
        <w:tc>
          <w:tcPr>
            <w:tcW w:w="2526" w:type="dxa"/>
            <w:vMerge/>
          </w:tcPr>
          <w:p w14:paraId="5356FED1" w14:textId="77777777" w:rsidR="004C374D" w:rsidRDefault="004C374D" w:rsidP="009A059D">
            <w:pPr>
              <w:contextualSpacing/>
            </w:pPr>
          </w:p>
        </w:tc>
        <w:tc>
          <w:tcPr>
            <w:tcW w:w="1647" w:type="dxa"/>
          </w:tcPr>
          <w:p w14:paraId="4B7A7848" w14:textId="77777777" w:rsidR="004C374D" w:rsidRDefault="004C374D" w:rsidP="009A059D">
            <w:pPr>
              <w:contextualSpacing/>
            </w:pPr>
          </w:p>
        </w:tc>
        <w:tc>
          <w:tcPr>
            <w:tcW w:w="2085" w:type="dxa"/>
          </w:tcPr>
          <w:p w14:paraId="346552A0" w14:textId="77777777" w:rsidR="004C374D" w:rsidRDefault="004C374D" w:rsidP="009A059D">
            <w:pPr>
              <w:contextualSpacing/>
            </w:pPr>
          </w:p>
        </w:tc>
        <w:tc>
          <w:tcPr>
            <w:tcW w:w="1996" w:type="dxa"/>
          </w:tcPr>
          <w:p w14:paraId="2E1F9041" w14:textId="77777777" w:rsidR="004C374D" w:rsidRDefault="004C374D" w:rsidP="009A059D">
            <w:pPr>
              <w:contextualSpacing/>
            </w:pPr>
          </w:p>
        </w:tc>
      </w:tr>
      <w:tr w:rsidR="004C374D" w14:paraId="4692BEBD" w14:textId="77777777" w:rsidTr="004C374D">
        <w:trPr>
          <w:trHeight w:val="90"/>
          <w:jc w:val="center"/>
        </w:trPr>
        <w:tc>
          <w:tcPr>
            <w:tcW w:w="707" w:type="dxa"/>
            <w:vMerge/>
          </w:tcPr>
          <w:p w14:paraId="47281026" w14:textId="77777777" w:rsidR="004C374D" w:rsidRDefault="004C374D" w:rsidP="009A059D">
            <w:pPr>
              <w:contextualSpacing/>
            </w:pPr>
          </w:p>
        </w:tc>
        <w:tc>
          <w:tcPr>
            <w:tcW w:w="2617" w:type="dxa"/>
            <w:vMerge/>
          </w:tcPr>
          <w:p w14:paraId="3E3A3CD1" w14:textId="4A47FFAB" w:rsidR="004C374D" w:rsidRDefault="004C374D" w:rsidP="009A059D">
            <w:pPr>
              <w:contextualSpacing/>
            </w:pPr>
          </w:p>
        </w:tc>
        <w:tc>
          <w:tcPr>
            <w:tcW w:w="2526" w:type="dxa"/>
            <w:vMerge/>
          </w:tcPr>
          <w:p w14:paraId="5B3BF451" w14:textId="77777777" w:rsidR="004C374D" w:rsidRDefault="004C374D" w:rsidP="009A059D">
            <w:pPr>
              <w:contextualSpacing/>
            </w:pPr>
          </w:p>
        </w:tc>
        <w:tc>
          <w:tcPr>
            <w:tcW w:w="1647" w:type="dxa"/>
          </w:tcPr>
          <w:p w14:paraId="2618B1D3" w14:textId="77777777" w:rsidR="004C374D" w:rsidRDefault="004C374D" w:rsidP="009A059D">
            <w:pPr>
              <w:contextualSpacing/>
            </w:pPr>
          </w:p>
        </w:tc>
        <w:tc>
          <w:tcPr>
            <w:tcW w:w="2085" w:type="dxa"/>
          </w:tcPr>
          <w:p w14:paraId="1C6AC2CC" w14:textId="77777777" w:rsidR="004C374D" w:rsidRDefault="004C374D" w:rsidP="009A059D">
            <w:pPr>
              <w:contextualSpacing/>
            </w:pPr>
          </w:p>
        </w:tc>
        <w:tc>
          <w:tcPr>
            <w:tcW w:w="1996" w:type="dxa"/>
          </w:tcPr>
          <w:p w14:paraId="46BFC91A" w14:textId="77777777" w:rsidR="004C374D" w:rsidRDefault="004C374D" w:rsidP="009A059D">
            <w:pPr>
              <w:contextualSpacing/>
            </w:pPr>
          </w:p>
        </w:tc>
      </w:tr>
      <w:tr w:rsidR="004C374D" w14:paraId="34ED9F4E" w14:textId="77777777" w:rsidTr="004C374D">
        <w:trPr>
          <w:trHeight w:val="90"/>
          <w:jc w:val="center"/>
        </w:trPr>
        <w:tc>
          <w:tcPr>
            <w:tcW w:w="707" w:type="dxa"/>
            <w:vMerge w:val="restart"/>
          </w:tcPr>
          <w:p w14:paraId="12362CB9" w14:textId="677DAC74" w:rsidR="004C374D" w:rsidRDefault="004C374D" w:rsidP="0015117F">
            <w:pPr>
              <w:contextualSpacing/>
            </w:pPr>
            <w:r>
              <w:t>g</w:t>
            </w:r>
          </w:p>
        </w:tc>
        <w:tc>
          <w:tcPr>
            <w:tcW w:w="2617" w:type="dxa"/>
            <w:vMerge w:val="restart"/>
          </w:tcPr>
          <w:p w14:paraId="5B4DB7CD" w14:textId="67005127" w:rsidR="004C374D" w:rsidRDefault="004C374D" w:rsidP="0015117F">
            <w:pPr>
              <w:contextualSpacing/>
            </w:pPr>
            <w:r>
              <w:t>Work as a shop attendant/in a house</w:t>
            </w:r>
          </w:p>
        </w:tc>
        <w:tc>
          <w:tcPr>
            <w:tcW w:w="2526" w:type="dxa"/>
            <w:vMerge w:val="restart"/>
          </w:tcPr>
          <w:p w14:paraId="4F9125BD" w14:textId="77777777" w:rsidR="004C374D" w:rsidRDefault="004C374D" w:rsidP="0015117F">
            <w:pPr>
              <w:contextualSpacing/>
            </w:pPr>
          </w:p>
        </w:tc>
        <w:tc>
          <w:tcPr>
            <w:tcW w:w="1647" w:type="dxa"/>
          </w:tcPr>
          <w:p w14:paraId="0E619D94" w14:textId="77777777" w:rsidR="004C374D" w:rsidRDefault="004C374D" w:rsidP="0015117F">
            <w:pPr>
              <w:contextualSpacing/>
            </w:pPr>
          </w:p>
        </w:tc>
        <w:tc>
          <w:tcPr>
            <w:tcW w:w="2085" w:type="dxa"/>
          </w:tcPr>
          <w:p w14:paraId="51E6E90B" w14:textId="77777777" w:rsidR="004C374D" w:rsidRDefault="004C374D" w:rsidP="0015117F">
            <w:pPr>
              <w:contextualSpacing/>
            </w:pPr>
          </w:p>
        </w:tc>
        <w:tc>
          <w:tcPr>
            <w:tcW w:w="1996" w:type="dxa"/>
          </w:tcPr>
          <w:p w14:paraId="22872044" w14:textId="77777777" w:rsidR="004C374D" w:rsidRDefault="004C374D" w:rsidP="0015117F">
            <w:pPr>
              <w:contextualSpacing/>
            </w:pPr>
          </w:p>
        </w:tc>
      </w:tr>
      <w:tr w:rsidR="004C374D" w14:paraId="31A808A7" w14:textId="77777777" w:rsidTr="004C374D">
        <w:trPr>
          <w:trHeight w:val="90"/>
          <w:jc w:val="center"/>
        </w:trPr>
        <w:tc>
          <w:tcPr>
            <w:tcW w:w="707" w:type="dxa"/>
            <w:vMerge/>
          </w:tcPr>
          <w:p w14:paraId="180B1170" w14:textId="77777777" w:rsidR="004C374D" w:rsidRDefault="004C374D" w:rsidP="009A059D">
            <w:pPr>
              <w:contextualSpacing/>
            </w:pPr>
          </w:p>
        </w:tc>
        <w:tc>
          <w:tcPr>
            <w:tcW w:w="2617" w:type="dxa"/>
            <w:vMerge/>
          </w:tcPr>
          <w:p w14:paraId="1B053B92" w14:textId="435E69BB" w:rsidR="004C374D" w:rsidRDefault="004C374D" w:rsidP="009A059D">
            <w:pPr>
              <w:contextualSpacing/>
            </w:pPr>
          </w:p>
        </w:tc>
        <w:tc>
          <w:tcPr>
            <w:tcW w:w="2526" w:type="dxa"/>
            <w:vMerge/>
          </w:tcPr>
          <w:p w14:paraId="32CB076A" w14:textId="77777777" w:rsidR="004C374D" w:rsidRDefault="004C374D" w:rsidP="009A059D">
            <w:pPr>
              <w:contextualSpacing/>
            </w:pPr>
          </w:p>
        </w:tc>
        <w:tc>
          <w:tcPr>
            <w:tcW w:w="1647" w:type="dxa"/>
          </w:tcPr>
          <w:p w14:paraId="31E829E7" w14:textId="77777777" w:rsidR="004C374D" w:rsidRDefault="004C374D" w:rsidP="009A059D">
            <w:pPr>
              <w:contextualSpacing/>
            </w:pPr>
          </w:p>
        </w:tc>
        <w:tc>
          <w:tcPr>
            <w:tcW w:w="2085" w:type="dxa"/>
          </w:tcPr>
          <w:p w14:paraId="329C45D5" w14:textId="77777777" w:rsidR="004C374D" w:rsidRDefault="004C374D" w:rsidP="009A059D">
            <w:pPr>
              <w:contextualSpacing/>
            </w:pPr>
          </w:p>
        </w:tc>
        <w:tc>
          <w:tcPr>
            <w:tcW w:w="1996" w:type="dxa"/>
          </w:tcPr>
          <w:p w14:paraId="302FB7B9" w14:textId="77777777" w:rsidR="004C374D" w:rsidRDefault="004C374D" w:rsidP="009A059D">
            <w:pPr>
              <w:contextualSpacing/>
            </w:pPr>
          </w:p>
        </w:tc>
      </w:tr>
      <w:tr w:rsidR="004C374D" w14:paraId="4F0C1C4C" w14:textId="77777777" w:rsidTr="004C374D">
        <w:trPr>
          <w:trHeight w:val="90"/>
          <w:jc w:val="center"/>
        </w:trPr>
        <w:tc>
          <w:tcPr>
            <w:tcW w:w="707" w:type="dxa"/>
            <w:vMerge/>
          </w:tcPr>
          <w:p w14:paraId="133761DC" w14:textId="77777777" w:rsidR="004C374D" w:rsidRDefault="004C374D" w:rsidP="009A059D">
            <w:pPr>
              <w:contextualSpacing/>
            </w:pPr>
          </w:p>
        </w:tc>
        <w:tc>
          <w:tcPr>
            <w:tcW w:w="2617" w:type="dxa"/>
            <w:vMerge/>
          </w:tcPr>
          <w:p w14:paraId="1660BD58" w14:textId="7BA8BBBE" w:rsidR="004C374D" w:rsidRDefault="004C374D" w:rsidP="009A059D">
            <w:pPr>
              <w:contextualSpacing/>
            </w:pPr>
          </w:p>
        </w:tc>
        <w:tc>
          <w:tcPr>
            <w:tcW w:w="2526" w:type="dxa"/>
            <w:vMerge/>
          </w:tcPr>
          <w:p w14:paraId="184CA82C" w14:textId="77777777" w:rsidR="004C374D" w:rsidRDefault="004C374D" w:rsidP="009A059D">
            <w:pPr>
              <w:contextualSpacing/>
            </w:pPr>
          </w:p>
        </w:tc>
        <w:tc>
          <w:tcPr>
            <w:tcW w:w="1647" w:type="dxa"/>
          </w:tcPr>
          <w:p w14:paraId="4FDC533C" w14:textId="77777777" w:rsidR="004C374D" w:rsidRDefault="004C374D" w:rsidP="009A059D">
            <w:pPr>
              <w:contextualSpacing/>
            </w:pPr>
          </w:p>
        </w:tc>
        <w:tc>
          <w:tcPr>
            <w:tcW w:w="2085" w:type="dxa"/>
          </w:tcPr>
          <w:p w14:paraId="527207ED" w14:textId="77777777" w:rsidR="004C374D" w:rsidRDefault="004C374D" w:rsidP="009A059D">
            <w:pPr>
              <w:contextualSpacing/>
            </w:pPr>
          </w:p>
        </w:tc>
        <w:tc>
          <w:tcPr>
            <w:tcW w:w="1996" w:type="dxa"/>
          </w:tcPr>
          <w:p w14:paraId="7BA6F4D9" w14:textId="77777777" w:rsidR="004C374D" w:rsidRDefault="004C374D" w:rsidP="009A059D">
            <w:pPr>
              <w:contextualSpacing/>
            </w:pPr>
          </w:p>
        </w:tc>
      </w:tr>
      <w:tr w:rsidR="004C374D" w14:paraId="37E39170" w14:textId="77777777" w:rsidTr="004C374D">
        <w:trPr>
          <w:trHeight w:val="90"/>
          <w:jc w:val="center"/>
        </w:trPr>
        <w:tc>
          <w:tcPr>
            <w:tcW w:w="707" w:type="dxa"/>
            <w:vMerge w:val="restart"/>
          </w:tcPr>
          <w:p w14:paraId="1C32CB73" w14:textId="5B4DC2EB" w:rsidR="004C374D" w:rsidRDefault="004C374D" w:rsidP="0015117F">
            <w:pPr>
              <w:contextualSpacing/>
            </w:pPr>
            <w:r>
              <w:t>h</w:t>
            </w:r>
          </w:p>
        </w:tc>
        <w:tc>
          <w:tcPr>
            <w:tcW w:w="2617" w:type="dxa"/>
            <w:vMerge w:val="restart"/>
          </w:tcPr>
          <w:p w14:paraId="6DB7263A" w14:textId="4EB1F5E2" w:rsidR="004C374D" w:rsidRDefault="004C374D" w:rsidP="0015117F">
            <w:pPr>
              <w:contextualSpacing/>
            </w:pPr>
            <w:r>
              <w:t xml:space="preserve">Work in the </w:t>
            </w:r>
            <w:commentRangeStart w:id="1393"/>
            <w:r>
              <w:t xml:space="preserve">tourism </w:t>
            </w:r>
            <w:commentRangeEnd w:id="1393"/>
            <w:r>
              <w:rPr>
                <w:rStyle w:val="CommentReference"/>
              </w:rPr>
              <w:commentReference w:id="1393"/>
            </w:r>
            <w:r>
              <w:t>industry (lodges, safari, curio, etc.)</w:t>
            </w:r>
          </w:p>
        </w:tc>
        <w:tc>
          <w:tcPr>
            <w:tcW w:w="2526" w:type="dxa"/>
            <w:vMerge w:val="restart"/>
          </w:tcPr>
          <w:p w14:paraId="16FF3641" w14:textId="77777777" w:rsidR="004C374D" w:rsidRDefault="004C374D" w:rsidP="0015117F">
            <w:pPr>
              <w:contextualSpacing/>
            </w:pPr>
          </w:p>
        </w:tc>
        <w:tc>
          <w:tcPr>
            <w:tcW w:w="1647" w:type="dxa"/>
          </w:tcPr>
          <w:p w14:paraId="57D120D9" w14:textId="77777777" w:rsidR="004C374D" w:rsidRDefault="004C374D" w:rsidP="0015117F">
            <w:pPr>
              <w:contextualSpacing/>
            </w:pPr>
          </w:p>
        </w:tc>
        <w:tc>
          <w:tcPr>
            <w:tcW w:w="2085" w:type="dxa"/>
          </w:tcPr>
          <w:p w14:paraId="0CE5F861" w14:textId="77777777" w:rsidR="004C374D" w:rsidRDefault="004C374D" w:rsidP="0015117F">
            <w:pPr>
              <w:contextualSpacing/>
            </w:pPr>
          </w:p>
        </w:tc>
        <w:tc>
          <w:tcPr>
            <w:tcW w:w="1996" w:type="dxa"/>
          </w:tcPr>
          <w:p w14:paraId="40EA5885" w14:textId="22B1B87C" w:rsidR="004C374D" w:rsidRDefault="004C374D" w:rsidP="0015117F">
            <w:pPr>
              <w:contextualSpacing/>
            </w:pPr>
          </w:p>
        </w:tc>
      </w:tr>
      <w:tr w:rsidR="004C374D" w14:paraId="609A5E66" w14:textId="77777777" w:rsidTr="004C374D">
        <w:trPr>
          <w:trHeight w:val="90"/>
          <w:jc w:val="center"/>
        </w:trPr>
        <w:tc>
          <w:tcPr>
            <w:tcW w:w="707" w:type="dxa"/>
            <w:vMerge/>
          </w:tcPr>
          <w:p w14:paraId="02F0DA18" w14:textId="77777777" w:rsidR="004C374D" w:rsidRDefault="004C374D" w:rsidP="003C0031">
            <w:pPr>
              <w:contextualSpacing/>
            </w:pPr>
          </w:p>
        </w:tc>
        <w:tc>
          <w:tcPr>
            <w:tcW w:w="2617" w:type="dxa"/>
            <w:vMerge/>
          </w:tcPr>
          <w:p w14:paraId="3D89F27E" w14:textId="63B3C747" w:rsidR="004C374D" w:rsidRDefault="004C374D" w:rsidP="003C0031">
            <w:pPr>
              <w:contextualSpacing/>
            </w:pPr>
          </w:p>
        </w:tc>
        <w:tc>
          <w:tcPr>
            <w:tcW w:w="2526" w:type="dxa"/>
            <w:vMerge/>
          </w:tcPr>
          <w:p w14:paraId="6976AAE8" w14:textId="77777777" w:rsidR="004C374D" w:rsidRDefault="004C374D" w:rsidP="003C0031">
            <w:pPr>
              <w:contextualSpacing/>
            </w:pPr>
          </w:p>
        </w:tc>
        <w:tc>
          <w:tcPr>
            <w:tcW w:w="1647" w:type="dxa"/>
          </w:tcPr>
          <w:p w14:paraId="088766CB" w14:textId="77777777" w:rsidR="004C374D" w:rsidRDefault="004C374D" w:rsidP="003C0031">
            <w:pPr>
              <w:contextualSpacing/>
            </w:pPr>
          </w:p>
        </w:tc>
        <w:tc>
          <w:tcPr>
            <w:tcW w:w="2085" w:type="dxa"/>
          </w:tcPr>
          <w:p w14:paraId="4D7F2B6C" w14:textId="77777777" w:rsidR="004C374D" w:rsidRDefault="004C374D" w:rsidP="003C0031">
            <w:pPr>
              <w:contextualSpacing/>
            </w:pPr>
          </w:p>
        </w:tc>
        <w:tc>
          <w:tcPr>
            <w:tcW w:w="1996" w:type="dxa"/>
          </w:tcPr>
          <w:p w14:paraId="7028999F" w14:textId="5A221B1A" w:rsidR="004C374D" w:rsidRDefault="004C374D" w:rsidP="003C0031">
            <w:pPr>
              <w:contextualSpacing/>
            </w:pPr>
          </w:p>
        </w:tc>
      </w:tr>
      <w:tr w:rsidR="004C374D" w14:paraId="7E4BE79D" w14:textId="77777777" w:rsidTr="004C374D">
        <w:trPr>
          <w:trHeight w:val="90"/>
          <w:jc w:val="center"/>
        </w:trPr>
        <w:tc>
          <w:tcPr>
            <w:tcW w:w="707" w:type="dxa"/>
            <w:vMerge/>
          </w:tcPr>
          <w:p w14:paraId="21F60E99" w14:textId="77777777" w:rsidR="004C374D" w:rsidRDefault="004C374D" w:rsidP="003C0031">
            <w:pPr>
              <w:contextualSpacing/>
            </w:pPr>
          </w:p>
        </w:tc>
        <w:tc>
          <w:tcPr>
            <w:tcW w:w="2617" w:type="dxa"/>
            <w:vMerge/>
          </w:tcPr>
          <w:p w14:paraId="1D244FCA" w14:textId="6CEB8263" w:rsidR="004C374D" w:rsidRDefault="004C374D" w:rsidP="003C0031">
            <w:pPr>
              <w:contextualSpacing/>
            </w:pPr>
          </w:p>
        </w:tc>
        <w:tc>
          <w:tcPr>
            <w:tcW w:w="2526" w:type="dxa"/>
            <w:vMerge/>
          </w:tcPr>
          <w:p w14:paraId="6A757E5C" w14:textId="77777777" w:rsidR="004C374D" w:rsidRDefault="004C374D" w:rsidP="003C0031">
            <w:pPr>
              <w:contextualSpacing/>
            </w:pPr>
          </w:p>
        </w:tc>
        <w:tc>
          <w:tcPr>
            <w:tcW w:w="1647" w:type="dxa"/>
          </w:tcPr>
          <w:p w14:paraId="387D6E6F" w14:textId="77777777" w:rsidR="004C374D" w:rsidRDefault="004C374D" w:rsidP="003C0031">
            <w:pPr>
              <w:contextualSpacing/>
            </w:pPr>
          </w:p>
        </w:tc>
        <w:tc>
          <w:tcPr>
            <w:tcW w:w="2085" w:type="dxa"/>
          </w:tcPr>
          <w:p w14:paraId="3F02667A" w14:textId="77777777" w:rsidR="004C374D" w:rsidRDefault="004C374D" w:rsidP="003C0031">
            <w:pPr>
              <w:contextualSpacing/>
            </w:pPr>
          </w:p>
        </w:tc>
        <w:tc>
          <w:tcPr>
            <w:tcW w:w="1996" w:type="dxa"/>
          </w:tcPr>
          <w:p w14:paraId="1515BEF8" w14:textId="003ACA74" w:rsidR="004C374D" w:rsidRDefault="004C374D" w:rsidP="003C0031">
            <w:pPr>
              <w:contextualSpacing/>
            </w:pPr>
          </w:p>
        </w:tc>
      </w:tr>
    </w:tbl>
    <w:p w14:paraId="159E6AB0" w14:textId="77777777" w:rsidR="00726F64" w:rsidRDefault="00726F64" w:rsidP="004C374D">
      <w:pPr>
        <w:framePr w:w="12028" w:h="9986" w:hRule="exact" w:wrap="auto" w:hAnchor="text" w:y="-98"/>
        <w:spacing w:afterLines="20" w:after="48" w:line="240" w:lineRule="auto"/>
        <w:contextualSpacing/>
        <w:rPr>
          <w:rFonts w:eastAsia="Times New Roman" w:cs="Times New Roman"/>
          <w:lang w:eastAsia="zh-CN"/>
        </w:rPr>
        <w:sectPr w:rsidR="00726F64" w:rsidSect="00726F64">
          <w:pgSz w:w="15840" w:h="12240" w:orient="landscape"/>
          <w:pgMar w:top="1080" w:right="1440" w:bottom="1080" w:left="1440" w:header="720" w:footer="720" w:gutter="0"/>
          <w:cols w:space="720"/>
          <w:docGrid w:linePitch="360"/>
        </w:sectPr>
      </w:pPr>
    </w:p>
    <w:tbl>
      <w:tblPr>
        <w:tblW w:w="10205" w:type="dxa"/>
        <w:tblInd w:w="-5" w:type="dxa"/>
        <w:tblLayout w:type="fixed"/>
        <w:tblCellMar>
          <w:left w:w="29" w:type="dxa"/>
          <w:right w:w="29" w:type="dxa"/>
        </w:tblCellMar>
        <w:tblLook w:val="0000" w:firstRow="0" w:lastRow="0" w:firstColumn="0" w:lastColumn="0" w:noHBand="0" w:noVBand="0"/>
      </w:tblPr>
      <w:tblGrid>
        <w:gridCol w:w="484"/>
        <w:gridCol w:w="7206"/>
        <w:gridCol w:w="29"/>
        <w:gridCol w:w="1764"/>
        <w:gridCol w:w="12"/>
        <w:gridCol w:w="710"/>
      </w:tblGrid>
      <w:tr w:rsidR="002D2A10" w:rsidRPr="009559BE" w14:paraId="647B3C88" w14:textId="77777777" w:rsidTr="004C374D">
        <w:trPr>
          <w:trHeight w:val="20"/>
        </w:trPr>
        <w:tc>
          <w:tcPr>
            <w:tcW w:w="484" w:type="dxa"/>
            <w:tcBorders>
              <w:top w:val="single" w:sz="4" w:space="0" w:color="000000"/>
              <w:left w:val="single" w:sz="4" w:space="0" w:color="000000"/>
              <w:bottom w:val="single" w:sz="4" w:space="0" w:color="000000"/>
              <w:right w:val="single" w:sz="4" w:space="0" w:color="auto"/>
            </w:tcBorders>
          </w:tcPr>
          <w:p w14:paraId="3E49DDF8" w14:textId="757A62E5" w:rsidR="002D2A10" w:rsidRPr="009559BE" w:rsidRDefault="004C374D" w:rsidP="002D2A10">
            <w:pPr>
              <w:rPr>
                <w:w w:val="105"/>
              </w:rPr>
            </w:pPr>
            <w:r>
              <w:rPr>
                <w:w w:val="105"/>
              </w:rPr>
              <w:t>L.5</w:t>
            </w:r>
          </w:p>
        </w:tc>
        <w:tc>
          <w:tcPr>
            <w:tcW w:w="7206" w:type="dxa"/>
            <w:tcBorders>
              <w:top w:val="single" w:sz="4" w:space="0" w:color="000000"/>
              <w:left w:val="single" w:sz="4" w:space="0" w:color="auto"/>
              <w:bottom w:val="single" w:sz="4" w:space="0" w:color="000000"/>
              <w:right w:val="single" w:sz="18" w:space="0" w:color="000000"/>
            </w:tcBorders>
          </w:tcPr>
          <w:p w14:paraId="32D53A6D" w14:textId="5F23C23D" w:rsidR="002D2A10" w:rsidRPr="009559BE" w:rsidRDefault="002D2A10" w:rsidP="002D2A10">
            <w:pPr>
              <w:spacing w:after="0"/>
              <w:rPr>
                <w:w w:val="105"/>
              </w:rPr>
            </w:pPr>
            <w:r w:rsidRPr="009559BE">
              <w:t>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392F3E71"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1C4F5570" w14:textId="77777777" w:rsidTr="004C374D">
        <w:trPr>
          <w:trHeight w:val="1080"/>
        </w:trPr>
        <w:tc>
          <w:tcPr>
            <w:tcW w:w="484" w:type="dxa"/>
            <w:tcBorders>
              <w:top w:val="single" w:sz="4" w:space="0" w:color="000000"/>
              <w:left w:val="single" w:sz="4" w:space="0" w:color="000000"/>
              <w:bottom w:val="single" w:sz="4" w:space="0" w:color="auto"/>
              <w:right w:val="single" w:sz="4" w:space="0" w:color="auto"/>
            </w:tcBorders>
          </w:tcPr>
          <w:p w14:paraId="66CE122F" w14:textId="7B6D091D" w:rsidR="002D2A10" w:rsidRPr="009559BE" w:rsidRDefault="004C374D" w:rsidP="002D2A10">
            <w:pPr>
              <w:rPr>
                <w:w w:val="105"/>
              </w:rPr>
            </w:pPr>
            <w:r>
              <w:rPr>
                <w:w w:val="105"/>
              </w:rPr>
              <w:t>L.6</w:t>
            </w:r>
          </w:p>
        </w:tc>
        <w:tc>
          <w:tcPr>
            <w:tcW w:w="7206" w:type="dxa"/>
            <w:tcBorders>
              <w:top w:val="single" w:sz="4" w:space="0" w:color="000000"/>
              <w:left w:val="single" w:sz="4" w:space="0" w:color="auto"/>
              <w:bottom w:val="single" w:sz="4" w:space="0" w:color="auto"/>
              <w:right w:val="single" w:sz="18" w:space="0" w:color="000000"/>
            </w:tcBorders>
          </w:tcPr>
          <w:p w14:paraId="0A9C7AAE" w14:textId="251DCF61" w:rsidR="007A1B0B" w:rsidRPr="009559BE" w:rsidRDefault="002D2A10" w:rsidP="002D2A10">
            <w:pPr>
              <w:spacing w:after="0"/>
              <w:rPr>
                <w:w w:val="105"/>
              </w:rPr>
            </w:pPr>
            <w:r w:rsidRPr="009559BE">
              <w:rPr>
                <w:w w:val="105"/>
              </w:rPr>
              <w:t>Thinking over the past year, how much income did your household receive from selling livestock or livestock products? (sale of skins/hides/milk/eggs) (</w:t>
            </w:r>
            <w:r w:rsidRPr="009559BE">
              <w:rPr>
                <w:b/>
                <w:w w:val="105"/>
              </w:rPr>
              <w:t>income_livestock</w:t>
            </w:r>
            <w:r w:rsidRPr="009559BE">
              <w:rPr>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301B2460"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7A1B0B" w:rsidRPr="009559BE" w14:paraId="1FA47806" w14:textId="77777777" w:rsidTr="004C374D">
        <w:trPr>
          <w:trHeight w:val="720"/>
        </w:trPr>
        <w:tc>
          <w:tcPr>
            <w:tcW w:w="484" w:type="dxa"/>
            <w:tcBorders>
              <w:top w:val="single" w:sz="4" w:space="0" w:color="auto"/>
              <w:left w:val="single" w:sz="4" w:space="0" w:color="000000"/>
              <w:bottom w:val="single" w:sz="4" w:space="0" w:color="auto"/>
              <w:right w:val="single" w:sz="4" w:space="0" w:color="auto"/>
            </w:tcBorders>
          </w:tcPr>
          <w:p w14:paraId="0A4241C0" w14:textId="21039E6A" w:rsidR="007A1B0B" w:rsidRPr="009559BE" w:rsidRDefault="004C374D" w:rsidP="002D2A10">
            <w:pPr>
              <w:rPr>
                <w:w w:val="105"/>
              </w:rPr>
            </w:pPr>
            <w:r>
              <w:rPr>
                <w:w w:val="105"/>
              </w:rPr>
              <w:t>L.7</w:t>
            </w:r>
          </w:p>
        </w:tc>
        <w:tc>
          <w:tcPr>
            <w:tcW w:w="7206" w:type="dxa"/>
            <w:tcBorders>
              <w:top w:val="single" w:sz="4" w:space="0" w:color="auto"/>
              <w:left w:val="single" w:sz="4" w:space="0" w:color="auto"/>
              <w:bottom w:val="single" w:sz="4" w:space="0" w:color="auto"/>
              <w:right w:val="single" w:sz="18" w:space="0" w:color="000000"/>
            </w:tcBorders>
          </w:tcPr>
          <w:p w14:paraId="52DDDD3A" w14:textId="03A987C5" w:rsidR="007A1B0B" w:rsidRDefault="007A1B0B" w:rsidP="007A1B0B">
            <w:pPr>
              <w:spacing w:after="0"/>
              <w:rPr>
                <w:w w:val="105"/>
              </w:rPr>
            </w:pPr>
            <w:commentRangeStart w:id="1394"/>
            <w:r w:rsidRPr="009559BE">
              <w:t xml:space="preserve">Thinking over the past year, how much income did your household receive from </w:t>
            </w:r>
            <w:r>
              <w:rPr>
                <w:w w:val="105"/>
              </w:rPr>
              <w:t xml:space="preserve"> any other payment?</w:t>
            </w:r>
          </w:p>
          <w:p w14:paraId="623F55CF" w14:textId="77777777" w:rsidR="007A1B0B" w:rsidRDefault="007A1B0B" w:rsidP="007A1B0B">
            <w:pPr>
              <w:spacing w:after="0"/>
              <w:rPr>
                <w:w w:val="105"/>
              </w:rPr>
            </w:pPr>
          </w:p>
          <w:p w14:paraId="2AE11D93" w14:textId="247CC932" w:rsidR="007A1B0B" w:rsidRDefault="007A1B0B" w:rsidP="007A1B0B">
            <w:pPr>
              <w:spacing w:after="0"/>
              <w:rPr>
                <w:w w:val="105"/>
              </w:rPr>
            </w:pPr>
            <w:r>
              <w:rPr>
                <w:w w:val="105"/>
              </w:rPr>
              <w:t xml:space="preserve"> Probe and Code - Forest service/ ZAWA/Hunting concessions operations</w:t>
            </w:r>
            <w:commentRangeEnd w:id="1394"/>
            <w:r>
              <w:rPr>
                <w:rStyle w:val="CommentReference"/>
              </w:rPr>
              <w:commentReference w:id="1394"/>
            </w:r>
          </w:p>
        </w:tc>
        <w:tc>
          <w:tcPr>
            <w:tcW w:w="2515" w:type="dxa"/>
            <w:gridSpan w:val="4"/>
            <w:tcBorders>
              <w:top w:val="single" w:sz="4" w:space="0" w:color="auto"/>
              <w:left w:val="single" w:sz="18" w:space="0" w:color="000000"/>
              <w:bottom w:val="single" w:sz="4" w:space="0" w:color="auto"/>
              <w:right w:val="single" w:sz="18" w:space="0" w:color="000000"/>
            </w:tcBorders>
          </w:tcPr>
          <w:p w14:paraId="19384B11" w14:textId="77777777" w:rsidR="007A1B0B" w:rsidRPr="009559BE" w:rsidRDefault="007A1B0B" w:rsidP="002D2A10">
            <w:pPr>
              <w:spacing w:after="0"/>
              <w:rPr>
                <w:i/>
                <w:color w:val="A6A6A6" w:themeColor="background1" w:themeShade="A6"/>
              </w:rPr>
            </w:pPr>
          </w:p>
        </w:tc>
      </w:tr>
      <w:tr w:rsidR="002D2A10" w:rsidRPr="009559BE" w14:paraId="6283D558" w14:textId="77777777" w:rsidTr="004C374D">
        <w:trPr>
          <w:trHeight w:val="20"/>
        </w:trPr>
        <w:tc>
          <w:tcPr>
            <w:tcW w:w="484" w:type="dxa"/>
            <w:tcBorders>
              <w:top w:val="single" w:sz="4" w:space="0" w:color="000000"/>
              <w:left w:val="single" w:sz="4" w:space="0" w:color="000000"/>
              <w:bottom w:val="single" w:sz="4" w:space="0" w:color="000000"/>
              <w:right w:val="single" w:sz="4" w:space="0" w:color="auto"/>
            </w:tcBorders>
          </w:tcPr>
          <w:p w14:paraId="2A8D6602" w14:textId="22E10C2C" w:rsidR="002D2A10" w:rsidRPr="009559BE" w:rsidRDefault="004C374D" w:rsidP="002D2A10">
            <w:pPr>
              <w:rPr>
                <w:w w:val="105"/>
              </w:rPr>
            </w:pPr>
            <w:r>
              <w:rPr>
                <w:w w:val="105"/>
              </w:rPr>
              <w:t>L.8</w:t>
            </w:r>
          </w:p>
        </w:tc>
        <w:tc>
          <w:tcPr>
            <w:tcW w:w="7206" w:type="dxa"/>
            <w:tcBorders>
              <w:top w:val="single" w:sz="4" w:space="0" w:color="000000"/>
              <w:left w:val="single" w:sz="4" w:space="0" w:color="auto"/>
              <w:bottom w:val="single" w:sz="4" w:space="0" w:color="000000"/>
              <w:right w:val="single" w:sz="18" w:space="0" w:color="000000"/>
            </w:tcBorders>
          </w:tcPr>
          <w:p w14:paraId="0D8F16AC" w14:textId="002B2577" w:rsidR="002D2A10" w:rsidRPr="009559BE" w:rsidRDefault="002D2A10" w:rsidP="002D2A10">
            <w:pPr>
              <w:spacing w:after="0"/>
              <w:rPr>
                <w:w w:val="105"/>
              </w:rPr>
            </w:pPr>
            <w:r w:rsidRPr="009559BE">
              <w:rPr>
                <w:w w:val="105"/>
              </w:rPr>
              <w:t>Thinking over the past year, how much income did your household receive f</w:t>
            </w:r>
            <w:r w:rsidR="007A1B0B">
              <w:rPr>
                <w:w w:val="105"/>
              </w:rPr>
              <w:t xml:space="preserve">rom remittances </w:t>
            </w:r>
            <w:r w:rsidRPr="009559BE">
              <w:rPr>
                <w:w w:val="105"/>
              </w:rPr>
              <w:t>or pensions? (</w:t>
            </w:r>
            <w:r w:rsidRPr="009559BE">
              <w:rPr>
                <w:b/>
                <w:w w:val="105"/>
              </w:rPr>
              <w:t>income_other</w:t>
            </w:r>
            <w:r w:rsidRPr="009559BE">
              <w:rPr>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456583F3"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48707E85"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2A2B7EB2" w14:textId="2E9CA849" w:rsidR="002D2A10" w:rsidRPr="009559BE" w:rsidRDefault="004C374D" w:rsidP="002D2A10">
            <w:pPr>
              <w:spacing w:after="0"/>
              <w:rPr>
                <w:w w:val="105"/>
              </w:rPr>
            </w:pPr>
            <w:r>
              <w:rPr>
                <w:w w:val="105"/>
              </w:rPr>
              <w:t>L.9</w:t>
            </w:r>
          </w:p>
        </w:tc>
        <w:tc>
          <w:tcPr>
            <w:tcW w:w="7235" w:type="dxa"/>
            <w:gridSpan w:val="2"/>
            <w:tcBorders>
              <w:left w:val="single" w:sz="4" w:space="0" w:color="auto"/>
              <w:right w:val="nil"/>
            </w:tcBorders>
          </w:tcPr>
          <w:p w14:paraId="733E5F2D" w14:textId="6762C1E6" w:rsidR="002D2A10" w:rsidRPr="009559BE" w:rsidRDefault="002D2A10" w:rsidP="002D2A10">
            <w:pPr>
              <w:kinsoku w:val="0"/>
              <w:overflowPunct w:val="0"/>
              <w:spacing w:afterLines="20" w:after="48"/>
              <w:ind w:left="-18"/>
              <w:contextualSpacing/>
              <w:rPr>
                <w:w w:val="105"/>
              </w:rPr>
            </w:pPr>
            <w:r w:rsidRPr="009559BE">
              <w:rPr>
                <w:w w:val="105"/>
              </w:rPr>
              <w:t xml:space="preserve">Thinking over the past year, </w:t>
            </w:r>
            <w:r w:rsidR="007A1B0B">
              <w:rPr>
                <w:w w:val="105"/>
              </w:rPr>
              <w:t xml:space="preserve">did you household receive any cash or labor for renting out </w:t>
            </w:r>
            <w:r w:rsidRPr="009559BE">
              <w:rPr>
                <w:w w:val="105"/>
              </w:rPr>
              <w:t>one or more of your fields to another household? (</w:t>
            </w:r>
            <w:r w:rsidRPr="009559BE">
              <w:rPr>
                <w:b/>
                <w:w w:val="105"/>
              </w:rPr>
              <w:t>income_rent</w:t>
            </w:r>
            <w:r w:rsidRPr="009559BE">
              <w:rPr>
                <w:w w:val="105"/>
              </w:rPr>
              <w:t>)</w:t>
            </w:r>
          </w:p>
          <w:p w14:paraId="790B4B5B" w14:textId="77777777" w:rsidR="002D2A10" w:rsidRDefault="002D2A10" w:rsidP="002D2A10">
            <w:pPr>
              <w:spacing w:after="0"/>
              <w:rPr>
                <w:i/>
                <w:w w:val="105"/>
              </w:rPr>
            </w:pPr>
            <w:r w:rsidRPr="009559BE">
              <w:rPr>
                <w:i/>
                <w:w w:val="105"/>
              </w:rPr>
              <w:t>Probe and code</w:t>
            </w:r>
          </w:p>
          <w:p w14:paraId="61A83A12" w14:textId="4156D320" w:rsidR="00B41661" w:rsidRPr="009559BE" w:rsidRDefault="00B41661" w:rsidP="002D2A10">
            <w:pPr>
              <w:spacing w:after="0"/>
              <w:rPr>
                <w:w w:val="105"/>
              </w:rPr>
            </w:pPr>
            <w:r>
              <w:rPr>
                <w:i/>
                <w:w w:val="105"/>
              </w:rPr>
              <w:t>If L9=9, skip to L12</w:t>
            </w:r>
          </w:p>
        </w:tc>
        <w:tc>
          <w:tcPr>
            <w:tcW w:w="1776" w:type="dxa"/>
            <w:gridSpan w:val="2"/>
            <w:tcBorders>
              <w:left w:val="nil"/>
              <w:right w:val="single" w:sz="18" w:space="0" w:color="000000"/>
            </w:tcBorders>
          </w:tcPr>
          <w:p w14:paraId="47435079" w14:textId="3B2AEE78" w:rsidR="002D2A10" w:rsidRDefault="00B41661" w:rsidP="002D2A10">
            <w:pPr>
              <w:spacing w:after="0"/>
              <w:rPr>
                <w:w w:val="105"/>
              </w:rPr>
            </w:pPr>
            <w:r>
              <w:rPr>
                <w:w w:val="105"/>
              </w:rPr>
              <w:t>0=No</w:t>
            </w:r>
          </w:p>
          <w:p w14:paraId="0DC8ADDB" w14:textId="6253BCE7" w:rsidR="007A1B0B" w:rsidRPr="009559BE" w:rsidRDefault="007A1B0B" w:rsidP="002D2A10">
            <w:pPr>
              <w:spacing w:after="0"/>
              <w:rPr>
                <w:w w:val="105"/>
              </w:rPr>
            </w:pPr>
            <w:r>
              <w:rPr>
                <w:w w:val="105"/>
              </w:rPr>
              <w:t>1-Yes</w:t>
            </w:r>
          </w:p>
        </w:tc>
        <w:tc>
          <w:tcPr>
            <w:tcW w:w="710" w:type="dxa"/>
            <w:tcBorders>
              <w:top w:val="single" w:sz="18" w:space="0" w:color="000000"/>
              <w:left w:val="single" w:sz="18" w:space="0" w:color="000000"/>
              <w:bottom w:val="single" w:sz="18" w:space="0" w:color="000000"/>
              <w:right w:val="single" w:sz="18" w:space="0" w:color="000000"/>
            </w:tcBorders>
          </w:tcPr>
          <w:p w14:paraId="66C2562A" w14:textId="77777777" w:rsidR="002D2A10" w:rsidRPr="009559BE" w:rsidRDefault="002D2A10" w:rsidP="002D2A10">
            <w:pPr>
              <w:spacing w:after="0"/>
              <w:rPr>
                <w:w w:val="105"/>
              </w:rPr>
            </w:pPr>
            <w:r w:rsidRPr="009559BE">
              <w:rPr>
                <w:i/>
                <w:color w:val="A6A6A6" w:themeColor="background1" w:themeShade="A6"/>
              </w:rPr>
              <w:t>(Code)</w:t>
            </w:r>
          </w:p>
        </w:tc>
      </w:tr>
      <w:tr w:rsidR="002D2A10" w:rsidRPr="009559BE" w14:paraId="0C0B64CB"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7A728859" w14:textId="4AF0CA1E" w:rsidR="002D2A10" w:rsidRPr="009559BE" w:rsidRDefault="004C374D" w:rsidP="002D2A10">
            <w:pPr>
              <w:spacing w:after="0"/>
            </w:pPr>
            <w:r>
              <w:t>L.10</w:t>
            </w:r>
          </w:p>
        </w:tc>
        <w:tc>
          <w:tcPr>
            <w:tcW w:w="7235" w:type="dxa"/>
            <w:gridSpan w:val="2"/>
            <w:tcBorders>
              <w:top w:val="single" w:sz="4" w:space="0" w:color="000000"/>
              <w:left w:val="single" w:sz="4" w:space="0" w:color="auto"/>
              <w:bottom w:val="single" w:sz="4" w:space="0" w:color="000000"/>
              <w:right w:val="single" w:sz="18" w:space="0" w:color="000000"/>
            </w:tcBorders>
          </w:tcPr>
          <w:p w14:paraId="05CCAD45" w14:textId="72EC1FD6" w:rsidR="002D2A10" w:rsidRPr="009559BE" w:rsidRDefault="002D2A10" w:rsidP="002D2A10">
            <w:pPr>
              <w:kinsoku w:val="0"/>
              <w:overflowPunct w:val="0"/>
              <w:spacing w:afterLines="20" w:after="48"/>
              <w:ind w:left="-18"/>
              <w:contextualSpacing/>
              <w:rPr>
                <w:w w:val="105"/>
              </w:rPr>
            </w:pPr>
            <w:r w:rsidRPr="009559BE">
              <w:rPr>
                <w:w w:val="105"/>
              </w:rPr>
              <w:t>How much payment did you receive for renting your fields?(</w:t>
            </w:r>
            <w:r w:rsidRPr="009559BE">
              <w:rPr>
                <w:b/>
                <w:w w:val="105"/>
              </w:rPr>
              <w:t>rent_cash</w:t>
            </w:r>
            <w:r w:rsidRPr="009559BE">
              <w:rPr>
                <w:w w:val="105"/>
              </w:rPr>
              <w:t>)</w:t>
            </w:r>
          </w:p>
          <w:p w14:paraId="16E5BC11" w14:textId="7ECB7819" w:rsidR="002D2A10" w:rsidRPr="009559BE" w:rsidRDefault="002D2A10" w:rsidP="002D2A10">
            <w:pPr>
              <w:spacing w:after="0"/>
              <w:rPr>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066C83DD"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F5EB456"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2C26795E" w14:textId="1286B353" w:rsidR="002D2A10" w:rsidRPr="009559BE" w:rsidRDefault="004C374D" w:rsidP="002D2A10">
            <w:pPr>
              <w:spacing w:after="0"/>
            </w:pPr>
            <w:r>
              <w:t>L.11</w:t>
            </w:r>
          </w:p>
        </w:tc>
        <w:tc>
          <w:tcPr>
            <w:tcW w:w="7235" w:type="dxa"/>
            <w:gridSpan w:val="2"/>
            <w:tcBorders>
              <w:top w:val="single" w:sz="4" w:space="0" w:color="000000"/>
              <w:left w:val="single" w:sz="4" w:space="0" w:color="auto"/>
              <w:bottom w:val="single" w:sz="4" w:space="0" w:color="000000"/>
              <w:right w:val="single" w:sz="18" w:space="0" w:color="000000"/>
            </w:tcBorders>
          </w:tcPr>
          <w:p w14:paraId="5B0AD8C6" w14:textId="5B6EAD73" w:rsidR="002D2A10" w:rsidRPr="009559BE" w:rsidRDefault="002D2A10" w:rsidP="00B41661">
            <w:pPr>
              <w:kinsoku w:val="0"/>
              <w:overflowPunct w:val="0"/>
              <w:spacing w:afterLines="20" w:after="48"/>
              <w:ind w:left="-18"/>
              <w:contextualSpacing/>
              <w:rPr>
                <w:w w:val="105"/>
              </w:rPr>
            </w:pPr>
            <w:r w:rsidRPr="009559BE">
              <w:rPr>
                <w:w w:val="105"/>
              </w:rPr>
              <w:t>How many person-days of labor did you receive for renting your fields? (</w:t>
            </w:r>
            <w:r w:rsidRPr="009559BE">
              <w:rPr>
                <w:b/>
                <w:w w:val="105"/>
              </w:rPr>
              <w:t>rent_labor</w:t>
            </w:r>
            <w:r w:rsidRPr="009559BE">
              <w:rPr>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4A2B04A9"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E0092D" w:rsidRPr="009559BE" w14:paraId="25485A62" w14:textId="77777777" w:rsidTr="004C374D">
        <w:trPr>
          <w:trHeight w:val="20"/>
        </w:trPr>
        <w:tc>
          <w:tcPr>
            <w:tcW w:w="484" w:type="dxa"/>
            <w:tcBorders>
              <w:top w:val="single" w:sz="4" w:space="0" w:color="000000"/>
              <w:left w:val="single" w:sz="4" w:space="0" w:color="000000"/>
              <w:bottom w:val="single" w:sz="4" w:space="0" w:color="000000"/>
              <w:right w:val="single" w:sz="4" w:space="0" w:color="000000"/>
            </w:tcBorders>
          </w:tcPr>
          <w:p w14:paraId="49552C37" w14:textId="4000F43C" w:rsidR="00E0092D" w:rsidRPr="009559BE" w:rsidRDefault="00B41661" w:rsidP="008250E0">
            <w:pPr>
              <w:spacing w:after="0"/>
              <w:rPr>
                <w:rFonts w:eastAsia="Calibri" w:cs="Times New Roman"/>
              </w:rPr>
            </w:pPr>
            <w:r>
              <w:rPr>
                <w:rFonts w:eastAsia="Calibri" w:cs="Times New Roman"/>
              </w:rPr>
              <w:t>L.12</w:t>
            </w:r>
          </w:p>
        </w:tc>
        <w:tc>
          <w:tcPr>
            <w:tcW w:w="7235" w:type="dxa"/>
            <w:gridSpan w:val="2"/>
            <w:tcBorders>
              <w:top w:val="single" w:sz="4" w:space="0" w:color="000000"/>
              <w:left w:val="single" w:sz="4" w:space="0" w:color="000000"/>
              <w:bottom w:val="single" w:sz="4" w:space="0" w:color="000000"/>
            </w:tcBorders>
          </w:tcPr>
          <w:p w14:paraId="162E5C4A" w14:textId="48A4E83A"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5. Did your household take out any formal loans from a bank or micro-credit institution in the past year? (</w:t>
            </w:r>
            <w:r w:rsidR="00E0092D" w:rsidRPr="009559BE">
              <w:rPr>
                <w:b/>
                <w:w w:val="105"/>
              </w:rPr>
              <w:t>loan</w:t>
            </w:r>
            <w:r w:rsidR="00E0092D" w:rsidRPr="009559BE">
              <w:rPr>
                <w:w w:val="105"/>
              </w:rPr>
              <w:t>)</w:t>
            </w:r>
          </w:p>
          <w:p w14:paraId="638E1517" w14:textId="0B97326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1764" w:type="dxa"/>
            <w:tcBorders>
              <w:top w:val="single" w:sz="4" w:space="0" w:color="000000"/>
              <w:bottom w:val="single" w:sz="4" w:space="0" w:color="000000"/>
              <w:right w:val="single" w:sz="18" w:space="0" w:color="000000"/>
            </w:tcBorders>
          </w:tcPr>
          <w:p w14:paraId="5CCC0EC3" w14:textId="77777777" w:rsidR="00E0092D" w:rsidRPr="009559BE" w:rsidRDefault="00E0092D" w:rsidP="008250E0">
            <w:pPr>
              <w:spacing w:after="0"/>
              <w:rPr>
                <w:rFonts w:cs="Times New Roman"/>
                <w:w w:val="105"/>
              </w:rPr>
            </w:pPr>
            <w:r w:rsidRPr="009559BE">
              <w:rPr>
                <w:rFonts w:cs="Times New Roman"/>
                <w:w w:val="105"/>
              </w:rPr>
              <w:t>1=No</w:t>
            </w:r>
          </w:p>
          <w:p w14:paraId="1B5F2EE7"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2D970226" w14:textId="77777777" w:rsidR="00E0092D" w:rsidRPr="009559BE" w:rsidRDefault="00E0092D" w:rsidP="008250E0">
            <w:pPr>
              <w:spacing w:after="0"/>
              <w:rPr>
                <w:rFonts w:cs="Times New Roman"/>
                <w:w w:val="105"/>
              </w:rPr>
            </w:pPr>
            <w:r w:rsidRPr="009559BE">
              <w:rPr>
                <w:rFonts w:cs="Times New Roman"/>
                <w:w w:val="105"/>
              </w:rPr>
              <w:t>888=Don’t know</w:t>
            </w:r>
          </w:p>
          <w:p w14:paraId="153A486B"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7F8F7D3"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6F28B195" w14:textId="77777777" w:rsidTr="004C374D">
        <w:trPr>
          <w:trHeight w:val="20"/>
        </w:trPr>
        <w:tc>
          <w:tcPr>
            <w:tcW w:w="484" w:type="dxa"/>
            <w:tcBorders>
              <w:top w:val="single" w:sz="4" w:space="0" w:color="000000"/>
              <w:left w:val="single" w:sz="4" w:space="0" w:color="000000"/>
              <w:bottom w:val="single" w:sz="4" w:space="0" w:color="000000"/>
              <w:right w:val="single" w:sz="4" w:space="0" w:color="000000"/>
            </w:tcBorders>
          </w:tcPr>
          <w:p w14:paraId="63C01779" w14:textId="7FA68B5E" w:rsidR="00E0092D" w:rsidRPr="009559BE" w:rsidRDefault="00B41661" w:rsidP="008250E0">
            <w:pPr>
              <w:spacing w:after="0"/>
              <w:rPr>
                <w:rFonts w:eastAsia="Calibri" w:cs="Times New Roman"/>
              </w:rPr>
            </w:pPr>
            <w:r>
              <w:rPr>
                <w:rFonts w:eastAsia="Calibri" w:cs="Times New Roman"/>
              </w:rPr>
              <w:t>L.13</w:t>
            </w:r>
          </w:p>
        </w:tc>
        <w:tc>
          <w:tcPr>
            <w:tcW w:w="7235" w:type="dxa"/>
            <w:gridSpan w:val="2"/>
            <w:tcBorders>
              <w:top w:val="single" w:sz="4" w:space="0" w:color="000000"/>
              <w:left w:val="single" w:sz="4" w:space="0" w:color="000000"/>
              <w:bottom w:val="single" w:sz="4" w:space="0" w:color="000000"/>
            </w:tcBorders>
          </w:tcPr>
          <w:p w14:paraId="2C11ACD5" w14:textId="7E3E2B99" w:rsidR="00E0092D" w:rsidRPr="009559BE" w:rsidRDefault="00E0092D" w:rsidP="00E0092D">
            <w:pPr>
              <w:kinsoku w:val="0"/>
              <w:overflowPunct w:val="0"/>
              <w:spacing w:afterLines="20" w:after="48"/>
              <w:ind w:left="-18"/>
              <w:contextualSpacing/>
              <w:rPr>
                <w:w w:val="105"/>
              </w:rPr>
            </w:pPr>
            <w:commentRangeStart w:id="1395"/>
            <w:r w:rsidRPr="009559BE">
              <w:rPr>
                <w:w w:val="105"/>
              </w:rPr>
              <w:t>Did you have to provide any documentation of your land rights to secure the loan? (</w:t>
            </w:r>
            <w:r w:rsidRPr="009559BE">
              <w:rPr>
                <w:b/>
                <w:w w:val="105"/>
              </w:rPr>
              <w:t>loandoc</w:t>
            </w:r>
            <w:r w:rsidRPr="009559BE">
              <w:rPr>
                <w:w w:val="105"/>
              </w:rPr>
              <w:t>)</w:t>
            </w:r>
            <w:commentRangeEnd w:id="1395"/>
            <w:r w:rsidR="006146D2">
              <w:rPr>
                <w:rStyle w:val="CommentReference"/>
              </w:rPr>
              <w:commentReference w:id="1395"/>
            </w:r>
          </w:p>
          <w:p w14:paraId="5B516DCC" w14:textId="758AC923" w:rsidR="00E0092D" w:rsidRPr="009559BE" w:rsidRDefault="00E0092D" w:rsidP="00E0092D">
            <w:pPr>
              <w:spacing w:after="0"/>
              <w:rPr>
                <w:color w:val="000000"/>
              </w:rPr>
            </w:pPr>
            <w:r w:rsidRPr="009559BE">
              <w:rPr>
                <w:i/>
                <w:w w:val="105"/>
              </w:rPr>
              <w:t xml:space="preserve">If 0, 888, 999, Skip to </w:t>
            </w:r>
            <w:r w:rsidRPr="009559BE">
              <w:rPr>
                <w:b/>
                <w:w w:val="105"/>
              </w:rPr>
              <w:t xml:space="preserve">Module </w:t>
            </w:r>
            <w:r w:rsidR="00B41661">
              <w:rPr>
                <w:b/>
                <w:w w:val="105"/>
              </w:rPr>
              <w:t>M</w:t>
            </w:r>
          </w:p>
        </w:tc>
        <w:tc>
          <w:tcPr>
            <w:tcW w:w="1764" w:type="dxa"/>
            <w:tcBorders>
              <w:top w:val="single" w:sz="4" w:space="0" w:color="000000"/>
              <w:bottom w:val="single" w:sz="4" w:space="0" w:color="000000"/>
              <w:right w:val="single" w:sz="18" w:space="0" w:color="000000"/>
            </w:tcBorders>
          </w:tcPr>
          <w:p w14:paraId="5DEE1A14" w14:textId="77777777" w:rsidR="00E0092D" w:rsidRPr="009559BE" w:rsidRDefault="00E0092D" w:rsidP="008250E0">
            <w:pPr>
              <w:spacing w:after="0"/>
              <w:rPr>
                <w:rFonts w:cs="Times New Roman"/>
                <w:w w:val="105"/>
              </w:rPr>
            </w:pPr>
            <w:r w:rsidRPr="009559BE">
              <w:rPr>
                <w:rFonts w:cs="Times New Roman"/>
                <w:w w:val="105"/>
              </w:rPr>
              <w:t>1=No</w:t>
            </w:r>
          </w:p>
          <w:p w14:paraId="126B4B7B"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93B7BD6" w14:textId="77777777" w:rsidR="00E0092D" w:rsidRPr="009559BE" w:rsidRDefault="00E0092D" w:rsidP="008250E0">
            <w:pPr>
              <w:spacing w:after="0"/>
              <w:rPr>
                <w:rFonts w:cs="Times New Roman"/>
                <w:w w:val="105"/>
              </w:rPr>
            </w:pPr>
            <w:r w:rsidRPr="009559BE">
              <w:rPr>
                <w:rFonts w:cs="Times New Roman"/>
                <w:w w:val="105"/>
              </w:rPr>
              <w:t>888=Don’t know</w:t>
            </w:r>
          </w:p>
          <w:p w14:paraId="3A0A8587"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40B15C24"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FD8C642" w14:textId="77777777" w:rsidTr="004C374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356FDEA4" w14:textId="321B78A1" w:rsidR="00E0092D" w:rsidRPr="009559BE" w:rsidRDefault="00B41661" w:rsidP="008250E0">
            <w:pPr>
              <w:spacing w:after="0"/>
            </w:pPr>
            <w:r>
              <w:t>L.14</w:t>
            </w:r>
          </w:p>
        </w:tc>
        <w:tc>
          <w:tcPr>
            <w:tcW w:w="7235" w:type="dxa"/>
            <w:gridSpan w:val="2"/>
            <w:tcBorders>
              <w:left w:val="single" w:sz="4" w:space="0" w:color="auto"/>
              <w:right w:val="single" w:sz="18" w:space="0" w:color="000000"/>
            </w:tcBorders>
          </w:tcPr>
          <w:p w14:paraId="1FBD0BA0" w14:textId="31BB90C4" w:rsidR="00E0092D" w:rsidRPr="009559BE" w:rsidRDefault="00E0092D" w:rsidP="008250E0">
            <w:pPr>
              <w:spacing w:after="0"/>
              <w:rPr>
                <w:w w:val="105"/>
              </w:rPr>
            </w:pPr>
            <w:r w:rsidRPr="009559BE">
              <w:rPr>
                <w:w w:val="105"/>
              </w:rPr>
              <w:t>What kind of documentation was required? (</w:t>
            </w:r>
            <w:r w:rsidRPr="009559BE">
              <w:rPr>
                <w:b/>
                <w:w w:val="105"/>
              </w:rPr>
              <w:t>loandoctype</w:t>
            </w:r>
            <w:r w:rsidRPr="009559BE">
              <w:rPr>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3273CEFE" w14:textId="77777777" w:rsidR="00E0092D" w:rsidRPr="009559BE" w:rsidRDefault="00E0092D" w:rsidP="008250E0">
            <w:pPr>
              <w:spacing w:after="0"/>
              <w:rPr>
                <w:w w:val="105"/>
              </w:rPr>
            </w:pPr>
            <w:r w:rsidRPr="009559BE">
              <w:rPr>
                <w:i/>
                <w:color w:val="A6A6A6" w:themeColor="background1" w:themeShade="A6"/>
              </w:rPr>
              <w:t>(Text)</w:t>
            </w:r>
          </w:p>
        </w:tc>
      </w:tr>
    </w:tbl>
    <w:p w14:paraId="5D7E6EED" w14:textId="77777777" w:rsidR="00AD1518" w:rsidRPr="009559BE" w:rsidRDefault="00AD1518" w:rsidP="001512DD">
      <w:pPr>
        <w:spacing w:afterLines="20" w:after="48" w:line="240" w:lineRule="auto"/>
        <w:contextualSpacing/>
        <w:rPr>
          <w:rFonts w:eastAsia="Times New Roman" w:cs="Times New Roman"/>
          <w:lang w:eastAsia="zh-CN"/>
        </w:rPr>
      </w:pPr>
    </w:p>
    <w:p w14:paraId="56725D14" w14:textId="77777777" w:rsidR="00AD1518" w:rsidRPr="009559BE" w:rsidRDefault="00AD1518" w:rsidP="001512DD">
      <w:pPr>
        <w:spacing w:afterLines="20" w:after="48" w:line="240" w:lineRule="auto"/>
        <w:contextualSpacing/>
        <w:rPr>
          <w:rFonts w:eastAsia="Times New Roman" w:cs="Times New Roman"/>
          <w:lang w:eastAsia="zh-CN"/>
        </w:rPr>
      </w:pPr>
    </w:p>
    <w:p w14:paraId="5DC52515" w14:textId="77777777" w:rsidR="00C71DE8" w:rsidRPr="009559BE" w:rsidRDefault="00C71DE8" w:rsidP="001512DD">
      <w:pPr>
        <w:spacing w:after="0" w:line="240" w:lineRule="auto"/>
        <w:contextualSpacing/>
      </w:pPr>
    </w:p>
    <w:p w14:paraId="37C1A733" w14:textId="77777777" w:rsidR="00E0092D" w:rsidRPr="009559BE" w:rsidRDefault="00E0092D">
      <w:pPr>
        <w:rPr>
          <w:rFonts w:eastAsia="Times New Roman" w:cs="Times New Roman"/>
          <w:b/>
          <w:bCs/>
        </w:rPr>
      </w:pPr>
      <w:r w:rsidRPr="009559BE">
        <w:rPr>
          <w:rFonts w:eastAsia="Times New Roman" w:cs="Times New Roman"/>
          <w:b/>
          <w:bCs/>
        </w:rPr>
        <w:br w:type="page"/>
      </w:r>
    </w:p>
    <w:p w14:paraId="6F2C6C32" w14:textId="0767E4D0" w:rsidR="00C71DE8" w:rsidRPr="009559BE" w:rsidRDefault="00C71DE8" w:rsidP="001512DD">
      <w:pPr>
        <w:spacing w:afterLines="20" w:after="48" w:line="240" w:lineRule="auto"/>
        <w:contextualSpacing/>
        <w:rPr>
          <w:rFonts w:eastAsia="Times New Roman" w:cs="Times New Roman"/>
          <w:b/>
          <w:bCs/>
        </w:rPr>
      </w:pPr>
      <w:r w:rsidRPr="009559BE">
        <w:rPr>
          <w:rFonts w:eastAsia="Times New Roman" w:cs="Times New Roman"/>
          <w:b/>
          <w:bCs/>
        </w:rPr>
        <w:t>M. LIVESTOCK ASSETS</w:t>
      </w:r>
    </w:p>
    <w:p w14:paraId="163FA4A4" w14:textId="77777777" w:rsidR="00C71DE8" w:rsidRPr="009559BE" w:rsidRDefault="00C71DE8"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Now I would like to ask you about the number of livestock that your household currently owns. </w:t>
      </w:r>
    </w:p>
    <w:p w14:paraId="229BDF67" w14:textId="77777777" w:rsidR="00451397" w:rsidRPr="009559BE" w:rsidRDefault="00451397"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574"/>
        <w:gridCol w:w="90"/>
        <w:gridCol w:w="4590"/>
        <w:gridCol w:w="2520"/>
        <w:gridCol w:w="90"/>
        <w:gridCol w:w="1710"/>
        <w:gridCol w:w="540"/>
      </w:tblGrid>
      <w:tr w:rsidR="00B71EAD" w:rsidRPr="009559BE" w14:paraId="4FE59287" w14:textId="77777777" w:rsidTr="00DA1429">
        <w:trPr>
          <w:trHeight w:val="20"/>
        </w:trPr>
        <w:tc>
          <w:tcPr>
            <w:tcW w:w="574" w:type="dxa"/>
            <w:tcBorders>
              <w:right w:val="single" w:sz="4" w:space="0" w:color="auto"/>
            </w:tcBorders>
            <w:vAlign w:val="center"/>
          </w:tcPr>
          <w:p w14:paraId="50D63242" w14:textId="68533A66" w:rsidR="00C71DE8" w:rsidRPr="009559BE" w:rsidRDefault="00B41661" w:rsidP="00DA1429">
            <w:pPr>
              <w:kinsoku w:val="0"/>
              <w:overflowPunct w:val="0"/>
              <w:spacing w:afterLines="20" w:after="48"/>
              <w:ind w:left="119" w:hanging="114"/>
              <w:contextualSpacing/>
              <w:rPr>
                <w:w w:val="105"/>
              </w:rPr>
            </w:pPr>
            <w:r>
              <w:rPr>
                <w:w w:val="105"/>
              </w:rPr>
              <w:t>M1</w:t>
            </w:r>
          </w:p>
        </w:tc>
        <w:tc>
          <w:tcPr>
            <w:tcW w:w="7200" w:type="dxa"/>
            <w:gridSpan w:val="3"/>
            <w:tcBorders>
              <w:top w:val="single" w:sz="4" w:space="0" w:color="auto"/>
              <w:left w:val="single" w:sz="4" w:space="0" w:color="auto"/>
              <w:bottom w:val="single" w:sz="4" w:space="0" w:color="auto"/>
              <w:right w:val="nil"/>
            </w:tcBorders>
            <w:vAlign w:val="center"/>
          </w:tcPr>
          <w:p w14:paraId="4452DE86" w14:textId="15892ED5" w:rsidR="00C71DE8" w:rsidRPr="009559BE" w:rsidRDefault="00C71DE8" w:rsidP="00E0092D">
            <w:pPr>
              <w:kinsoku w:val="0"/>
              <w:overflowPunct w:val="0"/>
              <w:spacing w:afterLines="20" w:after="48"/>
              <w:contextualSpacing/>
              <w:rPr>
                <w:w w:val="105"/>
              </w:rPr>
            </w:pPr>
            <w:r w:rsidRPr="009559BE">
              <w:rPr>
                <w:w w:val="105"/>
              </w:rPr>
              <w:t>How many cattle does your household own? (</w:t>
            </w:r>
            <w:r w:rsidRPr="009559BE">
              <w:rPr>
                <w:b/>
                <w:w w:val="105"/>
              </w:rPr>
              <w:t>cattle</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9559BE" w:rsidRDefault="00C71DE8" w:rsidP="00E0092D">
            <w:pPr>
              <w:spacing w:afterLines="20" w:after="48"/>
              <w:contextualSpacing/>
              <w:rPr>
                <w:i/>
              </w:rPr>
            </w:pPr>
            <w:r w:rsidRPr="009559BE">
              <w:rPr>
                <w:i/>
              </w:rPr>
              <w:t>(Numeric)</w:t>
            </w:r>
          </w:p>
        </w:tc>
      </w:tr>
      <w:tr w:rsidR="00B71EAD" w:rsidRPr="009559BE" w14:paraId="11CD6882" w14:textId="77777777" w:rsidTr="00DA1429">
        <w:trPr>
          <w:trHeight w:val="20"/>
        </w:trPr>
        <w:tc>
          <w:tcPr>
            <w:tcW w:w="574" w:type="dxa"/>
            <w:vAlign w:val="center"/>
          </w:tcPr>
          <w:p w14:paraId="3533318A" w14:textId="5BF45077" w:rsidR="00C71DE8" w:rsidRPr="009559BE" w:rsidRDefault="00B41661" w:rsidP="00DA1429">
            <w:pPr>
              <w:kinsoku w:val="0"/>
              <w:overflowPunct w:val="0"/>
              <w:spacing w:afterLines="20" w:after="48"/>
              <w:ind w:left="119" w:hanging="114"/>
              <w:contextualSpacing/>
              <w:rPr>
                <w:w w:val="105"/>
              </w:rPr>
            </w:pPr>
            <w:r>
              <w:rPr>
                <w:w w:val="105"/>
              </w:rPr>
              <w:t>M2</w:t>
            </w:r>
          </w:p>
        </w:tc>
        <w:tc>
          <w:tcPr>
            <w:tcW w:w="7200" w:type="dxa"/>
            <w:gridSpan w:val="3"/>
            <w:tcBorders>
              <w:top w:val="single" w:sz="4" w:space="0" w:color="auto"/>
              <w:bottom w:val="single" w:sz="4" w:space="0" w:color="auto"/>
            </w:tcBorders>
            <w:vAlign w:val="center"/>
          </w:tcPr>
          <w:p w14:paraId="05A2F0FF" w14:textId="77777777" w:rsidR="00C71DE8" w:rsidRDefault="00C71DE8" w:rsidP="00E0092D">
            <w:pPr>
              <w:kinsoku w:val="0"/>
              <w:overflowPunct w:val="0"/>
              <w:spacing w:afterLines="20" w:after="48"/>
              <w:contextualSpacing/>
              <w:rPr>
                <w:w w:val="105"/>
              </w:rPr>
            </w:pPr>
            <w:r w:rsidRPr="009559BE">
              <w:rPr>
                <w:w w:val="105"/>
              </w:rPr>
              <w:t>How many donkeys does your household own? (</w:t>
            </w:r>
            <w:r w:rsidRPr="009559BE">
              <w:rPr>
                <w:b/>
                <w:w w:val="105"/>
              </w:rPr>
              <w:t>donkey</w:t>
            </w:r>
            <w:r w:rsidRPr="009559BE">
              <w:rPr>
                <w:w w:val="105"/>
              </w:rPr>
              <w:t>)</w:t>
            </w:r>
          </w:p>
          <w:p w14:paraId="08005593" w14:textId="57041F35" w:rsidR="009D61E6" w:rsidRPr="009D61E6" w:rsidRDefault="009D61E6" w:rsidP="00E0092D">
            <w:pPr>
              <w:kinsoku w:val="0"/>
              <w:overflowPunct w:val="0"/>
              <w:spacing w:afterLines="20" w:after="48"/>
              <w:contextualSpacing/>
              <w:rPr>
                <w:i/>
                <w:w w:val="105"/>
              </w:rPr>
            </w:pPr>
            <w:r>
              <w:rPr>
                <w:i/>
                <w:w w:val="105"/>
              </w:rPr>
              <w:t>If 0, skip to M7</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9559BE" w:rsidRDefault="00C71DE8" w:rsidP="00E0092D">
            <w:pPr>
              <w:spacing w:afterLines="20" w:after="48"/>
              <w:contextualSpacing/>
              <w:rPr>
                <w:i/>
              </w:rPr>
            </w:pPr>
            <w:r w:rsidRPr="009559BE">
              <w:rPr>
                <w:i/>
              </w:rPr>
              <w:t>(Numeric)</w:t>
            </w:r>
          </w:p>
        </w:tc>
      </w:tr>
      <w:tr w:rsidR="00D4243B" w:rsidRPr="009559BE" w14:paraId="750A99FE" w14:textId="77777777" w:rsidTr="00DA1429">
        <w:trPr>
          <w:trHeight w:val="20"/>
        </w:trPr>
        <w:tc>
          <w:tcPr>
            <w:tcW w:w="574" w:type="dxa"/>
            <w:vAlign w:val="center"/>
          </w:tcPr>
          <w:p w14:paraId="1A0AB2AD" w14:textId="46BFD745" w:rsidR="00D4243B" w:rsidRPr="009559BE" w:rsidRDefault="00B41661" w:rsidP="00DA1429">
            <w:pPr>
              <w:kinsoku w:val="0"/>
              <w:overflowPunct w:val="0"/>
              <w:spacing w:afterLines="20" w:after="48"/>
              <w:ind w:left="119" w:hanging="114"/>
              <w:contextualSpacing/>
              <w:rPr>
                <w:w w:val="105"/>
              </w:rPr>
            </w:pPr>
            <w:r>
              <w:rPr>
                <w:w w:val="105"/>
              </w:rPr>
              <w:t>M3</w:t>
            </w:r>
          </w:p>
        </w:tc>
        <w:tc>
          <w:tcPr>
            <w:tcW w:w="4680" w:type="dxa"/>
            <w:gridSpan w:val="2"/>
            <w:tcBorders>
              <w:top w:val="single" w:sz="4" w:space="0" w:color="auto"/>
              <w:bottom w:val="single" w:sz="4" w:space="0" w:color="auto"/>
              <w:right w:val="nil"/>
            </w:tcBorders>
            <w:vAlign w:val="center"/>
          </w:tcPr>
          <w:p w14:paraId="7DB776B0" w14:textId="77777777" w:rsidR="00D4243B" w:rsidRDefault="00D4243B" w:rsidP="00D4243B">
            <w:pPr>
              <w:kinsoku w:val="0"/>
              <w:overflowPunct w:val="0"/>
              <w:spacing w:afterLines="20" w:after="48"/>
              <w:contextualSpacing/>
              <w:rPr>
                <w:w w:val="105"/>
              </w:rPr>
            </w:pPr>
            <w:r>
              <w:rPr>
                <w:w w:val="105"/>
              </w:rPr>
              <w:t>Do any of your donkeys graze in the forest?</w:t>
            </w:r>
          </w:p>
          <w:p w14:paraId="32BEA72C" w14:textId="02513873" w:rsidR="00B41661" w:rsidRPr="00B41661" w:rsidRDefault="00B41661" w:rsidP="00D4243B">
            <w:pPr>
              <w:kinsoku w:val="0"/>
              <w:overflowPunct w:val="0"/>
              <w:spacing w:afterLines="20" w:after="48"/>
              <w:contextualSpacing/>
              <w:rPr>
                <w:i/>
                <w:w w:val="105"/>
              </w:rPr>
            </w:pPr>
            <w:r>
              <w:rPr>
                <w:i/>
                <w:w w:val="105"/>
              </w:rPr>
              <w:t>If 0, skip to M5</w:t>
            </w:r>
          </w:p>
        </w:tc>
        <w:tc>
          <w:tcPr>
            <w:tcW w:w="4320" w:type="dxa"/>
            <w:gridSpan w:val="3"/>
            <w:tcBorders>
              <w:top w:val="single" w:sz="4" w:space="0" w:color="auto"/>
              <w:left w:val="nil"/>
              <w:bottom w:val="single" w:sz="4" w:space="0" w:color="auto"/>
            </w:tcBorders>
          </w:tcPr>
          <w:p w14:paraId="3AE77C36" w14:textId="76765B52" w:rsidR="00D4243B" w:rsidRDefault="00B41661" w:rsidP="00D4243B">
            <w:r>
              <w:t>0</w:t>
            </w:r>
            <w:r w:rsidR="00D4243B">
              <w:t>=No</w:t>
            </w:r>
          </w:p>
          <w:p w14:paraId="27756932" w14:textId="7A272525" w:rsidR="00D4243B" w:rsidRPr="009559BE" w:rsidRDefault="00B41661" w:rsidP="00D634F1">
            <w:pPr>
              <w:rPr>
                <w:w w:val="105"/>
              </w:rPr>
            </w:pPr>
            <w:r>
              <w:t>1</w:t>
            </w:r>
            <w:r w:rsidR="00D4243B">
              <w:t>=Yes</w:t>
            </w:r>
            <w:r w:rsidR="00D4243B" w:rsidRPr="00F82CC8" w:rsidDel="00226116">
              <w:t xml:space="preserve"> </w:t>
            </w:r>
          </w:p>
        </w:tc>
        <w:tc>
          <w:tcPr>
            <w:tcW w:w="540" w:type="dxa"/>
            <w:tcBorders>
              <w:top w:val="single" w:sz="18" w:space="0" w:color="auto"/>
              <w:left w:val="single" w:sz="18" w:space="0" w:color="auto"/>
              <w:bottom w:val="single" w:sz="18" w:space="0" w:color="auto"/>
              <w:right w:val="single" w:sz="18" w:space="0" w:color="auto"/>
            </w:tcBorders>
          </w:tcPr>
          <w:p w14:paraId="5E516E8A" w14:textId="00E5105D"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2E2449D5" w14:textId="77777777" w:rsidTr="00DA1429">
        <w:trPr>
          <w:trHeight w:val="20"/>
        </w:trPr>
        <w:tc>
          <w:tcPr>
            <w:tcW w:w="574" w:type="dxa"/>
            <w:vAlign w:val="center"/>
          </w:tcPr>
          <w:p w14:paraId="4A5290D9" w14:textId="48B25D70" w:rsidR="00D4243B" w:rsidRPr="009559BE" w:rsidRDefault="00B41661" w:rsidP="00DA1429">
            <w:pPr>
              <w:kinsoku w:val="0"/>
              <w:overflowPunct w:val="0"/>
              <w:spacing w:afterLines="20" w:after="48"/>
              <w:ind w:left="119" w:hanging="114"/>
              <w:contextualSpacing/>
              <w:rPr>
                <w:w w:val="105"/>
              </w:rPr>
            </w:pPr>
            <w:r>
              <w:rPr>
                <w:w w:val="105"/>
              </w:rPr>
              <w:t>M4</w:t>
            </w:r>
          </w:p>
        </w:tc>
        <w:tc>
          <w:tcPr>
            <w:tcW w:w="7200" w:type="dxa"/>
            <w:gridSpan w:val="3"/>
            <w:tcBorders>
              <w:top w:val="single" w:sz="4" w:space="0" w:color="auto"/>
              <w:bottom w:val="single" w:sz="4" w:space="0" w:color="auto"/>
            </w:tcBorders>
            <w:vAlign w:val="center"/>
          </w:tcPr>
          <w:p w14:paraId="5C8BB437" w14:textId="3247EEFA" w:rsidR="00D4243B" w:rsidRPr="009559BE" w:rsidRDefault="00B41661" w:rsidP="00E0092D">
            <w:pPr>
              <w:kinsoku w:val="0"/>
              <w:overflowPunct w:val="0"/>
              <w:spacing w:afterLines="20" w:after="48"/>
              <w:contextualSpacing/>
              <w:rPr>
                <w:w w:val="105"/>
              </w:rPr>
            </w:pPr>
            <w:r>
              <w:rPr>
                <w:w w:val="105"/>
              </w:rPr>
              <w:t>H</w:t>
            </w:r>
            <w:r w:rsidR="00D4243B">
              <w:rPr>
                <w:w w:val="105"/>
              </w:rPr>
              <w:t>ow many</w:t>
            </w:r>
            <w:r>
              <w:rPr>
                <w:w w:val="105"/>
              </w:rPr>
              <w:t xml:space="preserve"> donkeys graze in the forest</w:t>
            </w:r>
            <w:r w:rsidR="00D4243B">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768D8495" w14:textId="53459D72" w:rsidR="00D4243B" w:rsidRPr="009559BE" w:rsidRDefault="009D61E6" w:rsidP="00E0092D">
            <w:pPr>
              <w:spacing w:afterLines="20" w:after="48"/>
              <w:contextualSpacing/>
              <w:rPr>
                <w:i/>
              </w:rPr>
            </w:pPr>
            <w:r>
              <w:rPr>
                <w:i/>
              </w:rPr>
              <w:t>(Numeric)</w:t>
            </w:r>
          </w:p>
        </w:tc>
      </w:tr>
      <w:tr w:rsidR="00D4243B" w:rsidRPr="009559BE" w14:paraId="13E101BC" w14:textId="77777777" w:rsidTr="00DA1429">
        <w:trPr>
          <w:trHeight w:val="20"/>
        </w:trPr>
        <w:tc>
          <w:tcPr>
            <w:tcW w:w="574" w:type="dxa"/>
            <w:vAlign w:val="center"/>
          </w:tcPr>
          <w:p w14:paraId="2DC0561D" w14:textId="0CA7B37B" w:rsidR="00D4243B" w:rsidRPr="009559BE" w:rsidRDefault="00B41661" w:rsidP="00DA1429">
            <w:pPr>
              <w:kinsoku w:val="0"/>
              <w:overflowPunct w:val="0"/>
              <w:spacing w:afterLines="20" w:after="48"/>
              <w:ind w:left="119" w:hanging="114"/>
              <w:contextualSpacing/>
              <w:rPr>
                <w:w w:val="105"/>
              </w:rPr>
            </w:pPr>
            <w:r>
              <w:rPr>
                <w:w w:val="105"/>
              </w:rPr>
              <w:t>M5</w:t>
            </w:r>
          </w:p>
        </w:tc>
        <w:tc>
          <w:tcPr>
            <w:tcW w:w="4680" w:type="dxa"/>
            <w:gridSpan w:val="2"/>
            <w:tcBorders>
              <w:top w:val="single" w:sz="4" w:space="0" w:color="auto"/>
              <w:bottom w:val="single" w:sz="4" w:space="0" w:color="auto"/>
              <w:right w:val="nil"/>
            </w:tcBorders>
            <w:vAlign w:val="center"/>
          </w:tcPr>
          <w:p w14:paraId="542E1369" w14:textId="77777777" w:rsidR="00D4243B" w:rsidRDefault="00D4243B" w:rsidP="00D4243B">
            <w:pPr>
              <w:kinsoku w:val="0"/>
              <w:overflowPunct w:val="0"/>
              <w:spacing w:afterLines="20" w:after="48"/>
              <w:contextualSpacing/>
              <w:rPr>
                <w:w w:val="105"/>
              </w:rPr>
            </w:pPr>
            <w:r>
              <w:rPr>
                <w:w w:val="105"/>
              </w:rPr>
              <w:t>Are any of your donkeys enclosed, but fed fodder that is cut inside the forest?</w:t>
            </w:r>
          </w:p>
          <w:p w14:paraId="46B471F3" w14:textId="06AB9736" w:rsidR="009D61E6" w:rsidRPr="009D61E6" w:rsidRDefault="009D61E6" w:rsidP="00D4243B">
            <w:pPr>
              <w:kinsoku w:val="0"/>
              <w:overflowPunct w:val="0"/>
              <w:spacing w:afterLines="20" w:after="48"/>
              <w:contextualSpacing/>
              <w:rPr>
                <w:i/>
                <w:w w:val="105"/>
              </w:rPr>
            </w:pPr>
            <w:r>
              <w:rPr>
                <w:i/>
                <w:w w:val="105"/>
              </w:rPr>
              <w:t>If 0, skip to M7</w:t>
            </w:r>
          </w:p>
        </w:tc>
        <w:tc>
          <w:tcPr>
            <w:tcW w:w="4320" w:type="dxa"/>
            <w:gridSpan w:val="3"/>
            <w:tcBorders>
              <w:top w:val="single" w:sz="4" w:space="0" w:color="auto"/>
              <w:left w:val="nil"/>
              <w:bottom w:val="single" w:sz="4" w:space="0" w:color="auto"/>
            </w:tcBorders>
          </w:tcPr>
          <w:p w14:paraId="08AF0896" w14:textId="1D03E6EF" w:rsidR="00D4243B" w:rsidRDefault="00B41661" w:rsidP="00D4243B">
            <w:r>
              <w:t>0</w:t>
            </w:r>
            <w:r w:rsidR="00D4243B">
              <w:t>=No</w:t>
            </w:r>
          </w:p>
          <w:p w14:paraId="138441D6" w14:textId="72EE7CFA" w:rsidR="00D4243B" w:rsidRPr="009559BE" w:rsidRDefault="00B41661" w:rsidP="00D634F1">
            <w:pPr>
              <w:rPr>
                <w:w w:val="105"/>
              </w:rPr>
            </w:pPr>
            <w:r>
              <w:t>1</w:t>
            </w:r>
            <w:r w:rsidR="00D4243B">
              <w:t>=Yes</w:t>
            </w:r>
            <w:r w:rsidR="00D4243B" w:rsidRPr="00F82CC8" w:rsidDel="00226116">
              <w:t xml:space="preserve"> </w:t>
            </w:r>
          </w:p>
        </w:tc>
        <w:tc>
          <w:tcPr>
            <w:tcW w:w="540" w:type="dxa"/>
            <w:tcBorders>
              <w:top w:val="single" w:sz="18" w:space="0" w:color="auto"/>
              <w:left w:val="single" w:sz="18" w:space="0" w:color="auto"/>
              <w:bottom w:val="single" w:sz="18" w:space="0" w:color="auto"/>
              <w:right w:val="single" w:sz="18" w:space="0" w:color="auto"/>
            </w:tcBorders>
          </w:tcPr>
          <w:p w14:paraId="53DE57F4" w14:textId="1C757DAB"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0DB434AB" w14:textId="77777777" w:rsidTr="00DA1429">
        <w:trPr>
          <w:trHeight w:val="20"/>
        </w:trPr>
        <w:tc>
          <w:tcPr>
            <w:tcW w:w="574" w:type="dxa"/>
            <w:vAlign w:val="center"/>
          </w:tcPr>
          <w:p w14:paraId="3A0C57D3" w14:textId="30B6031E" w:rsidR="00D4243B" w:rsidRPr="009559BE" w:rsidRDefault="009D61E6" w:rsidP="00DA1429">
            <w:pPr>
              <w:kinsoku w:val="0"/>
              <w:overflowPunct w:val="0"/>
              <w:spacing w:afterLines="20" w:after="48"/>
              <w:ind w:left="119" w:hanging="114"/>
              <w:contextualSpacing/>
              <w:rPr>
                <w:w w:val="105"/>
              </w:rPr>
            </w:pPr>
            <w:r>
              <w:rPr>
                <w:w w:val="105"/>
              </w:rPr>
              <w:t>M6</w:t>
            </w:r>
          </w:p>
        </w:tc>
        <w:tc>
          <w:tcPr>
            <w:tcW w:w="7200" w:type="dxa"/>
            <w:gridSpan w:val="3"/>
            <w:tcBorders>
              <w:top w:val="single" w:sz="4" w:space="0" w:color="auto"/>
              <w:bottom w:val="single" w:sz="4" w:space="0" w:color="auto"/>
            </w:tcBorders>
            <w:vAlign w:val="center"/>
          </w:tcPr>
          <w:p w14:paraId="0691FAEB" w14:textId="47353391" w:rsidR="00D4243B" w:rsidRPr="009559BE" w:rsidRDefault="009D61E6" w:rsidP="009A059D">
            <w:pPr>
              <w:kinsoku w:val="0"/>
              <w:overflowPunct w:val="0"/>
              <w:spacing w:afterLines="20" w:after="48"/>
              <w:contextualSpacing/>
              <w:rPr>
                <w:w w:val="105"/>
              </w:rPr>
            </w:pPr>
            <w:r>
              <w:rPr>
                <w:w w:val="105"/>
              </w:rPr>
              <w:t>H</w:t>
            </w:r>
            <w:r w:rsidR="00D4243B">
              <w:rPr>
                <w:w w:val="105"/>
              </w:rPr>
              <w:t>ow many</w:t>
            </w:r>
            <w:r>
              <w:rPr>
                <w:w w:val="105"/>
              </w:rPr>
              <w:t xml:space="preserve"> donkeys are fed fodder cut inside the forest</w:t>
            </w:r>
            <w:r w:rsidR="00D4243B">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2953C4DE" w14:textId="5F080F73" w:rsidR="00D4243B" w:rsidRPr="009559BE" w:rsidRDefault="009D61E6" w:rsidP="009A059D">
            <w:pPr>
              <w:spacing w:afterLines="20" w:after="48"/>
              <w:contextualSpacing/>
              <w:rPr>
                <w:i/>
              </w:rPr>
            </w:pPr>
            <w:r>
              <w:rPr>
                <w:i/>
              </w:rPr>
              <w:t>(Numeric)</w:t>
            </w:r>
          </w:p>
        </w:tc>
      </w:tr>
      <w:tr w:rsidR="00B71EAD" w:rsidRPr="009559BE" w14:paraId="22E8A5F3" w14:textId="77777777" w:rsidTr="00DA1429">
        <w:trPr>
          <w:trHeight w:val="20"/>
        </w:trPr>
        <w:tc>
          <w:tcPr>
            <w:tcW w:w="574" w:type="dxa"/>
            <w:vAlign w:val="center"/>
          </w:tcPr>
          <w:p w14:paraId="102EEE17" w14:textId="2668F55A" w:rsidR="00C71DE8" w:rsidRPr="009559BE" w:rsidRDefault="00DA1429" w:rsidP="00DA1429">
            <w:pPr>
              <w:kinsoku w:val="0"/>
              <w:overflowPunct w:val="0"/>
              <w:spacing w:afterLines="20" w:after="48"/>
              <w:ind w:left="119" w:hanging="114"/>
              <w:contextualSpacing/>
              <w:rPr>
                <w:w w:val="105"/>
              </w:rPr>
            </w:pPr>
            <w:r>
              <w:rPr>
                <w:w w:val="105"/>
              </w:rPr>
              <w:t>M7</w:t>
            </w:r>
          </w:p>
        </w:tc>
        <w:tc>
          <w:tcPr>
            <w:tcW w:w="7200" w:type="dxa"/>
            <w:gridSpan w:val="3"/>
            <w:tcBorders>
              <w:top w:val="single" w:sz="4" w:space="0" w:color="auto"/>
              <w:bottom w:val="single" w:sz="4" w:space="0" w:color="auto"/>
            </w:tcBorders>
            <w:vAlign w:val="center"/>
          </w:tcPr>
          <w:p w14:paraId="737097EF" w14:textId="51A27488" w:rsidR="00C71DE8" w:rsidRPr="009559BE" w:rsidRDefault="00C71DE8" w:rsidP="00E0092D">
            <w:pPr>
              <w:kinsoku w:val="0"/>
              <w:overflowPunct w:val="0"/>
              <w:spacing w:afterLines="20" w:after="48"/>
              <w:contextualSpacing/>
              <w:rPr>
                <w:w w:val="105"/>
              </w:rPr>
            </w:pPr>
            <w:r w:rsidRPr="009559BE">
              <w:rPr>
                <w:w w:val="105"/>
              </w:rPr>
              <w:t>How many village chickens does your household own? (</w:t>
            </w:r>
            <w:r w:rsidRPr="009559BE">
              <w:rPr>
                <w:b/>
                <w:w w:val="105"/>
              </w:rPr>
              <w:t>chicken</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9559BE" w:rsidRDefault="00C71DE8" w:rsidP="00E0092D">
            <w:pPr>
              <w:spacing w:afterLines="20" w:after="48"/>
              <w:contextualSpacing/>
              <w:rPr>
                <w:i/>
              </w:rPr>
            </w:pPr>
            <w:r w:rsidRPr="009559BE">
              <w:rPr>
                <w:i/>
              </w:rPr>
              <w:t>(Numeric)</w:t>
            </w:r>
          </w:p>
        </w:tc>
      </w:tr>
      <w:tr w:rsidR="00B71EAD" w:rsidRPr="009559BE" w14:paraId="2F22F6C1" w14:textId="77777777" w:rsidTr="00DA1429">
        <w:trPr>
          <w:trHeight w:val="20"/>
        </w:trPr>
        <w:tc>
          <w:tcPr>
            <w:tcW w:w="574" w:type="dxa"/>
            <w:vAlign w:val="center"/>
          </w:tcPr>
          <w:p w14:paraId="523323F5" w14:textId="23993A64" w:rsidR="00C71DE8" w:rsidRPr="009559BE" w:rsidRDefault="00DA1429" w:rsidP="00DA1429">
            <w:pPr>
              <w:kinsoku w:val="0"/>
              <w:overflowPunct w:val="0"/>
              <w:spacing w:afterLines="20" w:after="48"/>
              <w:ind w:left="119" w:hanging="114"/>
              <w:contextualSpacing/>
              <w:rPr>
                <w:w w:val="105"/>
              </w:rPr>
            </w:pPr>
            <w:r>
              <w:rPr>
                <w:w w:val="105"/>
              </w:rPr>
              <w:t>M8</w:t>
            </w:r>
          </w:p>
        </w:tc>
        <w:tc>
          <w:tcPr>
            <w:tcW w:w="7200" w:type="dxa"/>
            <w:gridSpan w:val="3"/>
            <w:tcBorders>
              <w:top w:val="single" w:sz="4" w:space="0" w:color="auto"/>
              <w:bottom w:val="single" w:sz="4" w:space="0" w:color="auto"/>
            </w:tcBorders>
            <w:vAlign w:val="center"/>
          </w:tcPr>
          <w:p w14:paraId="0EF74F30" w14:textId="605D6F0E" w:rsidR="00C71DE8" w:rsidRPr="009559BE" w:rsidRDefault="00C71DE8" w:rsidP="00E0092D">
            <w:pPr>
              <w:kinsoku w:val="0"/>
              <w:overflowPunct w:val="0"/>
              <w:spacing w:afterLines="20" w:after="48"/>
              <w:contextualSpacing/>
              <w:rPr>
                <w:w w:val="105"/>
              </w:rPr>
            </w:pPr>
            <w:r w:rsidRPr="009559BE">
              <w:rPr>
                <w:w w:val="105"/>
              </w:rPr>
              <w:t>How many guinea fowls does your household own? (</w:t>
            </w:r>
            <w:r w:rsidRPr="009559BE">
              <w:rPr>
                <w:b/>
                <w:w w:val="105"/>
              </w:rPr>
              <w:t>guineafowls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9559BE" w:rsidRDefault="00C71DE8" w:rsidP="00E0092D">
            <w:pPr>
              <w:spacing w:afterLines="20" w:after="48"/>
              <w:contextualSpacing/>
              <w:rPr>
                <w:i/>
              </w:rPr>
            </w:pPr>
            <w:r w:rsidRPr="009559BE">
              <w:rPr>
                <w:i/>
              </w:rPr>
              <w:t>(Numeric)</w:t>
            </w:r>
          </w:p>
        </w:tc>
      </w:tr>
      <w:tr w:rsidR="00B71EAD" w:rsidRPr="009559BE" w14:paraId="1D84FB59" w14:textId="77777777" w:rsidTr="00DA1429">
        <w:trPr>
          <w:trHeight w:val="20"/>
        </w:trPr>
        <w:tc>
          <w:tcPr>
            <w:tcW w:w="574" w:type="dxa"/>
            <w:vAlign w:val="center"/>
          </w:tcPr>
          <w:p w14:paraId="6B6116B0" w14:textId="4861C6C0" w:rsidR="00C71DE8" w:rsidRPr="009559BE" w:rsidRDefault="00DA1429" w:rsidP="00DA1429">
            <w:pPr>
              <w:kinsoku w:val="0"/>
              <w:overflowPunct w:val="0"/>
              <w:spacing w:afterLines="20" w:after="48"/>
              <w:ind w:left="119" w:hanging="114"/>
              <w:contextualSpacing/>
              <w:rPr>
                <w:w w:val="105"/>
              </w:rPr>
            </w:pPr>
            <w:r>
              <w:rPr>
                <w:w w:val="105"/>
              </w:rPr>
              <w:t>M9</w:t>
            </w:r>
          </w:p>
        </w:tc>
        <w:tc>
          <w:tcPr>
            <w:tcW w:w="7200" w:type="dxa"/>
            <w:gridSpan w:val="3"/>
            <w:tcBorders>
              <w:top w:val="single" w:sz="4" w:space="0" w:color="auto"/>
              <w:bottom w:val="single" w:sz="4" w:space="0" w:color="auto"/>
            </w:tcBorders>
            <w:vAlign w:val="center"/>
          </w:tcPr>
          <w:p w14:paraId="06B05035" w14:textId="7B7A4A44" w:rsidR="00C71DE8" w:rsidRPr="009559BE" w:rsidRDefault="00C71DE8" w:rsidP="00E0092D">
            <w:pPr>
              <w:kinsoku w:val="0"/>
              <w:overflowPunct w:val="0"/>
              <w:spacing w:afterLines="20" w:after="48"/>
              <w:contextualSpacing/>
              <w:rPr>
                <w:w w:val="105"/>
              </w:rPr>
            </w:pPr>
            <w:r w:rsidRPr="009559BE">
              <w:rPr>
                <w:w w:val="105"/>
              </w:rPr>
              <w:t>How many ducks and geese does your household own? (</w:t>
            </w:r>
            <w:r w:rsidRPr="009559BE">
              <w:rPr>
                <w:b/>
                <w:w w:val="105"/>
              </w:rPr>
              <w:t>ducks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9559BE" w:rsidRDefault="00C71DE8" w:rsidP="00E0092D">
            <w:pPr>
              <w:spacing w:afterLines="20" w:after="48"/>
              <w:contextualSpacing/>
              <w:rPr>
                <w:i/>
              </w:rPr>
            </w:pPr>
            <w:r w:rsidRPr="009559BE">
              <w:rPr>
                <w:i/>
              </w:rPr>
              <w:t>(Numeric)</w:t>
            </w:r>
          </w:p>
        </w:tc>
      </w:tr>
      <w:tr w:rsidR="00B71EAD" w:rsidRPr="009559BE" w14:paraId="13902004" w14:textId="77777777" w:rsidTr="00DA1429">
        <w:trPr>
          <w:trHeight w:val="20"/>
        </w:trPr>
        <w:tc>
          <w:tcPr>
            <w:tcW w:w="574" w:type="dxa"/>
            <w:vAlign w:val="center"/>
          </w:tcPr>
          <w:p w14:paraId="11AB567C" w14:textId="6A1284F8" w:rsidR="00C71DE8" w:rsidRPr="009559BE" w:rsidRDefault="00DA1429" w:rsidP="00DA1429">
            <w:pPr>
              <w:kinsoku w:val="0"/>
              <w:overflowPunct w:val="0"/>
              <w:spacing w:afterLines="20" w:after="48"/>
              <w:ind w:left="119" w:right="-119" w:hanging="114"/>
              <w:contextualSpacing/>
              <w:rPr>
                <w:w w:val="105"/>
              </w:rPr>
            </w:pPr>
            <w:r>
              <w:rPr>
                <w:w w:val="105"/>
              </w:rPr>
              <w:t>M10</w:t>
            </w:r>
          </w:p>
        </w:tc>
        <w:tc>
          <w:tcPr>
            <w:tcW w:w="7200" w:type="dxa"/>
            <w:gridSpan w:val="3"/>
            <w:tcBorders>
              <w:top w:val="single" w:sz="4" w:space="0" w:color="auto"/>
              <w:bottom w:val="single" w:sz="4" w:space="0" w:color="auto"/>
            </w:tcBorders>
            <w:vAlign w:val="center"/>
          </w:tcPr>
          <w:p w14:paraId="099CB5A4" w14:textId="77777777" w:rsidR="00C71DE8" w:rsidRDefault="00C71DE8" w:rsidP="00E0092D">
            <w:pPr>
              <w:kinsoku w:val="0"/>
              <w:overflowPunct w:val="0"/>
              <w:spacing w:afterLines="20" w:after="48"/>
              <w:contextualSpacing/>
              <w:rPr>
                <w:w w:val="105"/>
              </w:rPr>
            </w:pPr>
            <w:r w:rsidRPr="009559BE">
              <w:rPr>
                <w:w w:val="105"/>
              </w:rPr>
              <w:t>How many goats does your household own? (</w:t>
            </w:r>
            <w:r w:rsidRPr="009559BE">
              <w:rPr>
                <w:b/>
                <w:w w:val="105"/>
              </w:rPr>
              <w:t>goats</w:t>
            </w:r>
            <w:r w:rsidRPr="009559BE">
              <w:rPr>
                <w:w w:val="105"/>
              </w:rPr>
              <w:t>)</w:t>
            </w:r>
          </w:p>
          <w:p w14:paraId="75217BA8" w14:textId="5BF0FDA3" w:rsidR="00DA1429" w:rsidRPr="00DA1429" w:rsidRDefault="00DA1429" w:rsidP="00E0092D">
            <w:pPr>
              <w:kinsoku w:val="0"/>
              <w:overflowPunct w:val="0"/>
              <w:spacing w:afterLines="20" w:after="48"/>
              <w:contextualSpacing/>
              <w:rPr>
                <w:i/>
                <w:w w:val="105"/>
              </w:rPr>
            </w:pPr>
            <w:r>
              <w:rPr>
                <w:i/>
                <w:w w:val="105"/>
              </w:rPr>
              <w:t>If 0, skip to M14</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9559BE" w:rsidRDefault="00C71DE8" w:rsidP="00E0092D">
            <w:pPr>
              <w:spacing w:afterLines="20" w:after="48"/>
              <w:contextualSpacing/>
              <w:rPr>
                <w:i/>
              </w:rPr>
            </w:pPr>
            <w:r w:rsidRPr="009559BE">
              <w:rPr>
                <w:i/>
              </w:rPr>
              <w:t>(Numeric)</w:t>
            </w:r>
          </w:p>
        </w:tc>
      </w:tr>
      <w:tr w:rsidR="00D634F1" w:rsidRPr="009559BE" w14:paraId="5E308CB6" w14:textId="77777777" w:rsidTr="00DA1429">
        <w:trPr>
          <w:trHeight w:val="20"/>
        </w:trPr>
        <w:tc>
          <w:tcPr>
            <w:tcW w:w="574" w:type="dxa"/>
            <w:vAlign w:val="center"/>
          </w:tcPr>
          <w:p w14:paraId="534A259C" w14:textId="63841A66" w:rsidR="00D634F1" w:rsidRPr="009559BE" w:rsidRDefault="00DA1429" w:rsidP="00DA1429">
            <w:pPr>
              <w:kinsoku w:val="0"/>
              <w:overflowPunct w:val="0"/>
              <w:spacing w:afterLines="20" w:after="48"/>
              <w:ind w:left="119" w:hanging="114"/>
              <w:contextualSpacing/>
              <w:rPr>
                <w:w w:val="105"/>
              </w:rPr>
            </w:pPr>
            <w:r>
              <w:rPr>
                <w:w w:val="105"/>
              </w:rPr>
              <w:t>M11</w:t>
            </w:r>
          </w:p>
        </w:tc>
        <w:tc>
          <w:tcPr>
            <w:tcW w:w="4680" w:type="dxa"/>
            <w:gridSpan w:val="2"/>
            <w:tcBorders>
              <w:top w:val="single" w:sz="4" w:space="0" w:color="auto"/>
              <w:bottom w:val="single" w:sz="4" w:space="0" w:color="auto"/>
              <w:right w:val="nil"/>
            </w:tcBorders>
            <w:vAlign w:val="center"/>
          </w:tcPr>
          <w:p w14:paraId="473F44BC" w14:textId="77777777" w:rsidR="00D634F1" w:rsidRDefault="00D634F1" w:rsidP="00D634F1">
            <w:pPr>
              <w:kinsoku w:val="0"/>
              <w:overflowPunct w:val="0"/>
              <w:spacing w:afterLines="20" w:after="48"/>
              <w:contextualSpacing/>
              <w:rPr>
                <w:w w:val="105"/>
              </w:rPr>
            </w:pPr>
            <w:r>
              <w:rPr>
                <w:w w:val="105"/>
              </w:rPr>
              <w:t>Do any of your goats graze in the forest?</w:t>
            </w:r>
          </w:p>
          <w:p w14:paraId="5E91C044" w14:textId="613CB710" w:rsidR="00DA1429" w:rsidRPr="00DA1429" w:rsidRDefault="00DA1429" w:rsidP="00D634F1">
            <w:pPr>
              <w:kinsoku w:val="0"/>
              <w:overflowPunct w:val="0"/>
              <w:spacing w:afterLines="20" w:after="48"/>
              <w:contextualSpacing/>
              <w:rPr>
                <w:i/>
                <w:w w:val="105"/>
              </w:rPr>
            </w:pPr>
            <w:r>
              <w:rPr>
                <w:i/>
                <w:w w:val="105"/>
              </w:rPr>
              <w:t>If 0, skip to M13</w:t>
            </w:r>
          </w:p>
        </w:tc>
        <w:tc>
          <w:tcPr>
            <w:tcW w:w="4320" w:type="dxa"/>
            <w:gridSpan w:val="3"/>
            <w:tcBorders>
              <w:top w:val="single" w:sz="4" w:space="0" w:color="auto"/>
              <w:left w:val="nil"/>
              <w:bottom w:val="single" w:sz="4" w:space="0" w:color="auto"/>
            </w:tcBorders>
          </w:tcPr>
          <w:p w14:paraId="1889CE71" w14:textId="4BA4BCB0" w:rsidR="00D634F1" w:rsidRDefault="00B41661" w:rsidP="009A059D">
            <w:r>
              <w:t>0</w:t>
            </w:r>
            <w:r w:rsidR="00D634F1">
              <w:t>=No</w:t>
            </w:r>
          </w:p>
          <w:p w14:paraId="172C12F0" w14:textId="14C9F506" w:rsidR="00D634F1" w:rsidRPr="00D634F1" w:rsidRDefault="00B41661" w:rsidP="00D634F1">
            <w:r>
              <w:t>1</w:t>
            </w:r>
            <w:r w:rsidR="00D634F1">
              <w:t>=Yes</w:t>
            </w:r>
            <w:r w:rsidR="00D634F1" w:rsidRPr="00F82CC8" w:rsidDel="00226116">
              <w:t xml:space="preserve"> </w:t>
            </w:r>
          </w:p>
        </w:tc>
        <w:tc>
          <w:tcPr>
            <w:tcW w:w="540" w:type="dxa"/>
            <w:tcBorders>
              <w:top w:val="single" w:sz="18" w:space="0" w:color="auto"/>
              <w:left w:val="single" w:sz="18" w:space="0" w:color="auto"/>
              <w:bottom w:val="single" w:sz="18" w:space="0" w:color="auto"/>
              <w:right w:val="single" w:sz="18" w:space="0" w:color="auto"/>
            </w:tcBorders>
          </w:tcPr>
          <w:p w14:paraId="10DF363D"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D634F1" w:rsidRPr="009559BE" w14:paraId="4C9C0B6C" w14:textId="77777777" w:rsidTr="00DA1429">
        <w:trPr>
          <w:trHeight w:val="20"/>
        </w:trPr>
        <w:tc>
          <w:tcPr>
            <w:tcW w:w="574" w:type="dxa"/>
            <w:vAlign w:val="center"/>
          </w:tcPr>
          <w:p w14:paraId="0793180F" w14:textId="5DF5A201" w:rsidR="00D634F1" w:rsidRPr="009559BE" w:rsidRDefault="00DA1429" w:rsidP="00DA1429">
            <w:pPr>
              <w:kinsoku w:val="0"/>
              <w:overflowPunct w:val="0"/>
              <w:spacing w:afterLines="20" w:after="48"/>
              <w:ind w:left="119" w:hanging="114"/>
              <w:contextualSpacing/>
              <w:rPr>
                <w:w w:val="105"/>
              </w:rPr>
            </w:pPr>
            <w:r>
              <w:rPr>
                <w:w w:val="105"/>
              </w:rPr>
              <w:t>M12</w:t>
            </w:r>
          </w:p>
        </w:tc>
        <w:tc>
          <w:tcPr>
            <w:tcW w:w="7200" w:type="dxa"/>
            <w:gridSpan w:val="3"/>
            <w:tcBorders>
              <w:top w:val="single" w:sz="4" w:space="0" w:color="auto"/>
              <w:bottom w:val="single" w:sz="4" w:space="0" w:color="auto"/>
            </w:tcBorders>
            <w:vAlign w:val="center"/>
          </w:tcPr>
          <w:p w14:paraId="310EA72E" w14:textId="3E35DF8F" w:rsidR="00D634F1" w:rsidRPr="009559BE" w:rsidRDefault="00DA1429" w:rsidP="009A059D">
            <w:pPr>
              <w:kinsoku w:val="0"/>
              <w:overflowPunct w:val="0"/>
              <w:spacing w:afterLines="20" w:after="48"/>
              <w:contextualSpacing/>
              <w:rPr>
                <w:w w:val="105"/>
              </w:rPr>
            </w:pPr>
            <w:r>
              <w:rPr>
                <w:w w:val="105"/>
              </w:rPr>
              <w:t>H</w:t>
            </w:r>
            <w:r w:rsidR="00D634F1">
              <w:rPr>
                <w:w w:val="105"/>
              </w:rPr>
              <w:t>ow many</w:t>
            </w:r>
            <w:r>
              <w:rPr>
                <w:w w:val="105"/>
              </w:rPr>
              <w:t xml:space="preserve"> goats graze in the forest</w:t>
            </w:r>
            <w:r w:rsidR="00D634F1">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1A305E3D" w14:textId="33CE3A3B" w:rsidR="00D634F1" w:rsidRPr="009559BE" w:rsidRDefault="00DA1429" w:rsidP="009A059D">
            <w:pPr>
              <w:spacing w:afterLines="20" w:after="48"/>
              <w:contextualSpacing/>
              <w:rPr>
                <w:i/>
              </w:rPr>
            </w:pPr>
            <w:r>
              <w:rPr>
                <w:i/>
              </w:rPr>
              <w:t>(Numeric)</w:t>
            </w:r>
          </w:p>
        </w:tc>
      </w:tr>
      <w:tr w:rsidR="00D634F1" w:rsidRPr="009559BE" w14:paraId="29BEE1E8" w14:textId="77777777" w:rsidTr="00DA1429">
        <w:trPr>
          <w:trHeight w:val="20"/>
        </w:trPr>
        <w:tc>
          <w:tcPr>
            <w:tcW w:w="574" w:type="dxa"/>
            <w:vAlign w:val="center"/>
          </w:tcPr>
          <w:p w14:paraId="196F1018" w14:textId="35685DF9" w:rsidR="00D634F1" w:rsidRPr="009559BE" w:rsidRDefault="00DA1429" w:rsidP="00DA1429">
            <w:pPr>
              <w:kinsoku w:val="0"/>
              <w:overflowPunct w:val="0"/>
              <w:spacing w:afterLines="20" w:after="48"/>
              <w:ind w:left="119" w:hanging="114"/>
              <w:contextualSpacing/>
              <w:rPr>
                <w:w w:val="105"/>
              </w:rPr>
            </w:pPr>
            <w:r>
              <w:rPr>
                <w:w w:val="105"/>
              </w:rPr>
              <w:t>M13</w:t>
            </w:r>
          </w:p>
        </w:tc>
        <w:tc>
          <w:tcPr>
            <w:tcW w:w="4680" w:type="dxa"/>
            <w:gridSpan w:val="2"/>
            <w:tcBorders>
              <w:top w:val="single" w:sz="4" w:space="0" w:color="auto"/>
              <w:bottom w:val="single" w:sz="4" w:space="0" w:color="auto"/>
              <w:right w:val="nil"/>
            </w:tcBorders>
            <w:vAlign w:val="center"/>
          </w:tcPr>
          <w:p w14:paraId="7147C7B0" w14:textId="77777777" w:rsidR="00D634F1" w:rsidRDefault="00D634F1" w:rsidP="00D634F1">
            <w:pPr>
              <w:kinsoku w:val="0"/>
              <w:overflowPunct w:val="0"/>
              <w:spacing w:afterLines="20" w:after="48"/>
              <w:contextualSpacing/>
              <w:rPr>
                <w:w w:val="105"/>
              </w:rPr>
            </w:pPr>
            <w:r>
              <w:rPr>
                <w:w w:val="105"/>
              </w:rPr>
              <w:t>Are any of your goats enclosed, but fed fodder that is cut inside the forest?</w:t>
            </w:r>
          </w:p>
          <w:p w14:paraId="54C924BC" w14:textId="69C493D6" w:rsidR="00DA1429" w:rsidRPr="00DA1429" w:rsidRDefault="00DA1429" w:rsidP="00D634F1">
            <w:pPr>
              <w:kinsoku w:val="0"/>
              <w:overflowPunct w:val="0"/>
              <w:spacing w:afterLines="20" w:after="48"/>
              <w:contextualSpacing/>
              <w:rPr>
                <w:i/>
                <w:w w:val="105"/>
              </w:rPr>
            </w:pPr>
            <w:r>
              <w:rPr>
                <w:i/>
                <w:w w:val="105"/>
              </w:rPr>
              <w:t>If 0, skip to M14</w:t>
            </w:r>
          </w:p>
        </w:tc>
        <w:tc>
          <w:tcPr>
            <w:tcW w:w="4320" w:type="dxa"/>
            <w:gridSpan w:val="3"/>
            <w:tcBorders>
              <w:top w:val="single" w:sz="4" w:space="0" w:color="auto"/>
              <w:left w:val="nil"/>
              <w:bottom w:val="single" w:sz="4" w:space="0" w:color="auto"/>
            </w:tcBorders>
          </w:tcPr>
          <w:p w14:paraId="43932D18" w14:textId="2DDCB292" w:rsidR="00D634F1" w:rsidRDefault="00B41661" w:rsidP="009A059D">
            <w:r>
              <w:t>0</w:t>
            </w:r>
            <w:r w:rsidR="00D634F1">
              <w:t>=No</w:t>
            </w:r>
          </w:p>
          <w:p w14:paraId="05BC5997" w14:textId="5DDD8020" w:rsidR="00D634F1" w:rsidRPr="009559BE" w:rsidRDefault="00B41661" w:rsidP="00D634F1">
            <w:pPr>
              <w:rPr>
                <w:w w:val="105"/>
              </w:rPr>
            </w:pPr>
            <w:r>
              <w:t>1</w:t>
            </w:r>
            <w:r w:rsidR="00D634F1">
              <w:t>=Yes</w:t>
            </w:r>
          </w:p>
        </w:tc>
        <w:tc>
          <w:tcPr>
            <w:tcW w:w="540" w:type="dxa"/>
            <w:tcBorders>
              <w:top w:val="single" w:sz="18" w:space="0" w:color="auto"/>
              <w:left w:val="single" w:sz="18" w:space="0" w:color="auto"/>
              <w:bottom w:val="single" w:sz="18" w:space="0" w:color="auto"/>
              <w:right w:val="single" w:sz="18" w:space="0" w:color="auto"/>
            </w:tcBorders>
          </w:tcPr>
          <w:p w14:paraId="25C5A104"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B71EAD" w:rsidRPr="009559BE" w14:paraId="54E40C4E" w14:textId="77777777" w:rsidTr="00DA1429">
        <w:trPr>
          <w:trHeight w:val="20"/>
        </w:trPr>
        <w:tc>
          <w:tcPr>
            <w:tcW w:w="574" w:type="dxa"/>
            <w:vAlign w:val="center"/>
          </w:tcPr>
          <w:p w14:paraId="1B28FEB0" w14:textId="7FE9DC24" w:rsidR="00C71DE8" w:rsidRPr="009559BE" w:rsidRDefault="00DA1429" w:rsidP="00DA1429">
            <w:pPr>
              <w:kinsoku w:val="0"/>
              <w:overflowPunct w:val="0"/>
              <w:spacing w:afterLines="20" w:after="48"/>
              <w:ind w:left="119" w:hanging="114"/>
              <w:contextualSpacing/>
              <w:rPr>
                <w:w w:val="105"/>
              </w:rPr>
            </w:pPr>
            <w:r>
              <w:rPr>
                <w:w w:val="105"/>
              </w:rPr>
              <w:t>M14</w:t>
            </w:r>
          </w:p>
        </w:tc>
        <w:tc>
          <w:tcPr>
            <w:tcW w:w="7200" w:type="dxa"/>
            <w:gridSpan w:val="3"/>
            <w:tcBorders>
              <w:top w:val="single" w:sz="4" w:space="0" w:color="auto"/>
              <w:bottom w:val="single" w:sz="4" w:space="0" w:color="auto"/>
            </w:tcBorders>
            <w:vAlign w:val="center"/>
          </w:tcPr>
          <w:p w14:paraId="0EBF797C" w14:textId="6123907A" w:rsidR="00C71DE8" w:rsidRPr="009559BE" w:rsidRDefault="00C71DE8" w:rsidP="00E0092D">
            <w:pPr>
              <w:kinsoku w:val="0"/>
              <w:overflowPunct w:val="0"/>
              <w:spacing w:afterLines="20" w:after="48"/>
              <w:contextualSpacing/>
              <w:rPr>
                <w:w w:val="105"/>
              </w:rPr>
            </w:pPr>
            <w:r w:rsidRPr="009559BE">
              <w:rPr>
                <w:w w:val="105"/>
              </w:rPr>
              <w:t>How many pigs does your household own? (</w:t>
            </w:r>
            <w:r w:rsidRPr="009559BE">
              <w:rPr>
                <w:b/>
                <w:w w:val="105"/>
              </w:rPr>
              <w:t>pigs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9559BE" w:rsidRDefault="00C71DE8" w:rsidP="00E0092D">
            <w:pPr>
              <w:spacing w:afterLines="20" w:after="48"/>
              <w:contextualSpacing/>
              <w:rPr>
                <w:i/>
              </w:rPr>
            </w:pPr>
            <w:r w:rsidRPr="009559BE">
              <w:rPr>
                <w:i/>
              </w:rPr>
              <w:t>(Numeric)</w:t>
            </w:r>
          </w:p>
        </w:tc>
      </w:tr>
      <w:tr w:rsidR="00B71EAD" w:rsidRPr="009559BE" w14:paraId="47EC25B4" w14:textId="77777777" w:rsidTr="00DA1429">
        <w:trPr>
          <w:trHeight w:val="20"/>
        </w:trPr>
        <w:tc>
          <w:tcPr>
            <w:tcW w:w="574" w:type="dxa"/>
            <w:vAlign w:val="center"/>
          </w:tcPr>
          <w:p w14:paraId="4BB8E174" w14:textId="49AF443E" w:rsidR="00C71DE8" w:rsidRPr="009559BE" w:rsidRDefault="00DA1429" w:rsidP="00DA1429">
            <w:pPr>
              <w:kinsoku w:val="0"/>
              <w:overflowPunct w:val="0"/>
              <w:spacing w:afterLines="20" w:after="48"/>
              <w:ind w:left="119" w:hanging="114"/>
              <w:contextualSpacing/>
              <w:rPr>
                <w:w w:val="105"/>
              </w:rPr>
            </w:pPr>
            <w:r>
              <w:rPr>
                <w:w w:val="105"/>
              </w:rPr>
              <w:t>M15</w:t>
            </w:r>
          </w:p>
        </w:tc>
        <w:tc>
          <w:tcPr>
            <w:tcW w:w="7200" w:type="dxa"/>
            <w:gridSpan w:val="3"/>
            <w:tcBorders>
              <w:top w:val="single" w:sz="4" w:space="0" w:color="auto"/>
              <w:bottom w:val="single" w:sz="4" w:space="0" w:color="auto"/>
            </w:tcBorders>
            <w:vAlign w:val="center"/>
          </w:tcPr>
          <w:p w14:paraId="0EAE062C" w14:textId="2C6A7250" w:rsidR="00C71DE8" w:rsidRPr="009559BE" w:rsidRDefault="00C71DE8" w:rsidP="00E0092D">
            <w:pPr>
              <w:kinsoku w:val="0"/>
              <w:overflowPunct w:val="0"/>
              <w:spacing w:afterLines="20" w:after="48"/>
              <w:contextualSpacing/>
              <w:rPr>
                <w:w w:val="105"/>
              </w:rPr>
            </w:pPr>
            <w:r w:rsidRPr="009559BE">
              <w:rPr>
                <w:w w:val="105"/>
              </w:rPr>
              <w:t>How many rabbits does your household own? (</w:t>
            </w:r>
            <w:r w:rsidRPr="009559BE">
              <w:rPr>
                <w:b/>
                <w:w w:val="105"/>
              </w:rPr>
              <w:t>rabbits</w:t>
            </w:r>
            <w:r w:rsidRPr="009559BE">
              <w:rPr>
                <w:w w:val="105"/>
              </w:rPr>
              <w:t>)</w:t>
            </w:r>
          </w:p>
        </w:tc>
        <w:tc>
          <w:tcPr>
            <w:tcW w:w="2340" w:type="dxa"/>
            <w:gridSpan w:val="3"/>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9559BE" w:rsidRDefault="00C71DE8" w:rsidP="00E0092D">
            <w:pPr>
              <w:spacing w:afterLines="20" w:after="48"/>
              <w:contextualSpacing/>
              <w:rPr>
                <w:i/>
              </w:rPr>
            </w:pPr>
            <w:r w:rsidRPr="009559BE">
              <w:rPr>
                <w:i/>
              </w:rPr>
              <w:t>(Numeric)</w:t>
            </w:r>
          </w:p>
        </w:tc>
      </w:tr>
      <w:tr w:rsidR="00B71EAD" w:rsidRPr="009559BE" w14:paraId="71C763F0" w14:textId="77777777" w:rsidTr="00DA1429">
        <w:trPr>
          <w:trHeight w:val="20"/>
        </w:trPr>
        <w:tc>
          <w:tcPr>
            <w:tcW w:w="664" w:type="dxa"/>
            <w:gridSpan w:val="2"/>
            <w:tcBorders>
              <w:right w:val="single" w:sz="4" w:space="0" w:color="auto"/>
            </w:tcBorders>
            <w:vAlign w:val="center"/>
          </w:tcPr>
          <w:p w14:paraId="496F5430" w14:textId="63D9DF67" w:rsidR="00C71DE8" w:rsidRPr="009559BE" w:rsidRDefault="00DA1429" w:rsidP="00E0092D">
            <w:pPr>
              <w:kinsoku w:val="0"/>
              <w:overflowPunct w:val="0"/>
              <w:spacing w:afterLines="20" w:after="48"/>
              <w:ind w:left="119"/>
              <w:contextualSpacing/>
              <w:rPr>
                <w:w w:val="105"/>
              </w:rPr>
            </w:pPr>
            <w:r>
              <w:rPr>
                <w:w w:val="105"/>
              </w:rPr>
              <w:t>M16</w:t>
            </w:r>
          </w:p>
        </w:tc>
        <w:tc>
          <w:tcPr>
            <w:tcW w:w="7200" w:type="dxa"/>
            <w:gridSpan w:val="3"/>
            <w:tcBorders>
              <w:top w:val="single" w:sz="4" w:space="0" w:color="auto"/>
              <w:left w:val="single" w:sz="4" w:space="0" w:color="auto"/>
              <w:bottom w:val="single" w:sz="4" w:space="0" w:color="auto"/>
              <w:right w:val="nil"/>
            </w:tcBorders>
            <w:vAlign w:val="center"/>
          </w:tcPr>
          <w:p w14:paraId="4EFDA18F" w14:textId="0AB02050" w:rsidR="00C71DE8" w:rsidRPr="009559BE" w:rsidRDefault="00C71DE8" w:rsidP="00E0092D">
            <w:pPr>
              <w:kinsoku w:val="0"/>
              <w:overflowPunct w:val="0"/>
              <w:spacing w:afterLines="20" w:after="48"/>
              <w:contextualSpacing/>
              <w:rPr>
                <w:w w:val="105"/>
              </w:rPr>
            </w:pPr>
            <w:r w:rsidRPr="009559BE">
              <w:rPr>
                <w:w w:val="105"/>
              </w:rPr>
              <w:t>How many pigeons does your household own? (</w:t>
            </w:r>
            <w:r w:rsidRPr="009559BE">
              <w:rPr>
                <w:b/>
                <w:w w:val="105"/>
              </w:rPr>
              <w:t>pigeons</w:t>
            </w:r>
            <w:r w:rsidRPr="009559BE">
              <w:rPr>
                <w:w w:val="105"/>
              </w:rPr>
              <w:t>)</w:t>
            </w:r>
          </w:p>
        </w:tc>
        <w:tc>
          <w:tcPr>
            <w:tcW w:w="2250" w:type="dxa"/>
            <w:gridSpan w:val="2"/>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9559BE" w:rsidRDefault="00C71DE8" w:rsidP="00E0092D">
            <w:pPr>
              <w:spacing w:afterLines="20" w:after="48"/>
              <w:contextualSpacing/>
              <w:rPr>
                <w:i/>
              </w:rPr>
            </w:pPr>
            <w:r w:rsidRPr="009559BE">
              <w:rPr>
                <w:i/>
              </w:rPr>
              <w:t>(Numeric)</w:t>
            </w:r>
          </w:p>
        </w:tc>
      </w:tr>
      <w:tr w:rsidR="00B71EAD" w:rsidRPr="009559BE" w14:paraId="2C3C95F6" w14:textId="77777777" w:rsidTr="00DA1429">
        <w:trPr>
          <w:trHeight w:val="20"/>
        </w:trPr>
        <w:tc>
          <w:tcPr>
            <w:tcW w:w="664" w:type="dxa"/>
            <w:gridSpan w:val="2"/>
            <w:tcBorders>
              <w:right w:val="single" w:sz="4" w:space="0" w:color="auto"/>
            </w:tcBorders>
            <w:vAlign w:val="center"/>
          </w:tcPr>
          <w:p w14:paraId="0951F18A" w14:textId="385C6D4D" w:rsidR="00C71DE8" w:rsidRPr="009559BE" w:rsidRDefault="00DA1429" w:rsidP="00E0092D">
            <w:pPr>
              <w:kinsoku w:val="0"/>
              <w:overflowPunct w:val="0"/>
              <w:spacing w:afterLines="20" w:after="48"/>
              <w:ind w:left="119"/>
              <w:contextualSpacing/>
              <w:rPr>
                <w:w w:val="105"/>
              </w:rPr>
            </w:pPr>
            <w:r>
              <w:rPr>
                <w:w w:val="105"/>
              </w:rPr>
              <w:t>M17</w:t>
            </w:r>
          </w:p>
        </w:tc>
        <w:tc>
          <w:tcPr>
            <w:tcW w:w="7200" w:type="dxa"/>
            <w:gridSpan w:val="3"/>
            <w:tcBorders>
              <w:top w:val="single" w:sz="4" w:space="0" w:color="auto"/>
              <w:left w:val="single" w:sz="4" w:space="0" w:color="auto"/>
              <w:bottom w:val="single" w:sz="4" w:space="0" w:color="auto"/>
              <w:right w:val="nil"/>
            </w:tcBorders>
            <w:vAlign w:val="center"/>
          </w:tcPr>
          <w:p w14:paraId="27ABFEA5" w14:textId="21D447D9" w:rsidR="00C71DE8" w:rsidRPr="009559BE" w:rsidRDefault="00C71DE8" w:rsidP="00E0092D">
            <w:pPr>
              <w:kinsoku w:val="0"/>
              <w:overflowPunct w:val="0"/>
              <w:spacing w:afterLines="20" w:after="48"/>
              <w:contextualSpacing/>
              <w:rPr>
                <w:w w:val="105"/>
              </w:rPr>
            </w:pPr>
            <w:r w:rsidRPr="009559BE">
              <w:rPr>
                <w:w w:val="105"/>
              </w:rPr>
              <w:t>How many oxen does your household have? (</w:t>
            </w:r>
            <w:r w:rsidRPr="009559BE">
              <w:rPr>
                <w:b/>
                <w:w w:val="105"/>
              </w:rPr>
              <w:t>ox</w:t>
            </w:r>
            <w:r w:rsidRPr="009559BE">
              <w:rPr>
                <w:w w:val="105"/>
              </w:rPr>
              <w:t>)</w:t>
            </w:r>
          </w:p>
        </w:tc>
        <w:tc>
          <w:tcPr>
            <w:tcW w:w="2250" w:type="dxa"/>
            <w:gridSpan w:val="2"/>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9559BE" w:rsidRDefault="00C71DE8" w:rsidP="00E0092D">
            <w:pPr>
              <w:spacing w:afterLines="20" w:after="48"/>
              <w:contextualSpacing/>
              <w:rPr>
                <w:i/>
              </w:rPr>
            </w:pPr>
            <w:r w:rsidRPr="009559BE">
              <w:rPr>
                <w:i/>
              </w:rPr>
              <w:t>(Numeric)</w:t>
            </w:r>
          </w:p>
        </w:tc>
      </w:tr>
      <w:tr w:rsidR="00B71EAD" w:rsidRPr="009559BE" w14:paraId="67E0B688" w14:textId="77777777" w:rsidTr="00DA1429">
        <w:trPr>
          <w:trHeight w:val="20"/>
        </w:trPr>
        <w:tc>
          <w:tcPr>
            <w:tcW w:w="664" w:type="dxa"/>
            <w:gridSpan w:val="2"/>
            <w:tcBorders>
              <w:right w:val="single" w:sz="4" w:space="0" w:color="auto"/>
            </w:tcBorders>
            <w:vAlign w:val="center"/>
          </w:tcPr>
          <w:p w14:paraId="2B51D00A" w14:textId="4CD9F89E" w:rsidR="00C71DE8" w:rsidRPr="009559BE" w:rsidRDefault="00DA1429" w:rsidP="00E0092D">
            <w:pPr>
              <w:kinsoku w:val="0"/>
              <w:overflowPunct w:val="0"/>
              <w:spacing w:afterLines="20" w:after="48"/>
              <w:ind w:left="119"/>
              <w:contextualSpacing/>
              <w:rPr>
                <w:w w:val="105"/>
              </w:rPr>
            </w:pPr>
            <w:r>
              <w:rPr>
                <w:w w:val="105"/>
              </w:rPr>
              <w:t>M18</w:t>
            </w:r>
          </w:p>
        </w:tc>
        <w:tc>
          <w:tcPr>
            <w:tcW w:w="7200" w:type="dxa"/>
            <w:gridSpan w:val="3"/>
            <w:tcBorders>
              <w:top w:val="single" w:sz="4" w:space="0" w:color="auto"/>
              <w:left w:val="single" w:sz="4" w:space="0" w:color="auto"/>
              <w:bottom w:val="single" w:sz="4" w:space="0" w:color="auto"/>
              <w:right w:val="nil"/>
            </w:tcBorders>
            <w:vAlign w:val="center"/>
          </w:tcPr>
          <w:p w14:paraId="7CA6E905" w14:textId="67D51ECE" w:rsidR="00C71DE8" w:rsidRPr="009559BE" w:rsidRDefault="00C71DE8" w:rsidP="00E0092D">
            <w:pPr>
              <w:kinsoku w:val="0"/>
              <w:overflowPunct w:val="0"/>
              <w:spacing w:afterLines="20" w:after="48"/>
              <w:contextualSpacing/>
              <w:rPr>
                <w:w w:val="105"/>
              </w:rPr>
            </w:pPr>
            <w:r w:rsidRPr="009559BE">
              <w:rPr>
                <w:w w:val="105"/>
              </w:rPr>
              <w:t>How many turkeys does your household have? (</w:t>
            </w:r>
            <w:r w:rsidRPr="009559BE">
              <w:rPr>
                <w:b/>
                <w:w w:val="105"/>
              </w:rPr>
              <w:t>turkey</w:t>
            </w:r>
            <w:r w:rsidRPr="009559BE">
              <w:rPr>
                <w:w w:val="105"/>
              </w:rPr>
              <w:t>)</w:t>
            </w:r>
          </w:p>
        </w:tc>
        <w:tc>
          <w:tcPr>
            <w:tcW w:w="2250" w:type="dxa"/>
            <w:gridSpan w:val="2"/>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9559BE" w:rsidRDefault="00C71DE8" w:rsidP="00E0092D">
            <w:pPr>
              <w:spacing w:afterLines="20" w:after="48"/>
              <w:contextualSpacing/>
              <w:rPr>
                <w:i/>
              </w:rPr>
            </w:pPr>
            <w:r w:rsidRPr="009559BE">
              <w:rPr>
                <w:i/>
              </w:rPr>
              <w:t>(Numeric)</w:t>
            </w:r>
          </w:p>
        </w:tc>
      </w:tr>
    </w:tbl>
    <w:p w14:paraId="32C771BF" w14:textId="77777777" w:rsidR="00C71DE8" w:rsidRDefault="00C71DE8" w:rsidP="001512DD">
      <w:pPr>
        <w:pStyle w:val="CommentText"/>
        <w:spacing w:afterLines="20" w:after="48"/>
        <w:contextualSpacing/>
        <w:rPr>
          <w:sz w:val="22"/>
          <w:szCs w:val="22"/>
        </w:rPr>
      </w:pPr>
    </w:p>
    <w:p w14:paraId="26EAC98D" w14:textId="77777777" w:rsidR="00D4243B" w:rsidRDefault="00D4243B" w:rsidP="001512DD">
      <w:pPr>
        <w:pStyle w:val="CommentText"/>
        <w:spacing w:afterLines="20" w:after="48"/>
        <w:contextualSpacing/>
        <w:rPr>
          <w:sz w:val="22"/>
          <w:szCs w:val="22"/>
        </w:rPr>
      </w:pPr>
    </w:p>
    <w:p w14:paraId="1842FECA" w14:textId="77777777" w:rsidR="00D4243B" w:rsidRDefault="00D4243B" w:rsidP="001512DD">
      <w:pPr>
        <w:pStyle w:val="CommentText"/>
        <w:spacing w:afterLines="20" w:after="48"/>
        <w:contextualSpacing/>
        <w:rPr>
          <w:sz w:val="22"/>
          <w:szCs w:val="22"/>
        </w:rPr>
      </w:pPr>
    </w:p>
    <w:p w14:paraId="5D3559AE" w14:textId="77777777" w:rsidR="00D4243B" w:rsidRDefault="00D4243B" w:rsidP="001512DD">
      <w:pPr>
        <w:pStyle w:val="CommentText"/>
        <w:spacing w:afterLines="20" w:after="48"/>
        <w:contextualSpacing/>
        <w:rPr>
          <w:sz w:val="22"/>
          <w:szCs w:val="22"/>
        </w:rPr>
      </w:pPr>
    </w:p>
    <w:p w14:paraId="62BE614B" w14:textId="77777777" w:rsidR="00D4243B" w:rsidRPr="009559BE" w:rsidRDefault="00D4243B" w:rsidP="001512DD">
      <w:pPr>
        <w:pStyle w:val="CommentText"/>
        <w:spacing w:afterLines="20" w:after="48"/>
        <w:contextualSpacing/>
        <w:rPr>
          <w:sz w:val="22"/>
          <w:szCs w:val="22"/>
        </w:rPr>
      </w:pPr>
    </w:p>
    <w:p w14:paraId="48023ECC" w14:textId="77777777" w:rsidR="00E0092D" w:rsidRPr="009559BE" w:rsidRDefault="00E0092D">
      <w:pPr>
        <w:rPr>
          <w:rFonts w:eastAsia="Times New Roman" w:cs="Times New Roman"/>
          <w:b/>
          <w:bCs/>
        </w:rPr>
      </w:pPr>
      <w:r w:rsidRPr="009559BE">
        <w:rPr>
          <w:rFonts w:eastAsia="Times New Roman" w:cs="Times New Roman"/>
          <w:b/>
          <w:bCs/>
        </w:rPr>
        <w:br w:type="page"/>
      </w:r>
    </w:p>
    <w:p w14:paraId="0E2F6497" w14:textId="6A54886A" w:rsidR="00C71DE8" w:rsidRPr="009559BE" w:rsidRDefault="00C71DE8" w:rsidP="001512DD">
      <w:pPr>
        <w:spacing w:afterLines="20" w:after="48" w:line="240" w:lineRule="auto"/>
        <w:contextualSpacing/>
        <w:rPr>
          <w:rFonts w:eastAsia="Times New Roman" w:cs="Times New Roman"/>
          <w:b/>
          <w:bCs/>
        </w:rPr>
      </w:pPr>
      <w:commentRangeStart w:id="1396"/>
      <w:r w:rsidRPr="009559BE">
        <w:rPr>
          <w:rFonts w:eastAsia="Times New Roman" w:cs="Times New Roman"/>
          <w:b/>
          <w:bCs/>
        </w:rPr>
        <w:t>N. HOUSEHOLD AND AGRICULTURAL ASSETS</w:t>
      </w:r>
      <w:commentRangeEnd w:id="1396"/>
      <w:r w:rsidR="006A3EA6">
        <w:rPr>
          <w:rStyle w:val="CommentReference"/>
        </w:rPr>
        <w:commentReference w:id="1396"/>
      </w:r>
    </w:p>
    <w:p w14:paraId="4B32A423"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10064" w:type="dxa"/>
        <w:tblInd w:w="8" w:type="dxa"/>
        <w:tblLayout w:type="fixed"/>
        <w:tblCellMar>
          <w:left w:w="29" w:type="dxa"/>
          <w:right w:w="29" w:type="dxa"/>
        </w:tblCellMar>
        <w:tblLook w:val="0000" w:firstRow="0" w:lastRow="0" w:firstColumn="0" w:lastColumn="0" w:noHBand="0" w:noVBand="0"/>
      </w:tblPr>
      <w:tblGrid>
        <w:gridCol w:w="720"/>
        <w:gridCol w:w="3584"/>
        <w:gridCol w:w="1920"/>
        <w:gridCol w:w="1920"/>
        <w:gridCol w:w="1920"/>
      </w:tblGrid>
      <w:tr w:rsidR="00B71EAD" w:rsidRPr="009559BE" w14:paraId="7F3C3E37" w14:textId="77777777" w:rsidTr="00CD018F">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D66AC4" w:rsidRPr="009559BE" w:rsidRDefault="00D66AC4" w:rsidP="001512DD">
            <w:pPr>
              <w:kinsoku w:val="0"/>
              <w:overflowPunct w:val="0"/>
              <w:spacing w:afterLines="20" w:after="48" w:line="240" w:lineRule="auto"/>
              <w:ind w:left="119"/>
              <w:contextualSpacing/>
              <w:rPr>
                <w:b/>
                <w:w w:val="105"/>
              </w:rPr>
            </w:pPr>
            <w:r w:rsidRPr="009559BE">
              <w:rPr>
                <w:b/>
                <w:w w:val="105"/>
              </w:rPr>
              <w:t>item_id</w:t>
            </w:r>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How many of these items-</w:t>
            </w:r>
          </w:p>
          <w:p w14:paraId="630A61FA" w14:textId="77777777" w:rsidR="00D66AC4" w:rsidRPr="009559BE" w:rsidRDefault="00D66AC4" w:rsidP="001512DD">
            <w:pPr>
              <w:kinsoku w:val="0"/>
              <w:overflowPunct w:val="0"/>
              <w:spacing w:afterLines="20" w:after="48" w:line="240" w:lineRule="auto"/>
              <w:ind w:left="119"/>
              <w:contextualSpacing/>
              <w:rPr>
                <w:w w:val="105"/>
              </w:rPr>
            </w:pPr>
          </w:p>
          <w:p w14:paraId="205DB24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item</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458DFED3" w14:textId="760BAFE8" w:rsidR="00D66AC4" w:rsidRPr="009559BE" w:rsidRDefault="00DA1429" w:rsidP="001512DD">
            <w:pPr>
              <w:kinsoku w:val="0"/>
              <w:overflowPunct w:val="0"/>
              <w:spacing w:afterLines="20" w:after="48" w:line="240" w:lineRule="auto"/>
              <w:ind w:left="119"/>
              <w:contextualSpacing/>
              <w:rPr>
                <w:w w:val="105"/>
              </w:rPr>
            </w:pPr>
            <w:r>
              <w:rPr>
                <w:w w:val="105"/>
              </w:rPr>
              <w:t xml:space="preserve">a) </w:t>
            </w:r>
            <w:r w:rsidR="00D66AC4" w:rsidRPr="009559BE">
              <w:rPr>
                <w:w w:val="105"/>
              </w:rPr>
              <w:t>-do you currently own?</w:t>
            </w:r>
          </w:p>
          <w:p w14:paraId="7375D019" w14:textId="77777777" w:rsidR="00D66AC4" w:rsidRPr="009559BE" w:rsidRDefault="00D66AC4" w:rsidP="001512DD">
            <w:pPr>
              <w:kinsoku w:val="0"/>
              <w:overflowPunct w:val="0"/>
              <w:spacing w:afterLines="20" w:after="48" w:line="240" w:lineRule="auto"/>
              <w:ind w:left="119"/>
              <w:contextualSpacing/>
              <w:rPr>
                <w:w w:val="105"/>
              </w:rPr>
            </w:pPr>
          </w:p>
          <w:p w14:paraId="09BD3B0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n_ownnow</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3B8F582F" w14:textId="396846C6" w:rsidR="00D66AC4" w:rsidRPr="009559BE" w:rsidRDefault="00DA1429" w:rsidP="001512DD">
            <w:pPr>
              <w:kinsoku w:val="0"/>
              <w:overflowPunct w:val="0"/>
              <w:spacing w:afterLines="20" w:after="48" w:line="240" w:lineRule="auto"/>
              <w:ind w:left="119"/>
              <w:contextualSpacing/>
              <w:rPr>
                <w:w w:val="105"/>
              </w:rPr>
            </w:pPr>
            <w:r>
              <w:rPr>
                <w:w w:val="105"/>
              </w:rPr>
              <w:t xml:space="preserve">b) </w:t>
            </w:r>
            <w:r w:rsidR="00D66AC4" w:rsidRPr="009559BE">
              <w:rPr>
                <w:w w:val="105"/>
              </w:rPr>
              <w:t xml:space="preserve">-are in working condition? </w:t>
            </w:r>
          </w:p>
        </w:tc>
        <w:tc>
          <w:tcPr>
            <w:tcW w:w="1920" w:type="dxa"/>
            <w:tcBorders>
              <w:top w:val="single" w:sz="12" w:space="0" w:color="000000"/>
              <w:left w:val="single" w:sz="6" w:space="0" w:color="000000"/>
              <w:bottom w:val="single" w:sz="12" w:space="0" w:color="000000"/>
              <w:right w:val="single" w:sz="6" w:space="0" w:color="000000"/>
            </w:tcBorders>
          </w:tcPr>
          <w:p w14:paraId="0536E396" w14:textId="706FFE8E" w:rsidR="00D66AC4" w:rsidRPr="009559BE" w:rsidRDefault="00DA1429" w:rsidP="001512DD">
            <w:pPr>
              <w:kinsoku w:val="0"/>
              <w:overflowPunct w:val="0"/>
              <w:spacing w:afterLines="20" w:after="48" w:line="240" w:lineRule="auto"/>
              <w:ind w:left="119"/>
              <w:contextualSpacing/>
              <w:rPr>
                <w:w w:val="105"/>
              </w:rPr>
            </w:pPr>
            <w:r>
              <w:rPr>
                <w:w w:val="105"/>
              </w:rPr>
              <w:t xml:space="preserve">c) </w:t>
            </w:r>
            <w:r w:rsidR="00D66AC4" w:rsidRPr="009559BE">
              <w:rPr>
                <w:w w:val="105"/>
              </w:rPr>
              <w:t>-have you purchased in the</w:t>
            </w:r>
          </w:p>
          <w:p w14:paraId="25C5A32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last year?</w:t>
            </w:r>
          </w:p>
          <w:p w14:paraId="2A1192D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no_past</w:t>
            </w:r>
            <w:r w:rsidRPr="009559BE">
              <w:rPr>
                <w:w w:val="105"/>
              </w:rPr>
              <w:t>)</w:t>
            </w:r>
          </w:p>
        </w:tc>
      </w:tr>
      <w:tr w:rsidR="00B71EAD" w:rsidRPr="009559BE" w14:paraId="0C0B3940" w14:textId="77777777" w:rsidTr="00CD018F">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D66AC4" w:rsidRPr="009559BE" w:rsidRDefault="00D66AC4" w:rsidP="001512DD">
            <w:pPr>
              <w:spacing w:afterLines="20" w:after="48" w:line="240" w:lineRule="auto"/>
              <w:ind w:left="119"/>
              <w:contextualSpacing/>
              <w:rPr>
                <w:w w:val="105"/>
              </w:rPr>
            </w:pPr>
            <w:r w:rsidRPr="009559BE">
              <w:rPr>
                <w:w w:val="105"/>
              </w:rPr>
              <w:t>Mobile Phone (</w:t>
            </w:r>
            <w:r w:rsidRPr="009559BE">
              <w:rPr>
                <w:b/>
                <w:w w:val="105"/>
              </w:rPr>
              <w:t>phone</w:t>
            </w:r>
            <w:r w:rsidRPr="009559BE">
              <w:rPr>
                <w:w w:val="105"/>
              </w:rPr>
              <w:t>)</w:t>
            </w:r>
          </w:p>
        </w:tc>
        <w:tc>
          <w:tcPr>
            <w:tcW w:w="1920" w:type="dxa"/>
            <w:tcBorders>
              <w:top w:val="single" w:sz="12" w:space="0" w:color="000000"/>
              <w:left w:val="single" w:sz="6" w:space="0" w:color="000000"/>
              <w:bottom w:val="single" w:sz="6" w:space="0" w:color="000000"/>
              <w:right w:val="single" w:sz="6" w:space="0" w:color="000000"/>
            </w:tcBorders>
          </w:tcPr>
          <w:p w14:paraId="497588D8"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3D0FA0C2"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1B970799" w14:textId="77777777" w:rsidR="00D66AC4" w:rsidRPr="009559BE" w:rsidRDefault="00D66AC4" w:rsidP="001512DD">
            <w:pPr>
              <w:spacing w:afterLines="20" w:after="48" w:line="240" w:lineRule="auto"/>
              <w:contextualSpacing/>
              <w:rPr>
                <w:i/>
              </w:rPr>
            </w:pPr>
          </w:p>
        </w:tc>
      </w:tr>
      <w:tr w:rsidR="00B71EAD" w:rsidRPr="009559BE" w14:paraId="62C5A10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D66AC4" w:rsidRPr="009559BE" w:rsidRDefault="00D66AC4" w:rsidP="001512DD">
            <w:pPr>
              <w:spacing w:afterLines="20" w:after="48" w:line="240" w:lineRule="auto"/>
              <w:ind w:left="119"/>
              <w:contextualSpacing/>
              <w:rPr>
                <w:w w:val="105"/>
              </w:rPr>
            </w:pPr>
            <w:r w:rsidRPr="009559BE">
              <w:rPr>
                <w:w w:val="105"/>
              </w:rPr>
              <w:t>Radio (</w:t>
            </w:r>
            <w:r w:rsidRPr="009559BE">
              <w:rPr>
                <w:b/>
                <w:w w:val="105"/>
              </w:rPr>
              <w:t>radio</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5A4F39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42160E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F8EC26D" w14:textId="77777777" w:rsidR="00D66AC4" w:rsidRPr="009559BE" w:rsidRDefault="00D66AC4" w:rsidP="001512DD">
            <w:pPr>
              <w:spacing w:afterLines="20" w:after="48" w:line="240" w:lineRule="auto"/>
              <w:contextualSpacing/>
              <w:rPr>
                <w:i/>
              </w:rPr>
            </w:pPr>
          </w:p>
        </w:tc>
      </w:tr>
      <w:tr w:rsidR="00B71EAD" w:rsidRPr="009559BE" w14:paraId="58E782E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D66AC4" w:rsidRPr="009559BE" w:rsidRDefault="00D66AC4" w:rsidP="001512DD">
            <w:pPr>
              <w:spacing w:afterLines="20" w:after="48" w:line="240" w:lineRule="auto"/>
              <w:ind w:left="119"/>
              <w:contextualSpacing/>
              <w:rPr>
                <w:w w:val="105"/>
              </w:rPr>
            </w:pPr>
            <w:r w:rsidRPr="009559BE">
              <w:rPr>
                <w:w w:val="105"/>
              </w:rPr>
              <w:t>TV (</w:t>
            </w:r>
            <w:r w:rsidRPr="009559BE">
              <w:rPr>
                <w:b/>
                <w:w w:val="105"/>
              </w:rPr>
              <w:t>tv</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655F4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A8179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42ACC2B" w14:textId="77777777" w:rsidR="00D66AC4" w:rsidRPr="009559BE" w:rsidRDefault="00D66AC4" w:rsidP="001512DD">
            <w:pPr>
              <w:spacing w:afterLines="20" w:after="48" w:line="240" w:lineRule="auto"/>
              <w:contextualSpacing/>
              <w:rPr>
                <w:i/>
              </w:rPr>
            </w:pPr>
          </w:p>
        </w:tc>
      </w:tr>
      <w:tr w:rsidR="00B71EAD" w:rsidRPr="009559BE" w14:paraId="1E74BB4D"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D66AC4" w:rsidRPr="009559BE" w:rsidRDefault="00D66AC4" w:rsidP="001512DD">
            <w:pPr>
              <w:spacing w:afterLines="20" w:after="48" w:line="240" w:lineRule="auto"/>
              <w:ind w:left="119"/>
              <w:contextualSpacing/>
              <w:rPr>
                <w:w w:val="105"/>
              </w:rPr>
            </w:pPr>
            <w:r w:rsidRPr="009559BE">
              <w:rPr>
                <w:w w:val="105"/>
              </w:rPr>
              <w:t>Cars, Vans, Pick-up Trucks (</w:t>
            </w:r>
            <w:r w:rsidRPr="009559BE">
              <w:rPr>
                <w:b/>
                <w:w w:val="105"/>
              </w:rPr>
              <w:t>car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0E31B1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4291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5F90D01" w14:textId="77777777" w:rsidR="00D66AC4" w:rsidRPr="009559BE" w:rsidRDefault="00D66AC4" w:rsidP="001512DD">
            <w:pPr>
              <w:spacing w:afterLines="20" w:after="48" w:line="240" w:lineRule="auto"/>
              <w:contextualSpacing/>
              <w:rPr>
                <w:i/>
              </w:rPr>
            </w:pPr>
          </w:p>
        </w:tc>
      </w:tr>
      <w:tr w:rsidR="00B71EAD" w:rsidRPr="009559BE" w14:paraId="1D48B2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D66AC4" w:rsidRPr="009559BE" w:rsidRDefault="00D66AC4" w:rsidP="001512DD">
            <w:pPr>
              <w:spacing w:afterLines="20" w:after="48" w:line="240" w:lineRule="auto"/>
              <w:ind w:left="119"/>
              <w:contextualSpacing/>
              <w:rPr>
                <w:w w:val="105"/>
              </w:rPr>
            </w:pPr>
            <w:r w:rsidRPr="009559BE">
              <w:rPr>
                <w:w w:val="105"/>
              </w:rPr>
              <w:t>Motorcycle (</w:t>
            </w:r>
            <w:r w:rsidRPr="009559BE">
              <w:rPr>
                <w:b/>
                <w:w w:val="105"/>
              </w:rPr>
              <w:t>motor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15A3F5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3DDC5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3B556B" w14:textId="77777777" w:rsidR="00D66AC4" w:rsidRPr="009559BE" w:rsidRDefault="00D66AC4" w:rsidP="001512DD">
            <w:pPr>
              <w:spacing w:afterLines="20" w:after="48" w:line="240" w:lineRule="auto"/>
              <w:contextualSpacing/>
              <w:rPr>
                <w:i/>
              </w:rPr>
            </w:pPr>
          </w:p>
        </w:tc>
      </w:tr>
      <w:tr w:rsidR="00B71EAD" w:rsidRPr="009559BE" w14:paraId="2F43224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D66AC4" w:rsidRPr="009559BE" w:rsidRDefault="00D66AC4" w:rsidP="001512DD">
            <w:pPr>
              <w:spacing w:afterLines="20" w:after="48" w:line="240" w:lineRule="auto"/>
              <w:ind w:left="119"/>
              <w:contextualSpacing/>
              <w:rPr>
                <w:w w:val="105"/>
              </w:rPr>
            </w:pPr>
            <w:r w:rsidRPr="009559BE">
              <w:rPr>
                <w:w w:val="105"/>
              </w:rPr>
              <w:t>Bicycle (</w:t>
            </w:r>
            <w:r w:rsidRPr="009559BE">
              <w:rPr>
                <w:b/>
                <w:w w:val="105"/>
              </w:rPr>
              <w:t>bike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26EC08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DD06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45FE8D" w14:textId="77777777" w:rsidR="00D66AC4" w:rsidRPr="009559BE" w:rsidRDefault="00D66AC4" w:rsidP="001512DD">
            <w:pPr>
              <w:spacing w:afterLines="20" w:after="48" w:line="240" w:lineRule="auto"/>
              <w:contextualSpacing/>
              <w:rPr>
                <w:i/>
              </w:rPr>
            </w:pPr>
          </w:p>
        </w:tc>
      </w:tr>
      <w:tr w:rsidR="00B71EAD" w:rsidRPr="009559BE" w14:paraId="5423299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D66AC4" w:rsidRPr="009559BE" w:rsidRDefault="00D66AC4" w:rsidP="001512DD">
            <w:pPr>
              <w:spacing w:afterLines="20" w:after="48" w:line="240" w:lineRule="auto"/>
              <w:ind w:left="119"/>
              <w:contextualSpacing/>
              <w:rPr>
                <w:w w:val="105"/>
              </w:rPr>
            </w:pPr>
            <w:r w:rsidRPr="009559BE">
              <w:rPr>
                <w:w w:val="105"/>
              </w:rPr>
              <w:t>Cook stove (</w:t>
            </w:r>
            <w:r w:rsidRPr="009559BE">
              <w:rPr>
                <w:b/>
                <w:w w:val="105"/>
              </w:rPr>
              <w:t>stove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FB5D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9A1148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DB486" w14:textId="77777777" w:rsidR="00D66AC4" w:rsidRPr="009559BE" w:rsidRDefault="00D66AC4" w:rsidP="001512DD">
            <w:pPr>
              <w:spacing w:afterLines="20" w:after="48" w:line="240" w:lineRule="auto"/>
              <w:contextualSpacing/>
              <w:rPr>
                <w:i/>
              </w:rPr>
            </w:pPr>
          </w:p>
        </w:tc>
      </w:tr>
      <w:tr w:rsidR="00B71EAD" w:rsidRPr="009559BE" w14:paraId="4BB626D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9559BE" w:rsidRPr="009559BE" w:rsidRDefault="00D66AC4" w:rsidP="009559BE">
            <w:pPr>
              <w:spacing w:afterLines="20" w:after="48" w:line="240" w:lineRule="auto"/>
              <w:ind w:left="119"/>
              <w:contextualSpacing/>
              <w:rPr>
                <w:w w:val="105"/>
              </w:rPr>
            </w:pPr>
            <w:r w:rsidRPr="009559BE">
              <w:rPr>
                <w:w w:val="105"/>
              </w:rPr>
              <w:t>Refrigerator (</w:t>
            </w:r>
            <w:r w:rsidRPr="009559BE">
              <w:rPr>
                <w:b/>
                <w:w w:val="105"/>
              </w:rPr>
              <w:t>fridge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A31B17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F72D8F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3FA12F6" w14:textId="77777777" w:rsidR="00D66AC4" w:rsidRPr="009559BE" w:rsidRDefault="00D66AC4" w:rsidP="001512DD">
            <w:pPr>
              <w:spacing w:afterLines="20" w:after="48" w:line="240" w:lineRule="auto"/>
              <w:contextualSpacing/>
              <w:rPr>
                <w:i/>
              </w:rPr>
            </w:pPr>
          </w:p>
        </w:tc>
      </w:tr>
      <w:tr w:rsidR="00B71EAD" w:rsidRPr="009559BE" w14:paraId="059B400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D66AC4" w:rsidRPr="009559BE" w:rsidRDefault="00D66AC4" w:rsidP="001512DD">
            <w:pPr>
              <w:spacing w:afterLines="20" w:after="48" w:line="240" w:lineRule="auto"/>
              <w:ind w:left="119"/>
              <w:contextualSpacing/>
              <w:rPr>
                <w:w w:val="105"/>
              </w:rPr>
            </w:pPr>
            <w:r w:rsidRPr="009559BE">
              <w:rPr>
                <w:w w:val="105"/>
              </w:rPr>
              <w:t>Water pump/treadle pump (</w:t>
            </w:r>
            <w:r w:rsidRPr="009559BE">
              <w:rPr>
                <w:b/>
                <w:w w:val="105"/>
              </w:rPr>
              <w:t>pump</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EA2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53BC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7634002" w14:textId="77777777" w:rsidR="00D66AC4" w:rsidRPr="009559BE" w:rsidRDefault="00D66AC4" w:rsidP="001512DD">
            <w:pPr>
              <w:spacing w:afterLines="20" w:after="48" w:line="240" w:lineRule="auto"/>
              <w:contextualSpacing/>
              <w:rPr>
                <w:i/>
              </w:rPr>
            </w:pPr>
          </w:p>
        </w:tc>
      </w:tr>
      <w:tr w:rsidR="00B71EAD" w:rsidRPr="009559BE" w14:paraId="31010D0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D66AC4" w:rsidRPr="009559BE" w:rsidRDefault="00D66AC4" w:rsidP="001512DD">
            <w:pPr>
              <w:spacing w:afterLines="20" w:after="48" w:line="240" w:lineRule="auto"/>
              <w:ind w:left="119"/>
              <w:contextualSpacing/>
              <w:rPr>
                <w:w w:val="105"/>
              </w:rPr>
            </w:pPr>
            <w:r w:rsidRPr="009559BE">
              <w:rPr>
                <w:w w:val="105"/>
              </w:rPr>
              <w:t>Solar panel (</w:t>
            </w:r>
            <w:r w:rsidRPr="009559BE">
              <w:rPr>
                <w:b/>
                <w:w w:val="105"/>
              </w:rPr>
              <w:t>solar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A17C3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E26F66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C80F55" w14:textId="77777777" w:rsidR="00D66AC4" w:rsidRPr="009559BE" w:rsidRDefault="00D66AC4" w:rsidP="001512DD">
            <w:pPr>
              <w:spacing w:afterLines="20" w:after="48" w:line="240" w:lineRule="auto"/>
              <w:contextualSpacing/>
              <w:rPr>
                <w:i/>
              </w:rPr>
            </w:pPr>
          </w:p>
        </w:tc>
      </w:tr>
      <w:tr w:rsidR="00B71EAD" w:rsidRPr="009559BE" w14:paraId="20FB820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D66AC4" w:rsidRPr="009559BE" w:rsidRDefault="00D66AC4" w:rsidP="001512DD">
            <w:pPr>
              <w:spacing w:afterLines="20" w:after="48" w:line="240" w:lineRule="auto"/>
              <w:ind w:left="119"/>
              <w:contextualSpacing/>
              <w:rPr>
                <w:w w:val="105"/>
              </w:rPr>
            </w:pPr>
            <w:r w:rsidRPr="009559BE">
              <w:rPr>
                <w:w w:val="105"/>
              </w:rPr>
              <w:t>How many pick axes does your household own? (pickax)</w:t>
            </w:r>
          </w:p>
        </w:tc>
        <w:tc>
          <w:tcPr>
            <w:tcW w:w="1920" w:type="dxa"/>
            <w:tcBorders>
              <w:top w:val="single" w:sz="6" w:space="0" w:color="000000"/>
              <w:left w:val="single" w:sz="6" w:space="0" w:color="000000"/>
              <w:bottom w:val="single" w:sz="6" w:space="0" w:color="000000"/>
              <w:right w:val="single" w:sz="6" w:space="0" w:color="000000"/>
            </w:tcBorders>
          </w:tcPr>
          <w:p w14:paraId="4E8FF51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BB4A2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18943B" w14:textId="77777777" w:rsidR="00D66AC4" w:rsidRPr="009559BE" w:rsidRDefault="00D66AC4" w:rsidP="001512DD">
            <w:pPr>
              <w:spacing w:afterLines="20" w:after="48" w:line="240" w:lineRule="auto"/>
              <w:contextualSpacing/>
              <w:rPr>
                <w:i/>
              </w:rPr>
            </w:pPr>
          </w:p>
        </w:tc>
      </w:tr>
      <w:tr w:rsidR="00B71EAD" w:rsidRPr="009559BE" w14:paraId="1662B096"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BB77A1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N12</w:t>
            </w:r>
          </w:p>
        </w:tc>
        <w:tc>
          <w:tcPr>
            <w:tcW w:w="3584" w:type="dxa"/>
            <w:tcBorders>
              <w:top w:val="single" w:sz="6" w:space="0" w:color="000000"/>
              <w:left w:val="single" w:sz="6" w:space="0" w:color="000000"/>
              <w:bottom w:val="single" w:sz="6" w:space="0" w:color="000000"/>
              <w:right w:val="single" w:sz="6" w:space="0" w:color="000000"/>
            </w:tcBorders>
          </w:tcPr>
          <w:p w14:paraId="78D4A03F" w14:textId="77777777" w:rsidR="00D66AC4" w:rsidRPr="009559BE" w:rsidRDefault="00D66AC4" w:rsidP="001512DD">
            <w:pPr>
              <w:spacing w:afterLines="20" w:after="48" w:line="240" w:lineRule="auto"/>
              <w:ind w:left="119"/>
              <w:contextualSpacing/>
              <w:rPr>
                <w:w w:val="105"/>
              </w:rPr>
            </w:pPr>
            <w:r w:rsidRPr="009559BE">
              <w:rPr>
                <w:w w:val="105"/>
              </w:rPr>
              <w:t>Ox-drawn plough (</w:t>
            </w:r>
            <w:r w:rsidRPr="009559BE">
              <w:rPr>
                <w:b/>
                <w:w w:val="105"/>
              </w:rPr>
              <w:t>oxplough</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14788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C601B8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E0CA6AB" w14:textId="77777777" w:rsidR="00D66AC4" w:rsidRPr="009559BE" w:rsidRDefault="00D66AC4" w:rsidP="001512DD">
            <w:pPr>
              <w:spacing w:afterLines="20" w:after="48" w:line="240" w:lineRule="auto"/>
              <w:contextualSpacing/>
              <w:rPr>
                <w:i/>
              </w:rPr>
            </w:pPr>
          </w:p>
        </w:tc>
      </w:tr>
      <w:tr w:rsidR="00B71EAD" w:rsidRPr="009559BE" w14:paraId="07743F1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31D2263" w14:textId="77777777" w:rsidR="00D66AC4" w:rsidRPr="009559BE" w:rsidRDefault="00D66AC4" w:rsidP="001512DD">
            <w:pPr>
              <w:kinsoku w:val="0"/>
              <w:overflowPunct w:val="0"/>
              <w:spacing w:afterLines="20" w:after="48" w:line="240" w:lineRule="auto"/>
              <w:contextualSpacing/>
              <w:rPr>
                <w:w w:val="105"/>
              </w:rPr>
            </w:pPr>
            <w:r w:rsidRPr="009559BE">
              <w:rPr>
                <w:w w:val="105"/>
              </w:rPr>
              <w:t xml:space="preserve">  N13</w:t>
            </w:r>
          </w:p>
        </w:tc>
        <w:tc>
          <w:tcPr>
            <w:tcW w:w="3584" w:type="dxa"/>
            <w:tcBorders>
              <w:top w:val="single" w:sz="6" w:space="0" w:color="000000"/>
              <w:left w:val="single" w:sz="6" w:space="0" w:color="000000"/>
              <w:bottom w:val="single" w:sz="6" w:space="0" w:color="000000"/>
              <w:right w:val="single" w:sz="6" w:space="0" w:color="000000"/>
            </w:tcBorders>
          </w:tcPr>
          <w:p w14:paraId="6FBD1D22" w14:textId="77777777" w:rsidR="00D66AC4" w:rsidRPr="009559BE" w:rsidRDefault="00D66AC4" w:rsidP="001512DD">
            <w:pPr>
              <w:spacing w:afterLines="20" w:after="48" w:line="240" w:lineRule="auto"/>
              <w:ind w:left="119"/>
              <w:contextualSpacing/>
              <w:rPr>
                <w:w w:val="105"/>
              </w:rPr>
            </w:pPr>
            <w:r w:rsidRPr="009559BE">
              <w:rPr>
                <w:w w:val="105"/>
              </w:rPr>
              <w:t>Disc plough (</w:t>
            </w:r>
            <w:r w:rsidRPr="009559BE">
              <w:rPr>
                <w:b/>
                <w:w w:val="105"/>
              </w:rPr>
              <w:t>discplough</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513942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B270D6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43A30F0" w14:textId="77777777" w:rsidR="00D66AC4" w:rsidRPr="009559BE" w:rsidRDefault="00D66AC4" w:rsidP="001512DD">
            <w:pPr>
              <w:spacing w:afterLines="20" w:after="48" w:line="240" w:lineRule="auto"/>
              <w:contextualSpacing/>
              <w:rPr>
                <w:i/>
              </w:rPr>
            </w:pPr>
          </w:p>
        </w:tc>
      </w:tr>
      <w:tr w:rsidR="00B71EAD" w:rsidRPr="009559BE" w14:paraId="141761B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1A4BE9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N14</w:t>
            </w:r>
          </w:p>
        </w:tc>
        <w:tc>
          <w:tcPr>
            <w:tcW w:w="3584" w:type="dxa"/>
            <w:tcBorders>
              <w:top w:val="single" w:sz="6" w:space="0" w:color="000000"/>
              <w:left w:val="single" w:sz="6" w:space="0" w:color="000000"/>
              <w:bottom w:val="single" w:sz="6" w:space="0" w:color="000000"/>
              <w:right w:val="single" w:sz="6" w:space="0" w:color="000000"/>
            </w:tcBorders>
          </w:tcPr>
          <w:p w14:paraId="78300536" w14:textId="77777777" w:rsidR="00D66AC4" w:rsidRPr="009559BE" w:rsidRDefault="00D66AC4" w:rsidP="001512DD">
            <w:pPr>
              <w:spacing w:afterLines="20" w:after="48" w:line="240" w:lineRule="auto"/>
              <w:ind w:left="119"/>
              <w:contextualSpacing/>
              <w:rPr>
                <w:w w:val="105"/>
              </w:rPr>
            </w:pPr>
            <w:r w:rsidRPr="009559BE">
              <w:rPr>
                <w:w w:val="105"/>
              </w:rPr>
              <w:t>Hammer Mills</w:t>
            </w:r>
            <w:r w:rsidRPr="009559BE">
              <w:t xml:space="preserve"> (</w:t>
            </w:r>
            <w:r w:rsidRPr="009559BE">
              <w:rPr>
                <w:b/>
                <w:w w:val="105"/>
              </w:rPr>
              <w:t>hammermill</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44D37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C7156F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2240A9" w14:textId="77777777" w:rsidR="00D66AC4" w:rsidRPr="009559BE" w:rsidRDefault="00D66AC4" w:rsidP="001512DD">
            <w:pPr>
              <w:spacing w:afterLines="20" w:after="48" w:line="240" w:lineRule="auto"/>
              <w:contextualSpacing/>
              <w:rPr>
                <w:i/>
              </w:rPr>
            </w:pPr>
          </w:p>
        </w:tc>
      </w:tr>
      <w:tr w:rsidR="00B71EAD" w:rsidRPr="009559BE" w14:paraId="308DDB5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00BBC6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N15</w:t>
            </w:r>
          </w:p>
        </w:tc>
        <w:tc>
          <w:tcPr>
            <w:tcW w:w="3584" w:type="dxa"/>
            <w:tcBorders>
              <w:top w:val="single" w:sz="6" w:space="0" w:color="000000"/>
              <w:left w:val="single" w:sz="6" w:space="0" w:color="000000"/>
              <w:bottom w:val="single" w:sz="6" w:space="0" w:color="000000"/>
              <w:right w:val="single" w:sz="6" w:space="0" w:color="000000"/>
            </w:tcBorders>
          </w:tcPr>
          <w:p w14:paraId="3D46E9D2" w14:textId="77777777" w:rsidR="00D66AC4" w:rsidRPr="009559BE" w:rsidRDefault="00D66AC4" w:rsidP="001512DD">
            <w:pPr>
              <w:spacing w:afterLines="20" w:after="48" w:line="240" w:lineRule="auto"/>
              <w:ind w:left="119"/>
              <w:contextualSpacing/>
              <w:rPr>
                <w:w w:val="105"/>
              </w:rPr>
            </w:pPr>
            <w:r w:rsidRPr="009559BE">
              <w:rPr>
                <w:w w:val="105"/>
              </w:rPr>
              <w:t>Rippers (</w:t>
            </w:r>
            <w:r w:rsidRPr="009559BE">
              <w:rPr>
                <w:b/>
                <w:w w:val="105"/>
              </w:rPr>
              <w:t>ripper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484FE8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2611D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887E5F6" w14:textId="77777777" w:rsidR="00D66AC4" w:rsidRPr="009559BE" w:rsidRDefault="00D66AC4" w:rsidP="001512DD">
            <w:pPr>
              <w:spacing w:afterLines="20" w:after="48" w:line="240" w:lineRule="auto"/>
              <w:contextualSpacing/>
              <w:rPr>
                <w:i/>
              </w:rPr>
            </w:pPr>
          </w:p>
        </w:tc>
      </w:tr>
      <w:tr w:rsidR="00B71EAD" w:rsidRPr="009559BE" w14:paraId="63F1AA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D23A12B"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N16</w:t>
            </w:r>
          </w:p>
        </w:tc>
        <w:tc>
          <w:tcPr>
            <w:tcW w:w="3584" w:type="dxa"/>
            <w:tcBorders>
              <w:top w:val="single" w:sz="6" w:space="0" w:color="000000"/>
              <w:left w:val="single" w:sz="6" w:space="0" w:color="000000"/>
              <w:bottom w:val="single" w:sz="6" w:space="0" w:color="000000"/>
              <w:right w:val="single" w:sz="6" w:space="0" w:color="000000"/>
            </w:tcBorders>
          </w:tcPr>
          <w:p w14:paraId="6AEADA4A" w14:textId="77777777" w:rsidR="00D66AC4" w:rsidRPr="009559BE" w:rsidRDefault="00D66AC4" w:rsidP="001512DD">
            <w:pPr>
              <w:spacing w:afterLines="20" w:after="48" w:line="240" w:lineRule="auto"/>
              <w:ind w:left="119"/>
              <w:contextualSpacing/>
              <w:rPr>
                <w:w w:val="105"/>
              </w:rPr>
            </w:pPr>
            <w:r w:rsidRPr="009559BE">
              <w:rPr>
                <w:w w:val="105"/>
              </w:rPr>
              <w:t>Knapsack sprayer (</w:t>
            </w:r>
            <w:r w:rsidRPr="009559BE">
              <w:rPr>
                <w:b/>
                <w:w w:val="105"/>
              </w:rPr>
              <w:t>kspray</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EC549C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1AB818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93E62A" w14:textId="77777777" w:rsidR="00D66AC4" w:rsidRPr="009559BE" w:rsidRDefault="00D66AC4" w:rsidP="001512DD">
            <w:pPr>
              <w:spacing w:afterLines="20" w:after="48" w:line="240" w:lineRule="auto"/>
              <w:contextualSpacing/>
              <w:rPr>
                <w:i/>
              </w:rPr>
            </w:pPr>
          </w:p>
        </w:tc>
      </w:tr>
      <w:tr w:rsidR="00B71EAD" w:rsidRPr="009559BE" w14:paraId="25ECEAD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9347CF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N17</w:t>
            </w:r>
          </w:p>
        </w:tc>
        <w:tc>
          <w:tcPr>
            <w:tcW w:w="3584" w:type="dxa"/>
            <w:tcBorders>
              <w:top w:val="single" w:sz="6" w:space="0" w:color="000000"/>
              <w:left w:val="single" w:sz="6" w:space="0" w:color="000000"/>
              <w:bottom w:val="single" w:sz="6" w:space="0" w:color="000000"/>
              <w:right w:val="single" w:sz="6" w:space="0" w:color="000000"/>
            </w:tcBorders>
          </w:tcPr>
          <w:p w14:paraId="7DAB98D3" w14:textId="77777777" w:rsidR="00D66AC4" w:rsidRPr="009559BE" w:rsidRDefault="00D66AC4" w:rsidP="001512DD">
            <w:pPr>
              <w:spacing w:afterLines="20" w:after="48" w:line="240" w:lineRule="auto"/>
              <w:ind w:left="119"/>
              <w:contextualSpacing/>
              <w:rPr>
                <w:w w:val="105"/>
              </w:rPr>
            </w:pPr>
            <w:r w:rsidRPr="009559BE">
              <w:rPr>
                <w:w w:val="105"/>
              </w:rPr>
              <w:t>Ridger/ weeder (</w:t>
            </w:r>
            <w:r w:rsidRPr="009559BE">
              <w:rPr>
                <w:b/>
                <w:w w:val="105"/>
              </w:rPr>
              <w:t>ridger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B12C93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ABE38D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978598" w14:textId="77777777" w:rsidR="00D66AC4" w:rsidRPr="009559BE" w:rsidRDefault="00D66AC4" w:rsidP="001512DD">
            <w:pPr>
              <w:spacing w:afterLines="20" w:after="48" w:line="240" w:lineRule="auto"/>
              <w:contextualSpacing/>
              <w:rPr>
                <w:i/>
              </w:rPr>
            </w:pPr>
          </w:p>
        </w:tc>
      </w:tr>
      <w:tr w:rsidR="00B71EAD" w:rsidRPr="009559BE" w14:paraId="72A5CCE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CFB078A"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N18</w:t>
            </w:r>
          </w:p>
        </w:tc>
        <w:tc>
          <w:tcPr>
            <w:tcW w:w="3584" w:type="dxa"/>
            <w:tcBorders>
              <w:top w:val="single" w:sz="6" w:space="0" w:color="000000"/>
              <w:left w:val="single" w:sz="6" w:space="0" w:color="000000"/>
              <w:bottom w:val="single" w:sz="6" w:space="0" w:color="000000"/>
              <w:right w:val="single" w:sz="6" w:space="0" w:color="000000"/>
            </w:tcBorders>
          </w:tcPr>
          <w:p w14:paraId="155CF827" w14:textId="77777777" w:rsidR="00D66AC4" w:rsidRPr="009559BE" w:rsidRDefault="00D66AC4" w:rsidP="001512DD">
            <w:pPr>
              <w:spacing w:afterLines="20" w:after="48" w:line="240" w:lineRule="auto"/>
              <w:ind w:left="119"/>
              <w:contextualSpacing/>
              <w:rPr>
                <w:w w:val="105"/>
              </w:rPr>
            </w:pPr>
            <w:r w:rsidRPr="009559BE">
              <w:rPr>
                <w:w w:val="105"/>
              </w:rPr>
              <w:t>Ox Carts (</w:t>
            </w:r>
            <w:r w:rsidRPr="009559BE">
              <w:rPr>
                <w:b/>
                <w:w w:val="105"/>
              </w:rPr>
              <w:t>oxcart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AA89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139328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A53F9E0" w14:textId="77777777" w:rsidR="00D66AC4" w:rsidRPr="009559BE" w:rsidRDefault="00D66AC4" w:rsidP="001512DD">
            <w:pPr>
              <w:spacing w:afterLines="20" w:after="48" w:line="240" w:lineRule="auto"/>
              <w:contextualSpacing/>
              <w:rPr>
                <w:i/>
              </w:rPr>
            </w:pPr>
          </w:p>
        </w:tc>
      </w:tr>
      <w:tr w:rsidR="00B71EAD" w:rsidRPr="009559BE" w14:paraId="69DBF5C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DB1D10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N19</w:t>
            </w:r>
          </w:p>
        </w:tc>
        <w:tc>
          <w:tcPr>
            <w:tcW w:w="3584" w:type="dxa"/>
            <w:tcBorders>
              <w:top w:val="single" w:sz="6" w:space="0" w:color="000000"/>
              <w:left w:val="single" w:sz="6" w:space="0" w:color="000000"/>
              <w:bottom w:val="single" w:sz="6" w:space="0" w:color="000000"/>
              <w:right w:val="single" w:sz="6" w:space="0" w:color="000000"/>
            </w:tcBorders>
          </w:tcPr>
          <w:p w14:paraId="09AC7B45" w14:textId="77777777" w:rsidR="00D66AC4" w:rsidRPr="009559BE" w:rsidRDefault="00D66AC4" w:rsidP="001512DD">
            <w:pPr>
              <w:spacing w:afterLines="20" w:after="48" w:line="240" w:lineRule="auto"/>
              <w:ind w:left="119"/>
              <w:contextualSpacing/>
              <w:rPr>
                <w:w w:val="105"/>
              </w:rPr>
            </w:pPr>
            <w:r w:rsidRPr="009559BE">
              <w:rPr>
                <w:w w:val="105"/>
              </w:rPr>
              <w:t>Hand driven tractor (</w:t>
            </w:r>
            <w:r w:rsidRPr="009559BE">
              <w:rPr>
                <w:b/>
                <w:w w:val="105"/>
              </w:rPr>
              <w:t>tractor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901C05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33D6F6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E77E10" w14:textId="77777777" w:rsidR="00D66AC4" w:rsidRPr="009559BE" w:rsidRDefault="00D66AC4" w:rsidP="001512DD">
            <w:pPr>
              <w:spacing w:afterLines="20" w:after="48" w:line="240" w:lineRule="auto"/>
              <w:contextualSpacing/>
              <w:rPr>
                <w:i/>
              </w:rPr>
            </w:pPr>
          </w:p>
        </w:tc>
      </w:tr>
      <w:tr w:rsidR="00B71EAD" w:rsidRPr="009559BE" w14:paraId="5D7B24CF"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67044C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N20</w:t>
            </w:r>
          </w:p>
        </w:tc>
        <w:tc>
          <w:tcPr>
            <w:tcW w:w="3584" w:type="dxa"/>
            <w:tcBorders>
              <w:top w:val="single" w:sz="6" w:space="0" w:color="000000"/>
              <w:left w:val="single" w:sz="6" w:space="0" w:color="000000"/>
              <w:bottom w:val="single" w:sz="6" w:space="0" w:color="000000"/>
              <w:right w:val="single" w:sz="6" w:space="0" w:color="000000"/>
            </w:tcBorders>
          </w:tcPr>
          <w:p w14:paraId="0C0A972E" w14:textId="77777777" w:rsidR="00D66AC4" w:rsidRPr="009559BE" w:rsidRDefault="00D66AC4" w:rsidP="001512DD">
            <w:pPr>
              <w:spacing w:afterLines="20" w:after="48" w:line="240" w:lineRule="auto"/>
              <w:ind w:left="119"/>
              <w:contextualSpacing/>
              <w:rPr>
                <w:w w:val="105"/>
              </w:rPr>
            </w:pPr>
            <w:r w:rsidRPr="009559BE">
              <w:rPr>
                <w:w w:val="105"/>
              </w:rPr>
              <w:t>Scotch carts (</w:t>
            </w:r>
            <w:r w:rsidRPr="009559BE">
              <w:rPr>
                <w:b/>
                <w:w w:val="105"/>
              </w:rPr>
              <w:t>scotchcart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0D5664E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668C2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C066C72" w14:textId="77777777" w:rsidR="00D66AC4" w:rsidRPr="009559BE" w:rsidRDefault="00D66AC4" w:rsidP="001512DD">
            <w:pPr>
              <w:spacing w:afterLines="20" w:after="48" w:line="240" w:lineRule="auto"/>
              <w:contextualSpacing/>
              <w:rPr>
                <w:i/>
              </w:rPr>
            </w:pPr>
          </w:p>
        </w:tc>
      </w:tr>
      <w:tr w:rsidR="00B71EAD" w:rsidRPr="009559BE" w14:paraId="4BCE642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D66AC4" w:rsidRPr="009559BE" w:rsidRDefault="00D66AC4" w:rsidP="001512DD">
            <w:pPr>
              <w:spacing w:afterLines="20" w:after="48" w:line="240" w:lineRule="auto"/>
              <w:ind w:left="119"/>
              <w:contextualSpacing/>
              <w:rPr>
                <w:w w:val="105"/>
              </w:rPr>
            </w:pPr>
            <w:r w:rsidRPr="009559BE">
              <w:rPr>
                <w:w w:val="105"/>
              </w:rPr>
              <w:t>Wheel barrow (</w:t>
            </w:r>
            <w:r w:rsidRPr="009559BE">
              <w:rPr>
                <w:b/>
                <w:w w:val="105"/>
              </w:rPr>
              <w:t>wheelbarrow</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7A4FE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6E16C0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0FA424C" w14:textId="77777777" w:rsidR="00D66AC4" w:rsidRPr="009559BE" w:rsidRDefault="00D66AC4" w:rsidP="001512DD">
            <w:pPr>
              <w:spacing w:afterLines="20" w:after="48" w:line="240" w:lineRule="auto"/>
              <w:contextualSpacing/>
              <w:rPr>
                <w:i/>
              </w:rPr>
            </w:pPr>
          </w:p>
        </w:tc>
      </w:tr>
      <w:tr w:rsidR="00B71EAD" w:rsidRPr="009559BE" w14:paraId="1A26FEB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D66AC4" w:rsidRPr="009559BE" w:rsidRDefault="00D66AC4" w:rsidP="001512DD">
            <w:pPr>
              <w:spacing w:afterLines="20" w:after="48" w:line="240" w:lineRule="auto"/>
              <w:ind w:left="119"/>
              <w:contextualSpacing/>
              <w:rPr>
                <w:w w:val="105"/>
              </w:rPr>
            </w:pPr>
            <w:r w:rsidRPr="009559BE">
              <w:rPr>
                <w:w w:val="105"/>
              </w:rPr>
              <w:t>Drip irrigation set (</w:t>
            </w:r>
            <w:r w:rsidRPr="009559BE">
              <w:rPr>
                <w:b/>
                <w:w w:val="105"/>
              </w:rPr>
              <w:t>dripirrigateset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54631E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F517E0"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5A1C59E" w14:textId="77777777" w:rsidR="00D66AC4" w:rsidRPr="009559BE" w:rsidRDefault="00D66AC4" w:rsidP="001512DD">
            <w:pPr>
              <w:spacing w:afterLines="20" w:after="48" w:line="240" w:lineRule="auto"/>
              <w:contextualSpacing/>
              <w:rPr>
                <w:i/>
              </w:rPr>
            </w:pPr>
          </w:p>
        </w:tc>
      </w:tr>
      <w:tr w:rsidR="00B71EAD" w:rsidRPr="009559BE" w14:paraId="3E630188"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D66AC4" w:rsidRPr="009559BE" w:rsidRDefault="00D66AC4" w:rsidP="001512DD">
            <w:pPr>
              <w:spacing w:afterLines="20" w:after="48" w:line="240" w:lineRule="auto"/>
              <w:ind w:left="119"/>
              <w:contextualSpacing/>
              <w:rPr>
                <w:w w:val="105"/>
              </w:rPr>
            </w:pPr>
            <w:r w:rsidRPr="009559BE">
              <w:rPr>
                <w:w w:val="105"/>
              </w:rPr>
              <w:t>Sprinklers</w:t>
            </w:r>
            <w:r w:rsidRPr="009559BE">
              <w:t xml:space="preserve"> (</w:t>
            </w:r>
            <w:r w:rsidRPr="009559BE">
              <w:rPr>
                <w:b/>
                <w:w w:val="105"/>
              </w:rPr>
              <w:t>sprinkler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558087A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EE0C2AC"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F991261" w14:textId="77777777" w:rsidR="00D66AC4" w:rsidRPr="009559BE" w:rsidRDefault="00D66AC4" w:rsidP="001512DD">
            <w:pPr>
              <w:spacing w:afterLines="20" w:after="48" w:line="240" w:lineRule="auto"/>
              <w:contextualSpacing/>
              <w:rPr>
                <w:i/>
              </w:rPr>
            </w:pPr>
          </w:p>
        </w:tc>
      </w:tr>
      <w:tr w:rsidR="009559BE" w:rsidRPr="009559BE" w14:paraId="636392DA"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9559BE" w:rsidRPr="009559BE" w:rsidRDefault="009559BE" w:rsidP="001512DD">
            <w:pPr>
              <w:kinsoku w:val="0"/>
              <w:overflowPunct w:val="0"/>
              <w:spacing w:afterLines="20" w:after="48" w:line="240" w:lineRule="auto"/>
              <w:ind w:left="119"/>
              <w:contextualSpacing/>
              <w:rPr>
                <w:w w:val="105"/>
              </w:rPr>
            </w:pPr>
            <w:r>
              <w:rPr>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9559BE" w:rsidRPr="009559BE" w:rsidRDefault="009559BE" w:rsidP="001512DD">
            <w:pPr>
              <w:spacing w:afterLines="20" w:after="48" w:line="240" w:lineRule="auto"/>
              <w:ind w:left="119"/>
              <w:contextualSpacing/>
              <w:rPr>
                <w:w w:val="105"/>
              </w:rPr>
            </w:pPr>
            <w:r>
              <w:rPr>
                <w:w w:val="105"/>
              </w:rPr>
              <w:t>Efficient wood burning stove</w:t>
            </w:r>
          </w:p>
        </w:tc>
        <w:tc>
          <w:tcPr>
            <w:tcW w:w="1920" w:type="dxa"/>
            <w:tcBorders>
              <w:top w:val="single" w:sz="6" w:space="0" w:color="000000"/>
              <w:left w:val="single" w:sz="6" w:space="0" w:color="000000"/>
              <w:bottom w:val="single" w:sz="6" w:space="0" w:color="000000"/>
              <w:right w:val="single" w:sz="6" w:space="0" w:color="000000"/>
            </w:tcBorders>
          </w:tcPr>
          <w:p w14:paraId="1372872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B787F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AE7A2F6" w14:textId="77777777" w:rsidR="009559BE" w:rsidRPr="009559BE" w:rsidRDefault="009559BE" w:rsidP="001512DD">
            <w:pPr>
              <w:spacing w:afterLines="20" w:after="48" w:line="240" w:lineRule="auto"/>
              <w:contextualSpacing/>
              <w:rPr>
                <w:i/>
              </w:rPr>
            </w:pPr>
          </w:p>
        </w:tc>
      </w:tr>
      <w:tr w:rsidR="009559BE" w:rsidRPr="009559BE" w14:paraId="45962E1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01D3714" w14:textId="3ACDCA15" w:rsidR="009559BE" w:rsidRPr="009559BE" w:rsidRDefault="009559BE" w:rsidP="001512DD">
            <w:pPr>
              <w:kinsoku w:val="0"/>
              <w:overflowPunct w:val="0"/>
              <w:spacing w:afterLines="20" w:after="48" w:line="240" w:lineRule="auto"/>
              <w:ind w:left="119"/>
              <w:contextualSpacing/>
              <w:rPr>
                <w:w w:val="105"/>
              </w:rPr>
            </w:pPr>
            <w:r>
              <w:rPr>
                <w:w w:val="105"/>
              </w:rPr>
              <w:t>N25</w:t>
            </w:r>
          </w:p>
        </w:tc>
        <w:tc>
          <w:tcPr>
            <w:tcW w:w="3584" w:type="dxa"/>
            <w:tcBorders>
              <w:top w:val="single" w:sz="6" w:space="0" w:color="000000"/>
              <w:left w:val="single" w:sz="6" w:space="0" w:color="000000"/>
              <w:bottom w:val="single" w:sz="6" w:space="0" w:color="000000"/>
              <w:right w:val="single" w:sz="6" w:space="0" w:color="000000"/>
            </w:tcBorders>
          </w:tcPr>
          <w:p w14:paraId="7BD69A42" w14:textId="1EFF8FF5" w:rsidR="009559BE" w:rsidRPr="009559BE" w:rsidRDefault="009559BE" w:rsidP="001512DD">
            <w:pPr>
              <w:spacing w:afterLines="20" w:after="48" w:line="240" w:lineRule="auto"/>
              <w:ind w:left="119"/>
              <w:contextualSpacing/>
              <w:rPr>
                <w:w w:val="105"/>
              </w:rPr>
            </w:pPr>
            <w:r>
              <w:rPr>
                <w:w w:val="105"/>
              </w:rPr>
              <w:t>Pressure cooker</w:t>
            </w:r>
          </w:p>
        </w:tc>
        <w:tc>
          <w:tcPr>
            <w:tcW w:w="1920" w:type="dxa"/>
            <w:tcBorders>
              <w:top w:val="single" w:sz="6" w:space="0" w:color="000000"/>
              <w:left w:val="single" w:sz="6" w:space="0" w:color="000000"/>
              <w:bottom w:val="single" w:sz="6" w:space="0" w:color="000000"/>
              <w:right w:val="single" w:sz="6" w:space="0" w:color="000000"/>
            </w:tcBorders>
          </w:tcPr>
          <w:p w14:paraId="72E8D0D1"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89FD99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6B2C7A" w14:textId="77777777" w:rsidR="009559BE" w:rsidRPr="009559BE" w:rsidRDefault="009559BE" w:rsidP="001512DD">
            <w:pPr>
              <w:spacing w:afterLines="20" w:after="48" w:line="240" w:lineRule="auto"/>
              <w:contextualSpacing/>
              <w:rPr>
                <w:i/>
              </w:rPr>
            </w:pPr>
          </w:p>
        </w:tc>
      </w:tr>
    </w:tbl>
    <w:p w14:paraId="773EA6A1"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4680"/>
        <w:gridCol w:w="15"/>
        <w:gridCol w:w="2147"/>
        <w:gridCol w:w="357"/>
        <w:gridCol w:w="1441"/>
        <w:gridCol w:w="720"/>
      </w:tblGrid>
      <w:tr w:rsidR="00B71EAD" w:rsidRPr="009559BE"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9559BE" w:rsidRDefault="00DA1429" w:rsidP="001512DD">
            <w:pPr>
              <w:spacing w:afterLines="20" w:after="48" w:line="240" w:lineRule="auto"/>
              <w:ind w:left="119"/>
              <w:contextualSpacing/>
              <w:rPr>
                <w:w w:val="105"/>
              </w:rPr>
            </w:pPr>
            <w:r>
              <w:rPr>
                <w:w w:val="105"/>
              </w:rPr>
              <w:t>N26</w:t>
            </w:r>
          </w:p>
        </w:tc>
        <w:tc>
          <w:tcPr>
            <w:tcW w:w="7199" w:type="dxa"/>
            <w:gridSpan w:val="4"/>
            <w:tcBorders>
              <w:top w:val="single" w:sz="6" w:space="0" w:color="000000"/>
              <w:left w:val="single" w:sz="6" w:space="0" w:color="000000"/>
              <w:bottom w:val="single" w:sz="6" w:space="0" w:color="000000"/>
              <w:right w:val="single" w:sz="18" w:space="0" w:color="000000"/>
            </w:tcBorders>
          </w:tcPr>
          <w:p w14:paraId="3331047F" w14:textId="02A6D994" w:rsidR="00C71DE8" w:rsidRPr="009559BE" w:rsidRDefault="00C71DE8" w:rsidP="001512DD">
            <w:pPr>
              <w:tabs>
                <w:tab w:val="center" w:pos="2149"/>
              </w:tabs>
              <w:autoSpaceDE w:val="0"/>
              <w:autoSpaceDN w:val="0"/>
              <w:adjustRightInd w:val="0"/>
              <w:spacing w:afterLines="20" w:after="48" w:line="240" w:lineRule="auto"/>
              <w:contextualSpacing/>
              <w:rPr>
                <w:rFonts w:cs="Times New Roman"/>
                <w:i/>
              </w:rPr>
            </w:pPr>
            <w:r w:rsidRPr="009559BE">
              <w:rPr>
                <w:w w:val="105"/>
              </w:rPr>
              <w:t>How many meals did your household eat meat in the last 7 days?  (</w:t>
            </w:r>
            <w:r w:rsidRPr="009559BE">
              <w:rPr>
                <w:b/>
                <w:w w:val="105"/>
              </w:rPr>
              <w:t>meals</w:t>
            </w:r>
            <w:r w:rsidRPr="009559BE">
              <w:rPr>
                <w:w w:val="105"/>
              </w:rPr>
              <w:t>)</w:t>
            </w:r>
          </w:p>
        </w:tc>
        <w:tc>
          <w:tcPr>
            <w:tcW w:w="2161" w:type="dxa"/>
            <w:gridSpan w:val="2"/>
            <w:tcBorders>
              <w:top w:val="single" w:sz="18" w:space="0" w:color="000000"/>
              <w:left w:val="single" w:sz="18" w:space="0" w:color="000000"/>
              <w:bottom w:val="single" w:sz="18" w:space="0" w:color="000000"/>
              <w:right w:val="single" w:sz="18" w:space="0" w:color="000000"/>
            </w:tcBorders>
          </w:tcPr>
          <w:p w14:paraId="7A865380" w14:textId="77777777" w:rsidR="00C71DE8" w:rsidRPr="009559BE" w:rsidRDefault="00C71DE8" w:rsidP="001512DD">
            <w:pPr>
              <w:spacing w:afterLines="20" w:after="48" w:line="240" w:lineRule="auto"/>
              <w:contextualSpacing/>
              <w:rPr>
                <w:i/>
              </w:rPr>
            </w:pPr>
            <w:r w:rsidRPr="009559BE">
              <w:rPr>
                <w:i/>
              </w:rPr>
              <w:t>(Integer)</w:t>
            </w:r>
          </w:p>
        </w:tc>
      </w:tr>
      <w:tr w:rsidR="008250E0" w:rsidRPr="009559BE" w14:paraId="7F790331" w14:textId="77777777" w:rsidTr="00DA1429">
        <w:trPr>
          <w:trHeight w:val="20"/>
        </w:trPr>
        <w:tc>
          <w:tcPr>
            <w:tcW w:w="757" w:type="dxa"/>
            <w:tcBorders>
              <w:top w:val="single" w:sz="4" w:space="0" w:color="000000"/>
              <w:left w:val="single" w:sz="4" w:space="0" w:color="000000"/>
              <w:bottom w:val="single" w:sz="4" w:space="0" w:color="000000"/>
              <w:right w:val="single" w:sz="4" w:space="0" w:color="000000"/>
            </w:tcBorders>
          </w:tcPr>
          <w:p w14:paraId="0FA35AD5" w14:textId="60F48E72" w:rsidR="008250E0" w:rsidRPr="009559BE" w:rsidRDefault="00DA1429" w:rsidP="008250E0">
            <w:pPr>
              <w:spacing w:after="0"/>
              <w:rPr>
                <w:rFonts w:eastAsia="Calibri" w:cs="Times New Roman"/>
              </w:rPr>
            </w:pPr>
            <w:r>
              <w:rPr>
                <w:rFonts w:eastAsia="Calibri" w:cs="Times New Roman"/>
              </w:rPr>
              <w:t>N27</w:t>
            </w:r>
          </w:p>
        </w:tc>
        <w:tc>
          <w:tcPr>
            <w:tcW w:w="4680" w:type="dxa"/>
            <w:tcBorders>
              <w:top w:val="single" w:sz="4" w:space="0" w:color="000000"/>
              <w:left w:val="single" w:sz="4" w:space="0" w:color="000000"/>
              <w:bottom w:val="single" w:sz="4" w:space="0" w:color="000000"/>
            </w:tcBorders>
          </w:tcPr>
          <w:p w14:paraId="08E04445" w14:textId="721AA131" w:rsidR="008250E0" w:rsidRPr="009559BE" w:rsidRDefault="008250E0" w:rsidP="008250E0">
            <w:pPr>
              <w:spacing w:after="0"/>
              <w:rPr>
                <w:color w:val="000000"/>
              </w:rPr>
            </w:pPr>
            <w:r w:rsidRPr="009559BE">
              <w:rPr>
                <w:w w:val="105"/>
              </w:rPr>
              <w:t>What is the roof of the household's house made of? (</w:t>
            </w:r>
            <w:r w:rsidRPr="009559BE">
              <w:rPr>
                <w:b/>
                <w:w w:val="105"/>
              </w:rPr>
              <w:t>roof</w:t>
            </w:r>
            <w:r w:rsidRPr="009559BE">
              <w:rPr>
                <w:w w:val="105"/>
              </w:rPr>
              <w:t>)</w:t>
            </w:r>
          </w:p>
        </w:tc>
        <w:tc>
          <w:tcPr>
            <w:tcW w:w="2162" w:type="dxa"/>
            <w:gridSpan w:val="2"/>
            <w:tcBorders>
              <w:top w:val="single" w:sz="4" w:space="0" w:color="000000"/>
              <w:bottom w:val="single" w:sz="4" w:space="0" w:color="000000"/>
            </w:tcBorders>
          </w:tcPr>
          <w:p w14:paraId="1EA7C8F6" w14:textId="4B07AE23" w:rsidR="008250E0" w:rsidRPr="009559BE" w:rsidRDefault="008250E0" w:rsidP="008250E0">
            <w:pPr>
              <w:spacing w:after="0"/>
              <w:rPr>
                <w:rFonts w:cs="Times New Roman"/>
                <w:w w:val="105"/>
              </w:rPr>
            </w:pPr>
            <w:r w:rsidRPr="009559BE">
              <w:rPr>
                <w:rFonts w:cs="Times New Roman"/>
                <w:w w:val="105"/>
              </w:rPr>
              <w:t>1=Grass thatched</w:t>
            </w:r>
          </w:p>
          <w:p w14:paraId="25D53A32" w14:textId="00B04F28" w:rsidR="008250E0" w:rsidRPr="009559BE" w:rsidRDefault="008250E0" w:rsidP="008250E0">
            <w:pPr>
              <w:spacing w:after="0"/>
              <w:rPr>
                <w:rFonts w:cs="Times New Roman"/>
                <w:w w:val="105"/>
              </w:rPr>
            </w:pPr>
            <w:r w:rsidRPr="009559BE">
              <w:rPr>
                <w:rFonts w:cs="Times New Roman"/>
                <w:w w:val="105"/>
              </w:rPr>
              <w:t>2=Iron sheets</w:t>
            </w:r>
          </w:p>
          <w:p w14:paraId="002645D1" w14:textId="06D96E3A" w:rsidR="008250E0" w:rsidRPr="009559BE" w:rsidRDefault="008250E0" w:rsidP="008250E0">
            <w:pPr>
              <w:spacing w:after="0"/>
              <w:rPr>
                <w:rFonts w:cs="Times New Roman"/>
                <w:w w:val="105"/>
              </w:rPr>
            </w:pPr>
            <w:r w:rsidRPr="009559BE">
              <w:rPr>
                <w:rFonts w:cs="Times New Roman"/>
                <w:w w:val="105"/>
              </w:rPr>
              <w:t>3=Tin</w:t>
            </w:r>
          </w:p>
          <w:p w14:paraId="57511880" w14:textId="5E665F7E" w:rsidR="008250E0" w:rsidRPr="009559BE" w:rsidRDefault="008250E0" w:rsidP="008250E0">
            <w:pPr>
              <w:spacing w:after="0"/>
              <w:rPr>
                <w:rFonts w:cs="Times New Roman"/>
                <w:w w:val="105"/>
              </w:rPr>
            </w:pPr>
            <w:r w:rsidRPr="009559BE">
              <w:rPr>
                <w:rFonts w:cs="Times New Roman"/>
                <w:w w:val="105"/>
              </w:rPr>
              <w:t>4=Zinc</w:t>
            </w:r>
          </w:p>
          <w:p w14:paraId="5D25BB78" w14:textId="186A4180" w:rsidR="008250E0" w:rsidRPr="009559BE" w:rsidRDefault="008250E0" w:rsidP="008250E0">
            <w:pPr>
              <w:spacing w:after="0"/>
              <w:rPr>
                <w:rFonts w:cs="Times New Roman"/>
                <w:w w:val="105"/>
              </w:rPr>
            </w:pPr>
            <w:r w:rsidRPr="009559BE">
              <w:rPr>
                <w:rFonts w:cs="Times New Roman"/>
                <w:w w:val="105"/>
              </w:rPr>
              <w:t>5=Roofing Tile</w:t>
            </w:r>
          </w:p>
          <w:p w14:paraId="54227647" w14:textId="77777777" w:rsidR="008250E0" w:rsidRPr="009559BE" w:rsidRDefault="008250E0" w:rsidP="008250E0">
            <w:pPr>
              <w:spacing w:after="0"/>
              <w:rPr>
                <w:rFonts w:cs="Times New Roman"/>
                <w:w w:val="105"/>
              </w:rPr>
            </w:pPr>
            <w:r w:rsidRPr="009559BE">
              <w:rPr>
                <w:rFonts w:cs="Times New Roman"/>
                <w:w w:val="105"/>
              </w:rPr>
              <w:t>6=Concrete</w:t>
            </w:r>
          </w:p>
        </w:tc>
        <w:tc>
          <w:tcPr>
            <w:tcW w:w="1798" w:type="dxa"/>
            <w:gridSpan w:val="2"/>
            <w:tcBorders>
              <w:top w:val="single" w:sz="4" w:space="0" w:color="000000"/>
              <w:bottom w:val="single" w:sz="4" w:space="0" w:color="000000"/>
              <w:right w:val="single" w:sz="18" w:space="0" w:color="000000"/>
            </w:tcBorders>
          </w:tcPr>
          <w:p w14:paraId="0DA8D076" w14:textId="5A283913" w:rsidR="008250E0" w:rsidRPr="009559BE" w:rsidRDefault="008250E0" w:rsidP="008250E0">
            <w:pPr>
              <w:spacing w:after="0"/>
              <w:rPr>
                <w:rFonts w:cs="Times New Roman"/>
                <w:w w:val="105"/>
              </w:rPr>
            </w:pPr>
            <w:r w:rsidRPr="009559BE">
              <w:rPr>
                <w:rFonts w:cs="Times New Roman"/>
                <w:w w:val="105"/>
              </w:rPr>
              <w:t>7=Cardboard</w:t>
            </w:r>
          </w:p>
          <w:p w14:paraId="5068F787" w14:textId="77777777" w:rsidR="008250E0" w:rsidRPr="009559BE" w:rsidRDefault="008250E0" w:rsidP="008250E0">
            <w:pPr>
              <w:spacing w:after="0"/>
              <w:rPr>
                <w:rFonts w:cs="Times New Roman"/>
                <w:w w:val="105"/>
              </w:rPr>
            </w:pPr>
            <w:r w:rsidRPr="009559BE">
              <w:rPr>
                <w:rFonts w:cs="Times New Roman"/>
                <w:w w:val="105"/>
              </w:rPr>
              <w:t>8=Asbestos</w:t>
            </w:r>
          </w:p>
          <w:p w14:paraId="65ECD37A" w14:textId="77777777" w:rsidR="008250E0" w:rsidRPr="009559BE" w:rsidRDefault="008250E0" w:rsidP="008250E0">
            <w:pPr>
              <w:spacing w:after="0"/>
              <w:rPr>
                <w:rFonts w:cs="Times New Roman"/>
                <w:w w:val="105"/>
              </w:rPr>
            </w:pPr>
            <w:r w:rsidRPr="009559BE">
              <w:rPr>
                <w:rFonts w:cs="Times New Roman"/>
                <w:w w:val="105"/>
              </w:rPr>
              <w:t>9=Shingles</w:t>
            </w:r>
          </w:p>
          <w:p w14:paraId="630F7A12" w14:textId="007A2500" w:rsidR="008250E0" w:rsidRPr="009559BE" w:rsidRDefault="008250E0" w:rsidP="008250E0">
            <w:pPr>
              <w:spacing w:after="0"/>
              <w:rPr>
                <w:rFonts w:cs="Times New Roman"/>
                <w:w w:val="105"/>
              </w:rPr>
            </w:pPr>
            <w:r w:rsidRPr="009559BE">
              <w:rPr>
                <w:rFonts w:cs="Times New Roman"/>
                <w:w w:val="105"/>
              </w:rPr>
              <w:t>10=Plastic sheets</w:t>
            </w:r>
          </w:p>
          <w:p w14:paraId="3B5B737A" w14:textId="0E45DD65" w:rsidR="008250E0" w:rsidRPr="009559BE" w:rsidRDefault="008250E0" w:rsidP="008250E0">
            <w:pPr>
              <w:spacing w:after="0"/>
              <w:rPr>
                <w:rFonts w:cs="Times New Roman"/>
                <w:i/>
                <w:w w:val="105"/>
              </w:rPr>
            </w:pPr>
            <w:r w:rsidRPr="009559BE">
              <w:t>97=Other, please specify</w:t>
            </w:r>
          </w:p>
        </w:tc>
        <w:tc>
          <w:tcPr>
            <w:tcW w:w="720" w:type="dxa"/>
            <w:tcBorders>
              <w:top w:val="single" w:sz="18" w:space="0" w:color="000000"/>
              <w:left w:val="single" w:sz="18" w:space="0" w:color="000000"/>
              <w:bottom w:val="single" w:sz="18" w:space="0" w:color="000000"/>
              <w:right w:val="single" w:sz="18" w:space="0" w:color="000000"/>
            </w:tcBorders>
          </w:tcPr>
          <w:p w14:paraId="3E69E4BD"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E18AE49"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03878FF9" w14:textId="21099152" w:rsidR="008250E0" w:rsidRPr="009559BE" w:rsidRDefault="00DA1429" w:rsidP="008250E0">
            <w:pPr>
              <w:spacing w:afterLines="20" w:after="48" w:line="240" w:lineRule="auto"/>
              <w:ind w:left="119"/>
              <w:contextualSpacing/>
              <w:rPr>
                <w:w w:val="105"/>
              </w:rPr>
            </w:pPr>
            <w:r>
              <w:rPr>
                <w:w w:val="105"/>
              </w:rPr>
              <w:t>N27b</w:t>
            </w:r>
          </w:p>
        </w:tc>
        <w:tc>
          <w:tcPr>
            <w:tcW w:w="4695" w:type="dxa"/>
            <w:gridSpan w:val="2"/>
            <w:tcBorders>
              <w:top w:val="single" w:sz="6" w:space="0" w:color="000000"/>
              <w:left w:val="single" w:sz="6" w:space="0" w:color="000000"/>
              <w:bottom w:val="single" w:sz="6" w:space="0" w:color="000000"/>
            </w:tcBorders>
          </w:tcPr>
          <w:p w14:paraId="02AB0420" w14:textId="471E57C9" w:rsidR="008250E0" w:rsidRPr="009559BE" w:rsidRDefault="008250E0" w:rsidP="00DA1429">
            <w:pPr>
              <w:spacing w:afterLines="20" w:after="48" w:line="240" w:lineRule="auto"/>
              <w:contextualSpacing/>
              <w:rPr>
                <w:w w:val="105"/>
              </w:rPr>
            </w:pPr>
            <w:r w:rsidRPr="009559BE">
              <w:rPr>
                <w:w w:val="105"/>
              </w:rPr>
              <w:t xml:space="preserve">If “Other,” please specify? </w:t>
            </w:r>
          </w:p>
        </w:tc>
        <w:tc>
          <w:tcPr>
            <w:tcW w:w="4665" w:type="dxa"/>
            <w:gridSpan w:val="4"/>
            <w:tcBorders>
              <w:top w:val="single" w:sz="18" w:space="0" w:color="000000"/>
              <w:left w:val="single" w:sz="18" w:space="0" w:color="000000"/>
              <w:bottom w:val="single" w:sz="18" w:space="0" w:color="000000"/>
              <w:right w:val="single" w:sz="18" w:space="0" w:color="000000"/>
            </w:tcBorders>
          </w:tcPr>
          <w:p w14:paraId="75C9E9BB" w14:textId="77777777" w:rsidR="008250E0" w:rsidRPr="009559BE" w:rsidRDefault="008250E0" w:rsidP="008250E0">
            <w:pPr>
              <w:spacing w:afterLines="20" w:after="48" w:line="240" w:lineRule="auto"/>
              <w:contextualSpacing/>
              <w:rPr>
                <w:i/>
              </w:rPr>
            </w:pPr>
            <w:r w:rsidRPr="009559BE">
              <w:rPr>
                <w:i/>
              </w:rPr>
              <w:t>(Text)</w:t>
            </w:r>
          </w:p>
        </w:tc>
      </w:tr>
      <w:tr w:rsidR="008250E0" w:rsidRPr="009559BE" w14:paraId="0A26854E" w14:textId="77777777" w:rsidTr="00DA1429">
        <w:trPr>
          <w:trHeight w:val="20"/>
        </w:trPr>
        <w:tc>
          <w:tcPr>
            <w:tcW w:w="757" w:type="dxa"/>
            <w:tcBorders>
              <w:top w:val="single" w:sz="4" w:space="0" w:color="000000"/>
              <w:left w:val="single" w:sz="4" w:space="0" w:color="000000"/>
              <w:bottom w:val="single" w:sz="4" w:space="0" w:color="000000"/>
              <w:right w:val="single" w:sz="4" w:space="0" w:color="auto"/>
            </w:tcBorders>
          </w:tcPr>
          <w:p w14:paraId="44A70899" w14:textId="0718B6EE" w:rsidR="008250E0" w:rsidRPr="009559BE" w:rsidRDefault="00DA1429" w:rsidP="008250E0">
            <w:pPr>
              <w:spacing w:after="0"/>
              <w:rPr>
                <w:rFonts w:eastAsia="Calibri" w:cs="Times New Roman"/>
                <w:w w:val="105"/>
              </w:rPr>
            </w:pPr>
            <w:r>
              <w:rPr>
                <w:rFonts w:eastAsia="Calibri" w:cs="Times New Roman"/>
                <w:w w:val="105"/>
              </w:rPr>
              <w:t>N28</w:t>
            </w:r>
          </w:p>
        </w:tc>
        <w:tc>
          <w:tcPr>
            <w:tcW w:w="4680" w:type="dxa"/>
            <w:tcBorders>
              <w:top w:val="single" w:sz="4" w:space="0" w:color="000000"/>
              <w:left w:val="single" w:sz="4" w:space="0" w:color="auto"/>
              <w:bottom w:val="single" w:sz="4" w:space="0" w:color="000000"/>
            </w:tcBorders>
          </w:tcPr>
          <w:p w14:paraId="5701A036" w14:textId="5A2E8E85" w:rsidR="008250E0" w:rsidRPr="009559BE" w:rsidRDefault="008250E0" w:rsidP="008250E0">
            <w:pPr>
              <w:spacing w:after="0"/>
              <w:rPr>
                <w:rFonts w:eastAsia="Calibri" w:cs="Times New Roman"/>
                <w:w w:val="105"/>
              </w:rPr>
            </w:pPr>
            <w:r w:rsidRPr="009559BE">
              <w:rPr>
                <w:w w:val="105"/>
              </w:rPr>
              <w:t>Is the respondent’s house painted? (</w:t>
            </w:r>
            <w:r w:rsidRPr="009559BE">
              <w:rPr>
                <w:b/>
                <w:w w:val="105"/>
              </w:rPr>
              <w:t>housepaint</w:t>
            </w:r>
            <w:r w:rsidRPr="009559BE">
              <w:rPr>
                <w:w w:val="105"/>
              </w:rPr>
              <w:t>)</w:t>
            </w:r>
          </w:p>
        </w:tc>
        <w:tc>
          <w:tcPr>
            <w:tcW w:w="3960" w:type="dxa"/>
            <w:gridSpan w:val="4"/>
            <w:tcBorders>
              <w:top w:val="single" w:sz="4" w:space="0" w:color="000000"/>
              <w:bottom w:val="single" w:sz="4" w:space="0" w:color="000000"/>
              <w:right w:val="single" w:sz="18" w:space="0" w:color="000000"/>
            </w:tcBorders>
          </w:tcPr>
          <w:p w14:paraId="746C1BCB" w14:textId="77777777" w:rsidR="008250E0" w:rsidRPr="009559BE" w:rsidRDefault="008250E0" w:rsidP="008250E0">
            <w:pPr>
              <w:spacing w:after="0"/>
            </w:pPr>
            <w:r w:rsidRPr="009559BE">
              <w:t>1=No</w:t>
            </w:r>
          </w:p>
          <w:p w14:paraId="72733553" w14:textId="77777777" w:rsidR="008250E0" w:rsidRPr="009559BE" w:rsidRDefault="008250E0" w:rsidP="008250E0">
            <w:pPr>
              <w:spacing w:after="0"/>
            </w:pPr>
            <w:r w:rsidRPr="009559BE">
              <w:t>2=Yes</w:t>
            </w:r>
            <w:r w:rsidRPr="009559BE" w:rsidDel="00226116">
              <w:t xml:space="preserve"> </w:t>
            </w:r>
          </w:p>
          <w:p w14:paraId="48D1B7A6" w14:textId="77777777" w:rsidR="008250E0" w:rsidRPr="009559BE" w:rsidRDefault="008250E0" w:rsidP="008250E0">
            <w:pPr>
              <w:spacing w:after="0"/>
            </w:pPr>
            <w:r w:rsidRPr="009559BE">
              <w:t>888=Don’t know</w:t>
            </w:r>
          </w:p>
          <w:p w14:paraId="307F36F1" w14:textId="77777777" w:rsidR="008250E0" w:rsidRPr="009559BE" w:rsidRDefault="008250E0" w:rsidP="008250E0">
            <w:pPr>
              <w:spacing w:after="0"/>
            </w:pPr>
            <w:r w:rsidRPr="009559BE">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3917AC56" w14:textId="77777777" w:rsidR="00DA7C5C" w:rsidRPr="009559BE" w:rsidRDefault="00DA7C5C" w:rsidP="001512DD">
      <w:pPr>
        <w:spacing w:after="0" w:line="240" w:lineRule="auto"/>
        <w:contextualSpacing/>
      </w:pPr>
    </w:p>
    <w:p w14:paraId="5C3B3B2E" w14:textId="4D99C2FE" w:rsidR="00DA7C5C" w:rsidRPr="009559BE" w:rsidRDefault="008250E0" w:rsidP="001512DD">
      <w:pPr>
        <w:spacing w:after="0" w:line="240" w:lineRule="auto"/>
        <w:contextualSpacing/>
        <w:rPr>
          <w:rFonts w:cs="Times New Roman"/>
        </w:rPr>
      </w:pPr>
      <w:r w:rsidRPr="009559BE">
        <w:rPr>
          <w:rFonts w:cs="Times New Roman"/>
        </w:rPr>
        <w:t>Please tell me how much your household spent on the fo</w:t>
      </w:r>
      <w:r w:rsidR="00DA1429">
        <w:rPr>
          <w:rFonts w:cs="Times New Roman"/>
        </w:rPr>
        <w:t>llowing items in the past month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9559BE"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9559BE" w:rsidRDefault="00DA1429" w:rsidP="008250E0">
            <w:pPr>
              <w:rPr>
                <w:w w:val="105"/>
              </w:rPr>
            </w:pPr>
            <w:r>
              <w:rPr>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9559BE" w:rsidRDefault="008250E0" w:rsidP="008250E0">
            <w:pPr>
              <w:spacing w:after="0"/>
              <w:rPr>
                <w:w w:val="105"/>
              </w:rPr>
            </w:pPr>
            <w:r w:rsidRPr="009559BE">
              <w:rPr>
                <w:rFonts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9559BE" w:rsidRDefault="00DA1429" w:rsidP="008250E0">
            <w:pPr>
              <w:rPr>
                <w:w w:val="105"/>
              </w:rPr>
            </w:pPr>
            <w:r>
              <w:rPr>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9559BE" w:rsidRDefault="008250E0" w:rsidP="008250E0">
            <w:pPr>
              <w:spacing w:after="0"/>
              <w:rPr>
                <w:w w:val="105"/>
              </w:rPr>
            </w:pPr>
            <w:r w:rsidRPr="009559BE">
              <w:rPr>
                <w:rFonts w:cs="Times New Roman"/>
                <w:bCs/>
              </w:rPr>
              <w:t>Domestic energy</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92F91C4" w14:textId="77777777" w:rsidR="008250E0" w:rsidRPr="009559BE" w:rsidRDefault="008250E0" w:rsidP="008250E0">
      <w:pPr>
        <w:spacing w:after="0" w:line="240" w:lineRule="auto"/>
        <w:contextualSpacing/>
      </w:pPr>
    </w:p>
    <w:p w14:paraId="73E40271" w14:textId="3F48CA99" w:rsidR="008250E0" w:rsidRPr="009559BE" w:rsidRDefault="008250E0" w:rsidP="008250E0">
      <w:pPr>
        <w:spacing w:after="0" w:line="240" w:lineRule="auto"/>
        <w:contextualSpacing/>
      </w:pPr>
      <w:r w:rsidRPr="009559BE">
        <w:t>Please tell me how much your household spent on the f</w:t>
      </w:r>
      <w:r w:rsidR="00DA1429">
        <w:t>ollowing items in the past year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9559BE" w14:paraId="04E1A3BB"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0A10EF6" w14:textId="5CB8D0A8" w:rsidR="008250E0" w:rsidRPr="009559BE" w:rsidRDefault="00DA1429" w:rsidP="008250E0">
            <w:pPr>
              <w:rPr>
                <w:w w:val="105"/>
              </w:rPr>
            </w:pPr>
            <w:r>
              <w:rPr>
                <w:w w:val="105"/>
              </w:rPr>
              <w:t>N31</w:t>
            </w:r>
          </w:p>
        </w:tc>
        <w:tc>
          <w:tcPr>
            <w:tcW w:w="7206" w:type="dxa"/>
            <w:tcBorders>
              <w:top w:val="single" w:sz="4" w:space="0" w:color="000000"/>
              <w:left w:val="single" w:sz="4" w:space="0" w:color="auto"/>
              <w:bottom w:val="single" w:sz="4" w:space="0" w:color="000000"/>
              <w:right w:val="single" w:sz="18" w:space="0" w:color="000000"/>
            </w:tcBorders>
          </w:tcPr>
          <w:p w14:paraId="1DC7D753" w14:textId="0CF2FEA1" w:rsidR="008250E0" w:rsidRPr="009559BE" w:rsidRDefault="008250E0" w:rsidP="008250E0">
            <w:pPr>
              <w:spacing w:after="0"/>
              <w:rPr>
                <w:w w:val="105"/>
              </w:rPr>
            </w:pPr>
            <w:r w:rsidRPr="009559BE">
              <w:rPr>
                <w:rFonts w:cs="Times New Roman"/>
                <w:bCs/>
              </w:rPr>
              <w:t xml:space="preserve">Education </w:t>
            </w:r>
          </w:p>
        </w:tc>
        <w:tc>
          <w:tcPr>
            <w:tcW w:w="2244" w:type="dxa"/>
            <w:tcBorders>
              <w:top w:val="single" w:sz="18" w:space="0" w:color="000000"/>
              <w:left w:val="single" w:sz="18" w:space="0" w:color="000000"/>
              <w:bottom w:val="single" w:sz="18" w:space="0" w:color="000000"/>
              <w:right w:val="single" w:sz="18" w:space="0" w:color="000000"/>
            </w:tcBorders>
          </w:tcPr>
          <w:p w14:paraId="169C4A7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39299D04" w:rsidR="008250E0" w:rsidRPr="009559BE" w:rsidRDefault="00DA1429" w:rsidP="008250E0">
            <w:pPr>
              <w:rPr>
                <w:w w:val="105"/>
              </w:rPr>
            </w:pPr>
            <w:r>
              <w:rPr>
                <w:w w:val="105"/>
              </w:rPr>
              <w:t>N32</w:t>
            </w: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9559BE" w:rsidRDefault="008250E0" w:rsidP="008250E0">
            <w:pPr>
              <w:spacing w:after="0"/>
              <w:rPr>
                <w:w w:val="105"/>
              </w:rPr>
            </w:pPr>
            <w:r w:rsidRPr="009559BE">
              <w:rPr>
                <w:rFonts w:cs="Times New Roman"/>
                <w:bCs/>
              </w:rPr>
              <w:t>Medical expenses</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0C797015" w:rsidR="008250E0" w:rsidRPr="009559BE" w:rsidRDefault="00DA1429" w:rsidP="008250E0">
            <w:pPr>
              <w:rPr>
                <w:w w:val="105"/>
              </w:rPr>
            </w:pPr>
            <w:r>
              <w:rPr>
                <w:w w:val="105"/>
              </w:rPr>
              <w:t>N33</w:t>
            </w:r>
          </w:p>
        </w:tc>
        <w:tc>
          <w:tcPr>
            <w:tcW w:w="7206" w:type="dxa"/>
            <w:tcBorders>
              <w:top w:val="single" w:sz="4" w:space="0" w:color="000000"/>
              <w:left w:val="single" w:sz="4" w:space="0" w:color="auto"/>
              <w:bottom w:val="single" w:sz="4" w:space="0" w:color="000000"/>
              <w:right w:val="single" w:sz="18" w:space="0" w:color="000000"/>
            </w:tcBorders>
          </w:tcPr>
          <w:p w14:paraId="5941B976" w14:textId="01F481BE" w:rsidR="008250E0" w:rsidRPr="009559BE" w:rsidRDefault="008250E0" w:rsidP="008250E0">
            <w:pPr>
              <w:spacing w:after="0"/>
              <w:rPr>
                <w:w w:val="105"/>
              </w:rPr>
            </w:pPr>
            <w:r w:rsidRPr="009559BE">
              <w:rPr>
                <w:rFonts w:cs="Times New Roman"/>
                <w:bCs/>
              </w:rPr>
              <w:t>Farm and 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29CD9000" w:rsidR="008250E0" w:rsidRPr="009559BE" w:rsidRDefault="00DA1429" w:rsidP="008250E0">
            <w:pPr>
              <w:rPr>
                <w:w w:val="105"/>
              </w:rPr>
            </w:pPr>
            <w:r>
              <w:rPr>
                <w:w w:val="105"/>
              </w:rPr>
              <w:t>N34</w:t>
            </w: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9559BE" w:rsidRDefault="008250E0" w:rsidP="008250E0">
            <w:pPr>
              <w:spacing w:after="0"/>
              <w:rPr>
                <w:w w:val="105"/>
              </w:rPr>
            </w:pPr>
            <w:r w:rsidRPr="009559BE">
              <w:rPr>
                <w:rFonts w:cs="Times New Roman"/>
                <w:bCs/>
              </w:rPr>
              <w:t>Veterinary costs</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4E1A1695" w:rsidR="008250E0" w:rsidRPr="009559BE" w:rsidRDefault="00DA1429" w:rsidP="008250E0">
            <w:pPr>
              <w:rPr>
                <w:w w:val="105"/>
              </w:rPr>
            </w:pPr>
            <w:r>
              <w:rPr>
                <w:w w:val="105"/>
              </w:rPr>
              <w:t>N35</w:t>
            </w: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9559BE" w:rsidRDefault="008250E0" w:rsidP="008250E0">
            <w:pPr>
              <w:spacing w:after="0"/>
              <w:rPr>
                <w:w w:val="105"/>
              </w:rPr>
            </w:pPr>
            <w:r w:rsidRPr="009559BE">
              <w:rPr>
                <w:rFonts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236DD75"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90B00D3" w14:textId="59E13003" w:rsidR="008250E0" w:rsidRPr="009559BE" w:rsidRDefault="00DA1429" w:rsidP="008250E0">
            <w:pPr>
              <w:rPr>
                <w:w w:val="105"/>
              </w:rPr>
            </w:pPr>
            <w:r>
              <w:rPr>
                <w:w w:val="105"/>
              </w:rPr>
              <w:t>N36</w:t>
            </w:r>
          </w:p>
        </w:tc>
        <w:tc>
          <w:tcPr>
            <w:tcW w:w="7206" w:type="dxa"/>
            <w:tcBorders>
              <w:top w:val="single" w:sz="4" w:space="0" w:color="000000"/>
              <w:left w:val="single" w:sz="4" w:space="0" w:color="auto"/>
              <w:bottom w:val="single" w:sz="4" w:space="0" w:color="000000"/>
              <w:right w:val="single" w:sz="18" w:space="0" w:color="000000"/>
            </w:tcBorders>
          </w:tcPr>
          <w:p w14:paraId="162B8A8D" w14:textId="0CA35714" w:rsidR="008250E0" w:rsidRPr="009559BE" w:rsidRDefault="008250E0" w:rsidP="008250E0">
            <w:pPr>
              <w:spacing w:after="0"/>
              <w:rPr>
                <w:w w:val="105"/>
              </w:rPr>
            </w:pPr>
            <w:r w:rsidRPr="009559BE">
              <w:rPr>
                <w:rFonts w:cs="Times New Roman"/>
                <w:bCs/>
              </w:rPr>
              <w:t>Agricultural inputs (fertilizer, pesticides, seeds, irrigation expenses)</w:t>
            </w:r>
          </w:p>
        </w:tc>
        <w:tc>
          <w:tcPr>
            <w:tcW w:w="2244" w:type="dxa"/>
            <w:tcBorders>
              <w:top w:val="single" w:sz="18" w:space="0" w:color="000000"/>
              <w:left w:val="single" w:sz="18" w:space="0" w:color="000000"/>
              <w:bottom w:val="single" w:sz="18" w:space="0" w:color="000000"/>
              <w:right w:val="single" w:sz="18" w:space="0" w:color="000000"/>
            </w:tcBorders>
          </w:tcPr>
          <w:p w14:paraId="1F6F0C4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2EFBD3C9" w:rsidR="008250E0" w:rsidRPr="009559BE" w:rsidRDefault="00DA1429" w:rsidP="008250E0">
            <w:pPr>
              <w:rPr>
                <w:w w:val="105"/>
              </w:rPr>
            </w:pPr>
            <w:r>
              <w:rPr>
                <w:w w:val="105"/>
              </w:rPr>
              <w:t>N37</w:t>
            </w:r>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9559BE" w:rsidRDefault="008250E0" w:rsidP="008250E0">
            <w:pPr>
              <w:spacing w:after="0"/>
              <w:rPr>
                <w:w w:val="105"/>
              </w:rPr>
            </w:pPr>
            <w:r w:rsidRPr="009559BE">
              <w:rPr>
                <w:rFonts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0DF880B1" w:rsidR="008250E0" w:rsidRPr="009559BE" w:rsidRDefault="00DA1429" w:rsidP="008250E0">
            <w:pPr>
              <w:rPr>
                <w:w w:val="105"/>
              </w:rPr>
            </w:pPr>
            <w:r>
              <w:rPr>
                <w:w w:val="105"/>
              </w:rPr>
              <w:t>N38</w:t>
            </w: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9559BE" w:rsidRDefault="008250E0" w:rsidP="008250E0">
            <w:pPr>
              <w:spacing w:after="0"/>
              <w:rPr>
                <w:w w:val="105"/>
              </w:rPr>
            </w:pPr>
            <w:r w:rsidRPr="009559BE">
              <w:rPr>
                <w:rFonts w:cs="Times New Roman"/>
                <w:bCs/>
              </w:rPr>
              <w:t>Household durables (ex. Tv,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116DC265" w:rsidR="008250E0" w:rsidRPr="009559BE" w:rsidRDefault="00DA1429" w:rsidP="008250E0">
            <w:pPr>
              <w:rPr>
                <w:w w:val="105"/>
              </w:rPr>
            </w:pPr>
            <w:r>
              <w:rPr>
                <w:w w:val="105"/>
              </w:rPr>
              <w:t>N39</w:t>
            </w: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9559BE" w:rsidRDefault="008250E0" w:rsidP="008250E0">
            <w:pPr>
              <w:spacing w:after="0"/>
              <w:rPr>
                <w:w w:val="105"/>
              </w:rPr>
            </w:pPr>
            <w:r w:rsidRPr="009559BE">
              <w:rPr>
                <w:rFonts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3AC76A18" w:rsidR="008250E0" w:rsidRPr="009559BE" w:rsidRDefault="00DA1429" w:rsidP="008250E0">
            <w:pPr>
              <w:rPr>
                <w:w w:val="105"/>
              </w:rPr>
            </w:pPr>
            <w:r>
              <w:rPr>
                <w:w w:val="105"/>
              </w:rPr>
              <w:t>N40</w:t>
            </w: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9559BE" w:rsidRDefault="008250E0" w:rsidP="008250E0">
            <w:pPr>
              <w:spacing w:after="0"/>
              <w:rPr>
                <w:w w:val="105"/>
              </w:rPr>
            </w:pPr>
            <w:r w:rsidRPr="009559BE">
              <w:rPr>
                <w:rFonts w:cs="Times New Roman"/>
                <w:bCs/>
              </w:rPr>
              <w:t>Clothing</w:t>
            </w:r>
            <w:r w:rsidRPr="009559BE">
              <w:rPr>
                <w:rFonts w:eastAsia="Times New Roman"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0F3DE68D" w:rsidR="008250E0" w:rsidRPr="009559BE" w:rsidRDefault="00DA1429" w:rsidP="008250E0">
            <w:pPr>
              <w:rPr>
                <w:w w:val="105"/>
              </w:rPr>
            </w:pPr>
            <w:r>
              <w:rPr>
                <w:w w:val="105"/>
              </w:rPr>
              <w:t>N41</w:t>
            </w: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9559BE" w:rsidRDefault="008250E0" w:rsidP="008250E0">
            <w:pPr>
              <w:spacing w:after="0"/>
              <w:rPr>
                <w:w w:val="105"/>
              </w:rPr>
            </w:pPr>
            <w:r w:rsidRPr="009559BE">
              <w:rPr>
                <w:rFonts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4141B3F" w14:textId="77777777" w:rsidR="008250E0" w:rsidRPr="009559BE" w:rsidRDefault="008250E0" w:rsidP="001512DD">
      <w:pPr>
        <w:spacing w:after="0" w:line="240" w:lineRule="auto"/>
        <w:contextualSpacing/>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9559BE"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9559BE" w:rsidRDefault="00DA1429" w:rsidP="008250E0">
            <w:pPr>
              <w:spacing w:after="0"/>
              <w:rPr>
                <w:rFonts w:eastAsia="Calibri" w:cs="Times New Roman"/>
              </w:rPr>
            </w:pPr>
            <w:r>
              <w:rPr>
                <w:rFonts w:eastAsia="Calibri"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9559BE" w:rsidRDefault="008250E0" w:rsidP="008250E0">
            <w:pPr>
              <w:spacing w:after="0"/>
              <w:rPr>
                <w:color w:val="000000"/>
              </w:rPr>
            </w:pPr>
            <w:r w:rsidRPr="009559BE">
              <w:rPr>
                <w:rFonts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9559BE" w:rsidRDefault="008250E0" w:rsidP="008250E0">
            <w:pPr>
              <w:spacing w:after="0"/>
              <w:rPr>
                <w:rFonts w:cs="Times New Roman"/>
                <w:w w:val="105"/>
              </w:rPr>
            </w:pPr>
            <w:r w:rsidRPr="009559BE">
              <w:rPr>
                <w:rFonts w:cs="Times New Roman"/>
                <w:w w:val="105"/>
              </w:rPr>
              <w:t>1=Electricity or gas</w:t>
            </w:r>
          </w:p>
          <w:p w14:paraId="7176EC3D" w14:textId="7C46EA8C" w:rsidR="008250E0" w:rsidRPr="009559BE" w:rsidRDefault="008250E0" w:rsidP="008250E0">
            <w:pPr>
              <w:spacing w:after="0"/>
              <w:rPr>
                <w:rFonts w:cs="Times New Roman"/>
                <w:w w:val="105"/>
              </w:rPr>
            </w:pPr>
            <w:r w:rsidRPr="009559BE">
              <w:rPr>
                <w:rFonts w:cs="Times New Roman"/>
                <w:w w:val="105"/>
              </w:rPr>
              <w:t>2=Oil</w:t>
            </w:r>
          </w:p>
          <w:p w14:paraId="7A51C862" w14:textId="47A0EC94" w:rsidR="008250E0" w:rsidRPr="009559BE" w:rsidRDefault="008250E0" w:rsidP="008250E0">
            <w:pPr>
              <w:spacing w:after="0"/>
              <w:rPr>
                <w:rFonts w:cs="Times New Roman"/>
                <w:w w:val="105"/>
              </w:rPr>
            </w:pPr>
            <w:r w:rsidRPr="009559BE">
              <w:rPr>
                <w:rFonts w:cs="Times New Roman"/>
                <w:w w:val="105"/>
              </w:rPr>
              <w:t>3=Wood</w:t>
            </w:r>
          </w:p>
          <w:p w14:paraId="2E814AEB" w14:textId="03A0BD04" w:rsidR="008250E0" w:rsidRPr="009559BE" w:rsidRDefault="008250E0" w:rsidP="008250E0">
            <w:pPr>
              <w:spacing w:after="0"/>
              <w:rPr>
                <w:rFonts w:cs="Times New Roman"/>
                <w:w w:val="105"/>
              </w:rPr>
            </w:pPr>
            <w:r w:rsidRPr="009559BE">
              <w:rPr>
                <w:rFonts w:cs="Times New Roman"/>
                <w:w w:val="105"/>
              </w:rPr>
              <w:t>4=Charcoal</w:t>
            </w:r>
          </w:p>
          <w:p w14:paraId="3123E1D4" w14:textId="487FEE5C" w:rsidR="008250E0" w:rsidRPr="009559BE" w:rsidRDefault="008250E0" w:rsidP="008250E0">
            <w:pPr>
              <w:spacing w:after="0"/>
              <w:rPr>
                <w:rFonts w:cs="Times New Roman"/>
                <w:w w:val="105"/>
              </w:rPr>
            </w:pPr>
            <w:r w:rsidRPr="009559BE">
              <w:rPr>
                <w:rFonts w:cs="Times New Roman"/>
                <w:w w:val="105"/>
              </w:rPr>
              <w:t>5=small sticks or scrap wood</w:t>
            </w:r>
          </w:p>
          <w:p w14:paraId="091769A4" w14:textId="3409DFBC" w:rsidR="008250E0" w:rsidRPr="009559BE" w:rsidRDefault="008250E0" w:rsidP="008250E0">
            <w:pPr>
              <w:spacing w:after="0"/>
              <w:rPr>
                <w:rFonts w:cs="Times New Roman"/>
                <w:w w:val="105"/>
              </w:rPr>
            </w:pPr>
            <w:r w:rsidRPr="009559BE">
              <w:rPr>
                <w:rFonts w:cs="Times New Roman"/>
                <w:w w:val="105"/>
              </w:rPr>
              <w:t>6=Weeds, leaves, dung</w:t>
            </w:r>
          </w:p>
          <w:p w14:paraId="2A4723B4" w14:textId="6AA10DDE" w:rsidR="008250E0" w:rsidRPr="009559BE" w:rsidRDefault="008250E0" w:rsidP="008250E0">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9559BE" w:rsidRDefault="00DA1429" w:rsidP="00DA1429">
            <w:pPr>
              <w:spacing w:afterLines="20" w:after="48" w:line="240" w:lineRule="auto"/>
              <w:ind w:left="119" w:hanging="114"/>
              <w:contextualSpacing/>
              <w:rPr>
                <w:w w:val="105"/>
              </w:rPr>
            </w:pPr>
            <w:r>
              <w:rPr>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9559BE" w:rsidRDefault="008250E0" w:rsidP="008250E0">
            <w:pPr>
              <w:spacing w:afterLines="20" w:after="48" w:line="240" w:lineRule="auto"/>
              <w:contextualSpacing/>
              <w:rPr>
                <w:w w:val="105"/>
              </w:rPr>
            </w:pPr>
            <w:r w:rsidRPr="009559BE">
              <w:rPr>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9559BE" w:rsidRDefault="008250E0" w:rsidP="008250E0">
            <w:pPr>
              <w:spacing w:afterLines="20" w:after="48" w:line="240" w:lineRule="auto"/>
              <w:contextualSpacing/>
              <w:rPr>
                <w:i/>
              </w:rPr>
            </w:pPr>
            <w:r w:rsidRPr="009559BE">
              <w:rPr>
                <w:i/>
              </w:rPr>
              <w:t>(Text)</w:t>
            </w:r>
          </w:p>
        </w:tc>
      </w:tr>
    </w:tbl>
    <w:p w14:paraId="675A28AD" w14:textId="77777777" w:rsidR="00DA7C5C" w:rsidRDefault="00DA7C5C" w:rsidP="001512DD">
      <w:pPr>
        <w:spacing w:after="0" w:line="240" w:lineRule="auto"/>
        <w:contextualSpacing/>
      </w:pPr>
    </w:p>
    <w:p w14:paraId="15B4EB08" w14:textId="03AD6FF2" w:rsidR="00F05B1A" w:rsidRDefault="00B41661">
      <w:pPr>
        <w:rPr>
          <w:ins w:id="1397" w:author="Aleta Haflett" w:date="2014-11-03T11:10:00Z"/>
          <w:b/>
        </w:rPr>
      </w:pPr>
      <w:r>
        <w:rPr>
          <w:b/>
        </w:rPr>
        <w:t xml:space="preserve">Section O: </w:t>
      </w:r>
      <w:ins w:id="1398" w:author="Aleta Haflett" w:date="2014-11-03T11:09:00Z">
        <w:r w:rsidR="00F05B1A">
          <w:rPr>
            <w:b/>
          </w:rPr>
          <w:t xml:space="preserve">Energy Sources </w:t>
        </w:r>
      </w:ins>
      <w:ins w:id="1399" w:author="Aleta Haflett" w:date="2014-11-03T11:10:00Z">
        <w:r w:rsidR="00F05B1A">
          <w:rPr>
            <w:b/>
          </w:rPr>
          <w:t xml:space="preserve">and Utilization </w:t>
        </w:r>
      </w:ins>
    </w:p>
    <w:tbl>
      <w:tblPr>
        <w:tblStyle w:val="TableGrid"/>
        <w:tblW w:w="0" w:type="auto"/>
        <w:tblLook w:val="04A0" w:firstRow="1" w:lastRow="0" w:firstColumn="1" w:lastColumn="0" w:noHBand="0" w:noVBand="1"/>
      </w:tblPr>
      <w:tblGrid>
        <w:gridCol w:w="516"/>
        <w:gridCol w:w="4654"/>
        <w:gridCol w:w="3583"/>
        <w:gridCol w:w="1255"/>
      </w:tblGrid>
      <w:tr w:rsidR="00F05B1A" w:rsidRPr="008E7E6A" w14:paraId="2F05048A" w14:textId="77777777" w:rsidTr="00F65E5D">
        <w:trPr>
          <w:ins w:id="1400" w:author="Aleta Haflett" w:date="2014-11-03T11:10:00Z"/>
        </w:trPr>
        <w:tc>
          <w:tcPr>
            <w:tcW w:w="516" w:type="dxa"/>
          </w:tcPr>
          <w:p w14:paraId="0A717D6A" w14:textId="1ECF81E4" w:rsidR="00F05B1A" w:rsidRPr="00DA1429" w:rsidRDefault="00DA1429" w:rsidP="00DA1429">
            <w:pPr>
              <w:ind w:left="-90"/>
              <w:rPr>
                <w:ins w:id="1401" w:author="Aleta Haflett" w:date="2014-11-03T11:10:00Z"/>
                <w:sz w:val="20"/>
                <w:szCs w:val="20"/>
              </w:rPr>
            </w:pPr>
            <w:r>
              <w:rPr>
                <w:sz w:val="20"/>
                <w:szCs w:val="20"/>
              </w:rPr>
              <w:t>O.1</w:t>
            </w:r>
          </w:p>
        </w:tc>
        <w:tc>
          <w:tcPr>
            <w:tcW w:w="4654" w:type="dxa"/>
          </w:tcPr>
          <w:p w14:paraId="44941FF1" w14:textId="77777777" w:rsidR="00F05B1A" w:rsidRDefault="00F05B1A">
            <w:pPr>
              <w:rPr>
                <w:sz w:val="20"/>
                <w:szCs w:val="20"/>
              </w:rPr>
            </w:pPr>
            <w:ins w:id="1402" w:author="Aleta Haflett" w:date="2014-11-03T11:11:00Z">
              <w:r w:rsidRPr="008E7E6A">
                <w:rPr>
                  <w:sz w:val="20"/>
                  <w:szCs w:val="20"/>
                </w:rPr>
                <w:t>Does your household use charcoal?</w:t>
              </w:r>
            </w:ins>
          </w:p>
          <w:p w14:paraId="5C4200E0" w14:textId="159F15EA" w:rsidR="004B4B2A" w:rsidRPr="004B4B2A" w:rsidRDefault="004B4B2A">
            <w:pPr>
              <w:rPr>
                <w:ins w:id="1403" w:author="Aleta Haflett" w:date="2014-11-03T11:10:00Z"/>
                <w:i/>
                <w:sz w:val="20"/>
                <w:szCs w:val="20"/>
              </w:rPr>
            </w:pPr>
            <w:r>
              <w:rPr>
                <w:i/>
                <w:sz w:val="20"/>
                <w:szCs w:val="20"/>
              </w:rPr>
              <w:t>If 0, skip to O.4</w:t>
            </w:r>
          </w:p>
        </w:tc>
        <w:tc>
          <w:tcPr>
            <w:tcW w:w="3583" w:type="dxa"/>
          </w:tcPr>
          <w:p w14:paraId="375D52C3" w14:textId="77777777" w:rsidR="00F05B1A" w:rsidRPr="008E7E6A" w:rsidRDefault="00F05B1A">
            <w:pPr>
              <w:rPr>
                <w:ins w:id="1404" w:author="Aleta Haflett" w:date="2014-11-03T11:12:00Z"/>
                <w:sz w:val="20"/>
                <w:szCs w:val="20"/>
              </w:rPr>
            </w:pPr>
            <w:ins w:id="1405" w:author="Aleta Haflett" w:date="2014-11-03T11:12:00Z">
              <w:r w:rsidRPr="008E7E6A">
                <w:rPr>
                  <w:sz w:val="20"/>
                  <w:szCs w:val="20"/>
                </w:rPr>
                <w:t>0=No</w:t>
              </w:r>
            </w:ins>
          </w:p>
          <w:p w14:paraId="6B287F71" w14:textId="40B4B5DF" w:rsidR="00F05B1A" w:rsidRPr="008E7E6A" w:rsidRDefault="00F05B1A">
            <w:pPr>
              <w:rPr>
                <w:ins w:id="1406" w:author="Aleta Haflett" w:date="2014-11-03T11:10:00Z"/>
                <w:sz w:val="20"/>
                <w:szCs w:val="20"/>
              </w:rPr>
            </w:pPr>
            <w:ins w:id="1407" w:author="Aleta Haflett" w:date="2014-11-03T11:12:00Z">
              <w:r w:rsidRPr="008E7E6A">
                <w:rPr>
                  <w:sz w:val="20"/>
                  <w:szCs w:val="20"/>
                </w:rPr>
                <w:t>1=Yes</w:t>
              </w:r>
            </w:ins>
          </w:p>
        </w:tc>
        <w:tc>
          <w:tcPr>
            <w:tcW w:w="1255" w:type="dxa"/>
          </w:tcPr>
          <w:p w14:paraId="0BAE0BBD" w14:textId="77777777" w:rsidR="00F05B1A" w:rsidRPr="008E7E6A" w:rsidRDefault="00F05B1A">
            <w:pPr>
              <w:rPr>
                <w:ins w:id="1408" w:author="Aleta Haflett" w:date="2014-11-03T11:10:00Z"/>
                <w:b/>
                <w:sz w:val="20"/>
                <w:szCs w:val="20"/>
              </w:rPr>
            </w:pPr>
          </w:p>
        </w:tc>
      </w:tr>
      <w:tr w:rsidR="00F05B1A" w:rsidRPr="008E7E6A" w14:paraId="515ABA31" w14:textId="77777777" w:rsidTr="00F65E5D">
        <w:trPr>
          <w:ins w:id="1409" w:author="Aleta Haflett" w:date="2014-11-03T11:10:00Z"/>
        </w:trPr>
        <w:tc>
          <w:tcPr>
            <w:tcW w:w="516" w:type="dxa"/>
          </w:tcPr>
          <w:p w14:paraId="74BA5CD3" w14:textId="19B6BD54" w:rsidR="00F05B1A" w:rsidRPr="00DA1429" w:rsidRDefault="00DA1429" w:rsidP="00DA1429">
            <w:pPr>
              <w:ind w:left="-90"/>
              <w:rPr>
                <w:ins w:id="1410" w:author="Aleta Haflett" w:date="2014-11-03T11:10:00Z"/>
                <w:sz w:val="20"/>
                <w:szCs w:val="20"/>
              </w:rPr>
            </w:pPr>
            <w:r>
              <w:rPr>
                <w:sz w:val="20"/>
                <w:szCs w:val="20"/>
              </w:rPr>
              <w:t>O.2</w:t>
            </w:r>
          </w:p>
        </w:tc>
        <w:tc>
          <w:tcPr>
            <w:tcW w:w="4654" w:type="dxa"/>
          </w:tcPr>
          <w:p w14:paraId="6E8BE26B" w14:textId="6D4C9130" w:rsidR="00F05B1A" w:rsidRPr="008E7E6A" w:rsidRDefault="007A7614">
            <w:pPr>
              <w:rPr>
                <w:ins w:id="1411" w:author="Aleta Haflett" w:date="2014-11-03T11:10:00Z"/>
                <w:sz w:val="20"/>
                <w:szCs w:val="20"/>
              </w:rPr>
            </w:pPr>
            <w:ins w:id="1412" w:author="Aleta Haflett" w:date="2014-11-03T11:24:00Z">
              <w:r w:rsidRPr="008E7E6A">
                <w:rPr>
                  <w:sz w:val="20"/>
                  <w:szCs w:val="20"/>
                </w:rPr>
                <w:t>What</w:t>
              </w:r>
            </w:ins>
            <w:ins w:id="1413" w:author="Aleta Haflett" w:date="2014-11-03T11:11:00Z">
              <w:r w:rsidR="00F05B1A" w:rsidRPr="008E7E6A">
                <w:rPr>
                  <w:sz w:val="20"/>
                  <w:szCs w:val="20"/>
                </w:rPr>
                <w:t xml:space="preserve"> is the quantity of charcoal used per month, on average? </w:t>
              </w:r>
            </w:ins>
          </w:p>
        </w:tc>
        <w:tc>
          <w:tcPr>
            <w:tcW w:w="3583" w:type="dxa"/>
          </w:tcPr>
          <w:p w14:paraId="077A1D3C" w14:textId="77777777" w:rsidR="00F05B1A" w:rsidRPr="008E7E6A" w:rsidRDefault="00F05B1A">
            <w:pPr>
              <w:rPr>
                <w:ins w:id="1414" w:author="Aleta Haflett" w:date="2014-11-03T11:10:00Z"/>
                <w:b/>
                <w:sz w:val="20"/>
                <w:szCs w:val="20"/>
              </w:rPr>
            </w:pPr>
          </w:p>
        </w:tc>
        <w:tc>
          <w:tcPr>
            <w:tcW w:w="1255" w:type="dxa"/>
          </w:tcPr>
          <w:p w14:paraId="72C02BBC" w14:textId="6FB1FAC2" w:rsidR="00F05B1A" w:rsidRPr="008E7E6A" w:rsidRDefault="00F05B1A">
            <w:pPr>
              <w:rPr>
                <w:ins w:id="1415" w:author="Aleta Haflett" w:date="2014-11-03T11:10:00Z"/>
                <w:b/>
                <w:sz w:val="20"/>
                <w:szCs w:val="20"/>
              </w:rPr>
            </w:pPr>
            <w:ins w:id="1416" w:author="Aleta Haflett" w:date="2014-11-03T11:12:00Z">
              <w:r w:rsidRPr="008E7E6A">
                <w:rPr>
                  <w:b/>
                  <w:sz w:val="20"/>
                  <w:szCs w:val="20"/>
                </w:rPr>
                <w:t>(</w:t>
              </w:r>
              <w:r w:rsidRPr="008E7E6A">
                <w:rPr>
                  <w:sz w:val="20"/>
                  <w:szCs w:val="20"/>
                </w:rPr>
                <w:t>integer)</w:t>
              </w:r>
            </w:ins>
          </w:p>
        </w:tc>
      </w:tr>
      <w:tr w:rsidR="00F05B1A" w:rsidRPr="008E7E6A" w14:paraId="48329BF6" w14:textId="77777777" w:rsidTr="00F65E5D">
        <w:trPr>
          <w:ins w:id="1417" w:author="Aleta Haflett" w:date="2014-11-03T11:10:00Z"/>
        </w:trPr>
        <w:tc>
          <w:tcPr>
            <w:tcW w:w="516" w:type="dxa"/>
          </w:tcPr>
          <w:p w14:paraId="789CB62B" w14:textId="37965257" w:rsidR="00F05B1A" w:rsidRPr="00DA1429" w:rsidRDefault="00DA1429" w:rsidP="00DA1429">
            <w:pPr>
              <w:ind w:left="-90"/>
              <w:rPr>
                <w:ins w:id="1418" w:author="Aleta Haflett" w:date="2014-11-03T11:10:00Z"/>
                <w:sz w:val="20"/>
                <w:szCs w:val="20"/>
              </w:rPr>
            </w:pPr>
            <w:r>
              <w:rPr>
                <w:sz w:val="20"/>
                <w:szCs w:val="20"/>
              </w:rPr>
              <w:t>O.2b</w:t>
            </w:r>
          </w:p>
        </w:tc>
        <w:tc>
          <w:tcPr>
            <w:tcW w:w="4654" w:type="dxa"/>
          </w:tcPr>
          <w:p w14:paraId="20A5BD0C" w14:textId="432F68CA" w:rsidR="00F05B1A" w:rsidRPr="008E7E6A" w:rsidRDefault="00F05B1A">
            <w:pPr>
              <w:rPr>
                <w:ins w:id="1419" w:author="Aleta Haflett" w:date="2014-11-03T11:10:00Z"/>
                <w:sz w:val="20"/>
                <w:szCs w:val="20"/>
              </w:rPr>
            </w:pPr>
            <w:commentRangeStart w:id="1420"/>
            <w:ins w:id="1421" w:author="Aleta Haflett" w:date="2014-11-03T11:12:00Z">
              <w:r w:rsidRPr="008E7E6A">
                <w:rPr>
                  <w:sz w:val="20"/>
                  <w:szCs w:val="20"/>
                </w:rPr>
                <w:t>Unit</w:t>
              </w:r>
            </w:ins>
            <w:commentRangeEnd w:id="1420"/>
            <w:ins w:id="1422" w:author="Aleta Haflett" w:date="2014-11-03T11:19:00Z">
              <w:r w:rsidR="007A7614" w:rsidRPr="008E7E6A">
                <w:rPr>
                  <w:rStyle w:val="CommentReference"/>
                  <w:sz w:val="20"/>
                  <w:szCs w:val="20"/>
                </w:rPr>
                <w:commentReference w:id="1420"/>
              </w:r>
            </w:ins>
          </w:p>
        </w:tc>
        <w:tc>
          <w:tcPr>
            <w:tcW w:w="3583" w:type="dxa"/>
          </w:tcPr>
          <w:p w14:paraId="3BCF0A97" w14:textId="312F1439" w:rsidR="00F05B1A" w:rsidRPr="008E7E6A" w:rsidRDefault="00F05B1A">
            <w:pPr>
              <w:rPr>
                <w:ins w:id="1424" w:author="Aleta Haflett" w:date="2014-11-03T11:18:00Z"/>
                <w:sz w:val="20"/>
                <w:szCs w:val="20"/>
              </w:rPr>
            </w:pPr>
            <w:ins w:id="1425" w:author="Aleta Haflett" w:date="2014-11-03T11:14:00Z">
              <w:r w:rsidRPr="008E7E6A">
                <w:rPr>
                  <w:sz w:val="20"/>
                  <w:szCs w:val="20"/>
                </w:rPr>
                <w:t>1=</w:t>
              </w:r>
            </w:ins>
            <w:ins w:id="1426" w:author="Aleta Haflett" w:date="2014-11-03T11:18:00Z">
              <w:r w:rsidR="007A7614" w:rsidRPr="008E7E6A">
                <w:rPr>
                  <w:sz w:val="20"/>
                  <w:szCs w:val="20"/>
                </w:rPr>
                <w:t xml:space="preserve"> packet</w:t>
              </w:r>
            </w:ins>
          </w:p>
          <w:p w14:paraId="76278FF7" w14:textId="77777777" w:rsidR="007A7614" w:rsidRPr="008E7E6A" w:rsidRDefault="007A7614">
            <w:pPr>
              <w:rPr>
                <w:ins w:id="1427" w:author="Aleta Haflett" w:date="2014-11-03T11:18:00Z"/>
                <w:sz w:val="20"/>
                <w:szCs w:val="20"/>
              </w:rPr>
            </w:pPr>
            <w:ins w:id="1428" w:author="Aleta Haflett" w:date="2014-11-03T11:18:00Z">
              <w:r w:rsidRPr="008E7E6A">
                <w:rPr>
                  <w:sz w:val="20"/>
                  <w:szCs w:val="20"/>
                </w:rPr>
                <w:t>2=10kg bag</w:t>
              </w:r>
            </w:ins>
          </w:p>
          <w:p w14:paraId="14A392D0" w14:textId="3E94B5B5" w:rsidR="007A7614" w:rsidRPr="008E7E6A" w:rsidRDefault="007A7614">
            <w:pPr>
              <w:rPr>
                <w:ins w:id="1429" w:author="Aleta Haflett" w:date="2014-11-03T11:14:00Z"/>
                <w:sz w:val="20"/>
                <w:szCs w:val="20"/>
              </w:rPr>
            </w:pPr>
            <w:ins w:id="1430" w:author="Aleta Haflett" w:date="2014-11-03T11:18:00Z">
              <w:r w:rsidRPr="008E7E6A">
                <w:rPr>
                  <w:sz w:val="20"/>
                  <w:szCs w:val="20"/>
                </w:rPr>
                <w:t>3=25kg bag</w:t>
              </w:r>
            </w:ins>
          </w:p>
          <w:p w14:paraId="7F00F717" w14:textId="77777777" w:rsidR="00F05B1A" w:rsidRPr="008E7E6A" w:rsidRDefault="007A7614">
            <w:pPr>
              <w:rPr>
                <w:ins w:id="1431" w:author="Aleta Haflett" w:date="2014-11-03T11:19:00Z"/>
                <w:sz w:val="20"/>
                <w:szCs w:val="20"/>
              </w:rPr>
            </w:pPr>
            <w:ins w:id="1432" w:author="Aleta Haflett" w:date="2014-11-03T11:18:00Z">
              <w:r w:rsidRPr="008E7E6A">
                <w:rPr>
                  <w:sz w:val="20"/>
                  <w:szCs w:val="20"/>
                </w:rPr>
                <w:t>4=50kg bag</w:t>
              </w:r>
            </w:ins>
          </w:p>
          <w:p w14:paraId="115247A2" w14:textId="63141EF2" w:rsidR="007A7614" w:rsidRPr="008E7E6A" w:rsidRDefault="007A7614">
            <w:pPr>
              <w:rPr>
                <w:ins w:id="1433" w:author="Aleta Haflett" w:date="2014-11-03T11:10:00Z"/>
                <w:sz w:val="20"/>
                <w:szCs w:val="20"/>
              </w:rPr>
            </w:pPr>
            <w:ins w:id="1434" w:author="Aleta Haflett" w:date="2014-11-03T11:19:00Z">
              <w:r w:rsidRPr="008E7E6A">
                <w:rPr>
                  <w:sz w:val="20"/>
                  <w:szCs w:val="20"/>
                </w:rPr>
                <w:t>5=kg only</w:t>
              </w:r>
            </w:ins>
          </w:p>
        </w:tc>
        <w:tc>
          <w:tcPr>
            <w:tcW w:w="1255" w:type="dxa"/>
          </w:tcPr>
          <w:p w14:paraId="1C92D643" w14:textId="77777777" w:rsidR="00F05B1A" w:rsidRPr="008E7E6A" w:rsidRDefault="00F05B1A">
            <w:pPr>
              <w:rPr>
                <w:ins w:id="1435" w:author="Aleta Haflett" w:date="2014-11-03T11:10:00Z"/>
                <w:b/>
                <w:sz w:val="20"/>
                <w:szCs w:val="20"/>
              </w:rPr>
            </w:pPr>
          </w:p>
        </w:tc>
      </w:tr>
      <w:tr w:rsidR="00F05B1A" w:rsidRPr="00AC07EE" w14:paraId="7785649F" w14:textId="77777777" w:rsidTr="00F65E5D">
        <w:trPr>
          <w:ins w:id="1436" w:author="Aleta Haflett" w:date="2014-11-03T11:10:00Z"/>
        </w:trPr>
        <w:tc>
          <w:tcPr>
            <w:tcW w:w="516" w:type="dxa"/>
          </w:tcPr>
          <w:p w14:paraId="03C47F78" w14:textId="1996B6C7" w:rsidR="00F05B1A" w:rsidRPr="00DA1429" w:rsidRDefault="00DA1429" w:rsidP="00DA1429">
            <w:pPr>
              <w:ind w:left="-90"/>
              <w:rPr>
                <w:ins w:id="1437" w:author="Aleta Haflett" w:date="2014-11-03T11:10:00Z"/>
                <w:sz w:val="20"/>
                <w:szCs w:val="20"/>
              </w:rPr>
            </w:pPr>
            <w:r>
              <w:rPr>
                <w:sz w:val="20"/>
                <w:szCs w:val="20"/>
              </w:rPr>
              <w:t>O.3</w:t>
            </w:r>
          </w:p>
        </w:tc>
        <w:tc>
          <w:tcPr>
            <w:tcW w:w="4654" w:type="dxa"/>
          </w:tcPr>
          <w:p w14:paraId="3017DE2D" w14:textId="77777777" w:rsidR="00F05B1A" w:rsidRPr="00AC07EE" w:rsidRDefault="00F05B1A">
            <w:pPr>
              <w:rPr>
                <w:ins w:id="1438" w:author="Aleta Haflett" w:date="2014-11-03T11:23:00Z"/>
                <w:sz w:val="20"/>
                <w:szCs w:val="20"/>
              </w:rPr>
            </w:pPr>
            <w:commentRangeStart w:id="1439"/>
            <w:ins w:id="1440" w:author="Aleta Haflett" w:date="2014-11-03T11:12:00Z">
              <w:r w:rsidRPr="008E7E6A">
                <w:rPr>
                  <w:sz w:val="20"/>
                  <w:szCs w:val="20"/>
                </w:rPr>
                <w:t xml:space="preserve">How did you obtain the charcoal? </w:t>
              </w:r>
            </w:ins>
            <w:commentRangeEnd w:id="1439"/>
            <w:ins w:id="1441" w:author="Aleta Haflett" w:date="2014-11-03T11:21:00Z">
              <w:r w:rsidR="007A7614" w:rsidRPr="00AC07EE">
                <w:rPr>
                  <w:rStyle w:val="CommentReference"/>
                  <w:sz w:val="20"/>
                  <w:szCs w:val="20"/>
                </w:rPr>
                <w:commentReference w:id="1439"/>
              </w:r>
            </w:ins>
          </w:p>
          <w:p w14:paraId="5895FB1E" w14:textId="1EB32D41" w:rsidR="007A7614" w:rsidRPr="00AC07EE" w:rsidRDefault="007A7614">
            <w:pPr>
              <w:rPr>
                <w:ins w:id="1443" w:author="Aleta Haflett" w:date="2014-11-03T11:10:00Z"/>
                <w:i/>
                <w:sz w:val="20"/>
                <w:szCs w:val="20"/>
              </w:rPr>
            </w:pPr>
            <w:ins w:id="1444" w:author="Aleta Haflett" w:date="2014-11-03T11:23:00Z">
              <w:r w:rsidRPr="00AC07EE">
                <w:rPr>
                  <w:i/>
                  <w:sz w:val="20"/>
                  <w:szCs w:val="20"/>
                </w:rPr>
                <w:t xml:space="preserve">Select all that apply </w:t>
              </w:r>
            </w:ins>
          </w:p>
        </w:tc>
        <w:tc>
          <w:tcPr>
            <w:tcW w:w="3583" w:type="dxa"/>
          </w:tcPr>
          <w:p w14:paraId="344A0B00" w14:textId="77777777" w:rsidR="00F05B1A" w:rsidRPr="00AC07EE" w:rsidRDefault="007A7614">
            <w:pPr>
              <w:rPr>
                <w:ins w:id="1445" w:author="Aleta Haflett" w:date="2014-11-03T11:20:00Z"/>
                <w:sz w:val="20"/>
                <w:szCs w:val="20"/>
              </w:rPr>
            </w:pPr>
            <w:ins w:id="1446" w:author="Aleta Haflett" w:date="2014-11-03T11:20:00Z">
              <w:r w:rsidRPr="00AC07EE">
                <w:rPr>
                  <w:sz w:val="20"/>
                  <w:szCs w:val="20"/>
                </w:rPr>
                <w:t>1=Self produce</w:t>
              </w:r>
            </w:ins>
          </w:p>
          <w:p w14:paraId="6FCD6633" w14:textId="77777777" w:rsidR="007A7614" w:rsidRPr="00AC07EE" w:rsidRDefault="007A7614">
            <w:pPr>
              <w:rPr>
                <w:ins w:id="1447" w:author="Aleta Haflett" w:date="2014-11-03T11:20:00Z"/>
                <w:sz w:val="20"/>
                <w:szCs w:val="20"/>
              </w:rPr>
            </w:pPr>
            <w:ins w:id="1448" w:author="Aleta Haflett" w:date="2014-11-03T11:20:00Z">
              <w:r w:rsidRPr="00AC07EE">
                <w:rPr>
                  <w:sz w:val="20"/>
                  <w:szCs w:val="20"/>
                </w:rPr>
                <w:t>2=Purchased</w:t>
              </w:r>
            </w:ins>
          </w:p>
          <w:p w14:paraId="0CCF8412" w14:textId="5A2CBCF8" w:rsidR="00072A5F" w:rsidRPr="00AC07EE" w:rsidRDefault="007A7614">
            <w:pPr>
              <w:rPr>
                <w:ins w:id="1449" w:author="Aleta Haflett" w:date="2014-11-03T11:10:00Z"/>
                <w:sz w:val="20"/>
                <w:szCs w:val="20"/>
              </w:rPr>
            </w:pPr>
            <w:ins w:id="1450" w:author="Aleta Haflett" w:date="2014-11-03T11:20:00Z">
              <w:r w:rsidRPr="00AC07EE">
                <w:rPr>
                  <w:sz w:val="20"/>
                  <w:szCs w:val="20"/>
                </w:rPr>
                <w:t>3=Received as a gift</w:t>
              </w:r>
            </w:ins>
          </w:p>
        </w:tc>
        <w:tc>
          <w:tcPr>
            <w:tcW w:w="1255" w:type="dxa"/>
          </w:tcPr>
          <w:p w14:paraId="100A55AC" w14:textId="77777777" w:rsidR="00F05B1A" w:rsidRPr="00AC07EE" w:rsidRDefault="00F05B1A">
            <w:pPr>
              <w:rPr>
                <w:ins w:id="1451" w:author="Aleta Haflett" w:date="2014-11-03T11:10:00Z"/>
                <w:sz w:val="20"/>
                <w:szCs w:val="20"/>
              </w:rPr>
            </w:pPr>
          </w:p>
        </w:tc>
      </w:tr>
      <w:tr w:rsidR="00F05B1A" w:rsidRPr="00AC07EE" w14:paraId="0ADF7C07" w14:textId="77777777" w:rsidTr="00F65E5D">
        <w:trPr>
          <w:ins w:id="1452" w:author="Aleta Haflett" w:date="2014-11-03T11:10:00Z"/>
        </w:trPr>
        <w:tc>
          <w:tcPr>
            <w:tcW w:w="516" w:type="dxa"/>
          </w:tcPr>
          <w:p w14:paraId="4B596CCA" w14:textId="45EEAD82" w:rsidR="00F05B1A" w:rsidRPr="00DA1429" w:rsidRDefault="00DA1429" w:rsidP="00DA1429">
            <w:pPr>
              <w:ind w:left="-90"/>
              <w:rPr>
                <w:ins w:id="1453" w:author="Aleta Haflett" w:date="2014-11-03T11:10:00Z"/>
                <w:sz w:val="20"/>
                <w:szCs w:val="20"/>
              </w:rPr>
            </w:pPr>
            <w:r>
              <w:rPr>
                <w:sz w:val="20"/>
                <w:szCs w:val="20"/>
              </w:rPr>
              <w:t>O.4</w:t>
            </w:r>
          </w:p>
        </w:tc>
        <w:tc>
          <w:tcPr>
            <w:tcW w:w="4654" w:type="dxa"/>
          </w:tcPr>
          <w:p w14:paraId="1F40F906" w14:textId="77777777" w:rsidR="00F05B1A" w:rsidRPr="00AC07EE" w:rsidRDefault="007A7614">
            <w:pPr>
              <w:rPr>
                <w:ins w:id="1454" w:author="Aleta Haflett" w:date="2014-11-03T12:23:00Z"/>
                <w:sz w:val="20"/>
                <w:szCs w:val="20"/>
              </w:rPr>
            </w:pPr>
            <w:ins w:id="1455" w:author="Aleta Haflett" w:date="2014-11-03T11:23:00Z">
              <w:r w:rsidRPr="00AC07EE">
                <w:rPr>
                  <w:sz w:val="20"/>
                  <w:szCs w:val="20"/>
                </w:rPr>
                <w:t xml:space="preserve">Does your household use fuel wood? </w:t>
              </w:r>
            </w:ins>
          </w:p>
          <w:p w14:paraId="5372305B" w14:textId="40778773" w:rsidR="005C016F" w:rsidRPr="00AC07EE" w:rsidRDefault="005C016F">
            <w:pPr>
              <w:rPr>
                <w:ins w:id="1456" w:author="Aleta Haflett" w:date="2014-11-03T11:10:00Z"/>
                <w:i/>
                <w:sz w:val="20"/>
                <w:szCs w:val="20"/>
              </w:rPr>
            </w:pPr>
            <w:ins w:id="1457" w:author="Aleta Haflett" w:date="2014-11-03T12:23:00Z">
              <w:r w:rsidRPr="00AC07EE">
                <w:rPr>
                  <w:i/>
                  <w:sz w:val="20"/>
                  <w:szCs w:val="20"/>
                </w:rPr>
                <w:t xml:space="preserve">If =0, skip to </w:t>
              </w:r>
            </w:ins>
            <w:r w:rsidR="004B4B2A">
              <w:rPr>
                <w:i/>
                <w:sz w:val="20"/>
                <w:szCs w:val="20"/>
              </w:rPr>
              <w:t>O.9</w:t>
            </w:r>
          </w:p>
        </w:tc>
        <w:tc>
          <w:tcPr>
            <w:tcW w:w="3583" w:type="dxa"/>
          </w:tcPr>
          <w:p w14:paraId="1C5726BC" w14:textId="77777777" w:rsidR="007A7614" w:rsidRPr="00AC07EE" w:rsidRDefault="007A7614" w:rsidP="007A7614">
            <w:pPr>
              <w:rPr>
                <w:ins w:id="1458" w:author="Aleta Haflett" w:date="2014-11-03T11:25:00Z"/>
                <w:sz w:val="20"/>
                <w:szCs w:val="20"/>
              </w:rPr>
            </w:pPr>
            <w:ins w:id="1459" w:author="Aleta Haflett" w:date="2014-11-03T11:25:00Z">
              <w:r w:rsidRPr="00AC07EE">
                <w:rPr>
                  <w:sz w:val="20"/>
                  <w:szCs w:val="20"/>
                </w:rPr>
                <w:t>0=No</w:t>
              </w:r>
            </w:ins>
          </w:p>
          <w:p w14:paraId="5EB5F1FE" w14:textId="5675BBC8" w:rsidR="00F05B1A" w:rsidRPr="00AC07EE" w:rsidRDefault="007A7614" w:rsidP="007A7614">
            <w:pPr>
              <w:rPr>
                <w:ins w:id="1460" w:author="Aleta Haflett" w:date="2014-11-03T11:10:00Z"/>
                <w:sz w:val="20"/>
                <w:szCs w:val="20"/>
              </w:rPr>
            </w:pPr>
            <w:ins w:id="1461" w:author="Aleta Haflett" w:date="2014-11-03T11:25:00Z">
              <w:r w:rsidRPr="00AC07EE">
                <w:rPr>
                  <w:sz w:val="20"/>
                  <w:szCs w:val="20"/>
                </w:rPr>
                <w:t>1=Yes</w:t>
              </w:r>
            </w:ins>
          </w:p>
        </w:tc>
        <w:tc>
          <w:tcPr>
            <w:tcW w:w="1255" w:type="dxa"/>
          </w:tcPr>
          <w:p w14:paraId="05117C70" w14:textId="77777777" w:rsidR="00F05B1A" w:rsidRPr="00AC07EE" w:rsidRDefault="00F05B1A">
            <w:pPr>
              <w:rPr>
                <w:ins w:id="1462" w:author="Aleta Haflett" w:date="2014-11-03T11:10:00Z"/>
                <w:sz w:val="20"/>
                <w:szCs w:val="20"/>
              </w:rPr>
            </w:pPr>
          </w:p>
        </w:tc>
      </w:tr>
      <w:tr w:rsidR="00F05B1A" w:rsidRPr="00AC07EE" w14:paraId="49131536" w14:textId="77777777" w:rsidTr="00F65E5D">
        <w:trPr>
          <w:ins w:id="1463" w:author="Aleta Haflett" w:date="2014-11-03T11:10:00Z"/>
        </w:trPr>
        <w:tc>
          <w:tcPr>
            <w:tcW w:w="516" w:type="dxa"/>
          </w:tcPr>
          <w:p w14:paraId="212ED82F" w14:textId="70833D6C" w:rsidR="00F05B1A" w:rsidRPr="00DA1429" w:rsidRDefault="00DA1429" w:rsidP="00DA1429">
            <w:pPr>
              <w:ind w:left="-90"/>
              <w:rPr>
                <w:ins w:id="1464" w:author="Aleta Haflett" w:date="2014-11-03T11:10:00Z"/>
                <w:sz w:val="20"/>
                <w:szCs w:val="20"/>
              </w:rPr>
            </w:pPr>
            <w:r>
              <w:rPr>
                <w:sz w:val="20"/>
                <w:szCs w:val="20"/>
              </w:rPr>
              <w:t>O.5</w:t>
            </w:r>
          </w:p>
        </w:tc>
        <w:tc>
          <w:tcPr>
            <w:tcW w:w="4654" w:type="dxa"/>
          </w:tcPr>
          <w:p w14:paraId="3AA5D9E2" w14:textId="4BA6EC0B" w:rsidR="00F05B1A" w:rsidRPr="00AC07EE" w:rsidRDefault="007A7614">
            <w:pPr>
              <w:rPr>
                <w:ins w:id="1465" w:author="Aleta Haflett" w:date="2014-11-03T11:10:00Z"/>
                <w:sz w:val="20"/>
                <w:szCs w:val="20"/>
              </w:rPr>
            </w:pPr>
            <w:ins w:id="1466" w:author="Aleta Haflett" w:date="2014-11-03T11:24:00Z">
              <w:r w:rsidRPr="00AC07EE">
                <w:rPr>
                  <w:sz w:val="20"/>
                  <w:szCs w:val="20"/>
                </w:rPr>
                <w:t xml:space="preserve">What is the quantity of fuel wood used per month, on average?  </w:t>
              </w:r>
            </w:ins>
          </w:p>
        </w:tc>
        <w:tc>
          <w:tcPr>
            <w:tcW w:w="3583" w:type="dxa"/>
          </w:tcPr>
          <w:p w14:paraId="07A47591" w14:textId="77777777" w:rsidR="00F05B1A" w:rsidRPr="00AC07EE" w:rsidRDefault="00F05B1A">
            <w:pPr>
              <w:rPr>
                <w:ins w:id="1467" w:author="Aleta Haflett" w:date="2014-11-03T11:10:00Z"/>
                <w:sz w:val="20"/>
                <w:szCs w:val="20"/>
              </w:rPr>
            </w:pPr>
          </w:p>
        </w:tc>
        <w:tc>
          <w:tcPr>
            <w:tcW w:w="1255" w:type="dxa"/>
          </w:tcPr>
          <w:p w14:paraId="4B3EF392" w14:textId="5DBA4A85" w:rsidR="00F05B1A" w:rsidRPr="00AC07EE" w:rsidRDefault="007A7614">
            <w:pPr>
              <w:rPr>
                <w:ins w:id="1468" w:author="Aleta Haflett" w:date="2014-11-03T11:10:00Z"/>
                <w:sz w:val="20"/>
                <w:szCs w:val="20"/>
              </w:rPr>
            </w:pPr>
            <w:ins w:id="1469" w:author="Aleta Haflett" w:date="2014-11-03T11:24:00Z">
              <w:r w:rsidRPr="00AC07EE">
                <w:rPr>
                  <w:sz w:val="20"/>
                  <w:szCs w:val="20"/>
                </w:rPr>
                <w:t>(integer)</w:t>
              </w:r>
            </w:ins>
          </w:p>
        </w:tc>
      </w:tr>
      <w:tr w:rsidR="007B362C" w:rsidRPr="008E7E6A" w14:paraId="16C92F4C" w14:textId="77777777" w:rsidTr="00F65E5D">
        <w:trPr>
          <w:ins w:id="1470" w:author="Aleta Haflett" w:date="2014-11-03T11:35:00Z"/>
        </w:trPr>
        <w:tc>
          <w:tcPr>
            <w:tcW w:w="516" w:type="dxa"/>
          </w:tcPr>
          <w:p w14:paraId="677B16F6" w14:textId="75D85955" w:rsidR="007B362C" w:rsidRPr="00DA1429" w:rsidRDefault="00DA1429" w:rsidP="00DA1429">
            <w:pPr>
              <w:ind w:left="-90"/>
              <w:rPr>
                <w:ins w:id="1471" w:author="Aleta Haflett" w:date="2014-11-03T11:35:00Z"/>
                <w:sz w:val="20"/>
                <w:szCs w:val="20"/>
              </w:rPr>
            </w:pPr>
            <w:r>
              <w:rPr>
                <w:sz w:val="20"/>
                <w:szCs w:val="20"/>
              </w:rPr>
              <w:t>O.5b</w:t>
            </w:r>
          </w:p>
        </w:tc>
        <w:tc>
          <w:tcPr>
            <w:tcW w:w="4654" w:type="dxa"/>
          </w:tcPr>
          <w:p w14:paraId="782CC1A4" w14:textId="3CEF428D" w:rsidR="007B362C" w:rsidRPr="00AC07EE" w:rsidRDefault="00BB1C09" w:rsidP="007B362C">
            <w:pPr>
              <w:rPr>
                <w:ins w:id="1472" w:author="Aleta Haflett" w:date="2014-11-03T11:35:00Z"/>
                <w:sz w:val="20"/>
                <w:szCs w:val="20"/>
              </w:rPr>
            </w:pPr>
            <w:commentRangeStart w:id="1473"/>
            <w:ins w:id="1474" w:author="Aleta Haflett" w:date="2014-11-03T11:40:00Z">
              <w:r w:rsidRPr="00AC07EE">
                <w:rPr>
                  <w:sz w:val="20"/>
                  <w:szCs w:val="20"/>
                </w:rPr>
                <w:t>Unit</w:t>
              </w:r>
            </w:ins>
            <w:commentRangeEnd w:id="1473"/>
            <w:ins w:id="1475" w:author="Aleta Haflett" w:date="2014-11-03T12:12:00Z">
              <w:r w:rsidR="00072A5F" w:rsidRPr="00AC07EE">
                <w:rPr>
                  <w:rStyle w:val="CommentReference"/>
                  <w:sz w:val="20"/>
                  <w:szCs w:val="20"/>
                </w:rPr>
                <w:commentReference w:id="1473"/>
              </w:r>
            </w:ins>
          </w:p>
        </w:tc>
        <w:tc>
          <w:tcPr>
            <w:tcW w:w="3583" w:type="dxa"/>
          </w:tcPr>
          <w:p w14:paraId="3F28395F" w14:textId="77777777" w:rsidR="007B362C" w:rsidRPr="00AC07EE" w:rsidRDefault="007B362C" w:rsidP="007B362C">
            <w:pPr>
              <w:rPr>
                <w:ins w:id="1477" w:author="Aleta Haflett" w:date="2014-11-03T12:12:00Z"/>
                <w:sz w:val="20"/>
                <w:szCs w:val="20"/>
              </w:rPr>
            </w:pPr>
            <w:ins w:id="1478" w:author="Aleta Haflett" w:date="2014-11-03T11:35:00Z">
              <w:r w:rsidRPr="00AC07EE">
                <w:rPr>
                  <w:sz w:val="20"/>
                  <w:szCs w:val="20"/>
                </w:rPr>
                <w:t>1=Bundle</w:t>
              </w:r>
            </w:ins>
          </w:p>
          <w:p w14:paraId="680DAE75" w14:textId="1D052B03" w:rsidR="007B362C" w:rsidRPr="00AC07EE" w:rsidRDefault="00072A5F" w:rsidP="007B362C">
            <w:pPr>
              <w:rPr>
                <w:ins w:id="1479" w:author="Aleta Haflett" w:date="2014-11-03T11:35:00Z"/>
                <w:sz w:val="20"/>
                <w:szCs w:val="20"/>
              </w:rPr>
            </w:pPr>
            <w:ins w:id="1480" w:author="Aleta Haflett" w:date="2014-11-03T12:12:00Z">
              <w:r w:rsidRPr="00AC07EE">
                <w:rPr>
                  <w:sz w:val="20"/>
                  <w:szCs w:val="20"/>
                </w:rPr>
                <w:t>2=KG only</w:t>
              </w:r>
            </w:ins>
          </w:p>
        </w:tc>
        <w:tc>
          <w:tcPr>
            <w:tcW w:w="1255" w:type="dxa"/>
          </w:tcPr>
          <w:p w14:paraId="6FEA9E56" w14:textId="77777777" w:rsidR="007B362C" w:rsidRPr="008E7E6A" w:rsidRDefault="007B362C">
            <w:pPr>
              <w:rPr>
                <w:ins w:id="1481" w:author="Aleta Haflett" w:date="2014-11-03T11:35:00Z"/>
                <w:sz w:val="20"/>
                <w:szCs w:val="20"/>
              </w:rPr>
            </w:pPr>
          </w:p>
        </w:tc>
      </w:tr>
      <w:tr w:rsidR="007B362C" w:rsidRPr="008E7E6A" w14:paraId="61564B76" w14:textId="77777777" w:rsidTr="00F65E5D">
        <w:trPr>
          <w:ins w:id="1482" w:author="Aleta Haflett" w:date="2014-11-03T11:10:00Z"/>
        </w:trPr>
        <w:tc>
          <w:tcPr>
            <w:tcW w:w="516" w:type="dxa"/>
          </w:tcPr>
          <w:p w14:paraId="2E5687A4" w14:textId="07E810E3" w:rsidR="007B362C" w:rsidRPr="00DA1429" w:rsidRDefault="00DA1429" w:rsidP="00DA1429">
            <w:pPr>
              <w:ind w:left="-90"/>
              <w:rPr>
                <w:ins w:id="1483" w:author="Aleta Haflett" w:date="2014-11-03T11:10:00Z"/>
                <w:sz w:val="20"/>
                <w:szCs w:val="20"/>
              </w:rPr>
            </w:pPr>
            <w:r>
              <w:rPr>
                <w:sz w:val="20"/>
                <w:szCs w:val="20"/>
              </w:rPr>
              <w:t>O.6</w:t>
            </w:r>
          </w:p>
        </w:tc>
        <w:tc>
          <w:tcPr>
            <w:tcW w:w="4654" w:type="dxa"/>
          </w:tcPr>
          <w:p w14:paraId="3F43EC2F" w14:textId="5F0E5449" w:rsidR="007B362C" w:rsidRPr="008E7E6A" w:rsidRDefault="007B362C" w:rsidP="007B362C">
            <w:pPr>
              <w:rPr>
                <w:ins w:id="1484" w:author="Aleta Haflett" w:date="2014-11-03T11:35:00Z"/>
                <w:sz w:val="20"/>
                <w:szCs w:val="20"/>
              </w:rPr>
            </w:pPr>
            <w:ins w:id="1485" w:author="Aleta Haflett" w:date="2014-11-03T11:35:00Z">
              <w:r w:rsidRPr="008E7E6A">
                <w:rPr>
                  <w:sz w:val="20"/>
                  <w:szCs w:val="20"/>
                </w:rPr>
                <w:t xml:space="preserve">How did you obtain the fuel wood? </w:t>
              </w:r>
            </w:ins>
          </w:p>
          <w:p w14:paraId="7C21850A" w14:textId="2BC89BAB" w:rsidR="007B362C" w:rsidRPr="008E7E6A" w:rsidRDefault="007B362C">
            <w:pPr>
              <w:rPr>
                <w:ins w:id="1486" w:author="Aleta Haflett" w:date="2014-11-03T11:10:00Z"/>
                <w:sz w:val="20"/>
                <w:szCs w:val="20"/>
              </w:rPr>
            </w:pPr>
            <w:ins w:id="1487" w:author="Aleta Haflett" w:date="2014-11-03T11:35:00Z">
              <w:r w:rsidRPr="008E7E6A">
                <w:rPr>
                  <w:i/>
                  <w:sz w:val="20"/>
                  <w:szCs w:val="20"/>
                </w:rPr>
                <w:t xml:space="preserve">Select all that apply </w:t>
              </w:r>
            </w:ins>
          </w:p>
        </w:tc>
        <w:tc>
          <w:tcPr>
            <w:tcW w:w="3583" w:type="dxa"/>
          </w:tcPr>
          <w:p w14:paraId="4E7CB241" w14:textId="77777777" w:rsidR="007B362C" w:rsidRPr="008E7E6A" w:rsidRDefault="007B362C" w:rsidP="007B362C">
            <w:pPr>
              <w:rPr>
                <w:ins w:id="1488" w:author="Aleta Haflett" w:date="2014-11-03T11:35:00Z"/>
                <w:sz w:val="20"/>
                <w:szCs w:val="20"/>
              </w:rPr>
            </w:pPr>
            <w:ins w:id="1489" w:author="Aleta Haflett" w:date="2014-11-03T11:35:00Z">
              <w:r w:rsidRPr="008E7E6A">
                <w:rPr>
                  <w:sz w:val="20"/>
                  <w:szCs w:val="20"/>
                </w:rPr>
                <w:t>1=Self produce</w:t>
              </w:r>
            </w:ins>
          </w:p>
          <w:p w14:paraId="20CF41FB" w14:textId="77777777" w:rsidR="007B362C" w:rsidRPr="008E7E6A" w:rsidRDefault="007B362C" w:rsidP="007B362C">
            <w:pPr>
              <w:rPr>
                <w:ins w:id="1490" w:author="Aleta Haflett" w:date="2014-11-03T11:35:00Z"/>
                <w:sz w:val="20"/>
                <w:szCs w:val="20"/>
              </w:rPr>
            </w:pPr>
            <w:ins w:id="1491" w:author="Aleta Haflett" w:date="2014-11-03T11:35:00Z">
              <w:r w:rsidRPr="008E7E6A">
                <w:rPr>
                  <w:sz w:val="20"/>
                  <w:szCs w:val="20"/>
                </w:rPr>
                <w:t>2=Purchased</w:t>
              </w:r>
            </w:ins>
          </w:p>
          <w:p w14:paraId="2CF9DB54" w14:textId="4A22EFE8" w:rsidR="007B362C" w:rsidRPr="008E7E6A" w:rsidRDefault="007B362C">
            <w:pPr>
              <w:rPr>
                <w:ins w:id="1492" w:author="Aleta Haflett" w:date="2014-11-03T11:10:00Z"/>
                <w:sz w:val="20"/>
                <w:szCs w:val="20"/>
              </w:rPr>
            </w:pPr>
            <w:ins w:id="1493" w:author="Aleta Haflett" w:date="2014-11-03T11:35:00Z">
              <w:r w:rsidRPr="008E7E6A">
                <w:rPr>
                  <w:sz w:val="20"/>
                  <w:szCs w:val="20"/>
                </w:rPr>
                <w:t>3=Received as a gift</w:t>
              </w:r>
            </w:ins>
          </w:p>
        </w:tc>
        <w:tc>
          <w:tcPr>
            <w:tcW w:w="1255" w:type="dxa"/>
          </w:tcPr>
          <w:p w14:paraId="085FE163" w14:textId="77777777" w:rsidR="007B362C" w:rsidRPr="008E7E6A" w:rsidRDefault="007B362C">
            <w:pPr>
              <w:rPr>
                <w:ins w:id="1494" w:author="Aleta Haflett" w:date="2014-11-03T11:10:00Z"/>
                <w:sz w:val="20"/>
                <w:szCs w:val="20"/>
              </w:rPr>
            </w:pPr>
          </w:p>
        </w:tc>
      </w:tr>
      <w:tr w:rsidR="007B362C" w:rsidRPr="008E7E6A" w14:paraId="28D3A5AD" w14:textId="77777777" w:rsidTr="00F65E5D">
        <w:trPr>
          <w:ins w:id="1495" w:author="Aleta Haflett" w:date="2014-11-03T11:10:00Z"/>
        </w:trPr>
        <w:tc>
          <w:tcPr>
            <w:tcW w:w="516" w:type="dxa"/>
          </w:tcPr>
          <w:p w14:paraId="00E3650A" w14:textId="6CDC8371" w:rsidR="007B362C" w:rsidRPr="00DA1429" w:rsidRDefault="00DA1429" w:rsidP="00DA1429">
            <w:pPr>
              <w:ind w:left="-90"/>
              <w:rPr>
                <w:ins w:id="1496" w:author="Aleta Haflett" w:date="2014-11-03T11:10:00Z"/>
                <w:sz w:val="20"/>
                <w:szCs w:val="20"/>
              </w:rPr>
            </w:pPr>
            <w:r>
              <w:rPr>
                <w:sz w:val="20"/>
                <w:szCs w:val="20"/>
              </w:rPr>
              <w:t>O.7</w:t>
            </w:r>
          </w:p>
        </w:tc>
        <w:tc>
          <w:tcPr>
            <w:tcW w:w="4654" w:type="dxa"/>
          </w:tcPr>
          <w:p w14:paraId="1545400E" w14:textId="77777777" w:rsidR="00072A5F" w:rsidRPr="008E7E6A" w:rsidRDefault="00BB1C09">
            <w:pPr>
              <w:rPr>
                <w:ins w:id="1497" w:author="Aleta Haflett" w:date="2014-11-03T12:12:00Z"/>
                <w:sz w:val="20"/>
                <w:szCs w:val="20"/>
              </w:rPr>
            </w:pPr>
            <w:ins w:id="1498" w:author="Aleta Haflett" w:date="2014-11-03T11:40:00Z">
              <w:r w:rsidRPr="008E7E6A">
                <w:rPr>
                  <w:sz w:val="20"/>
                  <w:szCs w:val="20"/>
                </w:rPr>
                <w:t xml:space="preserve">How did you obtain </w:t>
              </w:r>
              <w:r w:rsidR="00072A5F" w:rsidRPr="008E7E6A">
                <w:rPr>
                  <w:sz w:val="20"/>
                  <w:szCs w:val="20"/>
                </w:rPr>
                <w:t>fuel wood?</w:t>
              </w:r>
            </w:ins>
          </w:p>
          <w:p w14:paraId="015A6F08" w14:textId="77777777" w:rsidR="007B362C" w:rsidRPr="008E7E6A" w:rsidRDefault="00072A5F">
            <w:pPr>
              <w:rPr>
                <w:ins w:id="1499" w:author="Aleta Haflett" w:date="2014-11-03T12:13:00Z"/>
                <w:sz w:val="20"/>
                <w:szCs w:val="20"/>
              </w:rPr>
            </w:pPr>
            <w:ins w:id="1500" w:author="Aleta Haflett" w:date="2014-11-03T12:12:00Z">
              <w:r w:rsidRPr="008E7E6A">
                <w:rPr>
                  <w:i/>
                  <w:sz w:val="20"/>
                  <w:szCs w:val="20"/>
                </w:rPr>
                <w:t>Select all that apply</w:t>
              </w:r>
            </w:ins>
            <w:ins w:id="1501" w:author="Aleta Haflett" w:date="2014-11-03T11:40:00Z">
              <w:r w:rsidRPr="008E7E6A">
                <w:rPr>
                  <w:sz w:val="20"/>
                  <w:szCs w:val="20"/>
                </w:rPr>
                <w:t xml:space="preserve"> </w:t>
              </w:r>
            </w:ins>
          </w:p>
          <w:p w14:paraId="4699C60F" w14:textId="4FECE64C" w:rsidR="00072A5F" w:rsidRPr="008E7E6A" w:rsidRDefault="00072A5F">
            <w:pPr>
              <w:rPr>
                <w:ins w:id="1502" w:author="Aleta Haflett" w:date="2014-11-03T11:10:00Z"/>
                <w:i/>
                <w:sz w:val="20"/>
                <w:szCs w:val="20"/>
              </w:rPr>
            </w:pPr>
            <w:ins w:id="1503" w:author="Aleta Haflett" w:date="2014-11-03T12:13:00Z">
              <w:r w:rsidRPr="008E7E6A">
                <w:rPr>
                  <w:i/>
                  <w:sz w:val="20"/>
                  <w:szCs w:val="20"/>
                </w:rPr>
                <w:t>If =</w:t>
              </w:r>
            </w:ins>
            <w:r w:rsidR="00DA1429">
              <w:rPr>
                <w:i/>
                <w:sz w:val="20"/>
                <w:szCs w:val="20"/>
              </w:rPr>
              <w:t>1, ask O.8</w:t>
            </w:r>
          </w:p>
        </w:tc>
        <w:tc>
          <w:tcPr>
            <w:tcW w:w="3583" w:type="dxa"/>
          </w:tcPr>
          <w:p w14:paraId="1F9196D8" w14:textId="77777777" w:rsidR="007B362C" w:rsidRPr="008E7E6A" w:rsidRDefault="00072A5F">
            <w:pPr>
              <w:rPr>
                <w:ins w:id="1504" w:author="Aleta Haflett" w:date="2014-11-03T12:11:00Z"/>
                <w:sz w:val="20"/>
                <w:szCs w:val="20"/>
              </w:rPr>
            </w:pPr>
            <w:ins w:id="1505" w:author="Aleta Haflett" w:date="2014-11-03T12:11:00Z">
              <w:r w:rsidRPr="008E7E6A">
                <w:rPr>
                  <w:sz w:val="20"/>
                  <w:szCs w:val="20"/>
                </w:rPr>
                <w:t>1=Gathered myself</w:t>
              </w:r>
            </w:ins>
          </w:p>
          <w:p w14:paraId="2F54AA78" w14:textId="77777777" w:rsidR="00072A5F" w:rsidRPr="008E7E6A" w:rsidRDefault="00072A5F">
            <w:pPr>
              <w:rPr>
                <w:ins w:id="1506" w:author="Aleta Haflett" w:date="2014-11-03T12:11:00Z"/>
                <w:sz w:val="20"/>
                <w:szCs w:val="20"/>
              </w:rPr>
            </w:pPr>
            <w:ins w:id="1507" w:author="Aleta Haflett" w:date="2014-11-03T12:11:00Z">
              <w:r w:rsidRPr="008E7E6A">
                <w:rPr>
                  <w:sz w:val="20"/>
                  <w:szCs w:val="20"/>
                </w:rPr>
                <w:t>2=Purchased</w:t>
              </w:r>
            </w:ins>
          </w:p>
          <w:p w14:paraId="144FFF46" w14:textId="5AF8C909" w:rsidR="00072A5F" w:rsidRPr="008E7E6A" w:rsidRDefault="00072A5F">
            <w:pPr>
              <w:rPr>
                <w:ins w:id="1508" w:author="Aleta Haflett" w:date="2014-11-03T11:10:00Z"/>
                <w:sz w:val="20"/>
                <w:szCs w:val="20"/>
              </w:rPr>
            </w:pPr>
            <w:ins w:id="1509" w:author="Aleta Haflett" w:date="2014-11-03T12:12:00Z">
              <w:r w:rsidRPr="008E7E6A">
                <w:rPr>
                  <w:sz w:val="20"/>
                  <w:szCs w:val="20"/>
                </w:rPr>
                <w:t xml:space="preserve">3=Received as a gift </w:t>
              </w:r>
            </w:ins>
          </w:p>
        </w:tc>
        <w:tc>
          <w:tcPr>
            <w:tcW w:w="1255" w:type="dxa"/>
          </w:tcPr>
          <w:p w14:paraId="5C00E164" w14:textId="77777777" w:rsidR="007B362C" w:rsidRPr="008E7E6A" w:rsidRDefault="007B362C">
            <w:pPr>
              <w:rPr>
                <w:ins w:id="1510" w:author="Aleta Haflett" w:date="2014-11-03T11:10:00Z"/>
                <w:b/>
                <w:sz w:val="20"/>
                <w:szCs w:val="20"/>
              </w:rPr>
            </w:pPr>
          </w:p>
        </w:tc>
      </w:tr>
      <w:tr w:rsidR="007B362C" w:rsidRPr="008E7E6A" w14:paraId="58521B42" w14:textId="77777777" w:rsidTr="00F65E5D">
        <w:trPr>
          <w:ins w:id="1511" w:author="Aleta Haflett" w:date="2014-11-03T11:25:00Z"/>
        </w:trPr>
        <w:tc>
          <w:tcPr>
            <w:tcW w:w="516" w:type="dxa"/>
          </w:tcPr>
          <w:p w14:paraId="19321CD1" w14:textId="62AB81FB" w:rsidR="007B362C" w:rsidRPr="00DA1429" w:rsidRDefault="00DA1429" w:rsidP="00DA1429">
            <w:pPr>
              <w:ind w:left="-90"/>
              <w:rPr>
                <w:ins w:id="1512" w:author="Aleta Haflett" w:date="2014-11-03T11:25:00Z"/>
                <w:sz w:val="20"/>
                <w:szCs w:val="20"/>
              </w:rPr>
            </w:pPr>
            <w:r>
              <w:rPr>
                <w:sz w:val="20"/>
                <w:szCs w:val="20"/>
              </w:rPr>
              <w:t xml:space="preserve">O.8 </w:t>
            </w:r>
          </w:p>
        </w:tc>
        <w:tc>
          <w:tcPr>
            <w:tcW w:w="4654" w:type="dxa"/>
          </w:tcPr>
          <w:p w14:paraId="32883D77" w14:textId="25376B28" w:rsidR="007B362C" w:rsidRPr="008E7E6A" w:rsidRDefault="00072A5F">
            <w:pPr>
              <w:rPr>
                <w:ins w:id="1513" w:author="Aleta Haflett" w:date="2014-11-03T11:25:00Z"/>
                <w:sz w:val="20"/>
                <w:szCs w:val="20"/>
              </w:rPr>
            </w:pPr>
            <w:ins w:id="1514" w:author="Aleta Haflett" w:date="2014-11-03T12:15:00Z">
              <w:r w:rsidRPr="008E7E6A">
                <w:rPr>
                  <w:sz w:val="20"/>
                  <w:szCs w:val="20"/>
                </w:rPr>
                <w:t xml:space="preserve">How much time do household members spend gathering fuelwood? </w:t>
              </w:r>
            </w:ins>
          </w:p>
        </w:tc>
        <w:tc>
          <w:tcPr>
            <w:tcW w:w="3583" w:type="dxa"/>
          </w:tcPr>
          <w:p w14:paraId="143F7724" w14:textId="77777777" w:rsidR="00072A5F" w:rsidRPr="008E7E6A" w:rsidRDefault="00072A5F">
            <w:pPr>
              <w:rPr>
                <w:ins w:id="1515" w:author="Aleta Haflett" w:date="2014-11-03T12:15:00Z"/>
                <w:sz w:val="20"/>
                <w:szCs w:val="20"/>
              </w:rPr>
            </w:pPr>
            <w:ins w:id="1516" w:author="Aleta Haflett" w:date="2014-11-03T12:15:00Z">
              <w:r w:rsidRPr="008E7E6A">
                <w:rPr>
                  <w:sz w:val="20"/>
                  <w:szCs w:val="20"/>
                </w:rPr>
                <w:t xml:space="preserve">Hours: </w:t>
              </w:r>
            </w:ins>
          </w:p>
          <w:p w14:paraId="2FAAD945" w14:textId="26AE8965" w:rsidR="00072A5F" w:rsidRPr="008E7E6A" w:rsidRDefault="00072A5F">
            <w:pPr>
              <w:rPr>
                <w:ins w:id="1517" w:author="Aleta Haflett" w:date="2014-11-03T11:25:00Z"/>
                <w:sz w:val="20"/>
                <w:szCs w:val="20"/>
              </w:rPr>
            </w:pPr>
          </w:p>
        </w:tc>
        <w:tc>
          <w:tcPr>
            <w:tcW w:w="1255" w:type="dxa"/>
          </w:tcPr>
          <w:p w14:paraId="485DFA24" w14:textId="77777777" w:rsidR="007B362C" w:rsidRPr="008E7E6A" w:rsidRDefault="007B362C">
            <w:pPr>
              <w:rPr>
                <w:ins w:id="1518" w:author="Aleta Haflett" w:date="2014-11-03T11:25:00Z"/>
                <w:sz w:val="20"/>
                <w:szCs w:val="20"/>
              </w:rPr>
            </w:pPr>
          </w:p>
        </w:tc>
      </w:tr>
      <w:tr w:rsidR="007B362C" w:rsidRPr="008E7E6A" w14:paraId="17A20365" w14:textId="77777777" w:rsidTr="00F65E5D">
        <w:trPr>
          <w:ins w:id="1519" w:author="Aleta Haflett" w:date="2014-11-03T11:25:00Z"/>
        </w:trPr>
        <w:tc>
          <w:tcPr>
            <w:tcW w:w="516" w:type="dxa"/>
          </w:tcPr>
          <w:p w14:paraId="60EC8732" w14:textId="68A664CE" w:rsidR="007B362C" w:rsidRPr="00DA1429" w:rsidRDefault="00DA1429" w:rsidP="00DA1429">
            <w:pPr>
              <w:ind w:left="-90"/>
              <w:rPr>
                <w:ins w:id="1520" w:author="Aleta Haflett" w:date="2014-11-03T11:25:00Z"/>
                <w:sz w:val="20"/>
                <w:szCs w:val="20"/>
              </w:rPr>
            </w:pPr>
            <w:r>
              <w:rPr>
                <w:sz w:val="20"/>
                <w:szCs w:val="20"/>
              </w:rPr>
              <w:t>O.8b</w:t>
            </w:r>
          </w:p>
        </w:tc>
        <w:tc>
          <w:tcPr>
            <w:tcW w:w="4654" w:type="dxa"/>
          </w:tcPr>
          <w:p w14:paraId="6D0B694B" w14:textId="7212E175" w:rsidR="007B362C" w:rsidRPr="008E7E6A" w:rsidRDefault="00072A5F">
            <w:pPr>
              <w:rPr>
                <w:ins w:id="1521" w:author="Aleta Haflett" w:date="2014-11-03T11:25:00Z"/>
                <w:sz w:val="20"/>
                <w:szCs w:val="20"/>
              </w:rPr>
            </w:pPr>
            <w:ins w:id="1522" w:author="Aleta Haflett" w:date="2014-11-03T12:19:00Z">
              <w:r w:rsidRPr="008E7E6A">
                <w:rPr>
                  <w:sz w:val="20"/>
                  <w:szCs w:val="20"/>
                </w:rPr>
                <w:t>Unit</w:t>
              </w:r>
            </w:ins>
          </w:p>
        </w:tc>
        <w:tc>
          <w:tcPr>
            <w:tcW w:w="3583" w:type="dxa"/>
          </w:tcPr>
          <w:p w14:paraId="5CB28A42" w14:textId="77777777" w:rsidR="00072A5F" w:rsidRPr="008E7E6A" w:rsidRDefault="00072A5F">
            <w:pPr>
              <w:rPr>
                <w:ins w:id="1523" w:author="Aleta Haflett" w:date="2014-11-03T12:19:00Z"/>
                <w:sz w:val="20"/>
                <w:szCs w:val="20"/>
              </w:rPr>
            </w:pPr>
            <w:ins w:id="1524" w:author="Aleta Haflett" w:date="2014-11-03T12:18:00Z">
              <w:r w:rsidRPr="008E7E6A">
                <w:rPr>
                  <w:sz w:val="20"/>
                  <w:szCs w:val="20"/>
                </w:rPr>
                <w:t xml:space="preserve">1=day </w:t>
              </w:r>
            </w:ins>
          </w:p>
          <w:p w14:paraId="64169DDC" w14:textId="77777777" w:rsidR="00072A5F" w:rsidRPr="008E7E6A" w:rsidRDefault="00072A5F">
            <w:pPr>
              <w:rPr>
                <w:ins w:id="1525" w:author="Aleta Haflett" w:date="2014-11-03T12:19:00Z"/>
                <w:sz w:val="20"/>
                <w:szCs w:val="20"/>
              </w:rPr>
            </w:pPr>
            <w:ins w:id="1526" w:author="Aleta Haflett" w:date="2014-11-03T12:18:00Z">
              <w:r w:rsidRPr="008E7E6A">
                <w:rPr>
                  <w:sz w:val="20"/>
                  <w:szCs w:val="20"/>
                </w:rPr>
                <w:t xml:space="preserve">2=week </w:t>
              </w:r>
            </w:ins>
          </w:p>
          <w:p w14:paraId="69D3642B" w14:textId="52B2E088" w:rsidR="007B362C" w:rsidRPr="008E7E6A" w:rsidRDefault="00072A5F">
            <w:pPr>
              <w:rPr>
                <w:ins w:id="1527" w:author="Aleta Haflett" w:date="2014-11-03T11:25:00Z"/>
                <w:sz w:val="20"/>
                <w:szCs w:val="20"/>
              </w:rPr>
            </w:pPr>
            <w:ins w:id="1528" w:author="Aleta Haflett" w:date="2014-11-03T12:18:00Z">
              <w:r w:rsidRPr="008E7E6A">
                <w:rPr>
                  <w:sz w:val="20"/>
                  <w:szCs w:val="20"/>
                </w:rPr>
                <w:t>3=month</w:t>
              </w:r>
            </w:ins>
          </w:p>
        </w:tc>
        <w:tc>
          <w:tcPr>
            <w:tcW w:w="1255" w:type="dxa"/>
          </w:tcPr>
          <w:p w14:paraId="6DB6C49F" w14:textId="77777777" w:rsidR="007B362C" w:rsidRPr="008E7E6A" w:rsidRDefault="007B362C">
            <w:pPr>
              <w:rPr>
                <w:ins w:id="1529" w:author="Aleta Haflett" w:date="2014-11-03T11:25:00Z"/>
                <w:sz w:val="20"/>
                <w:szCs w:val="20"/>
              </w:rPr>
            </w:pPr>
          </w:p>
        </w:tc>
      </w:tr>
      <w:tr w:rsidR="005C016F" w:rsidRPr="008E7E6A" w14:paraId="067DAF19" w14:textId="77777777" w:rsidTr="00F65E5D">
        <w:trPr>
          <w:ins w:id="1530" w:author="Aleta Haflett" w:date="2014-11-03T12:24:00Z"/>
        </w:trPr>
        <w:tc>
          <w:tcPr>
            <w:tcW w:w="516" w:type="dxa"/>
          </w:tcPr>
          <w:p w14:paraId="11BE000E" w14:textId="52761EE2" w:rsidR="005C016F" w:rsidRPr="00DA1429" w:rsidRDefault="00DA1429" w:rsidP="00DA1429">
            <w:pPr>
              <w:ind w:left="-90"/>
              <w:rPr>
                <w:ins w:id="1531" w:author="Aleta Haflett" w:date="2014-11-03T12:24:00Z"/>
                <w:sz w:val="20"/>
                <w:szCs w:val="20"/>
              </w:rPr>
            </w:pPr>
            <w:r>
              <w:rPr>
                <w:sz w:val="20"/>
                <w:szCs w:val="20"/>
              </w:rPr>
              <w:t>O.9</w:t>
            </w:r>
          </w:p>
        </w:tc>
        <w:tc>
          <w:tcPr>
            <w:tcW w:w="4654" w:type="dxa"/>
          </w:tcPr>
          <w:p w14:paraId="5E84EF38" w14:textId="77777777" w:rsidR="005C016F" w:rsidRPr="008E7E6A" w:rsidRDefault="005C016F">
            <w:pPr>
              <w:rPr>
                <w:ins w:id="1532" w:author="Aleta Haflett" w:date="2014-11-03T12:25:00Z"/>
                <w:sz w:val="20"/>
                <w:szCs w:val="20"/>
              </w:rPr>
            </w:pPr>
            <w:ins w:id="1533" w:author="Aleta Haflett" w:date="2014-11-03T12:24:00Z">
              <w:r w:rsidRPr="008E7E6A">
                <w:rPr>
                  <w:sz w:val="20"/>
                  <w:szCs w:val="20"/>
                </w:rPr>
                <w:t xml:space="preserve">Do you know any alternative energy sources for fuel and charcoal? </w:t>
              </w:r>
            </w:ins>
          </w:p>
          <w:p w14:paraId="4114D434" w14:textId="299C3F6E" w:rsidR="005C016F" w:rsidRPr="008E7E6A" w:rsidRDefault="005C016F">
            <w:pPr>
              <w:rPr>
                <w:ins w:id="1534" w:author="Aleta Haflett" w:date="2014-11-03T12:24:00Z"/>
                <w:i/>
                <w:sz w:val="20"/>
                <w:szCs w:val="20"/>
              </w:rPr>
            </w:pPr>
            <w:ins w:id="1535" w:author="Aleta Haflett" w:date="2014-11-03T12:25:00Z">
              <w:r w:rsidRPr="008E7E6A">
                <w:rPr>
                  <w:i/>
                  <w:sz w:val="20"/>
                  <w:szCs w:val="20"/>
                </w:rPr>
                <w:t xml:space="preserve">If =0, skip to </w:t>
              </w:r>
            </w:ins>
            <w:r w:rsidR="00DA1429">
              <w:rPr>
                <w:i/>
                <w:sz w:val="20"/>
                <w:szCs w:val="20"/>
              </w:rPr>
              <w:t>O13</w:t>
            </w:r>
          </w:p>
        </w:tc>
        <w:tc>
          <w:tcPr>
            <w:tcW w:w="3583" w:type="dxa"/>
          </w:tcPr>
          <w:p w14:paraId="7E24920F" w14:textId="77777777" w:rsidR="005C016F" w:rsidRPr="008E7E6A" w:rsidRDefault="005C016F">
            <w:pPr>
              <w:rPr>
                <w:ins w:id="1536" w:author="Aleta Haflett" w:date="2014-11-03T12:24:00Z"/>
                <w:sz w:val="20"/>
                <w:szCs w:val="20"/>
              </w:rPr>
            </w:pPr>
            <w:ins w:id="1537" w:author="Aleta Haflett" w:date="2014-11-03T12:24:00Z">
              <w:r w:rsidRPr="008E7E6A">
                <w:rPr>
                  <w:sz w:val="20"/>
                  <w:szCs w:val="20"/>
                </w:rPr>
                <w:t>0=No</w:t>
              </w:r>
            </w:ins>
          </w:p>
          <w:p w14:paraId="571DB4CB" w14:textId="2BCC7A84" w:rsidR="005C016F" w:rsidRPr="008E7E6A" w:rsidRDefault="005C016F">
            <w:pPr>
              <w:rPr>
                <w:ins w:id="1538" w:author="Aleta Haflett" w:date="2014-11-03T12:24:00Z"/>
                <w:sz w:val="20"/>
                <w:szCs w:val="20"/>
              </w:rPr>
            </w:pPr>
            <w:ins w:id="1539" w:author="Aleta Haflett" w:date="2014-11-03T12:25:00Z">
              <w:r w:rsidRPr="008E7E6A">
                <w:rPr>
                  <w:sz w:val="20"/>
                  <w:szCs w:val="20"/>
                </w:rPr>
                <w:t xml:space="preserve">1=Yes </w:t>
              </w:r>
            </w:ins>
          </w:p>
        </w:tc>
        <w:tc>
          <w:tcPr>
            <w:tcW w:w="1255" w:type="dxa"/>
          </w:tcPr>
          <w:p w14:paraId="29ADAAC9" w14:textId="77777777" w:rsidR="005C016F" w:rsidRPr="008E7E6A" w:rsidRDefault="005C016F">
            <w:pPr>
              <w:rPr>
                <w:ins w:id="1540" w:author="Aleta Haflett" w:date="2014-11-03T12:24:00Z"/>
                <w:sz w:val="20"/>
                <w:szCs w:val="20"/>
              </w:rPr>
            </w:pPr>
          </w:p>
        </w:tc>
      </w:tr>
    </w:tbl>
    <w:p w14:paraId="747248C2" w14:textId="5C044B60" w:rsidR="00F05B1A" w:rsidRDefault="00F05B1A">
      <w:pPr>
        <w:rPr>
          <w:ins w:id="1541" w:author="Aleta Haflett" w:date="2014-11-03T11:09:00Z"/>
          <w:b/>
        </w:rPr>
      </w:pPr>
    </w:p>
    <w:tbl>
      <w:tblPr>
        <w:tblStyle w:val="TableGrid"/>
        <w:tblW w:w="0" w:type="auto"/>
        <w:tblLook w:val="04A0" w:firstRow="1" w:lastRow="0" w:firstColumn="1" w:lastColumn="0" w:noHBand="0" w:noVBand="1"/>
      </w:tblPr>
      <w:tblGrid>
        <w:gridCol w:w="2574"/>
        <w:gridCol w:w="2214"/>
        <w:gridCol w:w="2124"/>
        <w:gridCol w:w="3186"/>
      </w:tblGrid>
      <w:tr w:rsidR="005C016F" w14:paraId="3D4AA865" w14:textId="77777777" w:rsidTr="008E7E6A">
        <w:trPr>
          <w:ins w:id="1542" w:author="Aleta Haflett" w:date="2014-11-03T12:24:00Z"/>
        </w:trPr>
        <w:tc>
          <w:tcPr>
            <w:tcW w:w="2574" w:type="dxa"/>
          </w:tcPr>
          <w:p w14:paraId="1318EAD4" w14:textId="44DA2D28" w:rsidR="005C016F" w:rsidRPr="00AC07EE" w:rsidRDefault="005C016F">
            <w:pPr>
              <w:rPr>
                <w:ins w:id="1543" w:author="Aleta Haflett" w:date="2014-11-03T12:24:00Z"/>
                <w:sz w:val="20"/>
                <w:szCs w:val="20"/>
              </w:rPr>
            </w:pPr>
            <w:ins w:id="1544" w:author="Aleta Haflett" w:date="2014-11-03T12:28:00Z">
              <w:r w:rsidRPr="00AC07EE">
                <w:rPr>
                  <w:sz w:val="20"/>
                  <w:szCs w:val="20"/>
                </w:rPr>
                <w:t>Fuel source</w:t>
              </w:r>
            </w:ins>
          </w:p>
        </w:tc>
        <w:tc>
          <w:tcPr>
            <w:tcW w:w="2214" w:type="dxa"/>
          </w:tcPr>
          <w:p w14:paraId="01032AC8" w14:textId="188B9B19" w:rsidR="005C016F" w:rsidRPr="00AC07EE" w:rsidRDefault="00DA1429">
            <w:pPr>
              <w:rPr>
                <w:ins w:id="1545" w:author="Aleta Haflett" w:date="2014-11-03T12:28:00Z"/>
                <w:sz w:val="20"/>
                <w:szCs w:val="20"/>
              </w:rPr>
            </w:pPr>
            <w:r>
              <w:rPr>
                <w:sz w:val="20"/>
                <w:szCs w:val="20"/>
              </w:rPr>
              <w:t xml:space="preserve">O.10 </w:t>
            </w:r>
            <w:ins w:id="1546" w:author="Aleta Haflett" w:date="2014-11-03T12:28:00Z">
              <w:r w:rsidR="005C016F" w:rsidRPr="00AC07EE">
                <w:rPr>
                  <w:sz w:val="20"/>
                  <w:szCs w:val="20"/>
                </w:rPr>
                <w:t xml:space="preserve">Which alternative energy sources do you know? </w:t>
              </w:r>
            </w:ins>
          </w:p>
          <w:p w14:paraId="45760D16" w14:textId="5CE0E439" w:rsidR="005C016F" w:rsidRPr="00AC07EE" w:rsidRDefault="005C016F">
            <w:pPr>
              <w:rPr>
                <w:ins w:id="1547" w:author="Aleta Haflett" w:date="2014-11-03T12:28:00Z"/>
                <w:sz w:val="20"/>
                <w:szCs w:val="20"/>
              </w:rPr>
            </w:pPr>
            <w:ins w:id="1548" w:author="Aleta Haflett" w:date="2014-11-03T12:28:00Z">
              <w:r w:rsidRPr="00AC07EE">
                <w:rPr>
                  <w:sz w:val="20"/>
                  <w:szCs w:val="20"/>
                </w:rPr>
                <w:t>For each fuel source: 0=No, 1=Yes</w:t>
              </w:r>
            </w:ins>
          </w:p>
          <w:p w14:paraId="7EE57C30" w14:textId="718CE690" w:rsidR="005C016F" w:rsidRPr="00AC07EE" w:rsidRDefault="005C016F">
            <w:pPr>
              <w:rPr>
                <w:ins w:id="1549" w:author="Aleta Haflett" w:date="2014-11-03T12:28:00Z"/>
                <w:i/>
                <w:sz w:val="20"/>
                <w:szCs w:val="20"/>
              </w:rPr>
            </w:pPr>
            <w:ins w:id="1550" w:author="Aleta Haflett" w:date="2014-11-03T12:28:00Z">
              <w:r w:rsidRPr="00AC07EE">
                <w:rPr>
                  <w:i/>
                  <w:sz w:val="20"/>
                  <w:szCs w:val="20"/>
                </w:rPr>
                <w:t>Probe and code</w:t>
              </w:r>
            </w:ins>
          </w:p>
          <w:p w14:paraId="3AA059BD" w14:textId="349F8B3E" w:rsidR="005C016F" w:rsidRPr="00AC07EE" w:rsidRDefault="005C016F">
            <w:pPr>
              <w:rPr>
                <w:ins w:id="1551" w:author="Aleta Haflett" w:date="2014-11-03T12:28:00Z"/>
                <w:i/>
                <w:sz w:val="20"/>
                <w:szCs w:val="20"/>
              </w:rPr>
            </w:pPr>
            <w:ins w:id="1552" w:author="Aleta Haflett" w:date="2014-11-03T12:28:00Z">
              <w:r w:rsidRPr="00AC07EE">
                <w:rPr>
                  <w:i/>
                  <w:sz w:val="20"/>
                  <w:szCs w:val="20"/>
                </w:rPr>
                <w:t>If 0, skip to next fuel source</w:t>
              </w:r>
            </w:ins>
          </w:p>
          <w:p w14:paraId="3DF5837C" w14:textId="32659A84" w:rsidR="005C016F" w:rsidRPr="00AC07EE" w:rsidRDefault="005C016F">
            <w:pPr>
              <w:rPr>
                <w:ins w:id="1553" w:author="Aleta Haflett" w:date="2014-11-03T12:24:00Z"/>
                <w:i/>
              </w:rPr>
            </w:pPr>
          </w:p>
        </w:tc>
        <w:tc>
          <w:tcPr>
            <w:tcW w:w="2124" w:type="dxa"/>
          </w:tcPr>
          <w:p w14:paraId="004BF326" w14:textId="3EC9BD23" w:rsidR="005C016F" w:rsidRPr="00AC07EE" w:rsidRDefault="00DA1429">
            <w:pPr>
              <w:rPr>
                <w:ins w:id="1554" w:author="Aleta Haflett" w:date="2014-11-03T12:32:00Z"/>
                <w:sz w:val="20"/>
                <w:szCs w:val="20"/>
              </w:rPr>
            </w:pPr>
            <w:r>
              <w:rPr>
                <w:sz w:val="20"/>
                <w:szCs w:val="20"/>
              </w:rPr>
              <w:t xml:space="preserve">O.11 </w:t>
            </w:r>
            <w:ins w:id="1555" w:author="Aleta Haflett" w:date="2014-11-03T12:32:00Z">
              <w:r w:rsidR="00AC07EE" w:rsidRPr="00AC07EE">
                <w:rPr>
                  <w:sz w:val="20"/>
                  <w:szCs w:val="20"/>
                </w:rPr>
                <w:t xml:space="preserve">Are you currently using &lt;fuel&gt; in your household? </w:t>
              </w:r>
            </w:ins>
          </w:p>
          <w:p w14:paraId="0EC1F5EE" w14:textId="7CBBA229" w:rsidR="00AC07EE" w:rsidRPr="00AC07EE" w:rsidRDefault="00AC07EE">
            <w:pPr>
              <w:rPr>
                <w:ins w:id="1556" w:author="Aleta Haflett" w:date="2014-11-03T12:24:00Z"/>
                <w:sz w:val="20"/>
                <w:szCs w:val="20"/>
              </w:rPr>
            </w:pPr>
            <w:ins w:id="1557" w:author="Aleta Haflett" w:date="2014-11-03T12:32:00Z">
              <w:r w:rsidRPr="00AC07EE">
                <w:rPr>
                  <w:sz w:val="20"/>
                  <w:szCs w:val="20"/>
                </w:rPr>
                <w:t>If 1, skip x and go to next fuel source</w:t>
              </w:r>
            </w:ins>
          </w:p>
        </w:tc>
        <w:tc>
          <w:tcPr>
            <w:tcW w:w="3186" w:type="dxa"/>
          </w:tcPr>
          <w:p w14:paraId="4549094A" w14:textId="5C69C440" w:rsidR="005C016F" w:rsidRDefault="00DA1429">
            <w:pPr>
              <w:rPr>
                <w:ins w:id="1558" w:author="Aleta Haflett" w:date="2014-11-03T12:33:00Z"/>
                <w:sz w:val="20"/>
                <w:szCs w:val="20"/>
              </w:rPr>
            </w:pPr>
            <w:r>
              <w:rPr>
                <w:sz w:val="20"/>
                <w:szCs w:val="20"/>
              </w:rPr>
              <w:t xml:space="preserve">O.12 </w:t>
            </w:r>
            <w:ins w:id="1559" w:author="Aleta Haflett" w:date="2014-11-03T12:32:00Z">
              <w:r w:rsidR="00AC07EE" w:rsidRPr="00AC07EE">
                <w:rPr>
                  <w:sz w:val="20"/>
                  <w:szCs w:val="20"/>
                </w:rPr>
                <w:t>What is the main reason you are not currently using &lt;fuel?</w:t>
              </w:r>
            </w:ins>
          </w:p>
          <w:p w14:paraId="1DF630A1" w14:textId="77777777" w:rsidR="00AC07EE" w:rsidRDefault="00AC07EE">
            <w:pPr>
              <w:rPr>
                <w:ins w:id="1560" w:author="Aleta Haflett" w:date="2014-11-03T12:33:00Z"/>
                <w:sz w:val="20"/>
                <w:szCs w:val="20"/>
              </w:rPr>
            </w:pPr>
            <w:ins w:id="1561" w:author="Aleta Haflett" w:date="2014-11-03T12:33:00Z">
              <w:r>
                <w:rPr>
                  <w:sz w:val="20"/>
                  <w:szCs w:val="20"/>
                </w:rPr>
                <w:t>1=Too expensive</w:t>
              </w:r>
            </w:ins>
          </w:p>
          <w:p w14:paraId="09212F91" w14:textId="77777777" w:rsidR="00AC07EE" w:rsidRDefault="00AC07EE">
            <w:pPr>
              <w:rPr>
                <w:ins w:id="1562" w:author="Aleta Haflett" w:date="2014-11-03T12:33:00Z"/>
                <w:sz w:val="20"/>
                <w:szCs w:val="20"/>
              </w:rPr>
            </w:pPr>
            <w:ins w:id="1563" w:author="Aleta Haflett" w:date="2014-11-03T12:33:00Z">
              <w:r>
                <w:rPr>
                  <w:sz w:val="20"/>
                  <w:szCs w:val="20"/>
                </w:rPr>
                <w:t>2=Not available</w:t>
              </w:r>
            </w:ins>
          </w:p>
          <w:p w14:paraId="1EDA9B86" w14:textId="77777777" w:rsidR="00AC07EE" w:rsidRDefault="00AC07EE">
            <w:pPr>
              <w:rPr>
                <w:ins w:id="1564" w:author="Aleta Haflett" w:date="2014-11-03T12:34:00Z"/>
                <w:sz w:val="20"/>
                <w:szCs w:val="20"/>
              </w:rPr>
            </w:pPr>
            <w:ins w:id="1565" w:author="Aleta Haflett" w:date="2014-11-03T12:33:00Z">
              <w:r>
                <w:rPr>
                  <w:sz w:val="20"/>
                  <w:szCs w:val="20"/>
                </w:rPr>
                <w:t>3=Don’t know how to use it</w:t>
              </w:r>
            </w:ins>
          </w:p>
          <w:p w14:paraId="438D17AE" w14:textId="77777777" w:rsidR="00AC07EE" w:rsidRDefault="00AC07EE">
            <w:pPr>
              <w:rPr>
                <w:ins w:id="1566" w:author="Aleta Haflett" w:date="2014-11-03T12:34:00Z"/>
                <w:sz w:val="20"/>
                <w:szCs w:val="20"/>
              </w:rPr>
            </w:pPr>
            <w:ins w:id="1567" w:author="Aleta Haflett" w:date="2014-11-03T12:34:00Z">
              <w:r>
                <w:rPr>
                  <w:sz w:val="20"/>
                  <w:szCs w:val="20"/>
                </w:rPr>
                <w:t>4=More time-consuming</w:t>
              </w:r>
            </w:ins>
          </w:p>
          <w:p w14:paraId="1C792884" w14:textId="77777777" w:rsidR="00AC07EE" w:rsidRDefault="00AC07EE">
            <w:pPr>
              <w:rPr>
                <w:ins w:id="1568" w:author="Aleta Haflett" w:date="2014-11-03T12:34:00Z"/>
                <w:sz w:val="20"/>
                <w:szCs w:val="20"/>
              </w:rPr>
            </w:pPr>
            <w:ins w:id="1569" w:author="Aleta Haflett" w:date="2014-11-03T12:34:00Z">
              <w:r>
                <w:rPr>
                  <w:sz w:val="20"/>
                  <w:szCs w:val="20"/>
                </w:rPr>
                <w:t>5=Because of the small</w:t>
              </w:r>
            </w:ins>
          </w:p>
          <w:p w14:paraId="54A5D9CD" w14:textId="77777777" w:rsidR="00AC07EE" w:rsidRDefault="00AC07EE">
            <w:pPr>
              <w:rPr>
                <w:ins w:id="1570" w:author="Aleta Haflett" w:date="2014-11-03T12:35:00Z"/>
                <w:sz w:val="20"/>
                <w:szCs w:val="20"/>
              </w:rPr>
            </w:pPr>
            <w:ins w:id="1571" w:author="Aleta Haflett" w:date="2014-11-03T12:34:00Z">
              <w:r>
                <w:rPr>
                  <w:sz w:val="20"/>
                  <w:szCs w:val="20"/>
                </w:rPr>
                <w:t>6=Just don</w:t>
              </w:r>
            </w:ins>
            <w:ins w:id="1572" w:author="Aleta Haflett" w:date="2014-11-03T12:35:00Z">
              <w:r>
                <w:rPr>
                  <w:sz w:val="20"/>
                  <w:szCs w:val="20"/>
                </w:rPr>
                <w:t>’t want to</w:t>
              </w:r>
            </w:ins>
          </w:p>
          <w:p w14:paraId="7CEC85BF" w14:textId="7B120799" w:rsidR="00AC07EE" w:rsidRDefault="00AC07EE">
            <w:pPr>
              <w:rPr>
                <w:ins w:id="1573" w:author="Aleta Haflett" w:date="2014-11-03T12:35:00Z"/>
                <w:sz w:val="20"/>
                <w:szCs w:val="20"/>
              </w:rPr>
            </w:pPr>
            <w:ins w:id="1574" w:author="Aleta Haflett" w:date="2014-11-03T12:35:00Z">
              <w:r>
                <w:rPr>
                  <w:sz w:val="20"/>
                  <w:szCs w:val="20"/>
                </w:rPr>
                <w:t>7=No reason to use an alternative – there is plenty of wood/charcoal</w:t>
              </w:r>
            </w:ins>
          </w:p>
          <w:p w14:paraId="285E9D41" w14:textId="77231A74" w:rsidR="00AC07EE" w:rsidRDefault="00AC07EE">
            <w:pPr>
              <w:rPr>
                <w:ins w:id="1575" w:author="Aleta Haflett" w:date="2014-11-03T12:35:00Z"/>
                <w:sz w:val="20"/>
                <w:szCs w:val="20"/>
              </w:rPr>
            </w:pPr>
            <w:ins w:id="1576" w:author="Aleta Haflett" w:date="2014-11-03T12:35:00Z">
              <w:r>
                <w:rPr>
                  <w:sz w:val="20"/>
                  <w:szCs w:val="20"/>
                </w:rPr>
                <w:t xml:space="preserve">8=Cultural reasons </w:t>
              </w:r>
            </w:ins>
          </w:p>
          <w:p w14:paraId="420462AF" w14:textId="78ECF678" w:rsidR="00AC07EE" w:rsidRPr="00AC07EE" w:rsidRDefault="00AC07EE">
            <w:pPr>
              <w:rPr>
                <w:ins w:id="1577" w:author="Aleta Haflett" w:date="2014-11-03T12:24:00Z"/>
                <w:sz w:val="20"/>
                <w:szCs w:val="20"/>
              </w:rPr>
            </w:pPr>
            <w:ins w:id="1578" w:author="Aleta Haflett" w:date="2014-11-03T12:35:00Z">
              <w:r>
                <w:rPr>
                  <w:sz w:val="20"/>
                  <w:szCs w:val="20"/>
                </w:rPr>
                <w:t xml:space="preserve">97=Other, specify </w:t>
              </w:r>
            </w:ins>
          </w:p>
        </w:tc>
      </w:tr>
      <w:tr w:rsidR="005C016F" w14:paraId="24ADA930" w14:textId="77777777" w:rsidTr="008E7E6A">
        <w:trPr>
          <w:ins w:id="1579" w:author="Aleta Haflett" w:date="2014-11-03T12:24:00Z"/>
        </w:trPr>
        <w:tc>
          <w:tcPr>
            <w:tcW w:w="2574" w:type="dxa"/>
          </w:tcPr>
          <w:p w14:paraId="742AF5D7" w14:textId="63DC9F25" w:rsidR="005C016F" w:rsidRPr="00AC07EE" w:rsidRDefault="00F65E5D">
            <w:pPr>
              <w:rPr>
                <w:ins w:id="1580" w:author="Aleta Haflett" w:date="2014-11-03T12:24:00Z"/>
                <w:sz w:val="20"/>
                <w:szCs w:val="20"/>
              </w:rPr>
            </w:pPr>
            <w:r>
              <w:rPr>
                <w:sz w:val="20"/>
                <w:szCs w:val="20"/>
              </w:rPr>
              <w:t xml:space="preserve">a. </w:t>
            </w:r>
            <w:ins w:id="1581" w:author="Aleta Haflett" w:date="2014-11-03T12:25:00Z">
              <w:r w:rsidR="005C016F" w:rsidRPr="00AC07EE">
                <w:rPr>
                  <w:sz w:val="20"/>
                  <w:szCs w:val="20"/>
                </w:rPr>
                <w:t>Coal</w:t>
              </w:r>
            </w:ins>
          </w:p>
        </w:tc>
        <w:tc>
          <w:tcPr>
            <w:tcW w:w="2214" w:type="dxa"/>
          </w:tcPr>
          <w:p w14:paraId="2F26406D" w14:textId="77777777" w:rsidR="005C016F" w:rsidRPr="005C016F" w:rsidRDefault="005C016F">
            <w:pPr>
              <w:rPr>
                <w:ins w:id="1582" w:author="Aleta Haflett" w:date="2014-11-03T12:24:00Z"/>
              </w:rPr>
            </w:pPr>
          </w:p>
        </w:tc>
        <w:tc>
          <w:tcPr>
            <w:tcW w:w="2124" w:type="dxa"/>
          </w:tcPr>
          <w:p w14:paraId="6982713C" w14:textId="77777777" w:rsidR="005C016F" w:rsidRPr="005C016F" w:rsidRDefault="005C016F">
            <w:pPr>
              <w:rPr>
                <w:ins w:id="1583" w:author="Aleta Haflett" w:date="2014-11-03T12:24:00Z"/>
              </w:rPr>
            </w:pPr>
          </w:p>
        </w:tc>
        <w:tc>
          <w:tcPr>
            <w:tcW w:w="3186" w:type="dxa"/>
          </w:tcPr>
          <w:p w14:paraId="4C3EEA41" w14:textId="77777777" w:rsidR="005C016F" w:rsidRPr="005C016F" w:rsidRDefault="005C016F">
            <w:pPr>
              <w:rPr>
                <w:ins w:id="1584" w:author="Aleta Haflett" w:date="2014-11-03T12:24:00Z"/>
              </w:rPr>
            </w:pPr>
          </w:p>
        </w:tc>
      </w:tr>
      <w:tr w:rsidR="005C016F" w14:paraId="737F17BF" w14:textId="77777777" w:rsidTr="008E7E6A">
        <w:trPr>
          <w:ins w:id="1585" w:author="Aleta Haflett" w:date="2014-11-03T12:24:00Z"/>
        </w:trPr>
        <w:tc>
          <w:tcPr>
            <w:tcW w:w="2574" w:type="dxa"/>
          </w:tcPr>
          <w:p w14:paraId="35406DA8" w14:textId="087CBE66" w:rsidR="005C016F" w:rsidRPr="00AC07EE" w:rsidRDefault="00F65E5D">
            <w:pPr>
              <w:rPr>
                <w:ins w:id="1586" w:author="Aleta Haflett" w:date="2014-11-03T12:24:00Z"/>
                <w:sz w:val="20"/>
                <w:szCs w:val="20"/>
              </w:rPr>
            </w:pPr>
            <w:r>
              <w:rPr>
                <w:sz w:val="20"/>
                <w:szCs w:val="20"/>
              </w:rPr>
              <w:t xml:space="preserve">b. </w:t>
            </w:r>
            <w:ins w:id="1587" w:author="Aleta Haflett" w:date="2014-11-03T12:27:00Z">
              <w:r w:rsidR="005C016F" w:rsidRPr="00AC07EE">
                <w:rPr>
                  <w:sz w:val="20"/>
                  <w:szCs w:val="20"/>
                </w:rPr>
                <w:t>Diesel</w:t>
              </w:r>
            </w:ins>
          </w:p>
        </w:tc>
        <w:tc>
          <w:tcPr>
            <w:tcW w:w="2214" w:type="dxa"/>
          </w:tcPr>
          <w:p w14:paraId="03BB89FF" w14:textId="77777777" w:rsidR="005C016F" w:rsidRPr="005C016F" w:rsidRDefault="005C016F">
            <w:pPr>
              <w:rPr>
                <w:ins w:id="1588" w:author="Aleta Haflett" w:date="2014-11-03T12:24:00Z"/>
              </w:rPr>
            </w:pPr>
          </w:p>
        </w:tc>
        <w:tc>
          <w:tcPr>
            <w:tcW w:w="2124" w:type="dxa"/>
          </w:tcPr>
          <w:p w14:paraId="4CA9A572" w14:textId="77777777" w:rsidR="005C016F" w:rsidRPr="005C016F" w:rsidRDefault="005C016F">
            <w:pPr>
              <w:rPr>
                <w:ins w:id="1589" w:author="Aleta Haflett" w:date="2014-11-03T12:24:00Z"/>
              </w:rPr>
            </w:pPr>
          </w:p>
        </w:tc>
        <w:tc>
          <w:tcPr>
            <w:tcW w:w="3186" w:type="dxa"/>
          </w:tcPr>
          <w:p w14:paraId="233CEDE4" w14:textId="77777777" w:rsidR="005C016F" w:rsidRPr="005C016F" w:rsidRDefault="005C016F">
            <w:pPr>
              <w:rPr>
                <w:ins w:id="1590" w:author="Aleta Haflett" w:date="2014-11-03T12:24:00Z"/>
              </w:rPr>
            </w:pPr>
          </w:p>
        </w:tc>
      </w:tr>
      <w:tr w:rsidR="005C016F" w14:paraId="531214CC" w14:textId="77777777" w:rsidTr="008E7E6A">
        <w:trPr>
          <w:ins w:id="1591" w:author="Aleta Haflett" w:date="2014-11-03T12:24:00Z"/>
        </w:trPr>
        <w:tc>
          <w:tcPr>
            <w:tcW w:w="2574" w:type="dxa"/>
          </w:tcPr>
          <w:p w14:paraId="6DBEE502" w14:textId="34A0FE7C" w:rsidR="005C016F" w:rsidRPr="00AC07EE" w:rsidRDefault="00F65E5D">
            <w:pPr>
              <w:rPr>
                <w:ins w:id="1592" w:author="Aleta Haflett" w:date="2014-11-03T12:24:00Z"/>
                <w:sz w:val="20"/>
                <w:szCs w:val="20"/>
              </w:rPr>
            </w:pPr>
            <w:r>
              <w:rPr>
                <w:sz w:val="20"/>
                <w:szCs w:val="20"/>
              </w:rPr>
              <w:t xml:space="preserve">c. </w:t>
            </w:r>
            <w:ins w:id="1593" w:author="Aleta Haflett" w:date="2014-11-03T12:27:00Z">
              <w:r w:rsidR="005C016F" w:rsidRPr="00AC07EE">
                <w:rPr>
                  <w:sz w:val="20"/>
                  <w:szCs w:val="20"/>
                </w:rPr>
                <w:t>Manure</w:t>
              </w:r>
            </w:ins>
          </w:p>
        </w:tc>
        <w:tc>
          <w:tcPr>
            <w:tcW w:w="2214" w:type="dxa"/>
          </w:tcPr>
          <w:p w14:paraId="4F6469D9" w14:textId="77777777" w:rsidR="005C016F" w:rsidRPr="005C016F" w:rsidRDefault="005C016F">
            <w:pPr>
              <w:rPr>
                <w:ins w:id="1594" w:author="Aleta Haflett" w:date="2014-11-03T12:24:00Z"/>
              </w:rPr>
            </w:pPr>
          </w:p>
        </w:tc>
        <w:tc>
          <w:tcPr>
            <w:tcW w:w="2124" w:type="dxa"/>
          </w:tcPr>
          <w:p w14:paraId="5A3D87DE" w14:textId="77777777" w:rsidR="005C016F" w:rsidRPr="005C016F" w:rsidRDefault="005C016F">
            <w:pPr>
              <w:rPr>
                <w:ins w:id="1595" w:author="Aleta Haflett" w:date="2014-11-03T12:24:00Z"/>
              </w:rPr>
            </w:pPr>
          </w:p>
        </w:tc>
        <w:tc>
          <w:tcPr>
            <w:tcW w:w="3186" w:type="dxa"/>
          </w:tcPr>
          <w:p w14:paraId="059227EB" w14:textId="77777777" w:rsidR="005C016F" w:rsidRPr="005C016F" w:rsidRDefault="005C016F">
            <w:pPr>
              <w:rPr>
                <w:ins w:id="1596" w:author="Aleta Haflett" w:date="2014-11-03T12:24:00Z"/>
              </w:rPr>
            </w:pPr>
          </w:p>
        </w:tc>
      </w:tr>
      <w:tr w:rsidR="005C016F" w14:paraId="78552BF8" w14:textId="77777777" w:rsidTr="008E7E6A">
        <w:trPr>
          <w:ins w:id="1597" w:author="Aleta Haflett" w:date="2014-11-03T12:24:00Z"/>
        </w:trPr>
        <w:tc>
          <w:tcPr>
            <w:tcW w:w="2574" w:type="dxa"/>
          </w:tcPr>
          <w:p w14:paraId="77B4B950" w14:textId="1F4FB410" w:rsidR="005C016F" w:rsidRPr="00AC07EE" w:rsidRDefault="00F65E5D">
            <w:pPr>
              <w:rPr>
                <w:ins w:id="1598" w:author="Aleta Haflett" w:date="2014-11-03T12:24:00Z"/>
                <w:sz w:val="20"/>
                <w:szCs w:val="20"/>
              </w:rPr>
            </w:pPr>
            <w:r>
              <w:rPr>
                <w:sz w:val="20"/>
                <w:szCs w:val="20"/>
              </w:rPr>
              <w:t xml:space="preserve">d. </w:t>
            </w:r>
            <w:ins w:id="1599" w:author="Aleta Haflett" w:date="2014-11-03T12:27:00Z">
              <w:r w:rsidR="005C016F" w:rsidRPr="00AC07EE">
                <w:rPr>
                  <w:sz w:val="20"/>
                  <w:szCs w:val="20"/>
                </w:rPr>
                <w:t>Electricity</w:t>
              </w:r>
            </w:ins>
          </w:p>
        </w:tc>
        <w:tc>
          <w:tcPr>
            <w:tcW w:w="2214" w:type="dxa"/>
          </w:tcPr>
          <w:p w14:paraId="6B361EC8" w14:textId="77777777" w:rsidR="005C016F" w:rsidRPr="005C016F" w:rsidRDefault="005C016F">
            <w:pPr>
              <w:rPr>
                <w:ins w:id="1600" w:author="Aleta Haflett" w:date="2014-11-03T12:24:00Z"/>
              </w:rPr>
            </w:pPr>
          </w:p>
        </w:tc>
        <w:tc>
          <w:tcPr>
            <w:tcW w:w="2124" w:type="dxa"/>
          </w:tcPr>
          <w:p w14:paraId="1647CE14" w14:textId="77777777" w:rsidR="005C016F" w:rsidRPr="005C016F" w:rsidRDefault="005C016F">
            <w:pPr>
              <w:rPr>
                <w:ins w:id="1601" w:author="Aleta Haflett" w:date="2014-11-03T12:24:00Z"/>
              </w:rPr>
            </w:pPr>
          </w:p>
        </w:tc>
        <w:tc>
          <w:tcPr>
            <w:tcW w:w="3186" w:type="dxa"/>
          </w:tcPr>
          <w:p w14:paraId="5BB98CA3" w14:textId="77777777" w:rsidR="005C016F" w:rsidRPr="005C016F" w:rsidRDefault="005C016F">
            <w:pPr>
              <w:rPr>
                <w:ins w:id="1602" w:author="Aleta Haflett" w:date="2014-11-03T12:24:00Z"/>
              </w:rPr>
            </w:pPr>
          </w:p>
        </w:tc>
      </w:tr>
      <w:tr w:rsidR="005C016F" w14:paraId="448B84ED" w14:textId="77777777" w:rsidTr="008E7E6A">
        <w:trPr>
          <w:ins w:id="1603" w:author="Aleta Haflett" w:date="2014-11-03T12:24:00Z"/>
        </w:trPr>
        <w:tc>
          <w:tcPr>
            <w:tcW w:w="2574" w:type="dxa"/>
          </w:tcPr>
          <w:p w14:paraId="7684B25D" w14:textId="4FBB9B8F" w:rsidR="005C016F" w:rsidRPr="00AC07EE" w:rsidRDefault="00F65E5D">
            <w:pPr>
              <w:rPr>
                <w:ins w:id="1604" w:author="Aleta Haflett" w:date="2014-11-03T12:24:00Z"/>
                <w:sz w:val="20"/>
                <w:szCs w:val="20"/>
              </w:rPr>
            </w:pPr>
            <w:r>
              <w:rPr>
                <w:sz w:val="20"/>
                <w:szCs w:val="20"/>
              </w:rPr>
              <w:t xml:space="preserve">e. </w:t>
            </w:r>
            <w:ins w:id="1605" w:author="Aleta Haflett" w:date="2014-11-03T12:27:00Z">
              <w:r w:rsidR="005C016F" w:rsidRPr="00AC07EE">
                <w:rPr>
                  <w:sz w:val="20"/>
                  <w:szCs w:val="20"/>
                </w:rPr>
                <w:t>Gas</w:t>
              </w:r>
            </w:ins>
          </w:p>
        </w:tc>
        <w:tc>
          <w:tcPr>
            <w:tcW w:w="2214" w:type="dxa"/>
          </w:tcPr>
          <w:p w14:paraId="5BBBA1EE" w14:textId="77777777" w:rsidR="005C016F" w:rsidRPr="005C016F" w:rsidRDefault="005C016F">
            <w:pPr>
              <w:rPr>
                <w:ins w:id="1606" w:author="Aleta Haflett" w:date="2014-11-03T12:24:00Z"/>
              </w:rPr>
            </w:pPr>
          </w:p>
        </w:tc>
        <w:tc>
          <w:tcPr>
            <w:tcW w:w="2124" w:type="dxa"/>
          </w:tcPr>
          <w:p w14:paraId="484002F3" w14:textId="77777777" w:rsidR="005C016F" w:rsidRPr="005C016F" w:rsidRDefault="005C016F">
            <w:pPr>
              <w:rPr>
                <w:ins w:id="1607" w:author="Aleta Haflett" w:date="2014-11-03T12:24:00Z"/>
              </w:rPr>
            </w:pPr>
          </w:p>
        </w:tc>
        <w:tc>
          <w:tcPr>
            <w:tcW w:w="3186" w:type="dxa"/>
          </w:tcPr>
          <w:p w14:paraId="5ABDF5CC" w14:textId="77777777" w:rsidR="005C016F" w:rsidRPr="005C016F" w:rsidRDefault="005C016F">
            <w:pPr>
              <w:rPr>
                <w:ins w:id="1608" w:author="Aleta Haflett" w:date="2014-11-03T12:24:00Z"/>
              </w:rPr>
            </w:pPr>
          </w:p>
        </w:tc>
      </w:tr>
      <w:tr w:rsidR="005C016F" w14:paraId="766FE807" w14:textId="77777777" w:rsidTr="008E7E6A">
        <w:trPr>
          <w:ins w:id="1609" w:author="Aleta Haflett" w:date="2014-11-03T12:24:00Z"/>
        </w:trPr>
        <w:tc>
          <w:tcPr>
            <w:tcW w:w="2574" w:type="dxa"/>
          </w:tcPr>
          <w:p w14:paraId="37774E91" w14:textId="6B4B9D4E" w:rsidR="005C016F" w:rsidRPr="00AC07EE" w:rsidRDefault="00F65E5D">
            <w:pPr>
              <w:rPr>
                <w:ins w:id="1610" w:author="Aleta Haflett" w:date="2014-11-03T12:24:00Z"/>
                <w:sz w:val="20"/>
                <w:szCs w:val="20"/>
              </w:rPr>
            </w:pPr>
            <w:r>
              <w:rPr>
                <w:sz w:val="20"/>
                <w:szCs w:val="20"/>
              </w:rPr>
              <w:t xml:space="preserve">f. </w:t>
            </w:r>
            <w:ins w:id="1611" w:author="Aleta Haflett" w:date="2014-11-03T12:27:00Z">
              <w:r w:rsidR="005C016F" w:rsidRPr="00AC07EE">
                <w:rPr>
                  <w:sz w:val="20"/>
                  <w:szCs w:val="20"/>
                </w:rPr>
                <w:t>Kerosene/paraffin</w:t>
              </w:r>
            </w:ins>
          </w:p>
        </w:tc>
        <w:tc>
          <w:tcPr>
            <w:tcW w:w="2214" w:type="dxa"/>
          </w:tcPr>
          <w:p w14:paraId="770DDBAD" w14:textId="77777777" w:rsidR="005C016F" w:rsidRPr="005C016F" w:rsidRDefault="005C016F">
            <w:pPr>
              <w:rPr>
                <w:ins w:id="1612" w:author="Aleta Haflett" w:date="2014-11-03T12:24:00Z"/>
              </w:rPr>
            </w:pPr>
          </w:p>
        </w:tc>
        <w:tc>
          <w:tcPr>
            <w:tcW w:w="2124" w:type="dxa"/>
          </w:tcPr>
          <w:p w14:paraId="69B1753B" w14:textId="77777777" w:rsidR="005C016F" w:rsidRPr="005C016F" w:rsidRDefault="005C016F">
            <w:pPr>
              <w:rPr>
                <w:ins w:id="1613" w:author="Aleta Haflett" w:date="2014-11-03T12:24:00Z"/>
              </w:rPr>
            </w:pPr>
          </w:p>
        </w:tc>
        <w:tc>
          <w:tcPr>
            <w:tcW w:w="3186" w:type="dxa"/>
          </w:tcPr>
          <w:p w14:paraId="57EB3C29" w14:textId="77777777" w:rsidR="005C016F" w:rsidRPr="005C016F" w:rsidRDefault="005C016F">
            <w:pPr>
              <w:rPr>
                <w:ins w:id="1614" w:author="Aleta Haflett" w:date="2014-11-03T12:24:00Z"/>
              </w:rPr>
            </w:pPr>
          </w:p>
        </w:tc>
      </w:tr>
      <w:tr w:rsidR="005C016F" w14:paraId="3B0135C0" w14:textId="77777777" w:rsidTr="008E7E6A">
        <w:trPr>
          <w:trHeight w:val="161"/>
          <w:ins w:id="1615" w:author="Aleta Haflett" w:date="2014-11-03T12:24:00Z"/>
        </w:trPr>
        <w:tc>
          <w:tcPr>
            <w:tcW w:w="2574" w:type="dxa"/>
          </w:tcPr>
          <w:p w14:paraId="3E254D67" w14:textId="4EDEA9CD" w:rsidR="005C016F" w:rsidRPr="00AC07EE" w:rsidRDefault="00F65E5D">
            <w:pPr>
              <w:rPr>
                <w:ins w:id="1616" w:author="Aleta Haflett" w:date="2014-11-03T12:24:00Z"/>
                <w:sz w:val="20"/>
                <w:szCs w:val="20"/>
              </w:rPr>
            </w:pPr>
            <w:r>
              <w:rPr>
                <w:sz w:val="20"/>
                <w:szCs w:val="20"/>
              </w:rPr>
              <w:t xml:space="preserve">g. </w:t>
            </w:r>
            <w:ins w:id="1617" w:author="Aleta Haflett" w:date="2014-11-03T12:27:00Z">
              <w:r w:rsidR="005C016F" w:rsidRPr="00AC07EE">
                <w:rPr>
                  <w:sz w:val="20"/>
                  <w:szCs w:val="20"/>
                </w:rPr>
                <w:t>Solar</w:t>
              </w:r>
            </w:ins>
          </w:p>
        </w:tc>
        <w:tc>
          <w:tcPr>
            <w:tcW w:w="2214" w:type="dxa"/>
          </w:tcPr>
          <w:p w14:paraId="381741CF" w14:textId="77777777" w:rsidR="005C016F" w:rsidRPr="005C016F" w:rsidRDefault="005C016F">
            <w:pPr>
              <w:rPr>
                <w:ins w:id="1618" w:author="Aleta Haflett" w:date="2014-11-03T12:24:00Z"/>
              </w:rPr>
            </w:pPr>
          </w:p>
        </w:tc>
        <w:tc>
          <w:tcPr>
            <w:tcW w:w="2124" w:type="dxa"/>
          </w:tcPr>
          <w:p w14:paraId="6F44706C" w14:textId="77777777" w:rsidR="005C016F" w:rsidRPr="005C016F" w:rsidRDefault="005C016F">
            <w:pPr>
              <w:rPr>
                <w:ins w:id="1619" w:author="Aleta Haflett" w:date="2014-11-03T12:24:00Z"/>
              </w:rPr>
            </w:pPr>
          </w:p>
        </w:tc>
        <w:tc>
          <w:tcPr>
            <w:tcW w:w="3186" w:type="dxa"/>
          </w:tcPr>
          <w:p w14:paraId="2F99D15A" w14:textId="77777777" w:rsidR="005C016F" w:rsidRPr="005C016F" w:rsidRDefault="005C016F">
            <w:pPr>
              <w:rPr>
                <w:ins w:id="1620" w:author="Aleta Haflett" w:date="2014-11-03T12:24:00Z"/>
              </w:rPr>
            </w:pPr>
          </w:p>
        </w:tc>
      </w:tr>
      <w:tr w:rsidR="005C016F" w14:paraId="3DE1CDA8" w14:textId="77777777" w:rsidTr="008E7E6A">
        <w:trPr>
          <w:trHeight w:val="161"/>
          <w:ins w:id="1621" w:author="Aleta Haflett" w:date="2014-11-03T12:27:00Z"/>
        </w:trPr>
        <w:tc>
          <w:tcPr>
            <w:tcW w:w="2574" w:type="dxa"/>
          </w:tcPr>
          <w:p w14:paraId="6DF7E798" w14:textId="4F25100A" w:rsidR="005C016F" w:rsidRPr="00AC07EE" w:rsidRDefault="00F65E5D">
            <w:pPr>
              <w:rPr>
                <w:ins w:id="1622" w:author="Aleta Haflett" w:date="2014-11-03T12:27:00Z"/>
                <w:sz w:val="20"/>
                <w:szCs w:val="20"/>
              </w:rPr>
            </w:pPr>
            <w:r>
              <w:rPr>
                <w:sz w:val="20"/>
                <w:szCs w:val="20"/>
              </w:rPr>
              <w:t xml:space="preserve">h. </w:t>
            </w:r>
            <w:ins w:id="1623" w:author="Aleta Haflett" w:date="2014-11-03T12:27:00Z">
              <w:r w:rsidR="005C016F" w:rsidRPr="00AC07EE">
                <w:rPr>
                  <w:sz w:val="20"/>
                  <w:szCs w:val="20"/>
                </w:rPr>
                <w:t xml:space="preserve">Other, specify </w:t>
              </w:r>
            </w:ins>
          </w:p>
        </w:tc>
        <w:tc>
          <w:tcPr>
            <w:tcW w:w="2214" w:type="dxa"/>
          </w:tcPr>
          <w:p w14:paraId="5A7C9366" w14:textId="77777777" w:rsidR="005C016F" w:rsidRPr="005C016F" w:rsidRDefault="005C016F">
            <w:pPr>
              <w:rPr>
                <w:ins w:id="1624" w:author="Aleta Haflett" w:date="2014-11-03T12:27:00Z"/>
              </w:rPr>
            </w:pPr>
          </w:p>
        </w:tc>
        <w:tc>
          <w:tcPr>
            <w:tcW w:w="2124" w:type="dxa"/>
          </w:tcPr>
          <w:p w14:paraId="782FA085" w14:textId="77777777" w:rsidR="005C016F" w:rsidRPr="005C016F" w:rsidRDefault="005C016F">
            <w:pPr>
              <w:rPr>
                <w:ins w:id="1625" w:author="Aleta Haflett" w:date="2014-11-03T12:27:00Z"/>
              </w:rPr>
            </w:pPr>
          </w:p>
        </w:tc>
        <w:tc>
          <w:tcPr>
            <w:tcW w:w="3186" w:type="dxa"/>
          </w:tcPr>
          <w:p w14:paraId="562E00CE" w14:textId="77777777" w:rsidR="005C016F" w:rsidRPr="005C016F" w:rsidRDefault="005C016F">
            <w:pPr>
              <w:rPr>
                <w:ins w:id="1626" w:author="Aleta Haflett" w:date="2014-11-03T12:27:00Z"/>
              </w:rPr>
            </w:pPr>
          </w:p>
        </w:tc>
      </w:tr>
    </w:tbl>
    <w:p w14:paraId="18BAD2D9" w14:textId="77777777" w:rsidR="00AC07EE" w:rsidRDefault="00AC07EE">
      <w:pPr>
        <w:rPr>
          <w:ins w:id="1627" w:author="Aleta Haflett" w:date="2014-11-03T12:36:00Z"/>
          <w:b/>
        </w:rPr>
      </w:pPr>
    </w:p>
    <w:tbl>
      <w:tblPr>
        <w:tblStyle w:val="TableGrid"/>
        <w:tblW w:w="9648" w:type="dxa"/>
        <w:tblLook w:val="04A0" w:firstRow="1" w:lastRow="0" w:firstColumn="1" w:lastColumn="0" w:noHBand="0" w:noVBand="1"/>
      </w:tblPr>
      <w:tblGrid>
        <w:gridCol w:w="602"/>
        <w:gridCol w:w="4402"/>
        <w:gridCol w:w="3396"/>
        <w:gridCol w:w="1248"/>
      </w:tblGrid>
      <w:tr w:rsidR="00AC07EE" w14:paraId="6AA8DE30" w14:textId="77777777" w:rsidTr="008E7E6A">
        <w:trPr>
          <w:ins w:id="1628" w:author="Aleta Haflett" w:date="2014-11-03T12:38:00Z"/>
        </w:trPr>
        <w:tc>
          <w:tcPr>
            <w:tcW w:w="526" w:type="dxa"/>
          </w:tcPr>
          <w:p w14:paraId="72068F5D" w14:textId="5BE51F0E" w:rsidR="00AC07EE" w:rsidRPr="008E7E6A" w:rsidRDefault="00F65E5D">
            <w:pPr>
              <w:rPr>
                <w:ins w:id="1629" w:author="Aleta Haflett" w:date="2014-11-03T12:38:00Z"/>
                <w:sz w:val="20"/>
                <w:szCs w:val="20"/>
              </w:rPr>
            </w:pPr>
            <w:r>
              <w:rPr>
                <w:sz w:val="20"/>
                <w:szCs w:val="20"/>
              </w:rPr>
              <w:t xml:space="preserve">O.13 </w:t>
            </w:r>
          </w:p>
        </w:tc>
        <w:tc>
          <w:tcPr>
            <w:tcW w:w="4442" w:type="dxa"/>
          </w:tcPr>
          <w:p w14:paraId="1411D852" w14:textId="1C531B5E" w:rsidR="00AC07EE" w:rsidRPr="008E7E6A" w:rsidRDefault="00AC07EE">
            <w:pPr>
              <w:rPr>
                <w:ins w:id="1630" w:author="Aleta Haflett" w:date="2014-11-03T12:38:00Z"/>
                <w:sz w:val="20"/>
                <w:szCs w:val="20"/>
              </w:rPr>
            </w:pPr>
            <w:ins w:id="1631" w:author="Aleta Haflett" w:date="2014-11-03T12:38:00Z">
              <w:r w:rsidRPr="008E7E6A">
                <w:rPr>
                  <w:sz w:val="20"/>
                  <w:szCs w:val="20"/>
                </w:rPr>
                <w:t xml:space="preserve">Are you currently using an energy-efficient cookstove? </w:t>
              </w:r>
            </w:ins>
          </w:p>
        </w:tc>
        <w:tc>
          <w:tcPr>
            <w:tcW w:w="3420" w:type="dxa"/>
          </w:tcPr>
          <w:p w14:paraId="0B3E5800" w14:textId="77777777" w:rsidR="00AC07EE" w:rsidRPr="008E7E6A" w:rsidRDefault="00AC07EE">
            <w:pPr>
              <w:rPr>
                <w:ins w:id="1632" w:author="Aleta Haflett" w:date="2014-11-03T12:39:00Z"/>
                <w:sz w:val="20"/>
                <w:szCs w:val="20"/>
              </w:rPr>
            </w:pPr>
            <w:ins w:id="1633" w:author="Aleta Haflett" w:date="2014-11-03T12:39:00Z">
              <w:r w:rsidRPr="008E7E6A">
                <w:rPr>
                  <w:sz w:val="20"/>
                  <w:szCs w:val="20"/>
                </w:rPr>
                <w:t>0=No</w:t>
              </w:r>
            </w:ins>
          </w:p>
          <w:p w14:paraId="56194365" w14:textId="77777777" w:rsidR="00AC07EE" w:rsidRPr="008E7E6A" w:rsidRDefault="00AC07EE">
            <w:pPr>
              <w:rPr>
                <w:ins w:id="1634" w:author="Aleta Haflett" w:date="2014-11-03T12:39:00Z"/>
                <w:sz w:val="20"/>
                <w:szCs w:val="20"/>
              </w:rPr>
            </w:pPr>
            <w:ins w:id="1635" w:author="Aleta Haflett" w:date="2014-11-03T12:39:00Z">
              <w:r w:rsidRPr="008E7E6A">
                <w:rPr>
                  <w:sz w:val="20"/>
                  <w:szCs w:val="20"/>
                </w:rPr>
                <w:t>1=Yes</w:t>
              </w:r>
            </w:ins>
          </w:p>
          <w:p w14:paraId="00B6C7B8" w14:textId="12B51853" w:rsidR="00AC07EE" w:rsidRDefault="00AC07EE">
            <w:pPr>
              <w:rPr>
                <w:ins w:id="1636" w:author="Aleta Haflett" w:date="2014-11-03T12:38:00Z"/>
                <w:b/>
              </w:rPr>
            </w:pPr>
            <w:ins w:id="1637" w:author="Aleta Haflett" w:date="2014-11-03T12:40:00Z">
              <w:r w:rsidRPr="008E7E6A">
                <w:rPr>
                  <w:sz w:val="20"/>
                  <w:szCs w:val="20"/>
                </w:rPr>
                <w:t>888=Don’t know</w:t>
              </w:r>
            </w:ins>
          </w:p>
        </w:tc>
        <w:tc>
          <w:tcPr>
            <w:tcW w:w="1260" w:type="dxa"/>
          </w:tcPr>
          <w:p w14:paraId="7F1884BA" w14:textId="77777777" w:rsidR="00AC07EE" w:rsidRDefault="00AC07EE">
            <w:pPr>
              <w:rPr>
                <w:ins w:id="1638" w:author="Aleta Haflett" w:date="2014-11-03T12:38:00Z"/>
                <w:b/>
              </w:rPr>
            </w:pPr>
          </w:p>
        </w:tc>
      </w:tr>
      <w:tr w:rsidR="00AC07EE" w14:paraId="2260CCAE" w14:textId="77777777" w:rsidTr="008E7E6A">
        <w:trPr>
          <w:ins w:id="1639" w:author="Aleta Haflett" w:date="2014-11-03T12:38:00Z"/>
        </w:trPr>
        <w:tc>
          <w:tcPr>
            <w:tcW w:w="526" w:type="dxa"/>
          </w:tcPr>
          <w:p w14:paraId="6B60BE29" w14:textId="7FE54A9A" w:rsidR="00AC07EE" w:rsidRPr="008E7E6A" w:rsidRDefault="00F65E5D">
            <w:pPr>
              <w:rPr>
                <w:ins w:id="1640" w:author="Aleta Haflett" w:date="2014-11-03T12:38:00Z"/>
                <w:sz w:val="20"/>
                <w:szCs w:val="20"/>
              </w:rPr>
            </w:pPr>
            <w:r>
              <w:rPr>
                <w:sz w:val="20"/>
                <w:szCs w:val="20"/>
              </w:rPr>
              <w:t>O.14</w:t>
            </w:r>
          </w:p>
        </w:tc>
        <w:tc>
          <w:tcPr>
            <w:tcW w:w="4442" w:type="dxa"/>
          </w:tcPr>
          <w:p w14:paraId="3B4DAAD5" w14:textId="77777777" w:rsidR="00AC07EE" w:rsidRPr="008E7E6A" w:rsidRDefault="00AC07EE">
            <w:pPr>
              <w:rPr>
                <w:ins w:id="1641" w:author="Aleta Haflett" w:date="2014-11-03T12:38:00Z"/>
                <w:sz w:val="20"/>
                <w:szCs w:val="20"/>
              </w:rPr>
            </w:pPr>
            <w:ins w:id="1642" w:author="Aleta Haflett" w:date="2014-11-03T12:38:00Z">
              <w:r w:rsidRPr="008E7E6A">
                <w:rPr>
                  <w:sz w:val="20"/>
                  <w:szCs w:val="20"/>
                </w:rPr>
                <w:t xml:space="preserve">Why are you not using an energy-efficient cookstove? </w:t>
              </w:r>
            </w:ins>
          </w:p>
          <w:p w14:paraId="413EABD7" w14:textId="5BA605EE" w:rsidR="00AC07EE" w:rsidRPr="008E7E6A" w:rsidRDefault="00AC07EE">
            <w:pPr>
              <w:rPr>
                <w:ins w:id="1643" w:author="Aleta Haflett" w:date="2014-11-03T12:38:00Z"/>
                <w:i/>
                <w:sz w:val="20"/>
                <w:szCs w:val="20"/>
              </w:rPr>
            </w:pPr>
            <w:ins w:id="1644" w:author="Aleta Haflett" w:date="2014-11-03T12:38:00Z">
              <w:r w:rsidRPr="008E7E6A">
                <w:rPr>
                  <w:i/>
                  <w:sz w:val="20"/>
                  <w:szCs w:val="20"/>
                </w:rPr>
                <w:t>Probe and code. Select all that apply</w:t>
              </w:r>
            </w:ins>
          </w:p>
        </w:tc>
        <w:tc>
          <w:tcPr>
            <w:tcW w:w="3420" w:type="dxa"/>
          </w:tcPr>
          <w:p w14:paraId="13F005A7" w14:textId="77777777" w:rsidR="00AC07EE" w:rsidRDefault="00AC07EE" w:rsidP="00AC07EE">
            <w:pPr>
              <w:rPr>
                <w:ins w:id="1645" w:author="Aleta Haflett" w:date="2014-11-03T12:40:00Z"/>
                <w:sz w:val="20"/>
                <w:szCs w:val="20"/>
              </w:rPr>
            </w:pPr>
            <w:ins w:id="1646" w:author="Aleta Haflett" w:date="2014-11-03T12:40:00Z">
              <w:r>
                <w:rPr>
                  <w:sz w:val="20"/>
                  <w:szCs w:val="20"/>
                </w:rPr>
                <w:t>1=Too expensive</w:t>
              </w:r>
            </w:ins>
          </w:p>
          <w:p w14:paraId="7A1596FB" w14:textId="77777777" w:rsidR="00AC07EE" w:rsidRDefault="00AC07EE" w:rsidP="00AC07EE">
            <w:pPr>
              <w:rPr>
                <w:ins w:id="1647" w:author="Aleta Haflett" w:date="2014-11-03T12:40:00Z"/>
                <w:sz w:val="20"/>
                <w:szCs w:val="20"/>
              </w:rPr>
            </w:pPr>
            <w:ins w:id="1648" w:author="Aleta Haflett" w:date="2014-11-03T12:40:00Z">
              <w:r>
                <w:rPr>
                  <w:sz w:val="20"/>
                  <w:szCs w:val="20"/>
                </w:rPr>
                <w:t>2=Not available</w:t>
              </w:r>
            </w:ins>
          </w:p>
          <w:p w14:paraId="294E07AE" w14:textId="77777777" w:rsidR="00AC07EE" w:rsidRDefault="00AC07EE" w:rsidP="00AC07EE">
            <w:pPr>
              <w:rPr>
                <w:ins w:id="1649" w:author="Aleta Haflett" w:date="2014-11-03T12:40:00Z"/>
                <w:sz w:val="20"/>
                <w:szCs w:val="20"/>
              </w:rPr>
            </w:pPr>
            <w:ins w:id="1650" w:author="Aleta Haflett" w:date="2014-11-03T12:40:00Z">
              <w:r>
                <w:rPr>
                  <w:sz w:val="20"/>
                  <w:szCs w:val="20"/>
                </w:rPr>
                <w:t>3=Don’t know how to use it</w:t>
              </w:r>
            </w:ins>
          </w:p>
          <w:p w14:paraId="318978A7" w14:textId="77777777" w:rsidR="00AC07EE" w:rsidRDefault="00AC07EE" w:rsidP="00AC07EE">
            <w:pPr>
              <w:rPr>
                <w:ins w:id="1651" w:author="Aleta Haflett" w:date="2014-11-03T12:40:00Z"/>
                <w:sz w:val="20"/>
                <w:szCs w:val="20"/>
              </w:rPr>
            </w:pPr>
            <w:ins w:id="1652" w:author="Aleta Haflett" w:date="2014-11-03T12:40:00Z">
              <w:r>
                <w:rPr>
                  <w:sz w:val="20"/>
                  <w:szCs w:val="20"/>
                </w:rPr>
                <w:t>4=More time-consuming</w:t>
              </w:r>
            </w:ins>
          </w:p>
          <w:p w14:paraId="01E65B5D" w14:textId="77777777" w:rsidR="00AC07EE" w:rsidRDefault="00AC07EE" w:rsidP="00AC07EE">
            <w:pPr>
              <w:rPr>
                <w:ins w:id="1653" w:author="Aleta Haflett" w:date="2014-11-03T12:40:00Z"/>
                <w:sz w:val="20"/>
                <w:szCs w:val="20"/>
              </w:rPr>
            </w:pPr>
            <w:ins w:id="1654" w:author="Aleta Haflett" w:date="2014-11-03T12:40:00Z">
              <w:r>
                <w:rPr>
                  <w:sz w:val="20"/>
                  <w:szCs w:val="20"/>
                </w:rPr>
                <w:t>5=Because of the small</w:t>
              </w:r>
            </w:ins>
          </w:p>
          <w:p w14:paraId="7D4BB734" w14:textId="77777777" w:rsidR="00AC07EE" w:rsidRDefault="00AC07EE" w:rsidP="00AC07EE">
            <w:pPr>
              <w:rPr>
                <w:ins w:id="1655" w:author="Aleta Haflett" w:date="2014-11-03T12:40:00Z"/>
                <w:sz w:val="20"/>
                <w:szCs w:val="20"/>
              </w:rPr>
            </w:pPr>
            <w:ins w:id="1656" w:author="Aleta Haflett" w:date="2014-11-03T12:40:00Z">
              <w:r>
                <w:rPr>
                  <w:sz w:val="20"/>
                  <w:szCs w:val="20"/>
                </w:rPr>
                <w:t>6=Just don’t want to</w:t>
              </w:r>
            </w:ins>
          </w:p>
          <w:p w14:paraId="5CC03D7A" w14:textId="77777777" w:rsidR="00AC07EE" w:rsidRDefault="00AC07EE" w:rsidP="00AC07EE">
            <w:pPr>
              <w:rPr>
                <w:ins w:id="1657" w:author="Aleta Haflett" w:date="2014-11-03T12:40:00Z"/>
                <w:sz w:val="20"/>
                <w:szCs w:val="20"/>
              </w:rPr>
            </w:pPr>
            <w:ins w:id="1658" w:author="Aleta Haflett" w:date="2014-11-03T12:40:00Z">
              <w:r>
                <w:rPr>
                  <w:sz w:val="20"/>
                  <w:szCs w:val="20"/>
                </w:rPr>
                <w:t>7=No reason to use an alternative – there is plenty of wood/charcoal</w:t>
              </w:r>
            </w:ins>
          </w:p>
          <w:p w14:paraId="56035E57" w14:textId="77777777" w:rsidR="00AC07EE" w:rsidRDefault="00AC07EE" w:rsidP="00AC07EE">
            <w:pPr>
              <w:rPr>
                <w:ins w:id="1659" w:author="Aleta Haflett" w:date="2014-11-03T12:40:00Z"/>
                <w:sz w:val="20"/>
                <w:szCs w:val="20"/>
              </w:rPr>
            </w:pPr>
            <w:ins w:id="1660" w:author="Aleta Haflett" w:date="2014-11-03T12:40:00Z">
              <w:r>
                <w:rPr>
                  <w:sz w:val="20"/>
                  <w:szCs w:val="20"/>
                </w:rPr>
                <w:t xml:space="preserve">8=Cultural reasons </w:t>
              </w:r>
            </w:ins>
          </w:p>
          <w:p w14:paraId="796C2C38" w14:textId="5A471475" w:rsidR="00AC07EE" w:rsidRPr="008E7E6A" w:rsidRDefault="00AC07EE" w:rsidP="00AC07EE">
            <w:pPr>
              <w:rPr>
                <w:ins w:id="1661" w:author="Aleta Haflett" w:date="2014-11-03T12:38:00Z"/>
                <w:sz w:val="20"/>
                <w:szCs w:val="20"/>
              </w:rPr>
            </w:pPr>
            <w:ins w:id="1662" w:author="Aleta Haflett" w:date="2014-11-03T12:40:00Z">
              <w:r>
                <w:rPr>
                  <w:sz w:val="20"/>
                  <w:szCs w:val="20"/>
                </w:rPr>
                <w:t>97=Other, specify</w:t>
              </w:r>
            </w:ins>
          </w:p>
        </w:tc>
        <w:tc>
          <w:tcPr>
            <w:tcW w:w="1260" w:type="dxa"/>
          </w:tcPr>
          <w:p w14:paraId="45E94DF7" w14:textId="77777777" w:rsidR="00AC07EE" w:rsidRDefault="00AC07EE">
            <w:pPr>
              <w:rPr>
                <w:ins w:id="1663" w:author="Aleta Haflett" w:date="2014-11-03T12:38:00Z"/>
                <w:b/>
              </w:rPr>
            </w:pPr>
          </w:p>
        </w:tc>
      </w:tr>
    </w:tbl>
    <w:p w14:paraId="046BA8F0" w14:textId="77777777" w:rsidR="00F65E5D" w:rsidRDefault="00F65E5D" w:rsidP="00F65E5D">
      <w:pPr>
        <w:rPr>
          <w:b/>
        </w:rPr>
      </w:pPr>
    </w:p>
    <w:p w14:paraId="1BAB879B" w14:textId="3A5906EE" w:rsidR="00747FDE" w:rsidRPr="001512DD" w:rsidRDefault="00747FDE" w:rsidP="00F65E5D">
      <w:pPr>
        <w:rPr>
          <w:b/>
        </w:rPr>
      </w:pPr>
      <w:commentRangeStart w:id="1664"/>
      <w:r>
        <w:rPr>
          <w:b/>
        </w:rPr>
        <w:t>S</w:t>
      </w:r>
      <w:r w:rsidR="00B41661">
        <w:rPr>
          <w:b/>
        </w:rPr>
        <w:t>ECTION P</w:t>
      </w:r>
      <w:r w:rsidRPr="001512DD">
        <w:rPr>
          <w:b/>
        </w:rPr>
        <w:t>. CLIMATE CHANGE ADAPTATION</w:t>
      </w:r>
      <w:commentRangeEnd w:id="1664"/>
      <w:r>
        <w:rPr>
          <w:rStyle w:val="CommentReference"/>
        </w:rPr>
        <w:commentReference w:id="1664"/>
      </w:r>
    </w:p>
    <w:p w14:paraId="1E7DFF28" w14:textId="77777777" w:rsidR="00747FDE" w:rsidRPr="001512DD" w:rsidRDefault="00747FDE" w:rsidP="00747FDE">
      <w:pPr>
        <w:autoSpaceDE w:val="0"/>
        <w:autoSpaceDN w:val="0"/>
        <w:adjustRightInd w:val="0"/>
        <w:spacing w:after="0" w:line="240" w:lineRule="auto"/>
        <w:contextualSpacing/>
        <w:rPr>
          <w:rFonts w:cs="ArialNarrow"/>
        </w:rPr>
      </w:pPr>
      <w:r w:rsidRPr="001512DD">
        <w:t xml:space="preserve">We would like to learn about shocks from climate change and weather extremes that affected your household in the past 5 years. </w:t>
      </w:r>
      <w:r w:rsidRPr="001512DD">
        <w:rPr>
          <w:rFonts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1512DD"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1512DD" w:rsidRDefault="00F65E5D" w:rsidP="00747FDE">
            <w:pPr>
              <w:spacing w:after="0"/>
              <w:rPr>
                <w:rFonts w:eastAsia="Calibri" w:cs="Times New Roman"/>
                <w:w w:val="105"/>
              </w:rPr>
            </w:pPr>
            <w:r>
              <w:rPr>
                <w:rFonts w:eastAsia="Calibri"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Default="00747FDE" w:rsidP="00747FDE">
            <w:pPr>
              <w:spacing w:after="0"/>
              <w:rPr>
                <w:rFonts w:cs="ArialNarrow"/>
              </w:rPr>
            </w:pPr>
            <w:r w:rsidRPr="001512DD">
              <w:rPr>
                <w:rFonts w:cs="ArialNarrow"/>
              </w:rPr>
              <w:t xml:space="preserve">In the past 5 years, has your household been affected by a </w:t>
            </w:r>
            <w:r w:rsidRPr="001512DD">
              <w:rPr>
                <w:rFonts w:cs="ArialNarrow"/>
                <w:b/>
              </w:rPr>
              <w:t>DROUGHT</w:t>
            </w:r>
            <w:r w:rsidRPr="001512DD">
              <w:rPr>
                <w:rFonts w:cs="ArialNarrow"/>
              </w:rPr>
              <w:t>?</w:t>
            </w:r>
          </w:p>
          <w:p w14:paraId="6FC17065" w14:textId="41E8628C" w:rsidR="00F65E5D" w:rsidRPr="00F65E5D" w:rsidRDefault="00F65E5D" w:rsidP="00747FDE">
            <w:pPr>
              <w:spacing w:after="0"/>
              <w:rPr>
                <w:rFonts w:eastAsia="Calibri" w:cs="Times New Roman"/>
                <w:i/>
                <w:w w:val="105"/>
              </w:rPr>
            </w:pPr>
            <w:r>
              <w:rPr>
                <w:rFonts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1512DD" w:rsidRDefault="00747FDE" w:rsidP="00747FDE">
            <w:pPr>
              <w:spacing w:after="0"/>
            </w:pPr>
            <w:r w:rsidRPr="001512DD">
              <w:t>1=No</w:t>
            </w:r>
          </w:p>
          <w:p w14:paraId="3D4CCC3C" w14:textId="77777777" w:rsidR="00747FDE" w:rsidRPr="001512DD" w:rsidRDefault="00747FDE" w:rsidP="00747FDE">
            <w:pPr>
              <w:spacing w:after="0"/>
            </w:pPr>
            <w:r w:rsidRPr="001512DD">
              <w:t>2=Yes</w:t>
            </w:r>
            <w:r w:rsidRPr="001512DD" w:rsidDel="00226116">
              <w:t xml:space="preserve"> </w:t>
            </w:r>
          </w:p>
          <w:p w14:paraId="4643FA14" w14:textId="77777777" w:rsidR="00747FDE" w:rsidRPr="001512DD" w:rsidRDefault="00747FDE" w:rsidP="00747FDE">
            <w:pPr>
              <w:spacing w:after="0"/>
            </w:pPr>
            <w:r w:rsidRPr="001512DD">
              <w:t>888=Don’t know</w:t>
            </w:r>
          </w:p>
          <w:p w14:paraId="38DDBAC4"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F65E5D" w:rsidRPr="001512DD"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1512DD" w:rsidRDefault="00F65E5D" w:rsidP="00747FDE">
            <w:pPr>
              <w:spacing w:after="0"/>
              <w:rPr>
                <w:w w:val="105"/>
              </w:rPr>
            </w:pPr>
            <w:r>
              <w:rPr>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Default="00F65E5D" w:rsidP="00747FDE">
            <w:pPr>
              <w:spacing w:after="0"/>
              <w:rPr>
                <w:rFonts w:cs="ArialNarrow"/>
              </w:rPr>
            </w:pPr>
            <w:r>
              <w:rPr>
                <w:rFonts w:cs="ArialNarrow"/>
              </w:rPr>
              <w:t>W</w:t>
            </w:r>
            <w:r w:rsidRPr="001512DD">
              <w:rPr>
                <w:rFonts w:cs="ArialNarrow"/>
              </w:rPr>
              <w:t>hat years was yo</w:t>
            </w:r>
            <w:r>
              <w:rPr>
                <w:rFonts w:cs="ArialNarrow"/>
              </w:rPr>
              <w:t>ur HH affected by the drought?</w:t>
            </w:r>
          </w:p>
          <w:p w14:paraId="17DC20A6" w14:textId="2452D063" w:rsidR="00F65E5D" w:rsidRPr="00F65E5D" w:rsidRDefault="00F65E5D" w:rsidP="00747FDE">
            <w:pPr>
              <w:spacing w:after="0"/>
              <w:rPr>
                <w:rFonts w:cs="ArialNarrow"/>
              </w:rPr>
            </w:pPr>
            <w:r>
              <w:rPr>
                <w:rFonts w:cs="ArialNarrow"/>
                <w:i/>
              </w:rPr>
              <w:t xml:space="preserve">Selecta all that apply </w:t>
            </w:r>
            <w:r>
              <w:rPr>
                <w:rFonts w:cs="ArialNarrow"/>
              </w:rPr>
              <w:t xml:space="preserve">   </w:t>
            </w:r>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Default="00F65E5D" w:rsidP="00747FDE">
            <w:pPr>
              <w:spacing w:after="0"/>
              <w:rPr>
                <w:rFonts w:cs="ArialNarrow"/>
              </w:rPr>
            </w:pPr>
            <w:r>
              <w:rPr>
                <w:rFonts w:cs="ArialNarrow"/>
              </w:rPr>
              <w:t xml:space="preserve"> 2014</w:t>
            </w:r>
          </w:p>
          <w:p w14:paraId="7C5605AF" w14:textId="77777777" w:rsidR="00F65E5D" w:rsidRDefault="00F65E5D" w:rsidP="00747FDE">
            <w:pPr>
              <w:spacing w:after="0"/>
              <w:rPr>
                <w:rFonts w:cs="ArialNarrow"/>
              </w:rPr>
            </w:pPr>
            <w:r>
              <w:rPr>
                <w:rFonts w:cs="ArialNarrow"/>
              </w:rPr>
              <w:t>2013</w:t>
            </w:r>
          </w:p>
          <w:p w14:paraId="256EF963" w14:textId="77777777" w:rsidR="00F65E5D" w:rsidRDefault="00F65E5D" w:rsidP="00747FDE">
            <w:pPr>
              <w:spacing w:after="0"/>
              <w:rPr>
                <w:rFonts w:cs="ArialNarrow"/>
              </w:rPr>
            </w:pPr>
            <w:r>
              <w:rPr>
                <w:rFonts w:cs="ArialNarrow"/>
              </w:rPr>
              <w:t>2012</w:t>
            </w:r>
          </w:p>
          <w:p w14:paraId="25790F0F" w14:textId="77777777" w:rsidR="00F65E5D" w:rsidRDefault="00F65E5D" w:rsidP="00747FDE">
            <w:pPr>
              <w:spacing w:after="0"/>
              <w:rPr>
                <w:rFonts w:cs="ArialNarrow"/>
              </w:rPr>
            </w:pPr>
            <w:r>
              <w:rPr>
                <w:rFonts w:cs="ArialNarrow"/>
              </w:rPr>
              <w:t>2011</w:t>
            </w:r>
          </w:p>
          <w:p w14:paraId="1F54B0DD" w14:textId="268FD0EA" w:rsidR="00F65E5D" w:rsidRPr="00F65E5D" w:rsidRDefault="00F65E5D" w:rsidP="00747FDE">
            <w:pPr>
              <w:spacing w:after="0"/>
              <w:rPr>
                <w:rFonts w:cs="ArialNarrow"/>
              </w:rPr>
            </w:pPr>
            <w:r>
              <w:rPr>
                <w:rFonts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1512DD" w:rsidRDefault="00F65E5D" w:rsidP="00747FDE">
            <w:pPr>
              <w:spacing w:after="0"/>
              <w:rPr>
                <w:i/>
                <w:color w:val="A6A6A6" w:themeColor="background1" w:themeShade="A6"/>
              </w:rPr>
            </w:pPr>
            <w:r w:rsidRPr="001512DD">
              <w:rPr>
                <w:i/>
                <w:color w:val="A6A6A6" w:themeColor="background1" w:themeShade="A6"/>
              </w:rPr>
              <w:t>(Integer)</w:t>
            </w:r>
          </w:p>
        </w:tc>
      </w:tr>
      <w:tr w:rsidR="00BE6AEC" w:rsidRPr="001512DD"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1512DD" w:rsidRDefault="00BE6AEC" w:rsidP="00747FDE">
            <w:pPr>
              <w:spacing w:after="0"/>
              <w:rPr>
                <w:w w:val="105"/>
              </w:rPr>
            </w:pPr>
            <w:r>
              <w:rPr>
                <w:w w:val="105"/>
              </w:rPr>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1512DD" w:rsidRDefault="00BE6AEC" w:rsidP="00747FDE">
            <w:pPr>
              <w:spacing w:after="0"/>
              <w:rPr>
                <w:w w:val="105"/>
              </w:rPr>
            </w:pPr>
            <w:r w:rsidRPr="001512DD">
              <w:rPr>
                <w:rFonts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Default="00BE6AEC" w:rsidP="00BE6AEC">
            <w:pPr>
              <w:spacing w:after="0"/>
              <w:rPr>
                <w:rFonts w:cs="ArialNarrow"/>
              </w:rPr>
            </w:pPr>
            <w:r>
              <w:rPr>
                <w:rFonts w:cs="ArialNarrow"/>
              </w:rPr>
              <w:t>2014</w:t>
            </w:r>
          </w:p>
          <w:p w14:paraId="2A085560" w14:textId="77777777" w:rsidR="00BE6AEC" w:rsidRDefault="00BE6AEC" w:rsidP="00BE6AEC">
            <w:pPr>
              <w:spacing w:after="0"/>
              <w:rPr>
                <w:rFonts w:cs="ArialNarrow"/>
              </w:rPr>
            </w:pPr>
            <w:r>
              <w:rPr>
                <w:rFonts w:cs="ArialNarrow"/>
              </w:rPr>
              <w:t>2013</w:t>
            </w:r>
          </w:p>
          <w:p w14:paraId="1CC01972" w14:textId="77777777" w:rsidR="00BE6AEC" w:rsidRDefault="00BE6AEC" w:rsidP="00BE6AEC">
            <w:pPr>
              <w:spacing w:after="0"/>
              <w:rPr>
                <w:rFonts w:cs="ArialNarrow"/>
              </w:rPr>
            </w:pPr>
            <w:r>
              <w:rPr>
                <w:rFonts w:cs="ArialNarrow"/>
              </w:rPr>
              <w:t>2012</w:t>
            </w:r>
          </w:p>
          <w:p w14:paraId="109CEE87" w14:textId="77777777" w:rsidR="00BE6AEC" w:rsidRDefault="00BE6AEC" w:rsidP="00BE6AEC">
            <w:pPr>
              <w:spacing w:after="0"/>
              <w:rPr>
                <w:rFonts w:cs="ArialNarrow"/>
              </w:rPr>
            </w:pPr>
            <w:r>
              <w:rPr>
                <w:rFonts w:cs="ArialNarrow"/>
              </w:rPr>
              <w:t>2011</w:t>
            </w:r>
          </w:p>
          <w:p w14:paraId="5F0CC426" w14:textId="6F7768C9" w:rsidR="00BE6AEC" w:rsidRPr="001512DD" w:rsidRDefault="00BE6AEC" w:rsidP="00BE6AEC">
            <w:pPr>
              <w:spacing w:after="0"/>
              <w:rPr>
                <w:w w:val="105"/>
              </w:rPr>
            </w:pPr>
            <w:r>
              <w:rPr>
                <w:rFonts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1512DD" w:rsidRDefault="00BE6AEC" w:rsidP="00747FDE">
            <w:pPr>
              <w:spacing w:after="0"/>
              <w:rPr>
                <w:i/>
                <w:color w:val="A6A6A6" w:themeColor="background1" w:themeShade="A6"/>
              </w:rPr>
            </w:pPr>
            <w:r w:rsidRPr="001512DD">
              <w:rPr>
                <w:i/>
                <w:color w:val="A6A6A6" w:themeColor="background1" w:themeShade="A6"/>
              </w:rPr>
              <w:t>(Integer)</w:t>
            </w:r>
          </w:p>
        </w:tc>
      </w:tr>
      <w:tr w:rsidR="00747FDE" w:rsidRPr="001512DD"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1512DD" w:rsidRDefault="00F65E5D" w:rsidP="00747FDE">
            <w:pPr>
              <w:spacing w:after="0"/>
              <w:rPr>
                <w:rFonts w:eastAsia="Calibri" w:cs="Times New Roman"/>
              </w:rPr>
            </w:pPr>
            <w:r>
              <w:rPr>
                <w:rFonts w:eastAsia="Calibri" w:cs="Times New Roman"/>
              </w:rPr>
              <w:t>P.4</w:t>
            </w:r>
          </w:p>
        </w:tc>
        <w:tc>
          <w:tcPr>
            <w:tcW w:w="4682" w:type="dxa"/>
            <w:tcBorders>
              <w:top w:val="single" w:sz="4" w:space="0" w:color="000000"/>
              <w:left w:val="single" w:sz="4" w:space="0" w:color="000000"/>
              <w:bottom w:val="single" w:sz="4" w:space="0" w:color="000000"/>
            </w:tcBorders>
          </w:tcPr>
          <w:p w14:paraId="25B0A468" w14:textId="77777777" w:rsidR="00747FDE" w:rsidRPr="001512DD" w:rsidRDefault="00747FDE" w:rsidP="00747FDE">
            <w:pPr>
              <w:spacing w:after="0"/>
              <w:rPr>
                <w:color w:val="000000"/>
              </w:rPr>
            </w:pPr>
            <w:r w:rsidRPr="001512DD">
              <w:rPr>
                <w:rFonts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1512DD" w:rsidRDefault="00747FDE" w:rsidP="00747FDE">
            <w:pPr>
              <w:spacing w:after="0"/>
              <w:rPr>
                <w:rFonts w:cs="Times New Roman"/>
                <w:w w:val="105"/>
              </w:rPr>
            </w:pPr>
            <w:r w:rsidRPr="001512DD">
              <w:rPr>
                <w:rFonts w:cs="Times New Roman"/>
                <w:w w:val="105"/>
              </w:rPr>
              <w:t>1=Very well</w:t>
            </w:r>
          </w:p>
          <w:p w14:paraId="0805AFF7" w14:textId="77777777" w:rsidR="00747FDE" w:rsidRPr="001512DD" w:rsidRDefault="00747FDE" w:rsidP="00747FDE">
            <w:pPr>
              <w:spacing w:after="0"/>
              <w:rPr>
                <w:rFonts w:cs="Times New Roman"/>
                <w:w w:val="105"/>
              </w:rPr>
            </w:pPr>
            <w:r w:rsidRPr="001512DD">
              <w:rPr>
                <w:rFonts w:cs="Times New Roman"/>
                <w:w w:val="105"/>
              </w:rPr>
              <w:t>2=Somewhat well</w:t>
            </w:r>
          </w:p>
          <w:p w14:paraId="5D3C5239" w14:textId="77777777" w:rsidR="00747FDE" w:rsidRPr="001512DD" w:rsidRDefault="00747FDE" w:rsidP="00747FDE">
            <w:pPr>
              <w:spacing w:after="0"/>
              <w:rPr>
                <w:rFonts w:cs="Times New Roman"/>
                <w:w w:val="105"/>
              </w:rPr>
            </w:pPr>
            <w:r w:rsidRPr="001512DD">
              <w:rPr>
                <w:rFonts w:cs="Times New Roman"/>
                <w:w w:val="105"/>
              </w:rPr>
              <w:t>3=Neutral response</w:t>
            </w:r>
          </w:p>
          <w:p w14:paraId="6E2B3716" w14:textId="77777777" w:rsidR="00747FDE" w:rsidRPr="001512DD" w:rsidRDefault="00747FDE" w:rsidP="00747FDE">
            <w:pPr>
              <w:spacing w:after="0"/>
              <w:rPr>
                <w:rFonts w:cs="Times New Roman"/>
                <w:w w:val="105"/>
              </w:rPr>
            </w:pPr>
            <w:r w:rsidRPr="001512DD">
              <w:rPr>
                <w:rFonts w:cs="Times New Roman"/>
                <w:w w:val="105"/>
              </w:rPr>
              <w:t>4=Somewhat poorly</w:t>
            </w:r>
          </w:p>
          <w:p w14:paraId="0AED33CB" w14:textId="77777777" w:rsidR="00747FDE" w:rsidRPr="001512DD" w:rsidRDefault="00747FDE" w:rsidP="00747FDE">
            <w:pPr>
              <w:spacing w:after="0"/>
              <w:rPr>
                <w:rFonts w:cs="Times New Roman"/>
                <w:w w:val="105"/>
              </w:rPr>
            </w:pPr>
            <w:r w:rsidRPr="001512DD">
              <w:rPr>
                <w:rFonts w:cs="Times New Roman"/>
                <w:w w:val="105"/>
              </w:rPr>
              <w:t>5=Very poorly</w:t>
            </w:r>
          </w:p>
          <w:p w14:paraId="48E89C55" w14:textId="77777777" w:rsidR="00747FDE" w:rsidRPr="001512DD" w:rsidRDefault="00747FDE" w:rsidP="00747FDE">
            <w:pPr>
              <w:spacing w:after="0"/>
              <w:rPr>
                <w:rFonts w:cs="Times New Roman"/>
                <w:w w:val="105"/>
              </w:rPr>
            </w:pPr>
            <w:r w:rsidRPr="001512DD">
              <w:rPr>
                <w:rFonts w:cs="Times New Roman"/>
                <w:w w:val="105"/>
              </w:rPr>
              <w:t>888=Don't know</w:t>
            </w:r>
          </w:p>
          <w:p w14:paraId="1EC23B74"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1512DD" w:rsidRDefault="00F65E5D" w:rsidP="00747FDE">
            <w:pPr>
              <w:spacing w:after="0"/>
              <w:rPr>
                <w:rFonts w:eastAsia="Calibri" w:cs="Times New Roman"/>
              </w:rPr>
            </w:pPr>
            <w:r>
              <w:rPr>
                <w:rFonts w:eastAsia="Calibri"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Default="00747FDE" w:rsidP="00747FDE">
            <w:pPr>
              <w:spacing w:after="0"/>
              <w:rPr>
                <w:rFonts w:cs="ArialNarrow"/>
              </w:rPr>
            </w:pPr>
            <w:r w:rsidRPr="001512DD">
              <w:rPr>
                <w:rFonts w:cs="ArialNarrow"/>
              </w:rPr>
              <w:t>What was the result of the drought on your HH?</w:t>
            </w:r>
          </w:p>
          <w:p w14:paraId="55D33433" w14:textId="5FFBFED6" w:rsidR="00F65E5D" w:rsidRPr="00F65E5D" w:rsidRDefault="00F65E5D" w:rsidP="00747FDE">
            <w:pPr>
              <w:spacing w:after="0"/>
              <w:rPr>
                <w:i/>
                <w:color w:val="000000"/>
              </w:rPr>
            </w:pPr>
            <w:r>
              <w:rPr>
                <w:rFonts w:cs="ArialNarrow"/>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1512DD" w:rsidRDefault="00747FDE" w:rsidP="00747FDE">
            <w:pPr>
              <w:spacing w:after="0"/>
              <w:rPr>
                <w:rFonts w:cs="Times New Roman"/>
                <w:w w:val="105"/>
              </w:rPr>
            </w:pPr>
            <w:r w:rsidRPr="001512DD">
              <w:rPr>
                <w:rFonts w:cs="Times New Roman"/>
                <w:w w:val="105"/>
              </w:rPr>
              <w:t>1=Reduced crop yield</w:t>
            </w:r>
          </w:p>
          <w:p w14:paraId="1802A720" w14:textId="77777777" w:rsidR="00747FDE" w:rsidRPr="001512DD" w:rsidRDefault="00747FDE" w:rsidP="00747FDE">
            <w:pPr>
              <w:spacing w:after="0"/>
              <w:rPr>
                <w:rFonts w:cs="Times New Roman"/>
                <w:w w:val="105"/>
              </w:rPr>
            </w:pPr>
            <w:r w:rsidRPr="001512DD">
              <w:rPr>
                <w:rFonts w:cs="Times New Roman"/>
                <w:w w:val="105"/>
              </w:rPr>
              <w:t>2=Crop failure</w:t>
            </w:r>
          </w:p>
          <w:p w14:paraId="38D23929" w14:textId="77777777" w:rsidR="00747FDE" w:rsidRPr="001512DD" w:rsidRDefault="00747FDE" w:rsidP="00747FDE">
            <w:pPr>
              <w:spacing w:after="0"/>
              <w:rPr>
                <w:rFonts w:cs="Times New Roman"/>
                <w:w w:val="105"/>
              </w:rPr>
            </w:pPr>
            <w:r w:rsidRPr="001512DD">
              <w:rPr>
                <w:rFonts w:cs="Times New Roman"/>
                <w:w w:val="105"/>
              </w:rPr>
              <w:t>3=Reduced HH consumption</w:t>
            </w:r>
          </w:p>
          <w:p w14:paraId="73E7BF1F" w14:textId="77777777" w:rsidR="00747FDE" w:rsidRPr="001512DD" w:rsidRDefault="00747FDE" w:rsidP="00747FDE">
            <w:pPr>
              <w:spacing w:after="0"/>
              <w:rPr>
                <w:rFonts w:cs="Times New Roman"/>
                <w:w w:val="105"/>
              </w:rPr>
            </w:pPr>
            <w:r w:rsidRPr="001512DD">
              <w:rPr>
                <w:rFonts w:cs="Times New Roman"/>
                <w:w w:val="105"/>
              </w:rPr>
              <w:t>4=Loss of assets</w:t>
            </w:r>
          </w:p>
          <w:p w14:paraId="1C9BF150" w14:textId="77777777" w:rsidR="00747FDE" w:rsidRPr="001512DD" w:rsidRDefault="00747FDE" w:rsidP="00747FDE">
            <w:pPr>
              <w:spacing w:after="0"/>
              <w:rPr>
                <w:rFonts w:cs="Times New Roman"/>
                <w:w w:val="105"/>
              </w:rPr>
            </w:pPr>
            <w:r w:rsidRPr="001512DD">
              <w:rPr>
                <w:rFonts w:cs="Times New Roman"/>
                <w:w w:val="105"/>
              </w:rPr>
              <w:t>5=Loss of income</w:t>
            </w:r>
          </w:p>
          <w:p w14:paraId="25855704" w14:textId="77777777" w:rsidR="00747FDE" w:rsidRPr="001512DD" w:rsidRDefault="00747FDE" w:rsidP="00747FDE">
            <w:pPr>
              <w:spacing w:after="0"/>
              <w:rPr>
                <w:rFonts w:cs="Times New Roman"/>
                <w:w w:val="105"/>
              </w:rPr>
            </w:pPr>
            <w:r w:rsidRPr="001512DD">
              <w:rPr>
                <w:rFonts w:cs="Times New Roman"/>
                <w:w w:val="105"/>
              </w:rPr>
              <w:t>6=Livestock sickness</w:t>
            </w:r>
          </w:p>
          <w:p w14:paraId="0767FCD6" w14:textId="77777777" w:rsidR="00747FDE" w:rsidRPr="001512DD" w:rsidRDefault="00747FDE" w:rsidP="00747FDE">
            <w:pPr>
              <w:spacing w:after="0"/>
              <w:rPr>
                <w:rFonts w:cs="Times New Roman"/>
                <w:w w:val="105"/>
              </w:rPr>
            </w:pPr>
            <w:r w:rsidRPr="001512DD">
              <w:rPr>
                <w:rFonts w:cs="Times New Roman"/>
                <w:w w:val="105"/>
              </w:rPr>
              <w:t>7=Livestock death</w:t>
            </w:r>
          </w:p>
          <w:p w14:paraId="3B5B630D" w14:textId="77777777" w:rsidR="00747FDE" w:rsidRPr="001512DD" w:rsidRDefault="00747FDE" w:rsidP="00747FDE">
            <w:pPr>
              <w:spacing w:after="0"/>
              <w:rPr>
                <w:rFonts w:cs="Times New Roman"/>
                <w:w w:val="105"/>
              </w:rPr>
            </w:pPr>
            <w:r w:rsidRPr="001512DD">
              <w:rPr>
                <w:rFonts w:cs="Times New Roman"/>
                <w:w w:val="105"/>
              </w:rPr>
              <w:t>8=Human sickness</w:t>
            </w:r>
          </w:p>
          <w:p w14:paraId="3BF3C43D" w14:textId="77777777" w:rsidR="00747FDE" w:rsidRPr="001512DD" w:rsidRDefault="00747FDE" w:rsidP="00747FDE">
            <w:pPr>
              <w:spacing w:after="0"/>
              <w:rPr>
                <w:rFonts w:cs="Times New Roman"/>
                <w:w w:val="105"/>
              </w:rPr>
            </w:pPr>
            <w:r w:rsidRPr="001512DD">
              <w:rPr>
                <w:rFonts w:cs="Times New Roman"/>
                <w:w w:val="105"/>
              </w:rPr>
              <w:t>9=Human death</w:t>
            </w:r>
          </w:p>
          <w:p w14:paraId="11BC1BD3"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788421F3" w14:textId="77777777" w:rsidR="00747FDE" w:rsidRPr="001512DD" w:rsidRDefault="00747FDE" w:rsidP="00747FDE">
            <w:pPr>
              <w:spacing w:after="0"/>
              <w:rPr>
                <w:rFonts w:cs="Times New Roman"/>
                <w:w w:val="105"/>
              </w:rPr>
            </w:pPr>
            <w:r w:rsidRPr="001512DD">
              <w:rPr>
                <w:rFonts w:cs="Times New Roman"/>
                <w:w w:val="105"/>
              </w:rPr>
              <w:t>11=Pests or diseases tha led to crop/storage losses</w:t>
            </w:r>
          </w:p>
          <w:p w14:paraId="00175F3E"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1BAD79A9" w14:textId="77777777" w:rsidR="00747FDE" w:rsidRPr="001512DD" w:rsidRDefault="00747FDE" w:rsidP="00747FDE">
            <w:pPr>
              <w:spacing w:after="0"/>
              <w:rPr>
                <w:rFonts w:cs="Times New Roman"/>
                <w:w w:val="105"/>
              </w:rPr>
            </w:pPr>
            <w:r w:rsidRPr="001512DD">
              <w:rPr>
                <w:rFonts w:cs="Times New Roman"/>
                <w:w w:val="105"/>
              </w:rPr>
              <w:t>97=Other, please specify</w:t>
            </w:r>
          </w:p>
          <w:p w14:paraId="6920FB58" w14:textId="77777777" w:rsidR="00747FDE" w:rsidRPr="001512DD" w:rsidRDefault="00747FDE" w:rsidP="00747FDE">
            <w:pPr>
              <w:spacing w:after="0"/>
              <w:rPr>
                <w:rFonts w:cs="Times New Roman"/>
                <w:w w:val="105"/>
              </w:rPr>
            </w:pPr>
            <w:r w:rsidRPr="001512DD">
              <w:rPr>
                <w:rFonts w:cs="Times New Roman"/>
                <w:w w:val="105"/>
              </w:rPr>
              <w:t>888=Don't know</w:t>
            </w:r>
          </w:p>
          <w:p w14:paraId="31575A3A"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1512DD" w:rsidRDefault="00F65E5D" w:rsidP="00747FDE">
            <w:pPr>
              <w:spacing w:after="0"/>
              <w:rPr>
                <w:rFonts w:eastAsia="Calibri" w:cs="Times New Roman"/>
              </w:rPr>
            </w:pPr>
            <w:r>
              <w:rPr>
                <w:rFonts w:eastAsia="Calibri" w:cs="Times New Roman"/>
              </w:rPr>
              <w:t>P6</w:t>
            </w:r>
          </w:p>
        </w:tc>
        <w:tc>
          <w:tcPr>
            <w:tcW w:w="4682" w:type="dxa"/>
            <w:tcBorders>
              <w:top w:val="single" w:sz="4" w:space="0" w:color="000000"/>
              <w:left w:val="single" w:sz="4" w:space="0" w:color="000000"/>
              <w:bottom w:val="single" w:sz="4" w:space="0" w:color="000000"/>
            </w:tcBorders>
          </w:tcPr>
          <w:p w14:paraId="55CD8B98" w14:textId="77777777" w:rsidR="00747FDE" w:rsidRDefault="00747FDE" w:rsidP="00747FDE">
            <w:pPr>
              <w:spacing w:after="0"/>
              <w:rPr>
                <w:rFonts w:cs="ArialNarrow"/>
              </w:rPr>
            </w:pPr>
            <w:r w:rsidRPr="001512DD">
              <w:rPr>
                <w:rFonts w:cs="ArialNarrow"/>
              </w:rPr>
              <w:t xml:space="preserve">Thinking of the worst </w:t>
            </w:r>
            <w:r w:rsidRPr="001512DD">
              <w:rPr>
                <w:rFonts w:cs="ArialNarrow"/>
                <w:b/>
              </w:rPr>
              <w:t>DROUGHT</w:t>
            </w:r>
            <w:r w:rsidRPr="001512DD">
              <w:rPr>
                <w:rFonts w:cs="ArialNarrow"/>
              </w:rPr>
              <w:t xml:space="preserve"> that your household experienced, what adjustments/adaptations did your household make during the drought?</w:t>
            </w:r>
          </w:p>
          <w:p w14:paraId="75FF0F22" w14:textId="49713736" w:rsidR="00F65E5D" w:rsidRPr="001512DD" w:rsidRDefault="00F65E5D" w:rsidP="00747FDE">
            <w:pPr>
              <w:spacing w:after="0"/>
              <w:rPr>
                <w:color w:val="000000"/>
              </w:rPr>
            </w:pPr>
            <w:r>
              <w:rPr>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1512DD" w:rsidRDefault="00F65E5D" w:rsidP="00747FDE">
            <w:pPr>
              <w:spacing w:after="0"/>
            </w:pPr>
            <w:r>
              <w:t>P6b</w:t>
            </w:r>
          </w:p>
        </w:tc>
        <w:tc>
          <w:tcPr>
            <w:tcW w:w="4682" w:type="dxa"/>
            <w:tcBorders>
              <w:left w:val="single" w:sz="4" w:space="0" w:color="auto"/>
              <w:right w:val="single" w:sz="18" w:space="0" w:color="000000"/>
            </w:tcBorders>
          </w:tcPr>
          <w:p w14:paraId="29E44624"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1512DD" w:rsidRDefault="00F65E5D" w:rsidP="00747FDE">
            <w:pPr>
              <w:spacing w:after="0"/>
              <w:rPr>
                <w:rFonts w:eastAsia="Calibri" w:cs="Times New Roman"/>
              </w:rPr>
            </w:pPr>
            <w:r>
              <w:rPr>
                <w:rFonts w:eastAsia="Calibri"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Default="00747FDE" w:rsidP="00747FDE">
            <w:pPr>
              <w:spacing w:after="0"/>
              <w:rPr>
                <w:rFonts w:cs="Times New Roman"/>
              </w:rPr>
            </w:pPr>
            <w:r w:rsidRPr="001512DD">
              <w:rPr>
                <w:rFonts w:cs="Times New Roman"/>
              </w:rPr>
              <w:t xml:space="preserve">Are there any changes you wanted to make but were unable to make? </w:t>
            </w:r>
          </w:p>
          <w:p w14:paraId="3F630BAD" w14:textId="4BFA20EA" w:rsidR="00F65E5D" w:rsidRPr="001512DD" w:rsidRDefault="00F65E5D" w:rsidP="00747FDE">
            <w:pPr>
              <w:spacing w:after="0"/>
              <w:rPr>
                <w:color w:val="000000"/>
              </w:rPr>
            </w:pPr>
            <w:r>
              <w:rPr>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1512DD" w:rsidRDefault="00F65E5D" w:rsidP="00747FDE">
            <w:pPr>
              <w:spacing w:after="0"/>
            </w:pPr>
            <w:r>
              <w:t>P7b</w:t>
            </w:r>
          </w:p>
        </w:tc>
        <w:tc>
          <w:tcPr>
            <w:tcW w:w="4682" w:type="dxa"/>
            <w:tcBorders>
              <w:left w:val="single" w:sz="4" w:space="0" w:color="auto"/>
              <w:right w:val="single" w:sz="18" w:space="0" w:color="000000"/>
            </w:tcBorders>
          </w:tcPr>
          <w:p w14:paraId="2F1618B6"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1512DD" w:rsidRDefault="00F65E5D" w:rsidP="00747FDE">
            <w:pPr>
              <w:spacing w:after="0"/>
              <w:rPr>
                <w:rFonts w:eastAsia="Calibri" w:cs="Times New Roman"/>
              </w:rPr>
            </w:pPr>
            <w:r>
              <w:rPr>
                <w:rFonts w:eastAsia="Calibri" w:cs="Times New Roman"/>
              </w:rPr>
              <w:t>P8</w:t>
            </w:r>
          </w:p>
        </w:tc>
        <w:tc>
          <w:tcPr>
            <w:tcW w:w="4682" w:type="dxa"/>
            <w:tcBorders>
              <w:top w:val="single" w:sz="4" w:space="0" w:color="000000"/>
              <w:left w:val="single" w:sz="4" w:space="0" w:color="000000"/>
              <w:bottom w:val="single" w:sz="4" w:space="0" w:color="000000"/>
            </w:tcBorders>
          </w:tcPr>
          <w:p w14:paraId="1422502C" w14:textId="77777777" w:rsidR="00747FDE" w:rsidRDefault="00747FDE" w:rsidP="00747FDE">
            <w:pPr>
              <w:spacing w:after="0"/>
              <w:rPr>
                <w:rFonts w:cs="Times New Roman"/>
              </w:rPr>
            </w:pPr>
            <w:r w:rsidRPr="001512DD">
              <w:rPr>
                <w:rFonts w:cs="Times New Roman"/>
              </w:rPr>
              <w:t>If so, why did you not make those changes?</w:t>
            </w:r>
          </w:p>
          <w:p w14:paraId="281648F4" w14:textId="036A5DF0" w:rsidR="00F65E5D" w:rsidRPr="001512DD" w:rsidRDefault="00F65E5D" w:rsidP="00747FDE">
            <w:pPr>
              <w:spacing w:after="0"/>
              <w:rPr>
                <w:color w:val="000000"/>
              </w:rPr>
            </w:pPr>
            <w:r>
              <w:rPr>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1512DD" w:rsidRDefault="00747FDE" w:rsidP="00747FDE">
            <w:pPr>
              <w:spacing w:after="0"/>
              <w:rPr>
                <w:rFonts w:cs="Times New Roman"/>
                <w:w w:val="105"/>
              </w:rPr>
            </w:pPr>
            <w:r w:rsidRPr="001512DD">
              <w:rPr>
                <w:rFonts w:cs="Times New Roman"/>
                <w:w w:val="105"/>
              </w:rPr>
              <w:t>1=Lack of money</w:t>
            </w:r>
          </w:p>
          <w:p w14:paraId="73D4BF9E" w14:textId="77777777" w:rsidR="00747FDE" w:rsidRPr="001512DD" w:rsidRDefault="00747FDE" w:rsidP="00747FDE">
            <w:pPr>
              <w:spacing w:after="0"/>
              <w:rPr>
                <w:rFonts w:cs="Times New Roman"/>
                <w:w w:val="105"/>
              </w:rPr>
            </w:pPr>
            <w:r w:rsidRPr="001512DD">
              <w:rPr>
                <w:rFonts w:cs="Times New Roman"/>
                <w:w w:val="105"/>
              </w:rPr>
              <w:t>2=Lack of information</w:t>
            </w:r>
          </w:p>
          <w:p w14:paraId="43C80C68" w14:textId="77777777" w:rsidR="00747FDE" w:rsidRPr="001512DD" w:rsidRDefault="00747FDE" w:rsidP="00747FDE">
            <w:pPr>
              <w:spacing w:after="0"/>
              <w:rPr>
                <w:rFonts w:cs="Times New Roman"/>
                <w:w w:val="105"/>
              </w:rPr>
            </w:pPr>
            <w:r w:rsidRPr="001512DD">
              <w:rPr>
                <w:rFonts w:cs="Times New Roman"/>
                <w:w w:val="105"/>
              </w:rPr>
              <w:t>3=Shortage of labor</w:t>
            </w:r>
          </w:p>
          <w:p w14:paraId="6C90BCEF" w14:textId="77777777" w:rsidR="00747FDE" w:rsidRPr="001512DD" w:rsidRDefault="00747FDE" w:rsidP="00747FDE">
            <w:pPr>
              <w:spacing w:after="0"/>
              <w:rPr>
                <w:rFonts w:cs="Times New Roman"/>
                <w:w w:val="105"/>
              </w:rPr>
            </w:pPr>
            <w:r w:rsidRPr="001512DD">
              <w:rPr>
                <w:rFonts w:cs="Times New Roman"/>
                <w:w w:val="105"/>
              </w:rPr>
              <w:t>4=Shortage of Land</w:t>
            </w:r>
          </w:p>
          <w:p w14:paraId="07ACFDC9"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1512DD" w:rsidRDefault="00F65E5D" w:rsidP="00747FDE">
            <w:pPr>
              <w:spacing w:after="0"/>
            </w:pPr>
            <w:r>
              <w:t>P8b</w:t>
            </w:r>
          </w:p>
        </w:tc>
        <w:tc>
          <w:tcPr>
            <w:tcW w:w="4682" w:type="dxa"/>
            <w:tcBorders>
              <w:left w:val="single" w:sz="4" w:space="0" w:color="auto"/>
              <w:right w:val="single" w:sz="18" w:space="0" w:color="000000"/>
            </w:tcBorders>
          </w:tcPr>
          <w:p w14:paraId="1250A1F3"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1512DD" w:rsidRDefault="00F65E5D" w:rsidP="00747FDE">
            <w:pPr>
              <w:spacing w:after="0"/>
              <w:rPr>
                <w:rFonts w:eastAsia="Calibri" w:cs="Times New Roman"/>
              </w:rPr>
            </w:pPr>
            <w:r>
              <w:rPr>
                <w:rFonts w:eastAsia="Calibri"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Default="00747FDE" w:rsidP="00747FDE">
            <w:pPr>
              <w:spacing w:after="0"/>
              <w:rPr>
                <w:bCs/>
              </w:rPr>
            </w:pPr>
            <w:r w:rsidRPr="001512DD">
              <w:rPr>
                <w:bCs/>
              </w:rPr>
              <w:t>How did your household cope with this shock?</w:t>
            </w:r>
          </w:p>
          <w:p w14:paraId="29A3F5FB" w14:textId="4C63DF8F" w:rsidR="00F65E5D" w:rsidRPr="00F65E5D" w:rsidRDefault="00F65E5D" w:rsidP="00747FDE">
            <w:pPr>
              <w:spacing w:after="0"/>
              <w:rPr>
                <w:i/>
                <w:color w:val="000000"/>
              </w:rPr>
            </w:pPr>
            <w:r>
              <w:rPr>
                <w:bCs/>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7F6D7518"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25321713"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DAC0966" w14:textId="77777777" w:rsidR="00747FDE" w:rsidRPr="001512DD" w:rsidRDefault="00747FDE" w:rsidP="00747FDE">
            <w:pPr>
              <w:spacing w:after="0"/>
              <w:rPr>
                <w:rFonts w:cs="Times New Roman"/>
                <w:w w:val="105"/>
              </w:rPr>
            </w:pPr>
            <w:r w:rsidRPr="001512DD">
              <w:rPr>
                <w:rFonts w:cs="Times New Roman"/>
                <w:w w:val="105"/>
              </w:rPr>
              <w:t>4 = Spend cash savings</w:t>
            </w:r>
          </w:p>
          <w:p w14:paraId="1BF14B33"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12DE9F66" w14:textId="77777777" w:rsidR="00747FDE" w:rsidRPr="001512DD" w:rsidRDefault="00747FDE" w:rsidP="00747FDE">
            <w:pPr>
              <w:spacing w:after="0"/>
              <w:rPr>
                <w:rFonts w:cs="Times New Roman"/>
                <w:w w:val="105"/>
              </w:rPr>
            </w:pPr>
            <w:r w:rsidRPr="001512DD">
              <w:rPr>
                <w:rFonts w:cs="Times New Roman"/>
                <w:w w:val="105"/>
              </w:rPr>
              <w:t>6 = Do extra casual labor</w:t>
            </w:r>
          </w:p>
          <w:p w14:paraId="0195C48E"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69A22D69" w14:textId="77777777" w:rsidR="00747FDE" w:rsidRPr="001512DD" w:rsidRDefault="00747FDE" w:rsidP="00747FDE">
            <w:pPr>
              <w:spacing w:after="0"/>
              <w:rPr>
                <w:rFonts w:cs="Times New Roman"/>
                <w:w w:val="105"/>
              </w:rPr>
            </w:pPr>
            <w:r w:rsidRPr="001512DD">
              <w:rPr>
                <w:rFonts w:cs="Times New Roman"/>
                <w:w w:val="105"/>
              </w:rPr>
              <w:t>8 = Assistance from NGO, community organization, religious organization, etc</w:t>
            </w:r>
          </w:p>
          <w:p w14:paraId="0DB50D56" w14:textId="77777777" w:rsidR="00747FDE" w:rsidRPr="001512DD" w:rsidRDefault="00747FDE" w:rsidP="00747FDE">
            <w:pPr>
              <w:spacing w:after="0"/>
              <w:rPr>
                <w:rFonts w:cs="Times New Roman"/>
                <w:w w:val="105"/>
              </w:rPr>
            </w:pPr>
            <w:r w:rsidRPr="001512DD">
              <w:rPr>
                <w:rFonts w:cs="Times New Roman"/>
                <w:w w:val="105"/>
              </w:rPr>
              <w:t>9 = Get loan from money lender, credit ,associations, etc</w:t>
            </w:r>
          </w:p>
          <w:p w14:paraId="75CD424E"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5E758EAA"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5EEEF1FD"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1512DD" w:rsidRDefault="00F65E5D" w:rsidP="00747FDE">
            <w:pPr>
              <w:spacing w:after="0"/>
            </w:pPr>
            <w:r>
              <w:t>P9b</w:t>
            </w:r>
          </w:p>
        </w:tc>
        <w:tc>
          <w:tcPr>
            <w:tcW w:w="4682" w:type="dxa"/>
            <w:tcBorders>
              <w:left w:val="single" w:sz="4" w:space="0" w:color="auto"/>
              <w:right w:val="single" w:sz="18" w:space="0" w:color="000000"/>
            </w:tcBorders>
          </w:tcPr>
          <w:p w14:paraId="7F5BCCEF" w14:textId="77777777" w:rsidR="00747FDE" w:rsidRPr="001512DD" w:rsidRDefault="00747FDE" w:rsidP="00747FDE">
            <w:pPr>
              <w:spacing w:after="0"/>
              <w:rPr>
                <w:w w:val="105"/>
              </w:rPr>
            </w:pPr>
            <w:r w:rsidRPr="001512DD">
              <w:rPr>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1512DD" w:rsidRDefault="00747FDE" w:rsidP="00747FDE">
            <w:pPr>
              <w:spacing w:after="0"/>
              <w:rPr>
                <w:w w:val="105"/>
              </w:rPr>
            </w:pPr>
            <w:r w:rsidRPr="001512DD">
              <w:rPr>
                <w:i/>
                <w:color w:val="A6A6A6" w:themeColor="background1" w:themeShade="A6"/>
              </w:rPr>
              <w:t>(Text)</w:t>
            </w:r>
          </w:p>
        </w:tc>
      </w:tr>
    </w:tbl>
    <w:p w14:paraId="70447F2E" w14:textId="77777777" w:rsidR="00747FDE" w:rsidRPr="001512DD" w:rsidRDefault="00747FDE" w:rsidP="00747FDE">
      <w:pPr>
        <w:autoSpaceDE w:val="0"/>
        <w:autoSpaceDN w:val="0"/>
        <w:adjustRightInd w:val="0"/>
        <w:spacing w:after="0" w:line="240" w:lineRule="auto"/>
        <w:contextualSpacing/>
        <w:rPr>
          <w:rFonts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1512DD"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1512DD" w:rsidRDefault="00F65E5D" w:rsidP="00747FDE">
            <w:pPr>
              <w:spacing w:after="0"/>
              <w:rPr>
                <w:rFonts w:eastAsia="Calibri" w:cs="Times New Roman"/>
                <w:w w:val="105"/>
              </w:rPr>
            </w:pPr>
            <w:r>
              <w:rPr>
                <w:rFonts w:eastAsia="Calibri"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Default="00747FDE" w:rsidP="00747FDE">
            <w:pPr>
              <w:spacing w:after="0"/>
              <w:rPr>
                <w:rFonts w:cs="ArialNarrow"/>
              </w:rPr>
            </w:pPr>
            <w:r w:rsidRPr="001512DD">
              <w:rPr>
                <w:rFonts w:cs="ArialNarrow"/>
              </w:rPr>
              <w:t xml:space="preserve">In the past 5 years, has your household been affected by a </w:t>
            </w:r>
            <w:r w:rsidRPr="001512DD">
              <w:rPr>
                <w:rFonts w:cs="ArialNarrow"/>
                <w:b/>
              </w:rPr>
              <w:t>TOO MUCH RAIN/FLOODS</w:t>
            </w:r>
            <w:r w:rsidRPr="001512DD">
              <w:rPr>
                <w:rFonts w:cs="ArialNarrow"/>
              </w:rPr>
              <w:t>?</w:t>
            </w:r>
          </w:p>
          <w:p w14:paraId="5929433D" w14:textId="0EC8B6B7" w:rsidR="00F65E5D" w:rsidRPr="00F65E5D" w:rsidRDefault="00F65E5D" w:rsidP="00747FDE">
            <w:pPr>
              <w:spacing w:after="0"/>
              <w:rPr>
                <w:rFonts w:eastAsia="Calibri" w:cs="Times New Roman"/>
                <w:i/>
                <w:w w:val="105"/>
              </w:rPr>
            </w:pPr>
            <w:r>
              <w:rPr>
                <w:rFonts w:cs="ArialNarrow"/>
                <w:i/>
              </w:rPr>
              <w:t>If 0, skip to</w:t>
            </w:r>
            <w:r w:rsidR="00BE6AEC">
              <w:rPr>
                <w:rFonts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1512DD" w:rsidRDefault="00F65E5D" w:rsidP="00747FDE">
            <w:pPr>
              <w:spacing w:after="0"/>
            </w:pPr>
            <w:r>
              <w:t>0</w:t>
            </w:r>
            <w:r w:rsidR="00747FDE" w:rsidRPr="001512DD">
              <w:t>=No</w:t>
            </w:r>
          </w:p>
          <w:p w14:paraId="2EB9A336" w14:textId="65392755" w:rsidR="00747FDE" w:rsidRPr="001512DD" w:rsidRDefault="00F65E5D" w:rsidP="00747FDE">
            <w:pPr>
              <w:spacing w:after="0"/>
            </w:pPr>
            <w:r>
              <w:t>1</w:t>
            </w:r>
            <w:r w:rsidR="00747FDE" w:rsidRPr="001512DD">
              <w:t>=Yes</w:t>
            </w:r>
            <w:r w:rsidR="00747FDE" w:rsidRPr="001512DD" w:rsidDel="00226116">
              <w:t xml:space="preserve"> </w:t>
            </w:r>
          </w:p>
          <w:p w14:paraId="22B717C0" w14:textId="77777777" w:rsidR="00747FDE" w:rsidRPr="001512DD" w:rsidRDefault="00747FDE" w:rsidP="00747FDE">
            <w:pPr>
              <w:spacing w:after="0"/>
            </w:pPr>
            <w:r w:rsidRPr="001512DD">
              <w:t>888=Don’t know</w:t>
            </w:r>
          </w:p>
          <w:p w14:paraId="6516DF03" w14:textId="77777777" w:rsidR="00747FDE" w:rsidRPr="001512DD" w:rsidRDefault="00747FDE" w:rsidP="00747FDE">
            <w:pPr>
              <w:spacing w:after="0"/>
            </w:pPr>
            <w:r w:rsidRPr="001512DD">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BE6AEC" w:rsidRPr="001512DD"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1512DD" w:rsidRDefault="00BE6AEC" w:rsidP="00747FDE">
            <w:pPr>
              <w:spacing w:after="0"/>
              <w:rPr>
                <w:w w:val="105"/>
              </w:rPr>
            </w:pPr>
            <w:r>
              <w:rPr>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1512DD" w:rsidRDefault="00BE6AEC" w:rsidP="00747FDE">
            <w:pPr>
              <w:spacing w:after="0"/>
              <w:rPr>
                <w:w w:val="105"/>
              </w:rPr>
            </w:pPr>
            <w:r w:rsidRPr="001512DD">
              <w:rPr>
                <w:rFonts w:cs="ArialNarrow"/>
              </w:rPr>
              <w:t xml:space="preserve">If yes, what years was your HH affected by the </w:t>
            </w:r>
            <w:r w:rsidRPr="001512DD">
              <w:rPr>
                <w:rFonts w:cs="ArialNarrow"/>
                <w:b/>
              </w:rPr>
              <w:t>RAIN/FLOODS</w:t>
            </w:r>
            <w:r w:rsidRPr="001512DD">
              <w:rPr>
                <w:rFonts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Default="00BE6AEC" w:rsidP="00BE6AEC">
            <w:pPr>
              <w:spacing w:after="0"/>
              <w:rPr>
                <w:rFonts w:cs="ArialNarrow"/>
              </w:rPr>
            </w:pPr>
            <w:r>
              <w:rPr>
                <w:rFonts w:cs="ArialNarrow"/>
              </w:rPr>
              <w:t>2014</w:t>
            </w:r>
          </w:p>
          <w:p w14:paraId="36CE979C" w14:textId="77777777" w:rsidR="00BE6AEC" w:rsidRDefault="00BE6AEC" w:rsidP="00BE6AEC">
            <w:pPr>
              <w:spacing w:after="0"/>
              <w:rPr>
                <w:rFonts w:cs="ArialNarrow"/>
              </w:rPr>
            </w:pPr>
            <w:r>
              <w:rPr>
                <w:rFonts w:cs="ArialNarrow"/>
              </w:rPr>
              <w:t>2013</w:t>
            </w:r>
          </w:p>
          <w:p w14:paraId="2E9AFB5D" w14:textId="77777777" w:rsidR="00BE6AEC" w:rsidRDefault="00BE6AEC" w:rsidP="00BE6AEC">
            <w:pPr>
              <w:spacing w:after="0"/>
              <w:rPr>
                <w:rFonts w:cs="ArialNarrow"/>
              </w:rPr>
            </w:pPr>
            <w:r>
              <w:rPr>
                <w:rFonts w:cs="ArialNarrow"/>
              </w:rPr>
              <w:t>2012</w:t>
            </w:r>
          </w:p>
          <w:p w14:paraId="0AA9F867" w14:textId="77777777" w:rsidR="00BE6AEC" w:rsidRDefault="00BE6AEC" w:rsidP="00BE6AEC">
            <w:pPr>
              <w:spacing w:after="0"/>
              <w:rPr>
                <w:rFonts w:cs="ArialNarrow"/>
              </w:rPr>
            </w:pPr>
            <w:r>
              <w:rPr>
                <w:rFonts w:cs="ArialNarrow"/>
              </w:rPr>
              <w:t>2011</w:t>
            </w:r>
          </w:p>
          <w:p w14:paraId="26140D30" w14:textId="35AB4430" w:rsidR="00BE6AEC" w:rsidRPr="001512DD" w:rsidRDefault="00BE6AEC" w:rsidP="00BE6AEC">
            <w:pPr>
              <w:spacing w:after="0"/>
              <w:rPr>
                <w:w w:val="105"/>
              </w:rPr>
            </w:pPr>
            <w:r>
              <w:rPr>
                <w:rFonts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1512DD" w:rsidRDefault="00BE6AEC" w:rsidP="00747FDE">
            <w:pPr>
              <w:spacing w:after="0"/>
              <w:rPr>
                <w:i/>
                <w:color w:val="A6A6A6" w:themeColor="background1" w:themeShade="A6"/>
              </w:rPr>
            </w:pPr>
            <w:r w:rsidRPr="001512DD">
              <w:rPr>
                <w:i/>
                <w:color w:val="A6A6A6" w:themeColor="background1" w:themeShade="A6"/>
              </w:rPr>
              <w:t>(Integer)</w:t>
            </w:r>
          </w:p>
        </w:tc>
      </w:tr>
      <w:tr w:rsidR="00F65E5D" w:rsidRPr="001512DD"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1512DD" w:rsidRDefault="00BE6AEC" w:rsidP="00747FDE">
            <w:pPr>
              <w:spacing w:after="0"/>
              <w:rPr>
                <w:w w:val="105"/>
              </w:rPr>
            </w:pPr>
            <w:r>
              <w:rPr>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1512DD" w:rsidRDefault="00F65E5D" w:rsidP="00747FDE">
            <w:pPr>
              <w:spacing w:after="0"/>
              <w:rPr>
                <w:w w:val="105"/>
              </w:rPr>
            </w:pPr>
            <w:r w:rsidRPr="001512DD">
              <w:rPr>
                <w:rFonts w:cs="ArialNarrow"/>
              </w:rPr>
              <w:t xml:space="preserve">If more than one year – what year did your HH experience the worst </w:t>
            </w:r>
            <w:r w:rsidRPr="001512DD">
              <w:rPr>
                <w:rFonts w:cs="ArialNarrow"/>
                <w:b/>
              </w:rPr>
              <w:t>RAIN/FLOODS</w:t>
            </w:r>
            <w:r w:rsidRPr="001512DD">
              <w:rPr>
                <w:rFonts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Default="00F65E5D" w:rsidP="00F65E5D">
            <w:pPr>
              <w:spacing w:after="0"/>
              <w:rPr>
                <w:rFonts w:cs="ArialNarrow"/>
              </w:rPr>
            </w:pPr>
            <w:r>
              <w:rPr>
                <w:rFonts w:cs="ArialNarrow"/>
              </w:rPr>
              <w:t>2014</w:t>
            </w:r>
          </w:p>
          <w:p w14:paraId="038A4914" w14:textId="77777777" w:rsidR="00F65E5D" w:rsidRDefault="00F65E5D" w:rsidP="00F65E5D">
            <w:pPr>
              <w:spacing w:after="0"/>
              <w:rPr>
                <w:rFonts w:cs="ArialNarrow"/>
              </w:rPr>
            </w:pPr>
            <w:r>
              <w:rPr>
                <w:rFonts w:cs="ArialNarrow"/>
              </w:rPr>
              <w:t>2013</w:t>
            </w:r>
          </w:p>
          <w:p w14:paraId="6B222ADA" w14:textId="77777777" w:rsidR="00F65E5D" w:rsidRDefault="00F65E5D" w:rsidP="00F65E5D">
            <w:pPr>
              <w:spacing w:after="0"/>
              <w:rPr>
                <w:rFonts w:cs="ArialNarrow"/>
              </w:rPr>
            </w:pPr>
            <w:r>
              <w:rPr>
                <w:rFonts w:cs="ArialNarrow"/>
              </w:rPr>
              <w:t>2012</w:t>
            </w:r>
          </w:p>
          <w:p w14:paraId="18D2DBF1" w14:textId="77777777" w:rsidR="00F65E5D" w:rsidRDefault="00F65E5D" w:rsidP="00F65E5D">
            <w:pPr>
              <w:spacing w:after="0"/>
              <w:rPr>
                <w:rFonts w:cs="ArialNarrow"/>
              </w:rPr>
            </w:pPr>
            <w:r>
              <w:rPr>
                <w:rFonts w:cs="ArialNarrow"/>
              </w:rPr>
              <w:t>2011</w:t>
            </w:r>
          </w:p>
          <w:p w14:paraId="46E26FCA" w14:textId="6C4C7202" w:rsidR="00F65E5D" w:rsidRPr="001512DD" w:rsidRDefault="00F65E5D" w:rsidP="00F65E5D">
            <w:pPr>
              <w:spacing w:after="0"/>
              <w:rPr>
                <w:w w:val="105"/>
              </w:rPr>
            </w:pPr>
            <w:r>
              <w:rPr>
                <w:rFonts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1512DD" w:rsidRDefault="00F65E5D" w:rsidP="00747FDE">
            <w:pPr>
              <w:spacing w:after="0"/>
              <w:rPr>
                <w:i/>
                <w:color w:val="A6A6A6" w:themeColor="background1" w:themeShade="A6"/>
              </w:rPr>
            </w:pPr>
            <w:r w:rsidRPr="001512DD">
              <w:rPr>
                <w:i/>
                <w:color w:val="A6A6A6" w:themeColor="background1" w:themeShade="A6"/>
              </w:rPr>
              <w:t>(Integer)</w:t>
            </w:r>
          </w:p>
        </w:tc>
      </w:tr>
      <w:tr w:rsidR="00747FDE" w:rsidRPr="001512DD"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1512DD" w:rsidRDefault="00BE6AEC" w:rsidP="00747FDE">
            <w:pPr>
              <w:spacing w:after="0"/>
              <w:rPr>
                <w:rFonts w:eastAsia="Calibri" w:cs="Times New Roman"/>
              </w:rPr>
            </w:pPr>
            <w:r>
              <w:rPr>
                <w:rFonts w:eastAsia="Calibri"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1512DD" w:rsidRDefault="00747FDE" w:rsidP="00747FDE">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RAIN/FLOODS</w:t>
            </w:r>
            <w:r w:rsidRPr="001512DD">
              <w:rPr>
                <w:rFonts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1512DD" w:rsidRDefault="00747FDE" w:rsidP="00747FDE">
            <w:pPr>
              <w:spacing w:after="0"/>
              <w:rPr>
                <w:rFonts w:cs="Times New Roman"/>
                <w:w w:val="105"/>
              </w:rPr>
            </w:pPr>
            <w:r w:rsidRPr="001512DD">
              <w:rPr>
                <w:rFonts w:cs="Times New Roman"/>
                <w:w w:val="105"/>
              </w:rPr>
              <w:t>1=Very well</w:t>
            </w:r>
          </w:p>
          <w:p w14:paraId="5ED04BEC" w14:textId="77777777" w:rsidR="00747FDE" w:rsidRPr="001512DD" w:rsidRDefault="00747FDE" w:rsidP="00747FDE">
            <w:pPr>
              <w:spacing w:after="0"/>
              <w:rPr>
                <w:rFonts w:cs="Times New Roman"/>
                <w:w w:val="105"/>
              </w:rPr>
            </w:pPr>
            <w:r w:rsidRPr="001512DD">
              <w:rPr>
                <w:rFonts w:cs="Times New Roman"/>
                <w:w w:val="105"/>
              </w:rPr>
              <w:t>2=Somewhat well</w:t>
            </w:r>
          </w:p>
          <w:p w14:paraId="77FD851B" w14:textId="77777777" w:rsidR="00747FDE" w:rsidRPr="001512DD" w:rsidRDefault="00747FDE" w:rsidP="00747FDE">
            <w:pPr>
              <w:spacing w:after="0"/>
              <w:rPr>
                <w:rFonts w:cs="Times New Roman"/>
                <w:w w:val="105"/>
              </w:rPr>
            </w:pPr>
            <w:r w:rsidRPr="001512DD">
              <w:rPr>
                <w:rFonts w:cs="Times New Roman"/>
                <w:w w:val="105"/>
              </w:rPr>
              <w:t>3=Neutral response</w:t>
            </w:r>
          </w:p>
          <w:p w14:paraId="53E85DFC" w14:textId="77777777" w:rsidR="00747FDE" w:rsidRPr="001512DD" w:rsidRDefault="00747FDE" w:rsidP="00747FDE">
            <w:pPr>
              <w:spacing w:after="0"/>
              <w:rPr>
                <w:rFonts w:cs="Times New Roman"/>
                <w:w w:val="105"/>
              </w:rPr>
            </w:pPr>
            <w:r w:rsidRPr="001512DD">
              <w:rPr>
                <w:rFonts w:cs="Times New Roman"/>
                <w:w w:val="105"/>
              </w:rPr>
              <w:t>4=Somewhat poorly</w:t>
            </w:r>
          </w:p>
          <w:p w14:paraId="146A6C15" w14:textId="77777777" w:rsidR="00747FDE" w:rsidRPr="001512DD" w:rsidRDefault="00747FDE" w:rsidP="00747FDE">
            <w:pPr>
              <w:spacing w:after="0"/>
              <w:rPr>
                <w:rFonts w:cs="Times New Roman"/>
                <w:w w:val="105"/>
              </w:rPr>
            </w:pPr>
            <w:r w:rsidRPr="001512DD">
              <w:rPr>
                <w:rFonts w:cs="Times New Roman"/>
                <w:w w:val="105"/>
              </w:rPr>
              <w:t>5=Very poorly</w:t>
            </w:r>
          </w:p>
          <w:p w14:paraId="51C12BCF" w14:textId="77777777" w:rsidR="00747FDE" w:rsidRPr="001512DD" w:rsidRDefault="00747FDE" w:rsidP="00747FDE">
            <w:pPr>
              <w:spacing w:after="0"/>
              <w:rPr>
                <w:rFonts w:cs="Times New Roman"/>
                <w:w w:val="105"/>
              </w:rPr>
            </w:pPr>
            <w:r w:rsidRPr="001512DD">
              <w:rPr>
                <w:rFonts w:cs="Times New Roman"/>
                <w:w w:val="105"/>
              </w:rPr>
              <w:t>888=Don't know</w:t>
            </w:r>
          </w:p>
          <w:p w14:paraId="7ABA774B"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1512DD" w:rsidRDefault="00BE6AEC" w:rsidP="00747FDE">
            <w:pPr>
              <w:spacing w:after="0"/>
              <w:rPr>
                <w:rFonts w:eastAsia="Calibri" w:cs="Times New Roman"/>
              </w:rPr>
            </w:pPr>
            <w:r>
              <w:rPr>
                <w:rFonts w:eastAsia="Calibri" w:cs="Times New Roman"/>
              </w:rPr>
              <w:t>P14</w:t>
            </w:r>
          </w:p>
        </w:tc>
        <w:tc>
          <w:tcPr>
            <w:tcW w:w="4682" w:type="dxa"/>
            <w:tcBorders>
              <w:top w:val="single" w:sz="4" w:space="0" w:color="000000"/>
              <w:left w:val="single" w:sz="4" w:space="0" w:color="000000"/>
              <w:bottom w:val="single" w:sz="4" w:space="0" w:color="000000"/>
            </w:tcBorders>
          </w:tcPr>
          <w:p w14:paraId="52FBEC9E" w14:textId="77777777" w:rsidR="00747FDE" w:rsidRDefault="00747FDE" w:rsidP="00747FDE">
            <w:pPr>
              <w:spacing w:after="0"/>
              <w:rPr>
                <w:rFonts w:cs="ArialNarrow"/>
              </w:rPr>
            </w:pPr>
            <w:r w:rsidRPr="001512DD">
              <w:rPr>
                <w:rFonts w:cs="ArialNarrow"/>
              </w:rPr>
              <w:t xml:space="preserve">What was the result of the </w:t>
            </w:r>
            <w:r w:rsidRPr="001512DD">
              <w:rPr>
                <w:rFonts w:cs="ArialNarrow"/>
                <w:b/>
              </w:rPr>
              <w:t>RAIN/FLOODS</w:t>
            </w:r>
            <w:r w:rsidRPr="001512DD">
              <w:rPr>
                <w:rFonts w:cs="ArialNarrow"/>
              </w:rPr>
              <w:t xml:space="preserve"> on your HH?</w:t>
            </w:r>
          </w:p>
          <w:p w14:paraId="3CFF83A7" w14:textId="25B13E25" w:rsidR="00BE6AEC" w:rsidRPr="00BE6AEC" w:rsidRDefault="00BE6AEC" w:rsidP="00747FDE">
            <w:pPr>
              <w:spacing w:after="0"/>
              <w:rPr>
                <w:i/>
                <w:color w:val="000000"/>
              </w:rPr>
            </w:pPr>
            <w:r>
              <w:rPr>
                <w:rFonts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1512DD" w:rsidRDefault="00747FDE" w:rsidP="00747FDE">
            <w:pPr>
              <w:spacing w:after="0"/>
              <w:rPr>
                <w:rFonts w:cs="Times New Roman"/>
                <w:w w:val="105"/>
              </w:rPr>
            </w:pPr>
            <w:r w:rsidRPr="001512DD">
              <w:rPr>
                <w:rFonts w:cs="Times New Roman"/>
                <w:w w:val="105"/>
              </w:rPr>
              <w:t>1=Reduced crop yield</w:t>
            </w:r>
          </w:p>
          <w:p w14:paraId="5C57E952" w14:textId="77777777" w:rsidR="00747FDE" w:rsidRPr="001512DD" w:rsidRDefault="00747FDE" w:rsidP="00747FDE">
            <w:pPr>
              <w:spacing w:after="0"/>
              <w:rPr>
                <w:rFonts w:cs="Times New Roman"/>
                <w:w w:val="105"/>
              </w:rPr>
            </w:pPr>
            <w:r w:rsidRPr="001512DD">
              <w:rPr>
                <w:rFonts w:cs="Times New Roman"/>
                <w:w w:val="105"/>
              </w:rPr>
              <w:t>2=Crop failure</w:t>
            </w:r>
          </w:p>
          <w:p w14:paraId="339ECF26" w14:textId="77777777" w:rsidR="00747FDE" w:rsidRPr="001512DD" w:rsidRDefault="00747FDE" w:rsidP="00747FDE">
            <w:pPr>
              <w:spacing w:after="0"/>
              <w:rPr>
                <w:rFonts w:cs="Times New Roman"/>
                <w:w w:val="105"/>
              </w:rPr>
            </w:pPr>
            <w:r w:rsidRPr="001512DD">
              <w:rPr>
                <w:rFonts w:cs="Times New Roman"/>
                <w:w w:val="105"/>
              </w:rPr>
              <w:t>3=Reduced HH consumption</w:t>
            </w:r>
          </w:p>
          <w:p w14:paraId="6E7DAEE8" w14:textId="77777777" w:rsidR="00747FDE" w:rsidRPr="001512DD" w:rsidRDefault="00747FDE" w:rsidP="00747FDE">
            <w:pPr>
              <w:spacing w:after="0"/>
              <w:rPr>
                <w:rFonts w:cs="Times New Roman"/>
                <w:w w:val="105"/>
              </w:rPr>
            </w:pPr>
            <w:r w:rsidRPr="001512DD">
              <w:rPr>
                <w:rFonts w:cs="Times New Roman"/>
                <w:w w:val="105"/>
              </w:rPr>
              <w:t>4=Loss of assets</w:t>
            </w:r>
          </w:p>
          <w:p w14:paraId="66ABECC5" w14:textId="77777777" w:rsidR="00747FDE" w:rsidRPr="001512DD" w:rsidRDefault="00747FDE" w:rsidP="00747FDE">
            <w:pPr>
              <w:spacing w:after="0"/>
              <w:rPr>
                <w:rFonts w:cs="Times New Roman"/>
                <w:w w:val="105"/>
              </w:rPr>
            </w:pPr>
            <w:r w:rsidRPr="001512DD">
              <w:rPr>
                <w:rFonts w:cs="Times New Roman"/>
                <w:w w:val="105"/>
              </w:rPr>
              <w:t>5=Loss of income</w:t>
            </w:r>
          </w:p>
          <w:p w14:paraId="6CA73062" w14:textId="77777777" w:rsidR="00747FDE" w:rsidRPr="001512DD" w:rsidRDefault="00747FDE" w:rsidP="00747FDE">
            <w:pPr>
              <w:spacing w:after="0"/>
              <w:rPr>
                <w:rFonts w:cs="Times New Roman"/>
                <w:w w:val="105"/>
              </w:rPr>
            </w:pPr>
            <w:r w:rsidRPr="001512DD">
              <w:rPr>
                <w:rFonts w:cs="Times New Roman"/>
                <w:w w:val="105"/>
              </w:rPr>
              <w:t>6=Livestock sickness</w:t>
            </w:r>
          </w:p>
          <w:p w14:paraId="64F8123D" w14:textId="77777777" w:rsidR="00747FDE" w:rsidRPr="001512DD" w:rsidRDefault="00747FDE" w:rsidP="00747FDE">
            <w:pPr>
              <w:spacing w:after="0"/>
              <w:rPr>
                <w:rFonts w:cs="Times New Roman"/>
                <w:w w:val="105"/>
              </w:rPr>
            </w:pPr>
            <w:r w:rsidRPr="001512DD">
              <w:rPr>
                <w:rFonts w:cs="Times New Roman"/>
                <w:w w:val="105"/>
              </w:rPr>
              <w:t>7=Livestock death</w:t>
            </w:r>
          </w:p>
          <w:p w14:paraId="1BE0AB11" w14:textId="77777777" w:rsidR="00747FDE" w:rsidRPr="001512DD" w:rsidRDefault="00747FDE" w:rsidP="00747FDE">
            <w:pPr>
              <w:spacing w:after="0"/>
              <w:rPr>
                <w:rFonts w:cs="Times New Roman"/>
                <w:w w:val="105"/>
              </w:rPr>
            </w:pPr>
            <w:r w:rsidRPr="001512DD">
              <w:rPr>
                <w:rFonts w:cs="Times New Roman"/>
                <w:w w:val="105"/>
              </w:rPr>
              <w:t>8=Human sickness</w:t>
            </w:r>
          </w:p>
          <w:p w14:paraId="150F7D26" w14:textId="77777777" w:rsidR="00747FDE" w:rsidRPr="001512DD" w:rsidRDefault="00747FDE" w:rsidP="00747FDE">
            <w:pPr>
              <w:spacing w:after="0"/>
              <w:rPr>
                <w:rFonts w:cs="Times New Roman"/>
                <w:w w:val="105"/>
              </w:rPr>
            </w:pPr>
            <w:r w:rsidRPr="001512DD">
              <w:rPr>
                <w:rFonts w:cs="Times New Roman"/>
                <w:w w:val="105"/>
              </w:rPr>
              <w:t>9=Human death</w:t>
            </w:r>
          </w:p>
          <w:p w14:paraId="0E40E9B5"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6B52827E" w14:textId="77777777" w:rsidR="00747FDE" w:rsidRPr="001512DD" w:rsidRDefault="00747FDE" w:rsidP="00747FDE">
            <w:pPr>
              <w:spacing w:after="0"/>
              <w:rPr>
                <w:rFonts w:cs="Times New Roman"/>
                <w:w w:val="105"/>
              </w:rPr>
            </w:pPr>
            <w:r w:rsidRPr="001512DD">
              <w:rPr>
                <w:rFonts w:cs="Times New Roman"/>
                <w:w w:val="105"/>
              </w:rPr>
              <w:t>11=Pests or diseases tha led to crop/storage losses</w:t>
            </w:r>
          </w:p>
          <w:p w14:paraId="57650F63"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5B0C2D4B" w14:textId="77777777" w:rsidR="00747FDE" w:rsidRPr="001512DD" w:rsidRDefault="00747FDE" w:rsidP="00747FDE">
            <w:pPr>
              <w:spacing w:after="0"/>
              <w:rPr>
                <w:rFonts w:cs="Times New Roman"/>
                <w:w w:val="105"/>
              </w:rPr>
            </w:pPr>
            <w:r w:rsidRPr="001512DD">
              <w:rPr>
                <w:rFonts w:cs="Times New Roman"/>
                <w:w w:val="105"/>
              </w:rPr>
              <w:t>97=Other, please specify</w:t>
            </w:r>
          </w:p>
          <w:p w14:paraId="7D327866" w14:textId="77777777" w:rsidR="00747FDE" w:rsidRPr="001512DD" w:rsidRDefault="00747FDE" w:rsidP="00747FDE">
            <w:pPr>
              <w:spacing w:after="0"/>
              <w:rPr>
                <w:rFonts w:cs="Times New Roman"/>
                <w:w w:val="105"/>
              </w:rPr>
            </w:pPr>
            <w:r w:rsidRPr="001512DD">
              <w:rPr>
                <w:rFonts w:cs="Times New Roman"/>
                <w:w w:val="105"/>
              </w:rPr>
              <w:t>888=Don't know</w:t>
            </w:r>
          </w:p>
          <w:p w14:paraId="1441DF50"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1512DD" w:rsidRDefault="00BE6AEC" w:rsidP="00747FDE">
            <w:pPr>
              <w:spacing w:after="0"/>
              <w:rPr>
                <w:rFonts w:eastAsia="Calibri" w:cs="Times New Roman"/>
              </w:rPr>
            </w:pPr>
            <w:r>
              <w:rPr>
                <w:rFonts w:eastAsia="Calibri" w:cs="Times New Roman"/>
              </w:rPr>
              <w:t>P15</w:t>
            </w:r>
          </w:p>
        </w:tc>
        <w:tc>
          <w:tcPr>
            <w:tcW w:w="4682" w:type="dxa"/>
            <w:tcBorders>
              <w:top w:val="single" w:sz="4" w:space="0" w:color="000000"/>
              <w:left w:val="single" w:sz="4" w:space="0" w:color="000000"/>
              <w:bottom w:val="single" w:sz="4" w:space="0" w:color="000000"/>
            </w:tcBorders>
          </w:tcPr>
          <w:p w14:paraId="762CE600" w14:textId="77777777" w:rsidR="00747FDE" w:rsidRDefault="00747FDE" w:rsidP="00747FDE">
            <w:pPr>
              <w:spacing w:after="0"/>
              <w:rPr>
                <w:rFonts w:cs="ArialNarrow"/>
              </w:rPr>
            </w:pPr>
            <w:r w:rsidRPr="001512DD">
              <w:rPr>
                <w:rFonts w:cs="ArialNarrow"/>
              </w:rPr>
              <w:t xml:space="preserve">Thinking of the worst </w:t>
            </w:r>
            <w:r w:rsidRPr="001512DD">
              <w:rPr>
                <w:rFonts w:cs="ArialNarrow"/>
                <w:b/>
              </w:rPr>
              <w:t>RAIN/FLOODS</w:t>
            </w:r>
            <w:r w:rsidRPr="001512DD">
              <w:rPr>
                <w:rFonts w:cs="ArialNarrow"/>
              </w:rPr>
              <w:t xml:space="preserve"> that your household experienced, what adjustments/adaptations did your household make during the drought?</w:t>
            </w:r>
          </w:p>
          <w:p w14:paraId="7BF53430" w14:textId="33808968"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1512DD" w:rsidRDefault="00BE6AEC" w:rsidP="00747FDE">
            <w:pPr>
              <w:spacing w:after="0"/>
            </w:pPr>
            <w:r>
              <w:t>P15b</w:t>
            </w:r>
          </w:p>
        </w:tc>
        <w:tc>
          <w:tcPr>
            <w:tcW w:w="4682" w:type="dxa"/>
            <w:tcBorders>
              <w:left w:val="single" w:sz="4" w:space="0" w:color="auto"/>
              <w:right w:val="single" w:sz="18" w:space="0" w:color="000000"/>
            </w:tcBorders>
          </w:tcPr>
          <w:p w14:paraId="78B4F38A"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1512DD" w:rsidRDefault="00BE6AEC" w:rsidP="00747FDE">
            <w:pPr>
              <w:spacing w:after="0"/>
              <w:rPr>
                <w:rFonts w:eastAsia="Calibri" w:cs="Times New Roman"/>
              </w:rPr>
            </w:pPr>
            <w:r>
              <w:rPr>
                <w:rFonts w:eastAsia="Calibri"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Default="00747FDE" w:rsidP="00747FDE">
            <w:pPr>
              <w:spacing w:after="0"/>
              <w:rPr>
                <w:rFonts w:cs="Times New Roman"/>
              </w:rPr>
            </w:pPr>
            <w:r w:rsidRPr="001512DD">
              <w:rPr>
                <w:rFonts w:cs="Times New Roman"/>
              </w:rPr>
              <w:t xml:space="preserve">Are there any changes you wanted to make but were unable to make? </w:t>
            </w:r>
          </w:p>
          <w:p w14:paraId="65DC6DEB" w14:textId="39F4FE92"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1512DD" w:rsidRDefault="00BE6AEC" w:rsidP="00747FDE">
            <w:pPr>
              <w:spacing w:after="0"/>
            </w:pPr>
            <w:r>
              <w:t>P16b</w:t>
            </w:r>
          </w:p>
        </w:tc>
        <w:tc>
          <w:tcPr>
            <w:tcW w:w="4682" w:type="dxa"/>
            <w:tcBorders>
              <w:left w:val="single" w:sz="4" w:space="0" w:color="auto"/>
              <w:right w:val="single" w:sz="18" w:space="0" w:color="000000"/>
            </w:tcBorders>
          </w:tcPr>
          <w:p w14:paraId="41E259FF"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1512DD" w:rsidRDefault="00BE6AEC" w:rsidP="00747FDE">
            <w:pPr>
              <w:spacing w:after="0"/>
              <w:rPr>
                <w:rFonts w:eastAsia="Calibri" w:cs="Times New Roman"/>
              </w:rPr>
            </w:pPr>
            <w:r>
              <w:rPr>
                <w:rFonts w:eastAsia="Calibri"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Default="00747FDE" w:rsidP="00747FDE">
            <w:pPr>
              <w:spacing w:after="0"/>
              <w:rPr>
                <w:rFonts w:cs="Times New Roman"/>
              </w:rPr>
            </w:pPr>
            <w:r w:rsidRPr="001512DD">
              <w:rPr>
                <w:rFonts w:cs="Times New Roman"/>
              </w:rPr>
              <w:t>If so, why did you not make those changes?</w:t>
            </w:r>
          </w:p>
          <w:p w14:paraId="504AE294" w14:textId="0115CBBE"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1512DD" w:rsidRDefault="00747FDE" w:rsidP="00747FDE">
            <w:pPr>
              <w:spacing w:after="0"/>
              <w:rPr>
                <w:rFonts w:cs="Times New Roman"/>
                <w:w w:val="105"/>
              </w:rPr>
            </w:pPr>
            <w:r w:rsidRPr="001512DD">
              <w:rPr>
                <w:rFonts w:cs="Times New Roman"/>
                <w:w w:val="105"/>
              </w:rPr>
              <w:t>1=Lack of money</w:t>
            </w:r>
          </w:p>
          <w:p w14:paraId="1AF4AFD6" w14:textId="77777777" w:rsidR="00747FDE" w:rsidRPr="001512DD" w:rsidRDefault="00747FDE" w:rsidP="00747FDE">
            <w:pPr>
              <w:spacing w:after="0"/>
              <w:rPr>
                <w:rFonts w:cs="Times New Roman"/>
                <w:w w:val="105"/>
              </w:rPr>
            </w:pPr>
            <w:r w:rsidRPr="001512DD">
              <w:rPr>
                <w:rFonts w:cs="Times New Roman"/>
                <w:w w:val="105"/>
              </w:rPr>
              <w:t>2=Lack of information</w:t>
            </w:r>
          </w:p>
          <w:p w14:paraId="380A725E" w14:textId="77777777" w:rsidR="00747FDE" w:rsidRPr="001512DD" w:rsidRDefault="00747FDE" w:rsidP="00747FDE">
            <w:pPr>
              <w:spacing w:after="0"/>
              <w:rPr>
                <w:rFonts w:cs="Times New Roman"/>
                <w:w w:val="105"/>
              </w:rPr>
            </w:pPr>
            <w:r w:rsidRPr="001512DD">
              <w:rPr>
                <w:rFonts w:cs="Times New Roman"/>
                <w:w w:val="105"/>
              </w:rPr>
              <w:t>3=Shortage of labor</w:t>
            </w:r>
          </w:p>
          <w:p w14:paraId="03D260E3" w14:textId="77777777" w:rsidR="00747FDE" w:rsidRPr="001512DD" w:rsidRDefault="00747FDE" w:rsidP="00747FDE">
            <w:pPr>
              <w:spacing w:after="0"/>
              <w:rPr>
                <w:rFonts w:cs="Times New Roman"/>
                <w:w w:val="105"/>
              </w:rPr>
            </w:pPr>
            <w:r w:rsidRPr="001512DD">
              <w:rPr>
                <w:rFonts w:cs="Times New Roman"/>
                <w:w w:val="105"/>
              </w:rPr>
              <w:t>4=Shortage of Land</w:t>
            </w:r>
          </w:p>
          <w:p w14:paraId="38DB84AF"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1512DD" w:rsidRDefault="00BE6AEC" w:rsidP="00747FDE">
            <w:pPr>
              <w:spacing w:after="0"/>
            </w:pPr>
            <w:r>
              <w:t>P17b</w:t>
            </w:r>
          </w:p>
        </w:tc>
        <w:tc>
          <w:tcPr>
            <w:tcW w:w="4682" w:type="dxa"/>
            <w:tcBorders>
              <w:left w:val="single" w:sz="4" w:space="0" w:color="auto"/>
              <w:right w:val="single" w:sz="18" w:space="0" w:color="000000"/>
            </w:tcBorders>
          </w:tcPr>
          <w:p w14:paraId="4CE51BB2"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1512DD" w:rsidRDefault="00BE6AEC" w:rsidP="00747FDE">
            <w:pPr>
              <w:spacing w:after="0"/>
              <w:rPr>
                <w:rFonts w:eastAsia="Calibri" w:cs="Times New Roman"/>
              </w:rPr>
            </w:pPr>
            <w:r>
              <w:rPr>
                <w:rFonts w:eastAsia="Calibri"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Default="00747FDE" w:rsidP="00747FDE">
            <w:pPr>
              <w:spacing w:after="0"/>
              <w:rPr>
                <w:bCs/>
              </w:rPr>
            </w:pPr>
            <w:r w:rsidRPr="001512DD">
              <w:rPr>
                <w:bCs/>
              </w:rPr>
              <w:t>How did your household cope with this shock?</w:t>
            </w:r>
          </w:p>
          <w:p w14:paraId="0B7FD052" w14:textId="7B256458" w:rsidR="00BE6AEC" w:rsidRPr="001512DD" w:rsidRDefault="00BE6AEC" w:rsidP="00747FDE">
            <w:pPr>
              <w:spacing w:after="0"/>
              <w:rPr>
                <w:color w:val="000000"/>
              </w:rPr>
            </w:pPr>
            <w:r>
              <w:rPr>
                <w:rFonts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3E8EDC41"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09A482DB"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73CCBDA" w14:textId="77777777" w:rsidR="00747FDE" w:rsidRPr="001512DD" w:rsidRDefault="00747FDE" w:rsidP="00747FDE">
            <w:pPr>
              <w:spacing w:after="0"/>
              <w:rPr>
                <w:rFonts w:cs="Times New Roman"/>
                <w:w w:val="105"/>
              </w:rPr>
            </w:pPr>
            <w:r w:rsidRPr="001512DD">
              <w:rPr>
                <w:rFonts w:cs="Times New Roman"/>
                <w:w w:val="105"/>
              </w:rPr>
              <w:t>4 = Spend cash savings</w:t>
            </w:r>
          </w:p>
          <w:p w14:paraId="426517D4"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3B4FEB3F" w14:textId="77777777" w:rsidR="00747FDE" w:rsidRPr="001512DD" w:rsidRDefault="00747FDE" w:rsidP="00747FDE">
            <w:pPr>
              <w:spacing w:after="0"/>
              <w:rPr>
                <w:rFonts w:cs="Times New Roman"/>
                <w:w w:val="105"/>
              </w:rPr>
            </w:pPr>
            <w:r w:rsidRPr="001512DD">
              <w:rPr>
                <w:rFonts w:cs="Times New Roman"/>
                <w:w w:val="105"/>
              </w:rPr>
              <w:t>6 = Do extra casual labor</w:t>
            </w:r>
          </w:p>
          <w:p w14:paraId="04009174"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24D8C025" w14:textId="77777777" w:rsidR="00747FDE" w:rsidRPr="001512DD" w:rsidRDefault="00747FDE" w:rsidP="00747FDE">
            <w:pPr>
              <w:spacing w:after="0"/>
              <w:rPr>
                <w:rFonts w:cs="Times New Roman"/>
                <w:w w:val="105"/>
              </w:rPr>
            </w:pPr>
            <w:r w:rsidRPr="001512DD">
              <w:rPr>
                <w:rFonts w:cs="Times New Roman"/>
                <w:w w:val="105"/>
              </w:rPr>
              <w:t>8 = Assistance from NGO, community organization, religious organization, etc</w:t>
            </w:r>
          </w:p>
          <w:p w14:paraId="2A501D57" w14:textId="77777777" w:rsidR="00747FDE" w:rsidRPr="001512DD" w:rsidRDefault="00747FDE" w:rsidP="00747FDE">
            <w:pPr>
              <w:spacing w:after="0"/>
              <w:rPr>
                <w:rFonts w:cs="Times New Roman"/>
                <w:w w:val="105"/>
              </w:rPr>
            </w:pPr>
            <w:r w:rsidRPr="001512DD">
              <w:rPr>
                <w:rFonts w:cs="Times New Roman"/>
                <w:w w:val="105"/>
              </w:rPr>
              <w:t>9 = Get loan from money lender, credit ,associations, etc</w:t>
            </w:r>
          </w:p>
          <w:p w14:paraId="5E825A89"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49D821FF"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039D0084"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1512DD" w:rsidRDefault="00BE6AEC" w:rsidP="00747FDE">
            <w:pPr>
              <w:spacing w:after="0"/>
            </w:pPr>
            <w:r>
              <w:t>P18b</w:t>
            </w:r>
          </w:p>
        </w:tc>
        <w:tc>
          <w:tcPr>
            <w:tcW w:w="4682" w:type="dxa"/>
            <w:tcBorders>
              <w:left w:val="single" w:sz="4" w:space="0" w:color="auto"/>
              <w:right w:val="single" w:sz="18" w:space="0" w:color="000000"/>
            </w:tcBorders>
          </w:tcPr>
          <w:p w14:paraId="2586DA77" w14:textId="77777777" w:rsidR="00747FDE" w:rsidRPr="001512DD" w:rsidRDefault="00747FDE" w:rsidP="00747FDE">
            <w:pPr>
              <w:spacing w:after="0"/>
              <w:rPr>
                <w:w w:val="105"/>
              </w:rPr>
            </w:pPr>
            <w:r w:rsidRPr="001512DD">
              <w:rPr>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1512DD" w:rsidRDefault="00747FDE" w:rsidP="00747FDE">
            <w:pPr>
              <w:spacing w:after="0"/>
              <w:rPr>
                <w:w w:val="105"/>
              </w:rPr>
            </w:pPr>
            <w:r w:rsidRPr="001512DD">
              <w:rPr>
                <w:i/>
                <w:color w:val="A6A6A6" w:themeColor="background1" w:themeShade="A6"/>
              </w:rPr>
              <w:t>(Text)</w:t>
            </w:r>
          </w:p>
        </w:tc>
      </w:tr>
    </w:tbl>
    <w:p w14:paraId="2A6312B8" w14:textId="77777777" w:rsidR="00747FDE" w:rsidRPr="001512DD" w:rsidRDefault="00747FDE" w:rsidP="00747FDE">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1512DD"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1512DD" w:rsidRDefault="00134A66" w:rsidP="00747FDE">
            <w:pPr>
              <w:spacing w:after="0"/>
              <w:rPr>
                <w:rFonts w:eastAsia="Calibri" w:cs="Times New Roman"/>
                <w:w w:val="105"/>
              </w:rPr>
            </w:pPr>
            <w:r>
              <w:rPr>
                <w:rFonts w:eastAsia="Calibri"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Default="00747FDE" w:rsidP="00747FDE">
            <w:pPr>
              <w:spacing w:after="0"/>
              <w:rPr>
                <w:rFonts w:cs="ArialNarrow"/>
              </w:rPr>
            </w:pPr>
            <w:r w:rsidRPr="001512DD">
              <w:rPr>
                <w:rFonts w:cs="ArialNarrow"/>
              </w:rPr>
              <w:t xml:space="preserve">In the past 5 years, has your household been affected by </w:t>
            </w:r>
            <w:r w:rsidRPr="001512DD">
              <w:rPr>
                <w:rFonts w:cs="ArialNarrow"/>
                <w:b/>
              </w:rPr>
              <w:t>ERRATIC RAINS</w:t>
            </w:r>
            <w:r w:rsidRPr="001512DD">
              <w:rPr>
                <w:rFonts w:cs="ArialNarrow"/>
              </w:rPr>
              <w:t>?</w:t>
            </w:r>
          </w:p>
          <w:p w14:paraId="50032B00" w14:textId="0EF91894" w:rsidR="00134A66" w:rsidRPr="00134A66" w:rsidRDefault="00134A66" w:rsidP="00747FDE">
            <w:pPr>
              <w:spacing w:after="0"/>
              <w:rPr>
                <w:rFonts w:eastAsia="Calibri" w:cs="Times New Roman"/>
                <w:i/>
                <w:w w:val="105"/>
              </w:rPr>
            </w:pPr>
            <w:r>
              <w:rPr>
                <w:rFonts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1512DD" w:rsidRDefault="00134A66" w:rsidP="00747FDE">
            <w:pPr>
              <w:spacing w:after="0"/>
            </w:pPr>
            <w:r>
              <w:t>0</w:t>
            </w:r>
            <w:r w:rsidR="00747FDE" w:rsidRPr="001512DD">
              <w:t>=No</w:t>
            </w:r>
          </w:p>
          <w:p w14:paraId="156F0019" w14:textId="65411E74" w:rsidR="00747FDE" w:rsidRPr="001512DD" w:rsidRDefault="00134A66" w:rsidP="00747FDE">
            <w:pPr>
              <w:spacing w:after="0"/>
            </w:pPr>
            <w:r>
              <w:t>1</w:t>
            </w:r>
            <w:r w:rsidR="00747FDE" w:rsidRPr="001512DD">
              <w:t>=Yes</w:t>
            </w:r>
            <w:r w:rsidR="00747FDE" w:rsidRPr="001512DD" w:rsidDel="00226116">
              <w:t xml:space="preserve"> </w:t>
            </w:r>
          </w:p>
          <w:p w14:paraId="5E638942" w14:textId="77777777" w:rsidR="00747FDE" w:rsidRPr="001512DD" w:rsidRDefault="00747FDE" w:rsidP="00747FDE">
            <w:pPr>
              <w:spacing w:after="0"/>
            </w:pPr>
            <w:r w:rsidRPr="001512DD">
              <w:t>888=Don’t know</w:t>
            </w:r>
          </w:p>
          <w:p w14:paraId="2B95A270" w14:textId="77777777" w:rsidR="00747FDE" w:rsidRPr="001512DD" w:rsidRDefault="00747FDE" w:rsidP="00747FDE">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134A66" w:rsidRPr="001512DD"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1512DD" w:rsidRDefault="00134A66" w:rsidP="00747FDE">
            <w:pPr>
              <w:spacing w:after="0"/>
              <w:rPr>
                <w:w w:val="105"/>
              </w:rPr>
            </w:pPr>
            <w:r>
              <w:rPr>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1512DD" w:rsidRDefault="00134A66" w:rsidP="00747FDE">
            <w:pPr>
              <w:spacing w:after="0"/>
              <w:rPr>
                <w:w w:val="105"/>
              </w:rPr>
            </w:pPr>
            <w:r w:rsidRPr="001512DD">
              <w:rPr>
                <w:rFonts w:cs="ArialNarrow"/>
              </w:rPr>
              <w:t xml:space="preserve">If yes, what years was your HH affected by the </w:t>
            </w:r>
            <w:r w:rsidRPr="001512DD">
              <w:rPr>
                <w:rFonts w:cs="ArialNarrow"/>
                <w:b/>
              </w:rPr>
              <w:t>ERRATIC RAINS</w:t>
            </w:r>
            <w:r w:rsidRPr="001512DD">
              <w:rPr>
                <w:rFonts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Default="00134A66" w:rsidP="00134A66">
            <w:pPr>
              <w:spacing w:after="0"/>
              <w:rPr>
                <w:rFonts w:cs="ArialNarrow"/>
              </w:rPr>
            </w:pPr>
            <w:r>
              <w:rPr>
                <w:rFonts w:cs="ArialNarrow"/>
              </w:rPr>
              <w:t>2014</w:t>
            </w:r>
          </w:p>
          <w:p w14:paraId="1B5CF569" w14:textId="77777777" w:rsidR="00134A66" w:rsidRDefault="00134A66" w:rsidP="00134A66">
            <w:pPr>
              <w:spacing w:after="0"/>
              <w:rPr>
                <w:rFonts w:cs="ArialNarrow"/>
              </w:rPr>
            </w:pPr>
            <w:r>
              <w:rPr>
                <w:rFonts w:cs="ArialNarrow"/>
              </w:rPr>
              <w:t>2013</w:t>
            </w:r>
          </w:p>
          <w:p w14:paraId="583F7D82" w14:textId="77777777" w:rsidR="00134A66" w:rsidRDefault="00134A66" w:rsidP="00134A66">
            <w:pPr>
              <w:spacing w:after="0"/>
              <w:rPr>
                <w:rFonts w:cs="ArialNarrow"/>
              </w:rPr>
            </w:pPr>
            <w:r>
              <w:rPr>
                <w:rFonts w:cs="ArialNarrow"/>
              </w:rPr>
              <w:t>2012</w:t>
            </w:r>
          </w:p>
          <w:p w14:paraId="16BEBF31" w14:textId="77777777" w:rsidR="00134A66" w:rsidRDefault="00134A66" w:rsidP="00134A66">
            <w:pPr>
              <w:spacing w:after="0"/>
              <w:rPr>
                <w:rFonts w:cs="ArialNarrow"/>
              </w:rPr>
            </w:pPr>
            <w:r>
              <w:rPr>
                <w:rFonts w:cs="ArialNarrow"/>
              </w:rPr>
              <w:t>2011</w:t>
            </w:r>
          </w:p>
          <w:p w14:paraId="24C9380B" w14:textId="2EB981E9" w:rsidR="00134A66" w:rsidRPr="001512DD" w:rsidRDefault="00134A66" w:rsidP="00134A66">
            <w:pPr>
              <w:spacing w:after="0"/>
              <w:rPr>
                <w:w w:val="105"/>
              </w:rPr>
            </w:pPr>
            <w:r>
              <w:rPr>
                <w:rFonts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1512DD" w:rsidRDefault="00134A66" w:rsidP="00747FDE">
            <w:pPr>
              <w:spacing w:after="0"/>
              <w:rPr>
                <w:i/>
                <w:color w:val="A6A6A6" w:themeColor="background1" w:themeShade="A6"/>
              </w:rPr>
            </w:pPr>
            <w:r w:rsidRPr="001512DD">
              <w:rPr>
                <w:i/>
                <w:color w:val="A6A6A6" w:themeColor="background1" w:themeShade="A6"/>
              </w:rPr>
              <w:t>(Integer)</w:t>
            </w:r>
          </w:p>
        </w:tc>
      </w:tr>
      <w:tr w:rsidR="00134A66" w:rsidRPr="001512DD"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1512DD" w:rsidRDefault="00134A66" w:rsidP="00747FDE">
            <w:pPr>
              <w:spacing w:after="0"/>
              <w:rPr>
                <w:w w:val="105"/>
              </w:rPr>
            </w:pPr>
            <w:r>
              <w:rPr>
                <w:w w:val="105"/>
              </w:rPr>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1512DD" w:rsidRDefault="00134A66" w:rsidP="00747FDE">
            <w:pPr>
              <w:spacing w:after="0"/>
              <w:rPr>
                <w:w w:val="105"/>
              </w:rPr>
            </w:pPr>
            <w:r w:rsidRPr="001512DD">
              <w:rPr>
                <w:rFonts w:cs="ArialNarrow"/>
              </w:rPr>
              <w:t xml:space="preserve">If more than one year – what year did your HH experience the worst </w:t>
            </w:r>
            <w:r w:rsidRPr="001512DD">
              <w:rPr>
                <w:rFonts w:cs="ArialNarrow"/>
                <w:b/>
              </w:rPr>
              <w:t>ERRATIC RAINS</w:t>
            </w:r>
            <w:r w:rsidRPr="001512DD">
              <w:rPr>
                <w:rFonts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Default="00134A66" w:rsidP="00134A66">
            <w:pPr>
              <w:spacing w:after="0"/>
              <w:rPr>
                <w:rFonts w:cs="ArialNarrow"/>
              </w:rPr>
            </w:pPr>
            <w:r>
              <w:rPr>
                <w:rFonts w:cs="ArialNarrow"/>
              </w:rPr>
              <w:t>2014</w:t>
            </w:r>
          </w:p>
          <w:p w14:paraId="71DFECF9" w14:textId="77777777" w:rsidR="00134A66" w:rsidRDefault="00134A66" w:rsidP="00134A66">
            <w:pPr>
              <w:spacing w:after="0"/>
              <w:rPr>
                <w:rFonts w:cs="ArialNarrow"/>
              </w:rPr>
            </w:pPr>
            <w:r>
              <w:rPr>
                <w:rFonts w:cs="ArialNarrow"/>
              </w:rPr>
              <w:t>2013</w:t>
            </w:r>
          </w:p>
          <w:p w14:paraId="3692F01D" w14:textId="77777777" w:rsidR="00134A66" w:rsidRDefault="00134A66" w:rsidP="00134A66">
            <w:pPr>
              <w:spacing w:after="0"/>
              <w:rPr>
                <w:rFonts w:cs="ArialNarrow"/>
              </w:rPr>
            </w:pPr>
            <w:r>
              <w:rPr>
                <w:rFonts w:cs="ArialNarrow"/>
              </w:rPr>
              <w:t>2012</w:t>
            </w:r>
          </w:p>
          <w:p w14:paraId="3E12527D" w14:textId="77777777" w:rsidR="00134A66" w:rsidRDefault="00134A66" w:rsidP="00134A66">
            <w:pPr>
              <w:spacing w:after="0"/>
              <w:rPr>
                <w:rFonts w:cs="ArialNarrow"/>
              </w:rPr>
            </w:pPr>
            <w:r>
              <w:rPr>
                <w:rFonts w:cs="ArialNarrow"/>
              </w:rPr>
              <w:t>2011</w:t>
            </w:r>
          </w:p>
          <w:p w14:paraId="703E308C" w14:textId="5FF369F6" w:rsidR="00134A66" w:rsidRPr="001512DD" w:rsidRDefault="00134A66" w:rsidP="00134A66">
            <w:pPr>
              <w:spacing w:after="0"/>
              <w:rPr>
                <w:w w:val="105"/>
              </w:rPr>
            </w:pPr>
            <w:r>
              <w:rPr>
                <w:rFonts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1512DD" w:rsidRDefault="00134A66" w:rsidP="00747FDE">
            <w:pPr>
              <w:spacing w:after="0"/>
              <w:rPr>
                <w:i/>
                <w:color w:val="A6A6A6" w:themeColor="background1" w:themeShade="A6"/>
              </w:rPr>
            </w:pPr>
            <w:r w:rsidRPr="001512DD">
              <w:rPr>
                <w:i/>
                <w:color w:val="A6A6A6" w:themeColor="background1" w:themeShade="A6"/>
              </w:rPr>
              <w:t>(Integer)</w:t>
            </w:r>
          </w:p>
        </w:tc>
      </w:tr>
      <w:tr w:rsidR="00747FDE" w:rsidRPr="001512DD"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1512DD" w:rsidRDefault="00134A66" w:rsidP="00747FDE">
            <w:pPr>
              <w:spacing w:after="0"/>
              <w:rPr>
                <w:rFonts w:eastAsia="Calibri" w:cs="Times New Roman"/>
              </w:rPr>
            </w:pPr>
            <w:r>
              <w:rPr>
                <w:rFonts w:eastAsia="Calibri"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1512DD" w:rsidRDefault="00747FDE" w:rsidP="00747FDE">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ERRATIC RAINS</w:t>
            </w:r>
            <w:r w:rsidRPr="001512DD">
              <w:rPr>
                <w:rFonts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1512DD" w:rsidRDefault="00747FDE" w:rsidP="00747FDE">
            <w:pPr>
              <w:spacing w:after="0"/>
              <w:rPr>
                <w:rFonts w:cs="Times New Roman"/>
                <w:w w:val="105"/>
              </w:rPr>
            </w:pPr>
            <w:r w:rsidRPr="001512DD">
              <w:rPr>
                <w:rFonts w:cs="Times New Roman"/>
                <w:w w:val="105"/>
              </w:rPr>
              <w:t>1=Very well</w:t>
            </w:r>
          </w:p>
          <w:p w14:paraId="5109FEF0" w14:textId="77777777" w:rsidR="00747FDE" w:rsidRPr="001512DD" w:rsidRDefault="00747FDE" w:rsidP="00747FDE">
            <w:pPr>
              <w:spacing w:after="0"/>
              <w:rPr>
                <w:rFonts w:cs="Times New Roman"/>
                <w:w w:val="105"/>
              </w:rPr>
            </w:pPr>
            <w:r w:rsidRPr="001512DD">
              <w:rPr>
                <w:rFonts w:cs="Times New Roman"/>
                <w:w w:val="105"/>
              </w:rPr>
              <w:t>2=Somewhat well</w:t>
            </w:r>
          </w:p>
          <w:p w14:paraId="0786208C" w14:textId="77777777" w:rsidR="00747FDE" w:rsidRPr="001512DD" w:rsidRDefault="00747FDE" w:rsidP="00747FDE">
            <w:pPr>
              <w:spacing w:after="0"/>
              <w:rPr>
                <w:rFonts w:cs="Times New Roman"/>
                <w:w w:val="105"/>
              </w:rPr>
            </w:pPr>
            <w:r w:rsidRPr="001512DD">
              <w:rPr>
                <w:rFonts w:cs="Times New Roman"/>
                <w:w w:val="105"/>
              </w:rPr>
              <w:t>3=Neutral response</w:t>
            </w:r>
          </w:p>
          <w:p w14:paraId="3F9B48CA" w14:textId="77777777" w:rsidR="00747FDE" w:rsidRPr="001512DD" w:rsidRDefault="00747FDE" w:rsidP="00747FDE">
            <w:pPr>
              <w:spacing w:after="0"/>
              <w:rPr>
                <w:rFonts w:cs="Times New Roman"/>
                <w:w w:val="105"/>
              </w:rPr>
            </w:pPr>
            <w:r w:rsidRPr="001512DD">
              <w:rPr>
                <w:rFonts w:cs="Times New Roman"/>
                <w:w w:val="105"/>
              </w:rPr>
              <w:t>4=Somewhat poorly</w:t>
            </w:r>
          </w:p>
          <w:p w14:paraId="4344547C" w14:textId="77777777" w:rsidR="00747FDE" w:rsidRPr="001512DD" w:rsidRDefault="00747FDE" w:rsidP="00747FDE">
            <w:pPr>
              <w:spacing w:after="0"/>
              <w:rPr>
                <w:rFonts w:cs="Times New Roman"/>
                <w:w w:val="105"/>
              </w:rPr>
            </w:pPr>
            <w:r w:rsidRPr="001512DD">
              <w:rPr>
                <w:rFonts w:cs="Times New Roman"/>
                <w:w w:val="105"/>
              </w:rPr>
              <w:t>5=Very poorly</w:t>
            </w:r>
          </w:p>
          <w:p w14:paraId="2F69F07D" w14:textId="77777777" w:rsidR="00747FDE" w:rsidRPr="001512DD" w:rsidRDefault="00747FDE" w:rsidP="00747FDE">
            <w:pPr>
              <w:spacing w:after="0"/>
              <w:rPr>
                <w:rFonts w:cs="Times New Roman"/>
                <w:w w:val="105"/>
              </w:rPr>
            </w:pPr>
            <w:r w:rsidRPr="001512DD">
              <w:rPr>
                <w:rFonts w:cs="Times New Roman"/>
                <w:w w:val="105"/>
              </w:rPr>
              <w:t>888=Don't know</w:t>
            </w:r>
          </w:p>
          <w:p w14:paraId="0E3BC447" w14:textId="77777777" w:rsidR="00747FDE" w:rsidRPr="001512DD" w:rsidRDefault="00747FDE" w:rsidP="00747FDE">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1512DD" w:rsidRDefault="00134A66" w:rsidP="00747FDE">
            <w:pPr>
              <w:spacing w:after="0"/>
              <w:rPr>
                <w:rFonts w:eastAsia="Calibri" w:cs="Times New Roman"/>
              </w:rPr>
            </w:pPr>
            <w:r>
              <w:rPr>
                <w:rFonts w:eastAsia="Calibri"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Default="00747FDE" w:rsidP="00747FDE">
            <w:pPr>
              <w:spacing w:after="0"/>
              <w:rPr>
                <w:rFonts w:cs="ArialNarrow"/>
              </w:rPr>
            </w:pPr>
            <w:r w:rsidRPr="001512DD">
              <w:rPr>
                <w:rFonts w:cs="ArialNarrow"/>
              </w:rPr>
              <w:t xml:space="preserve">What was the result of the </w:t>
            </w:r>
            <w:r w:rsidRPr="001512DD">
              <w:rPr>
                <w:rFonts w:cs="ArialNarrow"/>
                <w:b/>
              </w:rPr>
              <w:t>ERRATIC RAINS</w:t>
            </w:r>
            <w:r w:rsidRPr="001512DD">
              <w:rPr>
                <w:rFonts w:cs="ArialNarrow"/>
              </w:rPr>
              <w:t xml:space="preserve"> on your HH?</w:t>
            </w:r>
          </w:p>
          <w:p w14:paraId="3D52283A" w14:textId="3C28C47C"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1512DD" w:rsidRDefault="00747FDE" w:rsidP="00747FDE">
            <w:pPr>
              <w:spacing w:after="0"/>
              <w:rPr>
                <w:rFonts w:cs="Times New Roman"/>
                <w:w w:val="105"/>
              </w:rPr>
            </w:pPr>
            <w:r w:rsidRPr="001512DD">
              <w:rPr>
                <w:rFonts w:cs="Times New Roman"/>
                <w:w w:val="105"/>
              </w:rPr>
              <w:t>1=Reduced crop yield</w:t>
            </w:r>
          </w:p>
          <w:p w14:paraId="4865F361" w14:textId="77777777" w:rsidR="00747FDE" w:rsidRPr="001512DD" w:rsidRDefault="00747FDE" w:rsidP="00747FDE">
            <w:pPr>
              <w:spacing w:after="0"/>
              <w:rPr>
                <w:rFonts w:cs="Times New Roman"/>
                <w:w w:val="105"/>
              </w:rPr>
            </w:pPr>
            <w:r w:rsidRPr="001512DD">
              <w:rPr>
                <w:rFonts w:cs="Times New Roman"/>
                <w:w w:val="105"/>
              </w:rPr>
              <w:t>2=Crop failure</w:t>
            </w:r>
          </w:p>
          <w:p w14:paraId="0A36A3DD" w14:textId="77777777" w:rsidR="00747FDE" w:rsidRPr="001512DD" w:rsidRDefault="00747FDE" w:rsidP="00747FDE">
            <w:pPr>
              <w:spacing w:after="0"/>
              <w:rPr>
                <w:rFonts w:cs="Times New Roman"/>
                <w:w w:val="105"/>
              </w:rPr>
            </w:pPr>
            <w:r w:rsidRPr="001512DD">
              <w:rPr>
                <w:rFonts w:cs="Times New Roman"/>
                <w:w w:val="105"/>
              </w:rPr>
              <w:t>3=Reduced HH consumption</w:t>
            </w:r>
          </w:p>
          <w:p w14:paraId="6D38FDAB" w14:textId="77777777" w:rsidR="00747FDE" w:rsidRPr="001512DD" w:rsidRDefault="00747FDE" w:rsidP="00747FDE">
            <w:pPr>
              <w:spacing w:after="0"/>
              <w:rPr>
                <w:rFonts w:cs="Times New Roman"/>
                <w:w w:val="105"/>
              </w:rPr>
            </w:pPr>
            <w:r w:rsidRPr="001512DD">
              <w:rPr>
                <w:rFonts w:cs="Times New Roman"/>
                <w:w w:val="105"/>
              </w:rPr>
              <w:t>4=Loss of assets</w:t>
            </w:r>
          </w:p>
          <w:p w14:paraId="3E6885A7" w14:textId="77777777" w:rsidR="00747FDE" w:rsidRPr="001512DD" w:rsidRDefault="00747FDE" w:rsidP="00747FDE">
            <w:pPr>
              <w:spacing w:after="0"/>
              <w:rPr>
                <w:rFonts w:cs="Times New Roman"/>
                <w:w w:val="105"/>
              </w:rPr>
            </w:pPr>
            <w:r w:rsidRPr="001512DD">
              <w:rPr>
                <w:rFonts w:cs="Times New Roman"/>
                <w:w w:val="105"/>
              </w:rPr>
              <w:t>5=Loss of income</w:t>
            </w:r>
          </w:p>
          <w:p w14:paraId="4ADC2D50" w14:textId="77777777" w:rsidR="00747FDE" w:rsidRPr="001512DD" w:rsidRDefault="00747FDE" w:rsidP="00747FDE">
            <w:pPr>
              <w:spacing w:after="0"/>
              <w:rPr>
                <w:rFonts w:cs="Times New Roman"/>
                <w:w w:val="105"/>
              </w:rPr>
            </w:pPr>
            <w:r w:rsidRPr="001512DD">
              <w:rPr>
                <w:rFonts w:cs="Times New Roman"/>
                <w:w w:val="105"/>
              </w:rPr>
              <w:t>6=Livestock sickness</w:t>
            </w:r>
          </w:p>
          <w:p w14:paraId="7BC32123" w14:textId="77777777" w:rsidR="00747FDE" w:rsidRPr="001512DD" w:rsidRDefault="00747FDE" w:rsidP="00747FDE">
            <w:pPr>
              <w:spacing w:after="0"/>
              <w:rPr>
                <w:rFonts w:cs="Times New Roman"/>
                <w:w w:val="105"/>
              </w:rPr>
            </w:pPr>
            <w:r w:rsidRPr="001512DD">
              <w:rPr>
                <w:rFonts w:cs="Times New Roman"/>
                <w:w w:val="105"/>
              </w:rPr>
              <w:t>7=Livestock death</w:t>
            </w:r>
          </w:p>
          <w:p w14:paraId="07DB3C12" w14:textId="77777777" w:rsidR="00747FDE" w:rsidRPr="001512DD" w:rsidRDefault="00747FDE" w:rsidP="00747FDE">
            <w:pPr>
              <w:spacing w:after="0"/>
              <w:rPr>
                <w:rFonts w:cs="Times New Roman"/>
                <w:w w:val="105"/>
              </w:rPr>
            </w:pPr>
            <w:r w:rsidRPr="001512DD">
              <w:rPr>
                <w:rFonts w:cs="Times New Roman"/>
                <w:w w:val="105"/>
              </w:rPr>
              <w:t>8=Human sickness</w:t>
            </w:r>
          </w:p>
          <w:p w14:paraId="009C37DD" w14:textId="77777777" w:rsidR="00747FDE" w:rsidRPr="001512DD" w:rsidRDefault="00747FDE" w:rsidP="00747FDE">
            <w:pPr>
              <w:spacing w:after="0"/>
              <w:rPr>
                <w:rFonts w:cs="Times New Roman"/>
                <w:w w:val="105"/>
              </w:rPr>
            </w:pPr>
            <w:r w:rsidRPr="001512DD">
              <w:rPr>
                <w:rFonts w:cs="Times New Roman"/>
                <w:w w:val="105"/>
              </w:rPr>
              <w:t>9=Human death</w:t>
            </w:r>
          </w:p>
          <w:p w14:paraId="0417CB0B" w14:textId="77777777" w:rsidR="00747FDE" w:rsidRPr="001512DD" w:rsidRDefault="00747FDE" w:rsidP="00747FDE">
            <w:pPr>
              <w:spacing w:after="0"/>
              <w:rPr>
                <w:rFonts w:cs="Times New Roman"/>
                <w:w w:val="105"/>
              </w:rPr>
            </w:pPr>
            <w:r w:rsidRPr="001512DD">
              <w:rPr>
                <w:rFonts w:cs="Times New Roman"/>
                <w:w w:val="105"/>
              </w:rPr>
              <w:t>10=Pests or diseases that affected the crops before they were harvested</w:t>
            </w:r>
          </w:p>
          <w:p w14:paraId="1FD5097D" w14:textId="77777777" w:rsidR="00747FDE" w:rsidRPr="001512DD" w:rsidRDefault="00747FDE" w:rsidP="00747FDE">
            <w:pPr>
              <w:spacing w:after="0"/>
              <w:rPr>
                <w:rFonts w:cs="Times New Roman"/>
                <w:w w:val="105"/>
              </w:rPr>
            </w:pPr>
            <w:r w:rsidRPr="001512DD">
              <w:rPr>
                <w:rFonts w:cs="Times New Roman"/>
                <w:w w:val="105"/>
              </w:rPr>
              <w:t>11=Pests or diseases tha led to crop/storage losses</w:t>
            </w:r>
          </w:p>
          <w:p w14:paraId="4AD9D0FE" w14:textId="77777777" w:rsidR="00747FDE" w:rsidRPr="001512DD" w:rsidRDefault="00747FDE" w:rsidP="00747FDE">
            <w:pPr>
              <w:spacing w:after="0"/>
              <w:rPr>
                <w:rFonts w:cs="Times New Roman"/>
                <w:w w:val="105"/>
              </w:rPr>
            </w:pPr>
            <w:r w:rsidRPr="001512DD">
              <w:rPr>
                <w:rFonts w:cs="Times New Roman"/>
                <w:w w:val="105"/>
              </w:rPr>
              <w:t>12=Pests or diseases that affected livestock</w:t>
            </w:r>
          </w:p>
          <w:p w14:paraId="21336CE4" w14:textId="77777777" w:rsidR="00747FDE" w:rsidRPr="001512DD" w:rsidRDefault="00747FDE" w:rsidP="00747FDE">
            <w:pPr>
              <w:spacing w:after="0"/>
              <w:rPr>
                <w:rFonts w:cs="Times New Roman"/>
                <w:w w:val="105"/>
              </w:rPr>
            </w:pPr>
            <w:r w:rsidRPr="001512DD">
              <w:rPr>
                <w:rFonts w:cs="Times New Roman"/>
                <w:w w:val="105"/>
              </w:rPr>
              <w:t>97=Other, please specify</w:t>
            </w:r>
          </w:p>
          <w:p w14:paraId="4CE52312" w14:textId="77777777" w:rsidR="00747FDE" w:rsidRPr="001512DD" w:rsidRDefault="00747FDE" w:rsidP="00747FDE">
            <w:pPr>
              <w:spacing w:after="0"/>
              <w:rPr>
                <w:rFonts w:cs="Times New Roman"/>
                <w:w w:val="105"/>
              </w:rPr>
            </w:pPr>
            <w:r w:rsidRPr="001512DD">
              <w:rPr>
                <w:rFonts w:cs="Times New Roman"/>
                <w:w w:val="105"/>
              </w:rPr>
              <w:t>888=Don't know</w:t>
            </w:r>
          </w:p>
          <w:p w14:paraId="0D7F44E1" w14:textId="77777777" w:rsidR="00747FDE" w:rsidRPr="001512DD" w:rsidRDefault="00747FDE" w:rsidP="00747FDE">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1512DD" w:rsidRDefault="00134A66" w:rsidP="00747FDE">
            <w:pPr>
              <w:spacing w:after="0"/>
              <w:rPr>
                <w:rFonts w:eastAsia="Calibri" w:cs="Times New Roman"/>
              </w:rPr>
            </w:pPr>
            <w:r>
              <w:rPr>
                <w:rFonts w:eastAsia="Calibri" w:cs="Times New Roman"/>
              </w:rPr>
              <w:t>P24</w:t>
            </w:r>
          </w:p>
        </w:tc>
        <w:tc>
          <w:tcPr>
            <w:tcW w:w="4463" w:type="dxa"/>
            <w:tcBorders>
              <w:top w:val="single" w:sz="4" w:space="0" w:color="000000"/>
              <w:left w:val="single" w:sz="4" w:space="0" w:color="000000"/>
              <w:bottom w:val="single" w:sz="4" w:space="0" w:color="000000"/>
            </w:tcBorders>
          </w:tcPr>
          <w:p w14:paraId="5F85ABD3" w14:textId="77777777" w:rsidR="00747FDE" w:rsidRDefault="00747FDE" w:rsidP="00747FDE">
            <w:pPr>
              <w:spacing w:after="0"/>
              <w:rPr>
                <w:rFonts w:cs="ArialNarrow"/>
              </w:rPr>
            </w:pPr>
            <w:r w:rsidRPr="001512DD">
              <w:rPr>
                <w:rFonts w:cs="ArialNarrow"/>
              </w:rPr>
              <w:t xml:space="preserve">Thinking of the worst </w:t>
            </w:r>
            <w:r w:rsidRPr="001512DD">
              <w:rPr>
                <w:rFonts w:cs="ArialNarrow"/>
                <w:b/>
              </w:rPr>
              <w:t>ERRATIC RAINS</w:t>
            </w:r>
            <w:r w:rsidRPr="001512DD">
              <w:rPr>
                <w:rFonts w:cs="ArialNarrow"/>
              </w:rPr>
              <w:t xml:space="preserve"> that your household experienced, what adjustments/adaptations did your household make during the drought?</w:t>
            </w:r>
          </w:p>
          <w:p w14:paraId="12872B46" w14:textId="261DB624"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1512DD" w:rsidRDefault="00134A66" w:rsidP="00747FDE">
            <w:pPr>
              <w:spacing w:after="0"/>
            </w:pPr>
            <w:r>
              <w:t>P24b</w:t>
            </w:r>
          </w:p>
        </w:tc>
        <w:tc>
          <w:tcPr>
            <w:tcW w:w="4463" w:type="dxa"/>
            <w:tcBorders>
              <w:left w:val="single" w:sz="4" w:space="0" w:color="auto"/>
              <w:right w:val="single" w:sz="18" w:space="0" w:color="000000"/>
            </w:tcBorders>
          </w:tcPr>
          <w:p w14:paraId="295ACC8D"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1512DD" w:rsidRDefault="00134A66" w:rsidP="00747FDE">
            <w:pPr>
              <w:spacing w:after="0"/>
              <w:rPr>
                <w:rFonts w:eastAsia="Calibri" w:cs="Times New Roman"/>
              </w:rPr>
            </w:pPr>
            <w:r>
              <w:rPr>
                <w:rFonts w:eastAsia="Calibri"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Default="00747FDE" w:rsidP="00747FDE">
            <w:pPr>
              <w:spacing w:after="0"/>
              <w:rPr>
                <w:rFonts w:cs="Times New Roman"/>
              </w:rPr>
            </w:pPr>
            <w:r w:rsidRPr="001512DD">
              <w:rPr>
                <w:rFonts w:cs="Times New Roman"/>
              </w:rPr>
              <w:t xml:space="preserve">Are there any changes you wanted to make but were unable to make? </w:t>
            </w:r>
          </w:p>
          <w:p w14:paraId="7CD8B20B" w14:textId="4769B216"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1512DD" w:rsidRDefault="00747FDE" w:rsidP="00747FDE">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1512DD" w:rsidRDefault="00134A66" w:rsidP="00747FDE">
            <w:pPr>
              <w:spacing w:after="0"/>
            </w:pPr>
            <w:r>
              <w:t>P25b</w:t>
            </w:r>
          </w:p>
        </w:tc>
        <w:tc>
          <w:tcPr>
            <w:tcW w:w="4463" w:type="dxa"/>
            <w:tcBorders>
              <w:left w:val="single" w:sz="4" w:space="0" w:color="auto"/>
              <w:right w:val="single" w:sz="18" w:space="0" w:color="000000"/>
            </w:tcBorders>
          </w:tcPr>
          <w:p w14:paraId="3B9FA506"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1512DD" w:rsidRDefault="00134A66" w:rsidP="00747FDE">
            <w:pPr>
              <w:spacing w:after="0"/>
              <w:rPr>
                <w:rFonts w:eastAsia="Calibri" w:cs="Times New Roman"/>
              </w:rPr>
            </w:pPr>
            <w:r>
              <w:rPr>
                <w:rFonts w:eastAsia="Calibri"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Default="00747FDE" w:rsidP="00747FDE">
            <w:pPr>
              <w:spacing w:after="0"/>
              <w:rPr>
                <w:rFonts w:cs="Times New Roman"/>
              </w:rPr>
            </w:pPr>
            <w:r w:rsidRPr="001512DD">
              <w:rPr>
                <w:rFonts w:cs="Times New Roman"/>
              </w:rPr>
              <w:t>If so, why did you not make those changes?</w:t>
            </w:r>
          </w:p>
          <w:p w14:paraId="38487252" w14:textId="3E4105BB" w:rsidR="00134A66" w:rsidRPr="001512DD" w:rsidRDefault="00134A66" w:rsidP="00747FDE">
            <w:pPr>
              <w:spacing w:after="0"/>
              <w:rPr>
                <w:color w:val="000000"/>
              </w:rPr>
            </w:pPr>
            <w:r>
              <w:rPr>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1512DD" w:rsidRDefault="00747FDE" w:rsidP="00747FDE">
            <w:pPr>
              <w:spacing w:after="0"/>
              <w:rPr>
                <w:rFonts w:cs="Times New Roman"/>
                <w:w w:val="105"/>
              </w:rPr>
            </w:pPr>
            <w:r w:rsidRPr="001512DD">
              <w:rPr>
                <w:rFonts w:cs="Times New Roman"/>
                <w:w w:val="105"/>
              </w:rPr>
              <w:t>1=Lack of money</w:t>
            </w:r>
          </w:p>
          <w:p w14:paraId="67ACC05E" w14:textId="77777777" w:rsidR="00747FDE" w:rsidRPr="001512DD" w:rsidRDefault="00747FDE" w:rsidP="00747FDE">
            <w:pPr>
              <w:spacing w:after="0"/>
              <w:rPr>
                <w:rFonts w:cs="Times New Roman"/>
                <w:w w:val="105"/>
              </w:rPr>
            </w:pPr>
            <w:r w:rsidRPr="001512DD">
              <w:rPr>
                <w:rFonts w:cs="Times New Roman"/>
                <w:w w:val="105"/>
              </w:rPr>
              <w:t>2=Lack of information</w:t>
            </w:r>
          </w:p>
          <w:p w14:paraId="695CC737" w14:textId="77777777" w:rsidR="00747FDE" w:rsidRPr="001512DD" w:rsidRDefault="00747FDE" w:rsidP="00747FDE">
            <w:pPr>
              <w:spacing w:after="0"/>
              <w:rPr>
                <w:rFonts w:cs="Times New Roman"/>
                <w:w w:val="105"/>
              </w:rPr>
            </w:pPr>
            <w:r w:rsidRPr="001512DD">
              <w:rPr>
                <w:rFonts w:cs="Times New Roman"/>
                <w:w w:val="105"/>
              </w:rPr>
              <w:t>3=Shortage of labor</w:t>
            </w:r>
          </w:p>
          <w:p w14:paraId="2753667E" w14:textId="77777777" w:rsidR="00747FDE" w:rsidRPr="001512DD" w:rsidRDefault="00747FDE" w:rsidP="00747FDE">
            <w:pPr>
              <w:spacing w:after="0"/>
              <w:rPr>
                <w:rFonts w:cs="Times New Roman"/>
                <w:w w:val="105"/>
              </w:rPr>
            </w:pPr>
            <w:r w:rsidRPr="001512DD">
              <w:rPr>
                <w:rFonts w:cs="Times New Roman"/>
                <w:w w:val="105"/>
              </w:rPr>
              <w:t>4=Shortage of Land</w:t>
            </w:r>
          </w:p>
          <w:p w14:paraId="458FBDA0"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1512DD" w:rsidRDefault="00134A66" w:rsidP="00747FDE">
            <w:pPr>
              <w:spacing w:after="0"/>
            </w:pPr>
            <w:r>
              <w:t>P26b</w:t>
            </w:r>
          </w:p>
        </w:tc>
        <w:tc>
          <w:tcPr>
            <w:tcW w:w="4463" w:type="dxa"/>
            <w:tcBorders>
              <w:left w:val="single" w:sz="4" w:space="0" w:color="auto"/>
              <w:right w:val="single" w:sz="18" w:space="0" w:color="000000"/>
            </w:tcBorders>
          </w:tcPr>
          <w:p w14:paraId="5A6F77D5"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1512DD" w:rsidRDefault="00747FDE" w:rsidP="00747FDE">
            <w:pPr>
              <w:spacing w:after="0"/>
              <w:rPr>
                <w:w w:val="105"/>
              </w:rPr>
            </w:pPr>
            <w:r w:rsidRPr="001512DD">
              <w:rPr>
                <w:i/>
                <w:color w:val="A6A6A6" w:themeColor="background1" w:themeShade="A6"/>
              </w:rPr>
              <w:t>(Text)</w:t>
            </w:r>
          </w:p>
        </w:tc>
      </w:tr>
      <w:tr w:rsidR="00747FDE" w:rsidRPr="001512DD"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1512DD" w:rsidRDefault="00134A66" w:rsidP="00747FDE">
            <w:pPr>
              <w:spacing w:after="0"/>
              <w:rPr>
                <w:rFonts w:eastAsia="Calibri" w:cs="Times New Roman"/>
              </w:rPr>
            </w:pPr>
            <w:r>
              <w:rPr>
                <w:rFonts w:eastAsia="Calibri"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Default="00747FDE" w:rsidP="00747FDE">
            <w:pPr>
              <w:spacing w:after="0"/>
              <w:rPr>
                <w:bCs/>
              </w:rPr>
            </w:pPr>
            <w:r w:rsidRPr="001512DD">
              <w:rPr>
                <w:bCs/>
              </w:rPr>
              <w:t>How did your household cope with this shock?</w:t>
            </w:r>
          </w:p>
          <w:p w14:paraId="14E9DEFC" w14:textId="508C543E" w:rsidR="00134A66" w:rsidRPr="00134A66" w:rsidRDefault="00134A66" w:rsidP="00747FDE">
            <w:pPr>
              <w:spacing w:after="0"/>
              <w:rPr>
                <w:i/>
                <w:color w:val="000000"/>
              </w:rPr>
            </w:pPr>
            <w:r>
              <w:rPr>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1512DD" w:rsidRDefault="00747FDE" w:rsidP="00747FDE">
            <w:pPr>
              <w:spacing w:after="0"/>
              <w:rPr>
                <w:rFonts w:cs="Times New Roman"/>
                <w:w w:val="105"/>
              </w:rPr>
            </w:pPr>
            <w:r w:rsidRPr="001512DD">
              <w:rPr>
                <w:rFonts w:cs="Times New Roman"/>
                <w:w w:val="105"/>
              </w:rPr>
              <w:t>1 = Harvest more forest products</w:t>
            </w:r>
          </w:p>
          <w:p w14:paraId="31D4325E" w14:textId="77777777" w:rsidR="00747FDE" w:rsidRPr="001512DD" w:rsidRDefault="00747FDE" w:rsidP="00747FDE">
            <w:pPr>
              <w:spacing w:after="0"/>
              <w:rPr>
                <w:rFonts w:cs="Times New Roman"/>
                <w:w w:val="105"/>
              </w:rPr>
            </w:pPr>
            <w:r w:rsidRPr="001512DD">
              <w:rPr>
                <w:rFonts w:cs="Times New Roman"/>
                <w:w w:val="105"/>
              </w:rPr>
              <w:t>2 = Harvest more wild foods not found in the forest</w:t>
            </w:r>
          </w:p>
          <w:p w14:paraId="349D187D" w14:textId="77777777" w:rsidR="00747FDE" w:rsidRPr="001512DD" w:rsidRDefault="00747FDE" w:rsidP="00747FDE">
            <w:pPr>
              <w:spacing w:after="0"/>
              <w:rPr>
                <w:rFonts w:cs="Times New Roman"/>
                <w:w w:val="105"/>
              </w:rPr>
            </w:pPr>
            <w:r w:rsidRPr="001512DD">
              <w:rPr>
                <w:rFonts w:cs="Times New Roman"/>
                <w:w w:val="105"/>
              </w:rPr>
              <w:t>3 = Harvest more agricultural products</w:t>
            </w:r>
          </w:p>
          <w:p w14:paraId="09C1532C" w14:textId="77777777" w:rsidR="00747FDE" w:rsidRPr="001512DD" w:rsidRDefault="00747FDE" w:rsidP="00747FDE">
            <w:pPr>
              <w:spacing w:after="0"/>
              <w:rPr>
                <w:rFonts w:cs="Times New Roman"/>
                <w:w w:val="105"/>
              </w:rPr>
            </w:pPr>
            <w:r w:rsidRPr="001512DD">
              <w:rPr>
                <w:rFonts w:cs="Times New Roman"/>
                <w:w w:val="105"/>
              </w:rPr>
              <w:t>4 = Spend cash savings</w:t>
            </w:r>
          </w:p>
          <w:p w14:paraId="58A077B4" w14:textId="77777777" w:rsidR="00747FDE" w:rsidRPr="001512DD" w:rsidRDefault="00747FDE" w:rsidP="00747FDE">
            <w:pPr>
              <w:spacing w:after="0"/>
              <w:rPr>
                <w:rFonts w:cs="Times New Roman"/>
                <w:w w:val="105"/>
              </w:rPr>
            </w:pPr>
            <w:r w:rsidRPr="001512DD">
              <w:rPr>
                <w:rFonts w:cs="Times New Roman"/>
                <w:w w:val="105"/>
              </w:rPr>
              <w:t>5 = Sell assets (Land, livestock, etc.)</w:t>
            </w:r>
          </w:p>
          <w:p w14:paraId="1F1D217D" w14:textId="77777777" w:rsidR="00747FDE" w:rsidRPr="001512DD" w:rsidRDefault="00747FDE" w:rsidP="00747FDE">
            <w:pPr>
              <w:spacing w:after="0"/>
              <w:rPr>
                <w:rFonts w:cs="Times New Roman"/>
                <w:w w:val="105"/>
              </w:rPr>
            </w:pPr>
            <w:r w:rsidRPr="001512DD">
              <w:rPr>
                <w:rFonts w:cs="Times New Roman"/>
                <w:w w:val="105"/>
              </w:rPr>
              <w:t>6 = Do extra casual labor</w:t>
            </w:r>
          </w:p>
          <w:p w14:paraId="3B9A7DDF" w14:textId="77777777" w:rsidR="00747FDE" w:rsidRPr="001512DD" w:rsidRDefault="00747FDE" w:rsidP="00747FDE">
            <w:pPr>
              <w:spacing w:after="0"/>
              <w:rPr>
                <w:rFonts w:cs="Times New Roman"/>
                <w:w w:val="105"/>
              </w:rPr>
            </w:pPr>
            <w:r w:rsidRPr="001512DD">
              <w:rPr>
                <w:rFonts w:cs="Times New Roman"/>
                <w:w w:val="105"/>
              </w:rPr>
              <w:t>7 = Assistance from friends or relatives</w:t>
            </w:r>
          </w:p>
          <w:p w14:paraId="30DB961A" w14:textId="77777777" w:rsidR="00747FDE" w:rsidRPr="001512DD" w:rsidRDefault="00747FDE" w:rsidP="00747FDE">
            <w:pPr>
              <w:spacing w:after="0"/>
              <w:rPr>
                <w:rFonts w:cs="Times New Roman"/>
                <w:w w:val="105"/>
              </w:rPr>
            </w:pPr>
            <w:r w:rsidRPr="001512DD">
              <w:rPr>
                <w:rFonts w:cs="Times New Roman"/>
                <w:w w:val="105"/>
              </w:rPr>
              <w:t>8 = Assistance from NGO, community organization, religious organization, etc</w:t>
            </w:r>
          </w:p>
          <w:p w14:paraId="731A1EDC" w14:textId="77777777" w:rsidR="00747FDE" w:rsidRPr="001512DD" w:rsidRDefault="00747FDE" w:rsidP="00747FDE">
            <w:pPr>
              <w:spacing w:after="0"/>
              <w:rPr>
                <w:rFonts w:cs="Times New Roman"/>
                <w:w w:val="105"/>
              </w:rPr>
            </w:pPr>
            <w:r w:rsidRPr="001512DD">
              <w:rPr>
                <w:rFonts w:cs="Times New Roman"/>
                <w:w w:val="105"/>
              </w:rPr>
              <w:t>9 = Get loan from money lender, credit ,associations, etc</w:t>
            </w:r>
          </w:p>
          <w:p w14:paraId="4C1EDFB2" w14:textId="77777777" w:rsidR="00747FDE" w:rsidRPr="001512DD" w:rsidRDefault="00747FDE" w:rsidP="00747FDE">
            <w:pPr>
              <w:spacing w:after="0"/>
              <w:rPr>
                <w:rFonts w:cs="Times New Roman"/>
                <w:w w:val="105"/>
              </w:rPr>
            </w:pPr>
            <w:r w:rsidRPr="001512DD">
              <w:rPr>
                <w:rFonts w:cs="Times New Roman"/>
                <w:w w:val="105"/>
              </w:rPr>
              <w:t>10 = Reduce household spending</w:t>
            </w:r>
          </w:p>
          <w:p w14:paraId="5778A094" w14:textId="77777777" w:rsidR="00747FDE" w:rsidRPr="001512DD" w:rsidRDefault="00747FDE" w:rsidP="00747FDE">
            <w:pPr>
              <w:spacing w:after="0"/>
              <w:rPr>
                <w:rFonts w:cs="Times New Roman"/>
                <w:w w:val="105"/>
              </w:rPr>
            </w:pPr>
            <w:r w:rsidRPr="001512DD">
              <w:rPr>
                <w:rFonts w:cs="Times New Roman"/>
                <w:w w:val="105"/>
              </w:rPr>
              <w:t>11 = Did nothing in particular</w:t>
            </w:r>
          </w:p>
          <w:p w14:paraId="49B543B4" w14:textId="77777777" w:rsidR="00747FDE" w:rsidRPr="001512DD" w:rsidRDefault="00747FDE" w:rsidP="00747FDE">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1512DD" w:rsidRDefault="00747FDE" w:rsidP="00747FDE">
            <w:pPr>
              <w:spacing w:after="0"/>
              <w:rPr>
                <w:rFonts w:eastAsia="Calibri" w:cs="Times New Roman"/>
                <w:i/>
                <w:color w:val="A6A6A6"/>
              </w:rPr>
            </w:pPr>
            <w:r w:rsidRPr="001512DD">
              <w:rPr>
                <w:rFonts w:eastAsia="Calibri" w:cs="Times New Roman"/>
                <w:i/>
                <w:color w:val="A6A6A6"/>
              </w:rPr>
              <w:t>(Code)</w:t>
            </w:r>
          </w:p>
        </w:tc>
      </w:tr>
      <w:tr w:rsidR="00747FDE" w:rsidRPr="001512DD"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1512DD" w:rsidRDefault="00134A66" w:rsidP="00747FDE">
            <w:pPr>
              <w:spacing w:after="0"/>
            </w:pPr>
            <w:r>
              <w:t>P27b</w:t>
            </w:r>
          </w:p>
        </w:tc>
        <w:tc>
          <w:tcPr>
            <w:tcW w:w="4463" w:type="dxa"/>
            <w:tcBorders>
              <w:left w:val="single" w:sz="4" w:space="0" w:color="auto"/>
              <w:right w:val="single" w:sz="18" w:space="0" w:color="000000"/>
            </w:tcBorders>
          </w:tcPr>
          <w:p w14:paraId="2EA47C9E" w14:textId="77777777" w:rsidR="00747FDE" w:rsidRPr="001512DD" w:rsidRDefault="00747FDE" w:rsidP="00747FDE">
            <w:pPr>
              <w:spacing w:after="0"/>
              <w:rPr>
                <w:w w:val="105"/>
              </w:rPr>
            </w:pPr>
            <w:r w:rsidRPr="001512DD">
              <w:rPr>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1512DD" w:rsidRDefault="00747FDE" w:rsidP="00747FDE">
            <w:pPr>
              <w:spacing w:after="0"/>
              <w:rPr>
                <w:w w:val="105"/>
              </w:rPr>
            </w:pPr>
            <w:r w:rsidRPr="001512DD">
              <w:rPr>
                <w:i/>
                <w:color w:val="A6A6A6" w:themeColor="background1" w:themeShade="A6"/>
              </w:rPr>
              <w:t>(Text)</w:t>
            </w:r>
          </w:p>
        </w:tc>
      </w:tr>
    </w:tbl>
    <w:p w14:paraId="617B9048" w14:textId="77777777" w:rsidR="00747FDE" w:rsidRPr="001512DD" w:rsidRDefault="00747FDE" w:rsidP="00747FDE">
      <w:pPr>
        <w:autoSpaceDE w:val="0"/>
        <w:autoSpaceDN w:val="0"/>
        <w:adjustRightInd w:val="0"/>
        <w:spacing w:after="0" w:line="240" w:lineRule="auto"/>
        <w:contextualSpacing/>
        <w:rPr>
          <w:rFonts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6C2023" w14:paraId="2CFB1983" w14:textId="77777777" w:rsidTr="00134A66">
        <w:trPr>
          <w:jc w:val="center"/>
        </w:trPr>
        <w:tc>
          <w:tcPr>
            <w:tcW w:w="9808" w:type="dxa"/>
            <w:gridSpan w:val="2"/>
          </w:tcPr>
          <w:p w14:paraId="5C5B132A" w14:textId="77777777" w:rsidR="00747FDE" w:rsidRPr="006C2023" w:rsidRDefault="00747FDE" w:rsidP="00747FDE">
            <w:pPr>
              <w:contextualSpacing/>
              <w:rPr>
                <w:b/>
                <w:sz w:val="20"/>
              </w:rPr>
            </w:pPr>
            <w:r w:rsidRPr="006C2023">
              <w:rPr>
                <w:b/>
                <w:sz w:val="20"/>
              </w:rPr>
              <w:t>Adjustments/adaptations made</w:t>
            </w:r>
          </w:p>
        </w:tc>
      </w:tr>
      <w:tr w:rsidR="00747FDE" w:rsidRPr="006C2023" w14:paraId="6A854CCA" w14:textId="77777777" w:rsidTr="00134A66">
        <w:trPr>
          <w:jc w:val="center"/>
        </w:trPr>
        <w:tc>
          <w:tcPr>
            <w:tcW w:w="5395" w:type="dxa"/>
          </w:tcPr>
          <w:p w14:paraId="380E759B" w14:textId="77777777" w:rsidR="00747FDE" w:rsidRPr="006C2023" w:rsidRDefault="00747FDE" w:rsidP="00747FDE">
            <w:pPr>
              <w:contextualSpacing/>
              <w:rPr>
                <w:sz w:val="18"/>
              </w:rPr>
            </w:pPr>
            <w:r w:rsidRPr="006C2023">
              <w:rPr>
                <w:sz w:val="18"/>
              </w:rPr>
              <w:t xml:space="preserve">1=Construction of wells/borewells/deepening of wells </w:t>
            </w:r>
          </w:p>
          <w:p w14:paraId="1DC28BEF" w14:textId="77777777" w:rsidR="00747FDE" w:rsidRPr="006C2023" w:rsidRDefault="00747FDE" w:rsidP="00747FDE">
            <w:pPr>
              <w:contextualSpacing/>
              <w:rPr>
                <w:sz w:val="18"/>
              </w:rPr>
            </w:pPr>
            <w:r w:rsidRPr="006C2023">
              <w:rPr>
                <w:sz w:val="18"/>
              </w:rPr>
              <w:t>2=Invest in irrigation practices that reduce water use (drip irrigation/sprinklers)</w:t>
            </w:r>
          </w:p>
          <w:p w14:paraId="4B7F1462" w14:textId="77777777" w:rsidR="00747FDE" w:rsidRPr="006C2023" w:rsidRDefault="00747FDE" w:rsidP="00747FDE">
            <w:pPr>
              <w:contextualSpacing/>
              <w:rPr>
                <w:sz w:val="18"/>
              </w:rPr>
            </w:pPr>
            <w:r w:rsidRPr="006C2023">
              <w:rPr>
                <w:sz w:val="18"/>
              </w:rPr>
              <w:t xml:space="preserve">3=Build a water harvesting scheme </w:t>
            </w:r>
          </w:p>
          <w:p w14:paraId="653DD528" w14:textId="77777777" w:rsidR="00747FDE" w:rsidRPr="006C2023" w:rsidRDefault="00747FDE" w:rsidP="00747FDE">
            <w:pPr>
              <w:contextualSpacing/>
              <w:rPr>
                <w:sz w:val="18"/>
              </w:rPr>
            </w:pPr>
            <w:r w:rsidRPr="006C2023">
              <w:rPr>
                <w:sz w:val="18"/>
              </w:rPr>
              <w:t>4=Soil conservation techniques (farm bunds, farm ponds</w:t>
            </w:r>
          </w:p>
          <w:p w14:paraId="10274C68" w14:textId="77777777" w:rsidR="00747FDE" w:rsidRPr="006C2023" w:rsidRDefault="00747FDE" w:rsidP="00747FDE">
            <w:pPr>
              <w:contextualSpacing/>
              <w:rPr>
                <w:sz w:val="18"/>
              </w:rPr>
            </w:pPr>
            <w:r w:rsidRPr="006C2023">
              <w:rPr>
                <w:sz w:val="18"/>
              </w:rPr>
              <w:t xml:space="preserve">5=Add manure or mulch to increase soil moisture </w:t>
            </w:r>
          </w:p>
          <w:p w14:paraId="4EAAE256" w14:textId="77777777" w:rsidR="00747FDE" w:rsidRPr="006C2023" w:rsidRDefault="00747FDE" w:rsidP="00747FDE">
            <w:pPr>
              <w:contextualSpacing/>
              <w:rPr>
                <w:sz w:val="18"/>
              </w:rPr>
            </w:pPr>
            <w:r w:rsidRPr="006C2023">
              <w:rPr>
                <w:sz w:val="18"/>
              </w:rPr>
              <w:t xml:space="preserve">6=Crop water budgeting  </w:t>
            </w:r>
          </w:p>
          <w:p w14:paraId="0CB9CBB2" w14:textId="77777777" w:rsidR="00747FDE" w:rsidRPr="006C2023" w:rsidRDefault="00747FDE" w:rsidP="00747FDE">
            <w:pPr>
              <w:contextualSpacing/>
              <w:rPr>
                <w:sz w:val="18"/>
              </w:rPr>
            </w:pPr>
            <w:r w:rsidRPr="006C2023">
              <w:rPr>
                <w:sz w:val="18"/>
              </w:rPr>
              <w:t xml:space="preserve">7=Change crop variety/diversification  </w:t>
            </w:r>
          </w:p>
          <w:p w14:paraId="4EC825F5" w14:textId="77777777" w:rsidR="00747FDE" w:rsidRPr="006C2023" w:rsidRDefault="00747FDE" w:rsidP="00747FDE">
            <w:pPr>
              <w:contextualSpacing/>
              <w:rPr>
                <w:sz w:val="18"/>
              </w:rPr>
            </w:pPr>
            <w:r w:rsidRPr="006C2023">
              <w:rPr>
                <w:sz w:val="18"/>
              </w:rPr>
              <w:t xml:space="preserve">8=Shift to market or cash crops </w:t>
            </w:r>
          </w:p>
          <w:p w14:paraId="6F650DFB" w14:textId="77777777" w:rsidR="00747FDE" w:rsidRPr="006C2023" w:rsidRDefault="00747FDE" w:rsidP="00747FDE">
            <w:pPr>
              <w:contextualSpacing/>
              <w:rPr>
                <w:sz w:val="18"/>
              </w:rPr>
            </w:pPr>
            <w:r w:rsidRPr="006C2023">
              <w:rPr>
                <w:sz w:val="18"/>
              </w:rPr>
              <w:t xml:space="preserve">9=Plant drought resistant crops </w:t>
            </w:r>
          </w:p>
          <w:p w14:paraId="12D63831" w14:textId="77777777" w:rsidR="00747FDE" w:rsidRPr="006C2023" w:rsidRDefault="00747FDE" w:rsidP="00747FDE">
            <w:pPr>
              <w:contextualSpacing/>
              <w:rPr>
                <w:sz w:val="18"/>
              </w:rPr>
            </w:pPr>
            <w:r w:rsidRPr="006C2023">
              <w:rPr>
                <w:sz w:val="18"/>
              </w:rPr>
              <w:t xml:space="preserve">10=Plant earlier/later </w:t>
            </w:r>
          </w:p>
        </w:tc>
        <w:tc>
          <w:tcPr>
            <w:tcW w:w="4413" w:type="dxa"/>
          </w:tcPr>
          <w:p w14:paraId="3F3679C1" w14:textId="77777777" w:rsidR="00747FDE" w:rsidRPr="006C2023" w:rsidRDefault="00747FDE" w:rsidP="00747FDE">
            <w:pPr>
              <w:contextualSpacing/>
              <w:rPr>
                <w:sz w:val="18"/>
              </w:rPr>
            </w:pPr>
            <w:r w:rsidRPr="006C2023">
              <w:rPr>
                <w:sz w:val="18"/>
              </w:rPr>
              <w:t xml:space="preserve">11=Agroforestry  </w:t>
            </w:r>
          </w:p>
          <w:p w14:paraId="27E9C5AB" w14:textId="77777777" w:rsidR="00747FDE" w:rsidRPr="006C2023" w:rsidRDefault="00747FDE" w:rsidP="00747FDE">
            <w:pPr>
              <w:contextualSpacing/>
              <w:rPr>
                <w:sz w:val="18"/>
              </w:rPr>
            </w:pPr>
            <w:r w:rsidRPr="006C2023">
              <w:rPr>
                <w:sz w:val="18"/>
              </w:rPr>
              <w:t xml:space="preserve">12=Consult weather forecasts  </w:t>
            </w:r>
          </w:p>
          <w:p w14:paraId="4E5101D1" w14:textId="77777777" w:rsidR="00747FDE" w:rsidRPr="006C2023" w:rsidRDefault="00747FDE" w:rsidP="00747FDE">
            <w:pPr>
              <w:contextualSpacing/>
              <w:rPr>
                <w:sz w:val="18"/>
              </w:rPr>
            </w:pPr>
            <w:r w:rsidRPr="006C2023">
              <w:rPr>
                <w:sz w:val="18"/>
              </w:rPr>
              <w:t xml:space="preserve">13=Change from crop to livestock/mixed farming  </w:t>
            </w:r>
          </w:p>
          <w:p w14:paraId="14BFA0D2" w14:textId="77777777" w:rsidR="00747FDE" w:rsidRPr="006C2023" w:rsidRDefault="00747FDE" w:rsidP="00747FDE">
            <w:pPr>
              <w:contextualSpacing/>
              <w:rPr>
                <w:sz w:val="18"/>
              </w:rPr>
            </w:pPr>
            <w:r w:rsidRPr="006C2023">
              <w:rPr>
                <w:sz w:val="18"/>
              </w:rPr>
              <w:t xml:space="preserve">14=Reduce number of livestock  </w:t>
            </w:r>
          </w:p>
          <w:p w14:paraId="16894F5D" w14:textId="77777777" w:rsidR="00747FDE" w:rsidRPr="006C2023" w:rsidRDefault="00747FDE" w:rsidP="00747FDE">
            <w:pPr>
              <w:contextualSpacing/>
              <w:rPr>
                <w:sz w:val="18"/>
              </w:rPr>
            </w:pPr>
            <w:r w:rsidRPr="006C2023">
              <w:rPr>
                <w:sz w:val="18"/>
              </w:rPr>
              <w:t xml:space="preserve">15=Buy crop insurance </w:t>
            </w:r>
          </w:p>
          <w:p w14:paraId="2CB669AB" w14:textId="77777777" w:rsidR="00747FDE" w:rsidRPr="006C2023" w:rsidRDefault="00747FDE" w:rsidP="00747FDE">
            <w:pPr>
              <w:contextualSpacing/>
              <w:rPr>
                <w:sz w:val="18"/>
              </w:rPr>
            </w:pPr>
            <w:r w:rsidRPr="006C2023">
              <w:rPr>
                <w:sz w:val="18"/>
              </w:rPr>
              <w:t xml:space="preserve">16=Borrow money (e.g. from bank or family)   </w:t>
            </w:r>
          </w:p>
          <w:p w14:paraId="6D009884" w14:textId="77777777" w:rsidR="00747FDE" w:rsidRPr="006C2023" w:rsidRDefault="00747FDE" w:rsidP="00747FDE">
            <w:pPr>
              <w:contextualSpacing/>
              <w:rPr>
                <w:sz w:val="18"/>
              </w:rPr>
            </w:pPr>
            <w:r w:rsidRPr="006C2023">
              <w:rPr>
                <w:sz w:val="18"/>
              </w:rPr>
              <w:t xml:space="preserve">17=Invest in bank seed/grain bank at community level  </w:t>
            </w:r>
          </w:p>
          <w:p w14:paraId="4AE7E029" w14:textId="77777777" w:rsidR="00747FDE" w:rsidRPr="006C2023" w:rsidRDefault="00747FDE" w:rsidP="00747FDE">
            <w:pPr>
              <w:contextualSpacing/>
              <w:rPr>
                <w:sz w:val="18"/>
              </w:rPr>
            </w:pPr>
            <w:r w:rsidRPr="006C2023">
              <w:rPr>
                <w:sz w:val="18"/>
              </w:rPr>
              <w:t xml:space="preserve">18=Migrate to urban area/find off farm job  </w:t>
            </w:r>
          </w:p>
          <w:p w14:paraId="3C8F676D" w14:textId="77777777" w:rsidR="00747FDE" w:rsidRPr="006C2023" w:rsidRDefault="00747FDE" w:rsidP="00747FDE">
            <w:pPr>
              <w:contextualSpacing/>
              <w:rPr>
                <w:sz w:val="18"/>
              </w:rPr>
            </w:pPr>
            <w:r w:rsidRPr="006C2023">
              <w:rPr>
                <w:sz w:val="18"/>
              </w:rPr>
              <w:t xml:space="preserve">19=Lease your land  </w:t>
            </w:r>
          </w:p>
          <w:p w14:paraId="647F94F7" w14:textId="77777777" w:rsidR="00747FDE" w:rsidRPr="006C2023" w:rsidRDefault="00747FDE" w:rsidP="00747FDE">
            <w:pPr>
              <w:contextualSpacing/>
              <w:rPr>
                <w:sz w:val="18"/>
              </w:rPr>
            </w:pPr>
            <w:r w:rsidRPr="006C2023">
              <w:rPr>
                <w:sz w:val="18"/>
              </w:rPr>
              <w:t xml:space="preserve">20=Spend more money on children’s education </w:t>
            </w:r>
          </w:p>
          <w:p w14:paraId="0D82B5CE" w14:textId="77777777" w:rsidR="00747FDE" w:rsidRPr="006C2023" w:rsidRDefault="00747FDE" w:rsidP="00747FDE">
            <w:pPr>
              <w:contextualSpacing/>
              <w:rPr>
                <w:rFonts w:cs="ArialNarrow"/>
                <w:sz w:val="18"/>
              </w:rPr>
            </w:pPr>
            <w:r w:rsidRPr="006C2023">
              <w:rPr>
                <w:sz w:val="18"/>
              </w:rPr>
              <w:t>97=Other, please</w:t>
            </w:r>
          </w:p>
        </w:tc>
      </w:tr>
    </w:tbl>
    <w:p w14:paraId="16DFE0FD" w14:textId="77777777" w:rsidR="00747FDE" w:rsidRPr="001512DD" w:rsidRDefault="00747FDE" w:rsidP="00747FDE">
      <w:pPr>
        <w:spacing w:after="0" w:line="240" w:lineRule="auto"/>
        <w:contextualSpacing/>
      </w:pPr>
    </w:p>
    <w:p w14:paraId="1834F96E" w14:textId="77777777" w:rsidR="00134A66" w:rsidRDefault="00134A66" w:rsidP="001512DD">
      <w:pPr>
        <w:spacing w:after="0" w:line="240" w:lineRule="auto"/>
        <w:contextualSpacing/>
        <w:rPr>
          <w:b/>
        </w:rPr>
      </w:pPr>
    </w:p>
    <w:p w14:paraId="4351BC7D" w14:textId="77777777" w:rsidR="00134A66" w:rsidRDefault="00134A66" w:rsidP="001512DD">
      <w:pPr>
        <w:spacing w:after="0" w:line="240" w:lineRule="auto"/>
        <w:contextualSpacing/>
        <w:rPr>
          <w:b/>
        </w:rPr>
      </w:pPr>
    </w:p>
    <w:p w14:paraId="31B8E4D9" w14:textId="77777777" w:rsidR="00134A66" w:rsidRDefault="00134A66" w:rsidP="001512DD">
      <w:pPr>
        <w:spacing w:after="0" w:line="240" w:lineRule="auto"/>
        <w:contextualSpacing/>
        <w:rPr>
          <w:b/>
        </w:rPr>
      </w:pPr>
    </w:p>
    <w:p w14:paraId="1D301FB7" w14:textId="77777777" w:rsidR="00134A66" w:rsidRDefault="00134A66" w:rsidP="001512DD">
      <w:pPr>
        <w:spacing w:after="0" w:line="240" w:lineRule="auto"/>
        <w:contextualSpacing/>
        <w:rPr>
          <w:b/>
        </w:rPr>
      </w:pPr>
    </w:p>
    <w:p w14:paraId="5A3D82E0" w14:textId="77777777" w:rsidR="00134A66" w:rsidRDefault="00134A66" w:rsidP="001512DD">
      <w:pPr>
        <w:spacing w:after="0" w:line="240" w:lineRule="auto"/>
        <w:contextualSpacing/>
        <w:rPr>
          <w:b/>
        </w:rPr>
      </w:pPr>
    </w:p>
    <w:p w14:paraId="78CEA7D3" w14:textId="6A6C31F4" w:rsidR="00747FDE" w:rsidRPr="00134A66" w:rsidRDefault="00134A66" w:rsidP="001512DD">
      <w:pPr>
        <w:spacing w:after="0" w:line="240" w:lineRule="auto"/>
        <w:contextualSpacing/>
        <w:rPr>
          <w:b/>
        </w:rPr>
      </w:pPr>
      <w:r>
        <w:rPr>
          <w:b/>
        </w:rPr>
        <w:t xml:space="preserve">Section Q: Relationships </w:t>
      </w:r>
    </w:p>
    <w:p w14:paraId="2B0937B9" w14:textId="77777777" w:rsidR="00747FDE" w:rsidRPr="009559BE" w:rsidRDefault="00747FDE" w:rsidP="001512DD">
      <w:pPr>
        <w:spacing w:after="0" w:line="240" w:lineRule="auto"/>
        <w:contextualSpacing/>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9559BE"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9559BE" w:rsidRDefault="00134A66" w:rsidP="008250E0">
            <w:pPr>
              <w:spacing w:after="0"/>
              <w:rPr>
                <w:rFonts w:eastAsia="Calibri" w:cs="Times New Roman"/>
                <w:w w:val="105"/>
              </w:rPr>
            </w:pPr>
            <w:r>
              <w:rPr>
                <w:rFonts w:eastAsia="Calibri"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9559BE" w:rsidRDefault="00205402" w:rsidP="008250E0">
            <w:pPr>
              <w:spacing w:afterLines="20" w:after="48" w:line="240" w:lineRule="auto"/>
              <w:ind w:left="8"/>
              <w:contextualSpacing/>
              <w:rPr>
                <w:rFonts w:cs="Times New Roman"/>
                <w:w w:val="105"/>
              </w:rPr>
            </w:pPr>
            <w:r>
              <w:rPr>
                <w:rFonts w:cs="Times New Roman"/>
                <w:w w:val="105"/>
              </w:rPr>
              <w:t>Is</w:t>
            </w:r>
            <w:commentRangeStart w:id="1665"/>
            <w:r w:rsidR="008250E0" w:rsidRPr="009559BE">
              <w:rPr>
                <w:rFonts w:cs="Times New Roman"/>
                <w:w w:val="105"/>
              </w:rPr>
              <w:t xml:space="preserve"> the headman in this village related to you or your spouse? (</w:t>
            </w:r>
            <w:r w:rsidR="008250E0" w:rsidRPr="009559BE">
              <w:rPr>
                <w:rFonts w:cs="Times New Roman"/>
                <w:b/>
                <w:w w:val="105"/>
              </w:rPr>
              <w:t>headmanrelate</w:t>
            </w:r>
            <w:r w:rsidR="008250E0" w:rsidRPr="009559BE">
              <w:rPr>
                <w:rFonts w:cs="Times New Roman"/>
                <w:w w:val="105"/>
              </w:rPr>
              <w:t>)</w:t>
            </w:r>
            <w:commentRangeEnd w:id="1665"/>
            <w:r w:rsidR="00C3665F">
              <w:rPr>
                <w:rStyle w:val="CommentReference"/>
              </w:rPr>
              <w:commentReference w:id="1665"/>
            </w:r>
          </w:p>
          <w:p w14:paraId="15730DF5" w14:textId="77777777" w:rsidR="008250E0" w:rsidRDefault="008250E0" w:rsidP="008250E0">
            <w:pPr>
              <w:spacing w:after="0"/>
              <w:rPr>
                <w:rFonts w:cs="Times New Roman"/>
                <w:w w:val="105"/>
              </w:rPr>
            </w:pPr>
            <w:r w:rsidRPr="009559BE">
              <w:rPr>
                <w:rFonts w:cs="Times New Roman"/>
                <w:w w:val="105"/>
              </w:rPr>
              <w:t>Ask only if A11=1,2</w:t>
            </w:r>
          </w:p>
          <w:p w14:paraId="372DAF3D" w14:textId="79EB2666" w:rsidR="00205402" w:rsidRPr="00205402" w:rsidRDefault="00205402" w:rsidP="008250E0">
            <w:pPr>
              <w:spacing w:after="0"/>
              <w:rPr>
                <w:rFonts w:eastAsia="Calibri" w:cs="Times New Roman"/>
                <w:i/>
                <w:w w:val="105"/>
              </w:rPr>
            </w:pPr>
            <w:r>
              <w:rPr>
                <w:rFonts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9559BE" w:rsidRDefault="00134A66" w:rsidP="008250E0">
            <w:pPr>
              <w:spacing w:after="0"/>
            </w:pPr>
            <w:r>
              <w:t>0</w:t>
            </w:r>
            <w:r w:rsidR="008250E0" w:rsidRPr="009559BE">
              <w:t>=No</w:t>
            </w:r>
          </w:p>
          <w:p w14:paraId="4FF86AE7" w14:textId="58090EE9" w:rsidR="008250E0" w:rsidRPr="009559BE" w:rsidRDefault="00134A66" w:rsidP="008250E0">
            <w:pPr>
              <w:spacing w:after="0"/>
            </w:pPr>
            <w:r>
              <w:t>1</w:t>
            </w:r>
            <w:r w:rsidR="008250E0" w:rsidRPr="009559BE">
              <w:t>=Yes</w:t>
            </w:r>
            <w:r w:rsidR="008250E0" w:rsidRPr="009559BE" w:rsidDel="00226116">
              <w:t xml:space="preserve"> </w:t>
            </w:r>
          </w:p>
          <w:p w14:paraId="0829EF45" w14:textId="77777777" w:rsidR="008250E0" w:rsidRPr="009559BE" w:rsidRDefault="008250E0" w:rsidP="008250E0">
            <w:pPr>
              <w:spacing w:after="0"/>
            </w:pPr>
            <w:r w:rsidRPr="009559BE">
              <w:t>888=Don’t know</w:t>
            </w:r>
          </w:p>
          <w:p w14:paraId="4BCCEB41"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9559BE" w:rsidRDefault="00134A66" w:rsidP="008250E0">
            <w:pPr>
              <w:spacing w:after="0"/>
              <w:rPr>
                <w:rFonts w:eastAsia="Calibri" w:cs="Times New Roman"/>
                <w:w w:val="105"/>
              </w:rPr>
            </w:pPr>
            <w:r>
              <w:rPr>
                <w:rFonts w:eastAsia="Calibri"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9559BE" w:rsidRDefault="008250E0" w:rsidP="00205402">
            <w:pPr>
              <w:spacing w:afterLines="20" w:after="48" w:line="240" w:lineRule="auto"/>
              <w:contextualSpacing/>
              <w:rPr>
                <w:rFonts w:cs="Times New Roman"/>
                <w:w w:val="105"/>
              </w:rPr>
            </w:pPr>
            <w:r w:rsidRPr="009559BE">
              <w:rPr>
                <w:rFonts w:cs="Times New Roman"/>
                <w:w w:val="105"/>
              </w:rPr>
              <w:t>Is the headman in this village related to either the head of household or the spouse of the head of household? (</w:t>
            </w:r>
            <w:r w:rsidRPr="009559BE">
              <w:rPr>
                <w:rFonts w:cs="Times New Roman"/>
                <w:b/>
                <w:w w:val="105"/>
              </w:rPr>
              <w:t>headmanrelate1</w:t>
            </w:r>
            <w:r w:rsidRPr="009559BE">
              <w:rPr>
                <w:rFonts w:cs="Times New Roman"/>
                <w:w w:val="105"/>
              </w:rPr>
              <w:t>)</w:t>
            </w:r>
          </w:p>
          <w:p w14:paraId="0AF782D4" w14:textId="77777777" w:rsidR="008250E0" w:rsidRDefault="008250E0" w:rsidP="008250E0">
            <w:pPr>
              <w:spacing w:after="0"/>
              <w:rPr>
                <w:rFonts w:cs="Times New Roman"/>
                <w:w w:val="105"/>
              </w:rPr>
            </w:pPr>
            <w:r w:rsidRPr="009559BE">
              <w:rPr>
                <w:rFonts w:cs="Times New Roman"/>
                <w:w w:val="105"/>
              </w:rPr>
              <w:t>Ask only if A11=3</w:t>
            </w:r>
          </w:p>
          <w:p w14:paraId="2B920EC8" w14:textId="55245942" w:rsidR="00205402" w:rsidRPr="00205402" w:rsidRDefault="00205402" w:rsidP="008250E0">
            <w:pPr>
              <w:spacing w:after="0"/>
              <w:rPr>
                <w:rFonts w:eastAsia="Calibri" w:cs="Times New Roman"/>
                <w:i/>
                <w:w w:val="105"/>
              </w:rPr>
            </w:pPr>
            <w:r>
              <w:rPr>
                <w:rFonts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9559BE" w:rsidRDefault="00134A66" w:rsidP="00134A66">
            <w:pPr>
              <w:spacing w:after="0"/>
            </w:pPr>
            <w:r>
              <w:t>0</w:t>
            </w:r>
            <w:r w:rsidRPr="009559BE">
              <w:t>=No</w:t>
            </w:r>
          </w:p>
          <w:p w14:paraId="4E2860FA" w14:textId="5F2FDA34" w:rsidR="008250E0" w:rsidRPr="009559BE" w:rsidRDefault="00134A66" w:rsidP="008250E0">
            <w:pPr>
              <w:spacing w:after="0"/>
            </w:pPr>
            <w:r>
              <w:t>1</w:t>
            </w:r>
            <w:r w:rsidRPr="009559BE">
              <w:t>=Yes</w:t>
            </w:r>
            <w:r w:rsidRPr="009559BE" w:rsidDel="00226116">
              <w:t xml:space="preserve"> </w:t>
            </w:r>
          </w:p>
          <w:p w14:paraId="7E1D2BEF" w14:textId="77777777" w:rsidR="008250E0" w:rsidRPr="009559BE" w:rsidRDefault="008250E0" w:rsidP="008250E0">
            <w:pPr>
              <w:spacing w:after="0"/>
            </w:pPr>
            <w:r w:rsidRPr="009559BE">
              <w:t>888=Don’t know</w:t>
            </w:r>
          </w:p>
          <w:p w14:paraId="402B7D37"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9559BE" w:rsidRDefault="00134A66" w:rsidP="008250E0">
            <w:pPr>
              <w:spacing w:after="0"/>
              <w:rPr>
                <w:rFonts w:eastAsia="Calibri" w:cs="Times New Roman"/>
                <w:w w:val="105"/>
              </w:rPr>
            </w:pPr>
            <w:r>
              <w:rPr>
                <w:rFonts w:eastAsia="Calibri" w:cs="Times New Roman"/>
                <w:w w:val="105"/>
              </w:rPr>
              <w:t>Q.3</w:t>
            </w:r>
          </w:p>
        </w:tc>
        <w:tc>
          <w:tcPr>
            <w:tcW w:w="4686" w:type="dxa"/>
            <w:tcBorders>
              <w:top w:val="single" w:sz="4" w:space="0" w:color="000000"/>
              <w:left w:val="single" w:sz="4" w:space="0" w:color="auto"/>
              <w:bottom w:val="single" w:sz="4" w:space="0" w:color="000000"/>
            </w:tcBorders>
          </w:tcPr>
          <w:p w14:paraId="25B2E9D4"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Q6. What is the relationship of the headman to you and/or your spouse? (</w:t>
            </w:r>
            <w:r w:rsidRPr="009559BE">
              <w:rPr>
                <w:rFonts w:cs="Times New Roman"/>
                <w:b/>
              </w:rPr>
              <w:t>headmanrelatespec</w:t>
            </w:r>
            <w:r w:rsidRPr="009559BE">
              <w:rPr>
                <w:rFonts w:cs="Times New Roman"/>
              </w:rPr>
              <w:t>)</w:t>
            </w:r>
          </w:p>
          <w:p w14:paraId="3CC7189A"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A11=1</w:t>
            </w:r>
          </w:p>
          <w:p w14:paraId="57728084" w14:textId="3D07B093" w:rsidR="00205402" w:rsidRPr="00205402" w:rsidRDefault="00205402" w:rsidP="008250E0">
            <w:pPr>
              <w:spacing w:afterLines="20" w:after="48" w:line="240" w:lineRule="auto"/>
              <w:ind w:left="8"/>
              <w:contextualSpacing/>
              <w:rPr>
                <w:rFonts w:cs="Times New Roman"/>
                <w:i/>
                <w:w w:val="105"/>
              </w:rPr>
            </w:pPr>
            <w:r>
              <w:rPr>
                <w:rFonts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9559BE" w:rsidRDefault="008250E0" w:rsidP="008250E0">
            <w:pPr>
              <w:spacing w:after="0"/>
            </w:pPr>
            <w:r w:rsidRPr="009559BE">
              <w:t>1=Immediate family</w:t>
            </w:r>
          </w:p>
          <w:p w14:paraId="022699D5" w14:textId="0944DFE7" w:rsidR="008250E0" w:rsidRPr="009559BE" w:rsidRDefault="008250E0" w:rsidP="008250E0">
            <w:pPr>
              <w:spacing w:after="0"/>
            </w:pPr>
            <w:r w:rsidRPr="009559BE">
              <w:t>2=Extended family</w:t>
            </w:r>
            <w:r w:rsidRPr="009559BE" w:rsidDel="00226116">
              <w:t xml:space="preserve"> </w:t>
            </w:r>
          </w:p>
          <w:p w14:paraId="1DE830B6" w14:textId="77777777" w:rsidR="008250E0" w:rsidRPr="009559BE" w:rsidRDefault="008250E0" w:rsidP="008250E0">
            <w:pPr>
              <w:spacing w:after="0"/>
            </w:pPr>
            <w:r w:rsidRPr="009559BE">
              <w:t>888=Don’t know</w:t>
            </w:r>
          </w:p>
          <w:p w14:paraId="6FA16FA9"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9559BE" w:rsidRDefault="00134A66" w:rsidP="008250E0">
            <w:pPr>
              <w:spacing w:after="0"/>
              <w:rPr>
                <w:rFonts w:eastAsia="Calibri" w:cs="Times New Roman"/>
                <w:w w:val="105"/>
              </w:rPr>
            </w:pPr>
            <w:r>
              <w:rPr>
                <w:rFonts w:eastAsia="Calibri"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9559BE" w:rsidRDefault="008250E0" w:rsidP="008250E0">
            <w:pPr>
              <w:spacing w:afterLines="20" w:after="48" w:line="240" w:lineRule="auto"/>
              <w:ind w:left="8"/>
              <w:contextualSpacing/>
              <w:rPr>
                <w:rFonts w:cs="Times New Roman"/>
              </w:rPr>
            </w:pPr>
            <w:r w:rsidRPr="009559BE">
              <w:rPr>
                <w:rFonts w:cs="Times New Roman"/>
              </w:rPr>
              <w:t>What is the relationship of the headman to the head of household or the spouse of the head of household? (</w:t>
            </w:r>
            <w:r w:rsidRPr="009559BE">
              <w:rPr>
                <w:rFonts w:cs="Times New Roman"/>
                <w:b/>
              </w:rPr>
              <w:t>headmanrelatespec1</w:t>
            </w:r>
            <w:r w:rsidRPr="009559BE">
              <w:rPr>
                <w:rFonts w:cs="Times New Roman"/>
              </w:rPr>
              <w:t>)</w:t>
            </w:r>
          </w:p>
          <w:p w14:paraId="7026EF40"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A11=1</w:t>
            </w:r>
          </w:p>
          <w:p w14:paraId="5D8CD2B6" w14:textId="20B55A92" w:rsidR="00205402" w:rsidRPr="00205402" w:rsidRDefault="00205402" w:rsidP="008250E0">
            <w:pPr>
              <w:spacing w:afterLines="20" w:after="48" w:line="240" w:lineRule="auto"/>
              <w:ind w:left="8"/>
              <w:contextualSpacing/>
              <w:rPr>
                <w:rFonts w:cs="Times New Roman"/>
                <w:i/>
                <w:w w:val="105"/>
              </w:rPr>
            </w:pPr>
            <w:r>
              <w:rPr>
                <w:rFonts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9559BE" w:rsidRDefault="008250E0" w:rsidP="008250E0">
            <w:pPr>
              <w:spacing w:after="0"/>
            </w:pPr>
            <w:r w:rsidRPr="009559BE">
              <w:t>1=Immediate family</w:t>
            </w:r>
          </w:p>
          <w:p w14:paraId="729EBF66" w14:textId="77777777" w:rsidR="008250E0" w:rsidRPr="009559BE" w:rsidRDefault="008250E0" w:rsidP="008250E0">
            <w:pPr>
              <w:spacing w:after="0"/>
            </w:pPr>
            <w:r w:rsidRPr="009559BE">
              <w:t>2=Extended family</w:t>
            </w:r>
            <w:r w:rsidRPr="009559BE" w:rsidDel="00226116">
              <w:t xml:space="preserve"> </w:t>
            </w:r>
          </w:p>
          <w:p w14:paraId="4F21AF8E" w14:textId="77777777" w:rsidR="008250E0" w:rsidRPr="009559BE" w:rsidRDefault="008250E0" w:rsidP="008250E0">
            <w:pPr>
              <w:spacing w:after="0"/>
            </w:pPr>
            <w:r w:rsidRPr="009559BE">
              <w:t>888=Don’t know</w:t>
            </w:r>
          </w:p>
          <w:p w14:paraId="20DBE237" w14:textId="5A58AC08"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9559BE" w:rsidRDefault="00134A66" w:rsidP="008250E0">
            <w:pPr>
              <w:spacing w:after="0"/>
              <w:rPr>
                <w:rFonts w:eastAsia="Calibri" w:cs="Times New Roman"/>
                <w:w w:val="105"/>
              </w:rPr>
            </w:pPr>
            <w:r>
              <w:rPr>
                <w:rFonts w:eastAsia="Calibri"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9559BE" w:rsidRDefault="008250E0" w:rsidP="008250E0">
            <w:pPr>
              <w:spacing w:afterLines="20" w:after="48" w:line="240" w:lineRule="auto"/>
              <w:ind w:left="8"/>
              <w:contextualSpacing/>
              <w:rPr>
                <w:rFonts w:cs="Times New Roman"/>
              </w:rPr>
            </w:pPr>
            <w:r w:rsidRPr="009559BE">
              <w:rPr>
                <w:rFonts w:cs="Times New Roman"/>
              </w:rPr>
              <w:t>Is the chief of this village related to either you or your spouse? (</w:t>
            </w:r>
            <w:r w:rsidRPr="009559BE">
              <w:rPr>
                <w:rFonts w:cs="Times New Roman"/>
                <w:b/>
              </w:rPr>
              <w:t>chiefrelate</w:t>
            </w:r>
            <w:r w:rsidRPr="009559BE">
              <w:rPr>
                <w:rFonts w:cs="Times New Roman"/>
              </w:rPr>
              <w:t>)</w:t>
            </w:r>
          </w:p>
          <w:p w14:paraId="6E811CC7"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A11=1,2</w:t>
            </w:r>
          </w:p>
          <w:p w14:paraId="6A39FC65" w14:textId="77777777" w:rsidR="00205402" w:rsidRDefault="00205402" w:rsidP="008250E0">
            <w:pPr>
              <w:spacing w:afterLines="20" w:after="48" w:line="240" w:lineRule="auto"/>
              <w:ind w:left="8"/>
              <w:contextualSpacing/>
              <w:rPr>
                <w:rFonts w:cs="Times New Roman"/>
                <w:i/>
                <w:w w:val="105"/>
              </w:rPr>
            </w:pPr>
            <w:r>
              <w:rPr>
                <w:rFonts w:cs="Times New Roman"/>
                <w:i/>
                <w:w w:val="105"/>
              </w:rPr>
              <w:t>If 0, skip to Section R</w:t>
            </w:r>
          </w:p>
          <w:p w14:paraId="0C210A7E" w14:textId="5A516C85" w:rsidR="00205402" w:rsidRPr="00205402" w:rsidRDefault="00205402" w:rsidP="008250E0">
            <w:pPr>
              <w:spacing w:afterLines="20" w:after="48" w:line="240" w:lineRule="auto"/>
              <w:ind w:left="8"/>
              <w:contextualSpacing/>
              <w:rPr>
                <w:rFonts w:cs="Times New Roman"/>
                <w:i/>
              </w:rPr>
            </w:pPr>
            <w:r>
              <w:rPr>
                <w:rFonts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9559BE" w:rsidRDefault="00134A66" w:rsidP="00134A66">
            <w:pPr>
              <w:spacing w:after="0"/>
            </w:pPr>
            <w:r>
              <w:t>0</w:t>
            </w:r>
            <w:r w:rsidRPr="009559BE">
              <w:t>=No</w:t>
            </w:r>
          </w:p>
          <w:p w14:paraId="07425571" w14:textId="4C5FC610" w:rsidR="008250E0" w:rsidRPr="009559BE" w:rsidRDefault="00134A66" w:rsidP="008250E0">
            <w:pPr>
              <w:spacing w:after="0"/>
            </w:pPr>
            <w:r>
              <w:t>1</w:t>
            </w:r>
            <w:r w:rsidRPr="009559BE">
              <w:t>=Yes</w:t>
            </w:r>
            <w:r w:rsidRPr="009559BE" w:rsidDel="00226116">
              <w:t xml:space="preserve"> </w:t>
            </w:r>
          </w:p>
          <w:p w14:paraId="16D481E2" w14:textId="77777777" w:rsidR="008250E0" w:rsidRPr="009559BE" w:rsidRDefault="008250E0" w:rsidP="008250E0">
            <w:pPr>
              <w:spacing w:after="0"/>
            </w:pPr>
            <w:r w:rsidRPr="009559BE">
              <w:t>888=Don’t know</w:t>
            </w:r>
          </w:p>
          <w:p w14:paraId="7187668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9559BE" w:rsidRDefault="00134A66" w:rsidP="008250E0">
            <w:pPr>
              <w:spacing w:after="0"/>
              <w:rPr>
                <w:rFonts w:eastAsia="Calibri" w:cs="Times New Roman"/>
                <w:w w:val="105"/>
              </w:rPr>
            </w:pPr>
            <w:r>
              <w:rPr>
                <w:rFonts w:eastAsia="Calibri"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9559BE" w:rsidRDefault="008250E0" w:rsidP="008250E0">
            <w:pPr>
              <w:spacing w:afterLines="20" w:after="48" w:line="240" w:lineRule="auto"/>
              <w:ind w:left="8"/>
              <w:contextualSpacing/>
              <w:rPr>
                <w:rFonts w:cs="Times New Roman"/>
              </w:rPr>
            </w:pPr>
            <w:r w:rsidRPr="009559BE">
              <w:rPr>
                <w:rFonts w:cs="Times New Roman"/>
              </w:rPr>
              <w:t>Is the chief of this village related to either the head of household or the spouse of the head of household? (</w:t>
            </w:r>
            <w:r w:rsidRPr="009559BE">
              <w:rPr>
                <w:rFonts w:cs="Times New Roman"/>
                <w:b/>
              </w:rPr>
              <w:t>chiefrelate1</w:t>
            </w:r>
            <w:r w:rsidRPr="009559BE">
              <w:rPr>
                <w:rFonts w:cs="Times New Roman"/>
              </w:rPr>
              <w:t>)</w:t>
            </w:r>
          </w:p>
          <w:p w14:paraId="55BD69B2" w14:textId="77777777" w:rsidR="008250E0" w:rsidRDefault="008250E0" w:rsidP="008250E0">
            <w:pPr>
              <w:spacing w:afterLines="20" w:after="48" w:line="240" w:lineRule="auto"/>
              <w:ind w:left="8"/>
              <w:contextualSpacing/>
              <w:rPr>
                <w:rFonts w:cs="Times New Roman"/>
                <w:w w:val="105"/>
              </w:rPr>
            </w:pPr>
            <w:r w:rsidRPr="009559BE">
              <w:rPr>
                <w:rFonts w:cs="Times New Roman"/>
                <w:w w:val="105"/>
              </w:rPr>
              <w:t>Ask only if A11=3</w:t>
            </w:r>
          </w:p>
          <w:p w14:paraId="6B0DCF11" w14:textId="77777777" w:rsidR="00205402" w:rsidRDefault="00205402" w:rsidP="008250E0">
            <w:pPr>
              <w:spacing w:afterLines="20" w:after="48" w:line="240" w:lineRule="auto"/>
              <w:ind w:left="8"/>
              <w:contextualSpacing/>
              <w:rPr>
                <w:rFonts w:cs="Times New Roman"/>
                <w:i/>
                <w:w w:val="105"/>
              </w:rPr>
            </w:pPr>
            <w:r>
              <w:rPr>
                <w:rFonts w:cs="Times New Roman"/>
                <w:i/>
                <w:w w:val="105"/>
              </w:rPr>
              <w:t xml:space="preserve">If 0, skip to Section R </w:t>
            </w:r>
          </w:p>
          <w:p w14:paraId="585EC720" w14:textId="0BCDACF3" w:rsidR="00205402" w:rsidRPr="00205402" w:rsidRDefault="00205402" w:rsidP="008250E0">
            <w:pPr>
              <w:spacing w:afterLines="20" w:after="48" w:line="240" w:lineRule="auto"/>
              <w:ind w:left="8"/>
              <w:contextualSpacing/>
              <w:rPr>
                <w:rFonts w:cs="Times New Roman"/>
                <w:i/>
              </w:rPr>
            </w:pPr>
            <w:r>
              <w:rPr>
                <w:rFonts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9559BE" w:rsidRDefault="00134A66" w:rsidP="00134A66">
            <w:pPr>
              <w:spacing w:after="0"/>
            </w:pPr>
            <w:r>
              <w:t>0</w:t>
            </w:r>
            <w:r w:rsidRPr="009559BE">
              <w:t>=No</w:t>
            </w:r>
          </w:p>
          <w:p w14:paraId="1AF11FC1" w14:textId="77777777" w:rsidR="00134A66" w:rsidRPr="009559BE" w:rsidRDefault="00134A66" w:rsidP="00134A66">
            <w:pPr>
              <w:spacing w:after="0"/>
            </w:pPr>
            <w:r>
              <w:t>1</w:t>
            </w:r>
            <w:r w:rsidRPr="009559BE">
              <w:t>=Yes</w:t>
            </w:r>
            <w:r w:rsidRPr="009559BE" w:rsidDel="00226116">
              <w:t xml:space="preserve"> </w:t>
            </w:r>
          </w:p>
          <w:p w14:paraId="79E59015" w14:textId="77777777" w:rsidR="008250E0" w:rsidRPr="009559BE" w:rsidRDefault="008250E0" w:rsidP="008250E0">
            <w:pPr>
              <w:spacing w:after="0"/>
            </w:pPr>
            <w:r w:rsidRPr="009559BE">
              <w:t>888=Don’t know</w:t>
            </w:r>
          </w:p>
          <w:p w14:paraId="76D5795A"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9559BE" w:rsidRDefault="00134A66" w:rsidP="008250E0">
            <w:pPr>
              <w:spacing w:after="0"/>
              <w:rPr>
                <w:rFonts w:eastAsia="Calibri" w:cs="Times New Roman"/>
                <w:w w:val="105"/>
              </w:rPr>
            </w:pPr>
            <w:r>
              <w:rPr>
                <w:rFonts w:eastAsia="Calibri"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9559BE" w:rsidRDefault="008250E0" w:rsidP="008250E0">
            <w:pPr>
              <w:spacing w:afterLines="20" w:after="48" w:line="240" w:lineRule="auto"/>
              <w:ind w:left="8"/>
              <w:contextualSpacing/>
              <w:rPr>
                <w:rFonts w:cs="Times New Roman"/>
              </w:rPr>
            </w:pPr>
            <w:r w:rsidRPr="009559BE">
              <w:rPr>
                <w:rFonts w:cs="Times New Roman"/>
              </w:rPr>
              <w:t>What is the relationship of the chief to you and/or your spouse? (</w:t>
            </w:r>
            <w:r w:rsidRPr="009559BE">
              <w:rPr>
                <w:rFonts w:cs="Times New Roman"/>
                <w:b/>
              </w:rPr>
              <w:t>chiefrelatespec</w:t>
            </w:r>
            <w:r w:rsidRPr="009559BE">
              <w:rPr>
                <w:rFonts w:cs="Times New Roman"/>
              </w:rPr>
              <w:t>)</w:t>
            </w:r>
          </w:p>
          <w:p w14:paraId="18E328C8" w14:textId="00BD104C" w:rsidR="008250E0" w:rsidRPr="00205402" w:rsidRDefault="00205402" w:rsidP="008250E0">
            <w:pPr>
              <w:spacing w:afterLines="20" w:after="48" w:line="240" w:lineRule="auto"/>
              <w:ind w:left="8"/>
              <w:contextualSpacing/>
              <w:rPr>
                <w:rFonts w:cs="Times New Roman"/>
                <w:i/>
              </w:rPr>
            </w:pPr>
            <w:r>
              <w:rPr>
                <w:rFonts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9559BE" w:rsidRDefault="008250E0" w:rsidP="008250E0">
            <w:pPr>
              <w:spacing w:after="0"/>
            </w:pPr>
            <w:r w:rsidRPr="009559BE">
              <w:t>1=Immediate family</w:t>
            </w:r>
          </w:p>
          <w:p w14:paraId="69EDC0A1" w14:textId="77777777" w:rsidR="008250E0" w:rsidRPr="009559BE" w:rsidRDefault="008250E0" w:rsidP="008250E0">
            <w:pPr>
              <w:spacing w:after="0"/>
            </w:pPr>
            <w:r w:rsidRPr="009559BE">
              <w:t>2=Extended family</w:t>
            </w:r>
            <w:r w:rsidRPr="009559BE" w:rsidDel="00226116">
              <w:t xml:space="preserve"> </w:t>
            </w:r>
          </w:p>
          <w:p w14:paraId="6103C531" w14:textId="77777777" w:rsidR="008250E0" w:rsidRPr="009559BE" w:rsidRDefault="008250E0" w:rsidP="008250E0">
            <w:pPr>
              <w:spacing w:after="0"/>
            </w:pPr>
            <w:r w:rsidRPr="009559BE">
              <w:t>888=Don’t know</w:t>
            </w:r>
          </w:p>
          <w:p w14:paraId="68B0C76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9559BE" w:rsidRDefault="00134A66" w:rsidP="008250E0">
            <w:pPr>
              <w:spacing w:after="0"/>
              <w:rPr>
                <w:rFonts w:eastAsia="Calibri" w:cs="Times New Roman"/>
                <w:w w:val="105"/>
              </w:rPr>
            </w:pPr>
            <w:r>
              <w:rPr>
                <w:rFonts w:eastAsia="Calibri"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9559BE" w:rsidRDefault="008250E0" w:rsidP="008250E0">
            <w:pPr>
              <w:spacing w:afterLines="20" w:after="48" w:line="240" w:lineRule="auto"/>
              <w:ind w:left="8"/>
              <w:contextualSpacing/>
              <w:rPr>
                <w:rFonts w:cs="Times New Roman"/>
              </w:rPr>
            </w:pPr>
            <w:r w:rsidRPr="009559BE">
              <w:rPr>
                <w:rFonts w:cs="Times New Roman"/>
              </w:rPr>
              <w:t>What is the relationship of the chief to the head of household or the spouse of the head of household? (</w:t>
            </w:r>
            <w:r w:rsidRPr="009559BE">
              <w:rPr>
                <w:rFonts w:cs="Times New Roman"/>
                <w:b/>
              </w:rPr>
              <w:t>chiefrelatespec1</w:t>
            </w:r>
            <w:r w:rsidRPr="009559BE">
              <w:rPr>
                <w:rFonts w:cs="Times New Roman"/>
              </w:rPr>
              <w:t>)</w:t>
            </w:r>
          </w:p>
          <w:p w14:paraId="20F950D9" w14:textId="4F40BD85"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9559BE" w:rsidRDefault="008250E0" w:rsidP="008250E0">
            <w:pPr>
              <w:spacing w:after="0"/>
            </w:pPr>
            <w:r w:rsidRPr="009559BE">
              <w:t>1=Immediate family</w:t>
            </w:r>
          </w:p>
          <w:p w14:paraId="566BFBF0" w14:textId="77777777" w:rsidR="008250E0" w:rsidRPr="009559BE" w:rsidRDefault="008250E0" w:rsidP="008250E0">
            <w:pPr>
              <w:spacing w:after="0"/>
            </w:pPr>
            <w:r w:rsidRPr="009559BE">
              <w:t>2=Extended family</w:t>
            </w:r>
            <w:r w:rsidRPr="009559BE" w:rsidDel="00226116">
              <w:t xml:space="preserve"> </w:t>
            </w:r>
          </w:p>
          <w:p w14:paraId="07AD00A1" w14:textId="77777777" w:rsidR="008250E0" w:rsidRPr="009559BE" w:rsidRDefault="008250E0" w:rsidP="008250E0">
            <w:pPr>
              <w:spacing w:after="0"/>
            </w:pPr>
            <w:r w:rsidRPr="009559BE">
              <w:t>888=Don’t know</w:t>
            </w:r>
          </w:p>
          <w:p w14:paraId="12FDDD2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16748319" w14:textId="77777777" w:rsidR="00E34508" w:rsidRPr="009559BE" w:rsidRDefault="00E34508" w:rsidP="001512DD">
      <w:pPr>
        <w:spacing w:after="0" w:line="240" w:lineRule="auto"/>
        <w:contextualSpacing/>
        <w:rPr>
          <w:ins w:id="1666" w:author="Aleta Haflett" w:date="2014-11-03T16:20:00Z"/>
        </w:rPr>
      </w:pPr>
    </w:p>
    <w:p w14:paraId="6C709DCC" w14:textId="77777777" w:rsidR="00205402" w:rsidRDefault="00205402" w:rsidP="008E7E6A">
      <w:pPr>
        <w:rPr>
          <w:rFonts w:eastAsia="Times New Roman" w:cs="Times New Roman"/>
          <w:b/>
          <w:bCs/>
        </w:rPr>
      </w:pPr>
    </w:p>
    <w:p w14:paraId="37628BCD" w14:textId="77777777" w:rsidR="00205402" w:rsidRDefault="00205402" w:rsidP="008E7E6A">
      <w:pPr>
        <w:rPr>
          <w:rFonts w:eastAsia="Times New Roman" w:cs="Times New Roman"/>
          <w:b/>
          <w:bCs/>
        </w:rPr>
      </w:pPr>
    </w:p>
    <w:p w14:paraId="26D44B06" w14:textId="58EB64F9" w:rsidR="00DA7C5C" w:rsidRPr="009559BE" w:rsidRDefault="00134A66" w:rsidP="008E7E6A">
      <w:pPr>
        <w:rPr>
          <w:rFonts w:eastAsia="Times New Roman" w:cs="Times New Roman"/>
          <w:b/>
          <w:bCs/>
        </w:rPr>
      </w:pPr>
      <w:r>
        <w:rPr>
          <w:rFonts w:eastAsia="Times New Roman" w:cs="Times New Roman"/>
          <w:b/>
          <w:bCs/>
        </w:rPr>
        <w:t>R</w:t>
      </w:r>
      <w:r w:rsidR="00DA7C5C" w:rsidRPr="009559BE">
        <w:rPr>
          <w:rFonts w:eastAsia="Times New Roman"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420"/>
        <w:gridCol w:w="4651"/>
        <w:gridCol w:w="2513"/>
        <w:gridCol w:w="2497"/>
      </w:tblGrid>
      <w:tr w:rsidR="00B71EAD" w:rsidRPr="009559BE"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9559BE" w:rsidRDefault="00205402" w:rsidP="001512DD">
            <w:pPr>
              <w:spacing w:afterLines="20" w:after="48" w:line="240" w:lineRule="auto"/>
              <w:ind w:left="119"/>
              <w:contextualSpacing/>
              <w:rPr>
                <w:w w:val="105"/>
              </w:rPr>
            </w:pPr>
            <w:r>
              <w:rPr>
                <w:w w:val="105"/>
              </w:rPr>
              <w:t>R1</w:t>
            </w:r>
          </w:p>
        </w:tc>
        <w:tc>
          <w:tcPr>
            <w:tcW w:w="4689" w:type="dxa"/>
            <w:vMerge w:val="restart"/>
            <w:tcBorders>
              <w:top w:val="single" w:sz="6" w:space="0" w:color="000000"/>
              <w:left w:val="single" w:sz="6" w:space="0" w:color="000000"/>
              <w:bottom w:val="single" w:sz="6" w:space="0" w:color="000000"/>
            </w:tcBorders>
          </w:tcPr>
          <w:p w14:paraId="23A076C3" w14:textId="3A4425A1" w:rsidR="00DA7C5C" w:rsidRPr="009559BE" w:rsidRDefault="00DA7C5C" w:rsidP="00205402">
            <w:pPr>
              <w:spacing w:afterLines="20" w:after="48" w:line="240" w:lineRule="auto"/>
              <w:contextualSpacing/>
              <w:rPr>
                <w:w w:val="105"/>
              </w:rPr>
            </w:pPr>
            <w:r w:rsidRPr="009559BE">
              <w:rPr>
                <w:w w:val="105"/>
              </w:rPr>
              <w:t>Geopoint (gps)</w:t>
            </w:r>
          </w:p>
        </w:tc>
        <w:tc>
          <w:tcPr>
            <w:tcW w:w="2527" w:type="dxa"/>
            <w:tcBorders>
              <w:top w:val="single" w:sz="6" w:space="0" w:color="000000"/>
              <w:left w:val="single" w:sz="6" w:space="0" w:color="000000"/>
              <w:bottom w:val="single" w:sz="4" w:space="0" w:color="auto"/>
            </w:tcBorders>
          </w:tcPr>
          <w:p w14:paraId="5DF8DBC6" w14:textId="6364646F" w:rsidR="00DA7C5C" w:rsidRPr="009559BE" w:rsidRDefault="00205402" w:rsidP="001512DD">
            <w:pPr>
              <w:pStyle w:val="Heading9"/>
              <w:kinsoku/>
              <w:overflowPunct/>
              <w:spacing w:line="240" w:lineRule="auto"/>
              <w:contextualSpacing/>
              <w:rPr>
                <w:rFonts w:asciiTheme="minorHAnsi" w:hAnsiTheme="minorHAnsi"/>
                <w:sz w:val="22"/>
                <w:szCs w:val="22"/>
              </w:rPr>
            </w:pPr>
            <w:r>
              <w:rPr>
                <w:rFonts w:asciiTheme="minorHAnsi" w:hAnsiTheme="minorHAnsi"/>
                <w:sz w:val="22"/>
                <w:szCs w:val="22"/>
              </w:rPr>
              <w:t xml:space="preserve">a. </w:t>
            </w:r>
            <w:r w:rsidR="00DA7C5C" w:rsidRPr="009559BE">
              <w:rPr>
                <w:rFonts w:asciiTheme="minorHAnsi" w:hAnsiTheme="minorHAnsi"/>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9559BE" w:rsidRDefault="00DA7C5C" w:rsidP="001512DD">
            <w:pPr>
              <w:spacing w:afterLines="20" w:after="48" w:line="240" w:lineRule="auto"/>
              <w:ind w:left="119"/>
              <w:contextualSpacing/>
              <w:rPr>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9559BE" w:rsidRDefault="00DA7C5C" w:rsidP="001512DD">
            <w:pPr>
              <w:spacing w:afterLines="20" w:after="48" w:line="240" w:lineRule="auto"/>
              <w:ind w:left="119"/>
              <w:contextualSpacing/>
              <w:rPr>
                <w:w w:val="105"/>
              </w:rPr>
            </w:pPr>
          </w:p>
        </w:tc>
        <w:tc>
          <w:tcPr>
            <w:tcW w:w="2527" w:type="dxa"/>
            <w:tcBorders>
              <w:top w:val="single" w:sz="4" w:space="0" w:color="auto"/>
              <w:left w:val="single" w:sz="6" w:space="0" w:color="000000"/>
              <w:bottom w:val="single" w:sz="18" w:space="0" w:color="000000"/>
            </w:tcBorders>
          </w:tcPr>
          <w:p w14:paraId="0A63A332" w14:textId="1D6DD316" w:rsidR="00DA7C5C" w:rsidRPr="009559BE" w:rsidRDefault="00205402" w:rsidP="001512DD">
            <w:pPr>
              <w:pStyle w:val="Heading9"/>
              <w:kinsoku/>
              <w:overflowPunct/>
              <w:spacing w:line="240" w:lineRule="auto"/>
              <w:contextualSpacing/>
              <w:rPr>
                <w:rFonts w:asciiTheme="minorHAnsi" w:hAnsiTheme="minorHAnsi"/>
                <w:sz w:val="22"/>
                <w:szCs w:val="22"/>
              </w:rPr>
            </w:pPr>
            <w:r>
              <w:rPr>
                <w:rFonts w:asciiTheme="minorHAnsi" w:hAnsiTheme="minorHAnsi"/>
                <w:sz w:val="22"/>
                <w:szCs w:val="22"/>
              </w:rPr>
              <w:t xml:space="preserve">b. </w:t>
            </w:r>
            <w:r w:rsidR="00DA7C5C" w:rsidRPr="009559BE">
              <w:rPr>
                <w:rFonts w:asciiTheme="minorHAnsi" w:hAnsiTheme="minorHAnsi"/>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64AAEF51" w:rsidR="00DA7C5C" w:rsidRPr="009559BE" w:rsidRDefault="00205402" w:rsidP="001512DD">
            <w:pPr>
              <w:spacing w:afterLines="20" w:after="48" w:line="240" w:lineRule="auto"/>
              <w:ind w:left="119"/>
              <w:contextualSpacing/>
              <w:rPr>
                <w:w w:val="105"/>
              </w:rPr>
            </w:pPr>
            <w:r>
              <w:rPr>
                <w:w w:val="105"/>
              </w:rPr>
              <w:t>R2</w:t>
            </w:r>
          </w:p>
        </w:tc>
        <w:tc>
          <w:tcPr>
            <w:tcW w:w="4689" w:type="dxa"/>
            <w:tcBorders>
              <w:top w:val="single" w:sz="6" w:space="0" w:color="000000"/>
              <w:left w:val="single" w:sz="4" w:space="0" w:color="auto"/>
              <w:bottom w:val="single" w:sz="6" w:space="0" w:color="000000"/>
              <w:right w:val="single" w:sz="18" w:space="0" w:color="000000"/>
            </w:tcBorders>
          </w:tcPr>
          <w:p w14:paraId="630150FF" w14:textId="71CC2195" w:rsidR="00DA7C5C" w:rsidRPr="009559BE" w:rsidRDefault="00DA7C5C" w:rsidP="00205402">
            <w:pPr>
              <w:spacing w:afterLines="20" w:after="48" w:line="240" w:lineRule="auto"/>
              <w:contextualSpacing/>
              <w:rPr>
                <w:w w:val="105"/>
              </w:rPr>
            </w:pPr>
            <w:r w:rsidRPr="009559BE">
              <w:rPr>
                <w:w w:val="105"/>
              </w:rPr>
              <w:t>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9559BE" w:rsidRDefault="00DA7C5C" w:rsidP="001512DD">
            <w:pPr>
              <w:pStyle w:val="codes"/>
              <w:tabs>
                <w:tab w:val="left" w:pos="904"/>
              </w:tab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(Text)</w:t>
            </w:r>
          </w:p>
        </w:tc>
      </w:tr>
    </w:tbl>
    <w:p w14:paraId="24392FB6" w14:textId="77777777" w:rsidR="00B26E95" w:rsidRPr="009559BE" w:rsidRDefault="00B26E95" w:rsidP="001512DD">
      <w:pPr>
        <w:spacing w:afterLines="20" w:after="48" w:line="240" w:lineRule="auto"/>
        <w:contextualSpacing/>
        <w:rPr>
          <w:rFonts w:eastAsia="Times New Roman" w:cs="Times New Roman"/>
          <w:b/>
          <w:bCs/>
        </w:rPr>
      </w:pPr>
    </w:p>
    <w:p w14:paraId="6A38938A" w14:textId="24ABB5DA" w:rsidR="00DA7C5C" w:rsidRPr="009559BE" w:rsidRDefault="00134A66" w:rsidP="001512DD">
      <w:pPr>
        <w:spacing w:afterLines="20" w:after="48" w:line="240" w:lineRule="auto"/>
        <w:contextualSpacing/>
        <w:rPr>
          <w:rFonts w:eastAsia="Times New Roman" w:cs="Times New Roman"/>
          <w:b/>
          <w:bCs/>
        </w:rPr>
      </w:pPr>
      <w:r>
        <w:rPr>
          <w:rFonts w:eastAsia="Times New Roman" w:cs="Times New Roman"/>
          <w:b/>
          <w:bCs/>
        </w:rPr>
        <w:t>S</w:t>
      </w:r>
      <w:r w:rsidR="00DA7C5C" w:rsidRPr="009559BE">
        <w:rPr>
          <w:rFonts w:eastAsia="Times New Roman" w:cs="Times New Roman"/>
          <w:b/>
          <w:bCs/>
        </w:rPr>
        <w:t>. CONCLUSION</w:t>
      </w:r>
    </w:p>
    <w:p w14:paraId="17810933" w14:textId="77777777" w:rsidR="00DA7C5C" w:rsidRPr="009559BE" w:rsidRDefault="00DA7C5C"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9559BE"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9559BE" w:rsidRDefault="00205402" w:rsidP="00FC1FE3">
            <w:pPr>
              <w:spacing w:after="0"/>
              <w:rPr>
                <w:rFonts w:eastAsia="Calibri" w:cs="Times New Roman"/>
              </w:rPr>
            </w:pPr>
            <w:r>
              <w:rPr>
                <w:rFonts w:eastAsia="Calibri"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9559BE" w:rsidRDefault="00B26E95" w:rsidP="00FC1FE3">
            <w:pPr>
              <w:spacing w:after="0"/>
              <w:rPr>
                <w:color w:val="000000"/>
              </w:rPr>
            </w:pPr>
            <w:r w:rsidRPr="009559BE">
              <w:rPr>
                <w:w w:val="105"/>
              </w:rPr>
              <w:t>Enumerator: Please select the correct survey status from the list (</w:t>
            </w:r>
            <w:r w:rsidRPr="009559BE">
              <w:rPr>
                <w:b/>
                <w:w w:val="105"/>
              </w:rPr>
              <w:t>s_status</w:t>
            </w:r>
            <w:r w:rsidRPr="009559BE">
              <w:rPr>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9559BE" w:rsidRDefault="00B26E95" w:rsidP="00FC1FE3">
            <w:pPr>
              <w:spacing w:after="0"/>
              <w:rPr>
                <w:rFonts w:cs="Times New Roman"/>
                <w:w w:val="105"/>
              </w:rPr>
            </w:pPr>
            <w:r w:rsidRPr="009559BE">
              <w:rPr>
                <w:rFonts w:cs="Times New Roman"/>
                <w:w w:val="105"/>
              </w:rPr>
              <w:t>1=Complete</w:t>
            </w:r>
          </w:p>
          <w:p w14:paraId="66DA536A" w14:textId="7677916D" w:rsidR="00B26E95" w:rsidRPr="009559BE" w:rsidRDefault="00B26E95" w:rsidP="00FC1FE3">
            <w:pPr>
              <w:spacing w:after="0"/>
              <w:rPr>
                <w:rFonts w:cs="Times New Roman"/>
                <w:w w:val="105"/>
              </w:rPr>
            </w:pPr>
            <w:r w:rsidRPr="009559BE">
              <w:rPr>
                <w:rFonts w:cs="Times New Roman"/>
                <w:w w:val="105"/>
              </w:rPr>
              <w:t>2=Incomplete, come back</w:t>
            </w:r>
          </w:p>
          <w:p w14:paraId="60BEF0AF" w14:textId="6412F550" w:rsidR="00B26E95" w:rsidRPr="009559BE" w:rsidRDefault="00B26E95" w:rsidP="00FC1FE3">
            <w:pPr>
              <w:spacing w:after="0"/>
              <w:rPr>
                <w:rFonts w:cs="Times New Roman"/>
                <w:w w:val="105"/>
              </w:rPr>
            </w:pPr>
            <w:r w:rsidRPr="009559BE">
              <w:rPr>
                <w:rFonts w:cs="Times New Roman"/>
                <w:w w:val="105"/>
              </w:rPr>
              <w:t>3=Incomplete, cannot finish</w:t>
            </w:r>
          </w:p>
          <w:p w14:paraId="182447FD" w14:textId="4D7201B2" w:rsidR="00B26E95" w:rsidRPr="009559BE" w:rsidRDefault="00B26E95" w:rsidP="00FC1FE3">
            <w:pPr>
              <w:spacing w:after="0"/>
              <w:rPr>
                <w:rFonts w:cs="Times New Roman"/>
                <w:w w:val="105"/>
              </w:rPr>
            </w:pPr>
            <w:r w:rsidRPr="009559BE">
              <w:rPr>
                <w:rFonts w:cs="Times New Roman"/>
                <w:w w:val="105"/>
              </w:rPr>
              <w:t>4=</w:t>
            </w:r>
            <w:r w:rsidR="00296E2F">
              <w:rPr>
                <w:rFonts w:cs="Times New Roman"/>
                <w:w w:val="105"/>
              </w:rPr>
              <w:t>Prefer not</w:t>
            </w:r>
            <w:r w:rsidRPr="009559BE">
              <w:rPr>
                <w:rFonts w:cs="Times New Roman"/>
                <w:w w:val="105"/>
              </w:rPr>
              <w:t xml:space="preserve"> to participate</w:t>
            </w:r>
          </w:p>
          <w:p w14:paraId="50278705" w14:textId="0C13F364" w:rsidR="00B26E95" w:rsidRPr="009559BE" w:rsidRDefault="00B26E95" w:rsidP="00FC1FE3">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9559BE" w:rsidRDefault="00B26E95" w:rsidP="00FC1FE3">
            <w:pPr>
              <w:spacing w:after="0"/>
              <w:rPr>
                <w:rFonts w:eastAsia="Calibri" w:cs="Times New Roman"/>
                <w:i/>
                <w:color w:val="A6A6A6"/>
              </w:rPr>
            </w:pPr>
            <w:r w:rsidRPr="009559BE">
              <w:rPr>
                <w:rFonts w:eastAsia="Calibri" w:cs="Times New Roman"/>
                <w:i/>
                <w:color w:val="A6A6A6"/>
              </w:rPr>
              <w:t>(Code)</w:t>
            </w:r>
          </w:p>
        </w:tc>
      </w:tr>
      <w:tr w:rsidR="00B26E95" w:rsidRPr="009559BE"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9559BE" w:rsidRDefault="00205402" w:rsidP="00B26E95">
            <w:pPr>
              <w:rPr>
                <w:w w:val="105"/>
              </w:rPr>
            </w:pPr>
            <w:r>
              <w:rPr>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9559BE" w:rsidRDefault="00B26E95" w:rsidP="00B26E95">
            <w:pPr>
              <w:spacing w:after="0"/>
              <w:rPr>
                <w:w w:val="105"/>
              </w:rPr>
            </w:pPr>
            <w:r w:rsidRPr="009559BE">
              <w:rPr>
                <w:w w:val="105"/>
              </w:rPr>
              <w:t>On a scale of 1 to 5, 5 being very reliable, how reliable was the respondent? (</w:t>
            </w:r>
            <w:r w:rsidRPr="009559BE">
              <w:rPr>
                <w:b/>
                <w:w w:val="105"/>
              </w:rPr>
              <w:t>s_reliable</w:t>
            </w:r>
            <w:r w:rsidRPr="009559BE">
              <w:rPr>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9559BE" w:rsidRDefault="00B26E95" w:rsidP="00B26E95">
            <w:pPr>
              <w:spacing w:after="0"/>
              <w:rPr>
                <w:i/>
                <w:color w:val="A6A6A6" w:themeColor="background1" w:themeShade="A6"/>
              </w:rPr>
            </w:pPr>
            <w:r w:rsidRPr="009559BE">
              <w:rPr>
                <w:i/>
                <w:color w:val="A6A6A6" w:themeColor="background1" w:themeShade="A6"/>
              </w:rPr>
              <w:t>(Integer)</w:t>
            </w:r>
          </w:p>
        </w:tc>
      </w:tr>
      <w:tr w:rsidR="00B26E95" w:rsidRPr="009559BE"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9559BE" w:rsidRDefault="00205402" w:rsidP="00B26E95">
            <w:pPr>
              <w:rPr>
                <w:w w:val="105"/>
              </w:rPr>
            </w:pPr>
            <w:r>
              <w:rPr>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9559BE" w:rsidRDefault="00B26E95" w:rsidP="00B26E95">
            <w:pPr>
              <w:spacing w:after="0"/>
              <w:rPr>
                <w:w w:val="105"/>
              </w:rPr>
            </w:pPr>
            <w:r w:rsidRPr="009559BE">
              <w:rPr>
                <w:w w:val="105"/>
              </w:rPr>
              <w:t>Any additional comments?  (</w:t>
            </w:r>
            <w:r w:rsidRPr="009559BE">
              <w:rPr>
                <w:b/>
                <w:w w:val="105"/>
              </w:rPr>
              <w:t>s_notes</w:t>
            </w:r>
            <w:r w:rsidRPr="009559BE">
              <w:rPr>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9559BE" w:rsidRDefault="00B26E95" w:rsidP="00B26E95">
            <w:pPr>
              <w:spacing w:after="0"/>
              <w:rPr>
                <w:i/>
                <w:color w:val="A6A6A6" w:themeColor="background1" w:themeShade="A6"/>
              </w:rPr>
            </w:pPr>
            <w:r w:rsidRPr="009559BE">
              <w:rPr>
                <w:i/>
                <w:color w:val="A6A6A6" w:themeColor="background1" w:themeShade="A6"/>
              </w:rPr>
              <w:t>(Text)</w:t>
            </w:r>
          </w:p>
        </w:tc>
      </w:tr>
    </w:tbl>
    <w:p w14:paraId="321381CC" w14:textId="2F8211D7" w:rsidR="00B26E95" w:rsidRPr="009559BE" w:rsidRDefault="00B26E95" w:rsidP="001512DD">
      <w:pPr>
        <w:spacing w:afterLines="20" w:after="48" w:line="240" w:lineRule="auto"/>
        <w:contextualSpacing/>
        <w:rPr>
          <w:rFonts w:eastAsia="Times New Roman" w:cs="Times New Roman"/>
          <w:lang w:eastAsia="zh-CN"/>
        </w:rPr>
      </w:pPr>
    </w:p>
    <w:sectPr w:rsidR="00B26E95" w:rsidRPr="009559BE"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8" w:author="Stickler, Mercedes M. (E3/LTRM)" w:date="2014-11-04T09:24:00Z" w:initials="MMS">
    <w:p w14:paraId="2828D3E8" w14:textId="77777777" w:rsidR="006873C7" w:rsidRDefault="006873C7" w:rsidP="00BE561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41562C18" w14:textId="77777777" w:rsidR="006873C7" w:rsidRDefault="006873C7" w:rsidP="00BE5610">
      <w:pPr>
        <w:pStyle w:val="CommentText"/>
        <w:rPr>
          <w:b/>
        </w:rPr>
      </w:pPr>
    </w:p>
    <w:p w14:paraId="21E67321" w14:textId="77777777" w:rsidR="006873C7" w:rsidRPr="0070348B" w:rsidRDefault="006873C7" w:rsidP="00BE561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27" w:author="Heather Huntington" w:date="2014-11-04T07:16:00Z" w:initials="HH">
    <w:p w14:paraId="4C197FA3" w14:textId="34600094" w:rsidR="006873C7" w:rsidRDefault="006873C7">
      <w:pPr>
        <w:pStyle w:val="CommentText"/>
      </w:pPr>
      <w:r>
        <w:rPr>
          <w:rStyle w:val="CommentReference"/>
        </w:rPr>
        <w:annotationRef/>
      </w:r>
      <w:r>
        <w:t xml:space="preserve">I think we have to keep this section to address GCC questions, especially  RQ #1 since there is still a lot of uncertainty about using resources for remote sensing. I totally agree that this is not the best way to measure this, but we need this as a back-up if we aren’t going to use remote sensing. </w:t>
      </w:r>
    </w:p>
  </w:comment>
  <w:comment w:id="154" w:author="Heather Huntington" w:date="2014-11-04T07:30:00Z" w:initials="HH">
    <w:p w14:paraId="26AF5FA8" w14:textId="68F01C9D" w:rsidR="006873C7" w:rsidRDefault="006873C7">
      <w:pPr>
        <w:pStyle w:val="CommentText"/>
      </w:pPr>
      <w:r>
        <w:rPr>
          <w:rStyle w:val="CommentReference"/>
        </w:rPr>
        <w:annotationRef/>
      </w:r>
      <w:r>
        <w:t xml:space="preserve">This needs to be split into three separate questions. </w:t>
      </w:r>
    </w:p>
  </w:comment>
  <w:comment w:id="155" w:author="Heather Huntington" w:date="2014-11-04T07:32:00Z" w:initials="HH">
    <w:p w14:paraId="5E86AE24" w14:textId="615F015F" w:rsidR="006873C7" w:rsidRDefault="006873C7">
      <w:pPr>
        <w:pStyle w:val="CommentText"/>
      </w:pPr>
      <w:r>
        <w:rPr>
          <w:rStyle w:val="CommentReference"/>
        </w:rPr>
        <w:annotationRef/>
      </w:r>
      <w:r>
        <w:t xml:space="preserve">Maybe need to add some questions about selective cutting – </w:t>
      </w:r>
    </w:p>
    <w:p w14:paraId="20BA3035" w14:textId="77777777" w:rsidR="006873C7" w:rsidRDefault="006873C7">
      <w:pPr>
        <w:pStyle w:val="CommentText"/>
      </w:pPr>
    </w:p>
    <w:p w14:paraId="65165EFA" w14:textId="79319854" w:rsidR="006873C7" w:rsidRDefault="006873C7">
      <w:pPr>
        <w:pStyle w:val="CommentText"/>
      </w:pPr>
      <w:r>
        <w:t xml:space="preserve">Did your HH  do any selective cutting in the past year? </w:t>
      </w:r>
    </w:p>
    <w:p w14:paraId="26467CE1" w14:textId="7EADD17D" w:rsidR="006873C7" w:rsidRDefault="006873C7">
      <w:pPr>
        <w:pStyle w:val="CommentText"/>
      </w:pPr>
      <w:r>
        <w:t xml:space="preserve">About how many trees? </w:t>
      </w:r>
    </w:p>
  </w:comment>
  <w:comment w:id="192" w:author="Heather Huntington" w:date="2014-11-04T07:33:00Z" w:initials="HH">
    <w:p w14:paraId="67505489" w14:textId="073E2F9E" w:rsidR="006873C7" w:rsidRDefault="006873C7">
      <w:pPr>
        <w:pStyle w:val="CommentText"/>
      </w:pPr>
      <w:r>
        <w:rPr>
          <w:rStyle w:val="CommentReference"/>
        </w:rPr>
        <w:annotationRef/>
      </w:r>
      <w:r>
        <w:t xml:space="preserve">This needs to be a separate question. </w:t>
      </w:r>
    </w:p>
  </w:comment>
  <w:comment w:id="293" w:author="Stickler, Mercedes M. (E3/LTRM)" w:date="2014-10-31T11:32:00Z" w:initials="MMS">
    <w:p w14:paraId="53C98F09" w14:textId="77777777" w:rsidR="006873C7" w:rsidRDefault="006873C7"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294" w:author="Aleta Haflett" w:date="2014-11-04T10:27:00Z" w:initials="AH">
    <w:p w14:paraId="49F84FA6" w14:textId="67B06952" w:rsidR="006873C7" w:rsidRDefault="006873C7">
      <w:pPr>
        <w:pStyle w:val="CommentText"/>
      </w:pPr>
      <w:r>
        <w:rPr>
          <w:rStyle w:val="CommentReference"/>
        </w:rPr>
        <w:annotationRef/>
      </w:r>
      <w:r>
        <w:t xml:space="preserve">Is this a roster-in-a-roster (5 conflicts in 5 forests? </w:t>
      </w:r>
    </w:p>
  </w:comment>
  <w:comment w:id="296" w:author="Heather Huntington" w:date="2014-11-04T07:37:00Z" w:initials="HH">
    <w:p w14:paraId="072B1850" w14:textId="33F686AA" w:rsidR="006873C7" w:rsidRDefault="006873C7">
      <w:pPr>
        <w:pStyle w:val="CommentText"/>
      </w:pPr>
      <w:r>
        <w:rPr>
          <w:rStyle w:val="CommentReference"/>
        </w:rPr>
        <w:annotationRef/>
      </w:r>
      <w:r>
        <w:t xml:space="preserve">Stephanie – can you work on the flow for this section? Maybe we need to move some questions to other sections…these are general forest questions that have been thrown into this section because they don’t fit in the forest roster. </w:t>
      </w:r>
    </w:p>
  </w:comment>
  <w:comment w:id="297" w:author="Stickler, Mercedes M. (E3/LTRM)" w:date="2014-09-22T17:51:00Z" w:initials="MMS">
    <w:p w14:paraId="50C367C1" w14:textId="74D1D161" w:rsidR="006873C7" w:rsidRDefault="006873C7">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298" w:author="Heather Huntington" w:date="2014-11-04T07:26:00Z" w:initials="HH">
    <w:p w14:paraId="2C138DAE" w14:textId="7BF63C59" w:rsidR="006873C7" w:rsidRDefault="006873C7">
      <w:pPr>
        <w:pStyle w:val="CommentText"/>
      </w:pPr>
      <w:r>
        <w:rPr>
          <w:rStyle w:val="CommentReference"/>
        </w:rPr>
        <w:annotationRef/>
      </w:r>
      <w:r>
        <w:t xml:space="preserve">The CFP interventions will not be determined until late spring/summer of next year, so we might just need to work with BCP to come up with a general set of  categories for this question. </w:t>
      </w:r>
    </w:p>
  </w:comment>
  <w:comment w:id="371" w:author="Stickler, Mercedes M. (E3/LTRM)" w:date="2014-10-31T11:31:00Z" w:initials="MMS">
    <w:p w14:paraId="0FFFA0FA" w14:textId="77777777" w:rsidR="006873C7" w:rsidRDefault="006873C7" w:rsidP="00F7697D">
      <w:pPr>
        <w:pStyle w:val="CommentText"/>
      </w:pPr>
      <w:r>
        <w:rPr>
          <w:rStyle w:val="CommentReference"/>
        </w:rPr>
        <w:annotationRef/>
      </w:r>
      <w:r>
        <w:t>For comparison with TGCC, I think we should leave this in. However, I doubt we’ll find much agroforestry in the CFP program areas.</w:t>
      </w:r>
    </w:p>
  </w:comment>
  <w:comment w:id="372" w:author="Stickler, Mercedes M. (E3/LTRM)" w:date="2014-10-31T11:31:00Z" w:initials="MMS">
    <w:p w14:paraId="5CCF4AE5" w14:textId="77777777" w:rsidR="006873C7" w:rsidRDefault="006873C7" w:rsidP="00F7697D">
      <w:pPr>
        <w:pStyle w:val="CommentText"/>
      </w:pPr>
      <w:r>
        <w:rPr>
          <w:rStyle w:val="CommentReference"/>
        </w:rPr>
        <w:annotationRef/>
      </w:r>
      <w:r>
        <w:t>As a general measure of land tenure security, I think we should keep these questions in this survey, even though reallocation is not a specific focus of this evaluation.</w:t>
      </w:r>
    </w:p>
  </w:comment>
  <w:comment w:id="373" w:author="Stickler, Mercedes M. (E3/LTRM)" w:date="2014-10-31T11:31:00Z" w:initials="MMS">
    <w:p w14:paraId="17791640" w14:textId="77777777" w:rsidR="006873C7" w:rsidRDefault="006873C7" w:rsidP="00F7697D">
      <w:pPr>
        <w:pStyle w:val="CommentText"/>
      </w:pPr>
      <w:r>
        <w:rPr>
          <w:rStyle w:val="CommentReference"/>
        </w:rPr>
        <w:annotationRef/>
      </w:r>
      <w:r>
        <w:t>I presume these were pretested with TGCC and are effective? If responses were not reliable, suggest using a measure of walking time (hours, etc.).</w:t>
      </w:r>
    </w:p>
  </w:comment>
  <w:comment w:id="437" w:author="Stickler, Mercedes M. (E3/LTRM)" w:date="2014-10-31T11:31:00Z" w:initials="MMS">
    <w:p w14:paraId="0D03749C" w14:textId="77777777" w:rsidR="006873C7" w:rsidRDefault="006873C7" w:rsidP="00F7697D">
      <w:pPr>
        <w:pStyle w:val="CommentText"/>
      </w:pPr>
      <w:r>
        <w:rPr>
          <w:rStyle w:val="CommentReference"/>
        </w:rPr>
        <w:annotationRef/>
      </w:r>
      <w:r>
        <w:t>We should keep these ?s.</w:t>
      </w:r>
    </w:p>
  </w:comment>
  <w:comment w:id="450" w:author="Stickler, Mercedes M. (E3/LTRM)" w:date="2014-10-31T11:31:00Z" w:initials="MMS">
    <w:p w14:paraId="07A28AEB" w14:textId="77777777" w:rsidR="006873C7" w:rsidRDefault="006873C7"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comment>
  <w:comment w:id="451" w:author="Stickler, Mercedes M. (E3/LTRM)" w:date="2014-10-31T11:31:00Z" w:initials="MMS">
    <w:p w14:paraId="01B81CD0" w14:textId="77777777" w:rsidR="006873C7" w:rsidRDefault="006873C7"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452" w:author="Stickler, Mercedes M. (E3/LTRM)" w:date="2014-10-31T11:31:00Z" w:initials="MMS">
    <w:p w14:paraId="0F35F6F6" w14:textId="77777777" w:rsidR="006873C7" w:rsidRDefault="006873C7" w:rsidP="00F7697D">
      <w:pPr>
        <w:pStyle w:val="CommentText"/>
      </w:pPr>
      <w:r>
        <w:rPr>
          <w:rStyle w:val="CommentReference"/>
        </w:rPr>
        <w:annotationRef/>
      </w:r>
      <w:r>
        <w:t>It would be good to keep this question to allow us to look at equity issues.</w:t>
      </w:r>
    </w:p>
  </w:comment>
  <w:comment w:id="453" w:author="Stickler, Mercedes M. (E3/LTRM)" w:date="2014-11-04T12:22:00Z" w:initials="MMS">
    <w:p w14:paraId="69F4FF2B" w14:textId="77777777" w:rsidR="006873C7" w:rsidRDefault="006873C7" w:rsidP="007045FC">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454" w:author="Stickler, Mercedes M. (E3/LTRM)" w:date="2014-11-04T12:30:00Z" w:initials="MMS">
    <w:p w14:paraId="278ED38F" w14:textId="77777777" w:rsidR="006873C7" w:rsidRDefault="006873C7" w:rsidP="00C67EC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456" w:author="Stickler, Mercedes M. (E3/LTRM)" w:date="2014-11-04T12:32:00Z" w:initials="MMS">
    <w:p w14:paraId="16E7DF1E" w14:textId="77777777" w:rsidR="006873C7" w:rsidRDefault="006873C7" w:rsidP="00C67ECD">
      <w:pPr>
        <w:pStyle w:val="CommentText"/>
      </w:pPr>
      <w:r>
        <w:rPr>
          <w:rStyle w:val="CommentReference"/>
        </w:rPr>
        <w:annotationRef/>
      </w:r>
      <w:r>
        <w:t>Delete if re: forests; consider keeping to look at equity at field level (if we keep these questions at field level at all).</w:t>
      </w:r>
    </w:p>
  </w:comment>
  <w:comment w:id="457" w:author="Stickler, Mercedes M. (E3/LTRM)" w:date="2014-11-03T13:39:00Z" w:initials="MMS">
    <w:p w14:paraId="7AB040BC" w14:textId="77777777" w:rsidR="006873C7" w:rsidRDefault="006873C7" w:rsidP="001E617E">
      <w:pPr>
        <w:pStyle w:val="CommentText"/>
      </w:pPr>
      <w:r>
        <w:rPr>
          <w:rStyle w:val="CommentReference"/>
        </w:rPr>
        <w:annotationRef/>
      </w:r>
      <w:r>
        <w:t>I think we will want to reframe the entire conflict section around forests and investments in the forest. This should likely include forested customary land, not just state land.</w:t>
      </w:r>
    </w:p>
  </w:comment>
  <w:comment w:id="472" w:author="Aleta Haflett" w:date="2014-11-03T13:21:00Z" w:initials="AH">
    <w:p w14:paraId="389A9C39" w14:textId="323DE26A" w:rsidR="006873C7" w:rsidRDefault="006873C7">
      <w:pPr>
        <w:pStyle w:val="CommentText"/>
      </w:pPr>
      <w:ins w:id="477" w:author="Aleta Haflett" w:date="2014-11-03T13:21:00Z">
        <w:r>
          <w:rPr>
            <w:rStyle w:val="CommentReference"/>
          </w:rPr>
          <w:annotationRef/>
        </w:r>
      </w:ins>
      <w:r>
        <w:t>Do we want this in bins or as integers? Stones or no stones? (I’d really prefer no stones/buttons/whatever, but the FLES survey uses stones)</w:t>
      </w:r>
    </w:p>
  </w:comment>
  <w:comment w:id="591" w:author="Aleta Haflett" w:date="2014-11-03T13:34:00Z" w:initials="AH">
    <w:p w14:paraId="326685D9" w14:textId="77777777" w:rsidR="006873C7" w:rsidRDefault="006873C7" w:rsidP="001E617E">
      <w:pPr>
        <w:pStyle w:val="CommentText"/>
      </w:pPr>
      <w:r>
        <w:rPr>
          <w:rStyle w:val="CommentReference"/>
        </w:rPr>
        <w:annotationRef/>
      </w:r>
      <w:r>
        <w:t>Do we want this in bins or as integers? Stones or no stones? (I’d really prefer no stones/buttons/whatever, but the FLES survey uses stones)</w:t>
      </w:r>
    </w:p>
  </w:comment>
  <w:comment w:id="1393" w:author="Stickler, Mercedes M. (E3/LTRM)" w:date="2014-09-22T17:52:00Z" w:initials="MMS">
    <w:p w14:paraId="386D14FB" w14:textId="692274A1" w:rsidR="006873C7" w:rsidRDefault="006873C7">
      <w:pPr>
        <w:pStyle w:val="CommentText"/>
      </w:pPr>
      <w:r>
        <w:rPr>
          <w:rStyle w:val="CommentReference"/>
        </w:rPr>
        <w:annotationRef/>
      </w:r>
      <w:r>
        <w:t>Good. Double check whether CFP will be promoting any other off-farm salaried livelihoods that we should include here.</w:t>
      </w:r>
    </w:p>
  </w:comment>
  <w:comment w:id="1394" w:author="Heather Huntington" w:date="2014-10-31T11:19:00Z" w:initials="HH">
    <w:p w14:paraId="32CBCD74" w14:textId="5EDA7855" w:rsidR="006873C7" w:rsidRDefault="006873C7">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comment>
  <w:comment w:id="1395" w:author="Stickler, Mercedes M. (E3/LTRM)" w:date="2014-09-22T17:54:00Z" w:initials="MMS">
    <w:p w14:paraId="4A389D2F" w14:textId="4D26A0C9" w:rsidR="006873C7" w:rsidRDefault="006873C7">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1396" w:author="Stickler, Mercedes M. (E3/LTRM)" w:date="2014-09-22T17:57:00Z" w:initials="MMS">
    <w:p w14:paraId="27742A60" w14:textId="4088D222" w:rsidR="006873C7" w:rsidRDefault="006873C7">
      <w:pPr>
        <w:pStyle w:val="CommentText"/>
      </w:pPr>
      <w:r>
        <w:rPr>
          <w:rStyle w:val="CommentReference"/>
        </w:rPr>
        <w:annotationRef/>
      </w:r>
      <w:r>
        <w:t>Can we slim this section a bit but still use it for assessing overall wealth to analyze equity in distribution of benefits? Also, are there any other assets the CFP will be distributing that we should add to this list??</w:t>
      </w:r>
    </w:p>
  </w:comment>
  <w:comment w:id="1420" w:author="Aleta Haflett" w:date="2014-11-03T11:20:00Z" w:initials="AH">
    <w:p w14:paraId="15F411D8" w14:textId="4B6672AC" w:rsidR="006873C7" w:rsidRPr="007A7614" w:rsidRDefault="006873C7">
      <w:pPr>
        <w:pStyle w:val="CommentText"/>
      </w:pPr>
      <w:ins w:id="1423" w:author="Aleta Haflett" w:date="2014-11-03T11:19:00Z">
        <w:r>
          <w:rPr>
            <w:rStyle w:val="CommentReference"/>
          </w:rPr>
          <w:annotationRef/>
        </w:r>
      </w:ins>
      <w:r>
        <w:t xml:space="preserve">I </w:t>
      </w:r>
      <w:r>
        <w:rPr>
          <w:i/>
        </w:rPr>
        <w:t>think</w:t>
      </w:r>
      <w:r>
        <w:t xml:space="preserve"> we can use kgs only here and not need a separate unit, but I included the units just in case. This would be good to check with the survey firm about. </w:t>
      </w:r>
    </w:p>
  </w:comment>
  <w:comment w:id="1439" w:author="Aleta Haflett" w:date="2014-11-03T11:22:00Z" w:initials="AH">
    <w:p w14:paraId="321063DF" w14:textId="45B44716" w:rsidR="006873C7" w:rsidRDefault="006873C7">
      <w:pPr>
        <w:pStyle w:val="CommentText"/>
      </w:pPr>
      <w:ins w:id="1442" w:author="Aleta Haflett" w:date="2014-11-03T11:21:00Z">
        <w:r>
          <w:rPr>
            <w:rStyle w:val="CommentReference"/>
          </w:rPr>
          <w:annotationRef/>
        </w:r>
      </w:ins>
      <w:r>
        <w:t>The FLES survey includes an earlier question about the price of charcoal.  I think we can ask the price in the headman survey (maybe we already do?) and we don’t need to ask each household.We should also ask the price in rainy and in dry season – the time that we are surveying is when charcoal is the most expensive</w:t>
      </w:r>
    </w:p>
  </w:comment>
  <w:comment w:id="1473" w:author="Aleta Haflett" w:date="2014-11-03T12:13:00Z" w:initials="AH">
    <w:p w14:paraId="6A4FD35A" w14:textId="321DD49B" w:rsidR="006873C7" w:rsidRDefault="006873C7">
      <w:pPr>
        <w:pStyle w:val="CommentText"/>
      </w:pPr>
      <w:ins w:id="1476" w:author="Aleta Haflett" w:date="2014-11-03T12:12:00Z">
        <w:r>
          <w:rPr>
            <w:rStyle w:val="CommentReference"/>
          </w:rPr>
          <w:annotationRef/>
        </w:r>
      </w:ins>
      <w:r>
        <w:t>Check with survey firm for unit</w:t>
      </w:r>
    </w:p>
  </w:comment>
  <w:comment w:id="1664" w:author="Stickler, Mercedes M. (E3/LTRM)" w:date="2014-10-31T11:22:00Z" w:initials="MMS">
    <w:p w14:paraId="25C70A33" w14:textId="77777777" w:rsidR="006873C7" w:rsidRDefault="006873C7" w:rsidP="00747FDE">
      <w:pPr>
        <w:pStyle w:val="CommentText"/>
      </w:pPr>
      <w:r>
        <w:rPr>
          <w:rStyle w:val="CommentReference"/>
        </w:rPr>
        <w:annotationRef/>
      </w:r>
      <w:r>
        <w:t>Even though this section is about adaptation, not mitigation (which is the focus of this project), I like these questions, because they should help us understand overall how community members depend on the forest – e.g., if access to forest resources is critical under times of (climate) stress, then REDD+ needs to take that into account.</w:t>
      </w:r>
    </w:p>
  </w:comment>
  <w:comment w:id="1665" w:author="Stickler, Mercedes M. (E3/LTRM)" w:date="2014-09-22T17:58:00Z" w:initials="MMS">
    <w:p w14:paraId="1718CC81" w14:textId="1FD7540F" w:rsidR="006873C7" w:rsidRDefault="006873C7">
      <w:pPr>
        <w:pStyle w:val="CommentText"/>
      </w:pPr>
      <w:r>
        <w:rPr>
          <w:rStyle w:val="CommentReference"/>
        </w:rPr>
        <w:annotationRef/>
      </w:r>
      <w:r>
        <w:t>Keep all these power/relationship questions – again for equity ?s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36D19" w14:textId="77777777" w:rsidR="006873C7" w:rsidRDefault="006873C7" w:rsidP="00C71DE8">
      <w:pPr>
        <w:spacing w:after="0" w:line="240" w:lineRule="auto"/>
      </w:pPr>
      <w:r>
        <w:separator/>
      </w:r>
    </w:p>
  </w:endnote>
  <w:endnote w:type="continuationSeparator" w:id="0">
    <w:p w14:paraId="15B205B8" w14:textId="77777777" w:rsidR="006873C7" w:rsidRDefault="006873C7"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6873C7" w:rsidRDefault="006873C7">
        <w:pPr>
          <w:pStyle w:val="Footer"/>
          <w:jc w:val="right"/>
        </w:pPr>
        <w:r>
          <w:fldChar w:fldCharType="begin"/>
        </w:r>
        <w:r>
          <w:instrText xml:space="preserve"> PAGE   \* MERGEFORMAT </w:instrText>
        </w:r>
        <w:r>
          <w:fldChar w:fldCharType="separate"/>
        </w:r>
        <w:r w:rsidR="00893583">
          <w:rPr>
            <w:noProof/>
          </w:rPr>
          <w:t>1</w:t>
        </w:r>
        <w:r>
          <w:rPr>
            <w:noProof/>
          </w:rPr>
          <w:fldChar w:fldCharType="end"/>
        </w:r>
      </w:p>
    </w:sdtContent>
  </w:sdt>
  <w:p w14:paraId="27BD405B" w14:textId="77777777" w:rsidR="006873C7" w:rsidRDefault="006873C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9C229" w14:textId="77777777" w:rsidR="006873C7" w:rsidRDefault="006873C7" w:rsidP="00C71DE8">
      <w:pPr>
        <w:spacing w:after="0" w:line="240" w:lineRule="auto"/>
      </w:pPr>
      <w:r>
        <w:separator/>
      </w:r>
    </w:p>
  </w:footnote>
  <w:footnote w:type="continuationSeparator" w:id="0">
    <w:p w14:paraId="50B6495A" w14:textId="77777777" w:rsidR="006873C7" w:rsidRDefault="006873C7" w:rsidP="00C71D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drawingGridHorizontalSpacing w:val="360"/>
  <w:drawingGridVerticalSpacing w:val="36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7FA1"/>
    <w:rsid w:val="00020B58"/>
    <w:rsid w:val="00026305"/>
    <w:rsid w:val="000324F5"/>
    <w:rsid w:val="00033F1D"/>
    <w:rsid w:val="000360B1"/>
    <w:rsid w:val="00042643"/>
    <w:rsid w:val="000427DF"/>
    <w:rsid w:val="00046A5C"/>
    <w:rsid w:val="00060783"/>
    <w:rsid w:val="00072A5F"/>
    <w:rsid w:val="00076053"/>
    <w:rsid w:val="000811E3"/>
    <w:rsid w:val="00084CE6"/>
    <w:rsid w:val="00085B25"/>
    <w:rsid w:val="00086D63"/>
    <w:rsid w:val="000A0002"/>
    <w:rsid w:val="000A369F"/>
    <w:rsid w:val="000B0A99"/>
    <w:rsid w:val="000B1EA8"/>
    <w:rsid w:val="000C30D8"/>
    <w:rsid w:val="000D5605"/>
    <w:rsid w:val="000F37E6"/>
    <w:rsid w:val="000F5C1F"/>
    <w:rsid w:val="00134A66"/>
    <w:rsid w:val="00137629"/>
    <w:rsid w:val="00144967"/>
    <w:rsid w:val="0015117F"/>
    <w:rsid w:val="001512DD"/>
    <w:rsid w:val="00152B2F"/>
    <w:rsid w:val="001949A5"/>
    <w:rsid w:val="00196EC9"/>
    <w:rsid w:val="001A7E23"/>
    <w:rsid w:val="001B251A"/>
    <w:rsid w:val="001C3ACA"/>
    <w:rsid w:val="001E1DA8"/>
    <w:rsid w:val="001E617E"/>
    <w:rsid w:val="00205402"/>
    <w:rsid w:val="0022680E"/>
    <w:rsid w:val="00233F7F"/>
    <w:rsid w:val="002360AB"/>
    <w:rsid w:val="00236681"/>
    <w:rsid w:val="002422DE"/>
    <w:rsid w:val="00254EEC"/>
    <w:rsid w:val="002876B6"/>
    <w:rsid w:val="00293477"/>
    <w:rsid w:val="002954A7"/>
    <w:rsid w:val="00296E2F"/>
    <w:rsid w:val="002A4761"/>
    <w:rsid w:val="002A4ED0"/>
    <w:rsid w:val="002A6145"/>
    <w:rsid w:val="002D2A10"/>
    <w:rsid w:val="002E1759"/>
    <w:rsid w:val="00302C97"/>
    <w:rsid w:val="00346364"/>
    <w:rsid w:val="0036037D"/>
    <w:rsid w:val="00372E4E"/>
    <w:rsid w:val="0038752A"/>
    <w:rsid w:val="00396812"/>
    <w:rsid w:val="003B39C9"/>
    <w:rsid w:val="003C0031"/>
    <w:rsid w:val="003C3B44"/>
    <w:rsid w:val="003F5B16"/>
    <w:rsid w:val="004229F7"/>
    <w:rsid w:val="00435148"/>
    <w:rsid w:val="00437190"/>
    <w:rsid w:val="00442121"/>
    <w:rsid w:val="00451397"/>
    <w:rsid w:val="00451C80"/>
    <w:rsid w:val="00492CDC"/>
    <w:rsid w:val="004A1781"/>
    <w:rsid w:val="004B4B2A"/>
    <w:rsid w:val="004C374D"/>
    <w:rsid w:val="004D42B4"/>
    <w:rsid w:val="004E3493"/>
    <w:rsid w:val="004F537B"/>
    <w:rsid w:val="005067F4"/>
    <w:rsid w:val="0051057D"/>
    <w:rsid w:val="00512DC2"/>
    <w:rsid w:val="005133B7"/>
    <w:rsid w:val="00525160"/>
    <w:rsid w:val="00537F5E"/>
    <w:rsid w:val="00540F30"/>
    <w:rsid w:val="00555D1F"/>
    <w:rsid w:val="005701D2"/>
    <w:rsid w:val="00580237"/>
    <w:rsid w:val="005819B1"/>
    <w:rsid w:val="005856F5"/>
    <w:rsid w:val="00587FA3"/>
    <w:rsid w:val="005B394B"/>
    <w:rsid w:val="005C016F"/>
    <w:rsid w:val="005C13C7"/>
    <w:rsid w:val="005C2B03"/>
    <w:rsid w:val="005C49D9"/>
    <w:rsid w:val="005E0051"/>
    <w:rsid w:val="005E51A5"/>
    <w:rsid w:val="005F27DE"/>
    <w:rsid w:val="005F39FD"/>
    <w:rsid w:val="006146D2"/>
    <w:rsid w:val="00623BDD"/>
    <w:rsid w:val="00637DEB"/>
    <w:rsid w:val="00643F9B"/>
    <w:rsid w:val="0064718C"/>
    <w:rsid w:val="006511A2"/>
    <w:rsid w:val="006569EA"/>
    <w:rsid w:val="00657266"/>
    <w:rsid w:val="00672FD9"/>
    <w:rsid w:val="006873C7"/>
    <w:rsid w:val="00691F08"/>
    <w:rsid w:val="0069331D"/>
    <w:rsid w:val="006A3EA6"/>
    <w:rsid w:val="006A5FEF"/>
    <w:rsid w:val="006A6B13"/>
    <w:rsid w:val="006B1783"/>
    <w:rsid w:val="006B34CA"/>
    <w:rsid w:val="006C2023"/>
    <w:rsid w:val="006D5C10"/>
    <w:rsid w:val="006E365E"/>
    <w:rsid w:val="006F5060"/>
    <w:rsid w:val="00701044"/>
    <w:rsid w:val="0070348B"/>
    <w:rsid w:val="007045FC"/>
    <w:rsid w:val="00707954"/>
    <w:rsid w:val="00710C24"/>
    <w:rsid w:val="00722B52"/>
    <w:rsid w:val="0072666B"/>
    <w:rsid w:val="00726F64"/>
    <w:rsid w:val="007306C5"/>
    <w:rsid w:val="00732114"/>
    <w:rsid w:val="00736B28"/>
    <w:rsid w:val="00736DFE"/>
    <w:rsid w:val="00747FDE"/>
    <w:rsid w:val="00755280"/>
    <w:rsid w:val="0076083F"/>
    <w:rsid w:val="00764E8A"/>
    <w:rsid w:val="00765164"/>
    <w:rsid w:val="00767B5C"/>
    <w:rsid w:val="007A1B0B"/>
    <w:rsid w:val="007A29FF"/>
    <w:rsid w:val="007A7614"/>
    <w:rsid w:val="007B362C"/>
    <w:rsid w:val="007B7340"/>
    <w:rsid w:val="007D11DB"/>
    <w:rsid w:val="007E02CA"/>
    <w:rsid w:val="007E0A43"/>
    <w:rsid w:val="00804709"/>
    <w:rsid w:val="008113F0"/>
    <w:rsid w:val="008128E9"/>
    <w:rsid w:val="008145A6"/>
    <w:rsid w:val="00816ED7"/>
    <w:rsid w:val="0082354A"/>
    <w:rsid w:val="008250E0"/>
    <w:rsid w:val="00826B4F"/>
    <w:rsid w:val="0086308D"/>
    <w:rsid w:val="00866C0D"/>
    <w:rsid w:val="00866F30"/>
    <w:rsid w:val="008768A7"/>
    <w:rsid w:val="00880A22"/>
    <w:rsid w:val="00893583"/>
    <w:rsid w:val="008C1301"/>
    <w:rsid w:val="008C2BC1"/>
    <w:rsid w:val="008C66BB"/>
    <w:rsid w:val="008E1E3D"/>
    <w:rsid w:val="008E7E6A"/>
    <w:rsid w:val="00903C1A"/>
    <w:rsid w:val="009266B6"/>
    <w:rsid w:val="0093061D"/>
    <w:rsid w:val="00933DA9"/>
    <w:rsid w:val="00943A99"/>
    <w:rsid w:val="009559BE"/>
    <w:rsid w:val="009A059D"/>
    <w:rsid w:val="009D61E6"/>
    <w:rsid w:val="00A000C6"/>
    <w:rsid w:val="00A02C50"/>
    <w:rsid w:val="00A2594A"/>
    <w:rsid w:val="00A25FDF"/>
    <w:rsid w:val="00A31AD1"/>
    <w:rsid w:val="00A34F12"/>
    <w:rsid w:val="00A36F64"/>
    <w:rsid w:val="00A405FF"/>
    <w:rsid w:val="00A478EB"/>
    <w:rsid w:val="00A667B3"/>
    <w:rsid w:val="00A813B0"/>
    <w:rsid w:val="00A81ED7"/>
    <w:rsid w:val="00A93337"/>
    <w:rsid w:val="00AA3608"/>
    <w:rsid w:val="00AB041B"/>
    <w:rsid w:val="00AC039B"/>
    <w:rsid w:val="00AC07EE"/>
    <w:rsid w:val="00AD0A22"/>
    <w:rsid w:val="00AD1518"/>
    <w:rsid w:val="00AD4C44"/>
    <w:rsid w:val="00AE18C0"/>
    <w:rsid w:val="00AF35A3"/>
    <w:rsid w:val="00B03B0B"/>
    <w:rsid w:val="00B05DBD"/>
    <w:rsid w:val="00B074F4"/>
    <w:rsid w:val="00B12D76"/>
    <w:rsid w:val="00B26E95"/>
    <w:rsid w:val="00B30EB2"/>
    <w:rsid w:val="00B31919"/>
    <w:rsid w:val="00B40568"/>
    <w:rsid w:val="00B41661"/>
    <w:rsid w:val="00B704D2"/>
    <w:rsid w:val="00B71EAD"/>
    <w:rsid w:val="00B7506F"/>
    <w:rsid w:val="00B77B37"/>
    <w:rsid w:val="00BA460E"/>
    <w:rsid w:val="00BA7D85"/>
    <w:rsid w:val="00BB1C09"/>
    <w:rsid w:val="00BD3256"/>
    <w:rsid w:val="00BE53B1"/>
    <w:rsid w:val="00BE5610"/>
    <w:rsid w:val="00BE6AEC"/>
    <w:rsid w:val="00BF2596"/>
    <w:rsid w:val="00BF7C36"/>
    <w:rsid w:val="00C03D82"/>
    <w:rsid w:val="00C14E62"/>
    <w:rsid w:val="00C14ED2"/>
    <w:rsid w:val="00C16253"/>
    <w:rsid w:val="00C16C46"/>
    <w:rsid w:val="00C20927"/>
    <w:rsid w:val="00C3665F"/>
    <w:rsid w:val="00C43BC9"/>
    <w:rsid w:val="00C447BE"/>
    <w:rsid w:val="00C52F57"/>
    <w:rsid w:val="00C55D75"/>
    <w:rsid w:val="00C6648F"/>
    <w:rsid w:val="00C67ECD"/>
    <w:rsid w:val="00C71DE8"/>
    <w:rsid w:val="00C77E6C"/>
    <w:rsid w:val="00C93B76"/>
    <w:rsid w:val="00C95140"/>
    <w:rsid w:val="00CA052D"/>
    <w:rsid w:val="00CA2BB4"/>
    <w:rsid w:val="00CD018F"/>
    <w:rsid w:val="00CD4FA7"/>
    <w:rsid w:val="00CE542E"/>
    <w:rsid w:val="00D05E5F"/>
    <w:rsid w:val="00D21542"/>
    <w:rsid w:val="00D25C07"/>
    <w:rsid w:val="00D26A85"/>
    <w:rsid w:val="00D34605"/>
    <w:rsid w:val="00D3752F"/>
    <w:rsid w:val="00D4243B"/>
    <w:rsid w:val="00D437F1"/>
    <w:rsid w:val="00D44D26"/>
    <w:rsid w:val="00D467F5"/>
    <w:rsid w:val="00D51F0F"/>
    <w:rsid w:val="00D634F1"/>
    <w:rsid w:val="00D66AC4"/>
    <w:rsid w:val="00D92D13"/>
    <w:rsid w:val="00DA00DA"/>
    <w:rsid w:val="00DA1429"/>
    <w:rsid w:val="00DA7C5C"/>
    <w:rsid w:val="00DB114F"/>
    <w:rsid w:val="00DC1702"/>
    <w:rsid w:val="00DC552F"/>
    <w:rsid w:val="00DE4EC4"/>
    <w:rsid w:val="00E0092D"/>
    <w:rsid w:val="00E34508"/>
    <w:rsid w:val="00E3458F"/>
    <w:rsid w:val="00E35766"/>
    <w:rsid w:val="00E3668B"/>
    <w:rsid w:val="00E405E2"/>
    <w:rsid w:val="00E4165E"/>
    <w:rsid w:val="00E477D2"/>
    <w:rsid w:val="00E62C79"/>
    <w:rsid w:val="00E62CDC"/>
    <w:rsid w:val="00E74210"/>
    <w:rsid w:val="00E84872"/>
    <w:rsid w:val="00E865C4"/>
    <w:rsid w:val="00E94596"/>
    <w:rsid w:val="00E96D6E"/>
    <w:rsid w:val="00EA41DE"/>
    <w:rsid w:val="00EC091D"/>
    <w:rsid w:val="00EC2087"/>
    <w:rsid w:val="00EE1FD1"/>
    <w:rsid w:val="00EF261D"/>
    <w:rsid w:val="00EF7649"/>
    <w:rsid w:val="00F05B1A"/>
    <w:rsid w:val="00F11990"/>
    <w:rsid w:val="00F1283B"/>
    <w:rsid w:val="00F25BF8"/>
    <w:rsid w:val="00F279F1"/>
    <w:rsid w:val="00F3482A"/>
    <w:rsid w:val="00F36819"/>
    <w:rsid w:val="00F37010"/>
    <w:rsid w:val="00F65E5D"/>
    <w:rsid w:val="00F71CC4"/>
    <w:rsid w:val="00F75538"/>
    <w:rsid w:val="00F7697D"/>
    <w:rsid w:val="00F77971"/>
    <w:rsid w:val="00F836DA"/>
    <w:rsid w:val="00F869A1"/>
    <w:rsid w:val="00FA5477"/>
    <w:rsid w:val="00FA74D4"/>
    <w:rsid w:val="00FB013F"/>
    <w:rsid w:val="00FC1FE3"/>
    <w:rsid w:val="00FE1BF8"/>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comments" Target="comment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6B839-3405-1146-999D-F434BEEA5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55</Pages>
  <Words>10888</Words>
  <Characters>62068</Characters>
  <Application>Microsoft Macintosh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McGee, Heather</dc:creator>
  <cp:keywords/>
  <dc:description/>
  <cp:lastModifiedBy>Heather Huntington</cp:lastModifiedBy>
  <cp:revision>3</cp:revision>
  <dcterms:created xsi:type="dcterms:W3CDTF">2014-11-04T15:12:00Z</dcterms:created>
  <dcterms:modified xsi:type="dcterms:W3CDTF">2014-11-04T15:55:00Z</dcterms:modified>
</cp:coreProperties>
</file>