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3438C" w14:textId="77777777" w:rsidR="001B251A" w:rsidRPr="001512DD" w:rsidRDefault="001B251A" w:rsidP="001512DD">
      <w:pPr>
        <w:spacing w:after="0" w:line="240" w:lineRule="auto"/>
        <w:contextualSpacing/>
        <w:jc w:val="center"/>
        <w:rPr>
          <w:b/>
        </w:rPr>
      </w:pPr>
      <w:r w:rsidRPr="001512DD">
        <w:rPr>
          <w:b/>
        </w:rPr>
        <w:t>Community Forest Project IE</w:t>
      </w:r>
    </w:p>
    <w:p w14:paraId="63F3404D" w14:textId="77777777" w:rsidR="00137629" w:rsidRPr="001512DD" w:rsidRDefault="001B251A" w:rsidP="001512DD">
      <w:pPr>
        <w:spacing w:after="0" w:line="240" w:lineRule="auto"/>
        <w:contextualSpacing/>
        <w:jc w:val="center"/>
        <w:rPr>
          <w:b/>
        </w:rPr>
      </w:pPr>
      <w:r w:rsidRPr="001512DD">
        <w:rPr>
          <w:b/>
        </w:rPr>
        <w:t>Household Survey</w:t>
      </w:r>
    </w:p>
    <w:p w14:paraId="05F6C023" w14:textId="6350C0D4" w:rsidR="00C93B76" w:rsidRPr="001512DD" w:rsidRDefault="00A667B3" w:rsidP="001512DD">
      <w:pPr>
        <w:spacing w:after="0" w:line="240" w:lineRule="auto"/>
        <w:contextualSpacing/>
        <w:rPr>
          <w:b/>
        </w:rPr>
      </w:pPr>
      <w:r w:rsidRPr="001512DD">
        <w:rPr>
          <w:rFonts w:eastAsia="Times New Roman" w:cs="Times New Roman"/>
          <w:color w:val="000000"/>
        </w:rPr>
        <w:t>INTERVIEWER: Carefully explain the definition of a household as: 'a group of people who live in the same homestead (which may consist of more than a single dwelling) and share food and other items bought from a common household budget. This includes people who are away temporarily. This is the definition you will be using each time you refer to a 'household' throughout this interview and should be borne in mind by both yourself and the respondent/s.</w:t>
      </w:r>
    </w:p>
    <w:p w14:paraId="5EDD1A8F" w14:textId="77777777" w:rsidR="00A667B3" w:rsidRPr="001512DD" w:rsidRDefault="00A667B3"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86"/>
        <w:gridCol w:w="6"/>
        <w:gridCol w:w="2514"/>
        <w:gridCol w:w="1810"/>
        <w:gridCol w:w="714"/>
      </w:tblGrid>
      <w:tr w:rsidR="00B71EAD" w:rsidRPr="001512DD" w14:paraId="6616BCFD" w14:textId="77777777" w:rsidTr="00CD018F">
        <w:trPr>
          <w:trHeight w:hRule="exact" w:val="367"/>
        </w:trPr>
        <w:tc>
          <w:tcPr>
            <w:tcW w:w="350" w:type="dxa"/>
            <w:tcBorders>
              <w:top w:val="single" w:sz="4" w:space="0" w:color="000000"/>
              <w:left w:val="single" w:sz="4" w:space="0" w:color="000000"/>
              <w:bottom w:val="single" w:sz="4" w:space="0" w:color="000000"/>
              <w:right w:val="single" w:sz="4" w:space="0" w:color="auto"/>
            </w:tcBorders>
          </w:tcPr>
          <w:p w14:paraId="6635C359" w14:textId="77777777" w:rsidR="00512DC2" w:rsidRPr="001512DD" w:rsidRDefault="00512DC2" w:rsidP="001512DD">
            <w:pPr>
              <w:spacing w:after="0" w:line="240" w:lineRule="auto"/>
              <w:contextualSpacing/>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79415DC" w14:textId="77777777" w:rsidR="00512DC2" w:rsidRPr="001512DD" w:rsidRDefault="00512DC2" w:rsidP="001512DD">
            <w:pPr>
              <w:spacing w:after="0" w:line="240" w:lineRule="auto"/>
              <w:contextualSpacing/>
              <w:rPr>
                <w:w w:val="105"/>
              </w:rPr>
            </w:pPr>
            <w:r w:rsidRPr="001512DD">
              <w:rPr>
                <w:w w:val="105"/>
              </w:rPr>
              <w:t>A1. Date of Survey</w:t>
            </w:r>
          </w:p>
        </w:tc>
        <w:tc>
          <w:tcPr>
            <w:tcW w:w="2524" w:type="dxa"/>
            <w:gridSpan w:val="2"/>
            <w:tcBorders>
              <w:top w:val="single" w:sz="18" w:space="0" w:color="000000"/>
              <w:left w:val="single" w:sz="18" w:space="0" w:color="000000"/>
              <w:bottom w:val="single" w:sz="18" w:space="0" w:color="000000"/>
              <w:right w:val="single" w:sz="18" w:space="0" w:color="000000"/>
            </w:tcBorders>
          </w:tcPr>
          <w:p w14:paraId="47175B4F" w14:textId="77777777" w:rsidR="00512DC2" w:rsidRPr="001512DD" w:rsidRDefault="00512DC2" w:rsidP="001512DD">
            <w:pPr>
              <w:spacing w:after="0" w:line="240" w:lineRule="auto"/>
              <w:contextualSpacing/>
              <w:rPr>
                <w:i/>
              </w:rPr>
            </w:pPr>
            <w:r w:rsidRPr="001512DD">
              <w:rPr>
                <w:i/>
              </w:rPr>
              <w:t>(mm/</w:t>
            </w:r>
            <w:proofErr w:type="spellStart"/>
            <w:r w:rsidRPr="001512DD">
              <w:rPr>
                <w:i/>
              </w:rPr>
              <w:t>dd</w:t>
            </w:r>
            <w:proofErr w:type="spellEnd"/>
            <w:r w:rsidRPr="001512DD">
              <w:rPr>
                <w:i/>
              </w:rPr>
              <w:t>/</w:t>
            </w:r>
            <w:proofErr w:type="spellStart"/>
            <w:r w:rsidRPr="001512DD">
              <w:rPr>
                <w:i/>
              </w:rPr>
              <w:t>yyyy</w:t>
            </w:r>
            <w:proofErr w:type="spellEnd"/>
            <w:r w:rsidRPr="001512DD">
              <w:rPr>
                <w:i/>
              </w:rPr>
              <w:t>)</w:t>
            </w:r>
          </w:p>
        </w:tc>
      </w:tr>
      <w:tr w:rsidR="00B71EAD" w:rsidRPr="001512DD" w14:paraId="64DA99D0"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115D2734"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3DB5C1F1"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A2. Name of Enumerator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00DE226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4CAE6E5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314BBCF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419C62E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A3. Name of Supervisor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278C4E8E"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33166BF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5ACC91EB" w14:textId="77777777" w:rsidR="00512DC2" w:rsidRPr="001512DD" w:rsidRDefault="00512DC2" w:rsidP="001512DD">
            <w:pPr>
              <w:spacing w:after="0" w:line="240" w:lineRule="auto"/>
              <w:contextualSpacing/>
              <w:rPr>
                <w:rFonts w:eastAsiaTheme="minorEastAsia"/>
                <w:w w:val="105"/>
                <w:lang w:eastAsia="zh-CN"/>
              </w:rPr>
            </w:pPr>
          </w:p>
        </w:tc>
        <w:tc>
          <w:tcPr>
            <w:tcW w:w="4686" w:type="dxa"/>
            <w:tcBorders>
              <w:left w:val="single" w:sz="4" w:space="0" w:color="auto"/>
              <w:right w:val="nil"/>
            </w:tcBorders>
          </w:tcPr>
          <w:p w14:paraId="7506BDA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A4. Chiefdom:</w:t>
            </w:r>
          </w:p>
        </w:tc>
        <w:tc>
          <w:tcPr>
            <w:tcW w:w="4330" w:type="dxa"/>
            <w:gridSpan w:val="3"/>
            <w:tcBorders>
              <w:left w:val="nil"/>
              <w:right w:val="single" w:sz="18" w:space="0" w:color="000000"/>
            </w:tcBorders>
          </w:tcPr>
          <w:p w14:paraId="1EA7D032"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1=</w:t>
            </w:r>
          </w:p>
          <w:p w14:paraId="26EADE1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2=</w:t>
            </w:r>
          </w:p>
          <w:p w14:paraId="1B57D11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3=</w:t>
            </w:r>
          </w:p>
          <w:p w14:paraId="12FDD91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4=</w:t>
            </w:r>
          </w:p>
          <w:p w14:paraId="2F7E30DB"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5=</w:t>
            </w:r>
          </w:p>
          <w:p w14:paraId="172511C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6=</w:t>
            </w:r>
          </w:p>
        </w:tc>
        <w:tc>
          <w:tcPr>
            <w:tcW w:w="714" w:type="dxa"/>
            <w:tcBorders>
              <w:top w:val="single" w:sz="18" w:space="0" w:color="000000"/>
              <w:left w:val="single" w:sz="18" w:space="0" w:color="000000"/>
              <w:bottom w:val="single" w:sz="18" w:space="0" w:color="000000"/>
              <w:right w:val="single" w:sz="18" w:space="0" w:color="000000"/>
            </w:tcBorders>
          </w:tcPr>
          <w:p w14:paraId="0428FA49"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(Code)</w:t>
            </w:r>
          </w:p>
        </w:tc>
      </w:tr>
      <w:tr w:rsidR="00B71EAD" w:rsidRPr="001512DD" w14:paraId="0E56614F"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7E385AA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52FA07B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A5.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5D07C67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71271BC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2DFDA8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top w:val="single" w:sz="4" w:space="0" w:color="000000"/>
              <w:left w:val="single" w:sz="4" w:space="0" w:color="auto"/>
              <w:bottom w:val="single" w:sz="4" w:space="0" w:color="000000"/>
              <w:right w:val="single" w:sz="18" w:space="0" w:color="000000"/>
            </w:tcBorders>
          </w:tcPr>
          <w:p w14:paraId="00CE79A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A6. Retype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0C1DE000"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15BA633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4621E24" w14:textId="77777777" w:rsidR="00512DC2" w:rsidRPr="001512DD" w:rsidRDefault="00512DC2" w:rsidP="001512DD">
            <w:pPr>
              <w:spacing w:after="0" w:line="240" w:lineRule="auto"/>
              <w:contextualSpacing/>
              <w:rPr>
                <w:rFonts w:eastAsiaTheme="minorEastAsia"/>
                <w:lang w:eastAsia="zh-CN"/>
              </w:rPr>
            </w:pPr>
          </w:p>
        </w:tc>
        <w:tc>
          <w:tcPr>
            <w:tcW w:w="7206" w:type="dxa"/>
            <w:gridSpan w:val="3"/>
            <w:tcBorders>
              <w:top w:val="single" w:sz="4" w:space="0" w:color="000000"/>
              <w:left w:val="single" w:sz="4" w:space="0" w:color="auto"/>
              <w:bottom w:val="single" w:sz="4" w:space="0" w:color="000000"/>
              <w:right w:val="single" w:sz="18" w:space="0" w:color="000000"/>
            </w:tcBorders>
          </w:tcPr>
          <w:p w14:paraId="432B0FCA"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A7.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6609818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r w:rsidR="00B71EAD" w:rsidRPr="001512DD" w14:paraId="2643E7A4"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A7D3303" w14:textId="77777777" w:rsidR="00512DC2" w:rsidRPr="001512DD" w:rsidRDefault="00512DC2" w:rsidP="001512DD">
            <w:pPr>
              <w:spacing w:after="0" w:line="240" w:lineRule="auto"/>
              <w:contextualSpacing/>
              <w:rPr>
                <w:rFonts w:eastAsiaTheme="minorEastAsia"/>
                <w:lang w:eastAsia="zh-CN"/>
              </w:rPr>
            </w:pPr>
          </w:p>
        </w:tc>
        <w:tc>
          <w:tcPr>
            <w:tcW w:w="7206" w:type="dxa"/>
            <w:gridSpan w:val="3"/>
            <w:tcBorders>
              <w:top w:val="single" w:sz="4" w:space="0" w:color="000000"/>
              <w:left w:val="single" w:sz="4" w:space="0" w:color="auto"/>
              <w:bottom w:val="single" w:sz="4" w:space="0" w:color="000000"/>
              <w:right w:val="single" w:sz="18" w:space="0" w:color="000000"/>
            </w:tcBorders>
          </w:tcPr>
          <w:p w14:paraId="201AC180"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A8. Retype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3D7E02F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bl>
    <w:p w14:paraId="161A3D5F" w14:textId="77777777" w:rsidR="00512DC2" w:rsidRPr="001512DD" w:rsidRDefault="00512DC2" w:rsidP="001512DD">
      <w:pPr>
        <w:spacing w:after="0" w:line="240" w:lineRule="auto"/>
        <w:contextualSpacing/>
        <w:rPr>
          <w:b/>
        </w:rPr>
      </w:pPr>
    </w:p>
    <w:p w14:paraId="07B1213C" w14:textId="77777777" w:rsidR="00512DC2" w:rsidRPr="001512DD" w:rsidRDefault="00512DC2" w:rsidP="001512DD">
      <w:pPr>
        <w:spacing w:after="0" w:line="240" w:lineRule="auto"/>
        <w:contextualSpacing/>
        <w:rPr>
          <w:b/>
        </w:rPr>
      </w:pPr>
      <w:r w:rsidRPr="001512DD">
        <w:rPr>
          <w:b/>
        </w:rPr>
        <w:t>ORAL CONSENT SCRIPT</w:t>
      </w:r>
    </w:p>
    <w:p w14:paraId="3154A55B" w14:textId="77777777" w:rsidR="00765164" w:rsidRPr="001512DD" w:rsidRDefault="00765164"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93"/>
        <w:gridCol w:w="4343"/>
        <w:gridCol w:w="694"/>
      </w:tblGrid>
      <w:tr w:rsidR="00B71EAD" w:rsidRPr="001512DD" w14:paraId="7C60B14C"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1758747E" w14:textId="77777777" w:rsidR="0076083F" w:rsidRPr="001512DD" w:rsidRDefault="0076083F"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3779D6D9"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A9. Did the respondent consent?</w:t>
            </w:r>
          </w:p>
          <w:p w14:paraId="58340AD6" w14:textId="77777777"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If 2, skip to A11</w:t>
            </w:r>
          </w:p>
        </w:tc>
        <w:tc>
          <w:tcPr>
            <w:tcW w:w="4343" w:type="dxa"/>
            <w:tcBorders>
              <w:top w:val="single" w:sz="4" w:space="0" w:color="000000"/>
              <w:bottom w:val="single" w:sz="4" w:space="0" w:color="000000"/>
              <w:right w:val="single" w:sz="18" w:space="0" w:color="000000"/>
            </w:tcBorders>
          </w:tcPr>
          <w:p w14:paraId="5F90A2EF"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1=No</w:t>
            </w:r>
          </w:p>
          <w:p w14:paraId="4AC799F1"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2=Yes</w:t>
            </w:r>
            <w:r w:rsidRPr="001512DD" w:rsidDel="00226116">
              <w:rPr>
                <w:rFonts w:eastAsiaTheme="minorEastAsia"/>
                <w:lang w:eastAsia="zh-CN"/>
              </w:rPr>
              <w:t xml:space="preserve"> </w:t>
            </w:r>
          </w:p>
        </w:tc>
        <w:tc>
          <w:tcPr>
            <w:tcW w:w="694" w:type="dxa"/>
            <w:tcBorders>
              <w:top w:val="single" w:sz="18" w:space="0" w:color="000000"/>
              <w:left w:val="single" w:sz="18" w:space="0" w:color="000000"/>
              <w:bottom w:val="single" w:sz="18" w:space="0" w:color="000000"/>
              <w:right w:val="single" w:sz="18" w:space="0" w:color="000000"/>
            </w:tcBorders>
          </w:tcPr>
          <w:p w14:paraId="66699AB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047048B8"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47E9C82" w14:textId="77777777" w:rsidR="0076083F" w:rsidRPr="001512DD" w:rsidRDefault="0076083F"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846F049" w14:textId="77777777" w:rsidR="0076083F" w:rsidRPr="001512DD" w:rsidRDefault="0076083F" w:rsidP="001512DD">
            <w:pPr>
              <w:spacing w:after="0" w:line="240" w:lineRule="auto"/>
              <w:contextualSpacing/>
              <w:rPr>
                <w:rFonts w:eastAsiaTheme="minorEastAsia"/>
                <w:w w:val="105"/>
                <w:lang w:eastAsia="zh-CN"/>
              </w:rPr>
            </w:pPr>
            <w:r w:rsidRPr="001512DD">
              <w:rPr>
                <w:rFonts w:eastAsiaTheme="minorEastAsia"/>
                <w:w w:val="105"/>
                <w:lang w:eastAsia="zh-CN"/>
              </w:rPr>
              <w:t>A10. Can you please tell me why you have chosen not to participate?</w:t>
            </w:r>
          </w:p>
        </w:tc>
        <w:tc>
          <w:tcPr>
            <w:tcW w:w="5037" w:type="dxa"/>
            <w:gridSpan w:val="2"/>
            <w:tcBorders>
              <w:top w:val="single" w:sz="18" w:space="0" w:color="000000"/>
              <w:left w:val="single" w:sz="18" w:space="0" w:color="000000"/>
              <w:bottom w:val="single" w:sz="18" w:space="0" w:color="000000"/>
              <w:right w:val="single" w:sz="18" w:space="0" w:color="000000"/>
            </w:tcBorders>
          </w:tcPr>
          <w:p w14:paraId="447CD7D1" w14:textId="77777777" w:rsidR="0076083F" w:rsidRPr="001512DD" w:rsidRDefault="0076083F" w:rsidP="001512DD">
            <w:pPr>
              <w:spacing w:after="0" w:line="240" w:lineRule="auto"/>
              <w:contextualSpacing/>
              <w:rPr>
                <w:rFonts w:eastAsiaTheme="minorEastAsia"/>
                <w:i/>
                <w:lang w:eastAsia="zh-CN"/>
              </w:rPr>
            </w:pPr>
            <w:r w:rsidRPr="001512DD">
              <w:rPr>
                <w:rFonts w:eastAsiaTheme="minorEastAsia"/>
                <w:i/>
                <w:lang w:eastAsia="zh-CN"/>
              </w:rPr>
              <w:t>(Text)</w:t>
            </w:r>
          </w:p>
        </w:tc>
      </w:tr>
    </w:tbl>
    <w:p w14:paraId="62A25B83" w14:textId="77777777" w:rsidR="00765164" w:rsidRPr="001512DD" w:rsidRDefault="00765164"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93"/>
        <w:gridCol w:w="2512"/>
        <w:gridCol w:w="1831"/>
        <w:gridCol w:w="694"/>
      </w:tblGrid>
      <w:tr w:rsidR="00B71EAD" w:rsidRPr="001512DD" w14:paraId="6F54DE1B"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099D91ED" w14:textId="77777777" w:rsidR="0076083F" w:rsidRPr="001512DD" w:rsidRDefault="0076083F"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7CF3E2B2"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A1</w:t>
            </w:r>
            <w:r w:rsidR="00701044" w:rsidRPr="001512DD">
              <w:rPr>
                <w:rFonts w:eastAsia="Calibri" w:cs="Times New Roman"/>
                <w:w w:val="105"/>
              </w:rPr>
              <w:t>1</w:t>
            </w:r>
            <w:r w:rsidRPr="001512DD">
              <w:rPr>
                <w:rFonts w:eastAsia="Calibri" w:cs="Times New Roman"/>
                <w:w w:val="105"/>
              </w:rPr>
              <w:t>. Who is the respondent?</w:t>
            </w:r>
          </w:p>
          <w:p w14:paraId="334CD04F" w14:textId="77777777"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If 1, skip to A16</w:t>
            </w:r>
          </w:p>
        </w:tc>
        <w:tc>
          <w:tcPr>
            <w:tcW w:w="4343" w:type="dxa"/>
            <w:gridSpan w:val="2"/>
            <w:tcBorders>
              <w:top w:val="single" w:sz="4" w:space="0" w:color="000000"/>
              <w:bottom w:val="single" w:sz="4" w:space="0" w:color="000000"/>
              <w:right w:val="single" w:sz="18" w:space="0" w:color="000000"/>
            </w:tcBorders>
          </w:tcPr>
          <w:p w14:paraId="24E0341A"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1=</w:t>
            </w:r>
            <w:r w:rsidR="00701044" w:rsidRPr="001512DD">
              <w:rPr>
                <w:rFonts w:eastAsiaTheme="minorEastAsia"/>
                <w:lang w:eastAsia="zh-CN"/>
              </w:rPr>
              <w:t>Head of household</w:t>
            </w:r>
          </w:p>
          <w:p w14:paraId="483B9546" w14:textId="77777777" w:rsidR="0076083F" w:rsidRPr="001512DD" w:rsidRDefault="00701044" w:rsidP="001512DD">
            <w:pPr>
              <w:spacing w:after="0" w:line="240" w:lineRule="auto"/>
              <w:contextualSpacing/>
              <w:rPr>
                <w:rFonts w:eastAsiaTheme="minorEastAsia"/>
                <w:lang w:eastAsia="zh-CN"/>
              </w:rPr>
            </w:pPr>
            <w:r w:rsidRPr="001512DD">
              <w:rPr>
                <w:rFonts w:eastAsiaTheme="minorEastAsia"/>
                <w:lang w:eastAsia="zh-CN"/>
              </w:rPr>
              <w:t>2=Spouse of head of household</w:t>
            </w:r>
          </w:p>
          <w:p w14:paraId="30DA7160"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3=Other household member</w:t>
            </w:r>
          </w:p>
        </w:tc>
        <w:tc>
          <w:tcPr>
            <w:tcW w:w="694" w:type="dxa"/>
            <w:tcBorders>
              <w:top w:val="single" w:sz="18" w:space="0" w:color="000000"/>
              <w:left w:val="single" w:sz="18" w:space="0" w:color="000000"/>
              <w:bottom w:val="single" w:sz="18" w:space="0" w:color="000000"/>
              <w:right w:val="single" w:sz="18" w:space="0" w:color="000000"/>
            </w:tcBorders>
          </w:tcPr>
          <w:p w14:paraId="473C4CA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2F44C8C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5D9AA4C"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A66DC15"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A12. Name of respondent</w:t>
            </w:r>
          </w:p>
        </w:tc>
        <w:tc>
          <w:tcPr>
            <w:tcW w:w="5037" w:type="dxa"/>
            <w:gridSpan w:val="3"/>
            <w:tcBorders>
              <w:top w:val="single" w:sz="18" w:space="0" w:color="000000"/>
              <w:left w:val="single" w:sz="18" w:space="0" w:color="000000"/>
              <w:bottom w:val="single" w:sz="18" w:space="0" w:color="000000"/>
              <w:right w:val="single" w:sz="18" w:space="0" w:color="000000"/>
            </w:tcBorders>
          </w:tcPr>
          <w:p w14:paraId="4715ED7E"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56A4CBE7"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7CD73123"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66850A6B"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A13. Respondent relationship to the Household Head</w:t>
            </w:r>
          </w:p>
        </w:tc>
        <w:tc>
          <w:tcPr>
            <w:tcW w:w="4343" w:type="dxa"/>
            <w:gridSpan w:val="2"/>
            <w:tcBorders>
              <w:top w:val="single" w:sz="4" w:space="0" w:color="000000"/>
              <w:bottom w:val="single" w:sz="4" w:space="0" w:color="000000"/>
              <w:right w:val="single" w:sz="18" w:space="0" w:color="000000"/>
            </w:tcBorders>
          </w:tcPr>
          <w:p w14:paraId="18ED8AB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1=Child</w:t>
            </w:r>
          </w:p>
          <w:p w14:paraId="6BEF0171"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2=Parent/parent-in-law</w:t>
            </w:r>
          </w:p>
          <w:p w14:paraId="4B173506"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3=Brother/Sister</w:t>
            </w:r>
          </w:p>
          <w:p w14:paraId="545A1373"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97=Other, please specify</w:t>
            </w:r>
          </w:p>
        </w:tc>
        <w:tc>
          <w:tcPr>
            <w:tcW w:w="694" w:type="dxa"/>
            <w:tcBorders>
              <w:top w:val="single" w:sz="18" w:space="0" w:color="000000"/>
              <w:left w:val="single" w:sz="18" w:space="0" w:color="000000"/>
              <w:bottom w:val="single" w:sz="18" w:space="0" w:color="000000"/>
              <w:right w:val="single" w:sz="18" w:space="0" w:color="000000"/>
            </w:tcBorders>
          </w:tcPr>
          <w:p w14:paraId="1EA90EAD"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52FAD7B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B2F3A95"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DE71B8E"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A13b. Please specify “other”</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18DD9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729B4DD9"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7C32F8E5"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4A8372D6"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A14. Sex of the respondent</w:t>
            </w:r>
          </w:p>
        </w:tc>
        <w:tc>
          <w:tcPr>
            <w:tcW w:w="4343" w:type="dxa"/>
            <w:gridSpan w:val="2"/>
            <w:tcBorders>
              <w:top w:val="single" w:sz="4" w:space="0" w:color="000000"/>
              <w:bottom w:val="single" w:sz="4" w:space="0" w:color="000000"/>
              <w:right w:val="single" w:sz="18" w:space="0" w:color="000000"/>
            </w:tcBorders>
          </w:tcPr>
          <w:p w14:paraId="2FD9492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0EAC50AC" w14:textId="77777777" w:rsidR="00701044" w:rsidRDefault="00701044" w:rsidP="001512DD">
            <w:pPr>
              <w:spacing w:after="0" w:line="240" w:lineRule="auto"/>
              <w:contextualSpacing/>
              <w:rPr>
                <w:ins w:id="0" w:author="Stickler, Mercedes M. (E3/LTRM)" w:date="2014-09-22T15:46:00Z"/>
                <w:rFonts w:eastAsiaTheme="minorEastAsia"/>
                <w:lang w:eastAsia="zh-CN"/>
              </w:rPr>
            </w:pPr>
            <w:r w:rsidRPr="001512DD">
              <w:rPr>
                <w:rFonts w:eastAsiaTheme="minorEastAsia"/>
                <w:lang w:eastAsia="zh-CN"/>
              </w:rPr>
              <w:t>2=Female</w:t>
            </w:r>
          </w:p>
          <w:p w14:paraId="3DD7DC45" w14:textId="0F13F6AA" w:rsidR="00EA41DE" w:rsidRPr="001512DD" w:rsidRDefault="000360B1" w:rsidP="001512DD">
            <w:pPr>
              <w:spacing w:after="0" w:line="240" w:lineRule="auto"/>
              <w:contextualSpacing/>
              <w:rPr>
                <w:rFonts w:eastAsiaTheme="minorEastAsia"/>
                <w:lang w:eastAsia="zh-CN"/>
              </w:rPr>
            </w:pPr>
            <w:ins w:id="1" w:author="Stickler, Mercedes M. (E3/LTRM)" w:date="2014-09-22T15:50:00Z">
              <w:r>
                <w:rPr>
                  <w:rFonts w:eastAsiaTheme="minorEastAsia"/>
                  <w:lang w:eastAsia="zh-CN"/>
                </w:rPr>
                <w:t>999</w:t>
              </w:r>
            </w:ins>
            <w:ins w:id="2" w:author="Stickler, Mercedes M. (E3/LTRM)" w:date="2014-09-22T15:46:00Z">
              <w:r w:rsidR="00EA41DE">
                <w:rPr>
                  <w:rFonts w:eastAsiaTheme="minorEastAsia"/>
                  <w:lang w:eastAsia="zh-CN"/>
                </w:rPr>
                <w:t>=Prefer not to respond</w:t>
              </w:r>
            </w:ins>
          </w:p>
        </w:tc>
        <w:tc>
          <w:tcPr>
            <w:tcW w:w="694" w:type="dxa"/>
            <w:tcBorders>
              <w:top w:val="single" w:sz="18" w:space="0" w:color="000000"/>
              <w:left w:val="single" w:sz="18" w:space="0" w:color="000000"/>
              <w:bottom w:val="single" w:sz="18" w:space="0" w:color="000000"/>
              <w:right w:val="single" w:sz="18" w:space="0" w:color="000000"/>
            </w:tcBorders>
          </w:tcPr>
          <w:p w14:paraId="1D2A1604"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41C9764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4B067917"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5260398D"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A15a. Phone 1</w:t>
            </w:r>
          </w:p>
        </w:tc>
        <w:tc>
          <w:tcPr>
            <w:tcW w:w="2525" w:type="dxa"/>
            <w:gridSpan w:val="2"/>
            <w:tcBorders>
              <w:top w:val="single" w:sz="18" w:space="0" w:color="000000"/>
              <w:left w:val="single" w:sz="18" w:space="0" w:color="000000"/>
              <w:bottom w:val="single" w:sz="18" w:space="0" w:color="000000"/>
              <w:right w:val="single" w:sz="18" w:space="0" w:color="000000"/>
            </w:tcBorders>
          </w:tcPr>
          <w:p w14:paraId="508CBA07"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8E77660"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68CB9CE4"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664ED6E1"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A15b. Phone 2</w:t>
            </w:r>
          </w:p>
        </w:tc>
        <w:tc>
          <w:tcPr>
            <w:tcW w:w="2525" w:type="dxa"/>
            <w:gridSpan w:val="2"/>
            <w:tcBorders>
              <w:top w:val="single" w:sz="18" w:space="0" w:color="000000"/>
              <w:left w:val="single" w:sz="18" w:space="0" w:color="000000"/>
              <w:bottom w:val="single" w:sz="18" w:space="0" w:color="000000"/>
              <w:right w:val="single" w:sz="18" w:space="0" w:color="000000"/>
            </w:tcBorders>
          </w:tcPr>
          <w:p w14:paraId="79965FD5"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 xml:space="preserve">(Integer) If no mobile </w:t>
            </w:r>
            <w:r w:rsidRPr="001512DD">
              <w:rPr>
                <w:rFonts w:eastAsiaTheme="minorEastAsia"/>
                <w:i/>
                <w:lang w:eastAsia="zh-CN"/>
              </w:rPr>
              <w:lastRenderedPageBreak/>
              <w:t>number, enter 0</w:t>
            </w:r>
          </w:p>
        </w:tc>
      </w:tr>
      <w:tr w:rsidR="00B71EAD" w:rsidRPr="001512DD" w14:paraId="5C876EE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2B50E6E"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76F7455C"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A15c. Phone 3</w:t>
            </w:r>
          </w:p>
        </w:tc>
        <w:tc>
          <w:tcPr>
            <w:tcW w:w="2525" w:type="dxa"/>
            <w:gridSpan w:val="2"/>
            <w:tcBorders>
              <w:top w:val="single" w:sz="18" w:space="0" w:color="000000"/>
              <w:left w:val="single" w:sz="18" w:space="0" w:color="000000"/>
              <w:bottom w:val="single" w:sz="18" w:space="0" w:color="000000"/>
              <w:right w:val="single" w:sz="18" w:space="0" w:color="000000"/>
            </w:tcBorders>
          </w:tcPr>
          <w:p w14:paraId="072CCB7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bl>
    <w:p w14:paraId="52B73EE2" w14:textId="77777777" w:rsidR="00042643" w:rsidRPr="001512DD" w:rsidRDefault="00042643" w:rsidP="001512DD">
      <w:pPr>
        <w:spacing w:after="0" w:line="240" w:lineRule="auto"/>
        <w:contextualSpacing/>
        <w:rPr>
          <w:b/>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350"/>
        <w:gridCol w:w="4693"/>
        <w:gridCol w:w="2517"/>
        <w:gridCol w:w="1826"/>
        <w:gridCol w:w="694"/>
      </w:tblGrid>
      <w:tr w:rsidR="00B71EAD" w:rsidRPr="001512DD" w14:paraId="1A38FEF3"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5AF43433"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65836908"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A17. Nickname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7D61564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293971A7"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79979A3"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75DC0F05"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A18. NRC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39247C"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0D500028"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BC9EDE2"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2CB7C541"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A19a. First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117136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7C1A27AF"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5122B8AD"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3C139CE4"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A19b. Second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57769AB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222A83BA"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271502D"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201D7B88"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A19c. Third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618D831"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38FDF0A" w14:textId="77777777" w:rsidTr="00CD01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0" w:type="dxa"/>
            <w:tcBorders>
              <w:top w:val="single" w:sz="4" w:space="0" w:color="000000"/>
              <w:left w:val="single" w:sz="4" w:space="0" w:color="000000"/>
              <w:bottom w:val="single" w:sz="4" w:space="0" w:color="000000"/>
              <w:right w:val="single" w:sz="4" w:space="0" w:color="auto"/>
            </w:tcBorders>
          </w:tcPr>
          <w:p w14:paraId="540C4BB0"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76C085F6"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A15. Sex of the Household Head</w:t>
            </w:r>
          </w:p>
        </w:tc>
        <w:tc>
          <w:tcPr>
            <w:tcW w:w="4343" w:type="dxa"/>
            <w:gridSpan w:val="2"/>
            <w:tcBorders>
              <w:top w:val="single" w:sz="4" w:space="0" w:color="000000"/>
              <w:bottom w:val="single" w:sz="4" w:space="0" w:color="000000"/>
              <w:right w:val="single" w:sz="18" w:space="0" w:color="000000"/>
            </w:tcBorders>
          </w:tcPr>
          <w:p w14:paraId="52E02534"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6F5CFF73" w14:textId="77777777" w:rsidR="00701044" w:rsidRDefault="00701044" w:rsidP="001512DD">
            <w:pPr>
              <w:spacing w:after="0" w:line="240" w:lineRule="auto"/>
              <w:contextualSpacing/>
              <w:rPr>
                <w:ins w:id="3" w:author="Stickler, Mercedes M. (E3/LTRM)" w:date="2014-09-22T15:47:00Z"/>
                <w:rFonts w:eastAsiaTheme="minorEastAsia"/>
                <w:lang w:eastAsia="zh-CN"/>
              </w:rPr>
            </w:pPr>
            <w:r w:rsidRPr="001512DD">
              <w:rPr>
                <w:rFonts w:eastAsiaTheme="minorEastAsia"/>
                <w:lang w:eastAsia="zh-CN"/>
              </w:rPr>
              <w:t>2=Female</w:t>
            </w:r>
          </w:p>
          <w:p w14:paraId="7C001906" w14:textId="405F494C" w:rsidR="00EA41DE" w:rsidRPr="001512DD" w:rsidRDefault="000360B1" w:rsidP="001512DD">
            <w:pPr>
              <w:spacing w:after="0" w:line="240" w:lineRule="auto"/>
              <w:contextualSpacing/>
              <w:rPr>
                <w:rFonts w:eastAsiaTheme="minorEastAsia"/>
                <w:lang w:eastAsia="zh-CN"/>
              </w:rPr>
            </w:pPr>
            <w:ins w:id="4" w:author="Stickler, Mercedes M. (E3/LTRM)" w:date="2014-09-22T15:50:00Z">
              <w:r>
                <w:rPr>
                  <w:rFonts w:eastAsiaTheme="minorEastAsia"/>
                  <w:lang w:eastAsia="zh-CN"/>
                </w:rPr>
                <w:t>999</w:t>
              </w:r>
            </w:ins>
            <w:ins w:id="5" w:author="Stickler, Mercedes M. (E3/LTRM)" w:date="2014-09-22T15:47:00Z">
              <w:r w:rsidR="00EA41DE">
                <w:rPr>
                  <w:rFonts w:eastAsiaTheme="minorEastAsia"/>
                  <w:lang w:eastAsia="zh-CN"/>
                </w:rPr>
                <w:t>=Prefer not to respond</w:t>
              </w:r>
            </w:ins>
          </w:p>
        </w:tc>
        <w:tc>
          <w:tcPr>
            <w:tcW w:w="694" w:type="dxa"/>
            <w:tcBorders>
              <w:top w:val="single" w:sz="18" w:space="0" w:color="000000"/>
              <w:left w:val="single" w:sz="18" w:space="0" w:color="000000"/>
              <w:bottom w:val="single" w:sz="18" w:space="0" w:color="000000"/>
              <w:right w:val="single" w:sz="18" w:space="0" w:color="000000"/>
            </w:tcBorders>
          </w:tcPr>
          <w:p w14:paraId="2ACCF2EB"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bl>
    <w:p w14:paraId="116C48EB" w14:textId="77777777" w:rsidR="0076083F" w:rsidRPr="001512DD" w:rsidRDefault="0076083F" w:rsidP="001512DD">
      <w:pPr>
        <w:spacing w:after="0" w:line="240" w:lineRule="auto"/>
        <w:contextualSpacing/>
        <w:rPr>
          <w:b/>
        </w:rPr>
      </w:pPr>
    </w:p>
    <w:p w14:paraId="02362163" w14:textId="77777777" w:rsidR="0076083F" w:rsidRPr="001512DD" w:rsidRDefault="0076083F" w:rsidP="001512DD">
      <w:pPr>
        <w:spacing w:after="0" w:line="240" w:lineRule="auto"/>
        <w:contextualSpacing/>
        <w:rPr>
          <w:b/>
        </w:rPr>
      </w:pPr>
    </w:p>
    <w:p w14:paraId="71AB8769" w14:textId="77777777" w:rsidR="00701044" w:rsidRPr="001512DD" w:rsidRDefault="00701044" w:rsidP="001512DD">
      <w:pPr>
        <w:spacing w:after="0" w:line="240" w:lineRule="auto"/>
        <w:contextualSpacing/>
        <w:rPr>
          <w:b/>
        </w:rPr>
      </w:pPr>
      <w:r w:rsidRPr="001512DD">
        <w:rPr>
          <w:b/>
        </w:rPr>
        <w:br w:type="page"/>
      </w:r>
    </w:p>
    <w:p w14:paraId="5C76CD0B" w14:textId="769BDF49" w:rsidR="00042643" w:rsidRPr="001512DD" w:rsidRDefault="006C2023" w:rsidP="001512DD">
      <w:pPr>
        <w:spacing w:afterLines="20" w:after="48" w:line="240" w:lineRule="auto"/>
        <w:contextualSpacing/>
        <w:rPr>
          <w:rFonts w:eastAsia="Times New Roman" w:cs="Times New Roman"/>
          <w:b/>
          <w:bCs/>
        </w:rPr>
      </w:pPr>
      <w:r>
        <w:rPr>
          <w:rFonts w:eastAsia="Times New Roman" w:cs="Times New Roman"/>
          <w:b/>
          <w:bCs/>
        </w:rPr>
        <w:lastRenderedPageBreak/>
        <w:t xml:space="preserve">SECTION </w:t>
      </w:r>
      <w:r w:rsidR="00042643" w:rsidRPr="001512DD">
        <w:rPr>
          <w:rFonts w:eastAsia="Times New Roman" w:cs="Times New Roman"/>
          <w:b/>
          <w:bCs/>
        </w:rPr>
        <w:t>B. HOUSEHOLD INFORMATION</w:t>
      </w:r>
    </w:p>
    <w:tbl>
      <w:tblPr>
        <w:tblW w:w="10080" w:type="dxa"/>
        <w:tblInd w:w="-5" w:type="dxa"/>
        <w:tblLayout w:type="fixed"/>
        <w:tblCellMar>
          <w:left w:w="29" w:type="dxa"/>
          <w:right w:w="29" w:type="dxa"/>
        </w:tblCellMar>
        <w:tblLook w:val="0000" w:firstRow="0" w:lastRow="0" w:firstColumn="0" w:lastColumn="0" w:noHBand="0" w:noVBand="0"/>
      </w:tblPr>
      <w:tblGrid>
        <w:gridCol w:w="360"/>
        <w:gridCol w:w="4678"/>
        <w:gridCol w:w="2160"/>
        <w:gridCol w:w="356"/>
        <w:gridCol w:w="6"/>
        <w:gridCol w:w="8"/>
        <w:gridCol w:w="1790"/>
        <w:gridCol w:w="18"/>
        <w:gridCol w:w="704"/>
      </w:tblGrid>
      <w:tr w:rsidR="00B71EAD" w:rsidRPr="001512DD" w14:paraId="67388F36"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4A5002D"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904AEB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B2. What is your marital status (</w:t>
            </w:r>
            <w:r w:rsidRPr="001512DD">
              <w:rPr>
                <w:b/>
                <w:w w:val="105"/>
              </w:rPr>
              <w:t>married</w:t>
            </w:r>
            <w:r w:rsidRPr="001512DD">
              <w:rPr>
                <w:w w:val="105"/>
              </w:rPr>
              <w:t>)</w:t>
            </w:r>
          </w:p>
        </w:tc>
        <w:tc>
          <w:tcPr>
            <w:tcW w:w="4320" w:type="dxa"/>
            <w:gridSpan w:val="5"/>
            <w:tcBorders>
              <w:top w:val="single" w:sz="4" w:space="0" w:color="000000"/>
              <w:bottom w:val="single" w:sz="4" w:space="0" w:color="000000"/>
              <w:right w:val="single" w:sz="18" w:space="0" w:color="000000"/>
            </w:tcBorders>
          </w:tcPr>
          <w:p w14:paraId="23B0742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4365FB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Polygamously</w:t>
            </w:r>
            <w:proofErr w:type="spellEnd"/>
            <w:r w:rsidRPr="001512DD">
              <w:rPr>
                <w:rFonts w:eastAsiaTheme="minorEastAsia" w:cs="Times New Roman"/>
                <w:w w:val="105"/>
                <w:lang w:eastAsia="zh-CN"/>
              </w:rPr>
              <w:t xml:space="preserve"> married</w:t>
            </w:r>
          </w:p>
          <w:p w14:paraId="3A740192" w14:textId="62932B71"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ins w:id="6" w:author="Stickler, Mercedes M. (E3/LTRM)" w:date="2014-09-22T15:47:00Z">
              <w:r w:rsidR="000B0A99" w:rsidRPr="001512DD">
                <w:rPr>
                  <w:rFonts w:eastAsiaTheme="minorEastAsia" w:cs="Times New Roman"/>
                  <w:w w:val="105"/>
                  <w:lang w:eastAsia="zh-CN"/>
                </w:rPr>
                <w:t>Never</w:t>
              </w:r>
            </w:ins>
            <w:r w:rsidRPr="001512DD">
              <w:rPr>
                <w:rFonts w:eastAsiaTheme="minorEastAsia" w:cs="Times New Roman"/>
                <w:w w:val="105"/>
                <w:lang w:eastAsia="zh-CN"/>
              </w:rPr>
              <w:t xml:space="preserve"> married</w:t>
            </w:r>
          </w:p>
          <w:p w14:paraId="0F6D17F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673CC44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2142D36D" w14:textId="738A80C2"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ins w:id="7" w:author="Stickler, Mercedes M. (E3/LTRM)" w:date="2014-09-22T15:47:00Z">
              <w:r w:rsidR="000B0A99" w:rsidRPr="001512DD">
                <w:rPr>
                  <w:rFonts w:eastAsiaTheme="minorEastAsia" w:cs="Times New Roman"/>
                  <w:w w:val="105"/>
                  <w:lang w:eastAsia="zh-CN"/>
                </w:rPr>
                <w:t>Separated</w:t>
              </w:r>
            </w:ins>
          </w:p>
          <w:p w14:paraId="21265838" w14:textId="77777777" w:rsidR="00B71EAD" w:rsidRDefault="00B71EAD" w:rsidP="001512DD">
            <w:pPr>
              <w:spacing w:after="0"/>
              <w:rPr>
                <w:ins w:id="8" w:author="Stickler, Mercedes M. (E3/LTRM)" w:date="2014-09-22T18:01:00Z"/>
                <w:rFonts w:eastAsiaTheme="minorEastAsia" w:cs="Times New Roman"/>
                <w:w w:val="105"/>
                <w:lang w:eastAsia="zh-CN"/>
              </w:rPr>
            </w:pPr>
            <w:r w:rsidRPr="001512DD">
              <w:rPr>
                <w:rFonts w:eastAsiaTheme="minorEastAsia" w:cs="Times New Roman"/>
                <w:w w:val="105"/>
                <w:lang w:eastAsia="zh-CN"/>
              </w:rPr>
              <w:t>7=Cohabitating</w:t>
            </w:r>
          </w:p>
          <w:p w14:paraId="57132459" w14:textId="77777777" w:rsidR="00F3482A" w:rsidRPr="00AC7CBE" w:rsidRDefault="00F3482A" w:rsidP="00F3482A">
            <w:pPr>
              <w:spacing w:after="0" w:line="240" w:lineRule="auto"/>
              <w:contextualSpacing/>
              <w:rPr>
                <w:ins w:id="9" w:author="Stickler, Mercedes M. (E3/LTRM)" w:date="2014-09-22T18:01:00Z"/>
              </w:rPr>
            </w:pPr>
            <w:ins w:id="10" w:author="Stickler, Mercedes M. (E3/LTRM)" w:date="2014-09-22T18:01:00Z">
              <w:r w:rsidRPr="00AC7CBE">
                <w:t>97=Other, please specify</w:t>
              </w:r>
            </w:ins>
          </w:p>
          <w:p w14:paraId="1BB5CB33" w14:textId="14665987" w:rsidR="00F3482A" w:rsidRPr="001512DD" w:rsidRDefault="00F3482A" w:rsidP="00F3482A">
            <w:pPr>
              <w:spacing w:after="0"/>
              <w:rPr>
                <w:rFonts w:eastAsiaTheme="minorEastAsia" w:cs="Times New Roman"/>
                <w:w w:val="105"/>
                <w:lang w:eastAsia="zh-CN"/>
              </w:rPr>
            </w:pPr>
            <w:ins w:id="11" w:author="Stickler, Mercedes M. (E3/LTRM)" w:date="2014-09-22T18:01:00Z">
              <w:r w:rsidRPr="00AC7CBE">
                <w:rPr>
                  <w:rFonts w:cs="Times New Roman"/>
                  <w:w w:val="105"/>
                </w:rPr>
                <w:t>999=Prefer not to respond</w:t>
              </w:r>
            </w:ins>
          </w:p>
        </w:tc>
        <w:tc>
          <w:tcPr>
            <w:tcW w:w="722" w:type="dxa"/>
            <w:gridSpan w:val="2"/>
            <w:tcBorders>
              <w:top w:val="single" w:sz="18" w:space="0" w:color="000000"/>
              <w:left w:val="single" w:sz="18" w:space="0" w:color="000000"/>
              <w:bottom w:val="single" w:sz="18" w:space="0" w:color="000000"/>
              <w:right w:val="single" w:sz="18" w:space="0" w:color="000000"/>
            </w:tcBorders>
          </w:tcPr>
          <w:p w14:paraId="28412BC3"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105503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FDAED5E"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CD13EC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B2b. What is the marital status of the household head? (</w:t>
            </w:r>
            <w:proofErr w:type="spellStart"/>
            <w:r w:rsidRPr="001512DD">
              <w:rPr>
                <w:b/>
                <w:w w:val="105"/>
              </w:rPr>
              <w:t>married_head</w:t>
            </w:r>
            <w:proofErr w:type="spellEnd"/>
            <w:r w:rsidRPr="001512DD">
              <w:rPr>
                <w:w w:val="105"/>
              </w:rPr>
              <w:t>)</w:t>
            </w:r>
          </w:p>
          <w:p w14:paraId="526286CD"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Skip if respondent=1</w:t>
            </w:r>
          </w:p>
        </w:tc>
        <w:tc>
          <w:tcPr>
            <w:tcW w:w="4320" w:type="dxa"/>
            <w:gridSpan w:val="5"/>
            <w:tcBorders>
              <w:top w:val="single" w:sz="4" w:space="0" w:color="000000"/>
              <w:bottom w:val="single" w:sz="4" w:space="0" w:color="000000"/>
              <w:right w:val="single" w:sz="18" w:space="0" w:color="000000"/>
            </w:tcBorders>
          </w:tcPr>
          <w:p w14:paraId="28DA41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581E6C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Polygamously</w:t>
            </w:r>
            <w:proofErr w:type="spellEnd"/>
            <w:r w:rsidRPr="001512DD">
              <w:rPr>
                <w:rFonts w:eastAsiaTheme="minorEastAsia" w:cs="Times New Roman"/>
                <w:w w:val="105"/>
                <w:lang w:eastAsia="zh-CN"/>
              </w:rPr>
              <w:t xml:space="preserve"> married</w:t>
            </w:r>
          </w:p>
          <w:p w14:paraId="2222CB64" w14:textId="35D97C83"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ins w:id="12" w:author="Stickler, Mercedes M. (E3/LTRM)" w:date="2014-09-22T15:48:00Z">
              <w:r w:rsidR="000B0A99" w:rsidRPr="001512DD">
                <w:rPr>
                  <w:rFonts w:eastAsiaTheme="minorEastAsia" w:cs="Times New Roman"/>
                  <w:w w:val="105"/>
                  <w:lang w:eastAsia="zh-CN"/>
                </w:rPr>
                <w:t>Never</w:t>
              </w:r>
            </w:ins>
            <w:r w:rsidRPr="001512DD">
              <w:rPr>
                <w:rFonts w:eastAsiaTheme="minorEastAsia" w:cs="Times New Roman"/>
                <w:w w:val="105"/>
                <w:lang w:eastAsia="zh-CN"/>
              </w:rPr>
              <w:t xml:space="preserve"> married</w:t>
            </w:r>
          </w:p>
          <w:p w14:paraId="2BE1916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0794AAC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6D67BC1A" w14:textId="4AB8FD4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ins w:id="13" w:author="Stickler, Mercedes M. (E3/LTRM)" w:date="2014-09-22T15:48:00Z">
              <w:r w:rsidR="000B0A99" w:rsidRPr="001512DD">
                <w:rPr>
                  <w:rFonts w:eastAsiaTheme="minorEastAsia" w:cs="Times New Roman"/>
                  <w:w w:val="105"/>
                  <w:lang w:eastAsia="zh-CN"/>
                </w:rPr>
                <w:t>Separated</w:t>
              </w:r>
            </w:ins>
          </w:p>
          <w:p w14:paraId="358558CD" w14:textId="77777777" w:rsidR="00B71EAD" w:rsidRDefault="00B71EAD" w:rsidP="001512DD">
            <w:pPr>
              <w:spacing w:after="0"/>
              <w:rPr>
                <w:ins w:id="14" w:author="Stickler, Mercedes M. (E3/LTRM)" w:date="2014-09-22T18:01:00Z"/>
                <w:rFonts w:eastAsiaTheme="minorEastAsia" w:cs="Times New Roman"/>
                <w:w w:val="105"/>
                <w:lang w:eastAsia="zh-CN"/>
              </w:rPr>
            </w:pPr>
            <w:r w:rsidRPr="001512DD">
              <w:rPr>
                <w:rFonts w:eastAsiaTheme="minorEastAsia" w:cs="Times New Roman"/>
                <w:w w:val="105"/>
                <w:lang w:eastAsia="zh-CN"/>
              </w:rPr>
              <w:t>7=Cohabitating</w:t>
            </w:r>
          </w:p>
          <w:p w14:paraId="57AC7242" w14:textId="77777777" w:rsidR="00F3482A" w:rsidRPr="00AC7CBE" w:rsidRDefault="00F3482A" w:rsidP="00F3482A">
            <w:pPr>
              <w:spacing w:after="0" w:line="240" w:lineRule="auto"/>
              <w:contextualSpacing/>
              <w:rPr>
                <w:ins w:id="15" w:author="Stickler, Mercedes M. (E3/LTRM)" w:date="2014-09-22T18:01:00Z"/>
              </w:rPr>
            </w:pPr>
            <w:ins w:id="16" w:author="Stickler, Mercedes M. (E3/LTRM)" w:date="2014-09-22T18:01:00Z">
              <w:r w:rsidRPr="00AC7CBE">
                <w:t>97=Other, please specify</w:t>
              </w:r>
            </w:ins>
          </w:p>
          <w:p w14:paraId="3FA8134D" w14:textId="0DA83A40" w:rsidR="00F3482A" w:rsidRPr="001512DD" w:rsidRDefault="00F3482A" w:rsidP="00F3482A">
            <w:pPr>
              <w:spacing w:after="0"/>
              <w:rPr>
                <w:rFonts w:eastAsiaTheme="minorEastAsia" w:cs="Times New Roman"/>
                <w:w w:val="105"/>
                <w:lang w:eastAsia="zh-CN"/>
              </w:rPr>
            </w:pPr>
            <w:ins w:id="17" w:author="Stickler, Mercedes M. (E3/LTRM)" w:date="2014-09-22T18:01:00Z">
              <w:r w:rsidRPr="00AC7CBE">
                <w:rPr>
                  <w:rFonts w:cs="Times New Roman"/>
                  <w:w w:val="105"/>
                </w:rPr>
                <w:t>999=Prefer not to respond</w:t>
              </w:r>
            </w:ins>
          </w:p>
        </w:tc>
        <w:tc>
          <w:tcPr>
            <w:tcW w:w="722" w:type="dxa"/>
            <w:gridSpan w:val="2"/>
            <w:tcBorders>
              <w:top w:val="single" w:sz="18" w:space="0" w:color="000000"/>
              <w:left w:val="single" w:sz="18" w:space="0" w:color="000000"/>
              <w:bottom w:val="single" w:sz="18" w:space="0" w:color="000000"/>
              <w:right w:val="single" w:sz="18" w:space="0" w:color="000000"/>
            </w:tcBorders>
          </w:tcPr>
          <w:p w14:paraId="2DF95381"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1174612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3E3D581"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682892E"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B7. What is your tribe? (</w:t>
            </w:r>
            <w:r w:rsidRPr="001512DD">
              <w:rPr>
                <w:b/>
                <w:w w:val="105"/>
              </w:rPr>
              <w:t>tribe</w:t>
            </w:r>
            <w:r w:rsidRPr="001512DD">
              <w:rPr>
                <w:w w:val="105"/>
              </w:rPr>
              <w:t>)</w:t>
            </w:r>
          </w:p>
        </w:tc>
        <w:tc>
          <w:tcPr>
            <w:tcW w:w="2160" w:type="dxa"/>
            <w:tcBorders>
              <w:top w:val="single" w:sz="4" w:space="0" w:color="000000"/>
              <w:bottom w:val="single" w:sz="4" w:space="0" w:color="000000"/>
            </w:tcBorders>
          </w:tcPr>
          <w:p w14:paraId="38D5A95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77CD48B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196B68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4893DBA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6B5D51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76126D4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3BF70F2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100CA3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FEA6ED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w:t>
            </w:r>
            <w:proofErr w:type="spellStart"/>
            <w:r w:rsidRPr="001512DD">
              <w:rPr>
                <w:rFonts w:eastAsiaTheme="minorEastAsia" w:cs="Times New Roman"/>
                <w:w w:val="105"/>
                <w:lang w:eastAsia="zh-CN"/>
              </w:rPr>
              <w:t>Lunda</w:t>
            </w:r>
            <w:proofErr w:type="spellEnd"/>
          </w:p>
          <w:p w14:paraId="6FAC526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40E1264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188595B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57CD11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1263A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A0997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462B9809"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0B2EB5F"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8BF940B"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289F4E67" w14:textId="77777777" w:rsidR="00B71EAD" w:rsidRPr="001512DD" w:rsidRDefault="00B71EAD" w:rsidP="001512DD">
            <w:pPr>
              <w:tabs>
                <w:tab w:val="left" w:pos="2880"/>
              </w:tabs>
              <w:kinsoku w:val="0"/>
              <w:overflowPunct w:val="0"/>
              <w:spacing w:afterLines="20" w:after="48" w:line="240" w:lineRule="auto"/>
              <w:ind w:firstLine="10"/>
              <w:contextualSpacing/>
              <w:rPr>
                <w:w w:val="105"/>
              </w:rPr>
            </w:pPr>
            <w:r w:rsidRPr="001512DD">
              <w:rPr>
                <w:w w:val="105"/>
              </w:rPr>
              <w:t>B7b. If other, please specify</w:t>
            </w:r>
            <w:r w:rsidRPr="001512DD">
              <w:rPr>
                <w:w w:val="105"/>
              </w:rPr>
              <w:tab/>
            </w:r>
          </w:p>
          <w:p w14:paraId="028F882F" w14:textId="77777777" w:rsidR="00B71EAD" w:rsidRPr="001512DD" w:rsidRDefault="00B71EAD" w:rsidP="001512DD">
            <w:pPr>
              <w:tabs>
                <w:tab w:val="left" w:pos="2880"/>
              </w:tabs>
              <w:kinsoku w:val="0"/>
              <w:overflowPunct w:val="0"/>
              <w:spacing w:afterLines="20" w:after="48" w:line="240" w:lineRule="auto"/>
              <w:ind w:firstLine="10"/>
              <w:contextualSpacing/>
              <w:rPr>
                <w:i/>
                <w:w w:val="105"/>
              </w:rPr>
            </w:pPr>
            <w:r w:rsidRPr="001512DD">
              <w:rPr>
                <w:i/>
                <w:w w:val="105"/>
              </w:rPr>
              <w:t>Ask if B7=15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5768207B"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5F41D09C"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AFC8070"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3D83C3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B8. What is the tribe of your spouse? </w:t>
            </w:r>
          </w:p>
          <w:p w14:paraId="598B5A81"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proofErr w:type="spellStart"/>
            <w:r w:rsidRPr="001512DD">
              <w:rPr>
                <w:b/>
                <w:w w:val="105"/>
              </w:rPr>
              <w:t>tribe_spouse</w:t>
            </w:r>
            <w:proofErr w:type="spellEnd"/>
            <w:r w:rsidRPr="001512DD">
              <w:rPr>
                <w:w w:val="105"/>
              </w:rPr>
              <w:t>)</w:t>
            </w:r>
          </w:p>
          <w:p w14:paraId="521BF41C"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Skip if B2 </w:t>
            </w:r>
            <w:r w:rsidRPr="001512DD">
              <w:rPr>
                <w:w w:val="105"/>
              </w:rPr>
              <w:t>≠</w:t>
            </w:r>
            <w:r w:rsidRPr="001512DD">
              <w:rPr>
                <w:i/>
                <w:w w:val="105"/>
              </w:rPr>
              <w:t>1 and A11=2</w:t>
            </w:r>
          </w:p>
        </w:tc>
        <w:tc>
          <w:tcPr>
            <w:tcW w:w="2160" w:type="dxa"/>
            <w:tcBorders>
              <w:top w:val="single" w:sz="4" w:space="0" w:color="000000"/>
              <w:bottom w:val="single" w:sz="4" w:space="0" w:color="000000"/>
            </w:tcBorders>
          </w:tcPr>
          <w:p w14:paraId="1570A99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1E25FF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32D663A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65B9123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07FCDC6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0AA0A1D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4F6D1B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27BB734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5D41CBB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w:t>
            </w:r>
            <w:proofErr w:type="spellStart"/>
            <w:r w:rsidRPr="001512DD">
              <w:rPr>
                <w:rFonts w:eastAsiaTheme="minorEastAsia" w:cs="Times New Roman"/>
                <w:w w:val="105"/>
                <w:lang w:eastAsia="zh-CN"/>
              </w:rPr>
              <w:t>Lunda</w:t>
            </w:r>
            <w:proofErr w:type="spellEnd"/>
          </w:p>
          <w:p w14:paraId="40305D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1A766E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4C7B7B8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383DAF6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317EA3F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65E2C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9B992CE"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37BA8F14"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AECE089"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C6EEF3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B8b. If other, please specify</w:t>
            </w:r>
          </w:p>
          <w:p w14:paraId="76DCE095"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12A0A3DA"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4D69CC9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0B0FC48A"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76F3A68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B8c. What is the tribe of your senior spouse? </w:t>
            </w:r>
          </w:p>
          <w:p w14:paraId="7C48F61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proofErr w:type="spellStart"/>
            <w:r w:rsidRPr="001512DD">
              <w:rPr>
                <w:b/>
                <w:w w:val="105"/>
              </w:rPr>
              <w:t>tribe_pspouse</w:t>
            </w:r>
            <w:proofErr w:type="spellEnd"/>
            <w:r w:rsidRPr="001512DD">
              <w:rPr>
                <w:w w:val="105"/>
              </w:rPr>
              <w:t>)</w:t>
            </w:r>
          </w:p>
          <w:p w14:paraId="1616ABA7"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Only ask if B2=2</w:t>
            </w:r>
          </w:p>
        </w:tc>
        <w:tc>
          <w:tcPr>
            <w:tcW w:w="2160" w:type="dxa"/>
            <w:tcBorders>
              <w:top w:val="single" w:sz="4" w:space="0" w:color="000000"/>
              <w:bottom w:val="single" w:sz="4" w:space="0" w:color="000000"/>
            </w:tcBorders>
          </w:tcPr>
          <w:p w14:paraId="7EC3D5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39E4385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035181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3=</w:t>
            </w:r>
            <w:proofErr w:type="spellStart"/>
            <w:r w:rsidRPr="001512DD">
              <w:rPr>
                <w:rFonts w:eastAsiaTheme="minorEastAsia" w:cs="Times New Roman"/>
                <w:w w:val="105"/>
                <w:lang w:eastAsia="zh-CN"/>
              </w:rPr>
              <w:t>Nsenga</w:t>
            </w:r>
            <w:proofErr w:type="spellEnd"/>
          </w:p>
          <w:p w14:paraId="68DB17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381AEAF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7BB5542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766A6C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6BD07E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3892E4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9=</w:t>
            </w:r>
            <w:proofErr w:type="spellStart"/>
            <w:r w:rsidRPr="001512DD">
              <w:rPr>
                <w:rFonts w:eastAsiaTheme="minorEastAsia" w:cs="Times New Roman"/>
                <w:w w:val="105"/>
                <w:lang w:eastAsia="zh-CN"/>
              </w:rPr>
              <w:t>Lunda</w:t>
            </w:r>
            <w:proofErr w:type="spellEnd"/>
          </w:p>
          <w:p w14:paraId="765F50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41AABBC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11=Kaonde</w:t>
            </w:r>
          </w:p>
          <w:p w14:paraId="4DF1D6D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51CB0BD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592BB0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191E000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EF378B0"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lastRenderedPageBreak/>
              <w:t>(Code)</w:t>
            </w:r>
          </w:p>
        </w:tc>
      </w:tr>
      <w:tr w:rsidR="00B71EAD" w:rsidRPr="001512DD" w14:paraId="5716258F"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6EDB39E3"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B48A2A9"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B8d. If other, please specify</w:t>
            </w:r>
          </w:p>
          <w:p w14:paraId="5C952E7F"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B8c=15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622596C6"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066CB4C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07ABD3EB"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5ED803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B8e. What is the tribe of the household head? (</w:t>
            </w:r>
            <w:proofErr w:type="spellStart"/>
            <w:r w:rsidRPr="001512DD">
              <w:rPr>
                <w:b/>
                <w:w w:val="105"/>
              </w:rPr>
              <w:t>tribe_head</w:t>
            </w:r>
            <w:proofErr w:type="spellEnd"/>
            <w:r w:rsidRPr="001512DD">
              <w:rPr>
                <w:w w:val="105"/>
              </w:rPr>
              <w:t>)</w:t>
            </w:r>
          </w:p>
          <w:p w14:paraId="635D81E5"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Only ask if A11 </w:t>
            </w:r>
            <w:r w:rsidRPr="001512DD">
              <w:rPr>
                <w:w w:val="105"/>
              </w:rPr>
              <w:t>≠</w:t>
            </w:r>
            <w:r w:rsidRPr="001512DD">
              <w:rPr>
                <w:i/>
                <w:w w:val="105"/>
              </w:rPr>
              <w:t>1</w:t>
            </w:r>
          </w:p>
        </w:tc>
        <w:tc>
          <w:tcPr>
            <w:tcW w:w="2160" w:type="dxa"/>
            <w:tcBorders>
              <w:top w:val="single" w:sz="4" w:space="0" w:color="000000"/>
              <w:bottom w:val="single" w:sz="4" w:space="0" w:color="000000"/>
            </w:tcBorders>
          </w:tcPr>
          <w:p w14:paraId="154D10F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488FFD3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56F0FC2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7605EBE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5C37322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4C8B5E6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19B2632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6B9283B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6ED303C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w:t>
            </w:r>
            <w:proofErr w:type="spellStart"/>
            <w:r w:rsidRPr="001512DD">
              <w:rPr>
                <w:rFonts w:eastAsiaTheme="minorEastAsia" w:cs="Times New Roman"/>
                <w:w w:val="105"/>
                <w:lang w:eastAsia="zh-CN"/>
              </w:rPr>
              <w:t>Lunda</w:t>
            </w:r>
            <w:proofErr w:type="spellEnd"/>
          </w:p>
          <w:p w14:paraId="3045BBE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7E4613B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6170017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20F4267E"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51756C7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20CEF0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3DDA9AAD"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396812" w:rsidRPr="001512DD" w14:paraId="55B90966"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13609056" w14:textId="77777777" w:rsidR="00396812" w:rsidRPr="001512DD" w:rsidRDefault="00396812"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7A8DFCBE" w14:textId="77777777" w:rsidR="00396812" w:rsidRPr="001512DD" w:rsidRDefault="00396812" w:rsidP="001512DD">
            <w:pPr>
              <w:tabs>
                <w:tab w:val="left" w:pos="2912"/>
              </w:tabs>
              <w:kinsoku w:val="0"/>
              <w:overflowPunct w:val="0"/>
              <w:spacing w:afterLines="20" w:after="48" w:line="240" w:lineRule="auto"/>
              <w:ind w:firstLine="10"/>
              <w:contextualSpacing/>
              <w:rPr>
                <w:w w:val="105"/>
              </w:rPr>
            </w:pPr>
            <w:r w:rsidRPr="001512DD">
              <w:rPr>
                <w:w w:val="105"/>
              </w:rPr>
              <w:t>B8f. If other, please specify</w:t>
            </w:r>
            <w:r w:rsidRPr="001512DD">
              <w:rPr>
                <w:w w:val="105"/>
              </w:rPr>
              <w:tab/>
            </w:r>
          </w:p>
          <w:p w14:paraId="34260C7F" w14:textId="77777777" w:rsidR="00396812" w:rsidRPr="001512DD" w:rsidRDefault="00396812" w:rsidP="001512DD">
            <w:pPr>
              <w:tabs>
                <w:tab w:val="left" w:pos="2912"/>
              </w:tabs>
              <w:kinsoku w:val="0"/>
              <w:overflowPunct w:val="0"/>
              <w:spacing w:afterLines="20" w:after="48" w:line="240" w:lineRule="auto"/>
              <w:ind w:firstLine="10"/>
              <w:contextualSpacing/>
              <w:rPr>
                <w:i/>
                <w:w w:val="105"/>
              </w:rPr>
            </w:pPr>
            <w:r w:rsidRPr="001512DD">
              <w:rPr>
                <w:i/>
                <w:w w:val="105"/>
              </w:rPr>
              <w:t>Ask if B8e=15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BA2733" w14:textId="77777777" w:rsidR="00396812" w:rsidRPr="001512DD" w:rsidRDefault="00396812" w:rsidP="001512DD">
            <w:pPr>
              <w:tabs>
                <w:tab w:val="left" w:pos="3449"/>
              </w:tabs>
              <w:spacing w:afterLines="20" w:after="48" w:line="240" w:lineRule="auto"/>
              <w:contextualSpacing/>
              <w:rPr>
                <w:i/>
              </w:rPr>
            </w:pPr>
            <w:r w:rsidRPr="001512DD">
              <w:rPr>
                <w:i/>
              </w:rPr>
              <w:t>(Text)</w:t>
            </w:r>
          </w:p>
          <w:p w14:paraId="2A7E98CF" w14:textId="77777777" w:rsidR="00396812" w:rsidRPr="001512DD" w:rsidRDefault="00396812" w:rsidP="001512DD">
            <w:pPr>
              <w:tabs>
                <w:tab w:val="left" w:pos="3449"/>
              </w:tabs>
              <w:spacing w:afterLines="20" w:after="48" w:line="240" w:lineRule="auto"/>
              <w:contextualSpacing/>
              <w:rPr>
                <w:i/>
              </w:rPr>
            </w:pPr>
          </w:p>
        </w:tc>
      </w:tr>
      <w:tr w:rsidR="00396812" w:rsidRPr="001512DD" w14:paraId="60BA104A"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6AA83D8" w14:textId="77777777" w:rsidR="00396812" w:rsidRPr="001512DD" w:rsidRDefault="00396812" w:rsidP="001512DD">
            <w:pPr>
              <w:kinsoku w:val="0"/>
              <w:overflowPunct w:val="0"/>
              <w:spacing w:afterLines="20" w:after="48" w:line="240" w:lineRule="auto"/>
              <w:ind w:left="119"/>
              <w:contextualSpacing/>
              <w:rPr>
                <w:w w:val="105"/>
              </w:rPr>
            </w:pPr>
          </w:p>
        </w:tc>
        <w:tc>
          <w:tcPr>
            <w:tcW w:w="7208" w:type="dxa"/>
            <w:gridSpan w:val="5"/>
            <w:tcBorders>
              <w:top w:val="single" w:sz="4" w:space="0" w:color="000000"/>
              <w:left w:val="single" w:sz="4" w:space="0" w:color="000000"/>
              <w:bottom w:val="single" w:sz="4" w:space="0" w:color="000000"/>
            </w:tcBorders>
          </w:tcPr>
          <w:p w14:paraId="4690BDA0"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B9. How many children do you have? (</w:t>
            </w:r>
            <w:r w:rsidRPr="001512DD">
              <w:rPr>
                <w:b/>
                <w:w w:val="105"/>
              </w:rPr>
              <w:t>children</w:t>
            </w:r>
            <w:r w:rsidRPr="001512DD">
              <w:rPr>
                <w:w w:val="105"/>
              </w:rPr>
              <w:t>)</w:t>
            </w:r>
          </w:p>
          <w:p w14:paraId="39C779E5" w14:textId="77777777" w:rsidR="00396812" w:rsidRPr="001512DD" w:rsidRDefault="00396812" w:rsidP="001512DD">
            <w:pPr>
              <w:tabs>
                <w:tab w:val="left" w:pos="2912"/>
              </w:tabs>
              <w:kinsoku w:val="0"/>
              <w:overflowPunct w:val="0"/>
              <w:spacing w:afterLines="20" w:after="48" w:line="240" w:lineRule="auto"/>
              <w:ind w:firstLine="10"/>
              <w:contextualSpacing/>
              <w:rPr>
                <w:w w:val="105"/>
              </w:rPr>
            </w:pPr>
            <w:r w:rsidRPr="001512DD">
              <w:rPr>
                <w:i/>
                <w:w w:val="105"/>
              </w:rPr>
              <w:t>Include any children the household raised, including biological and non-biological and now-grown children</w:t>
            </w:r>
          </w:p>
        </w:tc>
        <w:tc>
          <w:tcPr>
            <w:tcW w:w="2512" w:type="dxa"/>
            <w:gridSpan w:val="3"/>
            <w:tcBorders>
              <w:top w:val="single" w:sz="18" w:space="0" w:color="000000"/>
              <w:left w:val="single" w:sz="18" w:space="0" w:color="000000"/>
              <w:bottom w:val="single" w:sz="18" w:space="0" w:color="000000"/>
              <w:right w:val="single" w:sz="18" w:space="0" w:color="000000"/>
            </w:tcBorders>
          </w:tcPr>
          <w:p w14:paraId="349C06B5" w14:textId="77777777" w:rsidR="00396812" w:rsidRPr="001512DD" w:rsidRDefault="00396812" w:rsidP="001512DD">
            <w:pPr>
              <w:tabs>
                <w:tab w:val="left" w:pos="3449"/>
              </w:tabs>
              <w:spacing w:afterLines="20" w:after="48" w:line="240" w:lineRule="auto"/>
              <w:contextualSpacing/>
              <w:rPr>
                <w:i/>
              </w:rPr>
            </w:pPr>
            <w:r w:rsidRPr="001512DD">
              <w:rPr>
                <w:i/>
              </w:rPr>
              <w:t>(Integer)</w:t>
            </w:r>
          </w:p>
        </w:tc>
      </w:tr>
      <w:tr w:rsidR="00396812" w:rsidRPr="001512DD" w14:paraId="5C72F028"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D0FCC1C" w14:textId="77777777" w:rsidR="00396812" w:rsidRPr="001512DD" w:rsidRDefault="00396812"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2163739"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 xml:space="preserve">B10. What is the tribe of your (eldest) child?    </w:t>
            </w:r>
          </w:p>
          <w:p w14:paraId="69515282"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w:t>
            </w:r>
            <w:proofErr w:type="spellStart"/>
            <w:r w:rsidRPr="001512DD">
              <w:rPr>
                <w:b/>
                <w:w w:val="105"/>
              </w:rPr>
              <w:t>tribe_child</w:t>
            </w:r>
            <w:proofErr w:type="spellEnd"/>
            <w:r w:rsidRPr="001512DD">
              <w:rPr>
                <w:w w:val="105"/>
              </w:rPr>
              <w:t>)</w:t>
            </w:r>
          </w:p>
          <w:p w14:paraId="6FD72608" w14:textId="77777777" w:rsidR="00396812" w:rsidRPr="001512DD" w:rsidRDefault="00396812" w:rsidP="001512DD">
            <w:pPr>
              <w:kinsoku w:val="0"/>
              <w:overflowPunct w:val="0"/>
              <w:spacing w:afterLines="20" w:after="48" w:line="240" w:lineRule="auto"/>
              <w:ind w:firstLine="10"/>
              <w:contextualSpacing/>
              <w:rPr>
                <w:w w:val="105"/>
              </w:rPr>
            </w:pPr>
            <w:r w:rsidRPr="001512DD">
              <w:rPr>
                <w:i/>
                <w:w w:val="105"/>
              </w:rPr>
              <w:t>Skip if B9=0</w:t>
            </w:r>
          </w:p>
        </w:tc>
        <w:tc>
          <w:tcPr>
            <w:tcW w:w="2160" w:type="dxa"/>
            <w:tcBorders>
              <w:top w:val="single" w:sz="4" w:space="0" w:color="000000"/>
              <w:bottom w:val="single" w:sz="4" w:space="0" w:color="000000"/>
            </w:tcBorders>
          </w:tcPr>
          <w:p w14:paraId="2BDAF4D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09EEF62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2F6521A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55C929C8"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2154D23F"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4E1286A4"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37C40D8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7748E177"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1FE8D1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9=</w:t>
            </w:r>
            <w:proofErr w:type="spellStart"/>
            <w:r w:rsidRPr="001512DD">
              <w:rPr>
                <w:rFonts w:eastAsiaTheme="minorEastAsia" w:cs="Times New Roman"/>
                <w:w w:val="105"/>
                <w:lang w:eastAsia="zh-CN"/>
              </w:rPr>
              <w:t>Lunda</w:t>
            </w:r>
            <w:proofErr w:type="spellEnd"/>
          </w:p>
          <w:p w14:paraId="5D78672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6F1B1AC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7DDF915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04D8C933"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0BAB5B5C"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47DC83E1"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1BC3610" w14:textId="77777777" w:rsidR="00396812" w:rsidRPr="001512DD" w:rsidRDefault="00396812" w:rsidP="001512DD">
            <w:pPr>
              <w:spacing w:after="0"/>
              <w:rPr>
                <w:rFonts w:eastAsia="Calibri" w:cs="Times New Roman"/>
                <w:i/>
                <w:color w:val="A6A6A6"/>
              </w:rPr>
            </w:pPr>
            <w:r w:rsidRPr="001512DD">
              <w:rPr>
                <w:rFonts w:eastAsia="Calibri" w:cs="Times New Roman"/>
                <w:i/>
                <w:color w:val="A6A6A6"/>
              </w:rPr>
              <w:t>(Code)</w:t>
            </w:r>
          </w:p>
        </w:tc>
      </w:tr>
      <w:tr w:rsidR="00540F30" w:rsidRPr="001512DD" w14:paraId="7EC203D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182624F4" w14:textId="77777777" w:rsidR="00540F30" w:rsidRPr="001512DD" w:rsidRDefault="00540F30"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0A6469BA" w14:textId="77777777" w:rsidR="00540F30" w:rsidRPr="001512DD" w:rsidRDefault="00540F30" w:rsidP="001512DD">
            <w:pPr>
              <w:kinsoku w:val="0"/>
              <w:overflowPunct w:val="0"/>
              <w:spacing w:afterLines="20" w:after="48" w:line="240" w:lineRule="auto"/>
              <w:ind w:firstLine="10"/>
              <w:contextualSpacing/>
              <w:rPr>
                <w:w w:val="105"/>
              </w:rPr>
            </w:pPr>
            <w:r w:rsidRPr="001512DD">
              <w:rPr>
                <w:w w:val="105"/>
              </w:rPr>
              <w:t>B10b. If other, please specify</w:t>
            </w:r>
          </w:p>
          <w:p w14:paraId="4938CA2E" w14:textId="77777777" w:rsidR="00540F30" w:rsidRPr="001512DD" w:rsidRDefault="00540F30" w:rsidP="001512DD">
            <w:pPr>
              <w:kinsoku w:val="0"/>
              <w:overflowPunct w:val="0"/>
              <w:spacing w:afterLines="20" w:after="48" w:line="240" w:lineRule="auto"/>
              <w:ind w:firstLine="10"/>
              <w:contextualSpacing/>
              <w:rPr>
                <w:i/>
                <w:w w:val="105"/>
              </w:rPr>
            </w:pPr>
            <w:r w:rsidRPr="001512DD">
              <w:rPr>
                <w:i/>
                <w:w w:val="105"/>
              </w:rPr>
              <w:t>Ask if B10=15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22B116BD" w14:textId="77777777" w:rsidR="00540F30" w:rsidRPr="001512DD" w:rsidRDefault="00540F30" w:rsidP="001512DD">
            <w:pPr>
              <w:tabs>
                <w:tab w:val="left" w:pos="3449"/>
              </w:tabs>
              <w:spacing w:afterLines="20" w:after="48" w:line="240" w:lineRule="auto"/>
              <w:contextualSpacing/>
              <w:rPr>
                <w:i/>
              </w:rPr>
            </w:pPr>
            <w:r w:rsidRPr="001512DD">
              <w:rPr>
                <w:i/>
              </w:rPr>
              <w:t>(Text)</w:t>
            </w:r>
          </w:p>
        </w:tc>
      </w:tr>
      <w:tr w:rsidR="00540F30" w:rsidRPr="001512DD" w14:paraId="7FF590D8"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B09E156" w14:textId="77777777" w:rsidR="00540F30" w:rsidRPr="001512DD" w:rsidRDefault="00540F30"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B660577" w14:textId="6DD62DB8" w:rsidR="00540F30" w:rsidRPr="001512DD" w:rsidRDefault="00540F30" w:rsidP="001512DD">
            <w:pPr>
              <w:kinsoku w:val="0"/>
              <w:overflowPunct w:val="0"/>
              <w:spacing w:afterLines="20" w:after="48" w:line="240" w:lineRule="auto"/>
              <w:ind w:firstLine="10"/>
              <w:contextualSpacing/>
              <w:rPr>
                <w:w w:val="105"/>
              </w:rPr>
            </w:pPr>
            <w:r w:rsidRPr="001512DD">
              <w:rPr>
                <w:w w:val="105"/>
              </w:rPr>
              <w:t>B11. What is your religion, if any? (</w:t>
            </w:r>
            <w:r w:rsidRPr="001512DD">
              <w:rPr>
                <w:b/>
                <w:w w:val="105"/>
              </w:rPr>
              <w:t>religion</w:t>
            </w:r>
            <w:r w:rsidRPr="001512DD">
              <w:rPr>
                <w:w w:val="105"/>
              </w:rPr>
              <w:t>)</w:t>
            </w:r>
          </w:p>
        </w:tc>
        <w:tc>
          <w:tcPr>
            <w:tcW w:w="2160" w:type="dxa"/>
            <w:tcBorders>
              <w:top w:val="single" w:sz="4" w:space="0" w:color="000000"/>
              <w:bottom w:val="single" w:sz="4" w:space="0" w:color="000000"/>
            </w:tcBorders>
          </w:tcPr>
          <w:p w14:paraId="43ECA8D5" w14:textId="3141EEA9" w:rsidR="00747FDE" w:rsidRDefault="00540F30" w:rsidP="00747FDE">
            <w:pPr>
              <w:spacing w:after="0"/>
              <w:rPr>
                <w:rFonts w:eastAsiaTheme="minorEastAsia" w:cs="Times New Roman"/>
                <w:w w:val="105"/>
                <w:lang w:eastAsia="zh-CN"/>
              </w:rPr>
            </w:pPr>
            <w:r w:rsidRPr="001512DD">
              <w:rPr>
                <w:rFonts w:eastAsiaTheme="minorEastAsia" w:cs="Times New Roman"/>
                <w:w w:val="105"/>
                <w:lang w:eastAsia="zh-CN"/>
              </w:rPr>
              <w:t>1=</w:t>
            </w:r>
            <w:r w:rsidR="00747FDE">
              <w:rPr>
                <w:rFonts w:eastAsiaTheme="minorEastAsia" w:cs="Times New Roman"/>
                <w:w w:val="105"/>
                <w:lang w:eastAsia="zh-CN"/>
              </w:rPr>
              <w:t>Christian</w:t>
            </w:r>
          </w:p>
          <w:p w14:paraId="0B6D0562" w14:textId="77777777" w:rsidR="00747FDE" w:rsidRDefault="00747FDE" w:rsidP="00747FDE">
            <w:pPr>
              <w:spacing w:after="0"/>
              <w:rPr>
                <w:rFonts w:eastAsiaTheme="minorEastAsia" w:cs="Times New Roman"/>
                <w:w w:val="105"/>
                <w:lang w:eastAsia="zh-CN"/>
              </w:rPr>
            </w:pPr>
            <w:r>
              <w:rPr>
                <w:rFonts w:eastAsiaTheme="minorEastAsia" w:cs="Times New Roman"/>
                <w:w w:val="105"/>
                <w:lang w:eastAsia="zh-CN"/>
              </w:rPr>
              <w:t>2=Islam</w:t>
            </w:r>
          </w:p>
          <w:p w14:paraId="7074271D" w14:textId="77777777" w:rsidR="00747FDE" w:rsidRDefault="00747FDE" w:rsidP="00747FDE">
            <w:pPr>
              <w:spacing w:after="0"/>
              <w:rPr>
                <w:rFonts w:eastAsiaTheme="minorEastAsia" w:cs="Times New Roman"/>
                <w:w w:val="105"/>
                <w:lang w:eastAsia="zh-CN"/>
              </w:rPr>
            </w:pPr>
            <w:r>
              <w:rPr>
                <w:rFonts w:eastAsiaTheme="minorEastAsia" w:cs="Times New Roman"/>
                <w:w w:val="105"/>
                <w:lang w:eastAsia="zh-CN"/>
              </w:rPr>
              <w:t>3=Not religious</w:t>
            </w:r>
          </w:p>
          <w:p w14:paraId="24DAA592" w14:textId="103BBE15" w:rsidR="00747FDE" w:rsidRPr="001512DD" w:rsidRDefault="00747FDE" w:rsidP="00747FDE">
            <w:pPr>
              <w:spacing w:after="0"/>
              <w:rPr>
                <w:rFonts w:eastAsiaTheme="minorEastAsia" w:cs="Times New Roman"/>
                <w:w w:val="105"/>
                <w:lang w:eastAsia="zh-CN"/>
              </w:rPr>
            </w:pPr>
            <w:r>
              <w:rPr>
                <w:rFonts w:eastAsiaTheme="minorEastAsia" w:cs="Times New Roman"/>
                <w:w w:val="105"/>
                <w:lang w:eastAsia="zh-CN"/>
              </w:rPr>
              <w:t>4=</w:t>
            </w:r>
            <w:proofErr w:type="spellStart"/>
            <w:r>
              <w:rPr>
                <w:rFonts w:eastAsiaTheme="minorEastAsia" w:cs="Times New Roman"/>
                <w:w w:val="105"/>
                <w:lang w:eastAsia="zh-CN"/>
              </w:rPr>
              <w:t>Spirititual</w:t>
            </w:r>
            <w:proofErr w:type="spellEnd"/>
            <w:r>
              <w:rPr>
                <w:rFonts w:eastAsiaTheme="minorEastAsia" w:cs="Times New Roman"/>
                <w:w w:val="105"/>
                <w:lang w:eastAsia="zh-CN"/>
              </w:rPr>
              <w:t>/</w:t>
            </w:r>
            <w:proofErr w:type="spellStart"/>
            <w:r>
              <w:rPr>
                <w:rFonts w:eastAsiaTheme="minorEastAsia" w:cs="Times New Roman"/>
                <w:w w:val="105"/>
                <w:lang w:eastAsia="zh-CN"/>
              </w:rPr>
              <w:t>Ancenstral</w:t>
            </w:r>
            <w:proofErr w:type="spellEnd"/>
          </w:p>
          <w:p w14:paraId="0DB16FB8" w14:textId="5FDF1A85" w:rsidR="00540F30" w:rsidRPr="001512DD" w:rsidRDefault="00540F30" w:rsidP="001512DD">
            <w:pPr>
              <w:spacing w:after="0"/>
              <w:rPr>
                <w:rFonts w:eastAsiaTheme="minorEastAsia" w:cs="Times New Roman"/>
                <w:w w:val="105"/>
                <w:lang w:eastAsia="zh-CN"/>
              </w:rPr>
            </w:pPr>
          </w:p>
        </w:tc>
        <w:tc>
          <w:tcPr>
            <w:tcW w:w="2160" w:type="dxa"/>
            <w:gridSpan w:val="4"/>
            <w:tcBorders>
              <w:top w:val="single" w:sz="4" w:space="0" w:color="000000"/>
              <w:left w:val="nil"/>
              <w:bottom w:val="single" w:sz="4" w:space="0" w:color="000000"/>
              <w:right w:val="single" w:sz="18" w:space="0" w:color="000000"/>
            </w:tcBorders>
          </w:tcPr>
          <w:p w14:paraId="718027D7" w14:textId="496D9153" w:rsidR="00540F30" w:rsidRPr="001512DD" w:rsidRDefault="00540F30" w:rsidP="001512DD">
            <w:pPr>
              <w:spacing w:after="0"/>
              <w:rPr>
                <w:rFonts w:eastAsiaTheme="minorEastAsia" w:cs="Times New Roman"/>
                <w:w w:val="105"/>
                <w:lang w:eastAsia="zh-CN"/>
              </w:rPr>
            </w:pPr>
          </w:p>
        </w:tc>
        <w:tc>
          <w:tcPr>
            <w:tcW w:w="722" w:type="dxa"/>
            <w:gridSpan w:val="2"/>
            <w:tcBorders>
              <w:top w:val="single" w:sz="18" w:space="0" w:color="000000"/>
              <w:left w:val="single" w:sz="18" w:space="0" w:color="000000"/>
              <w:bottom w:val="single" w:sz="18" w:space="0" w:color="000000"/>
              <w:right w:val="single" w:sz="18" w:space="0" w:color="000000"/>
            </w:tcBorders>
          </w:tcPr>
          <w:p w14:paraId="5C8546AF" w14:textId="77777777" w:rsidR="00540F30" w:rsidRPr="001512DD" w:rsidRDefault="00540F30" w:rsidP="001512DD">
            <w:pPr>
              <w:spacing w:after="0"/>
              <w:rPr>
                <w:rFonts w:eastAsia="Calibri" w:cs="Times New Roman"/>
                <w:i/>
                <w:color w:val="A6A6A6"/>
              </w:rPr>
            </w:pPr>
            <w:r w:rsidRPr="001512DD">
              <w:rPr>
                <w:rFonts w:eastAsia="Calibri" w:cs="Times New Roman"/>
                <w:i/>
                <w:color w:val="A6A6A6"/>
              </w:rPr>
              <w:t>(Code)</w:t>
            </w:r>
          </w:p>
        </w:tc>
      </w:tr>
      <w:tr w:rsidR="00540F30" w:rsidRPr="001512DD" w14:paraId="555784D3"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207292C4" w14:textId="730E8CC8" w:rsidR="00540F30" w:rsidRPr="001512DD" w:rsidRDefault="00540F30"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6753DDF" w14:textId="77777777" w:rsidR="00540F30" w:rsidRPr="001512DD" w:rsidRDefault="00540F30" w:rsidP="001512DD">
            <w:pPr>
              <w:kinsoku w:val="0"/>
              <w:overflowPunct w:val="0"/>
              <w:spacing w:afterLines="20" w:after="48" w:line="240" w:lineRule="auto"/>
              <w:ind w:firstLine="10"/>
              <w:contextualSpacing/>
              <w:rPr>
                <w:w w:val="105"/>
              </w:rPr>
            </w:pPr>
            <w:r w:rsidRPr="001512DD">
              <w:rPr>
                <w:w w:val="105"/>
              </w:rPr>
              <w:t xml:space="preserve">B11b. If other, please specify </w:t>
            </w:r>
          </w:p>
          <w:p w14:paraId="3AD37798" w14:textId="77777777" w:rsidR="00540F30" w:rsidRPr="001512DD" w:rsidRDefault="00540F30" w:rsidP="001512DD">
            <w:pPr>
              <w:kinsoku w:val="0"/>
              <w:overflowPunct w:val="0"/>
              <w:spacing w:afterLines="20" w:after="48" w:line="240" w:lineRule="auto"/>
              <w:ind w:firstLine="10"/>
              <w:contextualSpacing/>
              <w:rPr>
                <w:i/>
                <w:w w:val="105"/>
              </w:rPr>
            </w:pPr>
            <w:r w:rsidRPr="001512DD">
              <w:rPr>
                <w:i/>
                <w:w w:val="105"/>
              </w:rPr>
              <w:t>Ask if B11=17</w:t>
            </w:r>
          </w:p>
        </w:tc>
        <w:tc>
          <w:tcPr>
            <w:tcW w:w="5042" w:type="dxa"/>
            <w:gridSpan w:val="7"/>
            <w:tcBorders>
              <w:top w:val="single" w:sz="18" w:space="0" w:color="000000"/>
              <w:left w:val="single" w:sz="18" w:space="0" w:color="000000"/>
              <w:bottom w:val="single" w:sz="18" w:space="0" w:color="000000"/>
              <w:right w:val="single" w:sz="18" w:space="0" w:color="000000"/>
            </w:tcBorders>
          </w:tcPr>
          <w:p w14:paraId="5D9FC50E" w14:textId="77777777" w:rsidR="00540F30" w:rsidRPr="001512DD" w:rsidRDefault="00540F30" w:rsidP="001512DD">
            <w:pPr>
              <w:tabs>
                <w:tab w:val="left" w:pos="3449"/>
              </w:tabs>
              <w:spacing w:afterLines="20" w:after="48" w:line="240" w:lineRule="auto"/>
              <w:contextualSpacing/>
              <w:rPr>
                <w:i/>
              </w:rPr>
            </w:pPr>
            <w:r w:rsidRPr="001512DD">
              <w:rPr>
                <w:i/>
              </w:rPr>
              <w:t>(Text)</w:t>
            </w:r>
          </w:p>
        </w:tc>
      </w:tr>
      <w:tr w:rsidR="00A478EB" w:rsidRPr="001512DD" w14:paraId="5AB38642"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123B66FF"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BEAF1E6" w14:textId="2F94951B" w:rsidR="00A478EB" w:rsidRPr="001512DD" w:rsidRDefault="00A478EB" w:rsidP="001512DD">
            <w:pPr>
              <w:spacing w:after="0"/>
              <w:rPr>
                <w:rFonts w:eastAsia="Calibri" w:cs="Times New Roman"/>
                <w:w w:val="105"/>
              </w:rPr>
            </w:pPr>
            <w:r w:rsidRPr="001512DD">
              <w:rPr>
                <w:w w:val="105"/>
              </w:rPr>
              <w:t>B12. Were you born in this village? (</w:t>
            </w:r>
            <w:r w:rsidRPr="001512DD">
              <w:rPr>
                <w:b/>
                <w:w w:val="105"/>
              </w:rPr>
              <w:t>born</w:t>
            </w:r>
            <w:r w:rsidRPr="001512DD">
              <w:rPr>
                <w:w w:val="105"/>
              </w:rPr>
              <w:t>)</w:t>
            </w:r>
            <w:r w:rsidRPr="001512DD">
              <w:br/>
            </w:r>
            <w:r w:rsidRPr="001512DD">
              <w:rPr>
                <w:i/>
              </w:rPr>
              <w:t xml:space="preserve">If A11=1, skip to </w:t>
            </w:r>
            <w:r w:rsidRPr="001512DD">
              <w:rPr>
                <w:b/>
              </w:rPr>
              <w:t>B13</w:t>
            </w:r>
            <w:r w:rsidRPr="001512DD">
              <w:rPr>
                <w:b/>
                <w:i/>
              </w:rPr>
              <w:t xml:space="preserve"> </w:t>
            </w:r>
          </w:p>
        </w:tc>
        <w:tc>
          <w:tcPr>
            <w:tcW w:w="4338" w:type="dxa"/>
            <w:gridSpan w:val="6"/>
            <w:tcBorders>
              <w:top w:val="single" w:sz="4" w:space="0" w:color="000000"/>
              <w:bottom w:val="single" w:sz="4" w:space="0" w:color="000000"/>
              <w:right w:val="single" w:sz="18" w:space="0" w:color="000000"/>
            </w:tcBorders>
          </w:tcPr>
          <w:p w14:paraId="4F4EACF1" w14:textId="77777777" w:rsidR="00A478EB" w:rsidRPr="001512DD" w:rsidRDefault="00A478EB" w:rsidP="001512DD">
            <w:pPr>
              <w:spacing w:after="0"/>
            </w:pPr>
            <w:r w:rsidRPr="001512DD">
              <w:t>1=No</w:t>
            </w:r>
          </w:p>
          <w:p w14:paraId="184D6FB9" w14:textId="77777777" w:rsidR="00A478EB" w:rsidRPr="001512DD" w:rsidRDefault="00A478EB" w:rsidP="001512DD">
            <w:pPr>
              <w:spacing w:after="0"/>
            </w:pPr>
            <w:r w:rsidRPr="001512DD">
              <w:t>2=Yes</w:t>
            </w:r>
            <w:r w:rsidRPr="001512DD" w:rsidDel="00226116">
              <w:t xml:space="preserve"> </w:t>
            </w:r>
          </w:p>
          <w:p w14:paraId="6DC3BB56" w14:textId="77777777" w:rsidR="00A478EB" w:rsidRPr="001512DD" w:rsidRDefault="00A478EB" w:rsidP="001512DD">
            <w:pPr>
              <w:spacing w:after="0"/>
            </w:pPr>
            <w:r w:rsidRPr="001512DD">
              <w:lastRenderedPageBreak/>
              <w:t>888=Don’t know</w:t>
            </w:r>
          </w:p>
          <w:p w14:paraId="08F6B5C0"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BA7429D"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lastRenderedPageBreak/>
              <w:t>(Code)</w:t>
            </w:r>
          </w:p>
        </w:tc>
      </w:tr>
      <w:tr w:rsidR="00A478EB" w:rsidRPr="001512DD" w14:paraId="35A4C1D5"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4326A51"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D258530" w14:textId="7228FE1A" w:rsidR="00A478EB" w:rsidRPr="001512DD" w:rsidRDefault="00A478EB" w:rsidP="001512DD">
            <w:pPr>
              <w:spacing w:after="0"/>
              <w:rPr>
                <w:rFonts w:eastAsia="Calibri" w:cs="Times New Roman"/>
                <w:w w:val="105"/>
              </w:rPr>
            </w:pPr>
            <w:r w:rsidRPr="001512DD">
              <w:rPr>
                <w:w w:val="105"/>
              </w:rPr>
              <w:t>B12b. Was the household head born in this village? (</w:t>
            </w:r>
            <w:proofErr w:type="spellStart"/>
            <w:r w:rsidRPr="001512DD">
              <w:rPr>
                <w:b/>
                <w:w w:val="105"/>
              </w:rPr>
              <w:t>born_head</w:t>
            </w:r>
            <w:proofErr w:type="spellEnd"/>
            <w:r w:rsidRPr="001512DD">
              <w:rPr>
                <w:w w:val="105"/>
              </w:rPr>
              <w:t>)</w:t>
            </w:r>
          </w:p>
        </w:tc>
        <w:tc>
          <w:tcPr>
            <w:tcW w:w="4338" w:type="dxa"/>
            <w:gridSpan w:val="6"/>
            <w:tcBorders>
              <w:top w:val="single" w:sz="4" w:space="0" w:color="000000"/>
              <w:bottom w:val="single" w:sz="4" w:space="0" w:color="000000"/>
              <w:right w:val="single" w:sz="18" w:space="0" w:color="000000"/>
            </w:tcBorders>
          </w:tcPr>
          <w:p w14:paraId="73733B28" w14:textId="77777777" w:rsidR="00A478EB" w:rsidRPr="001512DD" w:rsidRDefault="00A478EB" w:rsidP="001512DD">
            <w:pPr>
              <w:spacing w:after="0"/>
            </w:pPr>
            <w:r w:rsidRPr="001512DD">
              <w:t>1=No</w:t>
            </w:r>
          </w:p>
          <w:p w14:paraId="26B15AA1" w14:textId="77777777" w:rsidR="00A478EB" w:rsidRPr="001512DD" w:rsidRDefault="00A478EB" w:rsidP="001512DD">
            <w:pPr>
              <w:spacing w:after="0"/>
            </w:pPr>
            <w:r w:rsidRPr="001512DD">
              <w:t>2=Yes</w:t>
            </w:r>
            <w:r w:rsidRPr="001512DD" w:rsidDel="00226116">
              <w:t xml:space="preserve"> </w:t>
            </w:r>
          </w:p>
          <w:p w14:paraId="7CEE97F2" w14:textId="77777777" w:rsidR="00A478EB" w:rsidRPr="001512DD" w:rsidRDefault="00A478EB" w:rsidP="001512DD">
            <w:pPr>
              <w:spacing w:after="0"/>
            </w:pPr>
            <w:r w:rsidRPr="001512DD">
              <w:t>888=Don’t know</w:t>
            </w:r>
          </w:p>
          <w:p w14:paraId="6848075D"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2E4F5CB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67CBADDE"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1B83395A" w14:textId="77777777" w:rsidR="00A478EB" w:rsidRPr="001512DD" w:rsidRDefault="00A478EB"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2A76FD16"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B13. How many years have you lived in this village/locality?(</w:t>
            </w:r>
            <w:proofErr w:type="spellStart"/>
            <w:r w:rsidRPr="001512DD">
              <w:rPr>
                <w:b/>
                <w:w w:val="105"/>
              </w:rPr>
              <w:t>yrs_live</w:t>
            </w:r>
            <w:proofErr w:type="spellEnd"/>
            <w:r w:rsidRPr="001512DD">
              <w:rPr>
                <w:w w:val="105"/>
              </w:rPr>
              <w:t>)</w:t>
            </w:r>
          </w:p>
          <w:p w14:paraId="143BFCDA" w14:textId="31D80910" w:rsidR="00A478EB" w:rsidRPr="001512DD" w:rsidRDefault="00A478EB" w:rsidP="001512DD">
            <w:pPr>
              <w:spacing w:after="0"/>
              <w:rPr>
                <w:w w:val="105"/>
              </w:rPr>
            </w:pPr>
            <w:r w:rsidRPr="001512DD">
              <w:rPr>
                <w:i/>
                <w:w w:val="105"/>
              </w:rPr>
              <w:t xml:space="preserve">Ask if B12 </w:t>
            </w:r>
            <w:r w:rsidRPr="001512DD">
              <w:rPr>
                <w:w w:val="105"/>
              </w:rPr>
              <w:t>≠</w:t>
            </w:r>
            <w:r w:rsidRPr="001512DD">
              <w:rPr>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5C5FF1CA"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BE53B1" w:rsidRPr="001512DD" w14:paraId="5D595A59"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0BDA158A" w14:textId="77777777" w:rsidR="00A478EB" w:rsidRPr="001512DD" w:rsidRDefault="00A478EB"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47E07D02" w14:textId="5CFBA6A2" w:rsidR="00A478EB" w:rsidRPr="001512DD" w:rsidRDefault="00A478EB" w:rsidP="001512DD">
            <w:pPr>
              <w:kinsoku w:val="0"/>
              <w:overflowPunct w:val="0"/>
              <w:spacing w:afterLines="20" w:after="48" w:line="240" w:lineRule="auto"/>
              <w:ind w:firstLine="10"/>
              <w:contextualSpacing/>
              <w:rPr>
                <w:w w:val="105"/>
              </w:rPr>
            </w:pPr>
            <w:r w:rsidRPr="001512DD">
              <w:rPr>
                <w:w w:val="105"/>
              </w:rPr>
              <w:t>B13b. How many years has the household head live</w:t>
            </w:r>
            <w:ins w:id="18" w:author="Stickler, Mercedes M. (E3/LTRM)" w:date="2014-09-22T15:48:00Z">
              <w:r w:rsidR="000B0A99">
                <w:rPr>
                  <w:w w:val="105"/>
                </w:rPr>
                <w:t>d</w:t>
              </w:r>
            </w:ins>
            <w:r w:rsidRPr="001512DD">
              <w:rPr>
                <w:w w:val="105"/>
              </w:rPr>
              <w:t xml:space="preserve"> in this village/locality? (</w:t>
            </w:r>
            <w:proofErr w:type="spellStart"/>
            <w:r w:rsidRPr="001512DD">
              <w:rPr>
                <w:b/>
                <w:w w:val="105"/>
              </w:rPr>
              <w:t>yrs_live_head</w:t>
            </w:r>
            <w:proofErr w:type="spellEnd"/>
            <w:r w:rsidRPr="001512DD">
              <w:rPr>
                <w:w w:val="105"/>
              </w:rPr>
              <w:t>)</w:t>
            </w:r>
          </w:p>
          <w:p w14:paraId="4878F439" w14:textId="0A289989" w:rsidR="00A478EB" w:rsidRPr="001512DD" w:rsidRDefault="00A478EB" w:rsidP="001512DD">
            <w:pPr>
              <w:spacing w:after="0"/>
              <w:rPr>
                <w:w w:val="105"/>
              </w:rPr>
            </w:pPr>
            <w:r w:rsidRPr="001512DD">
              <w:rPr>
                <w:i/>
                <w:w w:val="105"/>
              </w:rPr>
              <w:t xml:space="preserve">Only ask if A11 </w:t>
            </w:r>
            <w:r w:rsidRPr="001512DD">
              <w:rPr>
                <w:w w:val="105"/>
              </w:rPr>
              <w:t>≠</w:t>
            </w:r>
            <w:r w:rsidRPr="001512DD">
              <w:rPr>
                <w:i/>
                <w:w w:val="105"/>
              </w:rPr>
              <w:t xml:space="preserve">1 and B12b </w:t>
            </w:r>
            <w:r w:rsidRPr="001512DD">
              <w:rPr>
                <w:w w:val="105"/>
              </w:rPr>
              <w:t>≠</w:t>
            </w:r>
            <w:r w:rsidRPr="001512DD">
              <w:rPr>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633E052C"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A478EB" w:rsidRPr="001512DD" w14:paraId="33E87848"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64B0AFC"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77F1284E" w14:textId="5296CE25" w:rsidR="00A478EB" w:rsidRPr="001512DD" w:rsidRDefault="00A478EB" w:rsidP="001512DD">
            <w:pPr>
              <w:spacing w:after="0"/>
              <w:rPr>
                <w:rFonts w:eastAsia="Calibri" w:cs="Times New Roman"/>
                <w:w w:val="105"/>
              </w:rPr>
            </w:pPr>
            <w:r w:rsidRPr="001512DD">
              <w:rPr>
                <w:w w:val="105"/>
              </w:rPr>
              <w:t>B14. Are you considered a local or non-local by others in this village? (</w:t>
            </w:r>
            <w:proofErr w:type="spellStart"/>
            <w:r w:rsidRPr="001512DD">
              <w:rPr>
                <w:b/>
                <w:w w:val="105"/>
              </w:rPr>
              <w:t>local_no</w:t>
            </w:r>
            <w:proofErr w:type="spellEnd"/>
            <w:r w:rsidRPr="001512DD">
              <w:rPr>
                <w:w w:val="105"/>
              </w:rPr>
              <w:t>)</w:t>
            </w:r>
          </w:p>
        </w:tc>
        <w:tc>
          <w:tcPr>
            <w:tcW w:w="4338" w:type="dxa"/>
            <w:gridSpan w:val="6"/>
            <w:tcBorders>
              <w:top w:val="single" w:sz="4" w:space="0" w:color="000000"/>
              <w:bottom w:val="single" w:sz="4" w:space="0" w:color="000000"/>
              <w:right w:val="single" w:sz="18" w:space="0" w:color="000000"/>
            </w:tcBorders>
          </w:tcPr>
          <w:p w14:paraId="479165CF" w14:textId="77777777" w:rsidR="00A478EB" w:rsidRPr="001512DD" w:rsidRDefault="00A478EB" w:rsidP="001512DD">
            <w:pPr>
              <w:spacing w:after="0"/>
            </w:pPr>
            <w:r w:rsidRPr="001512DD">
              <w:t>1=Local</w:t>
            </w:r>
          </w:p>
          <w:p w14:paraId="65B67985" w14:textId="6394C17D"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2460E2C5"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4259D1F9"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0F879CFC"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7E6F562D" w14:textId="7D597F9A" w:rsidR="00A478EB" w:rsidRPr="001512DD" w:rsidRDefault="00A478EB" w:rsidP="001512DD">
            <w:pPr>
              <w:kinsoku w:val="0"/>
              <w:overflowPunct w:val="0"/>
              <w:spacing w:afterLines="20" w:after="48" w:line="240" w:lineRule="auto"/>
              <w:ind w:firstLine="10"/>
              <w:contextualSpacing/>
              <w:rPr>
                <w:w w:val="105"/>
              </w:rPr>
            </w:pPr>
            <w:r w:rsidRPr="001512DD">
              <w:rPr>
                <w:w w:val="105"/>
              </w:rPr>
              <w:t xml:space="preserve">B14b. Is the </w:t>
            </w:r>
            <w:ins w:id="19" w:author="Stickler, Mercedes M. (E3/LTRM)" w:date="2014-09-22T15:49:00Z">
              <w:r w:rsidR="000360B1" w:rsidRPr="001512DD">
                <w:rPr>
                  <w:w w:val="105"/>
                </w:rPr>
                <w:t xml:space="preserve">household </w:t>
              </w:r>
            </w:ins>
            <w:r w:rsidRPr="001512DD">
              <w:rPr>
                <w:w w:val="105"/>
              </w:rPr>
              <w:t>head considered a local or non-local by others in this village? (</w:t>
            </w:r>
            <w:proofErr w:type="spellStart"/>
            <w:r w:rsidRPr="001512DD">
              <w:rPr>
                <w:b/>
                <w:w w:val="105"/>
              </w:rPr>
              <w:t>local_no_head</w:t>
            </w:r>
            <w:proofErr w:type="spellEnd"/>
            <w:r w:rsidRPr="001512DD">
              <w:rPr>
                <w:w w:val="105"/>
              </w:rPr>
              <w:t>)</w:t>
            </w:r>
          </w:p>
          <w:p w14:paraId="609E1682" w14:textId="1049FC67" w:rsidR="00A478EB" w:rsidRPr="001512DD" w:rsidRDefault="00A478EB" w:rsidP="001512DD">
            <w:pPr>
              <w:spacing w:after="0"/>
              <w:rPr>
                <w:rFonts w:eastAsia="Calibri" w:cs="Times New Roman"/>
                <w:w w:val="105"/>
              </w:rPr>
            </w:pPr>
            <w:r w:rsidRPr="001512DD">
              <w:rPr>
                <w:i/>
                <w:w w:val="105"/>
              </w:rPr>
              <w:t>Skip if A11=1</w:t>
            </w:r>
          </w:p>
        </w:tc>
        <w:tc>
          <w:tcPr>
            <w:tcW w:w="4338" w:type="dxa"/>
            <w:gridSpan w:val="6"/>
            <w:tcBorders>
              <w:top w:val="single" w:sz="4" w:space="0" w:color="000000"/>
              <w:bottom w:val="single" w:sz="4" w:space="0" w:color="000000"/>
              <w:right w:val="single" w:sz="18" w:space="0" w:color="000000"/>
            </w:tcBorders>
          </w:tcPr>
          <w:p w14:paraId="2BD26473" w14:textId="77777777" w:rsidR="00A478EB" w:rsidRPr="001512DD" w:rsidRDefault="00A478EB" w:rsidP="001512DD">
            <w:pPr>
              <w:spacing w:after="0"/>
            </w:pPr>
            <w:r w:rsidRPr="001512DD">
              <w:t>1=Local</w:t>
            </w:r>
          </w:p>
          <w:p w14:paraId="416466D8" w14:textId="77777777"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43CA48DB"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5F66D36C"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7C3B331A"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C77F705"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B15. When you were married, which spouse moved to the other spouse's village? (</w:t>
            </w:r>
            <w:proofErr w:type="spellStart"/>
            <w:r w:rsidRPr="001512DD">
              <w:rPr>
                <w:b/>
                <w:w w:val="105"/>
              </w:rPr>
              <w:t>spouse_move</w:t>
            </w:r>
            <w:proofErr w:type="spellEnd"/>
            <w:r w:rsidRPr="001512DD">
              <w:rPr>
                <w:w w:val="105"/>
              </w:rPr>
              <w:t>)</w:t>
            </w:r>
          </w:p>
          <w:p w14:paraId="06247425" w14:textId="714C32C9" w:rsidR="00A478EB" w:rsidRPr="001512DD" w:rsidRDefault="00A478EB" w:rsidP="001512DD">
            <w:pPr>
              <w:kinsoku w:val="0"/>
              <w:overflowPunct w:val="0"/>
              <w:spacing w:afterLines="20" w:after="48" w:line="240" w:lineRule="auto"/>
              <w:ind w:firstLine="10"/>
              <w:contextualSpacing/>
              <w:rPr>
                <w:w w:val="105"/>
              </w:rPr>
            </w:pPr>
            <w:r w:rsidRPr="001512DD">
              <w:rPr>
                <w:i/>
                <w:w w:val="105"/>
              </w:rPr>
              <w:t>Ask if B2=1,2,4,5,6</w:t>
            </w:r>
          </w:p>
        </w:tc>
        <w:tc>
          <w:tcPr>
            <w:tcW w:w="4338" w:type="dxa"/>
            <w:gridSpan w:val="6"/>
            <w:tcBorders>
              <w:top w:val="single" w:sz="4" w:space="0" w:color="000000"/>
              <w:bottom w:val="single" w:sz="4" w:space="0" w:color="000000"/>
              <w:right w:val="single" w:sz="18" w:space="0" w:color="000000"/>
            </w:tcBorders>
          </w:tcPr>
          <w:p w14:paraId="3F88611F" w14:textId="274594DA" w:rsidR="00A478EB" w:rsidRPr="001512DD" w:rsidRDefault="00A478EB" w:rsidP="001512DD">
            <w:pPr>
              <w:spacing w:after="0"/>
            </w:pPr>
            <w:r w:rsidRPr="001512DD">
              <w:t>1=Wife moved to husband’s village</w:t>
            </w:r>
          </w:p>
          <w:p w14:paraId="6E02A625" w14:textId="0D768235" w:rsidR="00A478EB" w:rsidRPr="001512DD" w:rsidRDefault="00A478EB" w:rsidP="001512DD">
            <w:pPr>
              <w:spacing w:after="0"/>
            </w:pPr>
            <w:r w:rsidRPr="001512DD">
              <w:t>2=Husband moved to wife’s village</w:t>
            </w:r>
          </w:p>
          <w:p w14:paraId="76ACC902" w14:textId="120066D9" w:rsidR="00A478EB" w:rsidRPr="001512DD" w:rsidRDefault="00A478EB" w:rsidP="001512DD">
            <w:pPr>
              <w:spacing w:after="0"/>
            </w:pPr>
            <w:r w:rsidRPr="001512DD">
              <w:t>3=Husband and wife both moved to a new village</w:t>
            </w:r>
          </w:p>
          <w:p w14:paraId="5DA83D66" w14:textId="6D82502C" w:rsidR="00A478EB" w:rsidRPr="001512DD" w:rsidRDefault="00A478EB" w:rsidP="001512DD">
            <w:pPr>
              <w:spacing w:after="0"/>
            </w:pPr>
            <w:r w:rsidRPr="001512DD">
              <w:t>4=Husband moved to wife’s village for one year, then moved back to husband’s village together</w:t>
            </w:r>
          </w:p>
          <w:p w14:paraId="1A484CA5" w14:textId="3B4A9BD3" w:rsidR="00A478EB" w:rsidRPr="001512DD" w:rsidRDefault="00A478EB" w:rsidP="001512DD">
            <w:pPr>
              <w:spacing w:after="0"/>
            </w:pPr>
            <w:r w:rsidRPr="001512DD">
              <w:t>5=Husband and wife from same village, moved to a new home in that village</w:t>
            </w:r>
          </w:p>
          <w:p w14:paraId="62B12091" w14:textId="3848C099" w:rsidR="00A478EB" w:rsidRPr="001512DD" w:rsidRDefault="00A478EB" w:rsidP="001512DD">
            <w:pPr>
              <w:spacing w:after="0"/>
            </w:pPr>
            <w:r w:rsidRPr="001512DD">
              <w:t>6=No one moved</w:t>
            </w:r>
          </w:p>
          <w:p w14:paraId="58AB0112" w14:textId="78F5789D" w:rsidR="00A478EB" w:rsidRPr="001512DD" w:rsidRDefault="00A478EB" w:rsidP="001512DD">
            <w:pPr>
              <w:spacing w:after="0"/>
            </w:pPr>
            <w:r w:rsidRPr="001512DD">
              <w:t>97=Other, please specify</w:t>
            </w:r>
          </w:p>
        </w:tc>
        <w:tc>
          <w:tcPr>
            <w:tcW w:w="704" w:type="dxa"/>
            <w:tcBorders>
              <w:top w:val="single" w:sz="18" w:space="0" w:color="000000"/>
              <w:left w:val="single" w:sz="18" w:space="0" w:color="000000"/>
              <w:bottom w:val="single" w:sz="18" w:space="0" w:color="000000"/>
              <w:right w:val="single" w:sz="18" w:space="0" w:color="000000"/>
            </w:tcBorders>
          </w:tcPr>
          <w:p w14:paraId="3355032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3BAAAEC7"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66D1B789" w14:textId="77777777" w:rsidR="00A478EB" w:rsidRPr="001512DD" w:rsidRDefault="00A478EB"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AAB6070" w14:textId="77777777" w:rsidR="00A478EB" w:rsidRPr="001512DD" w:rsidRDefault="00A478EB" w:rsidP="001512DD">
            <w:pPr>
              <w:kinsoku w:val="0"/>
              <w:overflowPunct w:val="0"/>
              <w:spacing w:afterLines="20" w:after="48" w:line="240" w:lineRule="auto"/>
              <w:contextualSpacing/>
              <w:rPr>
                <w:w w:val="105"/>
              </w:rPr>
            </w:pPr>
            <w:r w:rsidRPr="001512DD">
              <w:rPr>
                <w:w w:val="105"/>
              </w:rPr>
              <w:t>B15b. If other, please specify.</w:t>
            </w:r>
          </w:p>
          <w:p w14:paraId="0633F2E5" w14:textId="4B9F9E79" w:rsidR="00A478EB" w:rsidRPr="001512DD" w:rsidRDefault="00A478EB" w:rsidP="001512DD">
            <w:pPr>
              <w:kinsoku w:val="0"/>
              <w:overflowPunct w:val="0"/>
              <w:spacing w:afterLines="20" w:after="48" w:line="240" w:lineRule="auto"/>
              <w:ind w:firstLine="10"/>
              <w:contextualSpacing/>
              <w:rPr>
                <w:i/>
                <w:w w:val="105"/>
              </w:rPr>
            </w:pPr>
            <w:r w:rsidRPr="001512DD">
              <w:rPr>
                <w:i/>
                <w:w w:val="105"/>
              </w:rPr>
              <w:t>Ask if B15=7</w:t>
            </w:r>
          </w:p>
        </w:tc>
        <w:tc>
          <w:tcPr>
            <w:tcW w:w="5042" w:type="dxa"/>
            <w:gridSpan w:val="7"/>
            <w:tcBorders>
              <w:top w:val="single" w:sz="18" w:space="0" w:color="000000"/>
              <w:left w:val="single" w:sz="18" w:space="0" w:color="000000"/>
              <w:bottom w:val="single" w:sz="18" w:space="0" w:color="000000"/>
              <w:right w:val="single" w:sz="18" w:space="0" w:color="000000"/>
            </w:tcBorders>
          </w:tcPr>
          <w:p w14:paraId="11F9EAA0" w14:textId="77777777" w:rsidR="00A478EB" w:rsidRPr="001512DD" w:rsidRDefault="00A478EB" w:rsidP="001512DD">
            <w:pPr>
              <w:tabs>
                <w:tab w:val="left" w:pos="3449"/>
              </w:tabs>
              <w:spacing w:afterLines="20" w:after="48" w:line="240" w:lineRule="auto"/>
              <w:contextualSpacing/>
              <w:rPr>
                <w:i/>
              </w:rPr>
            </w:pPr>
            <w:r w:rsidRPr="001512DD">
              <w:rPr>
                <w:i/>
              </w:rPr>
              <w:t>(Text)</w:t>
            </w:r>
          </w:p>
        </w:tc>
      </w:tr>
      <w:tr w:rsidR="00A478EB" w:rsidRPr="001512DD" w14:paraId="72B7CF62"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FF418D3"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2" w:space="0" w:color="auto"/>
              <w:bottom w:val="single" w:sz="2" w:space="0" w:color="auto"/>
            </w:tcBorders>
          </w:tcPr>
          <w:p w14:paraId="66653B3D" w14:textId="2DCABFCC" w:rsidR="00A478EB" w:rsidRPr="001512DD" w:rsidRDefault="00A478EB" w:rsidP="001512DD">
            <w:pPr>
              <w:kinsoku w:val="0"/>
              <w:overflowPunct w:val="0"/>
              <w:spacing w:afterLines="20" w:after="48" w:line="240" w:lineRule="auto"/>
              <w:ind w:firstLine="10"/>
              <w:contextualSpacing/>
              <w:rPr>
                <w:w w:val="105"/>
              </w:rPr>
            </w:pPr>
            <w:r w:rsidRPr="001512DD">
              <w:rPr>
                <w:w w:val="105"/>
              </w:rPr>
              <w:t>B16. Is the land that your household farms passed down from the wife's family or the husband's family? (</w:t>
            </w:r>
            <w:proofErr w:type="spellStart"/>
            <w:r w:rsidRPr="001512DD">
              <w:rPr>
                <w:b/>
                <w:w w:val="105"/>
              </w:rPr>
              <w:t>mat_pat</w:t>
            </w:r>
            <w:proofErr w:type="spellEnd"/>
            <w:r w:rsidRPr="001512DD">
              <w:rPr>
                <w:w w:val="105"/>
              </w:rPr>
              <w:t>)</w:t>
            </w:r>
          </w:p>
        </w:tc>
        <w:tc>
          <w:tcPr>
            <w:tcW w:w="4338" w:type="dxa"/>
            <w:gridSpan w:val="6"/>
            <w:tcBorders>
              <w:top w:val="single" w:sz="4" w:space="0" w:color="000000"/>
              <w:bottom w:val="single" w:sz="4" w:space="0" w:color="000000"/>
              <w:right w:val="single" w:sz="18" w:space="0" w:color="000000"/>
            </w:tcBorders>
          </w:tcPr>
          <w:p w14:paraId="549E89EC" w14:textId="5DD7C613" w:rsidR="00A478EB" w:rsidRPr="001512DD" w:rsidRDefault="00A478EB" w:rsidP="001512DD">
            <w:pPr>
              <w:spacing w:after="0"/>
            </w:pPr>
            <w:r w:rsidRPr="001512DD">
              <w:t>1=Wife’s family</w:t>
            </w:r>
          </w:p>
          <w:p w14:paraId="611DF8C0" w14:textId="7224B13F" w:rsidR="00A478EB" w:rsidRPr="001512DD" w:rsidRDefault="00A478EB" w:rsidP="001512DD">
            <w:pPr>
              <w:spacing w:after="0"/>
            </w:pPr>
            <w:r w:rsidRPr="001512DD">
              <w:t>2=Husband’s family</w:t>
            </w:r>
          </w:p>
          <w:p w14:paraId="55DCCBAB" w14:textId="5E9B341A" w:rsidR="00A478EB" w:rsidRPr="001512DD" w:rsidRDefault="00A478EB" w:rsidP="001512DD">
            <w:pPr>
              <w:spacing w:after="0" w:line="240" w:lineRule="auto"/>
              <w:contextualSpacing/>
              <w:rPr>
                <w:rFonts w:eastAsia="Times New Roman" w:cs="Times New Roman"/>
              </w:rPr>
            </w:pPr>
            <w:r w:rsidRPr="001512DD">
              <w:t>3=</w:t>
            </w:r>
            <w:r w:rsidRPr="001512DD">
              <w:rPr>
                <w:rFonts w:eastAsia="Times New Roman" w:cs="Times New Roman"/>
              </w:rPr>
              <w:t xml:space="preserve"> Land was purchased by or given to the household</w:t>
            </w:r>
          </w:p>
          <w:p w14:paraId="240D76FD" w14:textId="77777777" w:rsidR="00A478EB" w:rsidRPr="001512DD" w:rsidRDefault="00A478EB" w:rsidP="001512DD">
            <w:pPr>
              <w:spacing w:after="0"/>
            </w:pPr>
            <w:r w:rsidRPr="001512DD">
              <w:t>97=Other, please specify</w:t>
            </w:r>
          </w:p>
          <w:p w14:paraId="5E2568DD" w14:textId="53B42AC8" w:rsidR="00BE53B1" w:rsidRPr="001512DD" w:rsidRDefault="00BE53B1" w:rsidP="001512DD">
            <w:pPr>
              <w:spacing w:after="0"/>
            </w:pPr>
            <w:r w:rsidRPr="001512DD">
              <w:t>888=Don’t know</w:t>
            </w:r>
          </w:p>
        </w:tc>
        <w:tc>
          <w:tcPr>
            <w:tcW w:w="704" w:type="dxa"/>
            <w:tcBorders>
              <w:top w:val="single" w:sz="18" w:space="0" w:color="000000"/>
              <w:left w:val="single" w:sz="18" w:space="0" w:color="000000"/>
              <w:bottom w:val="single" w:sz="18" w:space="0" w:color="000000"/>
              <w:right w:val="single" w:sz="18" w:space="0" w:color="000000"/>
            </w:tcBorders>
          </w:tcPr>
          <w:p w14:paraId="5C34DAB9"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BE53B1" w:rsidRPr="001512DD" w14:paraId="267CFAA4"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87966FF" w14:textId="77777777" w:rsidR="00BE53B1" w:rsidRPr="001512DD" w:rsidRDefault="00BE53B1"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1665CEAA"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B16b. If other, please specify.</w:t>
            </w:r>
          </w:p>
          <w:p w14:paraId="2143B029" w14:textId="5AB5FAEA" w:rsidR="00BE53B1" w:rsidRPr="001512DD" w:rsidRDefault="00BE53B1" w:rsidP="001512DD">
            <w:pPr>
              <w:kinsoku w:val="0"/>
              <w:overflowPunct w:val="0"/>
              <w:spacing w:afterLines="20" w:after="48" w:line="240" w:lineRule="auto"/>
              <w:ind w:firstLine="10"/>
              <w:contextualSpacing/>
              <w:rPr>
                <w:i/>
                <w:w w:val="105"/>
              </w:rPr>
            </w:pPr>
            <w:r w:rsidRPr="001512DD">
              <w:rPr>
                <w:i/>
                <w:w w:val="105"/>
              </w:rPr>
              <w:t>Ask if B16=4</w:t>
            </w:r>
          </w:p>
        </w:tc>
        <w:tc>
          <w:tcPr>
            <w:tcW w:w="5042" w:type="dxa"/>
            <w:gridSpan w:val="7"/>
            <w:tcBorders>
              <w:top w:val="single" w:sz="18" w:space="0" w:color="000000"/>
              <w:left w:val="single" w:sz="18" w:space="0" w:color="000000"/>
              <w:bottom w:val="single" w:sz="18" w:space="0" w:color="000000"/>
              <w:right w:val="single" w:sz="18" w:space="0" w:color="000000"/>
            </w:tcBorders>
          </w:tcPr>
          <w:p w14:paraId="3CC9D855" w14:textId="77777777" w:rsidR="00BE53B1" w:rsidRPr="001512DD" w:rsidRDefault="00BE53B1" w:rsidP="001512DD">
            <w:pPr>
              <w:tabs>
                <w:tab w:val="left" w:pos="3449"/>
              </w:tabs>
              <w:spacing w:afterLines="20" w:after="48" w:line="240" w:lineRule="auto"/>
              <w:contextualSpacing/>
              <w:rPr>
                <w:i/>
              </w:rPr>
            </w:pPr>
            <w:r w:rsidRPr="001512DD">
              <w:rPr>
                <w:i/>
              </w:rPr>
              <w:t>(Text)</w:t>
            </w:r>
          </w:p>
        </w:tc>
      </w:tr>
      <w:tr w:rsidR="00BE53B1" w:rsidRPr="001512DD" w14:paraId="5FE81FC7"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6B2FE033" w14:textId="77777777" w:rsidR="00BE53B1" w:rsidRPr="001512DD" w:rsidRDefault="00BE53B1" w:rsidP="001512DD">
            <w:pPr>
              <w:spacing w:after="0"/>
              <w:rPr>
                <w:rFonts w:eastAsia="Calibri" w:cs="Times New Roman"/>
                <w:w w:val="105"/>
              </w:rPr>
            </w:pPr>
          </w:p>
        </w:tc>
        <w:tc>
          <w:tcPr>
            <w:tcW w:w="4678" w:type="dxa"/>
            <w:tcBorders>
              <w:top w:val="single" w:sz="4" w:space="0" w:color="000000"/>
              <w:left w:val="single" w:sz="4" w:space="0" w:color="000000"/>
              <w:bottom w:val="single" w:sz="4" w:space="0" w:color="000000"/>
            </w:tcBorders>
          </w:tcPr>
          <w:p w14:paraId="3F0880BB"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B27. Did you work as hired labor (</w:t>
            </w:r>
            <w:proofErr w:type="spellStart"/>
            <w:r w:rsidRPr="001512DD">
              <w:rPr>
                <w:w w:val="105"/>
              </w:rPr>
              <w:t>ganyu</w:t>
            </w:r>
            <w:proofErr w:type="spellEnd"/>
            <w:r w:rsidRPr="001512DD">
              <w:rPr>
                <w:w w:val="105"/>
              </w:rPr>
              <w:t>) on someone else's land during the last agricultural season? (</w:t>
            </w:r>
            <w:r w:rsidRPr="001512DD">
              <w:rPr>
                <w:b/>
                <w:w w:val="105"/>
              </w:rPr>
              <w:t>hire</w:t>
            </w:r>
            <w:r w:rsidRPr="001512DD">
              <w:rPr>
                <w:w w:val="105"/>
              </w:rPr>
              <w:t>)</w:t>
            </w:r>
          </w:p>
          <w:p w14:paraId="26B8FAC4" w14:textId="443F580E" w:rsidR="00BE53B1" w:rsidRPr="001512DD" w:rsidRDefault="00BE53B1" w:rsidP="001512DD">
            <w:pPr>
              <w:spacing w:after="0"/>
              <w:rPr>
                <w:rFonts w:eastAsia="Calibri" w:cs="Times New Roman"/>
                <w:w w:val="105"/>
              </w:rPr>
            </w:pPr>
            <w:r w:rsidRPr="001512DD">
              <w:rPr>
                <w:i/>
                <w:w w:val="105"/>
              </w:rPr>
              <w:t xml:space="preserve">If 0, 888, or 999, skip </w:t>
            </w:r>
            <w:r w:rsidRPr="001512DD">
              <w:rPr>
                <w:b/>
                <w:w w:val="105"/>
              </w:rPr>
              <w:t>B28</w:t>
            </w:r>
          </w:p>
        </w:tc>
        <w:tc>
          <w:tcPr>
            <w:tcW w:w="4338" w:type="dxa"/>
            <w:gridSpan w:val="6"/>
            <w:tcBorders>
              <w:top w:val="single" w:sz="4" w:space="0" w:color="000000"/>
              <w:bottom w:val="single" w:sz="4" w:space="0" w:color="000000"/>
              <w:right w:val="single" w:sz="18" w:space="0" w:color="000000"/>
            </w:tcBorders>
          </w:tcPr>
          <w:p w14:paraId="2178FCF5" w14:textId="77777777" w:rsidR="00BE53B1" w:rsidRPr="001512DD" w:rsidRDefault="00BE53B1" w:rsidP="001512DD">
            <w:pPr>
              <w:spacing w:after="0"/>
            </w:pPr>
            <w:r w:rsidRPr="001512DD">
              <w:t>1=No</w:t>
            </w:r>
          </w:p>
          <w:p w14:paraId="398D0EFB" w14:textId="77777777" w:rsidR="00BE53B1" w:rsidRPr="001512DD" w:rsidRDefault="00BE53B1" w:rsidP="001512DD">
            <w:pPr>
              <w:spacing w:after="0"/>
            </w:pPr>
            <w:r w:rsidRPr="001512DD">
              <w:t>2=Yes</w:t>
            </w:r>
            <w:r w:rsidRPr="001512DD" w:rsidDel="00226116">
              <w:t xml:space="preserve"> </w:t>
            </w:r>
          </w:p>
          <w:p w14:paraId="73849410" w14:textId="77777777" w:rsidR="00BE53B1" w:rsidRPr="001512DD" w:rsidRDefault="00BE53B1" w:rsidP="001512DD">
            <w:pPr>
              <w:spacing w:after="0"/>
            </w:pPr>
            <w:r w:rsidRPr="001512DD">
              <w:t>888=Don’t know</w:t>
            </w:r>
          </w:p>
          <w:p w14:paraId="403124B2" w14:textId="77777777" w:rsidR="00BE53B1" w:rsidRPr="001512DD" w:rsidRDefault="00BE53B1" w:rsidP="001512DD">
            <w:pPr>
              <w:spacing w:after="0"/>
            </w:pPr>
            <w:r w:rsidRPr="001512DD">
              <w:lastRenderedPageBreak/>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3859964F" w14:textId="77777777" w:rsidR="00BE53B1" w:rsidRPr="001512DD" w:rsidRDefault="00BE53B1" w:rsidP="001512DD">
            <w:pPr>
              <w:spacing w:after="0"/>
              <w:rPr>
                <w:rFonts w:eastAsia="Calibri" w:cs="Times New Roman"/>
                <w:i/>
                <w:color w:val="A6A6A6"/>
              </w:rPr>
            </w:pPr>
            <w:r w:rsidRPr="001512DD">
              <w:rPr>
                <w:rFonts w:eastAsia="Calibri" w:cs="Times New Roman"/>
                <w:i/>
                <w:color w:val="A6A6A6"/>
              </w:rPr>
              <w:lastRenderedPageBreak/>
              <w:t>(Code)</w:t>
            </w:r>
          </w:p>
        </w:tc>
      </w:tr>
      <w:tr w:rsidR="00BE53B1" w:rsidRPr="001512DD" w14:paraId="4B2A9AC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3CC1BF2" w14:textId="77777777" w:rsidR="00BE53B1" w:rsidRPr="001512DD" w:rsidRDefault="00BE53B1" w:rsidP="001512DD">
            <w:pPr>
              <w:kinsoku w:val="0"/>
              <w:overflowPunct w:val="0"/>
              <w:spacing w:afterLines="20" w:after="48" w:line="240" w:lineRule="auto"/>
              <w:ind w:left="119"/>
              <w:contextualSpacing/>
              <w:rPr>
                <w:w w:val="105"/>
              </w:rPr>
            </w:pPr>
          </w:p>
        </w:tc>
        <w:tc>
          <w:tcPr>
            <w:tcW w:w="7200" w:type="dxa"/>
            <w:gridSpan w:val="4"/>
            <w:tcBorders>
              <w:top w:val="single" w:sz="4" w:space="0" w:color="000000"/>
              <w:left w:val="single" w:sz="4" w:space="0" w:color="000000"/>
              <w:bottom w:val="single" w:sz="4" w:space="0" w:color="000000"/>
            </w:tcBorders>
          </w:tcPr>
          <w:p w14:paraId="5858F2AC"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 xml:space="preserve">B28. How many total days did you do </w:t>
            </w:r>
            <w:proofErr w:type="spellStart"/>
            <w:r w:rsidRPr="001512DD">
              <w:rPr>
                <w:w w:val="105"/>
              </w:rPr>
              <w:t>ganyu</w:t>
            </w:r>
            <w:proofErr w:type="spellEnd"/>
            <w:r w:rsidRPr="001512DD">
              <w:rPr>
                <w:w w:val="105"/>
              </w:rPr>
              <w:t xml:space="preserve"> in the last agricultural season? (</w:t>
            </w:r>
            <w:proofErr w:type="spellStart"/>
            <w:r w:rsidRPr="001512DD">
              <w:rPr>
                <w:b/>
                <w:w w:val="105"/>
              </w:rPr>
              <w:t>hiredays</w:t>
            </w:r>
            <w:proofErr w:type="spellEnd"/>
            <w:r w:rsidRPr="001512DD">
              <w:rPr>
                <w:w w:val="105"/>
              </w:rPr>
              <w:t>)</w:t>
            </w:r>
          </w:p>
        </w:tc>
        <w:tc>
          <w:tcPr>
            <w:tcW w:w="2520" w:type="dxa"/>
            <w:gridSpan w:val="4"/>
            <w:tcBorders>
              <w:top w:val="single" w:sz="18" w:space="0" w:color="000000"/>
              <w:left w:val="single" w:sz="18" w:space="0" w:color="000000"/>
              <w:bottom w:val="single" w:sz="18" w:space="0" w:color="000000"/>
              <w:right w:val="single" w:sz="18" w:space="0" w:color="000000"/>
            </w:tcBorders>
          </w:tcPr>
          <w:p w14:paraId="67628F91" w14:textId="77777777" w:rsidR="00BE53B1" w:rsidRPr="001512DD" w:rsidRDefault="00BE53B1" w:rsidP="001512DD">
            <w:pPr>
              <w:spacing w:afterLines="20" w:after="48" w:line="240" w:lineRule="auto"/>
              <w:contextualSpacing/>
              <w:rPr>
                <w:i/>
              </w:rPr>
            </w:pPr>
            <w:r w:rsidRPr="001512DD">
              <w:rPr>
                <w:i/>
              </w:rPr>
              <w:t>(Integer)</w:t>
            </w:r>
          </w:p>
        </w:tc>
      </w:tr>
    </w:tbl>
    <w:p w14:paraId="4074218C" w14:textId="2FFBA279" w:rsidR="00B71EAD" w:rsidRPr="001512DD" w:rsidRDefault="00B71EAD" w:rsidP="001512DD">
      <w:pPr>
        <w:spacing w:afterLines="20" w:after="48" w:line="240" w:lineRule="auto"/>
        <w:contextualSpacing/>
        <w:rPr>
          <w:rFonts w:eastAsia="Times New Roman" w:cs="Times New Roman"/>
          <w:b/>
          <w:bCs/>
        </w:rPr>
      </w:pPr>
    </w:p>
    <w:p w14:paraId="16D5453F" w14:textId="77777777" w:rsidR="00A667B3" w:rsidRPr="001512DD" w:rsidRDefault="00A667B3" w:rsidP="001512DD">
      <w:pPr>
        <w:spacing w:afterLines="20" w:after="48" w:line="240" w:lineRule="auto"/>
        <w:contextualSpacing/>
        <w:rPr>
          <w:rFonts w:eastAsia="Times New Roman" w:cs="Times New Roman"/>
          <w:b/>
          <w:bCs/>
        </w:rPr>
        <w:sectPr w:rsidR="00A667B3" w:rsidRPr="001512DD" w:rsidSect="00512DC2">
          <w:footerReference w:type="default" r:id="rId8"/>
          <w:pgSz w:w="12240" w:h="15840"/>
          <w:pgMar w:top="1440" w:right="1080" w:bottom="1440" w:left="1080" w:header="720" w:footer="720" w:gutter="0"/>
          <w:cols w:space="720"/>
          <w:docGrid w:linePitch="360"/>
        </w:sectPr>
      </w:pPr>
    </w:p>
    <w:p w14:paraId="4BD25746" w14:textId="77777777" w:rsidR="00137629" w:rsidRPr="001512DD" w:rsidRDefault="00707954" w:rsidP="001512DD">
      <w:pPr>
        <w:spacing w:after="0" w:line="240" w:lineRule="auto"/>
        <w:contextualSpacing/>
        <w:rPr>
          <w:b/>
        </w:rPr>
      </w:pPr>
      <w:r w:rsidRPr="001512DD">
        <w:rPr>
          <w:b/>
        </w:rPr>
        <w:lastRenderedPageBreak/>
        <w:t xml:space="preserve">SECTION C. HOUSEHOLD ROSTER </w:t>
      </w:r>
    </w:p>
    <w:tbl>
      <w:tblPr>
        <w:tblStyle w:val="TableGrid"/>
        <w:tblW w:w="14400" w:type="dxa"/>
        <w:tblInd w:w="-725" w:type="dxa"/>
        <w:tblLayout w:type="fixed"/>
        <w:tblCellMar>
          <w:left w:w="29" w:type="dxa"/>
          <w:right w:w="29" w:type="dxa"/>
        </w:tblCellMar>
        <w:tblLook w:val="04A0" w:firstRow="1" w:lastRow="0" w:firstColumn="1" w:lastColumn="0" w:noHBand="0" w:noVBand="1"/>
      </w:tblPr>
      <w:tblGrid>
        <w:gridCol w:w="715"/>
        <w:gridCol w:w="3605"/>
        <w:gridCol w:w="1025"/>
        <w:gridCol w:w="2575"/>
        <w:gridCol w:w="2160"/>
        <w:gridCol w:w="1130"/>
        <w:gridCol w:w="1955"/>
        <w:gridCol w:w="1235"/>
      </w:tblGrid>
      <w:tr w:rsidR="00E62CDC" w:rsidRPr="001512DD" w14:paraId="37E71548" w14:textId="77777777" w:rsidTr="00CD018F">
        <w:trPr>
          <w:trHeight w:val="20"/>
        </w:trPr>
        <w:tc>
          <w:tcPr>
            <w:tcW w:w="715" w:type="dxa"/>
          </w:tcPr>
          <w:p w14:paraId="3B2B6B6F" w14:textId="4AFC6FAE" w:rsidR="00E62CDC" w:rsidRPr="001512DD" w:rsidRDefault="00E62CDC" w:rsidP="001512DD">
            <w:pPr>
              <w:contextualSpacing/>
              <w:jc w:val="center"/>
            </w:pPr>
            <w:r w:rsidRPr="001512DD">
              <w:t>ID Code</w:t>
            </w:r>
          </w:p>
        </w:tc>
        <w:tc>
          <w:tcPr>
            <w:tcW w:w="3605" w:type="dxa"/>
          </w:tcPr>
          <w:p w14:paraId="7BD8F3A8" w14:textId="77777777" w:rsidR="00E62CDC" w:rsidRPr="001512DD" w:rsidRDefault="00E62CDC" w:rsidP="001512DD">
            <w:pPr>
              <w:contextualSpacing/>
              <w:jc w:val="center"/>
            </w:pPr>
            <w:r w:rsidRPr="001512DD">
              <w:t>List the names and surnames of all persons living in this household. Start the list with the head of this household, adults then children from oldest to youngest.</w:t>
            </w:r>
          </w:p>
          <w:p w14:paraId="60B6775C" w14:textId="77777777" w:rsidR="00E62CDC" w:rsidRDefault="00E62CDC" w:rsidP="001512DD">
            <w:pPr>
              <w:contextualSpacing/>
              <w:jc w:val="center"/>
              <w:rPr>
                <w:ins w:id="20" w:author="Heather Huntington" w:date="2014-10-30T14:49:00Z"/>
                <w:i/>
              </w:rPr>
            </w:pPr>
            <w:r w:rsidRPr="001512DD">
              <w:rPr>
                <w:i/>
              </w:rPr>
              <w:t>First, middle, last name</w:t>
            </w:r>
          </w:p>
          <w:p w14:paraId="530DE9CD" w14:textId="77777777" w:rsidR="007B7340" w:rsidRDefault="007B7340" w:rsidP="001512DD">
            <w:pPr>
              <w:contextualSpacing/>
              <w:jc w:val="center"/>
              <w:rPr>
                <w:ins w:id="21" w:author="Heather Huntington" w:date="2014-10-30T14:49:00Z"/>
                <w:i/>
              </w:rPr>
            </w:pPr>
          </w:p>
          <w:p w14:paraId="0BC55B9E" w14:textId="57CF2E18" w:rsidR="007B7340" w:rsidRPr="001512DD" w:rsidRDefault="007B7340" w:rsidP="001512DD">
            <w:pPr>
              <w:contextualSpacing/>
              <w:jc w:val="center"/>
              <w:rPr>
                <w:i/>
              </w:rPr>
            </w:pPr>
            <w:ins w:id="22" w:author="Heather Huntington" w:date="2014-10-30T14:49:00Z">
              <w:r>
                <w:t>Enumerator - please ask to the HH head.</w:t>
              </w:r>
            </w:ins>
          </w:p>
        </w:tc>
        <w:tc>
          <w:tcPr>
            <w:tcW w:w="1025" w:type="dxa"/>
          </w:tcPr>
          <w:p w14:paraId="3D7D3CB0" w14:textId="5D510F46" w:rsidR="00E62CDC" w:rsidRPr="001512DD" w:rsidRDefault="00E62CDC" w:rsidP="001512DD">
            <w:pPr>
              <w:contextualSpacing/>
              <w:jc w:val="center"/>
            </w:pPr>
            <w:r w:rsidRPr="001512DD">
              <w:t>Gender?</w:t>
            </w:r>
          </w:p>
          <w:p w14:paraId="47EE698E" w14:textId="77777777" w:rsidR="00E62CDC" w:rsidRPr="001512DD" w:rsidRDefault="00E62CDC" w:rsidP="001512DD">
            <w:pPr>
              <w:contextualSpacing/>
              <w:jc w:val="center"/>
            </w:pPr>
          </w:p>
          <w:p w14:paraId="713B21C7" w14:textId="088DEDF4" w:rsidR="00E62CDC" w:rsidRPr="001512DD" w:rsidRDefault="00E62CDC" w:rsidP="001512DD">
            <w:pPr>
              <w:contextualSpacing/>
              <w:jc w:val="center"/>
            </w:pPr>
            <w:r w:rsidRPr="001512DD">
              <w:rPr>
                <w:rFonts w:eastAsiaTheme="minorEastAsia"/>
                <w:lang w:eastAsia="zh-CN"/>
              </w:rPr>
              <w:t>1=Male</w:t>
            </w:r>
          </w:p>
          <w:p w14:paraId="48456748" w14:textId="77777777" w:rsidR="00E62CDC" w:rsidRDefault="00E62CDC" w:rsidP="001512DD">
            <w:pPr>
              <w:contextualSpacing/>
              <w:jc w:val="center"/>
              <w:rPr>
                <w:ins w:id="23" w:author="Stickler, Mercedes M. (E3/LTRM)" w:date="2014-09-22T15:50:00Z"/>
                <w:rFonts w:eastAsiaTheme="minorEastAsia"/>
                <w:lang w:eastAsia="zh-CN"/>
              </w:rPr>
            </w:pPr>
            <w:r w:rsidRPr="001512DD">
              <w:rPr>
                <w:rFonts w:eastAsiaTheme="minorEastAsia"/>
                <w:lang w:eastAsia="zh-CN"/>
              </w:rPr>
              <w:t>2=Female</w:t>
            </w:r>
          </w:p>
          <w:p w14:paraId="2D586B28" w14:textId="11A642B2" w:rsidR="00755280" w:rsidRPr="001512DD" w:rsidRDefault="00755280" w:rsidP="001512DD">
            <w:pPr>
              <w:contextualSpacing/>
              <w:jc w:val="center"/>
            </w:pPr>
            <w:ins w:id="24" w:author="Stickler, Mercedes M. (E3/LTRM)" w:date="2014-09-22T15:50:00Z">
              <w:r>
                <w:rPr>
                  <w:rFonts w:eastAsiaTheme="minorEastAsia"/>
                  <w:lang w:eastAsia="zh-CN"/>
                </w:rPr>
                <w:t>999=Prefer not to respond</w:t>
              </w:r>
            </w:ins>
          </w:p>
        </w:tc>
        <w:tc>
          <w:tcPr>
            <w:tcW w:w="2575" w:type="dxa"/>
          </w:tcPr>
          <w:p w14:paraId="5BC57947" w14:textId="09C3C673" w:rsidR="00E62CDC" w:rsidRPr="001512DD" w:rsidRDefault="00E62CDC" w:rsidP="001512DD">
            <w:pPr>
              <w:contextualSpacing/>
              <w:jc w:val="center"/>
            </w:pPr>
            <w:r w:rsidRPr="001512DD">
              <w:t>Age?</w:t>
            </w:r>
          </w:p>
          <w:p w14:paraId="34139E32" w14:textId="7818E90F" w:rsidR="00E62CDC" w:rsidRPr="001512DD" w:rsidRDefault="00E62CDC" w:rsidP="001512DD">
            <w:pPr>
              <w:contextualSpacing/>
              <w:jc w:val="center"/>
              <w:rPr>
                <w:i/>
              </w:rPr>
            </w:pPr>
            <w:r w:rsidRPr="001512DD">
              <w:rPr>
                <w:i/>
              </w:rPr>
              <w:t>For children under 1 year, write 0. If the respondent doesn’t know, write 888.</w:t>
            </w:r>
          </w:p>
        </w:tc>
        <w:tc>
          <w:tcPr>
            <w:tcW w:w="2160" w:type="dxa"/>
          </w:tcPr>
          <w:p w14:paraId="6FA8B4A2" w14:textId="2B425977" w:rsidR="00E62CDC" w:rsidRPr="001512DD" w:rsidRDefault="00E62CDC" w:rsidP="001512DD">
            <w:pPr>
              <w:contextualSpacing/>
              <w:jc w:val="center"/>
            </w:pPr>
            <w:r w:rsidRPr="001512DD">
              <w:t>Relationship to the head?</w:t>
            </w:r>
          </w:p>
        </w:tc>
        <w:tc>
          <w:tcPr>
            <w:tcW w:w="1130" w:type="dxa"/>
          </w:tcPr>
          <w:p w14:paraId="3626AE34" w14:textId="4FAAA249" w:rsidR="00E62CDC" w:rsidRPr="001512DD" w:rsidRDefault="00E62CDC" w:rsidP="001512DD">
            <w:pPr>
              <w:contextualSpacing/>
              <w:jc w:val="center"/>
            </w:pPr>
            <w:r w:rsidRPr="001512DD">
              <w:t>Highest level of education?</w:t>
            </w:r>
          </w:p>
        </w:tc>
        <w:tc>
          <w:tcPr>
            <w:tcW w:w="1955" w:type="dxa"/>
          </w:tcPr>
          <w:p w14:paraId="3213D7CD" w14:textId="77777777" w:rsidR="00E62CDC" w:rsidRPr="001512DD" w:rsidRDefault="00E62CDC" w:rsidP="001512DD">
            <w:pPr>
              <w:contextualSpacing/>
              <w:jc w:val="center"/>
            </w:pPr>
            <w:r w:rsidRPr="001512DD">
              <w:t>Currently enrolled in school?</w:t>
            </w:r>
          </w:p>
          <w:p w14:paraId="3E4A9A48" w14:textId="77777777" w:rsidR="00E62CDC" w:rsidRPr="001512DD" w:rsidRDefault="00E62CDC" w:rsidP="001512DD">
            <w:pPr>
              <w:contextualSpacing/>
              <w:jc w:val="center"/>
            </w:pPr>
          </w:p>
          <w:p w14:paraId="4F0D8895" w14:textId="77777777" w:rsidR="00E62CDC" w:rsidRPr="001512DD" w:rsidRDefault="00E62CDC" w:rsidP="001512DD">
            <w:pPr>
              <w:contextualSpacing/>
              <w:jc w:val="center"/>
            </w:pPr>
            <w:r w:rsidRPr="001512DD">
              <w:t>1=No</w:t>
            </w:r>
          </w:p>
          <w:p w14:paraId="04F5C468" w14:textId="38418AA9" w:rsidR="00E62CDC" w:rsidRPr="001512DD" w:rsidRDefault="00E62CDC" w:rsidP="001512DD">
            <w:pPr>
              <w:contextualSpacing/>
              <w:jc w:val="center"/>
            </w:pPr>
            <w:r w:rsidRPr="001512DD">
              <w:t>2=Yes</w:t>
            </w:r>
          </w:p>
        </w:tc>
        <w:tc>
          <w:tcPr>
            <w:tcW w:w="1235" w:type="dxa"/>
          </w:tcPr>
          <w:p w14:paraId="637C7025" w14:textId="6CCF4D3B" w:rsidR="00E62CDC" w:rsidRPr="001512DD" w:rsidRDefault="00E62CDC" w:rsidP="001512DD">
            <w:pPr>
              <w:contextualSpacing/>
              <w:jc w:val="center"/>
            </w:pPr>
            <w:r w:rsidRPr="001512DD">
              <w:t>Why is the respondent not currently in school?</w:t>
            </w:r>
          </w:p>
        </w:tc>
      </w:tr>
      <w:tr w:rsidR="008C2BC1" w:rsidRPr="001512DD" w14:paraId="1CB94148" w14:textId="77777777" w:rsidTr="00CD018F">
        <w:trPr>
          <w:trHeight w:val="20"/>
        </w:trPr>
        <w:tc>
          <w:tcPr>
            <w:tcW w:w="715" w:type="dxa"/>
          </w:tcPr>
          <w:p w14:paraId="21ED2BE4" w14:textId="77777777" w:rsidR="008C2BC1" w:rsidRPr="001512DD" w:rsidRDefault="008C2BC1" w:rsidP="001512DD">
            <w:pPr>
              <w:contextualSpacing/>
              <w:jc w:val="center"/>
            </w:pPr>
          </w:p>
        </w:tc>
        <w:tc>
          <w:tcPr>
            <w:tcW w:w="3605" w:type="dxa"/>
          </w:tcPr>
          <w:p w14:paraId="22B99D00" w14:textId="77777777" w:rsidR="008C2BC1" w:rsidRPr="001512DD" w:rsidRDefault="008C2BC1" w:rsidP="001512DD">
            <w:pPr>
              <w:contextualSpacing/>
              <w:jc w:val="center"/>
            </w:pPr>
          </w:p>
        </w:tc>
        <w:tc>
          <w:tcPr>
            <w:tcW w:w="1025" w:type="dxa"/>
          </w:tcPr>
          <w:p w14:paraId="45C8D44E" w14:textId="77777777" w:rsidR="008C2BC1" w:rsidRPr="001512DD" w:rsidRDefault="008C2BC1" w:rsidP="001512DD">
            <w:pPr>
              <w:contextualSpacing/>
              <w:jc w:val="center"/>
            </w:pPr>
          </w:p>
        </w:tc>
        <w:tc>
          <w:tcPr>
            <w:tcW w:w="2575" w:type="dxa"/>
          </w:tcPr>
          <w:p w14:paraId="44857CDE" w14:textId="77777777" w:rsidR="008C2BC1" w:rsidRPr="001512DD" w:rsidRDefault="008C2BC1" w:rsidP="001512DD">
            <w:pPr>
              <w:contextualSpacing/>
              <w:jc w:val="center"/>
            </w:pPr>
          </w:p>
        </w:tc>
        <w:tc>
          <w:tcPr>
            <w:tcW w:w="2160" w:type="dxa"/>
          </w:tcPr>
          <w:p w14:paraId="501423E5" w14:textId="77777777" w:rsidR="008C2BC1" w:rsidRPr="001512DD" w:rsidRDefault="008C2BC1" w:rsidP="001512DD">
            <w:pPr>
              <w:contextualSpacing/>
              <w:jc w:val="center"/>
            </w:pPr>
          </w:p>
        </w:tc>
        <w:tc>
          <w:tcPr>
            <w:tcW w:w="1130" w:type="dxa"/>
          </w:tcPr>
          <w:p w14:paraId="2FB1DA77" w14:textId="77777777" w:rsidR="008C2BC1" w:rsidRPr="001512DD" w:rsidRDefault="008C2BC1" w:rsidP="001512DD">
            <w:pPr>
              <w:contextualSpacing/>
              <w:jc w:val="center"/>
            </w:pPr>
          </w:p>
        </w:tc>
        <w:tc>
          <w:tcPr>
            <w:tcW w:w="1955" w:type="dxa"/>
          </w:tcPr>
          <w:p w14:paraId="5516CBA4" w14:textId="77777777" w:rsidR="008C2BC1" w:rsidRPr="001512DD" w:rsidRDefault="008C2BC1" w:rsidP="001512DD">
            <w:pPr>
              <w:contextualSpacing/>
              <w:jc w:val="center"/>
            </w:pPr>
          </w:p>
        </w:tc>
        <w:tc>
          <w:tcPr>
            <w:tcW w:w="1235" w:type="dxa"/>
          </w:tcPr>
          <w:p w14:paraId="668F2632" w14:textId="77777777" w:rsidR="008C2BC1" w:rsidRPr="001512DD" w:rsidRDefault="008C2BC1" w:rsidP="001512DD">
            <w:pPr>
              <w:contextualSpacing/>
              <w:jc w:val="center"/>
            </w:pPr>
          </w:p>
        </w:tc>
      </w:tr>
      <w:tr w:rsidR="00E62CDC" w:rsidRPr="001512DD" w14:paraId="51B91415" w14:textId="77777777" w:rsidTr="00CD018F">
        <w:trPr>
          <w:trHeight w:val="20"/>
        </w:trPr>
        <w:tc>
          <w:tcPr>
            <w:tcW w:w="715" w:type="dxa"/>
          </w:tcPr>
          <w:p w14:paraId="3E613D3D" w14:textId="6811C6B4" w:rsidR="00A667B3" w:rsidRPr="001512DD" w:rsidRDefault="00E62CDC" w:rsidP="001512DD">
            <w:pPr>
              <w:contextualSpacing/>
              <w:jc w:val="center"/>
            </w:pPr>
            <w:r w:rsidRPr="001512DD">
              <w:t>1</w:t>
            </w:r>
          </w:p>
        </w:tc>
        <w:tc>
          <w:tcPr>
            <w:tcW w:w="3605" w:type="dxa"/>
          </w:tcPr>
          <w:p w14:paraId="337728A6" w14:textId="77777777" w:rsidR="00A667B3" w:rsidRPr="001512DD" w:rsidRDefault="00A667B3" w:rsidP="001512DD">
            <w:pPr>
              <w:contextualSpacing/>
              <w:jc w:val="center"/>
            </w:pPr>
          </w:p>
        </w:tc>
        <w:tc>
          <w:tcPr>
            <w:tcW w:w="1025" w:type="dxa"/>
          </w:tcPr>
          <w:p w14:paraId="7D5F39D3" w14:textId="77777777" w:rsidR="00A667B3" w:rsidRPr="001512DD" w:rsidRDefault="00A667B3" w:rsidP="001512DD">
            <w:pPr>
              <w:contextualSpacing/>
              <w:jc w:val="center"/>
            </w:pPr>
          </w:p>
        </w:tc>
        <w:tc>
          <w:tcPr>
            <w:tcW w:w="2575" w:type="dxa"/>
          </w:tcPr>
          <w:p w14:paraId="493A4578" w14:textId="77777777" w:rsidR="00A667B3" w:rsidRPr="001512DD" w:rsidRDefault="00A667B3" w:rsidP="001512DD">
            <w:pPr>
              <w:contextualSpacing/>
              <w:jc w:val="center"/>
            </w:pPr>
          </w:p>
        </w:tc>
        <w:tc>
          <w:tcPr>
            <w:tcW w:w="2160" w:type="dxa"/>
          </w:tcPr>
          <w:p w14:paraId="5B87E322" w14:textId="77777777" w:rsidR="00A667B3" w:rsidRPr="001512DD" w:rsidRDefault="00A667B3" w:rsidP="001512DD">
            <w:pPr>
              <w:contextualSpacing/>
              <w:jc w:val="center"/>
            </w:pPr>
          </w:p>
        </w:tc>
        <w:tc>
          <w:tcPr>
            <w:tcW w:w="1130" w:type="dxa"/>
          </w:tcPr>
          <w:p w14:paraId="072187B1" w14:textId="77777777" w:rsidR="00A667B3" w:rsidRPr="001512DD" w:rsidRDefault="00A667B3" w:rsidP="001512DD">
            <w:pPr>
              <w:contextualSpacing/>
              <w:jc w:val="center"/>
            </w:pPr>
          </w:p>
        </w:tc>
        <w:tc>
          <w:tcPr>
            <w:tcW w:w="1955" w:type="dxa"/>
          </w:tcPr>
          <w:p w14:paraId="2C5F39D7" w14:textId="77777777" w:rsidR="00A667B3" w:rsidRPr="001512DD" w:rsidRDefault="00A667B3" w:rsidP="001512DD">
            <w:pPr>
              <w:contextualSpacing/>
              <w:jc w:val="center"/>
            </w:pPr>
          </w:p>
        </w:tc>
        <w:tc>
          <w:tcPr>
            <w:tcW w:w="1235" w:type="dxa"/>
          </w:tcPr>
          <w:p w14:paraId="5C3AAAD8" w14:textId="77777777" w:rsidR="00A667B3" w:rsidRPr="001512DD" w:rsidRDefault="00A667B3" w:rsidP="001512DD">
            <w:pPr>
              <w:contextualSpacing/>
              <w:jc w:val="center"/>
            </w:pPr>
          </w:p>
        </w:tc>
      </w:tr>
      <w:tr w:rsidR="00E62CDC" w:rsidRPr="001512DD" w14:paraId="2D0F38CB" w14:textId="77777777" w:rsidTr="00CD018F">
        <w:trPr>
          <w:trHeight w:val="20"/>
        </w:trPr>
        <w:tc>
          <w:tcPr>
            <w:tcW w:w="715" w:type="dxa"/>
          </w:tcPr>
          <w:p w14:paraId="44444DE2" w14:textId="0D00E86C" w:rsidR="00A667B3" w:rsidRPr="001512DD" w:rsidRDefault="00E62CDC" w:rsidP="001512DD">
            <w:pPr>
              <w:contextualSpacing/>
              <w:jc w:val="center"/>
            </w:pPr>
            <w:r w:rsidRPr="001512DD">
              <w:t>2</w:t>
            </w:r>
          </w:p>
        </w:tc>
        <w:tc>
          <w:tcPr>
            <w:tcW w:w="3605" w:type="dxa"/>
          </w:tcPr>
          <w:p w14:paraId="0B6CB24B" w14:textId="77777777" w:rsidR="00A667B3" w:rsidRPr="001512DD" w:rsidRDefault="00A667B3" w:rsidP="001512DD">
            <w:pPr>
              <w:contextualSpacing/>
              <w:jc w:val="center"/>
            </w:pPr>
          </w:p>
        </w:tc>
        <w:tc>
          <w:tcPr>
            <w:tcW w:w="1025" w:type="dxa"/>
          </w:tcPr>
          <w:p w14:paraId="64009CE5" w14:textId="77777777" w:rsidR="00A667B3" w:rsidRPr="001512DD" w:rsidRDefault="00A667B3" w:rsidP="001512DD">
            <w:pPr>
              <w:contextualSpacing/>
              <w:jc w:val="center"/>
            </w:pPr>
          </w:p>
        </w:tc>
        <w:tc>
          <w:tcPr>
            <w:tcW w:w="2575" w:type="dxa"/>
          </w:tcPr>
          <w:p w14:paraId="068FD922" w14:textId="77777777" w:rsidR="00A667B3" w:rsidRPr="001512DD" w:rsidRDefault="00A667B3" w:rsidP="001512DD">
            <w:pPr>
              <w:contextualSpacing/>
              <w:jc w:val="center"/>
            </w:pPr>
          </w:p>
        </w:tc>
        <w:tc>
          <w:tcPr>
            <w:tcW w:w="2160" w:type="dxa"/>
          </w:tcPr>
          <w:p w14:paraId="57899BF5" w14:textId="77777777" w:rsidR="00A667B3" w:rsidRPr="001512DD" w:rsidRDefault="00A667B3" w:rsidP="001512DD">
            <w:pPr>
              <w:contextualSpacing/>
              <w:jc w:val="center"/>
            </w:pPr>
          </w:p>
        </w:tc>
        <w:tc>
          <w:tcPr>
            <w:tcW w:w="1130" w:type="dxa"/>
          </w:tcPr>
          <w:p w14:paraId="5530DF18" w14:textId="77777777" w:rsidR="00A667B3" w:rsidRPr="001512DD" w:rsidRDefault="00A667B3" w:rsidP="001512DD">
            <w:pPr>
              <w:contextualSpacing/>
              <w:jc w:val="center"/>
            </w:pPr>
          </w:p>
        </w:tc>
        <w:tc>
          <w:tcPr>
            <w:tcW w:w="1955" w:type="dxa"/>
          </w:tcPr>
          <w:p w14:paraId="4EEB746F" w14:textId="77777777" w:rsidR="00A667B3" w:rsidRPr="001512DD" w:rsidRDefault="00A667B3" w:rsidP="001512DD">
            <w:pPr>
              <w:contextualSpacing/>
              <w:jc w:val="center"/>
            </w:pPr>
          </w:p>
        </w:tc>
        <w:tc>
          <w:tcPr>
            <w:tcW w:w="1235" w:type="dxa"/>
          </w:tcPr>
          <w:p w14:paraId="39DEA290" w14:textId="77777777" w:rsidR="00A667B3" w:rsidRPr="001512DD" w:rsidRDefault="00A667B3" w:rsidP="001512DD">
            <w:pPr>
              <w:contextualSpacing/>
              <w:jc w:val="center"/>
            </w:pPr>
          </w:p>
        </w:tc>
      </w:tr>
      <w:tr w:rsidR="00A93337" w:rsidRPr="001512DD" w14:paraId="44DDFBAE" w14:textId="77777777" w:rsidTr="00CD018F">
        <w:trPr>
          <w:trHeight w:val="20"/>
        </w:trPr>
        <w:tc>
          <w:tcPr>
            <w:tcW w:w="715" w:type="dxa"/>
          </w:tcPr>
          <w:p w14:paraId="207730DA" w14:textId="76E12277" w:rsidR="00A667B3" w:rsidRPr="001512DD" w:rsidRDefault="00E62CDC" w:rsidP="001512DD">
            <w:pPr>
              <w:contextualSpacing/>
              <w:jc w:val="center"/>
            </w:pPr>
            <w:r w:rsidRPr="001512DD">
              <w:t>3</w:t>
            </w:r>
          </w:p>
        </w:tc>
        <w:tc>
          <w:tcPr>
            <w:tcW w:w="3605" w:type="dxa"/>
          </w:tcPr>
          <w:p w14:paraId="1799F197" w14:textId="77777777" w:rsidR="00A667B3" w:rsidRPr="001512DD" w:rsidRDefault="00A667B3" w:rsidP="001512DD">
            <w:pPr>
              <w:contextualSpacing/>
              <w:jc w:val="center"/>
            </w:pPr>
          </w:p>
        </w:tc>
        <w:tc>
          <w:tcPr>
            <w:tcW w:w="1025" w:type="dxa"/>
          </w:tcPr>
          <w:p w14:paraId="07D5F1E5" w14:textId="77777777" w:rsidR="00A667B3" w:rsidRPr="001512DD" w:rsidRDefault="00A667B3" w:rsidP="001512DD">
            <w:pPr>
              <w:contextualSpacing/>
              <w:jc w:val="center"/>
            </w:pPr>
          </w:p>
        </w:tc>
        <w:tc>
          <w:tcPr>
            <w:tcW w:w="2575" w:type="dxa"/>
          </w:tcPr>
          <w:p w14:paraId="35AD8EF8" w14:textId="77777777" w:rsidR="00A667B3" w:rsidRPr="001512DD" w:rsidRDefault="00A667B3" w:rsidP="001512DD">
            <w:pPr>
              <w:contextualSpacing/>
              <w:jc w:val="center"/>
            </w:pPr>
          </w:p>
        </w:tc>
        <w:tc>
          <w:tcPr>
            <w:tcW w:w="2160" w:type="dxa"/>
          </w:tcPr>
          <w:p w14:paraId="5E52A372" w14:textId="77777777" w:rsidR="00A667B3" w:rsidRPr="001512DD" w:rsidRDefault="00A667B3" w:rsidP="001512DD">
            <w:pPr>
              <w:contextualSpacing/>
              <w:jc w:val="center"/>
            </w:pPr>
          </w:p>
        </w:tc>
        <w:tc>
          <w:tcPr>
            <w:tcW w:w="1130" w:type="dxa"/>
          </w:tcPr>
          <w:p w14:paraId="23554713" w14:textId="77777777" w:rsidR="00A667B3" w:rsidRPr="001512DD" w:rsidRDefault="00A667B3" w:rsidP="001512DD">
            <w:pPr>
              <w:contextualSpacing/>
              <w:jc w:val="center"/>
            </w:pPr>
          </w:p>
        </w:tc>
        <w:tc>
          <w:tcPr>
            <w:tcW w:w="1955" w:type="dxa"/>
          </w:tcPr>
          <w:p w14:paraId="199464A5" w14:textId="77777777" w:rsidR="00A667B3" w:rsidRPr="001512DD" w:rsidRDefault="00A667B3" w:rsidP="001512DD">
            <w:pPr>
              <w:contextualSpacing/>
              <w:jc w:val="center"/>
            </w:pPr>
          </w:p>
        </w:tc>
        <w:tc>
          <w:tcPr>
            <w:tcW w:w="1235" w:type="dxa"/>
          </w:tcPr>
          <w:p w14:paraId="6CE5BF04" w14:textId="77777777" w:rsidR="00A667B3" w:rsidRPr="001512DD" w:rsidRDefault="00A667B3" w:rsidP="001512DD">
            <w:pPr>
              <w:contextualSpacing/>
              <w:jc w:val="center"/>
            </w:pPr>
          </w:p>
        </w:tc>
      </w:tr>
      <w:tr w:rsidR="00A93337" w:rsidRPr="001512DD" w14:paraId="0B55F667" w14:textId="77777777" w:rsidTr="00CD018F">
        <w:trPr>
          <w:trHeight w:val="20"/>
        </w:trPr>
        <w:tc>
          <w:tcPr>
            <w:tcW w:w="715" w:type="dxa"/>
          </w:tcPr>
          <w:p w14:paraId="130D2C8A" w14:textId="35F42804" w:rsidR="00A667B3" w:rsidRPr="001512DD" w:rsidRDefault="00E62CDC" w:rsidP="001512DD">
            <w:pPr>
              <w:contextualSpacing/>
              <w:jc w:val="center"/>
            </w:pPr>
            <w:r w:rsidRPr="001512DD">
              <w:t>4</w:t>
            </w:r>
          </w:p>
        </w:tc>
        <w:tc>
          <w:tcPr>
            <w:tcW w:w="3605" w:type="dxa"/>
          </w:tcPr>
          <w:p w14:paraId="7B7253F1" w14:textId="77777777" w:rsidR="00A667B3" w:rsidRPr="001512DD" w:rsidRDefault="00A667B3" w:rsidP="001512DD">
            <w:pPr>
              <w:contextualSpacing/>
              <w:jc w:val="center"/>
            </w:pPr>
          </w:p>
        </w:tc>
        <w:tc>
          <w:tcPr>
            <w:tcW w:w="1025" w:type="dxa"/>
          </w:tcPr>
          <w:p w14:paraId="6C0B2C06" w14:textId="77777777" w:rsidR="00A667B3" w:rsidRPr="001512DD" w:rsidRDefault="00A667B3" w:rsidP="001512DD">
            <w:pPr>
              <w:contextualSpacing/>
              <w:jc w:val="center"/>
            </w:pPr>
          </w:p>
        </w:tc>
        <w:tc>
          <w:tcPr>
            <w:tcW w:w="2575" w:type="dxa"/>
          </w:tcPr>
          <w:p w14:paraId="03A4DC8B" w14:textId="77777777" w:rsidR="00A667B3" w:rsidRPr="001512DD" w:rsidRDefault="00A667B3" w:rsidP="001512DD">
            <w:pPr>
              <w:contextualSpacing/>
              <w:jc w:val="center"/>
            </w:pPr>
          </w:p>
        </w:tc>
        <w:tc>
          <w:tcPr>
            <w:tcW w:w="2160" w:type="dxa"/>
          </w:tcPr>
          <w:p w14:paraId="66AD656F" w14:textId="77777777" w:rsidR="00A667B3" w:rsidRPr="001512DD" w:rsidRDefault="00A667B3" w:rsidP="001512DD">
            <w:pPr>
              <w:contextualSpacing/>
              <w:jc w:val="center"/>
            </w:pPr>
          </w:p>
        </w:tc>
        <w:tc>
          <w:tcPr>
            <w:tcW w:w="1130" w:type="dxa"/>
          </w:tcPr>
          <w:p w14:paraId="25194238" w14:textId="77777777" w:rsidR="00A667B3" w:rsidRPr="001512DD" w:rsidRDefault="00A667B3" w:rsidP="001512DD">
            <w:pPr>
              <w:contextualSpacing/>
              <w:jc w:val="center"/>
            </w:pPr>
          </w:p>
        </w:tc>
        <w:tc>
          <w:tcPr>
            <w:tcW w:w="1955" w:type="dxa"/>
          </w:tcPr>
          <w:p w14:paraId="550E3197" w14:textId="77777777" w:rsidR="00A667B3" w:rsidRPr="001512DD" w:rsidRDefault="00A667B3" w:rsidP="001512DD">
            <w:pPr>
              <w:contextualSpacing/>
              <w:jc w:val="center"/>
            </w:pPr>
          </w:p>
        </w:tc>
        <w:tc>
          <w:tcPr>
            <w:tcW w:w="1235" w:type="dxa"/>
          </w:tcPr>
          <w:p w14:paraId="1C914021" w14:textId="77777777" w:rsidR="00A667B3" w:rsidRPr="001512DD" w:rsidRDefault="00A667B3" w:rsidP="001512DD">
            <w:pPr>
              <w:contextualSpacing/>
              <w:jc w:val="center"/>
            </w:pPr>
          </w:p>
        </w:tc>
      </w:tr>
      <w:tr w:rsidR="00A93337" w:rsidRPr="001512DD" w14:paraId="4ECA4B61" w14:textId="77777777" w:rsidTr="00CD018F">
        <w:trPr>
          <w:trHeight w:val="20"/>
        </w:trPr>
        <w:tc>
          <w:tcPr>
            <w:tcW w:w="715" w:type="dxa"/>
          </w:tcPr>
          <w:p w14:paraId="7BDA7AAC" w14:textId="72AFF3CC" w:rsidR="00A667B3" w:rsidRPr="001512DD" w:rsidRDefault="00E62CDC" w:rsidP="001512DD">
            <w:pPr>
              <w:contextualSpacing/>
              <w:jc w:val="center"/>
            </w:pPr>
            <w:r w:rsidRPr="001512DD">
              <w:t>5</w:t>
            </w:r>
          </w:p>
        </w:tc>
        <w:tc>
          <w:tcPr>
            <w:tcW w:w="3605" w:type="dxa"/>
          </w:tcPr>
          <w:p w14:paraId="07A10D9A" w14:textId="77777777" w:rsidR="00A667B3" w:rsidRPr="001512DD" w:rsidRDefault="00A667B3" w:rsidP="001512DD">
            <w:pPr>
              <w:contextualSpacing/>
              <w:jc w:val="center"/>
            </w:pPr>
          </w:p>
        </w:tc>
        <w:tc>
          <w:tcPr>
            <w:tcW w:w="1025" w:type="dxa"/>
          </w:tcPr>
          <w:p w14:paraId="48937CD3" w14:textId="77777777" w:rsidR="00A667B3" w:rsidRPr="001512DD" w:rsidRDefault="00A667B3" w:rsidP="001512DD">
            <w:pPr>
              <w:contextualSpacing/>
              <w:jc w:val="center"/>
            </w:pPr>
          </w:p>
        </w:tc>
        <w:tc>
          <w:tcPr>
            <w:tcW w:w="2575" w:type="dxa"/>
          </w:tcPr>
          <w:p w14:paraId="5D28871D" w14:textId="77777777" w:rsidR="00A667B3" w:rsidRPr="001512DD" w:rsidRDefault="00A667B3" w:rsidP="001512DD">
            <w:pPr>
              <w:contextualSpacing/>
              <w:jc w:val="center"/>
            </w:pPr>
          </w:p>
        </w:tc>
        <w:tc>
          <w:tcPr>
            <w:tcW w:w="2160" w:type="dxa"/>
          </w:tcPr>
          <w:p w14:paraId="76D442EA" w14:textId="77777777" w:rsidR="00A667B3" w:rsidRPr="001512DD" w:rsidRDefault="00A667B3" w:rsidP="001512DD">
            <w:pPr>
              <w:contextualSpacing/>
              <w:jc w:val="center"/>
            </w:pPr>
          </w:p>
        </w:tc>
        <w:tc>
          <w:tcPr>
            <w:tcW w:w="1130" w:type="dxa"/>
          </w:tcPr>
          <w:p w14:paraId="481813FA" w14:textId="77777777" w:rsidR="00A667B3" w:rsidRPr="001512DD" w:rsidRDefault="00A667B3" w:rsidP="001512DD">
            <w:pPr>
              <w:contextualSpacing/>
              <w:jc w:val="center"/>
            </w:pPr>
          </w:p>
        </w:tc>
        <w:tc>
          <w:tcPr>
            <w:tcW w:w="1955" w:type="dxa"/>
          </w:tcPr>
          <w:p w14:paraId="5EC33928" w14:textId="77777777" w:rsidR="00A667B3" w:rsidRPr="001512DD" w:rsidRDefault="00A667B3" w:rsidP="001512DD">
            <w:pPr>
              <w:contextualSpacing/>
              <w:jc w:val="center"/>
            </w:pPr>
          </w:p>
        </w:tc>
        <w:tc>
          <w:tcPr>
            <w:tcW w:w="1235" w:type="dxa"/>
          </w:tcPr>
          <w:p w14:paraId="02749D7C" w14:textId="77777777" w:rsidR="00A667B3" w:rsidRPr="001512DD" w:rsidRDefault="00A667B3" w:rsidP="001512DD">
            <w:pPr>
              <w:contextualSpacing/>
              <w:jc w:val="center"/>
            </w:pPr>
          </w:p>
        </w:tc>
      </w:tr>
      <w:tr w:rsidR="00A93337" w:rsidRPr="001512DD" w14:paraId="4D42E3B8" w14:textId="77777777" w:rsidTr="00CD018F">
        <w:trPr>
          <w:trHeight w:val="20"/>
        </w:trPr>
        <w:tc>
          <w:tcPr>
            <w:tcW w:w="715" w:type="dxa"/>
          </w:tcPr>
          <w:p w14:paraId="41BA9DF5" w14:textId="6328CAD9" w:rsidR="00A667B3" w:rsidRPr="001512DD" w:rsidRDefault="00E62CDC" w:rsidP="001512DD">
            <w:pPr>
              <w:contextualSpacing/>
              <w:jc w:val="center"/>
            </w:pPr>
            <w:r w:rsidRPr="001512DD">
              <w:t>6</w:t>
            </w:r>
          </w:p>
        </w:tc>
        <w:tc>
          <w:tcPr>
            <w:tcW w:w="3605" w:type="dxa"/>
          </w:tcPr>
          <w:p w14:paraId="2F4AA90E" w14:textId="77777777" w:rsidR="00A667B3" w:rsidRPr="001512DD" w:rsidRDefault="00A667B3" w:rsidP="001512DD">
            <w:pPr>
              <w:contextualSpacing/>
              <w:jc w:val="center"/>
            </w:pPr>
          </w:p>
        </w:tc>
        <w:tc>
          <w:tcPr>
            <w:tcW w:w="1025" w:type="dxa"/>
          </w:tcPr>
          <w:p w14:paraId="5E444AE3" w14:textId="77777777" w:rsidR="00A667B3" w:rsidRPr="001512DD" w:rsidRDefault="00A667B3" w:rsidP="001512DD">
            <w:pPr>
              <w:contextualSpacing/>
              <w:jc w:val="center"/>
            </w:pPr>
          </w:p>
        </w:tc>
        <w:tc>
          <w:tcPr>
            <w:tcW w:w="2575" w:type="dxa"/>
          </w:tcPr>
          <w:p w14:paraId="7CF9C745" w14:textId="77777777" w:rsidR="00A667B3" w:rsidRPr="001512DD" w:rsidRDefault="00A667B3" w:rsidP="001512DD">
            <w:pPr>
              <w:contextualSpacing/>
              <w:jc w:val="center"/>
            </w:pPr>
          </w:p>
        </w:tc>
        <w:tc>
          <w:tcPr>
            <w:tcW w:w="2160" w:type="dxa"/>
          </w:tcPr>
          <w:p w14:paraId="155E95FC" w14:textId="77777777" w:rsidR="00A667B3" w:rsidRPr="001512DD" w:rsidRDefault="00A667B3" w:rsidP="001512DD">
            <w:pPr>
              <w:contextualSpacing/>
              <w:jc w:val="center"/>
            </w:pPr>
          </w:p>
        </w:tc>
        <w:tc>
          <w:tcPr>
            <w:tcW w:w="1130" w:type="dxa"/>
          </w:tcPr>
          <w:p w14:paraId="68AC9805" w14:textId="77777777" w:rsidR="00A667B3" w:rsidRPr="001512DD" w:rsidRDefault="00A667B3" w:rsidP="001512DD">
            <w:pPr>
              <w:contextualSpacing/>
              <w:jc w:val="center"/>
            </w:pPr>
          </w:p>
        </w:tc>
        <w:tc>
          <w:tcPr>
            <w:tcW w:w="1955" w:type="dxa"/>
          </w:tcPr>
          <w:p w14:paraId="4050EFDA" w14:textId="77777777" w:rsidR="00A667B3" w:rsidRPr="001512DD" w:rsidRDefault="00A667B3" w:rsidP="001512DD">
            <w:pPr>
              <w:contextualSpacing/>
              <w:jc w:val="center"/>
            </w:pPr>
          </w:p>
        </w:tc>
        <w:tc>
          <w:tcPr>
            <w:tcW w:w="1235" w:type="dxa"/>
          </w:tcPr>
          <w:p w14:paraId="7C0E5795" w14:textId="77777777" w:rsidR="00A667B3" w:rsidRPr="001512DD" w:rsidRDefault="00A667B3" w:rsidP="001512DD">
            <w:pPr>
              <w:contextualSpacing/>
              <w:jc w:val="center"/>
            </w:pPr>
          </w:p>
        </w:tc>
      </w:tr>
      <w:tr w:rsidR="00E62CDC" w:rsidRPr="001512DD" w14:paraId="586B439B" w14:textId="77777777" w:rsidTr="00CD018F">
        <w:trPr>
          <w:trHeight w:val="20"/>
        </w:trPr>
        <w:tc>
          <w:tcPr>
            <w:tcW w:w="715" w:type="dxa"/>
          </w:tcPr>
          <w:p w14:paraId="3C028C5A" w14:textId="2EFADCD8" w:rsidR="00A667B3" w:rsidRPr="001512DD" w:rsidRDefault="00E62CDC" w:rsidP="001512DD">
            <w:pPr>
              <w:contextualSpacing/>
              <w:jc w:val="center"/>
            </w:pPr>
            <w:r w:rsidRPr="001512DD">
              <w:t>7</w:t>
            </w:r>
          </w:p>
        </w:tc>
        <w:tc>
          <w:tcPr>
            <w:tcW w:w="3605" w:type="dxa"/>
          </w:tcPr>
          <w:p w14:paraId="48CF32E9" w14:textId="77777777" w:rsidR="00A667B3" w:rsidRPr="001512DD" w:rsidRDefault="00A667B3" w:rsidP="001512DD">
            <w:pPr>
              <w:contextualSpacing/>
              <w:jc w:val="center"/>
            </w:pPr>
          </w:p>
        </w:tc>
        <w:tc>
          <w:tcPr>
            <w:tcW w:w="1025" w:type="dxa"/>
          </w:tcPr>
          <w:p w14:paraId="4FE0E2CB" w14:textId="77777777" w:rsidR="00A667B3" w:rsidRPr="001512DD" w:rsidRDefault="00A667B3" w:rsidP="001512DD">
            <w:pPr>
              <w:contextualSpacing/>
              <w:jc w:val="center"/>
            </w:pPr>
          </w:p>
        </w:tc>
        <w:tc>
          <w:tcPr>
            <w:tcW w:w="2575" w:type="dxa"/>
          </w:tcPr>
          <w:p w14:paraId="016970E6" w14:textId="77777777" w:rsidR="00A667B3" w:rsidRPr="001512DD" w:rsidRDefault="00A667B3" w:rsidP="001512DD">
            <w:pPr>
              <w:contextualSpacing/>
              <w:jc w:val="center"/>
            </w:pPr>
          </w:p>
        </w:tc>
        <w:tc>
          <w:tcPr>
            <w:tcW w:w="2160" w:type="dxa"/>
          </w:tcPr>
          <w:p w14:paraId="451CD14A" w14:textId="77777777" w:rsidR="00A667B3" w:rsidRPr="001512DD" w:rsidRDefault="00A667B3" w:rsidP="001512DD">
            <w:pPr>
              <w:contextualSpacing/>
              <w:jc w:val="center"/>
            </w:pPr>
          </w:p>
        </w:tc>
        <w:tc>
          <w:tcPr>
            <w:tcW w:w="1130" w:type="dxa"/>
          </w:tcPr>
          <w:p w14:paraId="7D95E463" w14:textId="77777777" w:rsidR="00A667B3" w:rsidRPr="001512DD" w:rsidRDefault="00A667B3" w:rsidP="001512DD">
            <w:pPr>
              <w:contextualSpacing/>
              <w:jc w:val="center"/>
            </w:pPr>
          </w:p>
        </w:tc>
        <w:tc>
          <w:tcPr>
            <w:tcW w:w="1955" w:type="dxa"/>
          </w:tcPr>
          <w:p w14:paraId="7A67B3D4" w14:textId="77777777" w:rsidR="00A667B3" w:rsidRPr="001512DD" w:rsidRDefault="00A667B3" w:rsidP="001512DD">
            <w:pPr>
              <w:contextualSpacing/>
              <w:jc w:val="center"/>
            </w:pPr>
          </w:p>
        </w:tc>
        <w:tc>
          <w:tcPr>
            <w:tcW w:w="1235" w:type="dxa"/>
          </w:tcPr>
          <w:p w14:paraId="776AD49B" w14:textId="77777777" w:rsidR="00A667B3" w:rsidRPr="001512DD" w:rsidRDefault="00A667B3" w:rsidP="001512DD">
            <w:pPr>
              <w:contextualSpacing/>
              <w:jc w:val="center"/>
            </w:pPr>
          </w:p>
        </w:tc>
      </w:tr>
      <w:tr w:rsidR="00E62CDC" w:rsidRPr="001512DD" w14:paraId="19E68591" w14:textId="77777777" w:rsidTr="00CD018F">
        <w:trPr>
          <w:trHeight w:val="20"/>
        </w:trPr>
        <w:tc>
          <w:tcPr>
            <w:tcW w:w="715" w:type="dxa"/>
          </w:tcPr>
          <w:p w14:paraId="260D708B" w14:textId="68F72787" w:rsidR="00A667B3" w:rsidRPr="001512DD" w:rsidRDefault="00E62CDC" w:rsidP="001512DD">
            <w:pPr>
              <w:contextualSpacing/>
              <w:jc w:val="center"/>
            </w:pPr>
            <w:r w:rsidRPr="001512DD">
              <w:t>8</w:t>
            </w:r>
          </w:p>
        </w:tc>
        <w:tc>
          <w:tcPr>
            <w:tcW w:w="3605" w:type="dxa"/>
          </w:tcPr>
          <w:p w14:paraId="6CA3592A" w14:textId="77777777" w:rsidR="00A667B3" w:rsidRPr="001512DD" w:rsidRDefault="00A667B3" w:rsidP="001512DD">
            <w:pPr>
              <w:contextualSpacing/>
              <w:jc w:val="center"/>
            </w:pPr>
          </w:p>
        </w:tc>
        <w:tc>
          <w:tcPr>
            <w:tcW w:w="1025" w:type="dxa"/>
          </w:tcPr>
          <w:p w14:paraId="51A083D6" w14:textId="77777777" w:rsidR="00A667B3" w:rsidRPr="001512DD" w:rsidRDefault="00A667B3" w:rsidP="001512DD">
            <w:pPr>
              <w:contextualSpacing/>
              <w:jc w:val="center"/>
            </w:pPr>
          </w:p>
        </w:tc>
        <w:tc>
          <w:tcPr>
            <w:tcW w:w="2575" w:type="dxa"/>
          </w:tcPr>
          <w:p w14:paraId="15EE9205" w14:textId="77777777" w:rsidR="00A667B3" w:rsidRPr="001512DD" w:rsidRDefault="00A667B3" w:rsidP="001512DD">
            <w:pPr>
              <w:contextualSpacing/>
              <w:jc w:val="center"/>
            </w:pPr>
          </w:p>
        </w:tc>
        <w:tc>
          <w:tcPr>
            <w:tcW w:w="2160" w:type="dxa"/>
          </w:tcPr>
          <w:p w14:paraId="7C648528" w14:textId="77777777" w:rsidR="00A667B3" w:rsidRPr="001512DD" w:rsidRDefault="00A667B3" w:rsidP="001512DD">
            <w:pPr>
              <w:contextualSpacing/>
              <w:jc w:val="center"/>
            </w:pPr>
          </w:p>
        </w:tc>
        <w:tc>
          <w:tcPr>
            <w:tcW w:w="1130" w:type="dxa"/>
          </w:tcPr>
          <w:p w14:paraId="37554A57" w14:textId="77777777" w:rsidR="00A667B3" w:rsidRPr="001512DD" w:rsidRDefault="00A667B3" w:rsidP="001512DD">
            <w:pPr>
              <w:contextualSpacing/>
              <w:jc w:val="center"/>
            </w:pPr>
          </w:p>
        </w:tc>
        <w:tc>
          <w:tcPr>
            <w:tcW w:w="1955" w:type="dxa"/>
          </w:tcPr>
          <w:p w14:paraId="5E11BA5B" w14:textId="77777777" w:rsidR="00A667B3" w:rsidRPr="001512DD" w:rsidRDefault="00A667B3" w:rsidP="001512DD">
            <w:pPr>
              <w:contextualSpacing/>
              <w:jc w:val="center"/>
            </w:pPr>
          </w:p>
        </w:tc>
        <w:tc>
          <w:tcPr>
            <w:tcW w:w="1235" w:type="dxa"/>
          </w:tcPr>
          <w:p w14:paraId="69270B39" w14:textId="77777777" w:rsidR="00A667B3" w:rsidRPr="001512DD" w:rsidRDefault="00A667B3" w:rsidP="001512DD">
            <w:pPr>
              <w:contextualSpacing/>
              <w:jc w:val="center"/>
            </w:pPr>
          </w:p>
        </w:tc>
      </w:tr>
      <w:tr w:rsidR="00E62CDC" w:rsidRPr="001512DD" w14:paraId="528E6F9D" w14:textId="77777777" w:rsidTr="00CD018F">
        <w:trPr>
          <w:trHeight w:val="20"/>
        </w:trPr>
        <w:tc>
          <w:tcPr>
            <w:tcW w:w="715" w:type="dxa"/>
          </w:tcPr>
          <w:p w14:paraId="3B9EC8D1" w14:textId="6CB456CF" w:rsidR="00A667B3" w:rsidRPr="001512DD" w:rsidRDefault="00E62CDC" w:rsidP="001512DD">
            <w:pPr>
              <w:contextualSpacing/>
              <w:jc w:val="center"/>
            </w:pPr>
            <w:r w:rsidRPr="001512DD">
              <w:t>9</w:t>
            </w:r>
          </w:p>
        </w:tc>
        <w:tc>
          <w:tcPr>
            <w:tcW w:w="3605" w:type="dxa"/>
          </w:tcPr>
          <w:p w14:paraId="558ADC28" w14:textId="77777777" w:rsidR="00A667B3" w:rsidRPr="001512DD" w:rsidRDefault="00A667B3" w:rsidP="001512DD">
            <w:pPr>
              <w:contextualSpacing/>
              <w:jc w:val="center"/>
            </w:pPr>
          </w:p>
        </w:tc>
        <w:tc>
          <w:tcPr>
            <w:tcW w:w="1025" w:type="dxa"/>
          </w:tcPr>
          <w:p w14:paraId="4B2CC964" w14:textId="77777777" w:rsidR="00A667B3" w:rsidRPr="001512DD" w:rsidRDefault="00A667B3" w:rsidP="001512DD">
            <w:pPr>
              <w:contextualSpacing/>
              <w:jc w:val="center"/>
            </w:pPr>
          </w:p>
        </w:tc>
        <w:tc>
          <w:tcPr>
            <w:tcW w:w="2575" w:type="dxa"/>
          </w:tcPr>
          <w:p w14:paraId="1036D986" w14:textId="77777777" w:rsidR="00A667B3" w:rsidRPr="001512DD" w:rsidRDefault="00A667B3" w:rsidP="001512DD">
            <w:pPr>
              <w:contextualSpacing/>
              <w:jc w:val="center"/>
            </w:pPr>
          </w:p>
        </w:tc>
        <w:tc>
          <w:tcPr>
            <w:tcW w:w="2160" w:type="dxa"/>
          </w:tcPr>
          <w:p w14:paraId="23439524" w14:textId="77777777" w:rsidR="00A667B3" w:rsidRPr="001512DD" w:rsidRDefault="00A667B3" w:rsidP="001512DD">
            <w:pPr>
              <w:contextualSpacing/>
              <w:jc w:val="center"/>
            </w:pPr>
          </w:p>
        </w:tc>
        <w:tc>
          <w:tcPr>
            <w:tcW w:w="1130" w:type="dxa"/>
          </w:tcPr>
          <w:p w14:paraId="72BD470A" w14:textId="77777777" w:rsidR="00A667B3" w:rsidRPr="001512DD" w:rsidRDefault="00A667B3" w:rsidP="001512DD">
            <w:pPr>
              <w:contextualSpacing/>
              <w:jc w:val="center"/>
            </w:pPr>
          </w:p>
        </w:tc>
        <w:tc>
          <w:tcPr>
            <w:tcW w:w="1955" w:type="dxa"/>
          </w:tcPr>
          <w:p w14:paraId="625B36FA" w14:textId="77777777" w:rsidR="00A667B3" w:rsidRPr="001512DD" w:rsidRDefault="00A667B3" w:rsidP="001512DD">
            <w:pPr>
              <w:contextualSpacing/>
              <w:jc w:val="center"/>
            </w:pPr>
          </w:p>
        </w:tc>
        <w:tc>
          <w:tcPr>
            <w:tcW w:w="1235" w:type="dxa"/>
          </w:tcPr>
          <w:p w14:paraId="605907D5" w14:textId="77777777" w:rsidR="00A667B3" w:rsidRPr="001512DD" w:rsidRDefault="00A667B3" w:rsidP="001512DD">
            <w:pPr>
              <w:contextualSpacing/>
              <w:jc w:val="center"/>
            </w:pPr>
          </w:p>
        </w:tc>
      </w:tr>
      <w:tr w:rsidR="00E62CDC" w:rsidRPr="001512DD" w14:paraId="42646B5E" w14:textId="77777777" w:rsidTr="00CD018F">
        <w:trPr>
          <w:trHeight w:val="20"/>
        </w:trPr>
        <w:tc>
          <w:tcPr>
            <w:tcW w:w="715" w:type="dxa"/>
          </w:tcPr>
          <w:p w14:paraId="3D5CAFD4" w14:textId="5D732B33" w:rsidR="00A667B3" w:rsidRPr="001512DD" w:rsidRDefault="00E62CDC" w:rsidP="001512DD">
            <w:pPr>
              <w:contextualSpacing/>
              <w:jc w:val="center"/>
            </w:pPr>
            <w:r w:rsidRPr="001512DD">
              <w:t>10</w:t>
            </w:r>
          </w:p>
        </w:tc>
        <w:tc>
          <w:tcPr>
            <w:tcW w:w="3605" w:type="dxa"/>
          </w:tcPr>
          <w:p w14:paraId="27D23108" w14:textId="77777777" w:rsidR="00A667B3" w:rsidRPr="001512DD" w:rsidRDefault="00A667B3" w:rsidP="001512DD">
            <w:pPr>
              <w:contextualSpacing/>
              <w:jc w:val="center"/>
            </w:pPr>
          </w:p>
        </w:tc>
        <w:tc>
          <w:tcPr>
            <w:tcW w:w="1025" w:type="dxa"/>
          </w:tcPr>
          <w:p w14:paraId="45AFD1A7" w14:textId="77777777" w:rsidR="00A667B3" w:rsidRPr="001512DD" w:rsidRDefault="00A667B3" w:rsidP="001512DD">
            <w:pPr>
              <w:contextualSpacing/>
              <w:jc w:val="center"/>
            </w:pPr>
          </w:p>
        </w:tc>
        <w:tc>
          <w:tcPr>
            <w:tcW w:w="2575" w:type="dxa"/>
          </w:tcPr>
          <w:p w14:paraId="050AD408" w14:textId="77777777" w:rsidR="00A667B3" w:rsidRPr="001512DD" w:rsidRDefault="00A667B3" w:rsidP="001512DD">
            <w:pPr>
              <w:contextualSpacing/>
              <w:jc w:val="center"/>
            </w:pPr>
          </w:p>
        </w:tc>
        <w:tc>
          <w:tcPr>
            <w:tcW w:w="2160" w:type="dxa"/>
          </w:tcPr>
          <w:p w14:paraId="0B74DAA7" w14:textId="77777777" w:rsidR="00A667B3" w:rsidRPr="001512DD" w:rsidRDefault="00A667B3" w:rsidP="001512DD">
            <w:pPr>
              <w:contextualSpacing/>
              <w:jc w:val="center"/>
            </w:pPr>
          </w:p>
        </w:tc>
        <w:tc>
          <w:tcPr>
            <w:tcW w:w="1130" w:type="dxa"/>
          </w:tcPr>
          <w:p w14:paraId="1CF4DE6F" w14:textId="77777777" w:rsidR="00A667B3" w:rsidRPr="001512DD" w:rsidRDefault="00A667B3" w:rsidP="001512DD">
            <w:pPr>
              <w:contextualSpacing/>
              <w:jc w:val="center"/>
            </w:pPr>
          </w:p>
        </w:tc>
        <w:tc>
          <w:tcPr>
            <w:tcW w:w="1955" w:type="dxa"/>
          </w:tcPr>
          <w:p w14:paraId="790610C7" w14:textId="77777777" w:rsidR="00A667B3" w:rsidRPr="001512DD" w:rsidRDefault="00A667B3" w:rsidP="001512DD">
            <w:pPr>
              <w:contextualSpacing/>
              <w:jc w:val="center"/>
            </w:pPr>
          </w:p>
        </w:tc>
        <w:tc>
          <w:tcPr>
            <w:tcW w:w="1235" w:type="dxa"/>
          </w:tcPr>
          <w:p w14:paraId="78BE94EE" w14:textId="77777777" w:rsidR="00A667B3" w:rsidRPr="001512DD" w:rsidRDefault="00A667B3" w:rsidP="001512DD">
            <w:pPr>
              <w:contextualSpacing/>
              <w:jc w:val="center"/>
            </w:pPr>
          </w:p>
        </w:tc>
      </w:tr>
    </w:tbl>
    <w:p w14:paraId="5F6AFEC8" w14:textId="77777777" w:rsidR="00137629" w:rsidRPr="001512DD" w:rsidRDefault="00137629" w:rsidP="001512DD">
      <w:pPr>
        <w:spacing w:after="0" w:line="240" w:lineRule="auto"/>
        <w:contextualSpacing/>
      </w:pPr>
    </w:p>
    <w:tbl>
      <w:tblPr>
        <w:tblStyle w:val="TableGrid"/>
        <w:tblW w:w="0" w:type="auto"/>
        <w:tblCellMar>
          <w:left w:w="29" w:type="dxa"/>
          <w:right w:w="29" w:type="dxa"/>
        </w:tblCellMar>
        <w:tblLook w:val="04A0" w:firstRow="1" w:lastRow="0" w:firstColumn="1" w:lastColumn="0" w:noHBand="0" w:noVBand="1"/>
      </w:tblPr>
      <w:tblGrid>
        <w:gridCol w:w="4316"/>
        <w:gridCol w:w="4317"/>
        <w:gridCol w:w="4317"/>
      </w:tblGrid>
      <w:tr w:rsidR="00E62CDC" w:rsidRPr="001512DD" w14:paraId="7D2CCF2E" w14:textId="77777777" w:rsidTr="00CD018F">
        <w:trPr>
          <w:trHeight w:val="135"/>
        </w:trPr>
        <w:tc>
          <w:tcPr>
            <w:tcW w:w="4316" w:type="dxa"/>
          </w:tcPr>
          <w:p w14:paraId="17D39A1B" w14:textId="163A97AD" w:rsidR="00E62CDC" w:rsidRPr="001512DD" w:rsidRDefault="00E62CDC" w:rsidP="001512DD">
            <w:pPr>
              <w:contextualSpacing/>
              <w:rPr>
                <w:b/>
              </w:rPr>
            </w:pPr>
            <w:r w:rsidRPr="001512DD">
              <w:rPr>
                <w:b/>
              </w:rPr>
              <w:t>Relationship to head</w:t>
            </w:r>
          </w:p>
        </w:tc>
        <w:tc>
          <w:tcPr>
            <w:tcW w:w="4317" w:type="dxa"/>
          </w:tcPr>
          <w:p w14:paraId="2BCBC24B" w14:textId="60D97B9F" w:rsidR="00E62CDC" w:rsidRPr="001512DD" w:rsidRDefault="00E62CDC" w:rsidP="001512DD">
            <w:pPr>
              <w:contextualSpacing/>
              <w:rPr>
                <w:b/>
              </w:rPr>
            </w:pPr>
            <w:r w:rsidRPr="001512DD">
              <w:rPr>
                <w:b/>
              </w:rPr>
              <w:t>Level of education</w:t>
            </w:r>
          </w:p>
        </w:tc>
        <w:tc>
          <w:tcPr>
            <w:tcW w:w="4317" w:type="dxa"/>
          </w:tcPr>
          <w:p w14:paraId="1309E1EC" w14:textId="1268704F" w:rsidR="00E62CDC" w:rsidRPr="001512DD" w:rsidRDefault="00E62CDC" w:rsidP="001512DD">
            <w:pPr>
              <w:contextualSpacing/>
              <w:rPr>
                <w:b/>
              </w:rPr>
            </w:pPr>
            <w:r w:rsidRPr="001512DD">
              <w:rPr>
                <w:b/>
              </w:rPr>
              <w:t>Not currently in school</w:t>
            </w:r>
          </w:p>
        </w:tc>
      </w:tr>
      <w:tr w:rsidR="00E62CDC" w:rsidRPr="001512DD" w14:paraId="728C6529" w14:textId="77777777" w:rsidTr="00CD018F">
        <w:trPr>
          <w:trHeight w:val="135"/>
        </w:trPr>
        <w:tc>
          <w:tcPr>
            <w:tcW w:w="4316" w:type="dxa"/>
          </w:tcPr>
          <w:p w14:paraId="2B6EEF04" w14:textId="77777777" w:rsidR="00E62CDC" w:rsidRPr="001512DD" w:rsidRDefault="00E62CDC" w:rsidP="001512DD">
            <w:pPr>
              <w:contextualSpacing/>
            </w:pPr>
            <w:r w:rsidRPr="001512DD">
              <w:t>1=Head</w:t>
            </w:r>
          </w:p>
          <w:p w14:paraId="59D43C8D" w14:textId="77777777" w:rsidR="00E62CDC" w:rsidRPr="001512DD" w:rsidRDefault="00E62CDC" w:rsidP="001512DD">
            <w:pPr>
              <w:contextualSpacing/>
            </w:pPr>
            <w:r w:rsidRPr="001512DD">
              <w:t>2=Spouse/consensual partner</w:t>
            </w:r>
          </w:p>
          <w:p w14:paraId="3E23CDBB" w14:textId="77777777" w:rsidR="00E62CDC" w:rsidRPr="001512DD" w:rsidRDefault="00E62CDC" w:rsidP="001512DD">
            <w:pPr>
              <w:contextualSpacing/>
            </w:pPr>
            <w:r w:rsidRPr="001512DD">
              <w:t>3=Son/daughter</w:t>
            </w:r>
          </w:p>
          <w:p w14:paraId="7E9856F9" w14:textId="77777777" w:rsidR="00E62CDC" w:rsidRPr="001512DD" w:rsidRDefault="00E62CDC" w:rsidP="001512DD">
            <w:pPr>
              <w:contextualSpacing/>
            </w:pPr>
            <w:r w:rsidRPr="001512DD">
              <w:t>4=Spouse of son/daughter</w:t>
            </w:r>
          </w:p>
          <w:p w14:paraId="354D78B5" w14:textId="77777777" w:rsidR="00E62CDC" w:rsidRPr="001512DD" w:rsidRDefault="00E62CDC" w:rsidP="001512DD">
            <w:pPr>
              <w:contextualSpacing/>
            </w:pPr>
            <w:r w:rsidRPr="001512DD">
              <w:t>5=Grandchild</w:t>
            </w:r>
          </w:p>
          <w:p w14:paraId="781C811B" w14:textId="77777777" w:rsidR="00E62CDC" w:rsidRPr="001512DD" w:rsidRDefault="00E62CDC" w:rsidP="001512DD">
            <w:pPr>
              <w:contextualSpacing/>
            </w:pPr>
            <w:r w:rsidRPr="001512DD">
              <w:t>6=Brother/sister</w:t>
            </w:r>
          </w:p>
          <w:p w14:paraId="7891E257" w14:textId="77777777" w:rsidR="00E62CDC" w:rsidRPr="001512DD" w:rsidRDefault="00E62CDC" w:rsidP="001512DD">
            <w:pPr>
              <w:contextualSpacing/>
            </w:pPr>
            <w:r w:rsidRPr="001512DD">
              <w:t>7=Brother/sister in-law</w:t>
            </w:r>
          </w:p>
          <w:p w14:paraId="0FA5156D" w14:textId="77777777" w:rsidR="00E62CDC" w:rsidRPr="001512DD" w:rsidRDefault="00E62CDC" w:rsidP="001512DD">
            <w:pPr>
              <w:contextualSpacing/>
            </w:pPr>
            <w:r w:rsidRPr="001512DD">
              <w:t>8=Spouse of brother/sister</w:t>
            </w:r>
          </w:p>
          <w:p w14:paraId="4B33A6C7" w14:textId="77777777" w:rsidR="00E62CDC" w:rsidRPr="001512DD" w:rsidRDefault="00E62CDC" w:rsidP="001512DD">
            <w:pPr>
              <w:contextualSpacing/>
            </w:pPr>
            <w:r w:rsidRPr="001512DD">
              <w:t>9=Parent</w:t>
            </w:r>
          </w:p>
          <w:p w14:paraId="1791F244" w14:textId="77777777" w:rsidR="00E62CDC" w:rsidRPr="001512DD" w:rsidRDefault="00E62CDC" w:rsidP="001512DD">
            <w:pPr>
              <w:contextualSpacing/>
            </w:pPr>
            <w:r w:rsidRPr="001512DD">
              <w:t>10=Spouse's parent</w:t>
            </w:r>
          </w:p>
          <w:p w14:paraId="5507E99A" w14:textId="77777777" w:rsidR="00E62CDC" w:rsidRPr="001512DD" w:rsidRDefault="00E62CDC" w:rsidP="001512DD">
            <w:pPr>
              <w:contextualSpacing/>
            </w:pPr>
            <w:r w:rsidRPr="001512DD">
              <w:t>11=Uncle/aunt</w:t>
            </w:r>
          </w:p>
          <w:p w14:paraId="2B999D0D" w14:textId="77777777" w:rsidR="00E62CDC" w:rsidRPr="001512DD" w:rsidRDefault="00E62CDC" w:rsidP="001512DD">
            <w:pPr>
              <w:contextualSpacing/>
            </w:pPr>
            <w:r w:rsidRPr="001512DD">
              <w:t>12=Cousin</w:t>
            </w:r>
          </w:p>
          <w:p w14:paraId="3F2AC8F9" w14:textId="77777777" w:rsidR="00E62CDC" w:rsidRPr="001512DD" w:rsidRDefault="00E62CDC" w:rsidP="001512DD">
            <w:pPr>
              <w:contextualSpacing/>
            </w:pPr>
            <w:r w:rsidRPr="001512DD">
              <w:t>13=Nephew/niece</w:t>
            </w:r>
          </w:p>
          <w:p w14:paraId="676CDCB6" w14:textId="77777777" w:rsidR="00E62CDC" w:rsidRPr="001512DD" w:rsidRDefault="00E62CDC" w:rsidP="001512DD">
            <w:pPr>
              <w:contextualSpacing/>
            </w:pPr>
            <w:r w:rsidRPr="001512DD">
              <w:t>14=Stepchild</w:t>
            </w:r>
          </w:p>
          <w:p w14:paraId="565C0D4E" w14:textId="77777777" w:rsidR="00E62CDC" w:rsidRPr="001512DD" w:rsidRDefault="00E62CDC" w:rsidP="001512DD">
            <w:pPr>
              <w:contextualSpacing/>
            </w:pPr>
            <w:r w:rsidRPr="001512DD">
              <w:lastRenderedPageBreak/>
              <w:t>15=Other relative</w:t>
            </w:r>
          </w:p>
          <w:p w14:paraId="2477455A" w14:textId="77777777" w:rsidR="00E62CDC" w:rsidRPr="001512DD" w:rsidRDefault="00E62CDC" w:rsidP="001512DD">
            <w:pPr>
              <w:contextualSpacing/>
            </w:pPr>
            <w:r w:rsidRPr="001512DD">
              <w:t>16=Not related</w:t>
            </w:r>
          </w:p>
          <w:p w14:paraId="161AFB85" w14:textId="0EAC4346" w:rsidR="00E62CDC" w:rsidRPr="001512DD" w:rsidRDefault="00E62CDC" w:rsidP="001512DD">
            <w:pPr>
              <w:contextualSpacing/>
            </w:pPr>
            <w:r w:rsidRPr="001512DD">
              <w:t>97=Other, please specify</w:t>
            </w:r>
          </w:p>
        </w:tc>
        <w:tc>
          <w:tcPr>
            <w:tcW w:w="4317" w:type="dxa"/>
          </w:tcPr>
          <w:p w14:paraId="60209C1D" w14:textId="77777777" w:rsidR="00E62CDC" w:rsidRPr="001512DD" w:rsidRDefault="00E62CDC" w:rsidP="001512DD">
            <w:pPr>
              <w:contextualSpacing/>
            </w:pPr>
            <w:r w:rsidRPr="001512DD">
              <w:lastRenderedPageBreak/>
              <w:t>1=None</w:t>
            </w:r>
          </w:p>
          <w:p w14:paraId="5E11FD51" w14:textId="77777777" w:rsidR="00E62CDC" w:rsidRPr="001512DD" w:rsidRDefault="00E62CDC" w:rsidP="001512DD">
            <w:pPr>
              <w:contextualSpacing/>
            </w:pPr>
            <w:r w:rsidRPr="001512DD">
              <w:t>2=Grade 1/Sub-standard A</w:t>
            </w:r>
          </w:p>
          <w:p w14:paraId="73300522" w14:textId="77777777" w:rsidR="00E62CDC" w:rsidRPr="001512DD" w:rsidRDefault="00E62CDC" w:rsidP="001512DD">
            <w:pPr>
              <w:contextualSpacing/>
            </w:pPr>
            <w:r w:rsidRPr="001512DD">
              <w:t>3=Grade 1/Sub-standard B</w:t>
            </w:r>
          </w:p>
          <w:p w14:paraId="1441DB19" w14:textId="77777777" w:rsidR="00E62CDC" w:rsidRPr="001512DD" w:rsidRDefault="00E62CDC" w:rsidP="001512DD">
            <w:pPr>
              <w:contextualSpacing/>
            </w:pPr>
            <w:r w:rsidRPr="001512DD">
              <w:t>4=Grade 2/Standard 1</w:t>
            </w:r>
          </w:p>
          <w:p w14:paraId="3D7EF75E" w14:textId="77777777" w:rsidR="00E62CDC" w:rsidRPr="001512DD" w:rsidRDefault="00E62CDC" w:rsidP="001512DD">
            <w:pPr>
              <w:contextualSpacing/>
            </w:pPr>
            <w:r w:rsidRPr="001512DD">
              <w:t>5=Grade 3/Standard 2</w:t>
            </w:r>
          </w:p>
          <w:p w14:paraId="4AE4AE36" w14:textId="77777777" w:rsidR="00E62CDC" w:rsidRPr="001512DD" w:rsidRDefault="00E62CDC" w:rsidP="001512DD">
            <w:pPr>
              <w:contextualSpacing/>
            </w:pPr>
            <w:r w:rsidRPr="001512DD">
              <w:t>6=Grade 4/Standard 3</w:t>
            </w:r>
          </w:p>
          <w:p w14:paraId="41FC1805" w14:textId="77777777" w:rsidR="00E62CDC" w:rsidRPr="001512DD" w:rsidRDefault="00E62CDC" w:rsidP="001512DD">
            <w:pPr>
              <w:contextualSpacing/>
            </w:pPr>
            <w:r w:rsidRPr="001512DD">
              <w:t>7=Grade 5/Standard 4</w:t>
            </w:r>
          </w:p>
          <w:p w14:paraId="7F325FD0" w14:textId="77777777" w:rsidR="00E62CDC" w:rsidRPr="001512DD" w:rsidRDefault="00E62CDC" w:rsidP="001512DD">
            <w:pPr>
              <w:contextualSpacing/>
            </w:pPr>
            <w:r w:rsidRPr="001512DD">
              <w:t>8=Grade 6/Standard 5</w:t>
            </w:r>
          </w:p>
          <w:p w14:paraId="4A92B343" w14:textId="77777777" w:rsidR="00E62CDC" w:rsidRPr="001512DD" w:rsidRDefault="00E62CDC" w:rsidP="001512DD">
            <w:pPr>
              <w:contextualSpacing/>
            </w:pPr>
            <w:r w:rsidRPr="001512DD">
              <w:t>9=Grade 7/Standard 6</w:t>
            </w:r>
          </w:p>
          <w:p w14:paraId="78F3DF30" w14:textId="77777777" w:rsidR="00E62CDC" w:rsidRPr="001512DD" w:rsidRDefault="00E62CDC" w:rsidP="001512DD">
            <w:pPr>
              <w:contextualSpacing/>
            </w:pPr>
            <w:r w:rsidRPr="001512DD">
              <w:t>10=Grade 8/Form 1</w:t>
            </w:r>
          </w:p>
          <w:p w14:paraId="3EC62A13" w14:textId="77777777" w:rsidR="00E62CDC" w:rsidRPr="001512DD" w:rsidRDefault="00E62CDC" w:rsidP="001512DD">
            <w:pPr>
              <w:contextualSpacing/>
            </w:pPr>
            <w:r w:rsidRPr="001512DD">
              <w:t>11=Grade 9/Form 2</w:t>
            </w:r>
          </w:p>
          <w:p w14:paraId="5348FBA2" w14:textId="77777777" w:rsidR="00E62CDC" w:rsidRPr="001512DD" w:rsidRDefault="00E62CDC" w:rsidP="001512DD">
            <w:pPr>
              <w:contextualSpacing/>
            </w:pPr>
            <w:r w:rsidRPr="001512DD">
              <w:t>12=Grade 10/Form 3</w:t>
            </w:r>
          </w:p>
          <w:p w14:paraId="31EA62CC" w14:textId="77777777" w:rsidR="00E62CDC" w:rsidRPr="001512DD" w:rsidRDefault="00E62CDC" w:rsidP="001512DD">
            <w:pPr>
              <w:contextualSpacing/>
            </w:pPr>
            <w:r w:rsidRPr="001512DD">
              <w:t>13=Grade 11/Form 4</w:t>
            </w:r>
          </w:p>
          <w:p w14:paraId="07DD0A00" w14:textId="77777777" w:rsidR="00E62CDC" w:rsidRPr="001512DD" w:rsidRDefault="00E62CDC" w:rsidP="001512DD">
            <w:pPr>
              <w:contextualSpacing/>
            </w:pPr>
            <w:r w:rsidRPr="001512DD">
              <w:t>14=Grade 12/Form 5</w:t>
            </w:r>
          </w:p>
          <w:p w14:paraId="45D545F7" w14:textId="77777777" w:rsidR="00E62CDC" w:rsidRPr="001512DD" w:rsidRDefault="00E62CDC" w:rsidP="001512DD">
            <w:pPr>
              <w:contextualSpacing/>
            </w:pPr>
            <w:r w:rsidRPr="001512DD">
              <w:lastRenderedPageBreak/>
              <w:t>15=Post-secondary</w:t>
            </w:r>
          </w:p>
          <w:p w14:paraId="21E9F5C4" w14:textId="77777777" w:rsidR="00E62CDC" w:rsidRPr="001512DD" w:rsidRDefault="00E62CDC" w:rsidP="001512DD">
            <w:pPr>
              <w:contextualSpacing/>
            </w:pPr>
            <w:r w:rsidRPr="001512DD">
              <w:t>888=Don’t know</w:t>
            </w:r>
          </w:p>
          <w:p w14:paraId="242FCED9" w14:textId="27861C4C" w:rsidR="00E62CDC" w:rsidRPr="001512DD" w:rsidRDefault="00E62CDC" w:rsidP="001512DD">
            <w:pPr>
              <w:contextualSpacing/>
            </w:pPr>
            <w:r w:rsidRPr="001512DD">
              <w:t>999=Preferred not to answer</w:t>
            </w:r>
          </w:p>
        </w:tc>
        <w:tc>
          <w:tcPr>
            <w:tcW w:w="4317" w:type="dxa"/>
          </w:tcPr>
          <w:p w14:paraId="256CB1C4" w14:textId="77777777" w:rsidR="00E62CDC" w:rsidRPr="001512DD" w:rsidRDefault="00E62CDC" w:rsidP="001512DD">
            <w:pPr>
              <w:contextualSpacing/>
            </w:pPr>
            <w:r w:rsidRPr="001512DD">
              <w:lastRenderedPageBreak/>
              <w:t>1=Cannot afford school fees</w:t>
            </w:r>
          </w:p>
          <w:p w14:paraId="55EC6F6A" w14:textId="77777777" w:rsidR="00E62CDC" w:rsidRPr="001512DD" w:rsidRDefault="00E62CDC" w:rsidP="001512DD">
            <w:pPr>
              <w:contextualSpacing/>
            </w:pPr>
            <w:r w:rsidRPr="001512DD">
              <w:t>2=Needed for domestic duties</w:t>
            </w:r>
          </w:p>
          <w:p w14:paraId="30C42998" w14:textId="77777777" w:rsidR="00E62CDC" w:rsidRPr="001512DD" w:rsidRDefault="00E62CDC" w:rsidP="001512DD">
            <w:pPr>
              <w:contextualSpacing/>
            </w:pPr>
            <w:r w:rsidRPr="001512DD">
              <w:t>3=Needed for farming</w:t>
            </w:r>
          </w:p>
          <w:p w14:paraId="6A7B0CB9" w14:textId="2E7DF246" w:rsidR="00E62CDC" w:rsidRPr="001512DD" w:rsidRDefault="00E62CDC" w:rsidP="001512DD">
            <w:pPr>
              <w:contextualSpacing/>
            </w:pPr>
            <w:r w:rsidRPr="001512DD">
              <w:t>4=Working for other household</w:t>
            </w:r>
          </w:p>
          <w:p w14:paraId="0DA3FF89" w14:textId="77777777" w:rsidR="00E62CDC" w:rsidRPr="001512DD" w:rsidRDefault="00E62CDC" w:rsidP="001512DD">
            <w:pPr>
              <w:contextualSpacing/>
            </w:pPr>
            <w:r w:rsidRPr="001512DD">
              <w:t>6=Education is not necessary/no point</w:t>
            </w:r>
          </w:p>
          <w:p w14:paraId="678ED494" w14:textId="77777777" w:rsidR="00E62CDC" w:rsidRPr="001512DD" w:rsidRDefault="00E62CDC" w:rsidP="001512DD">
            <w:pPr>
              <w:contextualSpacing/>
            </w:pPr>
            <w:r w:rsidRPr="001512DD">
              <w:t>7=Completed their education</w:t>
            </w:r>
          </w:p>
          <w:p w14:paraId="6D7E193D" w14:textId="77777777" w:rsidR="00E62CDC" w:rsidRPr="001512DD" w:rsidRDefault="00E62CDC" w:rsidP="001512DD">
            <w:pPr>
              <w:contextualSpacing/>
            </w:pPr>
            <w:r w:rsidRPr="001512DD">
              <w:t>8=Too old to attend school</w:t>
            </w:r>
          </w:p>
          <w:p w14:paraId="199B3372" w14:textId="77777777" w:rsidR="00E62CDC" w:rsidRPr="001512DD" w:rsidRDefault="00E62CDC" w:rsidP="001512DD">
            <w:pPr>
              <w:contextualSpacing/>
            </w:pPr>
            <w:r w:rsidRPr="001512DD">
              <w:t>9=School is too far away</w:t>
            </w:r>
          </w:p>
          <w:p w14:paraId="721160AC" w14:textId="77777777" w:rsidR="00E62CDC" w:rsidRPr="001512DD" w:rsidRDefault="00E62CDC" w:rsidP="001512DD">
            <w:pPr>
              <w:contextualSpacing/>
            </w:pPr>
            <w:r w:rsidRPr="001512DD">
              <w:t>10=School closed temporarily</w:t>
            </w:r>
          </w:p>
          <w:p w14:paraId="1FB69289" w14:textId="77777777" w:rsidR="00E62CDC" w:rsidRPr="001512DD" w:rsidRDefault="00E62CDC" w:rsidP="001512DD">
            <w:pPr>
              <w:contextualSpacing/>
            </w:pPr>
            <w:r w:rsidRPr="001512DD">
              <w:t>11=School closed permanently</w:t>
            </w:r>
          </w:p>
          <w:p w14:paraId="3A20428C" w14:textId="77777777" w:rsidR="00E62CDC" w:rsidRPr="001512DD" w:rsidRDefault="00E62CDC" w:rsidP="001512DD">
            <w:pPr>
              <w:contextualSpacing/>
            </w:pPr>
            <w:r w:rsidRPr="001512DD">
              <w:t>12=The teacher is absent at the school</w:t>
            </w:r>
          </w:p>
          <w:p w14:paraId="02A5D838" w14:textId="77777777" w:rsidR="00E62CDC" w:rsidRPr="001512DD" w:rsidRDefault="00E62CDC" w:rsidP="001512DD">
            <w:pPr>
              <w:contextualSpacing/>
            </w:pPr>
            <w:r w:rsidRPr="001512DD">
              <w:t>13=Too sick to attend school</w:t>
            </w:r>
          </w:p>
          <w:p w14:paraId="2F648A47" w14:textId="77777777" w:rsidR="00E62CDC" w:rsidRPr="001512DD" w:rsidRDefault="00E62CDC" w:rsidP="001512DD">
            <w:pPr>
              <w:contextualSpacing/>
            </w:pPr>
            <w:r w:rsidRPr="001512DD">
              <w:t xml:space="preserve">14=Someone else in the household is sick, so cannot attend </w:t>
            </w:r>
          </w:p>
          <w:p w14:paraId="3F198689" w14:textId="77777777" w:rsidR="00E62CDC" w:rsidRPr="001512DD" w:rsidRDefault="00E62CDC" w:rsidP="001512DD">
            <w:pPr>
              <w:contextualSpacing/>
            </w:pPr>
            <w:r w:rsidRPr="001512DD">
              <w:lastRenderedPageBreak/>
              <w:t>15=No transport</w:t>
            </w:r>
          </w:p>
          <w:p w14:paraId="341DB3ED" w14:textId="514AFDDA" w:rsidR="00E62CDC" w:rsidRPr="001512DD" w:rsidRDefault="00E62CDC" w:rsidP="001512DD">
            <w:pPr>
              <w:contextualSpacing/>
            </w:pPr>
            <w:r w:rsidRPr="001512DD">
              <w:t>97=other, please specify</w:t>
            </w:r>
          </w:p>
        </w:tc>
      </w:tr>
    </w:tbl>
    <w:p w14:paraId="69CF9156" w14:textId="18AB3968" w:rsidR="00BE53B1" w:rsidRPr="001512DD" w:rsidRDefault="00BE53B1" w:rsidP="001512DD">
      <w:pPr>
        <w:spacing w:after="0"/>
        <w:rPr>
          <w:rFonts w:eastAsia="Times New Roman" w:cs="Times New Roman"/>
          <w:b/>
          <w:bCs/>
        </w:rPr>
      </w:pPr>
    </w:p>
    <w:tbl>
      <w:tblPr>
        <w:tblStyle w:val="TableGrid"/>
        <w:tblW w:w="14400" w:type="dxa"/>
        <w:tblInd w:w="-725" w:type="dxa"/>
        <w:tblLayout w:type="fixed"/>
        <w:tblCellMar>
          <w:left w:w="29" w:type="dxa"/>
          <w:right w:w="29" w:type="dxa"/>
        </w:tblCellMar>
        <w:tblLook w:val="04A0" w:firstRow="1" w:lastRow="0" w:firstColumn="1" w:lastColumn="0" w:noHBand="0" w:noVBand="1"/>
      </w:tblPr>
      <w:tblGrid>
        <w:gridCol w:w="715"/>
        <w:gridCol w:w="2165"/>
        <w:gridCol w:w="1800"/>
        <w:gridCol w:w="2520"/>
        <w:gridCol w:w="1080"/>
        <w:gridCol w:w="1080"/>
        <w:gridCol w:w="2520"/>
        <w:gridCol w:w="2520"/>
      </w:tblGrid>
      <w:tr w:rsidR="0022680E" w:rsidRPr="001512DD" w14:paraId="18454888" w14:textId="77777777" w:rsidTr="00CD018F">
        <w:trPr>
          <w:trHeight w:val="20"/>
        </w:trPr>
        <w:tc>
          <w:tcPr>
            <w:tcW w:w="715" w:type="dxa"/>
          </w:tcPr>
          <w:p w14:paraId="6A4EF0FE" w14:textId="77777777" w:rsidR="00D21542" w:rsidRPr="001512DD" w:rsidRDefault="00D21542" w:rsidP="001512DD">
            <w:pPr>
              <w:contextualSpacing/>
              <w:jc w:val="center"/>
            </w:pPr>
            <w:r w:rsidRPr="001512DD">
              <w:t>ID Code</w:t>
            </w:r>
          </w:p>
        </w:tc>
        <w:tc>
          <w:tcPr>
            <w:tcW w:w="2165" w:type="dxa"/>
          </w:tcPr>
          <w:p w14:paraId="71803AC7" w14:textId="77777777" w:rsidR="00D21542" w:rsidRPr="001512DD" w:rsidRDefault="00D21542" w:rsidP="001512DD">
            <w:pPr>
              <w:contextualSpacing/>
              <w:jc w:val="center"/>
            </w:pPr>
            <w:r w:rsidRPr="001512DD">
              <w:t>List the names and surnames of all persons living in this household. Start the list with the head of this household, adults then children from oldest to youngest.</w:t>
            </w:r>
          </w:p>
          <w:p w14:paraId="5F5BE3D2" w14:textId="77777777" w:rsidR="00D21542" w:rsidRPr="001512DD" w:rsidRDefault="00D21542" w:rsidP="001512DD">
            <w:pPr>
              <w:contextualSpacing/>
              <w:jc w:val="center"/>
              <w:rPr>
                <w:i/>
              </w:rPr>
            </w:pPr>
            <w:r w:rsidRPr="001512DD">
              <w:rPr>
                <w:i/>
              </w:rPr>
              <w:t>First, middle, last name</w:t>
            </w:r>
          </w:p>
        </w:tc>
        <w:tc>
          <w:tcPr>
            <w:tcW w:w="1800" w:type="dxa"/>
          </w:tcPr>
          <w:p w14:paraId="1E4BE996" w14:textId="77777777" w:rsidR="00D21542" w:rsidRDefault="00D21542" w:rsidP="002A6145">
            <w:pPr>
              <w:contextualSpacing/>
              <w:jc w:val="center"/>
              <w:rPr>
                <w:ins w:id="25" w:author="Heather Huntington" w:date="2014-10-30T14:48:00Z"/>
              </w:rPr>
            </w:pPr>
            <w:r w:rsidRPr="001512DD">
              <w:t xml:space="preserve">What age did </w:t>
            </w:r>
            <w:commentRangeStart w:id="26"/>
            <w:ins w:id="27" w:author="Stickler, Mercedes M. (E3/LTRM)" w:date="2014-09-22T15:51:00Z">
              <w:r w:rsidR="002A6145">
                <w:t>[</w:t>
              </w:r>
              <w:commentRangeStart w:id="28"/>
              <w:r w:rsidR="002A6145">
                <w:t>N</w:t>
              </w:r>
            </w:ins>
            <w:ins w:id="29" w:author="Stickler, Mercedes M. (E3/LTRM)" w:date="2014-09-22T15:52:00Z">
              <w:r w:rsidR="002A6145">
                <w:t>A</w:t>
              </w:r>
            </w:ins>
            <w:ins w:id="30" w:author="Stickler, Mercedes M. (E3/LTRM)" w:date="2014-09-22T15:51:00Z">
              <w:r w:rsidR="002A6145">
                <w:t>ME</w:t>
              </w:r>
            </w:ins>
            <w:commentRangeEnd w:id="28"/>
            <w:ins w:id="31" w:author="Stickler, Mercedes M. (E3/LTRM)" w:date="2014-09-22T15:52:00Z">
              <w:r w:rsidR="002A6145">
                <w:rPr>
                  <w:rStyle w:val="CommentReference"/>
                </w:rPr>
                <w:commentReference w:id="28"/>
              </w:r>
            </w:ins>
            <w:ins w:id="32" w:author="Stickler, Mercedes M. (E3/LTRM)" w:date="2014-09-22T15:51:00Z">
              <w:r w:rsidR="002A6145">
                <w:t>]</w:t>
              </w:r>
              <w:r w:rsidR="002A6145" w:rsidRPr="001512DD">
                <w:t xml:space="preserve"> </w:t>
              </w:r>
            </w:ins>
            <w:commentRangeEnd w:id="26"/>
            <w:r w:rsidR="007B7340">
              <w:rPr>
                <w:rStyle w:val="CommentReference"/>
              </w:rPr>
              <w:commentReference w:id="26"/>
            </w:r>
            <w:r w:rsidRPr="001512DD">
              <w:t>first enroll in school/educational facility?</w:t>
            </w:r>
          </w:p>
          <w:p w14:paraId="614CDCDB" w14:textId="77777777" w:rsidR="007B7340" w:rsidRDefault="007B7340" w:rsidP="002A6145">
            <w:pPr>
              <w:contextualSpacing/>
              <w:jc w:val="center"/>
              <w:rPr>
                <w:ins w:id="33" w:author="Heather Huntington" w:date="2014-10-30T14:48:00Z"/>
              </w:rPr>
            </w:pPr>
          </w:p>
          <w:p w14:paraId="759A0177" w14:textId="0DB3E454" w:rsidR="007B7340" w:rsidRPr="001512DD" w:rsidRDefault="007B7340" w:rsidP="002A6145">
            <w:pPr>
              <w:contextualSpacing/>
              <w:jc w:val="center"/>
            </w:pPr>
            <w:ins w:id="34" w:author="Heather Huntington" w:date="2014-10-30T14:48:00Z">
              <w:r>
                <w:t>Enumerator - please ask to the HH head.</w:t>
              </w:r>
            </w:ins>
          </w:p>
        </w:tc>
        <w:tc>
          <w:tcPr>
            <w:tcW w:w="2520" w:type="dxa"/>
          </w:tcPr>
          <w:p w14:paraId="4F1CBFDE" w14:textId="0751CA13" w:rsidR="00D21542" w:rsidRPr="001512DD" w:rsidRDefault="002A6145" w:rsidP="001512DD">
            <w:pPr>
              <w:contextualSpacing/>
              <w:jc w:val="center"/>
            </w:pPr>
            <w:ins w:id="35" w:author="Stickler, Mercedes M. (E3/LTRM)" w:date="2014-09-22T15:52:00Z">
              <w:r>
                <w:t>Was [NAME</w:t>
              </w:r>
              <w:proofErr w:type="gramStart"/>
              <w:r>
                <w:t>]</w:t>
              </w:r>
              <w:r w:rsidRPr="001512DD">
                <w:t xml:space="preserve">  </w:t>
              </w:r>
            </w:ins>
            <w:r w:rsidR="008C2BC1" w:rsidRPr="001512DD">
              <w:t xml:space="preserve"> absent</w:t>
            </w:r>
            <w:proofErr w:type="gramEnd"/>
            <w:r w:rsidR="008C2BC1" w:rsidRPr="001512DD">
              <w:t xml:space="preserve"> from school for any period(s) of time during the term in the last twelve months?</w:t>
            </w:r>
          </w:p>
          <w:p w14:paraId="1CF98A68" w14:textId="77777777" w:rsidR="008C2BC1" w:rsidRPr="001512DD" w:rsidRDefault="008C2BC1" w:rsidP="001512DD">
            <w:pPr>
              <w:contextualSpacing/>
              <w:jc w:val="center"/>
            </w:pPr>
          </w:p>
          <w:p w14:paraId="525A0E3E" w14:textId="77777777" w:rsidR="008C2BC1" w:rsidRPr="001512DD" w:rsidRDefault="008C2BC1" w:rsidP="001512DD">
            <w:pPr>
              <w:contextualSpacing/>
              <w:jc w:val="center"/>
            </w:pPr>
            <w:r w:rsidRPr="001512DD">
              <w:t>1=No</w:t>
            </w:r>
          </w:p>
          <w:p w14:paraId="63E13ABC" w14:textId="77777777" w:rsidR="008C2BC1" w:rsidRPr="001512DD" w:rsidRDefault="008C2BC1" w:rsidP="001512DD">
            <w:pPr>
              <w:contextualSpacing/>
              <w:jc w:val="center"/>
            </w:pPr>
            <w:r w:rsidRPr="001512DD">
              <w:t xml:space="preserve">2=Yes </w:t>
            </w:r>
          </w:p>
          <w:p w14:paraId="529732CF" w14:textId="77777777" w:rsidR="008C2BC1" w:rsidRPr="001512DD" w:rsidRDefault="008C2BC1" w:rsidP="001512DD">
            <w:pPr>
              <w:contextualSpacing/>
              <w:jc w:val="center"/>
            </w:pPr>
            <w:r w:rsidRPr="001512DD">
              <w:t>888=Don’t know</w:t>
            </w:r>
          </w:p>
          <w:p w14:paraId="4C804D25" w14:textId="0D851A5A" w:rsidR="008C2BC1" w:rsidRPr="001512DD" w:rsidRDefault="008C2BC1" w:rsidP="001512DD">
            <w:pPr>
              <w:contextualSpacing/>
              <w:jc w:val="center"/>
            </w:pPr>
            <w:r w:rsidRPr="001512DD">
              <w:t>999=Prefer not to respond</w:t>
            </w:r>
          </w:p>
        </w:tc>
        <w:tc>
          <w:tcPr>
            <w:tcW w:w="1080" w:type="dxa"/>
          </w:tcPr>
          <w:p w14:paraId="711C68B1" w14:textId="10FF177E" w:rsidR="00D21542" w:rsidRPr="001512DD" w:rsidRDefault="008C2BC1" w:rsidP="001512DD">
            <w:pPr>
              <w:contextualSpacing/>
              <w:jc w:val="center"/>
            </w:pPr>
            <w:r w:rsidRPr="001512DD">
              <w:t>What was the main reason for the absence(s) from school?</w:t>
            </w:r>
          </w:p>
        </w:tc>
        <w:tc>
          <w:tcPr>
            <w:tcW w:w="1080" w:type="dxa"/>
          </w:tcPr>
          <w:p w14:paraId="69E94FD9" w14:textId="0A0A16F7" w:rsidR="00D21542" w:rsidRPr="001512DD" w:rsidRDefault="008C2BC1" w:rsidP="001512DD">
            <w:pPr>
              <w:contextualSpacing/>
              <w:jc w:val="center"/>
            </w:pPr>
            <w:r w:rsidRPr="001512DD">
              <w:t>If other, please specify.</w:t>
            </w:r>
          </w:p>
        </w:tc>
        <w:tc>
          <w:tcPr>
            <w:tcW w:w="2520" w:type="dxa"/>
          </w:tcPr>
          <w:p w14:paraId="401FB0DC" w14:textId="0A3B781D" w:rsidR="00D21542" w:rsidRPr="001512DD" w:rsidRDefault="008C2BC1" w:rsidP="001512DD">
            <w:pPr>
              <w:contextualSpacing/>
              <w:jc w:val="center"/>
            </w:pPr>
            <w:r w:rsidRPr="001512DD">
              <w:t xml:space="preserve">Roughly, how many days did </w:t>
            </w:r>
            <w:ins w:id="36" w:author="Stickler, Mercedes M. (E3/LTRM)" w:date="2014-09-22T15:52:00Z">
              <w:r w:rsidR="002A6145">
                <w:t>[NAME]</w:t>
              </w:r>
              <w:r w:rsidR="002A6145" w:rsidRPr="001512DD">
                <w:t xml:space="preserve"> </w:t>
              </w:r>
            </w:ins>
            <w:r w:rsidRPr="001512DD">
              <w:t>miss from school in the past 12 months?</w:t>
            </w:r>
          </w:p>
          <w:p w14:paraId="73C201DF" w14:textId="77777777" w:rsidR="008C2BC1" w:rsidRPr="001512DD" w:rsidRDefault="008C2BC1" w:rsidP="001512DD">
            <w:pPr>
              <w:contextualSpacing/>
              <w:jc w:val="center"/>
              <w:rPr>
                <w:i/>
              </w:rPr>
            </w:pPr>
            <w:r w:rsidRPr="001512DD">
              <w:rPr>
                <w:i/>
              </w:rPr>
              <w:t>1 week=5 school days</w:t>
            </w:r>
          </w:p>
          <w:p w14:paraId="3BA47A93" w14:textId="77777777" w:rsidR="008C2BC1" w:rsidRPr="001512DD" w:rsidRDefault="008C2BC1" w:rsidP="001512DD">
            <w:pPr>
              <w:contextualSpacing/>
              <w:jc w:val="center"/>
              <w:rPr>
                <w:i/>
              </w:rPr>
            </w:pPr>
            <w:r w:rsidRPr="001512DD">
              <w:rPr>
                <w:i/>
              </w:rPr>
              <w:t>1 month=22 school days</w:t>
            </w:r>
          </w:p>
          <w:p w14:paraId="199EC1DD" w14:textId="69B181F9" w:rsidR="008C2BC1" w:rsidRPr="001512DD" w:rsidRDefault="008C2BC1" w:rsidP="001512DD">
            <w:pPr>
              <w:contextualSpacing/>
              <w:jc w:val="center"/>
              <w:rPr>
                <w:i/>
              </w:rPr>
            </w:pPr>
            <w:r w:rsidRPr="001512DD">
              <w:rPr>
                <w:i/>
              </w:rPr>
              <w:t>1 year=198 school days</w:t>
            </w:r>
          </w:p>
        </w:tc>
        <w:tc>
          <w:tcPr>
            <w:tcW w:w="2520" w:type="dxa"/>
          </w:tcPr>
          <w:p w14:paraId="4650986E" w14:textId="67C1ECF4" w:rsidR="00D21542" w:rsidRPr="001512DD" w:rsidRDefault="008C2BC1" w:rsidP="001512DD">
            <w:pPr>
              <w:contextualSpacing/>
              <w:jc w:val="center"/>
            </w:pPr>
            <w:r w:rsidRPr="001512DD">
              <w:t xml:space="preserve">Can </w:t>
            </w:r>
            <w:ins w:id="37" w:author="Stickler, Mercedes M. (E3/LTRM)" w:date="2014-09-22T15:52:00Z">
              <w:r w:rsidR="002A6145">
                <w:t>[NAME]</w:t>
              </w:r>
              <w:r w:rsidR="002A6145" w:rsidRPr="001512DD">
                <w:t xml:space="preserve"> </w:t>
              </w:r>
            </w:ins>
            <w:r w:rsidRPr="001512DD">
              <w:t>write a simple letter of several sentences in English?</w:t>
            </w:r>
          </w:p>
          <w:p w14:paraId="1CF49479" w14:textId="77777777" w:rsidR="008C2BC1" w:rsidRPr="001512DD" w:rsidRDefault="008C2BC1" w:rsidP="001512DD">
            <w:pPr>
              <w:contextualSpacing/>
              <w:jc w:val="center"/>
            </w:pPr>
          </w:p>
          <w:p w14:paraId="312D46BB" w14:textId="77777777" w:rsidR="008C2BC1" w:rsidRPr="001512DD" w:rsidRDefault="008C2BC1" w:rsidP="001512DD">
            <w:pPr>
              <w:contextualSpacing/>
              <w:jc w:val="center"/>
            </w:pPr>
            <w:r w:rsidRPr="001512DD">
              <w:t>1=No</w:t>
            </w:r>
          </w:p>
          <w:p w14:paraId="30FF496E" w14:textId="77777777" w:rsidR="008C2BC1" w:rsidRPr="001512DD" w:rsidRDefault="008C2BC1" w:rsidP="001512DD">
            <w:pPr>
              <w:contextualSpacing/>
              <w:jc w:val="center"/>
            </w:pPr>
            <w:r w:rsidRPr="001512DD">
              <w:t xml:space="preserve">2=Yes </w:t>
            </w:r>
          </w:p>
          <w:p w14:paraId="4CB0BE1A" w14:textId="77777777" w:rsidR="008C2BC1" w:rsidRPr="001512DD" w:rsidRDefault="008C2BC1" w:rsidP="001512DD">
            <w:pPr>
              <w:contextualSpacing/>
              <w:jc w:val="center"/>
            </w:pPr>
            <w:r w:rsidRPr="001512DD">
              <w:t>888=Don’t know</w:t>
            </w:r>
          </w:p>
          <w:p w14:paraId="7A7FEA1D" w14:textId="3379CDAD" w:rsidR="008C2BC1" w:rsidRPr="001512DD" w:rsidRDefault="008C2BC1" w:rsidP="001512DD">
            <w:pPr>
              <w:contextualSpacing/>
              <w:jc w:val="center"/>
            </w:pPr>
            <w:r w:rsidRPr="001512DD">
              <w:t>999=Prefer not to respond</w:t>
            </w:r>
          </w:p>
        </w:tc>
      </w:tr>
      <w:tr w:rsidR="008C2BC1" w:rsidRPr="001512DD" w14:paraId="657EA884" w14:textId="77777777" w:rsidTr="00CD018F">
        <w:trPr>
          <w:trHeight w:val="20"/>
        </w:trPr>
        <w:tc>
          <w:tcPr>
            <w:tcW w:w="715" w:type="dxa"/>
          </w:tcPr>
          <w:p w14:paraId="3C2505B4" w14:textId="2FFF2169" w:rsidR="008C2BC1" w:rsidRPr="001512DD" w:rsidRDefault="008C2BC1" w:rsidP="001512DD">
            <w:pPr>
              <w:contextualSpacing/>
              <w:jc w:val="center"/>
            </w:pPr>
          </w:p>
        </w:tc>
        <w:tc>
          <w:tcPr>
            <w:tcW w:w="2165" w:type="dxa"/>
          </w:tcPr>
          <w:p w14:paraId="7358A0EE" w14:textId="77777777" w:rsidR="008C2BC1" w:rsidRPr="001512DD" w:rsidRDefault="008C2BC1" w:rsidP="001512DD">
            <w:pPr>
              <w:contextualSpacing/>
              <w:jc w:val="center"/>
            </w:pPr>
          </w:p>
        </w:tc>
        <w:tc>
          <w:tcPr>
            <w:tcW w:w="1800" w:type="dxa"/>
          </w:tcPr>
          <w:p w14:paraId="2A22C2CC" w14:textId="77777777" w:rsidR="008C2BC1" w:rsidRPr="001512DD" w:rsidRDefault="008C2BC1" w:rsidP="001512DD">
            <w:pPr>
              <w:contextualSpacing/>
              <w:jc w:val="center"/>
            </w:pPr>
          </w:p>
        </w:tc>
        <w:tc>
          <w:tcPr>
            <w:tcW w:w="2520" w:type="dxa"/>
          </w:tcPr>
          <w:p w14:paraId="1297DB29" w14:textId="77777777" w:rsidR="008C2BC1" w:rsidRPr="001512DD" w:rsidRDefault="008C2BC1" w:rsidP="001512DD">
            <w:pPr>
              <w:contextualSpacing/>
              <w:jc w:val="center"/>
            </w:pPr>
          </w:p>
        </w:tc>
        <w:tc>
          <w:tcPr>
            <w:tcW w:w="1080" w:type="dxa"/>
          </w:tcPr>
          <w:p w14:paraId="66BF7F92" w14:textId="77777777" w:rsidR="008C2BC1" w:rsidRPr="001512DD" w:rsidRDefault="008C2BC1" w:rsidP="001512DD">
            <w:pPr>
              <w:contextualSpacing/>
              <w:jc w:val="center"/>
            </w:pPr>
          </w:p>
        </w:tc>
        <w:tc>
          <w:tcPr>
            <w:tcW w:w="1080" w:type="dxa"/>
          </w:tcPr>
          <w:p w14:paraId="5B8DEF69" w14:textId="77777777" w:rsidR="008C2BC1" w:rsidRPr="001512DD" w:rsidRDefault="008C2BC1" w:rsidP="001512DD">
            <w:pPr>
              <w:contextualSpacing/>
              <w:jc w:val="center"/>
            </w:pPr>
          </w:p>
        </w:tc>
        <w:tc>
          <w:tcPr>
            <w:tcW w:w="2520" w:type="dxa"/>
          </w:tcPr>
          <w:p w14:paraId="6F267425" w14:textId="77777777" w:rsidR="008C2BC1" w:rsidRPr="001512DD" w:rsidRDefault="008C2BC1" w:rsidP="001512DD">
            <w:pPr>
              <w:contextualSpacing/>
              <w:jc w:val="center"/>
            </w:pPr>
          </w:p>
        </w:tc>
        <w:tc>
          <w:tcPr>
            <w:tcW w:w="2520" w:type="dxa"/>
          </w:tcPr>
          <w:p w14:paraId="3142A9F3" w14:textId="77777777" w:rsidR="008C2BC1" w:rsidRPr="001512DD" w:rsidRDefault="008C2BC1" w:rsidP="001512DD">
            <w:pPr>
              <w:contextualSpacing/>
              <w:jc w:val="center"/>
            </w:pPr>
          </w:p>
        </w:tc>
      </w:tr>
      <w:tr w:rsidR="0022680E" w:rsidRPr="001512DD" w14:paraId="299BF1B0" w14:textId="77777777" w:rsidTr="00CD018F">
        <w:trPr>
          <w:trHeight w:val="20"/>
        </w:trPr>
        <w:tc>
          <w:tcPr>
            <w:tcW w:w="715" w:type="dxa"/>
          </w:tcPr>
          <w:p w14:paraId="34FC55C2" w14:textId="77777777" w:rsidR="00D21542" w:rsidRPr="001512DD" w:rsidRDefault="00D21542" w:rsidP="001512DD">
            <w:pPr>
              <w:contextualSpacing/>
              <w:jc w:val="center"/>
            </w:pPr>
            <w:r w:rsidRPr="001512DD">
              <w:t>1</w:t>
            </w:r>
          </w:p>
        </w:tc>
        <w:tc>
          <w:tcPr>
            <w:tcW w:w="2165" w:type="dxa"/>
          </w:tcPr>
          <w:p w14:paraId="4F72D0D6" w14:textId="77777777" w:rsidR="00D21542" w:rsidRPr="001512DD" w:rsidRDefault="00D21542" w:rsidP="001512DD">
            <w:pPr>
              <w:contextualSpacing/>
              <w:jc w:val="center"/>
            </w:pPr>
          </w:p>
        </w:tc>
        <w:tc>
          <w:tcPr>
            <w:tcW w:w="1800" w:type="dxa"/>
          </w:tcPr>
          <w:p w14:paraId="02C28806" w14:textId="77777777" w:rsidR="00D21542" w:rsidRPr="001512DD" w:rsidRDefault="00D21542" w:rsidP="001512DD">
            <w:pPr>
              <w:contextualSpacing/>
              <w:jc w:val="center"/>
            </w:pPr>
          </w:p>
        </w:tc>
        <w:tc>
          <w:tcPr>
            <w:tcW w:w="2520" w:type="dxa"/>
          </w:tcPr>
          <w:p w14:paraId="7BE8FF54" w14:textId="77777777" w:rsidR="00D21542" w:rsidRPr="001512DD" w:rsidRDefault="00D21542" w:rsidP="001512DD">
            <w:pPr>
              <w:contextualSpacing/>
              <w:jc w:val="center"/>
            </w:pPr>
          </w:p>
        </w:tc>
        <w:tc>
          <w:tcPr>
            <w:tcW w:w="1080" w:type="dxa"/>
          </w:tcPr>
          <w:p w14:paraId="34983FB7" w14:textId="77777777" w:rsidR="00D21542" w:rsidRPr="001512DD" w:rsidRDefault="00D21542" w:rsidP="001512DD">
            <w:pPr>
              <w:contextualSpacing/>
              <w:jc w:val="center"/>
            </w:pPr>
          </w:p>
        </w:tc>
        <w:tc>
          <w:tcPr>
            <w:tcW w:w="1080" w:type="dxa"/>
          </w:tcPr>
          <w:p w14:paraId="4FD1262C" w14:textId="77777777" w:rsidR="00D21542" w:rsidRPr="001512DD" w:rsidRDefault="00D21542" w:rsidP="001512DD">
            <w:pPr>
              <w:contextualSpacing/>
              <w:jc w:val="center"/>
            </w:pPr>
          </w:p>
        </w:tc>
        <w:tc>
          <w:tcPr>
            <w:tcW w:w="2520" w:type="dxa"/>
          </w:tcPr>
          <w:p w14:paraId="25B245E5" w14:textId="77777777" w:rsidR="00D21542" w:rsidRPr="001512DD" w:rsidRDefault="00D21542" w:rsidP="001512DD">
            <w:pPr>
              <w:contextualSpacing/>
              <w:jc w:val="center"/>
            </w:pPr>
          </w:p>
        </w:tc>
        <w:tc>
          <w:tcPr>
            <w:tcW w:w="2520" w:type="dxa"/>
          </w:tcPr>
          <w:p w14:paraId="433028D9" w14:textId="77777777" w:rsidR="00D21542" w:rsidRPr="001512DD" w:rsidRDefault="00D21542" w:rsidP="001512DD">
            <w:pPr>
              <w:contextualSpacing/>
              <w:jc w:val="center"/>
            </w:pPr>
          </w:p>
        </w:tc>
      </w:tr>
      <w:tr w:rsidR="0022680E" w:rsidRPr="001512DD" w14:paraId="611AD0BF" w14:textId="77777777" w:rsidTr="00CD018F">
        <w:trPr>
          <w:trHeight w:val="20"/>
        </w:trPr>
        <w:tc>
          <w:tcPr>
            <w:tcW w:w="715" w:type="dxa"/>
          </w:tcPr>
          <w:p w14:paraId="5E93B325" w14:textId="77777777" w:rsidR="00D21542" w:rsidRPr="001512DD" w:rsidRDefault="00D21542" w:rsidP="001512DD">
            <w:pPr>
              <w:contextualSpacing/>
              <w:jc w:val="center"/>
            </w:pPr>
            <w:r w:rsidRPr="001512DD">
              <w:t>2</w:t>
            </w:r>
          </w:p>
        </w:tc>
        <w:tc>
          <w:tcPr>
            <w:tcW w:w="2165" w:type="dxa"/>
          </w:tcPr>
          <w:p w14:paraId="634C73D9" w14:textId="77777777" w:rsidR="00D21542" w:rsidRPr="001512DD" w:rsidRDefault="00D21542" w:rsidP="001512DD">
            <w:pPr>
              <w:contextualSpacing/>
              <w:jc w:val="center"/>
            </w:pPr>
          </w:p>
        </w:tc>
        <w:tc>
          <w:tcPr>
            <w:tcW w:w="1800" w:type="dxa"/>
          </w:tcPr>
          <w:p w14:paraId="07052AC5" w14:textId="77777777" w:rsidR="00D21542" w:rsidRPr="001512DD" w:rsidRDefault="00D21542" w:rsidP="001512DD">
            <w:pPr>
              <w:contextualSpacing/>
              <w:jc w:val="center"/>
            </w:pPr>
          </w:p>
        </w:tc>
        <w:tc>
          <w:tcPr>
            <w:tcW w:w="2520" w:type="dxa"/>
          </w:tcPr>
          <w:p w14:paraId="6C46805C" w14:textId="77777777" w:rsidR="00D21542" w:rsidRPr="001512DD" w:rsidRDefault="00D21542" w:rsidP="001512DD">
            <w:pPr>
              <w:contextualSpacing/>
              <w:jc w:val="center"/>
            </w:pPr>
          </w:p>
        </w:tc>
        <w:tc>
          <w:tcPr>
            <w:tcW w:w="1080" w:type="dxa"/>
          </w:tcPr>
          <w:p w14:paraId="67B73D7C" w14:textId="77777777" w:rsidR="00D21542" w:rsidRPr="001512DD" w:rsidRDefault="00D21542" w:rsidP="001512DD">
            <w:pPr>
              <w:contextualSpacing/>
              <w:jc w:val="center"/>
            </w:pPr>
          </w:p>
        </w:tc>
        <w:tc>
          <w:tcPr>
            <w:tcW w:w="1080" w:type="dxa"/>
          </w:tcPr>
          <w:p w14:paraId="7BBEA5D2" w14:textId="77777777" w:rsidR="00D21542" w:rsidRPr="001512DD" w:rsidRDefault="00D21542" w:rsidP="001512DD">
            <w:pPr>
              <w:contextualSpacing/>
              <w:jc w:val="center"/>
            </w:pPr>
          </w:p>
        </w:tc>
        <w:tc>
          <w:tcPr>
            <w:tcW w:w="2520" w:type="dxa"/>
          </w:tcPr>
          <w:p w14:paraId="5BEC5915" w14:textId="77777777" w:rsidR="00D21542" w:rsidRPr="001512DD" w:rsidRDefault="00D21542" w:rsidP="001512DD">
            <w:pPr>
              <w:contextualSpacing/>
              <w:jc w:val="center"/>
            </w:pPr>
          </w:p>
        </w:tc>
        <w:tc>
          <w:tcPr>
            <w:tcW w:w="2520" w:type="dxa"/>
          </w:tcPr>
          <w:p w14:paraId="152254C5" w14:textId="77777777" w:rsidR="00D21542" w:rsidRPr="001512DD" w:rsidRDefault="00D21542" w:rsidP="001512DD">
            <w:pPr>
              <w:contextualSpacing/>
              <w:jc w:val="center"/>
            </w:pPr>
          </w:p>
        </w:tc>
      </w:tr>
      <w:tr w:rsidR="008C2BC1" w:rsidRPr="001512DD" w14:paraId="29F33C3B" w14:textId="77777777" w:rsidTr="00CD018F">
        <w:trPr>
          <w:trHeight w:val="20"/>
        </w:trPr>
        <w:tc>
          <w:tcPr>
            <w:tcW w:w="715" w:type="dxa"/>
          </w:tcPr>
          <w:p w14:paraId="5CC71EA7" w14:textId="77777777" w:rsidR="00D21542" w:rsidRPr="001512DD" w:rsidRDefault="00D21542" w:rsidP="001512DD">
            <w:pPr>
              <w:contextualSpacing/>
              <w:jc w:val="center"/>
            </w:pPr>
            <w:r w:rsidRPr="001512DD">
              <w:t>3</w:t>
            </w:r>
          </w:p>
        </w:tc>
        <w:tc>
          <w:tcPr>
            <w:tcW w:w="2165" w:type="dxa"/>
          </w:tcPr>
          <w:p w14:paraId="5DEFE2C1" w14:textId="77777777" w:rsidR="00D21542" w:rsidRPr="001512DD" w:rsidRDefault="00D21542" w:rsidP="001512DD">
            <w:pPr>
              <w:contextualSpacing/>
              <w:jc w:val="center"/>
            </w:pPr>
          </w:p>
        </w:tc>
        <w:tc>
          <w:tcPr>
            <w:tcW w:w="1800" w:type="dxa"/>
          </w:tcPr>
          <w:p w14:paraId="56DAEA24" w14:textId="77777777" w:rsidR="00D21542" w:rsidRPr="001512DD" w:rsidRDefault="00D21542" w:rsidP="001512DD">
            <w:pPr>
              <w:contextualSpacing/>
              <w:jc w:val="center"/>
            </w:pPr>
          </w:p>
        </w:tc>
        <w:tc>
          <w:tcPr>
            <w:tcW w:w="2520" w:type="dxa"/>
          </w:tcPr>
          <w:p w14:paraId="275553BA" w14:textId="77777777" w:rsidR="00D21542" w:rsidRPr="001512DD" w:rsidRDefault="00D21542" w:rsidP="001512DD">
            <w:pPr>
              <w:contextualSpacing/>
              <w:jc w:val="center"/>
            </w:pPr>
          </w:p>
        </w:tc>
        <w:tc>
          <w:tcPr>
            <w:tcW w:w="1080" w:type="dxa"/>
          </w:tcPr>
          <w:p w14:paraId="0F79C896" w14:textId="77777777" w:rsidR="00D21542" w:rsidRPr="001512DD" w:rsidRDefault="00D21542" w:rsidP="001512DD">
            <w:pPr>
              <w:contextualSpacing/>
              <w:jc w:val="center"/>
            </w:pPr>
          </w:p>
        </w:tc>
        <w:tc>
          <w:tcPr>
            <w:tcW w:w="1080" w:type="dxa"/>
          </w:tcPr>
          <w:p w14:paraId="4E10D6F1" w14:textId="77777777" w:rsidR="00D21542" w:rsidRPr="001512DD" w:rsidRDefault="00D21542" w:rsidP="001512DD">
            <w:pPr>
              <w:contextualSpacing/>
              <w:jc w:val="center"/>
            </w:pPr>
          </w:p>
        </w:tc>
        <w:tc>
          <w:tcPr>
            <w:tcW w:w="2520" w:type="dxa"/>
          </w:tcPr>
          <w:p w14:paraId="7712BB15" w14:textId="77777777" w:rsidR="00D21542" w:rsidRPr="001512DD" w:rsidRDefault="00D21542" w:rsidP="001512DD">
            <w:pPr>
              <w:contextualSpacing/>
              <w:jc w:val="center"/>
            </w:pPr>
          </w:p>
        </w:tc>
        <w:tc>
          <w:tcPr>
            <w:tcW w:w="2520" w:type="dxa"/>
          </w:tcPr>
          <w:p w14:paraId="24A0052C" w14:textId="77777777" w:rsidR="00D21542" w:rsidRPr="001512DD" w:rsidRDefault="00D21542" w:rsidP="001512DD">
            <w:pPr>
              <w:contextualSpacing/>
              <w:jc w:val="center"/>
            </w:pPr>
          </w:p>
        </w:tc>
      </w:tr>
      <w:tr w:rsidR="008C2BC1" w:rsidRPr="001512DD" w14:paraId="01D0F6EF" w14:textId="77777777" w:rsidTr="00CD018F">
        <w:trPr>
          <w:trHeight w:val="20"/>
        </w:trPr>
        <w:tc>
          <w:tcPr>
            <w:tcW w:w="715" w:type="dxa"/>
          </w:tcPr>
          <w:p w14:paraId="735A75B4" w14:textId="77777777" w:rsidR="00D21542" w:rsidRPr="001512DD" w:rsidRDefault="00D21542" w:rsidP="001512DD">
            <w:pPr>
              <w:contextualSpacing/>
              <w:jc w:val="center"/>
            </w:pPr>
            <w:r w:rsidRPr="001512DD">
              <w:t>4</w:t>
            </w:r>
          </w:p>
        </w:tc>
        <w:tc>
          <w:tcPr>
            <w:tcW w:w="2165" w:type="dxa"/>
          </w:tcPr>
          <w:p w14:paraId="70626529" w14:textId="77777777" w:rsidR="00D21542" w:rsidRPr="001512DD" w:rsidRDefault="00D21542" w:rsidP="001512DD">
            <w:pPr>
              <w:contextualSpacing/>
              <w:jc w:val="center"/>
            </w:pPr>
          </w:p>
        </w:tc>
        <w:tc>
          <w:tcPr>
            <w:tcW w:w="1800" w:type="dxa"/>
          </w:tcPr>
          <w:p w14:paraId="09CFCFF5" w14:textId="77777777" w:rsidR="00D21542" w:rsidRPr="001512DD" w:rsidRDefault="00D21542" w:rsidP="001512DD">
            <w:pPr>
              <w:contextualSpacing/>
              <w:jc w:val="center"/>
            </w:pPr>
          </w:p>
        </w:tc>
        <w:tc>
          <w:tcPr>
            <w:tcW w:w="2520" w:type="dxa"/>
          </w:tcPr>
          <w:p w14:paraId="04699970" w14:textId="77777777" w:rsidR="00D21542" w:rsidRPr="001512DD" w:rsidRDefault="00D21542" w:rsidP="001512DD">
            <w:pPr>
              <w:contextualSpacing/>
              <w:jc w:val="center"/>
            </w:pPr>
          </w:p>
        </w:tc>
        <w:tc>
          <w:tcPr>
            <w:tcW w:w="1080" w:type="dxa"/>
          </w:tcPr>
          <w:p w14:paraId="62301056" w14:textId="77777777" w:rsidR="00D21542" w:rsidRPr="001512DD" w:rsidRDefault="00D21542" w:rsidP="001512DD">
            <w:pPr>
              <w:contextualSpacing/>
              <w:jc w:val="center"/>
            </w:pPr>
          </w:p>
        </w:tc>
        <w:tc>
          <w:tcPr>
            <w:tcW w:w="1080" w:type="dxa"/>
          </w:tcPr>
          <w:p w14:paraId="68EFAB5A" w14:textId="77777777" w:rsidR="00D21542" w:rsidRPr="001512DD" w:rsidRDefault="00D21542" w:rsidP="001512DD">
            <w:pPr>
              <w:contextualSpacing/>
              <w:jc w:val="center"/>
            </w:pPr>
          </w:p>
        </w:tc>
        <w:tc>
          <w:tcPr>
            <w:tcW w:w="2520" w:type="dxa"/>
          </w:tcPr>
          <w:p w14:paraId="4D8D7C0D" w14:textId="77777777" w:rsidR="00D21542" w:rsidRPr="001512DD" w:rsidRDefault="00D21542" w:rsidP="001512DD">
            <w:pPr>
              <w:contextualSpacing/>
              <w:jc w:val="center"/>
            </w:pPr>
          </w:p>
        </w:tc>
        <w:tc>
          <w:tcPr>
            <w:tcW w:w="2520" w:type="dxa"/>
          </w:tcPr>
          <w:p w14:paraId="47DCEF31" w14:textId="77777777" w:rsidR="00D21542" w:rsidRPr="001512DD" w:rsidRDefault="00D21542" w:rsidP="001512DD">
            <w:pPr>
              <w:contextualSpacing/>
              <w:jc w:val="center"/>
            </w:pPr>
          </w:p>
        </w:tc>
      </w:tr>
      <w:tr w:rsidR="008C2BC1" w:rsidRPr="001512DD" w14:paraId="55BE3D2C" w14:textId="77777777" w:rsidTr="00CD018F">
        <w:trPr>
          <w:trHeight w:val="20"/>
        </w:trPr>
        <w:tc>
          <w:tcPr>
            <w:tcW w:w="715" w:type="dxa"/>
          </w:tcPr>
          <w:p w14:paraId="489DD0EB" w14:textId="77777777" w:rsidR="00D21542" w:rsidRPr="001512DD" w:rsidRDefault="00D21542" w:rsidP="001512DD">
            <w:pPr>
              <w:contextualSpacing/>
              <w:jc w:val="center"/>
            </w:pPr>
            <w:r w:rsidRPr="001512DD">
              <w:t>5</w:t>
            </w:r>
          </w:p>
        </w:tc>
        <w:tc>
          <w:tcPr>
            <w:tcW w:w="2165" w:type="dxa"/>
          </w:tcPr>
          <w:p w14:paraId="696493A6" w14:textId="77777777" w:rsidR="00D21542" w:rsidRPr="001512DD" w:rsidRDefault="00D21542" w:rsidP="001512DD">
            <w:pPr>
              <w:contextualSpacing/>
              <w:jc w:val="center"/>
            </w:pPr>
          </w:p>
        </w:tc>
        <w:tc>
          <w:tcPr>
            <w:tcW w:w="1800" w:type="dxa"/>
          </w:tcPr>
          <w:p w14:paraId="528134B3" w14:textId="77777777" w:rsidR="00D21542" w:rsidRPr="001512DD" w:rsidRDefault="00D21542" w:rsidP="001512DD">
            <w:pPr>
              <w:contextualSpacing/>
              <w:jc w:val="center"/>
            </w:pPr>
          </w:p>
        </w:tc>
        <w:tc>
          <w:tcPr>
            <w:tcW w:w="2520" w:type="dxa"/>
          </w:tcPr>
          <w:p w14:paraId="41CF985C" w14:textId="77777777" w:rsidR="00D21542" w:rsidRPr="001512DD" w:rsidRDefault="00D21542" w:rsidP="001512DD">
            <w:pPr>
              <w:contextualSpacing/>
              <w:jc w:val="center"/>
            </w:pPr>
          </w:p>
        </w:tc>
        <w:tc>
          <w:tcPr>
            <w:tcW w:w="1080" w:type="dxa"/>
          </w:tcPr>
          <w:p w14:paraId="5414D963" w14:textId="77777777" w:rsidR="00D21542" w:rsidRPr="001512DD" w:rsidRDefault="00D21542" w:rsidP="001512DD">
            <w:pPr>
              <w:contextualSpacing/>
              <w:jc w:val="center"/>
            </w:pPr>
          </w:p>
        </w:tc>
        <w:tc>
          <w:tcPr>
            <w:tcW w:w="1080" w:type="dxa"/>
          </w:tcPr>
          <w:p w14:paraId="3EE48E3F" w14:textId="77777777" w:rsidR="00D21542" w:rsidRPr="001512DD" w:rsidRDefault="00D21542" w:rsidP="001512DD">
            <w:pPr>
              <w:contextualSpacing/>
              <w:jc w:val="center"/>
            </w:pPr>
          </w:p>
        </w:tc>
        <w:tc>
          <w:tcPr>
            <w:tcW w:w="2520" w:type="dxa"/>
          </w:tcPr>
          <w:p w14:paraId="6131D436" w14:textId="77777777" w:rsidR="00D21542" w:rsidRPr="001512DD" w:rsidRDefault="00D21542" w:rsidP="001512DD">
            <w:pPr>
              <w:contextualSpacing/>
              <w:jc w:val="center"/>
            </w:pPr>
          </w:p>
        </w:tc>
        <w:tc>
          <w:tcPr>
            <w:tcW w:w="2520" w:type="dxa"/>
          </w:tcPr>
          <w:p w14:paraId="4FA706D7" w14:textId="77777777" w:rsidR="00D21542" w:rsidRPr="001512DD" w:rsidRDefault="00D21542" w:rsidP="001512DD">
            <w:pPr>
              <w:contextualSpacing/>
              <w:jc w:val="center"/>
            </w:pPr>
          </w:p>
        </w:tc>
      </w:tr>
      <w:tr w:rsidR="008C2BC1" w:rsidRPr="001512DD" w14:paraId="6A1CB066" w14:textId="77777777" w:rsidTr="00CD018F">
        <w:trPr>
          <w:trHeight w:val="20"/>
        </w:trPr>
        <w:tc>
          <w:tcPr>
            <w:tcW w:w="715" w:type="dxa"/>
          </w:tcPr>
          <w:p w14:paraId="7E3D9D5E" w14:textId="77777777" w:rsidR="00D21542" w:rsidRPr="001512DD" w:rsidRDefault="00D21542" w:rsidP="001512DD">
            <w:pPr>
              <w:contextualSpacing/>
              <w:jc w:val="center"/>
            </w:pPr>
            <w:r w:rsidRPr="001512DD">
              <w:t>6</w:t>
            </w:r>
          </w:p>
        </w:tc>
        <w:tc>
          <w:tcPr>
            <w:tcW w:w="2165" w:type="dxa"/>
          </w:tcPr>
          <w:p w14:paraId="1CCB1DEE" w14:textId="77777777" w:rsidR="00D21542" w:rsidRPr="001512DD" w:rsidRDefault="00D21542" w:rsidP="001512DD">
            <w:pPr>
              <w:contextualSpacing/>
              <w:jc w:val="center"/>
            </w:pPr>
          </w:p>
        </w:tc>
        <w:tc>
          <w:tcPr>
            <w:tcW w:w="1800" w:type="dxa"/>
          </w:tcPr>
          <w:p w14:paraId="3747F3D3" w14:textId="77777777" w:rsidR="00D21542" w:rsidRPr="001512DD" w:rsidRDefault="00D21542" w:rsidP="001512DD">
            <w:pPr>
              <w:contextualSpacing/>
              <w:jc w:val="center"/>
            </w:pPr>
          </w:p>
        </w:tc>
        <w:tc>
          <w:tcPr>
            <w:tcW w:w="2520" w:type="dxa"/>
          </w:tcPr>
          <w:p w14:paraId="5E61C09D" w14:textId="77777777" w:rsidR="00D21542" w:rsidRPr="001512DD" w:rsidRDefault="00D21542" w:rsidP="001512DD">
            <w:pPr>
              <w:contextualSpacing/>
              <w:jc w:val="center"/>
            </w:pPr>
          </w:p>
        </w:tc>
        <w:tc>
          <w:tcPr>
            <w:tcW w:w="1080" w:type="dxa"/>
          </w:tcPr>
          <w:p w14:paraId="67273481" w14:textId="77777777" w:rsidR="00D21542" w:rsidRPr="001512DD" w:rsidRDefault="00D21542" w:rsidP="001512DD">
            <w:pPr>
              <w:contextualSpacing/>
              <w:jc w:val="center"/>
            </w:pPr>
          </w:p>
        </w:tc>
        <w:tc>
          <w:tcPr>
            <w:tcW w:w="1080" w:type="dxa"/>
          </w:tcPr>
          <w:p w14:paraId="66162129" w14:textId="77777777" w:rsidR="00D21542" w:rsidRPr="001512DD" w:rsidRDefault="00D21542" w:rsidP="001512DD">
            <w:pPr>
              <w:contextualSpacing/>
              <w:jc w:val="center"/>
            </w:pPr>
          </w:p>
        </w:tc>
        <w:tc>
          <w:tcPr>
            <w:tcW w:w="2520" w:type="dxa"/>
          </w:tcPr>
          <w:p w14:paraId="7A031C19" w14:textId="77777777" w:rsidR="00D21542" w:rsidRPr="001512DD" w:rsidRDefault="00D21542" w:rsidP="001512DD">
            <w:pPr>
              <w:contextualSpacing/>
              <w:jc w:val="center"/>
            </w:pPr>
          </w:p>
        </w:tc>
        <w:tc>
          <w:tcPr>
            <w:tcW w:w="2520" w:type="dxa"/>
          </w:tcPr>
          <w:p w14:paraId="6459F519" w14:textId="77777777" w:rsidR="00D21542" w:rsidRPr="001512DD" w:rsidRDefault="00D21542" w:rsidP="001512DD">
            <w:pPr>
              <w:contextualSpacing/>
              <w:jc w:val="center"/>
            </w:pPr>
          </w:p>
        </w:tc>
      </w:tr>
      <w:tr w:rsidR="0022680E" w:rsidRPr="001512DD" w14:paraId="0777A56E" w14:textId="77777777" w:rsidTr="00CD018F">
        <w:trPr>
          <w:trHeight w:val="20"/>
        </w:trPr>
        <w:tc>
          <w:tcPr>
            <w:tcW w:w="715" w:type="dxa"/>
          </w:tcPr>
          <w:p w14:paraId="69A81D9B" w14:textId="77777777" w:rsidR="00D21542" w:rsidRPr="001512DD" w:rsidRDefault="00D21542" w:rsidP="001512DD">
            <w:pPr>
              <w:contextualSpacing/>
              <w:jc w:val="center"/>
            </w:pPr>
            <w:r w:rsidRPr="001512DD">
              <w:t>7</w:t>
            </w:r>
          </w:p>
        </w:tc>
        <w:tc>
          <w:tcPr>
            <w:tcW w:w="2165" w:type="dxa"/>
          </w:tcPr>
          <w:p w14:paraId="7184BA5E" w14:textId="77777777" w:rsidR="00D21542" w:rsidRPr="001512DD" w:rsidRDefault="00D21542" w:rsidP="001512DD">
            <w:pPr>
              <w:contextualSpacing/>
              <w:jc w:val="center"/>
            </w:pPr>
          </w:p>
        </w:tc>
        <w:tc>
          <w:tcPr>
            <w:tcW w:w="1800" w:type="dxa"/>
          </w:tcPr>
          <w:p w14:paraId="0BEE9A0B" w14:textId="77777777" w:rsidR="00D21542" w:rsidRPr="001512DD" w:rsidRDefault="00D21542" w:rsidP="001512DD">
            <w:pPr>
              <w:contextualSpacing/>
              <w:jc w:val="center"/>
            </w:pPr>
          </w:p>
        </w:tc>
        <w:tc>
          <w:tcPr>
            <w:tcW w:w="2520" w:type="dxa"/>
          </w:tcPr>
          <w:p w14:paraId="5B984F11" w14:textId="77777777" w:rsidR="00D21542" w:rsidRPr="001512DD" w:rsidRDefault="00D21542" w:rsidP="001512DD">
            <w:pPr>
              <w:contextualSpacing/>
              <w:jc w:val="center"/>
            </w:pPr>
          </w:p>
        </w:tc>
        <w:tc>
          <w:tcPr>
            <w:tcW w:w="1080" w:type="dxa"/>
          </w:tcPr>
          <w:p w14:paraId="7D1E2C6B" w14:textId="77777777" w:rsidR="00D21542" w:rsidRPr="001512DD" w:rsidRDefault="00D21542" w:rsidP="001512DD">
            <w:pPr>
              <w:contextualSpacing/>
              <w:jc w:val="center"/>
            </w:pPr>
          </w:p>
        </w:tc>
        <w:tc>
          <w:tcPr>
            <w:tcW w:w="1080" w:type="dxa"/>
          </w:tcPr>
          <w:p w14:paraId="099AFEA2" w14:textId="77777777" w:rsidR="00D21542" w:rsidRPr="001512DD" w:rsidRDefault="00D21542" w:rsidP="001512DD">
            <w:pPr>
              <w:contextualSpacing/>
              <w:jc w:val="center"/>
            </w:pPr>
          </w:p>
        </w:tc>
        <w:tc>
          <w:tcPr>
            <w:tcW w:w="2520" w:type="dxa"/>
          </w:tcPr>
          <w:p w14:paraId="1A2746C6" w14:textId="77777777" w:rsidR="00D21542" w:rsidRPr="001512DD" w:rsidRDefault="00D21542" w:rsidP="001512DD">
            <w:pPr>
              <w:contextualSpacing/>
              <w:jc w:val="center"/>
            </w:pPr>
          </w:p>
        </w:tc>
        <w:tc>
          <w:tcPr>
            <w:tcW w:w="2520" w:type="dxa"/>
          </w:tcPr>
          <w:p w14:paraId="6FD2DD10" w14:textId="77777777" w:rsidR="00D21542" w:rsidRPr="001512DD" w:rsidRDefault="00D21542" w:rsidP="001512DD">
            <w:pPr>
              <w:contextualSpacing/>
              <w:jc w:val="center"/>
            </w:pPr>
          </w:p>
        </w:tc>
      </w:tr>
      <w:tr w:rsidR="0022680E" w:rsidRPr="001512DD" w14:paraId="16AB864E" w14:textId="77777777" w:rsidTr="00CD018F">
        <w:trPr>
          <w:trHeight w:val="20"/>
        </w:trPr>
        <w:tc>
          <w:tcPr>
            <w:tcW w:w="715" w:type="dxa"/>
          </w:tcPr>
          <w:p w14:paraId="14120EC2" w14:textId="77777777" w:rsidR="00D21542" w:rsidRPr="001512DD" w:rsidRDefault="00D21542" w:rsidP="001512DD">
            <w:pPr>
              <w:contextualSpacing/>
              <w:jc w:val="center"/>
            </w:pPr>
            <w:r w:rsidRPr="001512DD">
              <w:t>8</w:t>
            </w:r>
          </w:p>
        </w:tc>
        <w:tc>
          <w:tcPr>
            <w:tcW w:w="2165" w:type="dxa"/>
          </w:tcPr>
          <w:p w14:paraId="13CCD8E2" w14:textId="77777777" w:rsidR="00D21542" w:rsidRPr="001512DD" w:rsidRDefault="00D21542" w:rsidP="001512DD">
            <w:pPr>
              <w:contextualSpacing/>
              <w:jc w:val="center"/>
            </w:pPr>
          </w:p>
        </w:tc>
        <w:tc>
          <w:tcPr>
            <w:tcW w:w="1800" w:type="dxa"/>
          </w:tcPr>
          <w:p w14:paraId="34A9169E" w14:textId="77777777" w:rsidR="00D21542" w:rsidRPr="001512DD" w:rsidRDefault="00D21542" w:rsidP="001512DD">
            <w:pPr>
              <w:contextualSpacing/>
              <w:jc w:val="center"/>
            </w:pPr>
          </w:p>
        </w:tc>
        <w:tc>
          <w:tcPr>
            <w:tcW w:w="2520" w:type="dxa"/>
          </w:tcPr>
          <w:p w14:paraId="55D56DEF" w14:textId="77777777" w:rsidR="00D21542" w:rsidRPr="001512DD" w:rsidRDefault="00D21542" w:rsidP="001512DD">
            <w:pPr>
              <w:contextualSpacing/>
              <w:jc w:val="center"/>
            </w:pPr>
          </w:p>
        </w:tc>
        <w:tc>
          <w:tcPr>
            <w:tcW w:w="1080" w:type="dxa"/>
          </w:tcPr>
          <w:p w14:paraId="77E74F0D" w14:textId="77777777" w:rsidR="00D21542" w:rsidRPr="001512DD" w:rsidRDefault="00D21542" w:rsidP="001512DD">
            <w:pPr>
              <w:contextualSpacing/>
              <w:jc w:val="center"/>
            </w:pPr>
          </w:p>
        </w:tc>
        <w:tc>
          <w:tcPr>
            <w:tcW w:w="1080" w:type="dxa"/>
          </w:tcPr>
          <w:p w14:paraId="7FD08EC5" w14:textId="77777777" w:rsidR="00D21542" w:rsidRPr="001512DD" w:rsidRDefault="00D21542" w:rsidP="001512DD">
            <w:pPr>
              <w:contextualSpacing/>
              <w:jc w:val="center"/>
            </w:pPr>
          </w:p>
        </w:tc>
        <w:tc>
          <w:tcPr>
            <w:tcW w:w="2520" w:type="dxa"/>
          </w:tcPr>
          <w:p w14:paraId="7F020EE1" w14:textId="77777777" w:rsidR="00D21542" w:rsidRPr="001512DD" w:rsidRDefault="00D21542" w:rsidP="001512DD">
            <w:pPr>
              <w:contextualSpacing/>
              <w:jc w:val="center"/>
            </w:pPr>
          </w:p>
        </w:tc>
        <w:tc>
          <w:tcPr>
            <w:tcW w:w="2520" w:type="dxa"/>
          </w:tcPr>
          <w:p w14:paraId="0D01BC90" w14:textId="77777777" w:rsidR="00D21542" w:rsidRPr="001512DD" w:rsidRDefault="00D21542" w:rsidP="001512DD">
            <w:pPr>
              <w:contextualSpacing/>
              <w:jc w:val="center"/>
            </w:pPr>
          </w:p>
        </w:tc>
      </w:tr>
      <w:tr w:rsidR="0022680E" w:rsidRPr="001512DD" w14:paraId="1447B690" w14:textId="77777777" w:rsidTr="00CD018F">
        <w:trPr>
          <w:trHeight w:val="20"/>
        </w:trPr>
        <w:tc>
          <w:tcPr>
            <w:tcW w:w="715" w:type="dxa"/>
          </w:tcPr>
          <w:p w14:paraId="4D4C1555" w14:textId="77777777" w:rsidR="00D21542" w:rsidRPr="001512DD" w:rsidRDefault="00D21542" w:rsidP="001512DD">
            <w:pPr>
              <w:contextualSpacing/>
              <w:jc w:val="center"/>
            </w:pPr>
            <w:r w:rsidRPr="001512DD">
              <w:t>9</w:t>
            </w:r>
          </w:p>
        </w:tc>
        <w:tc>
          <w:tcPr>
            <w:tcW w:w="2165" w:type="dxa"/>
          </w:tcPr>
          <w:p w14:paraId="7ADB4427" w14:textId="77777777" w:rsidR="00D21542" w:rsidRPr="001512DD" w:rsidRDefault="00D21542" w:rsidP="001512DD">
            <w:pPr>
              <w:contextualSpacing/>
              <w:jc w:val="center"/>
            </w:pPr>
          </w:p>
        </w:tc>
        <w:tc>
          <w:tcPr>
            <w:tcW w:w="1800" w:type="dxa"/>
          </w:tcPr>
          <w:p w14:paraId="48D28A0C" w14:textId="77777777" w:rsidR="00D21542" w:rsidRPr="001512DD" w:rsidRDefault="00D21542" w:rsidP="001512DD">
            <w:pPr>
              <w:contextualSpacing/>
              <w:jc w:val="center"/>
            </w:pPr>
          </w:p>
        </w:tc>
        <w:tc>
          <w:tcPr>
            <w:tcW w:w="2520" w:type="dxa"/>
          </w:tcPr>
          <w:p w14:paraId="5006CE31" w14:textId="77777777" w:rsidR="00D21542" w:rsidRPr="001512DD" w:rsidRDefault="00D21542" w:rsidP="001512DD">
            <w:pPr>
              <w:contextualSpacing/>
              <w:jc w:val="center"/>
            </w:pPr>
          </w:p>
        </w:tc>
        <w:tc>
          <w:tcPr>
            <w:tcW w:w="1080" w:type="dxa"/>
          </w:tcPr>
          <w:p w14:paraId="302113DB" w14:textId="77777777" w:rsidR="00D21542" w:rsidRPr="001512DD" w:rsidRDefault="00D21542" w:rsidP="001512DD">
            <w:pPr>
              <w:contextualSpacing/>
              <w:jc w:val="center"/>
            </w:pPr>
          </w:p>
        </w:tc>
        <w:tc>
          <w:tcPr>
            <w:tcW w:w="1080" w:type="dxa"/>
          </w:tcPr>
          <w:p w14:paraId="00037B2D" w14:textId="77777777" w:rsidR="00D21542" w:rsidRPr="001512DD" w:rsidRDefault="00D21542" w:rsidP="001512DD">
            <w:pPr>
              <w:contextualSpacing/>
              <w:jc w:val="center"/>
            </w:pPr>
          </w:p>
        </w:tc>
        <w:tc>
          <w:tcPr>
            <w:tcW w:w="2520" w:type="dxa"/>
          </w:tcPr>
          <w:p w14:paraId="20990CD2" w14:textId="77777777" w:rsidR="00D21542" w:rsidRPr="001512DD" w:rsidRDefault="00D21542" w:rsidP="001512DD">
            <w:pPr>
              <w:contextualSpacing/>
              <w:jc w:val="center"/>
            </w:pPr>
          </w:p>
        </w:tc>
        <w:tc>
          <w:tcPr>
            <w:tcW w:w="2520" w:type="dxa"/>
          </w:tcPr>
          <w:p w14:paraId="2A8D92DB" w14:textId="77777777" w:rsidR="00D21542" w:rsidRPr="001512DD" w:rsidRDefault="00D21542" w:rsidP="001512DD">
            <w:pPr>
              <w:contextualSpacing/>
              <w:jc w:val="center"/>
            </w:pPr>
          </w:p>
        </w:tc>
      </w:tr>
      <w:tr w:rsidR="0022680E" w:rsidRPr="001512DD" w14:paraId="0B95E623" w14:textId="77777777" w:rsidTr="00CD018F">
        <w:trPr>
          <w:trHeight w:val="20"/>
        </w:trPr>
        <w:tc>
          <w:tcPr>
            <w:tcW w:w="715" w:type="dxa"/>
          </w:tcPr>
          <w:p w14:paraId="1E3369B9" w14:textId="77777777" w:rsidR="00D21542" w:rsidRPr="001512DD" w:rsidRDefault="00D21542" w:rsidP="001512DD">
            <w:pPr>
              <w:contextualSpacing/>
              <w:jc w:val="center"/>
            </w:pPr>
            <w:r w:rsidRPr="001512DD">
              <w:t>10</w:t>
            </w:r>
          </w:p>
        </w:tc>
        <w:tc>
          <w:tcPr>
            <w:tcW w:w="2165" w:type="dxa"/>
          </w:tcPr>
          <w:p w14:paraId="356BB144" w14:textId="77777777" w:rsidR="00D21542" w:rsidRPr="001512DD" w:rsidRDefault="00D21542" w:rsidP="001512DD">
            <w:pPr>
              <w:contextualSpacing/>
              <w:jc w:val="center"/>
            </w:pPr>
          </w:p>
        </w:tc>
        <w:tc>
          <w:tcPr>
            <w:tcW w:w="1800" w:type="dxa"/>
          </w:tcPr>
          <w:p w14:paraId="7F7C51BB" w14:textId="77777777" w:rsidR="00D21542" w:rsidRPr="001512DD" w:rsidRDefault="00D21542" w:rsidP="001512DD">
            <w:pPr>
              <w:contextualSpacing/>
              <w:jc w:val="center"/>
            </w:pPr>
          </w:p>
        </w:tc>
        <w:tc>
          <w:tcPr>
            <w:tcW w:w="2520" w:type="dxa"/>
          </w:tcPr>
          <w:p w14:paraId="5F587B27" w14:textId="77777777" w:rsidR="00D21542" w:rsidRPr="001512DD" w:rsidRDefault="00D21542" w:rsidP="001512DD">
            <w:pPr>
              <w:contextualSpacing/>
              <w:jc w:val="center"/>
            </w:pPr>
          </w:p>
        </w:tc>
        <w:tc>
          <w:tcPr>
            <w:tcW w:w="1080" w:type="dxa"/>
          </w:tcPr>
          <w:p w14:paraId="607969B2" w14:textId="77777777" w:rsidR="00D21542" w:rsidRPr="001512DD" w:rsidRDefault="00D21542" w:rsidP="001512DD">
            <w:pPr>
              <w:contextualSpacing/>
              <w:jc w:val="center"/>
            </w:pPr>
          </w:p>
        </w:tc>
        <w:tc>
          <w:tcPr>
            <w:tcW w:w="1080" w:type="dxa"/>
          </w:tcPr>
          <w:p w14:paraId="2CD8CC66" w14:textId="77777777" w:rsidR="00D21542" w:rsidRPr="001512DD" w:rsidRDefault="00D21542" w:rsidP="001512DD">
            <w:pPr>
              <w:contextualSpacing/>
              <w:jc w:val="center"/>
            </w:pPr>
          </w:p>
        </w:tc>
        <w:tc>
          <w:tcPr>
            <w:tcW w:w="2520" w:type="dxa"/>
          </w:tcPr>
          <w:p w14:paraId="14262CC4" w14:textId="77777777" w:rsidR="00D21542" w:rsidRPr="001512DD" w:rsidRDefault="00D21542" w:rsidP="001512DD">
            <w:pPr>
              <w:contextualSpacing/>
              <w:jc w:val="center"/>
            </w:pPr>
          </w:p>
        </w:tc>
        <w:tc>
          <w:tcPr>
            <w:tcW w:w="2520" w:type="dxa"/>
          </w:tcPr>
          <w:p w14:paraId="1790082A" w14:textId="77777777" w:rsidR="00D21542" w:rsidRPr="001512DD" w:rsidRDefault="00D21542" w:rsidP="001512DD">
            <w:pPr>
              <w:contextualSpacing/>
              <w:jc w:val="center"/>
            </w:pPr>
          </w:p>
        </w:tc>
      </w:tr>
    </w:tbl>
    <w:p w14:paraId="10AA8D02" w14:textId="77777777" w:rsidR="00D21542" w:rsidRPr="001512DD" w:rsidRDefault="00D21542" w:rsidP="001512DD">
      <w:pPr>
        <w:spacing w:after="0" w:line="240" w:lineRule="auto"/>
        <w:contextualSpacing/>
      </w:pPr>
    </w:p>
    <w:tbl>
      <w:tblPr>
        <w:tblStyle w:val="TableGrid"/>
        <w:tblW w:w="0" w:type="auto"/>
        <w:tblCellMar>
          <w:left w:w="29" w:type="dxa"/>
          <w:right w:w="29" w:type="dxa"/>
        </w:tblCellMar>
        <w:tblLook w:val="04A0" w:firstRow="1" w:lastRow="0" w:firstColumn="1" w:lastColumn="0" w:noHBand="0" w:noVBand="1"/>
      </w:tblPr>
      <w:tblGrid>
        <w:gridCol w:w="6117"/>
        <w:gridCol w:w="6118"/>
      </w:tblGrid>
      <w:tr w:rsidR="0022680E" w:rsidRPr="001512DD" w14:paraId="792A89CC" w14:textId="77777777" w:rsidTr="00CD018F">
        <w:trPr>
          <w:trHeight w:val="135"/>
        </w:trPr>
        <w:tc>
          <w:tcPr>
            <w:tcW w:w="12235" w:type="dxa"/>
            <w:gridSpan w:val="2"/>
          </w:tcPr>
          <w:p w14:paraId="79F0335B" w14:textId="4740FE3C" w:rsidR="0022680E" w:rsidRPr="001512DD" w:rsidRDefault="0022680E" w:rsidP="001512DD">
            <w:pPr>
              <w:contextualSpacing/>
              <w:rPr>
                <w:b/>
              </w:rPr>
            </w:pPr>
            <w:r w:rsidRPr="001512DD">
              <w:rPr>
                <w:b/>
              </w:rPr>
              <w:t>Absence(s) from school</w:t>
            </w:r>
          </w:p>
        </w:tc>
      </w:tr>
      <w:tr w:rsidR="0022680E" w:rsidRPr="001512DD" w14:paraId="7900D644" w14:textId="77777777" w:rsidTr="00CD018F">
        <w:trPr>
          <w:trHeight w:val="135"/>
        </w:trPr>
        <w:tc>
          <w:tcPr>
            <w:tcW w:w="6117" w:type="dxa"/>
          </w:tcPr>
          <w:p w14:paraId="1051F39F" w14:textId="3CE3E500" w:rsidR="0022680E" w:rsidRPr="001512DD" w:rsidRDefault="0022680E" w:rsidP="001512DD">
            <w:pPr>
              <w:contextualSpacing/>
            </w:pPr>
            <w:r w:rsidRPr="001512DD">
              <w:t>1=Cannot afford school fees</w:t>
            </w:r>
          </w:p>
          <w:p w14:paraId="32FBCA91" w14:textId="439EEC11" w:rsidR="0022680E" w:rsidRPr="001512DD" w:rsidRDefault="0022680E" w:rsidP="001512DD">
            <w:pPr>
              <w:contextualSpacing/>
            </w:pPr>
            <w:r w:rsidRPr="001512DD">
              <w:t>2=Needed for domestic duties</w:t>
            </w:r>
          </w:p>
          <w:p w14:paraId="0096F22C" w14:textId="38768901" w:rsidR="0022680E" w:rsidRPr="001512DD" w:rsidRDefault="0022680E" w:rsidP="001512DD">
            <w:pPr>
              <w:contextualSpacing/>
            </w:pPr>
            <w:r w:rsidRPr="001512DD">
              <w:t>3=Needed for herding</w:t>
            </w:r>
          </w:p>
          <w:p w14:paraId="17B604D4" w14:textId="77777777" w:rsidR="0022680E" w:rsidRPr="001512DD" w:rsidRDefault="0022680E" w:rsidP="001512DD">
            <w:pPr>
              <w:contextualSpacing/>
            </w:pPr>
            <w:r w:rsidRPr="001512DD">
              <w:t>4=Needed for farming</w:t>
            </w:r>
          </w:p>
          <w:p w14:paraId="39D53F20" w14:textId="6CCD36A3" w:rsidR="0022680E" w:rsidRPr="001512DD" w:rsidRDefault="0022680E" w:rsidP="001512DD">
            <w:pPr>
              <w:contextualSpacing/>
            </w:pPr>
            <w:r w:rsidRPr="001512DD">
              <w:t>5=Working for other household</w:t>
            </w:r>
          </w:p>
          <w:p w14:paraId="44E390DB" w14:textId="453439E1" w:rsidR="0022680E" w:rsidRPr="001512DD" w:rsidRDefault="0022680E" w:rsidP="001512DD">
            <w:pPr>
              <w:contextualSpacing/>
            </w:pPr>
            <w:r w:rsidRPr="001512DD">
              <w:t>6=Education is not necessary/no point</w:t>
            </w:r>
          </w:p>
          <w:p w14:paraId="69390BE1" w14:textId="4D05EBD4" w:rsidR="0022680E" w:rsidRPr="001512DD" w:rsidRDefault="0022680E" w:rsidP="001512DD">
            <w:pPr>
              <w:contextualSpacing/>
            </w:pPr>
            <w:r w:rsidRPr="001512DD">
              <w:t>7=Completed their education</w:t>
            </w:r>
          </w:p>
          <w:p w14:paraId="52391062" w14:textId="77777777" w:rsidR="0022680E" w:rsidRPr="001512DD" w:rsidRDefault="0022680E" w:rsidP="001512DD">
            <w:pPr>
              <w:contextualSpacing/>
            </w:pPr>
            <w:r w:rsidRPr="001512DD">
              <w:t>8=Too old to attend school</w:t>
            </w:r>
          </w:p>
        </w:tc>
        <w:tc>
          <w:tcPr>
            <w:tcW w:w="6118" w:type="dxa"/>
          </w:tcPr>
          <w:p w14:paraId="58C93DE8" w14:textId="46C36CFD" w:rsidR="0022680E" w:rsidRPr="001512DD" w:rsidRDefault="0022680E" w:rsidP="001512DD">
            <w:pPr>
              <w:contextualSpacing/>
            </w:pPr>
            <w:r w:rsidRPr="001512DD">
              <w:t>9=School is too far away</w:t>
            </w:r>
          </w:p>
          <w:p w14:paraId="3B58C134" w14:textId="609157D6" w:rsidR="0022680E" w:rsidRPr="001512DD" w:rsidRDefault="0022680E" w:rsidP="001512DD">
            <w:pPr>
              <w:contextualSpacing/>
            </w:pPr>
            <w:r w:rsidRPr="001512DD">
              <w:t>10=School closed temporarily</w:t>
            </w:r>
          </w:p>
          <w:p w14:paraId="56F8AC26" w14:textId="2E35EDB9" w:rsidR="0022680E" w:rsidRPr="001512DD" w:rsidRDefault="0022680E" w:rsidP="001512DD">
            <w:pPr>
              <w:contextualSpacing/>
            </w:pPr>
            <w:r w:rsidRPr="001512DD">
              <w:t>11=School closed permanently</w:t>
            </w:r>
          </w:p>
          <w:p w14:paraId="1CF119DB" w14:textId="6994FE0A" w:rsidR="0022680E" w:rsidRPr="001512DD" w:rsidRDefault="0022680E" w:rsidP="001512DD">
            <w:pPr>
              <w:contextualSpacing/>
            </w:pPr>
            <w:r w:rsidRPr="001512DD">
              <w:t>12=The teacher is absent at the school</w:t>
            </w:r>
          </w:p>
          <w:p w14:paraId="6879972F" w14:textId="79E1418C" w:rsidR="0022680E" w:rsidRPr="001512DD" w:rsidRDefault="0022680E" w:rsidP="001512DD">
            <w:pPr>
              <w:contextualSpacing/>
            </w:pPr>
            <w:r w:rsidRPr="001512DD">
              <w:t>13=Too sick to attend school</w:t>
            </w:r>
          </w:p>
          <w:p w14:paraId="1BA9E1DC" w14:textId="7C82F203" w:rsidR="0022680E" w:rsidRPr="001512DD" w:rsidRDefault="0022680E" w:rsidP="001512DD">
            <w:pPr>
              <w:contextualSpacing/>
            </w:pPr>
            <w:r w:rsidRPr="001512DD">
              <w:t xml:space="preserve">14=Someone else in the household is sick, so cannot attend </w:t>
            </w:r>
          </w:p>
          <w:p w14:paraId="5F4A6B18" w14:textId="62A003FA" w:rsidR="0022680E" w:rsidRPr="001512DD" w:rsidRDefault="0022680E" w:rsidP="001512DD">
            <w:pPr>
              <w:contextualSpacing/>
            </w:pPr>
            <w:r w:rsidRPr="001512DD">
              <w:t>15=No transport</w:t>
            </w:r>
          </w:p>
          <w:p w14:paraId="51834301" w14:textId="13FEF396" w:rsidR="0022680E" w:rsidRPr="001512DD" w:rsidRDefault="0022680E" w:rsidP="001512DD">
            <w:pPr>
              <w:contextualSpacing/>
            </w:pPr>
            <w:r w:rsidRPr="001512DD">
              <w:t>97=Other, please specify</w:t>
            </w:r>
          </w:p>
        </w:tc>
      </w:tr>
    </w:tbl>
    <w:p w14:paraId="7869DC9B" w14:textId="77777777" w:rsidR="00A667B3" w:rsidRPr="001512DD" w:rsidRDefault="00A667B3" w:rsidP="001512DD">
      <w:pPr>
        <w:spacing w:afterLines="20" w:after="48" w:line="240" w:lineRule="auto"/>
        <w:contextualSpacing/>
        <w:rPr>
          <w:rFonts w:eastAsia="Times New Roman" w:cs="Times New Roman"/>
          <w:b/>
          <w:bCs/>
        </w:rPr>
        <w:sectPr w:rsidR="00A667B3" w:rsidRPr="001512DD" w:rsidSect="00E62CDC">
          <w:pgSz w:w="15840" w:h="12240" w:orient="landscape"/>
          <w:pgMar w:top="720" w:right="1440" w:bottom="720" w:left="1440" w:header="720" w:footer="720" w:gutter="0"/>
          <w:cols w:space="720"/>
          <w:docGrid w:linePitch="360"/>
        </w:sectPr>
      </w:pPr>
    </w:p>
    <w:p w14:paraId="1BA79C31" w14:textId="77777777" w:rsidR="006C2023" w:rsidRDefault="006C2023" w:rsidP="001512DD">
      <w:pPr>
        <w:spacing w:after="0" w:line="240" w:lineRule="auto"/>
        <w:contextualSpacing/>
        <w:rPr>
          <w:b/>
        </w:rPr>
        <w:sectPr w:rsidR="006C2023" w:rsidSect="006C2023">
          <w:pgSz w:w="15840" w:h="12240" w:orient="landscape"/>
          <w:pgMar w:top="1080" w:right="1440" w:bottom="1080" w:left="1440" w:header="720" w:footer="720" w:gutter="0"/>
          <w:cols w:space="720"/>
          <w:docGrid w:linePitch="360"/>
        </w:sectPr>
      </w:pPr>
    </w:p>
    <w:p w14:paraId="1E5AC70D" w14:textId="77777777" w:rsidR="00A667B3" w:rsidRPr="001512DD" w:rsidRDefault="00A667B3" w:rsidP="001512DD">
      <w:pPr>
        <w:spacing w:after="0" w:line="240" w:lineRule="auto"/>
        <w:contextualSpacing/>
        <w:sectPr w:rsidR="00A667B3" w:rsidRPr="001512DD" w:rsidSect="00512DC2">
          <w:pgSz w:w="12240" w:h="15840"/>
          <w:pgMar w:top="1440" w:right="1080" w:bottom="1440" w:left="1080" w:header="720" w:footer="720" w:gutter="0"/>
          <w:cols w:space="720"/>
          <w:docGrid w:linePitch="360"/>
        </w:sectPr>
      </w:pPr>
    </w:p>
    <w:p w14:paraId="644ADF60" w14:textId="03F2E7BA" w:rsidR="00084CE6" w:rsidRDefault="00084CE6" w:rsidP="001512DD">
      <w:pPr>
        <w:spacing w:after="0" w:line="240" w:lineRule="auto"/>
        <w:contextualSpacing/>
        <w:rPr>
          <w:b/>
        </w:rPr>
      </w:pPr>
      <w:r w:rsidRPr="001512DD">
        <w:rPr>
          <w:b/>
        </w:rPr>
        <w:lastRenderedPageBreak/>
        <w:t xml:space="preserve">SECTION </w:t>
      </w:r>
      <w:r w:rsidR="00F25BF8">
        <w:rPr>
          <w:b/>
        </w:rPr>
        <w:t>J</w:t>
      </w:r>
      <w:r w:rsidRPr="001512DD">
        <w:rPr>
          <w:b/>
        </w:rPr>
        <w:t>: FOREST CONSERVATION AND RESOURCE VALUATION</w:t>
      </w:r>
      <w:r w:rsidR="00943A99">
        <w:rPr>
          <w:b/>
        </w:rPr>
        <w:tab/>
      </w:r>
    </w:p>
    <w:p w14:paraId="2E288F0E" w14:textId="4555A201" w:rsidR="00943A99" w:rsidRPr="00943A99" w:rsidRDefault="00943A99" w:rsidP="00943A99">
      <w:pPr>
        <w:spacing w:after="0" w:line="240" w:lineRule="auto"/>
        <w:contextualSpacing/>
      </w:pPr>
      <w:r w:rsidRPr="00631E8D">
        <w:rPr>
          <w:rFonts w:ascii="Calibri" w:eastAsia="Calibri" w:hAnsi="Calibri" w:cs="Times New Roman"/>
        </w:rPr>
        <w:t xml:space="preserve">I would like to ask questions about the </w:t>
      </w:r>
      <w:commentRangeStart w:id="38"/>
      <w:r w:rsidRPr="00631E8D">
        <w:rPr>
          <w:rFonts w:ascii="Calibri" w:eastAsia="Calibri" w:hAnsi="Calibri" w:cs="Times New Roman"/>
        </w:rPr>
        <w:t xml:space="preserve">conditions </w:t>
      </w:r>
      <w:commentRangeEnd w:id="38"/>
      <w:r w:rsidR="00AC039B">
        <w:rPr>
          <w:rStyle w:val="CommentReference"/>
        </w:rPr>
        <w:commentReference w:id="38"/>
      </w:r>
      <w:r w:rsidRPr="00631E8D">
        <w:rPr>
          <w:rFonts w:ascii="Calibri" w:eastAsia="Calibri" w:hAnsi="Calibri" w:cs="Times New Roman"/>
        </w:rPr>
        <w:t>and access to each of these forests. Let’s start with the largest forest.</w:t>
      </w:r>
    </w:p>
    <w:tbl>
      <w:tblPr>
        <w:tblStyle w:val="TableGrid"/>
        <w:tblW w:w="15292" w:type="dxa"/>
        <w:jc w:val="center"/>
        <w:tblLayout w:type="fixed"/>
        <w:tblCellMar>
          <w:left w:w="29" w:type="dxa"/>
          <w:right w:w="29" w:type="dxa"/>
        </w:tblCellMar>
        <w:tblLook w:val="04A0" w:firstRow="1" w:lastRow="0" w:firstColumn="1" w:lastColumn="0" w:noHBand="0" w:noVBand="1"/>
      </w:tblPr>
      <w:tblGrid>
        <w:gridCol w:w="714"/>
        <w:gridCol w:w="1046"/>
        <w:gridCol w:w="1691"/>
        <w:gridCol w:w="1692"/>
        <w:gridCol w:w="1691"/>
        <w:gridCol w:w="1692"/>
        <w:gridCol w:w="1691"/>
        <w:gridCol w:w="1692"/>
        <w:gridCol w:w="1691"/>
        <w:gridCol w:w="1692"/>
      </w:tblGrid>
      <w:tr w:rsidR="00A813B0" w:rsidRPr="00943A99" w14:paraId="7961E779" w14:textId="71B6AB6D" w:rsidTr="00CD018F">
        <w:trPr>
          <w:trHeight w:val="20"/>
          <w:jc w:val="center"/>
        </w:trPr>
        <w:tc>
          <w:tcPr>
            <w:tcW w:w="714" w:type="dxa"/>
          </w:tcPr>
          <w:p w14:paraId="5D1BAC27" w14:textId="77777777" w:rsidR="00A813B0" w:rsidRPr="00943A99" w:rsidRDefault="00A813B0" w:rsidP="00A813B0">
            <w:pPr>
              <w:contextualSpacing/>
              <w:jc w:val="center"/>
              <w:rPr>
                <w:b/>
              </w:rPr>
            </w:pPr>
            <w:r w:rsidRPr="00943A99">
              <w:rPr>
                <w:b/>
              </w:rPr>
              <w:t>Forest</w:t>
            </w:r>
          </w:p>
          <w:p w14:paraId="29B6955D" w14:textId="7A7381E0" w:rsidR="00A813B0" w:rsidRPr="00943A99" w:rsidRDefault="00A813B0" w:rsidP="00A813B0">
            <w:pPr>
              <w:contextualSpacing/>
              <w:jc w:val="center"/>
              <w:rPr>
                <w:b/>
              </w:rPr>
            </w:pPr>
            <w:r w:rsidRPr="00943A99">
              <w:rPr>
                <w:b/>
              </w:rPr>
              <w:t>code</w:t>
            </w:r>
          </w:p>
        </w:tc>
        <w:tc>
          <w:tcPr>
            <w:tcW w:w="1046" w:type="dxa"/>
          </w:tcPr>
          <w:p w14:paraId="5C8CD4F8" w14:textId="547303F5" w:rsidR="00A813B0" w:rsidRPr="00943A99" w:rsidRDefault="00A813B0" w:rsidP="00A813B0">
            <w:pPr>
              <w:contextualSpacing/>
              <w:jc w:val="center"/>
            </w:pPr>
            <w:r w:rsidRPr="00943A99">
              <w:t>Name of the forest</w:t>
            </w:r>
          </w:p>
        </w:tc>
        <w:tc>
          <w:tcPr>
            <w:tcW w:w="1691" w:type="dxa"/>
          </w:tcPr>
          <w:p w14:paraId="6A5D3227" w14:textId="77777777" w:rsidR="00A813B0" w:rsidRDefault="00A813B0" w:rsidP="00A813B0">
            <w:pPr>
              <w:contextualSpacing/>
              <w:jc w:val="center"/>
              <w:rPr>
                <w:rFonts w:ascii="Calibri" w:eastAsia="Calibri" w:hAnsi="Calibri" w:cs="Times New Roman"/>
              </w:rPr>
            </w:pPr>
            <w:r w:rsidRPr="00631E8D">
              <w:rPr>
                <w:rFonts w:ascii="Calibri" w:eastAsia="Calibri" w:hAnsi="Calibri" w:cs="Times New Roman"/>
              </w:rPr>
              <w:t>In your view, how do you describe the overall condition of this forest?</w:t>
            </w:r>
          </w:p>
          <w:p w14:paraId="1459E5D3" w14:textId="77777777" w:rsidR="00A813B0" w:rsidRDefault="00A813B0" w:rsidP="00A813B0">
            <w:pPr>
              <w:contextualSpacing/>
              <w:jc w:val="center"/>
              <w:rPr>
                <w:rFonts w:ascii="Calibri" w:eastAsia="Calibri" w:hAnsi="Calibri" w:cs="Times New Roman"/>
              </w:rPr>
            </w:pPr>
          </w:p>
          <w:p w14:paraId="7EB08527" w14:textId="3B13E1B4" w:rsidR="00A813B0" w:rsidRPr="00943A99" w:rsidRDefault="00A813B0" w:rsidP="00A813B0">
            <w:pPr>
              <w:contextualSpacing/>
              <w:jc w:val="center"/>
            </w:pPr>
            <w:r w:rsidRPr="00943A99">
              <w:t>1=</w:t>
            </w:r>
            <w:r>
              <w:t>Very Good</w:t>
            </w:r>
          </w:p>
          <w:p w14:paraId="54F12C37" w14:textId="4145C02C" w:rsidR="00A813B0" w:rsidRPr="00943A99" w:rsidRDefault="00A813B0" w:rsidP="00A813B0">
            <w:pPr>
              <w:contextualSpacing/>
              <w:jc w:val="center"/>
            </w:pPr>
            <w:r w:rsidRPr="00943A99">
              <w:t>2=</w:t>
            </w:r>
            <w:r>
              <w:t xml:space="preserve">Good </w:t>
            </w:r>
          </w:p>
          <w:p w14:paraId="433A2E58" w14:textId="5885107F" w:rsidR="00A813B0" w:rsidRPr="00943A99" w:rsidRDefault="00A813B0" w:rsidP="00A813B0">
            <w:pPr>
              <w:contextualSpacing/>
              <w:jc w:val="center"/>
            </w:pPr>
            <w:r w:rsidRPr="00943A99">
              <w:t>3=</w:t>
            </w:r>
            <w:r>
              <w:t>Neutral</w:t>
            </w:r>
          </w:p>
          <w:p w14:paraId="2A10C32E" w14:textId="7A4CF23E" w:rsidR="00A813B0" w:rsidRPr="00943A99" w:rsidRDefault="00A813B0" w:rsidP="00A813B0">
            <w:pPr>
              <w:contextualSpacing/>
              <w:jc w:val="center"/>
            </w:pPr>
            <w:r w:rsidRPr="00943A99">
              <w:t>4=</w:t>
            </w:r>
            <w:r>
              <w:t>Bad</w:t>
            </w:r>
          </w:p>
          <w:p w14:paraId="21D3132D" w14:textId="25FD106B" w:rsidR="00A813B0" w:rsidRPr="00943A99" w:rsidRDefault="00A813B0" w:rsidP="00A813B0">
            <w:pPr>
              <w:contextualSpacing/>
              <w:jc w:val="center"/>
            </w:pPr>
            <w:r w:rsidRPr="00943A99">
              <w:t>5=</w:t>
            </w:r>
            <w:r>
              <w:t>Very Bad</w:t>
            </w:r>
          </w:p>
        </w:tc>
        <w:tc>
          <w:tcPr>
            <w:tcW w:w="1692" w:type="dxa"/>
          </w:tcPr>
          <w:p w14:paraId="5D9881D8" w14:textId="77777777" w:rsidR="00A813B0" w:rsidRDefault="00A813B0" w:rsidP="00A813B0">
            <w:pPr>
              <w:contextualSpacing/>
              <w:jc w:val="center"/>
              <w:rPr>
                <w:rFonts w:ascii="Calibri" w:eastAsia="Calibri" w:hAnsi="Calibri" w:cs="Arial"/>
              </w:rPr>
            </w:pPr>
            <w:r w:rsidRPr="00631E8D">
              <w:rPr>
                <w:rFonts w:ascii="Calibri" w:eastAsia="Calibri" w:hAnsi="Calibri" w:cs="Arial"/>
              </w:rPr>
              <w:t>In your own view, compared to 5 years ago, has the overall condition of the forest worsened or improved?</w:t>
            </w:r>
          </w:p>
          <w:p w14:paraId="3EBA13BC" w14:textId="77777777" w:rsidR="00A813B0" w:rsidRDefault="00A813B0" w:rsidP="00A813B0">
            <w:pPr>
              <w:contextualSpacing/>
              <w:jc w:val="center"/>
              <w:rPr>
                <w:rFonts w:ascii="Calibri" w:eastAsia="Calibri" w:hAnsi="Calibri" w:cs="Arial"/>
              </w:rPr>
            </w:pPr>
          </w:p>
          <w:p w14:paraId="618A696A" w14:textId="77777777" w:rsidR="00A813B0" w:rsidRDefault="00A813B0" w:rsidP="00A813B0">
            <w:pPr>
              <w:contextualSpacing/>
              <w:jc w:val="center"/>
              <w:rPr>
                <w:rFonts w:ascii="Calibri" w:eastAsia="Calibri" w:hAnsi="Calibri" w:cs="Arial"/>
              </w:rPr>
            </w:pPr>
            <w:r>
              <w:rPr>
                <w:rFonts w:ascii="Calibri" w:eastAsia="Calibri" w:hAnsi="Calibri" w:cs="Arial"/>
              </w:rPr>
              <w:t>1=Worsened</w:t>
            </w:r>
          </w:p>
          <w:p w14:paraId="3E12AEDF" w14:textId="77777777" w:rsidR="00A813B0" w:rsidRDefault="00A813B0" w:rsidP="00A813B0">
            <w:pPr>
              <w:contextualSpacing/>
              <w:jc w:val="center"/>
              <w:rPr>
                <w:rFonts w:ascii="Calibri" w:eastAsia="Calibri" w:hAnsi="Calibri" w:cs="Arial"/>
              </w:rPr>
            </w:pPr>
            <w:r>
              <w:rPr>
                <w:rFonts w:ascii="Calibri" w:eastAsia="Calibri" w:hAnsi="Calibri" w:cs="Arial"/>
              </w:rPr>
              <w:t>2=Remained the same</w:t>
            </w:r>
          </w:p>
          <w:p w14:paraId="3F837227" w14:textId="42EF7802" w:rsidR="00A813B0" w:rsidRDefault="00A813B0" w:rsidP="00A813B0">
            <w:pPr>
              <w:contextualSpacing/>
              <w:jc w:val="center"/>
              <w:rPr>
                <w:rFonts w:ascii="Calibri" w:eastAsia="Calibri" w:hAnsi="Calibri" w:cs="Arial"/>
              </w:rPr>
            </w:pPr>
            <w:r>
              <w:rPr>
                <w:rFonts w:ascii="Calibri" w:eastAsia="Calibri" w:hAnsi="Calibri" w:cs="Arial"/>
              </w:rPr>
              <w:t>3=Improved</w:t>
            </w:r>
          </w:p>
          <w:p w14:paraId="39935A19" w14:textId="293F0F8A" w:rsidR="00A813B0" w:rsidRPr="00943A99" w:rsidRDefault="00A813B0" w:rsidP="00A813B0">
            <w:pPr>
              <w:contextualSpacing/>
              <w:jc w:val="center"/>
            </w:pPr>
            <w:r>
              <w:t>888=Don’t know</w:t>
            </w:r>
          </w:p>
        </w:tc>
        <w:tc>
          <w:tcPr>
            <w:tcW w:w="1691" w:type="dxa"/>
          </w:tcPr>
          <w:p w14:paraId="31266CB5" w14:textId="77777777" w:rsidR="00A813B0" w:rsidRDefault="00A813B0" w:rsidP="00A813B0">
            <w:pPr>
              <w:contextualSpacing/>
              <w:jc w:val="center"/>
              <w:rPr>
                <w:rFonts w:ascii="Calibri" w:eastAsia="Calibri" w:hAnsi="Calibri" w:cs="Arial"/>
              </w:rPr>
            </w:pPr>
            <w:r w:rsidRPr="00631E8D">
              <w:rPr>
                <w:rFonts w:ascii="Calibri" w:eastAsia="Calibri" w:hAnsi="Calibri" w:cs="Arial"/>
              </w:rPr>
              <w:t>During the last 5 years, has there been any change to the size</w:t>
            </w:r>
            <w:ins w:id="39" w:author="McGee, Heather" w:date="2014-09-10T13:31:00Z">
              <w:r w:rsidRPr="00631E8D">
                <w:rPr>
                  <w:rFonts w:ascii="Calibri" w:eastAsia="Calibri" w:hAnsi="Calibri" w:cs="Arial"/>
                </w:rPr>
                <w:t>/area</w:t>
              </w:r>
            </w:ins>
            <w:r w:rsidRPr="00631E8D">
              <w:rPr>
                <w:rFonts w:ascii="Calibri" w:eastAsia="Calibri" w:hAnsi="Calibri" w:cs="Arial"/>
              </w:rPr>
              <w:t xml:space="preserve"> of the forest? </w:t>
            </w:r>
          </w:p>
          <w:p w14:paraId="2A252CE7" w14:textId="77777777" w:rsidR="00A813B0" w:rsidRDefault="00A813B0" w:rsidP="00A813B0">
            <w:pPr>
              <w:contextualSpacing/>
              <w:jc w:val="center"/>
              <w:rPr>
                <w:rFonts w:ascii="Calibri" w:eastAsia="Calibri" w:hAnsi="Calibri" w:cs="Arial"/>
              </w:rPr>
            </w:pPr>
          </w:p>
          <w:p w14:paraId="09E786EB" w14:textId="77777777" w:rsidR="00A813B0" w:rsidRPr="00943A99" w:rsidRDefault="00A813B0" w:rsidP="00A813B0">
            <w:pPr>
              <w:rPr>
                <w:rFonts w:eastAsiaTheme="minorEastAsia"/>
                <w:lang w:eastAsia="zh-CN"/>
              </w:rPr>
            </w:pPr>
            <w:r w:rsidRPr="00943A99">
              <w:rPr>
                <w:rFonts w:eastAsiaTheme="minorEastAsia"/>
                <w:lang w:eastAsia="zh-CN"/>
              </w:rPr>
              <w:t>1=No</w:t>
            </w:r>
          </w:p>
          <w:p w14:paraId="122FA00B" w14:textId="77777777" w:rsidR="00A813B0" w:rsidRPr="00943A99" w:rsidRDefault="00A813B0" w:rsidP="00A813B0">
            <w:pPr>
              <w:rPr>
                <w:rFonts w:eastAsiaTheme="minorEastAsia"/>
                <w:lang w:eastAsia="zh-CN"/>
              </w:rPr>
            </w:pPr>
            <w:r w:rsidRPr="00943A99">
              <w:rPr>
                <w:rFonts w:eastAsiaTheme="minorEastAsia"/>
                <w:lang w:eastAsia="zh-CN"/>
              </w:rPr>
              <w:t>2=Yes</w:t>
            </w:r>
            <w:r w:rsidRPr="00943A99" w:rsidDel="00226116">
              <w:rPr>
                <w:rFonts w:eastAsiaTheme="minorEastAsia"/>
                <w:lang w:eastAsia="zh-CN"/>
              </w:rPr>
              <w:t xml:space="preserve"> </w:t>
            </w:r>
          </w:p>
          <w:p w14:paraId="481B8217" w14:textId="77777777" w:rsidR="00A813B0" w:rsidRPr="00943A99" w:rsidRDefault="00A813B0" w:rsidP="00A813B0">
            <w:pPr>
              <w:rPr>
                <w:rFonts w:eastAsiaTheme="minorEastAsia"/>
                <w:lang w:eastAsia="zh-CN"/>
              </w:rPr>
            </w:pPr>
            <w:r w:rsidRPr="00943A99">
              <w:rPr>
                <w:rFonts w:eastAsiaTheme="minorEastAsia"/>
                <w:lang w:eastAsia="zh-CN"/>
              </w:rPr>
              <w:t>888=Don’t know</w:t>
            </w:r>
          </w:p>
          <w:p w14:paraId="64F44620" w14:textId="625A79C1" w:rsidR="00A813B0" w:rsidRPr="00943A99" w:rsidRDefault="00A813B0" w:rsidP="00A813B0">
            <w:pPr>
              <w:contextualSpacing/>
              <w:jc w:val="center"/>
            </w:pPr>
            <w:r w:rsidRPr="00943A99">
              <w:rPr>
                <w:rFonts w:eastAsiaTheme="minorEastAsia"/>
                <w:lang w:eastAsia="zh-CN"/>
              </w:rPr>
              <w:t>999=Prefer not to respond</w:t>
            </w:r>
          </w:p>
        </w:tc>
        <w:tc>
          <w:tcPr>
            <w:tcW w:w="1692" w:type="dxa"/>
          </w:tcPr>
          <w:p w14:paraId="1B2E546B" w14:textId="77777777" w:rsidR="00A813B0" w:rsidRDefault="00A813B0" w:rsidP="00A813B0">
            <w:pPr>
              <w:contextualSpacing/>
              <w:jc w:val="center"/>
              <w:rPr>
                <w:rFonts w:ascii="Calibri" w:eastAsia="Calibri" w:hAnsi="Calibri" w:cs="Arial"/>
              </w:rPr>
            </w:pPr>
            <w:r w:rsidRPr="00631E8D">
              <w:rPr>
                <w:rFonts w:ascii="Calibri" w:eastAsia="Calibri" w:hAnsi="Calibri" w:cs="Arial"/>
              </w:rPr>
              <w:t>If yes, has it decreased or increased greatly?</w:t>
            </w:r>
          </w:p>
          <w:p w14:paraId="5B694691" w14:textId="77777777" w:rsidR="00A813B0" w:rsidRDefault="00A813B0" w:rsidP="00A813B0">
            <w:pPr>
              <w:contextualSpacing/>
              <w:jc w:val="center"/>
              <w:rPr>
                <w:rFonts w:ascii="Calibri" w:eastAsia="Calibri" w:hAnsi="Calibri" w:cs="Arial"/>
              </w:rPr>
            </w:pPr>
          </w:p>
          <w:p w14:paraId="3AEB6A4C" w14:textId="282B6E67" w:rsidR="00A813B0" w:rsidRDefault="00A813B0" w:rsidP="00A813B0">
            <w:pPr>
              <w:contextualSpacing/>
              <w:jc w:val="center"/>
              <w:rPr>
                <w:rFonts w:ascii="Calibri" w:eastAsia="Calibri" w:hAnsi="Calibri" w:cs="Arial"/>
              </w:rPr>
            </w:pPr>
            <w:r>
              <w:rPr>
                <w:rFonts w:ascii="Calibri" w:eastAsia="Calibri" w:hAnsi="Calibri" w:cs="Arial"/>
              </w:rPr>
              <w:t>1=Increased greatly</w:t>
            </w:r>
          </w:p>
          <w:p w14:paraId="56E5A035" w14:textId="77777777" w:rsidR="00A813B0" w:rsidRDefault="00A813B0" w:rsidP="00A813B0">
            <w:pPr>
              <w:contextualSpacing/>
              <w:jc w:val="center"/>
              <w:rPr>
                <w:rFonts w:ascii="Calibri" w:eastAsia="Calibri" w:hAnsi="Calibri" w:cs="Arial"/>
              </w:rPr>
            </w:pPr>
            <w:r>
              <w:rPr>
                <w:rFonts w:ascii="Calibri" w:eastAsia="Calibri" w:hAnsi="Calibri" w:cs="Arial"/>
              </w:rPr>
              <w:t>2=Increased slightly</w:t>
            </w:r>
          </w:p>
          <w:p w14:paraId="7142E415" w14:textId="77777777" w:rsidR="00A813B0" w:rsidRDefault="00A813B0" w:rsidP="00A813B0">
            <w:pPr>
              <w:contextualSpacing/>
              <w:jc w:val="center"/>
              <w:rPr>
                <w:rFonts w:ascii="Calibri" w:eastAsia="Calibri" w:hAnsi="Calibri" w:cs="Arial"/>
              </w:rPr>
            </w:pPr>
            <w:r>
              <w:rPr>
                <w:rFonts w:ascii="Calibri" w:eastAsia="Calibri" w:hAnsi="Calibri" w:cs="Arial"/>
              </w:rPr>
              <w:t>3=Stayed the same</w:t>
            </w:r>
          </w:p>
          <w:p w14:paraId="6052571F" w14:textId="77777777" w:rsidR="00A813B0" w:rsidRDefault="00A813B0" w:rsidP="00A813B0">
            <w:pPr>
              <w:contextualSpacing/>
              <w:jc w:val="center"/>
            </w:pPr>
            <w:r>
              <w:t>4=Decreased slightly</w:t>
            </w:r>
          </w:p>
          <w:p w14:paraId="0A3319B0" w14:textId="052AF1CA" w:rsidR="00A813B0" w:rsidRPr="00943A99" w:rsidRDefault="00A813B0" w:rsidP="00A813B0">
            <w:pPr>
              <w:contextualSpacing/>
              <w:jc w:val="center"/>
            </w:pPr>
            <w:r>
              <w:t>5=Decreased greatly</w:t>
            </w:r>
          </w:p>
        </w:tc>
        <w:tc>
          <w:tcPr>
            <w:tcW w:w="1691" w:type="dxa"/>
          </w:tcPr>
          <w:p w14:paraId="23236D3F" w14:textId="53E24F37" w:rsidR="00A813B0" w:rsidRDefault="00A813B0" w:rsidP="00A813B0">
            <w:pPr>
              <w:contextualSpacing/>
              <w:jc w:val="center"/>
            </w:pPr>
            <w:r>
              <w:t>If it’s increased or decreased, tell me why?</w:t>
            </w:r>
          </w:p>
          <w:p w14:paraId="14069DAC" w14:textId="77777777" w:rsidR="00A813B0" w:rsidRDefault="00A813B0" w:rsidP="00A813B0">
            <w:pPr>
              <w:contextualSpacing/>
              <w:jc w:val="center"/>
            </w:pPr>
            <w:r>
              <w:t>1=Logging</w:t>
            </w:r>
          </w:p>
          <w:p w14:paraId="747AE6F3" w14:textId="77777777" w:rsidR="00A813B0" w:rsidRDefault="00A813B0" w:rsidP="00A813B0">
            <w:pPr>
              <w:contextualSpacing/>
              <w:jc w:val="center"/>
            </w:pPr>
            <w:r>
              <w:t>2=Charcoaling</w:t>
            </w:r>
          </w:p>
          <w:p w14:paraId="698BBE7B" w14:textId="34ACFD1A" w:rsidR="00A813B0" w:rsidRDefault="00A813B0" w:rsidP="00A813B0">
            <w:pPr>
              <w:contextualSpacing/>
              <w:jc w:val="center"/>
            </w:pPr>
            <w:r>
              <w:t>3=Land clearing for agriculture</w:t>
            </w:r>
          </w:p>
          <w:p w14:paraId="656D232B" w14:textId="3D25DE51" w:rsidR="00A813B0" w:rsidRPr="00943A99" w:rsidRDefault="00A813B0" w:rsidP="00A813B0">
            <w:pPr>
              <w:contextualSpacing/>
              <w:jc w:val="center"/>
            </w:pPr>
            <w:r>
              <w:t>4=Change in access restrictions</w:t>
            </w:r>
          </w:p>
        </w:tc>
        <w:tc>
          <w:tcPr>
            <w:tcW w:w="1692" w:type="dxa"/>
          </w:tcPr>
          <w:p w14:paraId="26EB053C" w14:textId="512A7819" w:rsidR="00A813B0" w:rsidRPr="00943A99" w:rsidRDefault="00A813B0" w:rsidP="00A813B0">
            <w:pPr>
              <w:contextualSpacing/>
              <w:jc w:val="center"/>
            </w:pPr>
            <w:r w:rsidRPr="00631E8D">
              <w:rPr>
                <w:rFonts w:ascii="Calibri" w:eastAsia="Calibri" w:hAnsi="Calibri" w:cs="Arial"/>
              </w:rPr>
              <w:t>During the last 5 years, has there been any change in the thickness/amount of trees in the forest?</w:t>
            </w:r>
          </w:p>
        </w:tc>
        <w:tc>
          <w:tcPr>
            <w:tcW w:w="1691" w:type="dxa"/>
          </w:tcPr>
          <w:p w14:paraId="23F9B700" w14:textId="77777777" w:rsidR="00A813B0" w:rsidRDefault="00A813B0" w:rsidP="00A813B0">
            <w:pPr>
              <w:contextualSpacing/>
              <w:jc w:val="center"/>
              <w:rPr>
                <w:rFonts w:ascii="Calibri" w:eastAsia="Calibri" w:hAnsi="Calibri" w:cs="Arial"/>
              </w:rPr>
            </w:pPr>
            <w:r w:rsidRPr="00631E8D">
              <w:rPr>
                <w:rFonts w:ascii="Calibri" w:eastAsia="Calibri" w:hAnsi="Calibri" w:cs="Arial"/>
              </w:rPr>
              <w:t>If yes, has it decreased or increased greatly?</w:t>
            </w:r>
          </w:p>
          <w:p w14:paraId="3DEE3824" w14:textId="77777777" w:rsidR="00A813B0" w:rsidRDefault="00A813B0" w:rsidP="00A813B0">
            <w:pPr>
              <w:contextualSpacing/>
              <w:jc w:val="center"/>
              <w:rPr>
                <w:rFonts w:ascii="Calibri" w:eastAsia="Calibri" w:hAnsi="Calibri" w:cs="Arial"/>
              </w:rPr>
            </w:pPr>
          </w:p>
          <w:p w14:paraId="76EC9F4E" w14:textId="77777777" w:rsidR="00A813B0" w:rsidRDefault="00A813B0" w:rsidP="00A813B0">
            <w:pPr>
              <w:contextualSpacing/>
              <w:jc w:val="center"/>
              <w:rPr>
                <w:rFonts w:ascii="Calibri" w:eastAsia="Calibri" w:hAnsi="Calibri" w:cs="Arial"/>
              </w:rPr>
            </w:pPr>
            <w:r>
              <w:rPr>
                <w:rFonts w:ascii="Calibri" w:eastAsia="Calibri" w:hAnsi="Calibri" w:cs="Arial"/>
              </w:rPr>
              <w:t>1=Increased greatly</w:t>
            </w:r>
          </w:p>
          <w:p w14:paraId="6EA8788E" w14:textId="77777777" w:rsidR="00A813B0" w:rsidRDefault="00A813B0" w:rsidP="00A813B0">
            <w:pPr>
              <w:contextualSpacing/>
              <w:jc w:val="center"/>
              <w:rPr>
                <w:rFonts w:ascii="Calibri" w:eastAsia="Calibri" w:hAnsi="Calibri" w:cs="Arial"/>
              </w:rPr>
            </w:pPr>
            <w:r>
              <w:rPr>
                <w:rFonts w:ascii="Calibri" w:eastAsia="Calibri" w:hAnsi="Calibri" w:cs="Arial"/>
              </w:rPr>
              <w:t>2=Increased slightly</w:t>
            </w:r>
          </w:p>
          <w:p w14:paraId="5025DE4A" w14:textId="77777777" w:rsidR="00A813B0" w:rsidRDefault="00A813B0" w:rsidP="00A813B0">
            <w:pPr>
              <w:contextualSpacing/>
              <w:jc w:val="center"/>
              <w:rPr>
                <w:rFonts w:ascii="Calibri" w:eastAsia="Calibri" w:hAnsi="Calibri" w:cs="Arial"/>
              </w:rPr>
            </w:pPr>
            <w:r>
              <w:rPr>
                <w:rFonts w:ascii="Calibri" w:eastAsia="Calibri" w:hAnsi="Calibri" w:cs="Arial"/>
              </w:rPr>
              <w:t>3=Stayed the same</w:t>
            </w:r>
          </w:p>
          <w:p w14:paraId="57CD9CB7" w14:textId="77777777" w:rsidR="00A813B0" w:rsidRDefault="00A813B0" w:rsidP="00A813B0">
            <w:pPr>
              <w:contextualSpacing/>
              <w:jc w:val="center"/>
            </w:pPr>
            <w:r>
              <w:t>4=Decreased slightly</w:t>
            </w:r>
          </w:p>
          <w:p w14:paraId="213495C2" w14:textId="0601FE89" w:rsidR="00A813B0" w:rsidRPr="00943A99" w:rsidRDefault="00A813B0" w:rsidP="00A813B0">
            <w:pPr>
              <w:contextualSpacing/>
              <w:jc w:val="center"/>
            </w:pPr>
            <w:r>
              <w:t>5=Decreased greatly</w:t>
            </w:r>
          </w:p>
        </w:tc>
        <w:tc>
          <w:tcPr>
            <w:tcW w:w="1692" w:type="dxa"/>
          </w:tcPr>
          <w:p w14:paraId="0EB59CFE" w14:textId="503B66A8" w:rsidR="00A813B0" w:rsidRDefault="00A813B0" w:rsidP="00A813B0">
            <w:pPr>
              <w:contextualSpacing/>
              <w:jc w:val="center"/>
            </w:pPr>
            <w:r>
              <w:t>If it’s increased or decreased, tell me why?</w:t>
            </w:r>
          </w:p>
          <w:p w14:paraId="68548314" w14:textId="77777777" w:rsidR="00A813B0" w:rsidRDefault="00A813B0" w:rsidP="00A813B0">
            <w:pPr>
              <w:contextualSpacing/>
              <w:jc w:val="center"/>
            </w:pPr>
            <w:r>
              <w:t>1=Logging</w:t>
            </w:r>
          </w:p>
          <w:p w14:paraId="0D35890F" w14:textId="77777777" w:rsidR="00A813B0" w:rsidRDefault="00A813B0" w:rsidP="00A813B0">
            <w:pPr>
              <w:contextualSpacing/>
              <w:jc w:val="center"/>
            </w:pPr>
            <w:r>
              <w:t>2=Charcoaling</w:t>
            </w:r>
          </w:p>
          <w:p w14:paraId="59D7C26A" w14:textId="77777777" w:rsidR="00A813B0" w:rsidRDefault="00A813B0" w:rsidP="00A813B0">
            <w:pPr>
              <w:contextualSpacing/>
              <w:jc w:val="center"/>
            </w:pPr>
            <w:r>
              <w:t>3=Land clearing for agriculture</w:t>
            </w:r>
          </w:p>
          <w:p w14:paraId="07DB769A" w14:textId="6918142B" w:rsidR="00A813B0" w:rsidRPr="00A813B0" w:rsidRDefault="00A813B0" w:rsidP="00A813B0">
            <w:pPr>
              <w:contextualSpacing/>
              <w:jc w:val="center"/>
            </w:pPr>
            <w:r>
              <w:t>4=Change in access restrictions</w:t>
            </w:r>
          </w:p>
        </w:tc>
      </w:tr>
      <w:tr w:rsidR="00A813B0" w14:paraId="24EC0967" w14:textId="0961AB1F" w:rsidTr="00CD018F">
        <w:trPr>
          <w:trHeight w:val="20"/>
          <w:jc w:val="center"/>
        </w:trPr>
        <w:tc>
          <w:tcPr>
            <w:tcW w:w="714" w:type="dxa"/>
          </w:tcPr>
          <w:p w14:paraId="3BFA0F68" w14:textId="77777777" w:rsidR="00A813B0" w:rsidRDefault="00A813B0" w:rsidP="00A813B0">
            <w:pPr>
              <w:contextualSpacing/>
              <w:jc w:val="center"/>
              <w:rPr>
                <w:b/>
              </w:rPr>
            </w:pPr>
          </w:p>
        </w:tc>
        <w:tc>
          <w:tcPr>
            <w:tcW w:w="1046" w:type="dxa"/>
          </w:tcPr>
          <w:p w14:paraId="032DEBC4" w14:textId="77777777" w:rsidR="00A813B0" w:rsidRPr="00943A99" w:rsidRDefault="00A813B0" w:rsidP="00A813B0">
            <w:pPr>
              <w:contextualSpacing/>
              <w:jc w:val="center"/>
            </w:pPr>
          </w:p>
        </w:tc>
        <w:tc>
          <w:tcPr>
            <w:tcW w:w="1691" w:type="dxa"/>
          </w:tcPr>
          <w:p w14:paraId="13BA6FA9" w14:textId="77777777" w:rsidR="00A813B0" w:rsidRPr="00943A99" w:rsidRDefault="00A813B0" w:rsidP="00A813B0">
            <w:pPr>
              <w:contextualSpacing/>
              <w:jc w:val="center"/>
            </w:pPr>
          </w:p>
        </w:tc>
        <w:tc>
          <w:tcPr>
            <w:tcW w:w="1692" w:type="dxa"/>
          </w:tcPr>
          <w:p w14:paraId="725A5560" w14:textId="77777777" w:rsidR="00A813B0" w:rsidRPr="00943A99" w:rsidRDefault="00A813B0" w:rsidP="00A813B0">
            <w:pPr>
              <w:contextualSpacing/>
              <w:jc w:val="center"/>
            </w:pPr>
          </w:p>
        </w:tc>
        <w:tc>
          <w:tcPr>
            <w:tcW w:w="1691" w:type="dxa"/>
          </w:tcPr>
          <w:p w14:paraId="0E8A3073" w14:textId="77777777" w:rsidR="00A813B0" w:rsidRPr="00943A99" w:rsidRDefault="00A813B0" w:rsidP="00A813B0">
            <w:pPr>
              <w:contextualSpacing/>
              <w:jc w:val="center"/>
            </w:pPr>
          </w:p>
        </w:tc>
        <w:tc>
          <w:tcPr>
            <w:tcW w:w="1692" w:type="dxa"/>
          </w:tcPr>
          <w:p w14:paraId="667166E5" w14:textId="77777777" w:rsidR="00A813B0" w:rsidRPr="00943A99" w:rsidRDefault="00A813B0" w:rsidP="00A813B0">
            <w:pPr>
              <w:contextualSpacing/>
              <w:jc w:val="center"/>
            </w:pPr>
          </w:p>
        </w:tc>
        <w:tc>
          <w:tcPr>
            <w:tcW w:w="1691" w:type="dxa"/>
          </w:tcPr>
          <w:p w14:paraId="27854518" w14:textId="77777777" w:rsidR="00A813B0" w:rsidRPr="00943A99" w:rsidRDefault="00A813B0" w:rsidP="00A813B0">
            <w:pPr>
              <w:contextualSpacing/>
              <w:jc w:val="center"/>
            </w:pPr>
          </w:p>
        </w:tc>
        <w:tc>
          <w:tcPr>
            <w:tcW w:w="1692" w:type="dxa"/>
          </w:tcPr>
          <w:p w14:paraId="3EB884C2" w14:textId="77777777" w:rsidR="00A813B0" w:rsidRPr="00943A99" w:rsidRDefault="00A813B0" w:rsidP="00A813B0">
            <w:pPr>
              <w:contextualSpacing/>
              <w:jc w:val="center"/>
            </w:pPr>
          </w:p>
        </w:tc>
        <w:tc>
          <w:tcPr>
            <w:tcW w:w="1691" w:type="dxa"/>
          </w:tcPr>
          <w:p w14:paraId="47C9D48D" w14:textId="77777777" w:rsidR="00A813B0" w:rsidRPr="00943A99" w:rsidRDefault="00A813B0" w:rsidP="00A813B0">
            <w:pPr>
              <w:contextualSpacing/>
              <w:jc w:val="center"/>
            </w:pPr>
          </w:p>
        </w:tc>
        <w:tc>
          <w:tcPr>
            <w:tcW w:w="1692" w:type="dxa"/>
          </w:tcPr>
          <w:p w14:paraId="02EE6815" w14:textId="77777777" w:rsidR="00A813B0" w:rsidRPr="00943A99" w:rsidRDefault="00A813B0" w:rsidP="00A813B0">
            <w:pPr>
              <w:contextualSpacing/>
              <w:jc w:val="center"/>
            </w:pPr>
          </w:p>
        </w:tc>
      </w:tr>
      <w:tr w:rsidR="00A813B0" w14:paraId="07B91340" w14:textId="0F1B9A5D" w:rsidTr="00CD018F">
        <w:trPr>
          <w:trHeight w:val="20"/>
          <w:jc w:val="center"/>
        </w:trPr>
        <w:tc>
          <w:tcPr>
            <w:tcW w:w="714" w:type="dxa"/>
          </w:tcPr>
          <w:p w14:paraId="0E3188A4" w14:textId="4FF3451C" w:rsidR="00A813B0" w:rsidRDefault="00A813B0" w:rsidP="00A813B0">
            <w:pPr>
              <w:contextualSpacing/>
              <w:jc w:val="center"/>
              <w:rPr>
                <w:b/>
              </w:rPr>
            </w:pPr>
            <w:r>
              <w:rPr>
                <w:b/>
              </w:rPr>
              <w:t>1</w:t>
            </w:r>
          </w:p>
        </w:tc>
        <w:tc>
          <w:tcPr>
            <w:tcW w:w="1046" w:type="dxa"/>
          </w:tcPr>
          <w:p w14:paraId="1D53B55A" w14:textId="77777777" w:rsidR="00A813B0" w:rsidRPr="00943A99" w:rsidRDefault="00A813B0" w:rsidP="00A813B0">
            <w:pPr>
              <w:contextualSpacing/>
              <w:jc w:val="center"/>
            </w:pPr>
          </w:p>
        </w:tc>
        <w:tc>
          <w:tcPr>
            <w:tcW w:w="1691" w:type="dxa"/>
          </w:tcPr>
          <w:p w14:paraId="2F60F2E5" w14:textId="77777777" w:rsidR="00A813B0" w:rsidRPr="00943A99" w:rsidRDefault="00A813B0" w:rsidP="00A813B0">
            <w:pPr>
              <w:contextualSpacing/>
              <w:jc w:val="center"/>
            </w:pPr>
          </w:p>
        </w:tc>
        <w:tc>
          <w:tcPr>
            <w:tcW w:w="1692" w:type="dxa"/>
          </w:tcPr>
          <w:p w14:paraId="355313AF" w14:textId="77777777" w:rsidR="00A813B0" w:rsidRPr="00943A99" w:rsidRDefault="00A813B0" w:rsidP="00A813B0">
            <w:pPr>
              <w:contextualSpacing/>
              <w:jc w:val="center"/>
            </w:pPr>
          </w:p>
        </w:tc>
        <w:tc>
          <w:tcPr>
            <w:tcW w:w="1691" w:type="dxa"/>
          </w:tcPr>
          <w:p w14:paraId="4F26E7E8" w14:textId="77777777" w:rsidR="00A813B0" w:rsidRPr="00943A99" w:rsidRDefault="00A813B0" w:rsidP="00A813B0">
            <w:pPr>
              <w:contextualSpacing/>
              <w:jc w:val="center"/>
            </w:pPr>
          </w:p>
        </w:tc>
        <w:tc>
          <w:tcPr>
            <w:tcW w:w="1692" w:type="dxa"/>
          </w:tcPr>
          <w:p w14:paraId="229B8620" w14:textId="77777777" w:rsidR="00A813B0" w:rsidRPr="00943A99" w:rsidRDefault="00A813B0" w:rsidP="00A813B0">
            <w:pPr>
              <w:contextualSpacing/>
              <w:jc w:val="center"/>
            </w:pPr>
          </w:p>
        </w:tc>
        <w:tc>
          <w:tcPr>
            <w:tcW w:w="1691" w:type="dxa"/>
          </w:tcPr>
          <w:p w14:paraId="4375411B" w14:textId="77777777" w:rsidR="00A813B0" w:rsidRPr="00943A99" w:rsidRDefault="00A813B0" w:rsidP="00A813B0">
            <w:pPr>
              <w:contextualSpacing/>
              <w:jc w:val="center"/>
            </w:pPr>
          </w:p>
        </w:tc>
        <w:tc>
          <w:tcPr>
            <w:tcW w:w="1692" w:type="dxa"/>
          </w:tcPr>
          <w:p w14:paraId="044F8D97" w14:textId="77777777" w:rsidR="00A813B0" w:rsidRPr="00943A99" w:rsidRDefault="00A813B0" w:rsidP="00A813B0">
            <w:pPr>
              <w:contextualSpacing/>
              <w:jc w:val="center"/>
            </w:pPr>
          </w:p>
        </w:tc>
        <w:tc>
          <w:tcPr>
            <w:tcW w:w="1691" w:type="dxa"/>
          </w:tcPr>
          <w:p w14:paraId="7AF79917" w14:textId="77777777" w:rsidR="00A813B0" w:rsidRPr="00943A99" w:rsidRDefault="00A813B0" w:rsidP="00A813B0">
            <w:pPr>
              <w:contextualSpacing/>
              <w:jc w:val="center"/>
            </w:pPr>
          </w:p>
        </w:tc>
        <w:tc>
          <w:tcPr>
            <w:tcW w:w="1692" w:type="dxa"/>
          </w:tcPr>
          <w:p w14:paraId="30FDA620" w14:textId="77777777" w:rsidR="00A813B0" w:rsidRPr="00943A99" w:rsidRDefault="00A813B0" w:rsidP="00A813B0">
            <w:pPr>
              <w:contextualSpacing/>
              <w:jc w:val="center"/>
            </w:pPr>
          </w:p>
        </w:tc>
      </w:tr>
      <w:tr w:rsidR="00A813B0" w14:paraId="5BA4152A" w14:textId="0DDAD6EB" w:rsidTr="00CD018F">
        <w:trPr>
          <w:trHeight w:val="20"/>
          <w:jc w:val="center"/>
        </w:trPr>
        <w:tc>
          <w:tcPr>
            <w:tcW w:w="714" w:type="dxa"/>
          </w:tcPr>
          <w:p w14:paraId="62243685" w14:textId="42AF1585" w:rsidR="00A813B0" w:rsidRDefault="00A813B0" w:rsidP="00A813B0">
            <w:pPr>
              <w:contextualSpacing/>
              <w:jc w:val="center"/>
              <w:rPr>
                <w:b/>
              </w:rPr>
            </w:pPr>
            <w:r>
              <w:rPr>
                <w:b/>
              </w:rPr>
              <w:t>2</w:t>
            </w:r>
          </w:p>
        </w:tc>
        <w:tc>
          <w:tcPr>
            <w:tcW w:w="1046" w:type="dxa"/>
          </w:tcPr>
          <w:p w14:paraId="224C75F8" w14:textId="77777777" w:rsidR="00A813B0" w:rsidRPr="00943A99" w:rsidRDefault="00A813B0" w:rsidP="00A813B0">
            <w:pPr>
              <w:contextualSpacing/>
              <w:jc w:val="center"/>
            </w:pPr>
          </w:p>
        </w:tc>
        <w:tc>
          <w:tcPr>
            <w:tcW w:w="1691" w:type="dxa"/>
          </w:tcPr>
          <w:p w14:paraId="6A5662EA" w14:textId="77777777" w:rsidR="00A813B0" w:rsidRPr="00943A99" w:rsidRDefault="00A813B0" w:rsidP="00A813B0">
            <w:pPr>
              <w:contextualSpacing/>
              <w:jc w:val="center"/>
            </w:pPr>
          </w:p>
        </w:tc>
        <w:tc>
          <w:tcPr>
            <w:tcW w:w="1692" w:type="dxa"/>
          </w:tcPr>
          <w:p w14:paraId="0F1D9137" w14:textId="77777777" w:rsidR="00A813B0" w:rsidRPr="00943A99" w:rsidRDefault="00A813B0" w:rsidP="00A813B0">
            <w:pPr>
              <w:contextualSpacing/>
              <w:jc w:val="center"/>
            </w:pPr>
          </w:p>
        </w:tc>
        <w:tc>
          <w:tcPr>
            <w:tcW w:w="1691" w:type="dxa"/>
          </w:tcPr>
          <w:p w14:paraId="7C589529" w14:textId="77777777" w:rsidR="00A813B0" w:rsidRPr="00943A99" w:rsidRDefault="00A813B0" w:rsidP="00A813B0">
            <w:pPr>
              <w:contextualSpacing/>
              <w:jc w:val="center"/>
            </w:pPr>
          </w:p>
        </w:tc>
        <w:tc>
          <w:tcPr>
            <w:tcW w:w="1692" w:type="dxa"/>
          </w:tcPr>
          <w:p w14:paraId="6D5F5036" w14:textId="77777777" w:rsidR="00A813B0" w:rsidRPr="00943A99" w:rsidRDefault="00A813B0" w:rsidP="00A813B0">
            <w:pPr>
              <w:contextualSpacing/>
              <w:jc w:val="center"/>
            </w:pPr>
          </w:p>
        </w:tc>
        <w:tc>
          <w:tcPr>
            <w:tcW w:w="1691" w:type="dxa"/>
          </w:tcPr>
          <w:p w14:paraId="7C950D71" w14:textId="77777777" w:rsidR="00A813B0" w:rsidRPr="00943A99" w:rsidRDefault="00A813B0" w:rsidP="00A813B0">
            <w:pPr>
              <w:contextualSpacing/>
              <w:jc w:val="center"/>
            </w:pPr>
          </w:p>
        </w:tc>
        <w:tc>
          <w:tcPr>
            <w:tcW w:w="1692" w:type="dxa"/>
          </w:tcPr>
          <w:p w14:paraId="7D31A28E" w14:textId="77777777" w:rsidR="00A813B0" w:rsidRPr="00943A99" w:rsidRDefault="00A813B0" w:rsidP="00A813B0">
            <w:pPr>
              <w:contextualSpacing/>
              <w:jc w:val="center"/>
            </w:pPr>
          </w:p>
        </w:tc>
        <w:tc>
          <w:tcPr>
            <w:tcW w:w="1691" w:type="dxa"/>
          </w:tcPr>
          <w:p w14:paraId="74362130" w14:textId="77777777" w:rsidR="00A813B0" w:rsidRPr="00943A99" w:rsidRDefault="00A813B0" w:rsidP="00A813B0">
            <w:pPr>
              <w:contextualSpacing/>
              <w:jc w:val="center"/>
            </w:pPr>
          </w:p>
        </w:tc>
        <w:tc>
          <w:tcPr>
            <w:tcW w:w="1692" w:type="dxa"/>
          </w:tcPr>
          <w:p w14:paraId="1F73BF2E" w14:textId="77777777" w:rsidR="00A813B0" w:rsidRPr="00943A99" w:rsidRDefault="00A813B0" w:rsidP="00A813B0">
            <w:pPr>
              <w:contextualSpacing/>
              <w:jc w:val="center"/>
            </w:pPr>
          </w:p>
        </w:tc>
      </w:tr>
      <w:tr w:rsidR="00A813B0" w14:paraId="52E24EE5" w14:textId="3679F7F7" w:rsidTr="00CD018F">
        <w:trPr>
          <w:trHeight w:val="20"/>
          <w:jc w:val="center"/>
        </w:trPr>
        <w:tc>
          <w:tcPr>
            <w:tcW w:w="714" w:type="dxa"/>
          </w:tcPr>
          <w:p w14:paraId="40CCC74C" w14:textId="51D95AB2" w:rsidR="00A813B0" w:rsidRDefault="00A813B0" w:rsidP="00A813B0">
            <w:pPr>
              <w:contextualSpacing/>
              <w:jc w:val="center"/>
              <w:rPr>
                <w:b/>
              </w:rPr>
            </w:pPr>
            <w:r>
              <w:rPr>
                <w:b/>
              </w:rPr>
              <w:t>3</w:t>
            </w:r>
          </w:p>
        </w:tc>
        <w:tc>
          <w:tcPr>
            <w:tcW w:w="1046" w:type="dxa"/>
          </w:tcPr>
          <w:p w14:paraId="0B067CB0" w14:textId="77777777" w:rsidR="00A813B0" w:rsidRPr="00943A99" w:rsidRDefault="00A813B0" w:rsidP="00A813B0">
            <w:pPr>
              <w:contextualSpacing/>
              <w:jc w:val="center"/>
            </w:pPr>
          </w:p>
        </w:tc>
        <w:tc>
          <w:tcPr>
            <w:tcW w:w="1691" w:type="dxa"/>
          </w:tcPr>
          <w:p w14:paraId="12EA29C2" w14:textId="77777777" w:rsidR="00A813B0" w:rsidRPr="00943A99" w:rsidRDefault="00A813B0" w:rsidP="00A813B0">
            <w:pPr>
              <w:contextualSpacing/>
              <w:jc w:val="center"/>
            </w:pPr>
          </w:p>
        </w:tc>
        <w:tc>
          <w:tcPr>
            <w:tcW w:w="1692" w:type="dxa"/>
          </w:tcPr>
          <w:p w14:paraId="3C50A555" w14:textId="77777777" w:rsidR="00A813B0" w:rsidRPr="00943A99" w:rsidRDefault="00A813B0" w:rsidP="00A813B0">
            <w:pPr>
              <w:contextualSpacing/>
              <w:jc w:val="center"/>
            </w:pPr>
          </w:p>
        </w:tc>
        <w:tc>
          <w:tcPr>
            <w:tcW w:w="1691" w:type="dxa"/>
          </w:tcPr>
          <w:p w14:paraId="7CE38E02" w14:textId="77777777" w:rsidR="00A813B0" w:rsidRPr="00943A99" w:rsidRDefault="00A813B0" w:rsidP="00A813B0">
            <w:pPr>
              <w:contextualSpacing/>
              <w:jc w:val="center"/>
            </w:pPr>
          </w:p>
        </w:tc>
        <w:tc>
          <w:tcPr>
            <w:tcW w:w="1692" w:type="dxa"/>
          </w:tcPr>
          <w:p w14:paraId="40CBE4A7" w14:textId="77777777" w:rsidR="00A813B0" w:rsidRPr="00943A99" w:rsidRDefault="00A813B0" w:rsidP="00A813B0">
            <w:pPr>
              <w:contextualSpacing/>
              <w:jc w:val="center"/>
            </w:pPr>
          </w:p>
        </w:tc>
        <w:tc>
          <w:tcPr>
            <w:tcW w:w="1691" w:type="dxa"/>
          </w:tcPr>
          <w:p w14:paraId="690FB34E" w14:textId="77777777" w:rsidR="00A813B0" w:rsidRPr="00943A99" w:rsidRDefault="00A813B0" w:rsidP="00A813B0">
            <w:pPr>
              <w:contextualSpacing/>
              <w:jc w:val="center"/>
            </w:pPr>
          </w:p>
        </w:tc>
        <w:tc>
          <w:tcPr>
            <w:tcW w:w="1692" w:type="dxa"/>
          </w:tcPr>
          <w:p w14:paraId="1A5EB2F8" w14:textId="77777777" w:rsidR="00A813B0" w:rsidRPr="00943A99" w:rsidRDefault="00A813B0" w:rsidP="00A813B0">
            <w:pPr>
              <w:contextualSpacing/>
              <w:jc w:val="center"/>
            </w:pPr>
          </w:p>
        </w:tc>
        <w:tc>
          <w:tcPr>
            <w:tcW w:w="1691" w:type="dxa"/>
          </w:tcPr>
          <w:p w14:paraId="3E04A2B2" w14:textId="77777777" w:rsidR="00A813B0" w:rsidRPr="00943A99" w:rsidRDefault="00A813B0" w:rsidP="00A813B0">
            <w:pPr>
              <w:contextualSpacing/>
              <w:jc w:val="center"/>
            </w:pPr>
          </w:p>
        </w:tc>
        <w:tc>
          <w:tcPr>
            <w:tcW w:w="1692" w:type="dxa"/>
          </w:tcPr>
          <w:p w14:paraId="002A97AD" w14:textId="77777777" w:rsidR="00A813B0" w:rsidRPr="00943A99" w:rsidRDefault="00A813B0" w:rsidP="00A813B0">
            <w:pPr>
              <w:contextualSpacing/>
              <w:jc w:val="center"/>
            </w:pPr>
          </w:p>
        </w:tc>
      </w:tr>
      <w:tr w:rsidR="00A813B0" w14:paraId="448C9E4E" w14:textId="7D096C42" w:rsidTr="00CD018F">
        <w:trPr>
          <w:trHeight w:val="20"/>
          <w:jc w:val="center"/>
        </w:trPr>
        <w:tc>
          <w:tcPr>
            <w:tcW w:w="714" w:type="dxa"/>
          </w:tcPr>
          <w:p w14:paraId="4EF984ED" w14:textId="1A792E2A" w:rsidR="00A813B0" w:rsidRDefault="00A813B0" w:rsidP="00A813B0">
            <w:pPr>
              <w:contextualSpacing/>
              <w:jc w:val="center"/>
              <w:rPr>
                <w:b/>
              </w:rPr>
            </w:pPr>
            <w:r>
              <w:rPr>
                <w:b/>
              </w:rPr>
              <w:t>4</w:t>
            </w:r>
          </w:p>
        </w:tc>
        <w:tc>
          <w:tcPr>
            <w:tcW w:w="1046" w:type="dxa"/>
          </w:tcPr>
          <w:p w14:paraId="556D5ADA" w14:textId="77777777" w:rsidR="00A813B0" w:rsidRPr="00943A99" w:rsidRDefault="00A813B0" w:rsidP="00A813B0">
            <w:pPr>
              <w:contextualSpacing/>
              <w:jc w:val="center"/>
            </w:pPr>
          </w:p>
        </w:tc>
        <w:tc>
          <w:tcPr>
            <w:tcW w:w="1691" w:type="dxa"/>
          </w:tcPr>
          <w:p w14:paraId="5F434678" w14:textId="77777777" w:rsidR="00A813B0" w:rsidRPr="00943A99" w:rsidRDefault="00A813B0" w:rsidP="00A813B0">
            <w:pPr>
              <w:contextualSpacing/>
              <w:jc w:val="center"/>
            </w:pPr>
          </w:p>
        </w:tc>
        <w:tc>
          <w:tcPr>
            <w:tcW w:w="1692" w:type="dxa"/>
          </w:tcPr>
          <w:p w14:paraId="32F34B4D" w14:textId="77777777" w:rsidR="00A813B0" w:rsidRPr="00943A99" w:rsidRDefault="00A813B0" w:rsidP="00A813B0">
            <w:pPr>
              <w:contextualSpacing/>
              <w:jc w:val="center"/>
            </w:pPr>
          </w:p>
        </w:tc>
        <w:tc>
          <w:tcPr>
            <w:tcW w:w="1691" w:type="dxa"/>
          </w:tcPr>
          <w:p w14:paraId="3A9C9D6B" w14:textId="77777777" w:rsidR="00A813B0" w:rsidRPr="00943A99" w:rsidRDefault="00A813B0" w:rsidP="00A813B0">
            <w:pPr>
              <w:contextualSpacing/>
              <w:jc w:val="center"/>
            </w:pPr>
          </w:p>
        </w:tc>
        <w:tc>
          <w:tcPr>
            <w:tcW w:w="1692" w:type="dxa"/>
          </w:tcPr>
          <w:p w14:paraId="254FE08C" w14:textId="77777777" w:rsidR="00A813B0" w:rsidRPr="00943A99" w:rsidRDefault="00A813B0" w:rsidP="00A813B0">
            <w:pPr>
              <w:contextualSpacing/>
              <w:jc w:val="center"/>
            </w:pPr>
          </w:p>
        </w:tc>
        <w:tc>
          <w:tcPr>
            <w:tcW w:w="1691" w:type="dxa"/>
          </w:tcPr>
          <w:p w14:paraId="04662A10" w14:textId="77777777" w:rsidR="00A813B0" w:rsidRPr="00943A99" w:rsidRDefault="00A813B0" w:rsidP="00A813B0">
            <w:pPr>
              <w:contextualSpacing/>
              <w:jc w:val="center"/>
            </w:pPr>
          </w:p>
        </w:tc>
        <w:tc>
          <w:tcPr>
            <w:tcW w:w="1692" w:type="dxa"/>
          </w:tcPr>
          <w:p w14:paraId="5E685B10" w14:textId="77777777" w:rsidR="00A813B0" w:rsidRPr="00943A99" w:rsidRDefault="00A813B0" w:rsidP="00A813B0">
            <w:pPr>
              <w:contextualSpacing/>
              <w:jc w:val="center"/>
            </w:pPr>
          </w:p>
        </w:tc>
        <w:tc>
          <w:tcPr>
            <w:tcW w:w="1691" w:type="dxa"/>
          </w:tcPr>
          <w:p w14:paraId="647A57F1" w14:textId="77777777" w:rsidR="00A813B0" w:rsidRPr="00943A99" w:rsidRDefault="00A813B0" w:rsidP="00A813B0">
            <w:pPr>
              <w:contextualSpacing/>
              <w:jc w:val="center"/>
            </w:pPr>
          </w:p>
        </w:tc>
        <w:tc>
          <w:tcPr>
            <w:tcW w:w="1692" w:type="dxa"/>
          </w:tcPr>
          <w:p w14:paraId="6D8B2AD1" w14:textId="77777777" w:rsidR="00A813B0" w:rsidRPr="00943A99" w:rsidRDefault="00A813B0" w:rsidP="00A813B0">
            <w:pPr>
              <w:contextualSpacing/>
              <w:jc w:val="center"/>
            </w:pPr>
          </w:p>
        </w:tc>
      </w:tr>
      <w:tr w:rsidR="00A813B0" w14:paraId="298489D5" w14:textId="0EF6927C" w:rsidTr="00CD018F">
        <w:trPr>
          <w:trHeight w:val="20"/>
          <w:jc w:val="center"/>
        </w:trPr>
        <w:tc>
          <w:tcPr>
            <w:tcW w:w="714" w:type="dxa"/>
          </w:tcPr>
          <w:p w14:paraId="61A1E36F" w14:textId="35ECD062" w:rsidR="00A813B0" w:rsidRDefault="00A813B0" w:rsidP="00A813B0">
            <w:pPr>
              <w:contextualSpacing/>
              <w:jc w:val="center"/>
              <w:rPr>
                <w:b/>
              </w:rPr>
            </w:pPr>
            <w:r>
              <w:rPr>
                <w:b/>
              </w:rPr>
              <w:t>5</w:t>
            </w:r>
          </w:p>
        </w:tc>
        <w:tc>
          <w:tcPr>
            <w:tcW w:w="1046" w:type="dxa"/>
          </w:tcPr>
          <w:p w14:paraId="1A9F1602" w14:textId="77777777" w:rsidR="00A813B0" w:rsidRPr="00943A99" w:rsidRDefault="00A813B0" w:rsidP="00A813B0">
            <w:pPr>
              <w:contextualSpacing/>
              <w:jc w:val="center"/>
            </w:pPr>
          </w:p>
        </w:tc>
        <w:tc>
          <w:tcPr>
            <w:tcW w:w="1691" w:type="dxa"/>
          </w:tcPr>
          <w:p w14:paraId="641C07CB" w14:textId="77777777" w:rsidR="00A813B0" w:rsidRPr="00943A99" w:rsidRDefault="00A813B0" w:rsidP="00A813B0">
            <w:pPr>
              <w:contextualSpacing/>
              <w:jc w:val="center"/>
            </w:pPr>
          </w:p>
        </w:tc>
        <w:tc>
          <w:tcPr>
            <w:tcW w:w="1692" w:type="dxa"/>
          </w:tcPr>
          <w:p w14:paraId="2263D203" w14:textId="77777777" w:rsidR="00A813B0" w:rsidRPr="00943A99" w:rsidRDefault="00A813B0" w:rsidP="00A813B0">
            <w:pPr>
              <w:contextualSpacing/>
              <w:jc w:val="center"/>
            </w:pPr>
          </w:p>
        </w:tc>
        <w:tc>
          <w:tcPr>
            <w:tcW w:w="1691" w:type="dxa"/>
          </w:tcPr>
          <w:p w14:paraId="6A7C79B4" w14:textId="77777777" w:rsidR="00A813B0" w:rsidRPr="00943A99" w:rsidRDefault="00A813B0" w:rsidP="00A813B0">
            <w:pPr>
              <w:contextualSpacing/>
              <w:jc w:val="center"/>
            </w:pPr>
          </w:p>
        </w:tc>
        <w:tc>
          <w:tcPr>
            <w:tcW w:w="1692" w:type="dxa"/>
          </w:tcPr>
          <w:p w14:paraId="4455EC92" w14:textId="77777777" w:rsidR="00A813B0" w:rsidRPr="00943A99" w:rsidRDefault="00A813B0" w:rsidP="00A813B0">
            <w:pPr>
              <w:contextualSpacing/>
              <w:jc w:val="center"/>
            </w:pPr>
          </w:p>
        </w:tc>
        <w:tc>
          <w:tcPr>
            <w:tcW w:w="1691" w:type="dxa"/>
          </w:tcPr>
          <w:p w14:paraId="2F617262" w14:textId="77777777" w:rsidR="00A813B0" w:rsidRPr="00943A99" w:rsidRDefault="00A813B0" w:rsidP="00A813B0">
            <w:pPr>
              <w:contextualSpacing/>
              <w:jc w:val="center"/>
            </w:pPr>
          </w:p>
        </w:tc>
        <w:tc>
          <w:tcPr>
            <w:tcW w:w="1692" w:type="dxa"/>
          </w:tcPr>
          <w:p w14:paraId="486DEF2B" w14:textId="77777777" w:rsidR="00A813B0" w:rsidRPr="00943A99" w:rsidRDefault="00A813B0" w:rsidP="00A813B0">
            <w:pPr>
              <w:contextualSpacing/>
              <w:jc w:val="center"/>
            </w:pPr>
          </w:p>
        </w:tc>
        <w:tc>
          <w:tcPr>
            <w:tcW w:w="1691" w:type="dxa"/>
          </w:tcPr>
          <w:p w14:paraId="3C7D2F18" w14:textId="77777777" w:rsidR="00A813B0" w:rsidRPr="00943A99" w:rsidRDefault="00A813B0" w:rsidP="00A813B0">
            <w:pPr>
              <w:contextualSpacing/>
              <w:jc w:val="center"/>
            </w:pPr>
          </w:p>
        </w:tc>
        <w:tc>
          <w:tcPr>
            <w:tcW w:w="1692" w:type="dxa"/>
          </w:tcPr>
          <w:p w14:paraId="245E4A95" w14:textId="77777777" w:rsidR="00A813B0" w:rsidRPr="00943A99" w:rsidRDefault="00A813B0" w:rsidP="00A813B0">
            <w:pPr>
              <w:contextualSpacing/>
              <w:jc w:val="center"/>
            </w:pPr>
          </w:p>
        </w:tc>
      </w:tr>
    </w:tbl>
    <w:p w14:paraId="27686195" w14:textId="77777777" w:rsidR="00084CE6" w:rsidRPr="001512DD" w:rsidRDefault="00084CE6" w:rsidP="001512DD">
      <w:pPr>
        <w:spacing w:after="0" w:line="240" w:lineRule="auto"/>
        <w:contextualSpacing/>
        <w:rPr>
          <w:b/>
        </w:rPr>
      </w:pPr>
    </w:p>
    <w:p w14:paraId="57C3819D" w14:textId="77777777" w:rsidR="006A5FEF" w:rsidRDefault="006A5FEF" w:rsidP="001512DD">
      <w:pPr>
        <w:spacing w:after="0" w:line="240" w:lineRule="auto"/>
        <w:contextualSpacing/>
      </w:pPr>
    </w:p>
    <w:p w14:paraId="0250399B" w14:textId="77777777" w:rsidR="006A5FEF" w:rsidRDefault="006A5FEF" w:rsidP="001512DD">
      <w:pPr>
        <w:spacing w:after="0" w:line="240" w:lineRule="auto"/>
        <w:contextualSpacing/>
      </w:pPr>
    </w:p>
    <w:p w14:paraId="5ABEB36B" w14:textId="2DC9374C" w:rsidR="00A813B0" w:rsidRDefault="00A813B0">
      <w:r>
        <w:br w:type="page"/>
      </w:r>
    </w:p>
    <w:tbl>
      <w:tblPr>
        <w:tblStyle w:val="TableGrid"/>
        <w:tblW w:w="14755" w:type="dxa"/>
        <w:jc w:val="center"/>
        <w:tblLayout w:type="fixed"/>
        <w:tblCellMar>
          <w:left w:w="29" w:type="dxa"/>
          <w:right w:w="29" w:type="dxa"/>
        </w:tblCellMar>
        <w:tblLook w:val="04A0" w:firstRow="1" w:lastRow="0" w:firstColumn="1" w:lastColumn="0" w:noHBand="0" w:noVBand="1"/>
      </w:tblPr>
      <w:tblGrid>
        <w:gridCol w:w="714"/>
        <w:gridCol w:w="1081"/>
        <w:gridCol w:w="1800"/>
        <w:gridCol w:w="1440"/>
        <w:gridCol w:w="1080"/>
        <w:gridCol w:w="1800"/>
        <w:gridCol w:w="1440"/>
        <w:gridCol w:w="1080"/>
        <w:gridCol w:w="1800"/>
        <w:gridCol w:w="1440"/>
        <w:gridCol w:w="1080"/>
      </w:tblGrid>
      <w:tr w:rsidR="00F71CC4" w:rsidRPr="00943A99" w14:paraId="51D7DE9A" w14:textId="3ECC77BD" w:rsidTr="00CD018F">
        <w:trPr>
          <w:trHeight w:val="20"/>
          <w:jc w:val="center"/>
        </w:trPr>
        <w:tc>
          <w:tcPr>
            <w:tcW w:w="714" w:type="dxa"/>
          </w:tcPr>
          <w:p w14:paraId="11F98ED6" w14:textId="77777777" w:rsidR="00F71CC4" w:rsidRPr="00943A99" w:rsidRDefault="00F71CC4" w:rsidP="00F71CC4">
            <w:pPr>
              <w:contextualSpacing/>
              <w:jc w:val="center"/>
              <w:rPr>
                <w:b/>
              </w:rPr>
            </w:pPr>
            <w:r w:rsidRPr="00943A99">
              <w:rPr>
                <w:b/>
              </w:rPr>
              <w:lastRenderedPageBreak/>
              <w:t>Forest</w:t>
            </w:r>
          </w:p>
          <w:p w14:paraId="2DE96928" w14:textId="77777777" w:rsidR="00F71CC4" w:rsidRPr="00943A99" w:rsidRDefault="00F71CC4" w:rsidP="00F71CC4">
            <w:pPr>
              <w:contextualSpacing/>
              <w:jc w:val="center"/>
              <w:rPr>
                <w:b/>
              </w:rPr>
            </w:pPr>
            <w:r w:rsidRPr="00943A99">
              <w:rPr>
                <w:b/>
              </w:rPr>
              <w:t>code</w:t>
            </w:r>
          </w:p>
        </w:tc>
        <w:tc>
          <w:tcPr>
            <w:tcW w:w="1081" w:type="dxa"/>
          </w:tcPr>
          <w:p w14:paraId="6E73ECF5" w14:textId="77777777" w:rsidR="00F71CC4" w:rsidRPr="00943A99" w:rsidRDefault="00F71CC4" w:rsidP="00F71CC4">
            <w:pPr>
              <w:contextualSpacing/>
              <w:jc w:val="center"/>
            </w:pPr>
            <w:r w:rsidRPr="00943A99">
              <w:t>Name of the forest</w:t>
            </w:r>
          </w:p>
        </w:tc>
        <w:tc>
          <w:tcPr>
            <w:tcW w:w="1800" w:type="dxa"/>
          </w:tcPr>
          <w:p w14:paraId="668B0AA6" w14:textId="77777777" w:rsidR="00F71CC4" w:rsidRDefault="00F71CC4" w:rsidP="00F71CC4">
            <w:pPr>
              <w:contextualSpacing/>
              <w:jc w:val="center"/>
              <w:rPr>
                <w:rFonts w:ascii="Calibri" w:eastAsia="Calibri" w:hAnsi="Calibri" w:cs="Arial"/>
              </w:rPr>
            </w:pPr>
            <w:commentRangeStart w:id="40"/>
            <w:r w:rsidRPr="00631E8D">
              <w:rPr>
                <w:rFonts w:ascii="Calibri" w:eastAsia="Calibri" w:hAnsi="Calibri" w:cs="Arial"/>
              </w:rPr>
              <w:t>How often do you see people from your community here cutting more log/wood than they need and letting it rot/spoiled?</w:t>
            </w:r>
            <w:commentRangeEnd w:id="40"/>
            <w:r w:rsidR="00555D1F">
              <w:rPr>
                <w:rStyle w:val="CommentReference"/>
              </w:rPr>
              <w:commentReference w:id="40"/>
            </w:r>
          </w:p>
          <w:p w14:paraId="7F247D1C" w14:textId="77777777" w:rsidR="00F71CC4" w:rsidRDefault="00F71CC4" w:rsidP="00F71CC4">
            <w:pPr>
              <w:contextualSpacing/>
              <w:jc w:val="center"/>
              <w:rPr>
                <w:rFonts w:ascii="Calibri" w:eastAsia="Calibri" w:hAnsi="Calibri" w:cs="Arial"/>
              </w:rPr>
            </w:pPr>
          </w:p>
          <w:p w14:paraId="52B55C0D" w14:textId="77777777" w:rsidR="00F71CC4" w:rsidRDefault="00F71CC4" w:rsidP="00F71CC4">
            <w:pPr>
              <w:contextualSpacing/>
              <w:jc w:val="center"/>
              <w:rPr>
                <w:rFonts w:ascii="Calibri" w:eastAsia="Calibri" w:hAnsi="Calibri" w:cs="Arial"/>
              </w:rPr>
            </w:pPr>
            <w:r>
              <w:rPr>
                <w:rFonts w:ascii="Calibri" w:eastAsia="Calibri" w:hAnsi="Calibri" w:cs="Arial"/>
              </w:rPr>
              <w:t>1=Always</w:t>
            </w:r>
          </w:p>
          <w:p w14:paraId="10E9B20F" w14:textId="77777777" w:rsidR="00F71CC4" w:rsidRDefault="00F71CC4" w:rsidP="00F71CC4">
            <w:pPr>
              <w:contextualSpacing/>
              <w:jc w:val="center"/>
              <w:rPr>
                <w:rFonts w:ascii="Calibri" w:eastAsia="Calibri" w:hAnsi="Calibri" w:cs="Arial"/>
              </w:rPr>
            </w:pPr>
            <w:r>
              <w:rPr>
                <w:rFonts w:ascii="Calibri" w:eastAsia="Calibri" w:hAnsi="Calibri" w:cs="Arial"/>
              </w:rPr>
              <w:t>2=Frequently</w:t>
            </w:r>
          </w:p>
          <w:p w14:paraId="217CFDE6" w14:textId="77777777" w:rsidR="00F71CC4" w:rsidRDefault="00F71CC4" w:rsidP="00F71CC4">
            <w:pPr>
              <w:contextualSpacing/>
              <w:jc w:val="center"/>
              <w:rPr>
                <w:rFonts w:ascii="Calibri" w:eastAsia="Calibri" w:hAnsi="Calibri" w:cs="Arial"/>
              </w:rPr>
            </w:pPr>
            <w:r>
              <w:rPr>
                <w:rFonts w:ascii="Calibri" w:eastAsia="Calibri" w:hAnsi="Calibri" w:cs="Arial"/>
              </w:rPr>
              <w:t>3=Sometimes</w:t>
            </w:r>
          </w:p>
          <w:p w14:paraId="5304EF8E" w14:textId="77777777" w:rsidR="00F71CC4" w:rsidRDefault="00F71CC4" w:rsidP="00F71CC4">
            <w:pPr>
              <w:contextualSpacing/>
              <w:jc w:val="center"/>
              <w:rPr>
                <w:rFonts w:ascii="Calibri" w:eastAsia="Calibri" w:hAnsi="Calibri" w:cs="Arial"/>
              </w:rPr>
            </w:pPr>
            <w:r>
              <w:rPr>
                <w:rFonts w:ascii="Calibri" w:eastAsia="Calibri" w:hAnsi="Calibri" w:cs="Arial"/>
              </w:rPr>
              <w:t>4=Rarely</w:t>
            </w:r>
          </w:p>
          <w:p w14:paraId="33C55330" w14:textId="2754020F" w:rsidR="00F71CC4" w:rsidRPr="00943A99" w:rsidRDefault="00F71CC4" w:rsidP="00F71CC4">
            <w:pPr>
              <w:contextualSpacing/>
              <w:jc w:val="center"/>
            </w:pPr>
            <w:r>
              <w:rPr>
                <w:rFonts w:ascii="Calibri" w:eastAsia="Calibri" w:hAnsi="Calibri" w:cs="Arial"/>
              </w:rPr>
              <w:t>5=Never</w:t>
            </w:r>
          </w:p>
        </w:tc>
        <w:tc>
          <w:tcPr>
            <w:tcW w:w="1440" w:type="dxa"/>
          </w:tcPr>
          <w:p w14:paraId="103C5E9A"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some kinds of trees that you used to see here 5 years ago that you no longer see?</w:t>
            </w:r>
          </w:p>
          <w:p w14:paraId="7705FEE0" w14:textId="77777777" w:rsidR="00F71CC4" w:rsidRDefault="00F71CC4" w:rsidP="00F71CC4">
            <w:pPr>
              <w:contextualSpacing/>
              <w:jc w:val="center"/>
              <w:rPr>
                <w:rFonts w:ascii="Calibri" w:eastAsia="Calibri" w:hAnsi="Calibri" w:cs="Times New Roman"/>
              </w:rPr>
            </w:pPr>
          </w:p>
          <w:p w14:paraId="3C0FDBC6" w14:textId="77777777" w:rsidR="00F71CC4" w:rsidRDefault="00F71CC4" w:rsidP="00F71CC4">
            <w:r>
              <w:t>1=No</w:t>
            </w:r>
          </w:p>
          <w:p w14:paraId="476F1345" w14:textId="77777777" w:rsidR="00F71CC4" w:rsidRDefault="00F71CC4" w:rsidP="00F71CC4">
            <w:r>
              <w:t>2=Yes</w:t>
            </w:r>
            <w:r w:rsidRPr="00F82CC8" w:rsidDel="00226116">
              <w:t xml:space="preserve"> </w:t>
            </w:r>
          </w:p>
          <w:p w14:paraId="0B431DD4" w14:textId="77777777" w:rsidR="00F71CC4" w:rsidRDefault="00F71CC4" w:rsidP="00F71CC4">
            <w:r>
              <w:t>888=Don’t know</w:t>
            </w:r>
          </w:p>
          <w:p w14:paraId="44855421" w14:textId="28DC06BD" w:rsidR="00F71CC4" w:rsidRPr="00943A99" w:rsidRDefault="00F71CC4" w:rsidP="00F71CC4">
            <w:pPr>
              <w:contextualSpacing/>
              <w:jc w:val="center"/>
            </w:pPr>
            <w:r>
              <w:t>999=Prefer not to respond</w:t>
            </w:r>
          </w:p>
        </w:tc>
        <w:tc>
          <w:tcPr>
            <w:tcW w:w="1080" w:type="dxa"/>
          </w:tcPr>
          <w:p w14:paraId="13DAEC47" w14:textId="0D5BA142" w:rsidR="00F71CC4" w:rsidRPr="00943A99" w:rsidRDefault="00F71CC4" w:rsidP="00F71CC4">
            <w:pPr>
              <w:contextualSpacing/>
              <w:jc w:val="center"/>
            </w:pPr>
            <w:r w:rsidRPr="00631E8D">
              <w:rPr>
                <w:rFonts w:ascii="Calibri" w:eastAsia="Calibri" w:hAnsi="Calibri" w:cs="Times New Roman"/>
              </w:rPr>
              <w:t>If yes, can you list these types of trees?</w:t>
            </w:r>
          </w:p>
        </w:tc>
        <w:tc>
          <w:tcPr>
            <w:tcW w:w="1800" w:type="dxa"/>
          </w:tcPr>
          <w:p w14:paraId="240D1AF7"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some types of trees that you see in this forest that you did not see 5 years ago?</w:t>
            </w:r>
          </w:p>
          <w:p w14:paraId="25D04A54" w14:textId="77777777" w:rsidR="00F71CC4" w:rsidRDefault="00F71CC4" w:rsidP="00F71CC4">
            <w:pPr>
              <w:contextualSpacing/>
              <w:jc w:val="center"/>
              <w:rPr>
                <w:rFonts w:ascii="Calibri" w:eastAsia="Calibri" w:hAnsi="Calibri" w:cs="Times New Roman"/>
              </w:rPr>
            </w:pPr>
          </w:p>
          <w:p w14:paraId="42C02EC4" w14:textId="77777777" w:rsidR="00F71CC4" w:rsidRDefault="00F71CC4" w:rsidP="00F71CC4">
            <w:pPr>
              <w:contextualSpacing/>
              <w:jc w:val="center"/>
              <w:rPr>
                <w:rFonts w:ascii="Calibri" w:eastAsia="Calibri" w:hAnsi="Calibri" w:cs="Times New Roman"/>
              </w:rPr>
            </w:pPr>
          </w:p>
          <w:p w14:paraId="61CEDC29" w14:textId="77777777" w:rsidR="00F71CC4" w:rsidRDefault="00F71CC4" w:rsidP="00F71CC4">
            <w:r>
              <w:t>1=No</w:t>
            </w:r>
          </w:p>
          <w:p w14:paraId="57E0EB42" w14:textId="77777777" w:rsidR="00F71CC4" w:rsidRDefault="00F71CC4" w:rsidP="00F71CC4">
            <w:r>
              <w:t>2=Yes</w:t>
            </w:r>
            <w:r w:rsidRPr="00F82CC8" w:rsidDel="00226116">
              <w:t xml:space="preserve"> </w:t>
            </w:r>
          </w:p>
          <w:p w14:paraId="6AAE1F10" w14:textId="77777777" w:rsidR="00F71CC4" w:rsidRDefault="00F71CC4" w:rsidP="00F71CC4">
            <w:r>
              <w:t>888=Don’t know</w:t>
            </w:r>
          </w:p>
          <w:p w14:paraId="6F90B641" w14:textId="34EA8BB8" w:rsidR="00F71CC4" w:rsidRPr="00943A99" w:rsidRDefault="00F71CC4" w:rsidP="00F71CC4">
            <w:pPr>
              <w:contextualSpacing/>
              <w:jc w:val="center"/>
            </w:pPr>
            <w:r>
              <w:t>999=Prefer not to respond</w:t>
            </w:r>
          </w:p>
        </w:tc>
        <w:tc>
          <w:tcPr>
            <w:tcW w:w="1440" w:type="dxa"/>
          </w:tcPr>
          <w:p w14:paraId="6F6FC158"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new types of trees that are growing?</w:t>
            </w:r>
          </w:p>
          <w:p w14:paraId="2D5951BE" w14:textId="77777777" w:rsidR="00F71CC4" w:rsidRDefault="00F71CC4" w:rsidP="00F71CC4">
            <w:pPr>
              <w:contextualSpacing/>
              <w:jc w:val="center"/>
              <w:rPr>
                <w:rFonts w:ascii="Calibri" w:eastAsia="Calibri" w:hAnsi="Calibri" w:cs="Times New Roman"/>
              </w:rPr>
            </w:pPr>
          </w:p>
          <w:p w14:paraId="56A1BAC4" w14:textId="77777777" w:rsidR="00F71CC4" w:rsidRDefault="00F71CC4" w:rsidP="00F71CC4">
            <w:pPr>
              <w:contextualSpacing/>
              <w:jc w:val="center"/>
              <w:rPr>
                <w:rFonts w:ascii="Calibri" w:eastAsia="Calibri" w:hAnsi="Calibri" w:cs="Times New Roman"/>
              </w:rPr>
            </w:pPr>
          </w:p>
          <w:p w14:paraId="1586DBC1" w14:textId="77777777" w:rsidR="00F71CC4" w:rsidRDefault="00F71CC4" w:rsidP="00F71CC4">
            <w:r>
              <w:t>1=No</w:t>
            </w:r>
          </w:p>
          <w:p w14:paraId="71A939D3" w14:textId="77777777" w:rsidR="00F71CC4" w:rsidRDefault="00F71CC4" w:rsidP="00F71CC4">
            <w:r>
              <w:t>2=Yes</w:t>
            </w:r>
            <w:r w:rsidRPr="00F82CC8" w:rsidDel="00226116">
              <w:t xml:space="preserve"> </w:t>
            </w:r>
          </w:p>
          <w:p w14:paraId="041C5522" w14:textId="77777777" w:rsidR="00F71CC4" w:rsidRDefault="00F71CC4" w:rsidP="00F71CC4">
            <w:r>
              <w:t>888=Don’t know</w:t>
            </w:r>
          </w:p>
          <w:p w14:paraId="00CFCC94" w14:textId="4DFAA808" w:rsidR="00F71CC4" w:rsidRPr="00943A99" w:rsidRDefault="00F71CC4" w:rsidP="00F71CC4">
            <w:pPr>
              <w:contextualSpacing/>
              <w:jc w:val="center"/>
            </w:pPr>
            <w:r>
              <w:t>999=Prefer not to respond</w:t>
            </w:r>
          </w:p>
        </w:tc>
        <w:tc>
          <w:tcPr>
            <w:tcW w:w="1080" w:type="dxa"/>
          </w:tcPr>
          <w:p w14:paraId="3EE7F2C0" w14:textId="5B10D887" w:rsidR="00F71CC4" w:rsidRPr="00943A99" w:rsidRDefault="00F71CC4" w:rsidP="00F71CC4">
            <w:pPr>
              <w:contextualSpacing/>
              <w:jc w:val="center"/>
            </w:pPr>
            <w:r w:rsidRPr="00631E8D">
              <w:rPr>
                <w:rFonts w:ascii="Calibri" w:eastAsia="Calibri" w:hAnsi="Calibri" w:cs="Times New Roman"/>
              </w:rPr>
              <w:t>If yes, can you list these types of trees?</w:t>
            </w:r>
          </w:p>
        </w:tc>
        <w:tc>
          <w:tcPr>
            <w:tcW w:w="1800" w:type="dxa"/>
          </w:tcPr>
          <w:p w14:paraId="6C2292E9"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 xml:space="preserve">In your view, during the past 5 years, have the number of wildlife in this </w:t>
            </w:r>
            <w:proofErr w:type="gramStart"/>
            <w:r w:rsidRPr="00631E8D">
              <w:rPr>
                <w:rFonts w:ascii="Calibri" w:eastAsia="Calibri" w:hAnsi="Calibri" w:cs="Times New Roman"/>
              </w:rPr>
              <w:t>forest</w:t>
            </w:r>
            <w:r>
              <w:rPr>
                <w:rFonts w:ascii="Calibri" w:eastAsia="Calibri" w:hAnsi="Calibri" w:cs="Times New Roman"/>
              </w:rPr>
              <w:t>….?</w:t>
            </w:r>
            <w:proofErr w:type="gramEnd"/>
          </w:p>
          <w:p w14:paraId="056AE69D" w14:textId="77777777" w:rsidR="00F71CC4" w:rsidRDefault="00F71CC4" w:rsidP="00F71CC4">
            <w:pPr>
              <w:contextualSpacing/>
              <w:jc w:val="center"/>
              <w:rPr>
                <w:rFonts w:ascii="Calibri" w:eastAsia="Calibri" w:hAnsi="Calibri" w:cs="Times New Roman"/>
              </w:rPr>
            </w:pPr>
          </w:p>
          <w:p w14:paraId="711DD326" w14:textId="77777777" w:rsidR="00F71CC4" w:rsidRDefault="00F71CC4" w:rsidP="00F71CC4">
            <w:pPr>
              <w:contextualSpacing/>
              <w:jc w:val="center"/>
              <w:rPr>
                <w:rFonts w:ascii="Calibri" w:eastAsia="Calibri" w:hAnsi="Calibri" w:cs="Arial"/>
              </w:rPr>
            </w:pPr>
            <w:r>
              <w:rPr>
                <w:rFonts w:ascii="Calibri" w:eastAsia="Calibri" w:hAnsi="Calibri" w:cs="Arial"/>
              </w:rPr>
              <w:t>1=Increased greatly</w:t>
            </w:r>
          </w:p>
          <w:p w14:paraId="203A48E6" w14:textId="77777777" w:rsidR="00F71CC4" w:rsidRDefault="00F71CC4" w:rsidP="00F71CC4">
            <w:pPr>
              <w:contextualSpacing/>
              <w:jc w:val="center"/>
              <w:rPr>
                <w:rFonts w:ascii="Calibri" w:eastAsia="Calibri" w:hAnsi="Calibri" w:cs="Arial"/>
              </w:rPr>
            </w:pPr>
            <w:r>
              <w:rPr>
                <w:rFonts w:ascii="Calibri" w:eastAsia="Calibri" w:hAnsi="Calibri" w:cs="Arial"/>
              </w:rPr>
              <w:t>2=Increased slightly</w:t>
            </w:r>
          </w:p>
          <w:p w14:paraId="770B6F33" w14:textId="77777777" w:rsidR="00F71CC4" w:rsidRDefault="00F71CC4" w:rsidP="00F71CC4">
            <w:pPr>
              <w:contextualSpacing/>
              <w:jc w:val="center"/>
              <w:rPr>
                <w:rFonts w:ascii="Calibri" w:eastAsia="Calibri" w:hAnsi="Calibri" w:cs="Arial"/>
              </w:rPr>
            </w:pPr>
            <w:r>
              <w:rPr>
                <w:rFonts w:ascii="Calibri" w:eastAsia="Calibri" w:hAnsi="Calibri" w:cs="Arial"/>
              </w:rPr>
              <w:t>3=Stayed the same</w:t>
            </w:r>
          </w:p>
          <w:p w14:paraId="0CB5FAF4" w14:textId="77777777" w:rsidR="00F71CC4" w:rsidRDefault="00F71CC4" w:rsidP="00F71CC4">
            <w:pPr>
              <w:contextualSpacing/>
              <w:jc w:val="center"/>
            </w:pPr>
            <w:r>
              <w:t>4=Decreased slightly</w:t>
            </w:r>
          </w:p>
          <w:p w14:paraId="5FA980F1" w14:textId="3C692D32" w:rsidR="00F71CC4" w:rsidRPr="00943A99" w:rsidRDefault="00F71CC4" w:rsidP="00F71CC4">
            <w:pPr>
              <w:contextualSpacing/>
              <w:jc w:val="center"/>
            </w:pPr>
            <w:r>
              <w:t>5=Decreased greatly</w:t>
            </w:r>
          </w:p>
        </w:tc>
        <w:tc>
          <w:tcPr>
            <w:tcW w:w="1440" w:type="dxa"/>
          </w:tcPr>
          <w:p w14:paraId="0DAD2368"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some types of animals that you used to see in this forest 5 years ago that you no longer see?</w:t>
            </w:r>
          </w:p>
          <w:p w14:paraId="4634110A" w14:textId="77777777" w:rsidR="00F71CC4" w:rsidRDefault="00F71CC4" w:rsidP="00F71CC4">
            <w:pPr>
              <w:contextualSpacing/>
              <w:jc w:val="center"/>
              <w:rPr>
                <w:rFonts w:ascii="Calibri" w:eastAsia="Calibri" w:hAnsi="Calibri" w:cs="Times New Roman"/>
              </w:rPr>
            </w:pPr>
          </w:p>
          <w:p w14:paraId="567E98AE" w14:textId="77777777" w:rsidR="00F71CC4" w:rsidRDefault="00F71CC4" w:rsidP="00F71CC4">
            <w:r>
              <w:t>1=No</w:t>
            </w:r>
          </w:p>
          <w:p w14:paraId="51B42234" w14:textId="77777777" w:rsidR="00F71CC4" w:rsidRDefault="00F71CC4" w:rsidP="00F71CC4">
            <w:r>
              <w:t>2=Yes</w:t>
            </w:r>
            <w:r w:rsidRPr="00F82CC8" w:rsidDel="00226116">
              <w:t xml:space="preserve"> </w:t>
            </w:r>
          </w:p>
          <w:p w14:paraId="0690FA50" w14:textId="77777777" w:rsidR="00F71CC4" w:rsidRDefault="00F71CC4" w:rsidP="00F71CC4">
            <w:r>
              <w:t>888=Don’t know</w:t>
            </w:r>
          </w:p>
          <w:p w14:paraId="451A5BBC" w14:textId="02DF853D" w:rsidR="00F71CC4" w:rsidRPr="00631E8D" w:rsidRDefault="00F71CC4" w:rsidP="00F71CC4">
            <w:pPr>
              <w:contextualSpacing/>
              <w:jc w:val="center"/>
              <w:rPr>
                <w:rFonts w:ascii="Calibri" w:eastAsia="Calibri" w:hAnsi="Calibri" w:cs="Times New Roman"/>
              </w:rPr>
            </w:pPr>
            <w:r>
              <w:t>999=Prefer not to respond</w:t>
            </w:r>
          </w:p>
        </w:tc>
        <w:tc>
          <w:tcPr>
            <w:tcW w:w="1080" w:type="dxa"/>
          </w:tcPr>
          <w:p w14:paraId="1F3E1F7A" w14:textId="54073526" w:rsidR="00F71CC4" w:rsidRPr="00631E8D" w:rsidRDefault="00F71CC4" w:rsidP="00F71CC4">
            <w:pPr>
              <w:contextualSpacing/>
              <w:jc w:val="center"/>
              <w:rPr>
                <w:rFonts w:ascii="Calibri" w:eastAsia="Calibri" w:hAnsi="Calibri" w:cs="Times New Roman"/>
              </w:rPr>
            </w:pPr>
            <w:r w:rsidRPr="00631E8D">
              <w:rPr>
                <w:rFonts w:ascii="Calibri" w:eastAsia="Calibri" w:hAnsi="Calibri" w:cs="Times New Roman"/>
              </w:rPr>
              <w:t xml:space="preserve">If yes, can you list these types of </w:t>
            </w:r>
            <w:r>
              <w:rPr>
                <w:rFonts w:ascii="Calibri" w:eastAsia="Calibri" w:hAnsi="Calibri" w:cs="Times New Roman"/>
              </w:rPr>
              <w:t>animals</w:t>
            </w:r>
            <w:r w:rsidRPr="00631E8D">
              <w:rPr>
                <w:rFonts w:ascii="Calibri" w:eastAsia="Calibri" w:hAnsi="Calibri" w:cs="Times New Roman"/>
              </w:rPr>
              <w:t>?</w:t>
            </w:r>
          </w:p>
        </w:tc>
      </w:tr>
      <w:tr w:rsidR="00F71CC4" w14:paraId="39BE12CD" w14:textId="2D4A5F8B" w:rsidTr="00CD018F">
        <w:trPr>
          <w:trHeight w:val="20"/>
          <w:jc w:val="center"/>
        </w:trPr>
        <w:tc>
          <w:tcPr>
            <w:tcW w:w="714" w:type="dxa"/>
          </w:tcPr>
          <w:p w14:paraId="61838852" w14:textId="77777777" w:rsidR="00F71CC4" w:rsidRDefault="00F71CC4" w:rsidP="00F71CC4">
            <w:pPr>
              <w:contextualSpacing/>
              <w:jc w:val="center"/>
              <w:rPr>
                <w:b/>
              </w:rPr>
            </w:pPr>
          </w:p>
        </w:tc>
        <w:tc>
          <w:tcPr>
            <w:tcW w:w="1081" w:type="dxa"/>
          </w:tcPr>
          <w:p w14:paraId="0E118B7B" w14:textId="77777777" w:rsidR="00F71CC4" w:rsidRPr="00943A99" w:rsidRDefault="00F71CC4" w:rsidP="00F71CC4">
            <w:pPr>
              <w:contextualSpacing/>
              <w:jc w:val="center"/>
            </w:pPr>
          </w:p>
        </w:tc>
        <w:tc>
          <w:tcPr>
            <w:tcW w:w="1800" w:type="dxa"/>
          </w:tcPr>
          <w:p w14:paraId="5220B16B" w14:textId="77777777" w:rsidR="00F71CC4" w:rsidRPr="00943A99" w:rsidRDefault="00F71CC4" w:rsidP="00F71CC4">
            <w:pPr>
              <w:contextualSpacing/>
              <w:jc w:val="center"/>
            </w:pPr>
          </w:p>
        </w:tc>
        <w:tc>
          <w:tcPr>
            <w:tcW w:w="1440" w:type="dxa"/>
          </w:tcPr>
          <w:p w14:paraId="4B433781" w14:textId="77777777" w:rsidR="00F71CC4" w:rsidRPr="00943A99" w:rsidRDefault="00F71CC4" w:rsidP="00F71CC4">
            <w:pPr>
              <w:contextualSpacing/>
              <w:jc w:val="center"/>
            </w:pPr>
          </w:p>
        </w:tc>
        <w:tc>
          <w:tcPr>
            <w:tcW w:w="1080" w:type="dxa"/>
          </w:tcPr>
          <w:p w14:paraId="6CB51D56" w14:textId="77777777" w:rsidR="00F71CC4" w:rsidRPr="00943A99" w:rsidRDefault="00F71CC4" w:rsidP="00F71CC4">
            <w:pPr>
              <w:contextualSpacing/>
              <w:jc w:val="center"/>
            </w:pPr>
          </w:p>
        </w:tc>
        <w:tc>
          <w:tcPr>
            <w:tcW w:w="1800" w:type="dxa"/>
          </w:tcPr>
          <w:p w14:paraId="7B336566" w14:textId="77777777" w:rsidR="00F71CC4" w:rsidRPr="00943A99" w:rsidRDefault="00F71CC4" w:rsidP="00F71CC4">
            <w:pPr>
              <w:contextualSpacing/>
              <w:jc w:val="center"/>
            </w:pPr>
          </w:p>
        </w:tc>
        <w:tc>
          <w:tcPr>
            <w:tcW w:w="1440" w:type="dxa"/>
          </w:tcPr>
          <w:p w14:paraId="7DC5EF50" w14:textId="77777777" w:rsidR="00F71CC4" w:rsidRPr="00943A99" w:rsidRDefault="00F71CC4" w:rsidP="00F71CC4">
            <w:pPr>
              <w:contextualSpacing/>
              <w:jc w:val="center"/>
            </w:pPr>
          </w:p>
        </w:tc>
        <w:tc>
          <w:tcPr>
            <w:tcW w:w="1080" w:type="dxa"/>
          </w:tcPr>
          <w:p w14:paraId="2D7ADA9B" w14:textId="77777777" w:rsidR="00F71CC4" w:rsidRPr="00943A99" w:rsidRDefault="00F71CC4" w:rsidP="00F71CC4">
            <w:pPr>
              <w:contextualSpacing/>
              <w:jc w:val="center"/>
            </w:pPr>
          </w:p>
        </w:tc>
        <w:tc>
          <w:tcPr>
            <w:tcW w:w="1800" w:type="dxa"/>
          </w:tcPr>
          <w:p w14:paraId="5D21409A" w14:textId="77777777" w:rsidR="00F71CC4" w:rsidRPr="00943A99" w:rsidRDefault="00F71CC4" w:rsidP="00F71CC4">
            <w:pPr>
              <w:contextualSpacing/>
              <w:jc w:val="center"/>
            </w:pPr>
          </w:p>
        </w:tc>
        <w:tc>
          <w:tcPr>
            <w:tcW w:w="1440" w:type="dxa"/>
          </w:tcPr>
          <w:p w14:paraId="19401145" w14:textId="77777777" w:rsidR="00F71CC4" w:rsidRPr="00943A99" w:rsidRDefault="00F71CC4" w:rsidP="00F71CC4">
            <w:pPr>
              <w:contextualSpacing/>
              <w:jc w:val="center"/>
            </w:pPr>
          </w:p>
        </w:tc>
        <w:tc>
          <w:tcPr>
            <w:tcW w:w="1080" w:type="dxa"/>
          </w:tcPr>
          <w:p w14:paraId="49E33944" w14:textId="77777777" w:rsidR="00F71CC4" w:rsidRPr="00943A99" w:rsidRDefault="00F71CC4" w:rsidP="00F71CC4">
            <w:pPr>
              <w:contextualSpacing/>
              <w:jc w:val="center"/>
            </w:pPr>
          </w:p>
        </w:tc>
      </w:tr>
      <w:tr w:rsidR="00F71CC4" w14:paraId="497255B4" w14:textId="2D18BE32" w:rsidTr="00CD018F">
        <w:trPr>
          <w:trHeight w:val="20"/>
          <w:jc w:val="center"/>
        </w:trPr>
        <w:tc>
          <w:tcPr>
            <w:tcW w:w="714" w:type="dxa"/>
          </w:tcPr>
          <w:p w14:paraId="4BE41B56" w14:textId="77777777" w:rsidR="00F71CC4" w:rsidRDefault="00F71CC4" w:rsidP="00F71CC4">
            <w:pPr>
              <w:contextualSpacing/>
              <w:jc w:val="center"/>
              <w:rPr>
                <w:b/>
              </w:rPr>
            </w:pPr>
            <w:r>
              <w:rPr>
                <w:b/>
              </w:rPr>
              <w:t>1</w:t>
            </w:r>
          </w:p>
        </w:tc>
        <w:tc>
          <w:tcPr>
            <w:tcW w:w="1081" w:type="dxa"/>
          </w:tcPr>
          <w:p w14:paraId="08F99C6B" w14:textId="77777777" w:rsidR="00F71CC4" w:rsidRPr="00943A99" w:rsidRDefault="00F71CC4" w:rsidP="00F71CC4">
            <w:pPr>
              <w:contextualSpacing/>
              <w:jc w:val="center"/>
            </w:pPr>
          </w:p>
        </w:tc>
        <w:tc>
          <w:tcPr>
            <w:tcW w:w="1800" w:type="dxa"/>
          </w:tcPr>
          <w:p w14:paraId="6AF2771B" w14:textId="77777777" w:rsidR="00F71CC4" w:rsidRPr="00943A99" w:rsidRDefault="00F71CC4" w:rsidP="00F71CC4">
            <w:pPr>
              <w:contextualSpacing/>
              <w:jc w:val="center"/>
            </w:pPr>
          </w:p>
        </w:tc>
        <w:tc>
          <w:tcPr>
            <w:tcW w:w="1440" w:type="dxa"/>
          </w:tcPr>
          <w:p w14:paraId="72D03686" w14:textId="77777777" w:rsidR="00F71CC4" w:rsidRPr="00943A99" w:rsidRDefault="00F71CC4" w:rsidP="00F71CC4">
            <w:pPr>
              <w:contextualSpacing/>
              <w:jc w:val="center"/>
            </w:pPr>
          </w:p>
        </w:tc>
        <w:tc>
          <w:tcPr>
            <w:tcW w:w="1080" w:type="dxa"/>
          </w:tcPr>
          <w:p w14:paraId="38C8AC4A" w14:textId="77777777" w:rsidR="00F71CC4" w:rsidRPr="00943A99" w:rsidRDefault="00F71CC4" w:rsidP="00F71CC4">
            <w:pPr>
              <w:contextualSpacing/>
              <w:jc w:val="center"/>
            </w:pPr>
          </w:p>
        </w:tc>
        <w:tc>
          <w:tcPr>
            <w:tcW w:w="1800" w:type="dxa"/>
          </w:tcPr>
          <w:p w14:paraId="0586653C" w14:textId="77777777" w:rsidR="00F71CC4" w:rsidRPr="00943A99" w:rsidRDefault="00F71CC4" w:rsidP="00F71CC4">
            <w:pPr>
              <w:contextualSpacing/>
              <w:jc w:val="center"/>
            </w:pPr>
          </w:p>
        </w:tc>
        <w:tc>
          <w:tcPr>
            <w:tcW w:w="1440" w:type="dxa"/>
          </w:tcPr>
          <w:p w14:paraId="0FE653D1" w14:textId="77777777" w:rsidR="00F71CC4" w:rsidRPr="00943A99" w:rsidRDefault="00F71CC4" w:rsidP="00F71CC4">
            <w:pPr>
              <w:contextualSpacing/>
              <w:jc w:val="center"/>
            </w:pPr>
          </w:p>
        </w:tc>
        <w:tc>
          <w:tcPr>
            <w:tcW w:w="1080" w:type="dxa"/>
          </w:tcPr>
          <w:p w14:paraId="122A2211" w14:textId="77777777" w:rsidR="00F71CC4" w:rsidRPr="00943A99" w:rsidRDefault="00F71CC4" w:rsidP="00F71CC4">
            <w:pPr>
              <w:contextualSpacing/>
              <w:jc w:val="center"/>
            </w:pPr>
          </w:p>
        </w:tc>
        <w:tc>
          <w:tcPr>
            <w:tcW w:w="1800" w:type="dxa"/>
          </w:tcPr>
          <w:p w14:paraId="75698EEF" w14:textId="77777777" w:rsidR="00F71CC4" w:rsidRPr="00943A99" w:rsidRDefault="00F71CC4" w:rsidP="00F71CC4">
            <w:pPr>
              <w:contextualSpacing/>
              <w:jc w:val="center"/>
            </w:pPr>
          </w:p>
        </w:tc>
        <w:tc>
          <w:tcPr>
            <w:tcW w:w="1440" w:type="dxa"/>
          </w:tcPr>
          <w:p w14:paraId="29454B7F" w14:textId="77777777" w:rsidR="00F71CC4" w:rsidRPr="00943A99" w:rsidRDefault="00F71CC4" w:rsidP="00F71CC4">
            <w:pPr>
              <w:contextualSpacing/>
              <w:jc w:val="center"/>
            </w:pPr>
          </w:p>
        </w:tc>
        <w:tc>
          <w:tcPr>
            <w:tcW w:w="1080" w:type="dxa"/>
          </w:tcPr>
          <w:p w14:paraId="626E1DFA" w14:textId="77777777" w:rsidR="00F71CC4" w:rsidRPr="00943A99" w:rsidRDefault="00F71CC4" w:rsidP="00F71CC4">
            <w:pPr>
              <w:contextualSpacing/>
              <w:jc w:val="center"/>
            </w:pPr>
          </w:p>
        </w:tc>
      </w:tr>
      <w:tr w:rsidR="00F71CC4" w14:paraId="6DC571B5" w14:textId="3580EDAB" w:rsidTr="00CD018F">
        <w:trPr>
          <w:trHeight w:val="20"/>
          <w:jc w:val="center"/>
        </w:trPr>
        <w:tc>
          <w:tcPr>
            <w:tcW w:w="714" w:type="dxa"/>
          </w:tcPr>
          <w:p w14:paraId="424EC6D0" w14:textId="77777777" w:rsidR="00F71CC4" w:rsidRDefault="00F71CC4" w:rsidP="00F71CC4">
            <w:pPr>
              <w:contextualSpacing/>
              <w:jc w:val="center"/>
              <w:rPr>
                <w:b/>
              </w:rPr>
            </w:pPr>
            <w:r>
              <w:rPr>
                <w:b/>
              </w:rPr>
              <w:t>2</w:t>
            </w:r>
          </w:p>
        </w:tc>
        <w:tc>
          <w:tcPr>
            <w:tcW w:w="1081" w:type="dxa"/>
          </w:tcPr>
          <w:p w14:paraId="632DED08" w14:textId="77777777" w:rsidR="00F71CC4" w:rsidRPr="00943A99" w:rsidRDefault="00F71CC4" w:rsidP="00F71CC4">
            <w:pPr>
              <w:contextualSpacing/>
              <w:jc w:val="center"/>
            </w:pPr>
          </w:p>
        </w:tc>
        <w:tc>
          <w:tcPr>
            <w:tcW w:w="1800" w:type="dxa"/>
          </w:tcPr>
          <w:p w14:paraId="73EB3314" w14:textId="77777777" w:rsidR="00F71CC4" w:rsidRPr="00943A99" w:rsidRDefault="00F71CC4" w:rsidP="00F71CC4">
            <w:pPr>
              <w:contextualSpacing/>
              <w:jc w:val="center"/>
            </w:pPr>
          </w:p>
        </w:tc>
        <w:tc>
          <w:tcPr>
            <w:tcW w:w="1440" w:type="dxa"/>
          </w:tcPr>
          <w:p w14:paraId="21138B0A" w14:textId="77777777" w:rsidR="00F71CC4" w:rsidRPr="00943A99" w:rsidRDefault="00F71CC4" w:rsidP="00F71CC4">
            <w:pPr>
              <w:contextualSpacing/>
              <w:jc w:val="center"/>
            </w:pPr>
          </w:p>
        </w:tc>
        <w:tc>
          <w:tcPr>
            <w:tcW w:w="1080" w:type="dxa"/>
          </w:tcPr>
          <w:p w14:paraId="05C9D361" w14:textId="77777777" w:rsidR="00F71CC4" w:rsidRPr="00943A99" w:rsidRDefault="00F71CC4" w:rsidP="00F71CC4">
            <w:pPr>
              <w:contextualSpacing/>
              <w:jc w:val="center"/>
            </w:pPr>
          </w:p>
        </w:tc>
        <w:tc>
          <w:tcPr>
            <w:tcW w:w="1800" w:type="dxa"/>
          </w:tcPr>
          <w:p w14:paraId="2ABEF46D" w14:textId="77777777" w:rsidR="00F71CC4" w:rsidRPr="00943A99" w:rsidRDefault="00F71CC4" w:rsidP="00F71CC4">
            <w:pPr>
              <w:contextualSpacing/>
              <w:jc w:val="center"/>
            </w:pPr>
          </w:p>
        </w:tc>
        <w:tc>
          <w:tcPr>
            <w:tcW w:w="1440" w:type="dxa"/>
          </w:tcPr>
          <w:p w14:paraId="7AB3B84F" w14:textId="77777777" w:rsidR="00F71CC4" w:rsidRPr="00943A99" w:rsidRDefault="00F71CC4" w:rsidP="00F71CC4">
            <w:pPr>
              <w:contextualSpacing/>
              <w:jc w:val="center"/>
            </w:pPr>
          </w:p>
        </w:tc>
        <w:tc>
          <w:tcPr>
            <w:tcW w:w="1080" w:type="dxa"/>
          </w:tcPr>
          <w:p w14:paraId="5BB2B02D" w14:textId="77777777" w:rsidR="00F71CC4" w:rsidRPr="00943A99" w:rsidRDefault="00F71CC4" w:rsidP="00F71CC4">
            <w:pPr>
              <w:contextualSpacing/>
              <w:jc w:val="center"/>
            </w:pPr>
          </w:p>
        </w:tc>
        <w:tc>
          <w:tcPr>
            <w:tcW w:w="1800" w:type="dxa"/>
          </w:tcPr>
          <w:p w14:paraId="711D8363" w14:textId="77777777" w:rsidR="00F71CC4" w:rsidRPr="00943A99" w:rsidRDefault="00F71CC4" w:rsidP="00F71CC4">
            <w:pPr>
              <w:contextualSpacing/>
              <w:jc w:val="center"/>
            </w:pPr>
          </w:p>
        </w:tc>
        <w:tc>
          <w:tcPr>
            <w:tcW w:w="1440" w:type="dxa"/>
          </w:tcPr>
          <w:p w14:paraId="2E2A778A" w14:textId="77777777" w:rsidR="00F71CC4" w:rsidRPr="00943A99" w:rsidRDefault="00F71CC4" w:rsidP="00F71CC4">
            <w:pPr>
              <w:contextualSpacing/>
              <w:jc w:val="center"/>
            </w:pPr>
          </w:p>
        </w:tc>
        <w:tc>
          <w:tcPr>
            <w:tcW w:w="1080" w:type="dxa"/>
          </w:tcPr>
          <w:p w14:paraId="2E38A860" w14:textId="77777777" w:rsidR="00F71CC4" w:rsidRPr="00943A99" w:rsidRDefault="00F71CC4" w:rsidP="00F71CC4">
            <w:pPr>
              <w:contextualSpacing/>
              <w:jc w:val="center"/>
            </w:pPr>
          </w:p>
        </w:tc>
      </w:tr>
      <w:tr w:rsidR="00F71CC4" w14:paraId="749728A7" w14:textId="4EA02A0A" w:rsidTr="00CD018F">
        <w:trPr>
          <w:trHeight w:val="20"/>
          <w:jc w:val="center"/>
        </w:trPr>
        <w:tc>
          <w:tcPr>
            <w:tcW w:w="714" w:type="dxa"/>
          </w:tcPr>
          <w:p w14:paraId="4AA8174D" w14:textId="77777777" w:rsidR="00F71CC4" w:rsidRDefault="00F71CC4" w:rsidP="00F71CC4">
            <w:pPr>
              <w:contextualSpacing/>
              <w:jc w:val="center"/>
              <w:rPr>
                <w:b/>
              </w:rPr>
            </w:pPr>
            <w:r>
              <w:rPr>
                <w:b/>
              </w:rPr>
              <w:t>3</w:t>
            </w:r>
          </w:p>
        </w:tc>
        <w:tc>
          <w:tcPr>
            <w:tcW w:w="1081" w:type="dxa"/>
          </w:tcPr>
          <w:p w14:paraId="2D92CA34" w14:textId="77777777" w:rsidR="00F71CC4" w:rsidRPr="00943A99" w:rsidRDefault="00F71CC4" w:rsidP="00F71CC4">
            <w:pPr>
              <w:contextualSpacing/>
              <w:jc w:val="center"/>
            </w:pPr>
          </w:p>
        </w:tc>
        <w:tc>
          <w:tcPr>
            <w:tcW w:w="1800" w:type="dxa"/>
          </w:tcPr>
          <w:p w14:paraId="7363EF93" w14:textId="77777777" w:rsidR="00F71CC4" w:rsidRPr="00943A99" w:rsidRDefault="00F71CC4" w:rsidP="00F71CC4">
            <w:pPr>
              <w:contextualSpacing/>
              <w:jc w:val="center"/>
            </w:pPr>
          </w:p>
        </w:tc>
        <w:tc>
          <w:tcPr>
            <w:tcW w:w="1440" w:type="dxa"/>
          </w:tcPr>
          <w:p w14:paraId="5BEACD91" w14:textId="77777777" w:rsidR="00F71CC4" w:rsidRPr="00943A99" w:rsidRDefault="00F71CC4" w:rsidP="00F71CC4">
            <w:pPr>
              <w:contextualSpacing/>
              <w:jc w:val="center"/>
            </w:pPr>
          </w:p>
        </w:tc>
        <w:tc>
          <w:tcPr>
            <w:tcW w:w="1080" w:type="dxa"/>
          </w:tcPr>
          <w:p w14:paraId="59DD148F" w14:textId="77777777" w:rsidR="00F71CC4" w:rsidRPr="00943A99" w:rsidRDefault="00F71CC4" w:rsidP="00F71CC4">
            <w:pPr>
              <w:contextualSpacing/>
              <w:jc w:val="center"/>
            </w:pPr>
          </w:p>
        </w:tc>
        <w:tc>
          <w:tcPr>
            <w:tcW w:w="1800" w:type="dxa"/>
          </w:tcPr>
          <w:p w14:paraId="116A8679" w14:textId="77777777" w:rsidR="00F71CC4" w:rsidRPr="00943A99" w:rsidRDefault="00F71CC4" w:rsidP="00F71CC4">
            <w:pPr>
              <w:contextualSpacing/>
              <w:jc w:val="center"/>
            </w:pPr>
          </w:p>
        </w:tc>
        <w:tc>
          <w:tcPr>
            <w:tcW w:w="1440" w:type="dxa"/>
          </w:tcPr>
          <w:p w14:paraId="3EB57F3D" w14:textId="77777777" w:rsidR="00F71CC4" w:rsidRPr="00943A99" w:rsidRDefault="00F71CC4" w:rsidP="00F71CC4">
            <w:pPr>
              <w:contextualSpacing/>
              <w:jc w:val="center"/>
            </w:pPr>
          </w:p>
        </w:tc>
        <w:tc>
          <w:tcPr>
            <w:tcW w:w="1080" w:type="dxa"/>
          </w:tcPr>
          <w:p w14:paraId="53DF123D" w14:textId="77777777" w:rsidR="00F71CC4" w:rsidRPr="00943A99" w:rsidRDefault="00F71CC4" w:rsidP="00F71CC4">
            <w:pPr>
              <w:contextualSpacing/>
              <w:jc w:val="center"/>
            </w:pPr>
          </w:p>
        </w:tc>
        <w:tc>
          <w:tcPr>
            <w:tcW w:w="1800" w:type="dxa"/>
          </w:tcPr>
          <w:p w14:paraId="2FCB8826" w14:textId="77777777" w:rsidR="00F71CC4" w:rsidRPr="00943A99" w:rsidRDefault="00F71CC4" w:rsidP="00F71CC4">
            <w:pPr>
              <w:contextualSpacing/>
              <w:jc w:val="center"/>
            </w:pPr>
          </w:p>
        </w:tc>
        <w:tc>
          <w:tcPr>
            <w:tcW w:w="1440" w:type="dxa"/>
          </w:tcPr>
          <w:p w14:paraId="7179A031" w14:textId="77777777" w:rsidR="00F71CC4" w:rsidRPr="00943A99" w:rsidRDefault="00F71CC4" w:rsidP="00F71CC4">
            <w:pPr>
              <w:contextualSpacing/>
              <w:jc w:val="center"/>
            </w:pPr>
          </w:p>
        </w:tc>
        <w:tc>
          <w:tcPr>
            <w:tcW w:w="1080" w:type="dxa"/>
          </w:tcPr>
          <w:p w14:paraId="62035A7B" w14:textId="77777777" w:rsidR="00F71CC4" w:rsidRPr="00943A99" w:rsidRDefault="00F71CC4" w:rsidP="00F71CC4">
            <w:pPr>
              <w:contextualSpacing/>
              <w:jc w:val="center"/>
            </w:pPr>
          </w:p>
        </w:tc>
      </w:tr>
      <w:tr w:rsidR="00F71CC4" w14:paraId="181CC05D" w14:textId="35B30311" w:rsidTr="00CD018F">
        <w:trPr>
          <w:trHeight w:val="20"/>
          <w:jc w:val="center"/>
        </w:trPr>
        <w:tc>
          <w:tcPr>
            <w:tcW w:w="714" w:type="dxa"/>
          </w:tcPr>
          <w:p w14:paraId="65FF8401" w14:textId="77777777" w:rsidR="00F71CC4" w:rsidRDefault="00F71CC4" w:rsidP="00F71CC4">
            <w:pPr>
              <w:contextualSpacing/>
              <w:jc w:val="center"/>
              <w:rPr>
                <w:b/>
              </w:rPr>
            </w:pPr>
            <w:r>
              <w:rPr>
                <w:b/>
              </w:rPr>
              <w:t>4</w:t>
            </w:r>
          </w:p>
        </w:tc>
        <w:tc>
          <w:tcPr>
            <w:tcW w:w="1081" w:type="dxa"/>
          </w:tcPr>
          <w:p w14:paraId="16780597" w14:textId="77777777" w:rsidR="00F71CC4" w:rsidRPr="00943A99" w:rsidRDefault="00F71CC4" w:rsidP="00F71CC4">
            <w:pPr>
              <w:contextualSpacing/>
              <w:jc w:val="center"/>
            </w:pPr>
          </w:p>
        </w:tc>
        <w:tc>
          <w:tcPr>
            <w:tcW w:w="1800" w:type="dxa"/>
          </w:tcPr>
          <w:p w14:paraId="157B2290" w14:textId="77777777" w:rsidR="00F71CC4" w:rsidRPr="00943A99" w:rsidRDefault="00F71CC4" w:rsidP="00F71CC4">
            <w:pPr>
              <w:contextualSpacing/>
              <w:jc w:val="center"/>
            </w:pPr>
          </w:p>
        </w:tc>
        <w:tc>
          <w:tcPr>
            <w:tcW w:w="1440" w:type="dxa"/>
          </w:tcPr>
          <w:p w14:paraId="2FE9A456" w14:textId="77777777" w:rsidR="00F71CC4" w:rsidRPr="00943A99" w:rsidRDefault="00F71CC4" w:rsidP="00F71CC4">
            <w:pPr>
              <w:contextualSpacing/>
              <w:jc w:val="center"/>
            </w:pPr>
          </w:p>
        </w:tc>
        <w:tc>
          <w:tcPr>
            <w:tcW w:w="1080" w:type="dxa"/>
          </w:tcPr>
          <w:p w14:paraId="31524FA9" w14:textId="77777777" w:rsidR="00F71CC4" w:rsidRPr="00943A99" w:rsidRDefault="00F71CC4" w:rsidP="00F71CC4">
            <w:pPr>
              <w:contextualSpacing/>
              <w:jc w:val="center"/>
            </w:pPr>
          </w:p>
        </w:tc>
        <w:tc>
          <w:tcPr>
            <w:tcW w:w="1800" w:type="dxa"/>
          </w:tcPr>
          <w:p w14:paraId="3DC6C6C2" w14:textId="77777777" w:rsidR="00F71CC4" w:rsidRPr="00943A99" w:rsidRDefault="00F71CC4" w:rsidP="00F71CC4">
            <w:pPr>
              <w:contextualSpacing/>
              <w:jc w:val="center"/>
            </w:pPr>
          </w:p>
        </w:tc>
        <w:tc>
          <w:tcPr>
            <w:tcW w:w="1440" w:type="dxa"/>
          </w:tcPr>
          <w:p w14:paraId="0DC3DB71" w14:textId="77777777" w:rsidR="00F71CC4" w:rsidRPr="00943A99" w:rsidRDefault="00F71CC4" w:rsidP="00F71CC4">
            <w:pPr>
              <w:contextualSpacing/>
              <w:jc w:val="center"/>
            </w:pPr>
          </w:p>
        </w:tc>
        <w:tc>
          <w:tcPr>
            <w:tcW w:w="1080" w:type="dxa"/>
          </w:tcPr>
          <w:p w14:paraId="2DC64529" w14:textId="77777777" w:rsidR="00F71CC4" w:rsidRPr="00943A99" w:rsidRDefault="00F71CC4" w:rsidP="00F71CC4">
            <w:pPr>
              <w:contextualSpacing/>
              <w:jc w:val="center"/>
            </w:pPr>
          </w:p>
        </w:tc>
        <w:tc>
          <w:tcPr>
            <w:tcW w:w="1800" w:type="dxa"/>
          </w:tcPr>
          <w:p w14:paraId="2A57F7D5" w14:textId="77777777" w:rsidR="00F71CC4" w:rsidRPr="00943A99" w:rsidRDefault="00F71CC4" w:rsidP="00F71CC4">
            <w:pPr>
              <w:contextualSpacing/>
              <w:jc w:val="center"/>
            </w:pPr>
          </w:p>
        </w:tc>
        <w:tc>
          <w:tcPr>
            <w:tcW w:w="1440" w:type="dxa"/>
          </w:tcPr>
          <w:p w14:paraId="2F89699C" w14:textId="77777777" w:rsidR="00F71CC4" w:rsidRPr="00943A99" w:rsidRDefault="00F71CC4" w:rsidP="00F71CC4">
            <w:pPr>
              <w:contextualSpacing/>
              <w:jc w:val="center"/>
            </w:pPr>
          </w:p>
        </w:tc>
        <w:tc>
          <w:tcPr>
            <w:tcW w:w="1080" w:type="dxa"/>
          </w:tcPr>
          <w:p w14:paraId="45A5559F" w14:textId="77777777" w:rsidR="00F71CC4" w:rsidRPr="00943A99" w:rsidRDefault="00F71CC4" w:rsidP="00F71CC4">
            <w:pPr>
              <w:contextualSpacing/>
              <w:jc w:val="center"/>
            </w:pPr>
          </w:p>
        </w:tc>
      </w:tr>
      <w:tr w:rsidR="00F71CC4" w14:paraId="51AED0BB" w14:textId="72D28754" w:rsidTr="00CD018F">
        <w:trPr>
          <w:trHeight w:val="20"/>
          <w:jc w:val="center"/>
        </w:trPr>
        <w:tc>
          <w:tcPr>
            <w:tcW w:w="714" w:type="dxa"/>
          </w:tcPr>
          <w:p w14:paraId="220C7997" w14:textId="77777777" w:rsidR="00F71CC4" w:rsidRDefault="00F71CC4" w:rsidP="00F71CC4">
            <w:pPr>
              <w:contextualSpacing/>
              <w:jc w:val="center"/>
              <w:rPr>
                <w:b/>
              </w:rPr>
            </w:pPr>
            <w:r>
              <w:rPr>
                <w:b/>
              </w:rPr>
              <w:t>5</w:t>
            </w:r>
          </w:p>
        </w:tc>
        <w:tc>
          <w:tcPr>
            <w:tcW w:w="1081" w:type="dxa"/>
          </w:tcPr>
          <w:p w14:paraId="53A16C79" w14:textId="77777777" w:rsidR="00F71CC4" w:rsidRPr="00943A99" w:rsidRDefault="00F71CC4" w:rsidP="00F71CC4">
            <w:pPr>
              <w:contextualSpacing/>
              <w:jc w:val="center"/>
            </w:pPr>
          </w:p>
        </w:tc>
        <w:tc>
          <w:tcPr>
            <w:tcW w:w="1800" w:type="dxa"/>
          </w:tcPr>
          <w:p w14:paraId="72CB36E5" w14:textId="77777777" w:rsidR="00F71CC4" w:rsidRPr="00943A99" w:rsidRDefault="00F71CC4" w:rsidP="00F71CC4">
            <w:pPr>
              <w:contextualSpacing/>
              <w:jc w:val="center"/>
            </w:pPr>
          </w:p>
        </w:tc>
        <w:tc>
          <w:tcPr>
            <w:tcW w:w="1440" w:type="dxa"/>
          </w:tcPr>
          <w:p w14:paraId="7905E054" w14:textId="77777777" w:rsidR="00F71CC4" w:rsidRPr="00943A99" w:rsidRDefault="00F71CC4" w:rsidP="00F71CC4">
            <w:pPr>
              <w:contextualSpacing/>
              <w:jc w:val="center"/>
            </w:pPr>
          </w:p>
        </w:tc>
        <w:tc>
          <w:tcPr>
            <w:tcW w:w="1080" w:type="dxa"/>
          </w:tcPr>
          <w:p w14:paraId="717C0181" w14:textId="77777777" w:rsidR="00F71CC4" w:rsidRPr="00943A99" w:rsidRDefault="00F71CC4" w:rsidP="00F71CC4">
            <w:pPr>
              <w:contextualSpacing/>
              <w:jc w:val="center"/>
            </w:pPr>
          </w:p>
        </w:tc>
        <w:tc>
          <w:tcPr>
            <w:tcW w:w="1800" w:type="dxa"/>
          </w:tcPr>
          <w:p w14:paraId="3D52AFF8" w14:textId="77777777" w:rsidR="00F71CC4" w:rsidRPr="00943A99" w:rsidRDefault="00F71CC4" w:rsidP="00F71CC4">
            <w:pPr>
              <w:contextualSpacing/>
              <w:jc w:val="center"/>
            </w:pPr>
          </w:p>
        </w:tc>
        <w:tc>
          <w:tcPr>
            <w:tcW w:w="1440" w:type="dxa"/>
          </w:tcPr>
          <w:p w14:paraId="28358B8C" w14:textId="77777777" w:rsidR="00F71CC4" w:rsidRPr="00943A99" w:rsidRDefault="00F71CC4" w:rsidP="00F71CC4">
            <w:pPr>
              <w:contextualSpacing/>
              <w:jc w:val="center"/>
            </w:pPr>
          </w:p>
        </w:tc>
        <w:tc>
          <w:tcPr>
            <w:tcW w:w="1080" w:type="dxa"/>
          </w:tcPr>
          <w:p w14:paraId="29373428" w14:textId="77777777" w:rsidR="00F71CC4" w:rsidRPr="00943A99" w:rsidRDefault="00F71CC4" w:rsidP="00F71CC4">
            <w:pPr>
              <w:contextualSpacing/>
              <w:jc w:val="center"/>
            </w:pPr>
          </w:p>
        </w:tc>
        <w:tc>
          <w:tcPr>
            <w:tcW w:w="1800" w:type="dxa"/>
          </w:tcPr>
          <w:p w14:paraId="45D8A225" w14:textId="77777777" w:rsidR="00F71CC4" w:rsidRPr="00943A99" w:rsidRDefault="00F71CC4" w:rsidP="00F71CC4">
            <w:pPr>
              <w:contextualSpacing/>
              <w:jc w:val="center"/>
            </w:pPr>
          </w:p>
        </w:tc>
        <w:tc>
          <w:tcPr>
            <w:tcW w:w="1440" w:type="dxa"/>
          </w:tcPr>
          <w:p w14:paraId="119EA82A" w14:textId="77777777" w:rsidR="00F71CC4" w:rsidRPr="00943A99" w:rsidRDefault="00F71CC4" w:rsidP="00F71CC4">
            <w:pPr>
              <w:contextualSpacing/>
              <w:jc w:val="center"/>
            </w:pPr>
          </w:p>
        </w:tc>
        <w:tc>
          <w:tcPr>
            <w:tcW w:w="1080" w:type="dxa"/>
          </w:tcPr>
          <w:p w14:paraId="0EA61679" w14:textId="77777777" w:rsidR="00F71CC4" w:rsidRPr="00943A99" w:rsidRDefault="00F71CC4" w:rsidP="00F71CC4">
            <w:pPr>
              <w:contextualSpacing/>
              <w:jc w:val="center"/>
            </w:pPr>
          </w:p>
        </w:tc>
      </w:tr>
    </w:tbl>
    <w:p w14:paraId="1B5B2079" w14:textId="77777777" w:rsidR="006A5FEF" w:rsidRDefault="006A5FEF" w:rsidP="001512DD">
      <w:pPr>
        <w:spacing w:after="0" w:line="240" w:lineRule="auto"/>
        <w:contextualSpacing/>
      </w:pPr>
    </w:p>
    <w:p w14:paraId="55B7AC6B" w14:textId="0244F933" w:rsidR="00F71CC4" w:rsidRDefault="00F71CC4">
      <w:r>
        <w:br w:type="page"/>
      </w:r>
    </w:p>
    <w:tbl>
      <w:tblPr>
        <w:tblStyle w:val="TableGrid"/>
        <w:tblW w:w="14036" w:type="dxa"/>
        <w:jc w:val="center"/>
        <w:tblLayout w:type="fixed"/>
        <w:tblCellMar>
          <w:left w:w="29" w:type="dxa"/>
          <w:right w:w="29" w:type="dxa"/>
        </w:tblCellMar>
        <w:tblLook w:val="04A0" w:firstRow="1" w:lastRow="0" w:firstColumn="1" w:lastColumn="0" w:noHBand="0" w:noVBand="1"/>
      </w:tblPr>
      <w:tblGrid>
        <w:gridCol w:w="715"/>
        <w:gridCol w:w="1045"/>
        <w:gridCol w:w="1691"/>
        <w:gridCol w:w="1224"/>
        <w:gridCol w:w="1440"/>
        <w:gridCol w:w="1692"/>
        <w:gridCol w:w="1691"/>
        <w:gridCol w:w="1692"/>
        <w:gridCol w:w="1406"/>
        <w:gridCol w:w="1440"/>
      </w:tblGrid>
      <w:tr w:rsidR="00F71CC4" w:rsidRPr="00943A99" w14:paraId="2C658184" w14:textId="006CBE40" w:rsidTr="00CD018F">
        <w:trPr>
          <w:trHeight w:val="20"/>
          <w:jc w:val="center"/>
        </w:trPr>
        <w:tc>
          <w:tcPr>
            <w:tcW w:w="715" w:type="dxa"/>
          </w:tcPr>
          <w:p w14:paraId="6F7AE82F" w14:textId="77777777" w:rsidR="00F71CC4" w:rsidRPr="00943A99" w:rsidRDefault="00F71CC4" w:rsidP="00F71CC4">
            <w:pPr>
              <w:contextualSpacing/>
              <w:jc w:val="center"/>
              <w:rPr>
                <w:b/>
              </w:rPr>
            </w:pPr>
            <w:r w:rsidRPr="00943A99">
              <w:rPr>
                <w:b/>
              </w:rPr>
              <w:lastRenderedPageBreak/>
              <w:t>Forest</w:t>
            </w:r>
          </w:p>
          <w:p w14:paraId="592A4C3B" w14:textId="77777777" w:rsidR="00F71CC4" w:rsidRPr="00943A99" w:rsidRDefault="00F71CC4" w:rsidP="00F71CC4">
            <w:pPr>
              <w:contextualSpacing/>
              <w:jc w:val="center"/>
              <w:rPr>
                <w:b/>
              </w:rPr>
            </w:pPr>
            <w:r w:rsidRPr="00943A99">
              <w:rPr>
                <w:b/>
              </w:rPr>
              <w:t>code</w:t>
            </w:r>
          </w:p>
        </w:tc>
        <w:tc>
          <w:tcPr>
            <w:tcW w:w="1045" w:type="dxa"/>
          </w:tcPr>
          <w:p w14:paraId="46BB68B2" w14:textId="77777777" w:rsidR="00F71CC4" w:rsidRPr="00943A99" w:rsidRDefault="00F71CC4" w:rsidP="00F71CC4">
            <w:pPr>
              <w:contextualSpacing/>
              <w:jc w:val="center"/>
            </w:pPr>
            <w:r w:rsidRPr="00943A99">
              <w:t>Name of the forest</w:t>
            </w:r>
          </w:p>
        </w:tc>
        <w:tc>
          <w:tcPr>
            <w:tcW w:w="1691" w:type="dxa"/>
          </w:tcPr>
          <w:p w14:paraId="3CD2A1B2" w14:textId="671A2ED9" w:rsidR="00F71CC4" w:rsidRPr="00943A99" w:rsidRDefault="00F71CC4" w:rsidP="00F71CC4">
            <w:pPr>
              <w:contextualSpacing/>
              <w:jc w:val="center"/>
            </w:pPr>
            <w:r w:rsidRPr="00631E8D">
              <w:rPr>
                <w:rFonts w:ascii="Calibri" w:eastAsia="Calibri" w:hAnsi="Calibri" w:cs="Times New Roman"/>
              </w:rPr>
              <w:t>Are there some kinds of animals that you see in this forest that you did not see 5 years ago?</w:t>
            </w:r>
          </w:p>
        </w:tc>
        <w:tc>
          <w:tcPr>
            <w:tcW w:w="1224" w:type="dxa"/>
          </w:tcPr>
          <w:p w14:paraId="5DF48D8D" w14:textId="327FA313" w:rsidR="00F71CC4" w:rsidRPr="00943A99" w:rsidRDefault="00F71CC4" w:rsidP="00F71CC4">
            <w:pPr>
              <w:contextualSpacing/>
              <w:jc w:val="center"/>
            </w:pPr>
            <w:r w:rsidRPr="00631E8D">
              <w:rPr>
                <w:rFonts w:ascii="Calibri" w:eastAsia="Calibri" w:hAnsi="Calibri" w:cs="Times New Roman"/>
              </w:rPr>
              <w:t xml:space="preserve">If yes, can you list these types of </w:t>
            </w:r>
            <w:r>
              <w:rPr>
                <w:rFonts w:ascii="Calibri" w:eastAsia="Calibri" w:hAnsi="Calibri" w:cs="Times New Roman"/>
              </w:rPr>
              <w:t>animals</w:t>
            </w:r>
            <w:r w:rsidRPr="00631E8D">
              <w:rPr>
                <w:rFonts w:ascii="Calibri" w:eastAsia="Calibri" w:hAnsi="Calibri" w:cs="Times New Roman"/>
              </w:rPr>
              <w:t>?</w:t>
            </w:r>
          </w:p>
        </w:tc>
        <w:tc>
          <w:tcPr>
            <w:tcW w:w="1440" w:type="dxa"/>
          </w:tcPr>
          <w:p w14:paraId="4B2DD390" w14:textId="400E0FC5" w:rsidR="00F71CC4" w:rsidRPr="00943A99" w:rsidRDefault="00F71CC4" w:rsidP="00F71CC4">
            <w:pPr>
              <w:contextualSpacing/>
              <w:jc w:val="center"/>
            </w:pPr>
            <w:commentRangeStart w:id="41"/>
            <w:r w:rsidRPr="00631E8D">
              <w:rPr>
                <w:rFonts w:ascii="Calibri" w:eastAsia="Calibri" w:hAnsi="Calibri" w:cs="Arial"/>
              </w:rPr>
              <w:t>What is the distance to the forest from your house?</w:t>
            </w:r>
          </w:p>
        </w:tc>
        <w:tc>
          <w:tcPr>
            <w:tcW w:w="1692" w:type="dxa"/>
          </w:tcPr>
          <w:p w14:paraId="5C22111B" w14:textId="77777777" w:rsidR="00F71CC4" w:rsidRDefault="00F71CC4" w:rsidP="00F71CC4">
            <w:pPr>
              <w:contextualSpacing/>
              <w:jc w:val="center"/>
              <w:rPr>
                <w:rFonts w:ascii="Calibri" w:eastAsia="Calibri" w:hAnsi="Calibri" w:cs="Arial"/>
              </w:rPr>
            </w:pPr>
            <w:r w:rsidRPr="00631E8D">
              <w:rPr>
                <w:rFonts w:ascii="Calibri" w:eastAsia="Calibri" w:hAnsi="Calibri" w:cs="Arial"/>
              </w:rPr>
              <w:t>How does your HH access this forest?</w:t>
            </w:r>
          </w:p>
          <w:p w14:paraId="208E50A3" w14:textId="77777777" w:rsidR="00F71CC4" w:rsidRDefault="00F71CC4" w:rsidP="00F71CC4">
            <w:pPr>
              <w:contextualSpacing/>
              <w:jc w:val="center"/>
              <w:rPr>
                <w:rFonts w:ascii="Calibri" w:eastAsia="Calibri" w:hAnsi="Calibri" w:cs="Arial"/>
              </w:rPr>
            </w:pPr>
          </w:p>
          <w:p w14:paraId="6E41F5A6" w14:textId="77777777" w:rsidR="00F71CC4" w:rsidRDefault="00F71CC4" w:rsidP="00F71CC4">
            <w:pPr>
              <w:contextualSpacing/>
              <w:jc w:val="center"/>
              <w:rPr>
                <w:rFonts w:ascii="Calibri" w:eastAsia="Calibri" w:hAnsi="Calibri" w:cs="Arial"/>
              </w:rPr>
            </w:pPr>
            <w:r>
              <w:rPr>
                <w:rFonts w:ascii="Calibri" w:eastAsia="Calibri" w:hAnsi="Calibri" w:cs="Arial"/>
              </w:rPr>
              <w:t>1=Walk</w:t>
            </w:r>
          </w:p>
          <w:p w14:paraId="50174CE1" w14:textId="77777777" w:rsidR="00F71CC4" w:rsidRDefault="00F71CC4" w:rsidP="00F71CC4">
            <w:pPr>
              <w:contextualSpacing/>
              <w:jc w:val="center"/>
              <w:rPr>
                <w:rFonts w:ascii="Calibri" w:eastAsia="Calibri" w:hAnsi="Calibri" w:cs="Arial"/>
              </w:rPr>
            </w:pPr>
            <w:r>
              <w:rPr>
                <w:rFonts w:ascii="Calibri" w:eastAsia="Calibri" w:hAnsi="Calibri" w:cs="Arial"/>
              </w:rPr>
              <w:t>2=Bike</w:t>
            </w:r>
          </w:p>
          <w:p w14:paraId="381A0C9C" w14:textId="7208902F" w:rsidR="00F71CC4" w:rsidRPr="00943A99" w:rsidRDefault="00F71CC4" w:rsidP="00F71CC4">
            <w:pPr>
              <w:contextualSpacing/>
              <w:jc w:val="center"/>
            </w:pPr>
            <w:r>
              <w:rPr>
                <w:rFonts w:ascii="Calibri" w:eastAsia="Calibri" w:hAnsi="Calibri" w:cs="Arial"/>
              </w:rPr>
              <w:t>3=Car</w:t>
            </w:r>
          </w:p>
        </w:tc>
        <w:tc>
          <w:tcPr>
            <w:tcW w:w="1691" w:type="dxa"/>
          </w:tcPr>
          <w:p w14:paraId="661FF172" w14:textId="0BF847A7" w:rsidR="00F71CC4" w:rsidRPr="00943A99" w:rsidRDefault="00F71CC4" w:rsidP="00F71CC4">
            <w:pPr>
              <w:contextualSpacing/>
              <w:jc w:val="center"/>
            </w:pPr>
            <w:r w:rsidRPr="00631E8D">
              <w:rPr>
                <w:rFonts w:ascii="Calibri" w:eastAsia="Calibri" w:hAnsi="Calibri" w:cs="Arial"/>
              </w:rPr>
              <w:t>How long (minutes/hours) does it take your HH to access this forest?</w:t>
            </w:r>
          </w:p>
        </w:tc>
        <w:tc>
          <w:tcPr>
            <w:tcW w:w="1692" w:type="dxa"/>
          </w:tcPr>
          <w:p w14:paraId="457FD9AD" w14:textId="77777777" w:rsidR="00F71CC4" w:rsidRDefault="00F71CC4" w:rsidP="00F71CC4">
            <w:pPr>
              <w:contextualSpacing/>
              <w:jc w:val="center"/>
              <w:rPr>
                <w:rFonts w:ascii="Calibri" w:eastAsia="Calibri" w:hAnsi="Calibri" w:cs="Arial"/>
              </w:rPr>
            </w:pPr>
            <w:r w:rsidRPr="00631E8D">
              <w:rPr>
                <w:rFonts w:ascii="Calibri" w:eastAsia="Calibri" w:hAnsi="Calibri" w:cs="Arial"/>
              </w:rPr>
              <w:t>Have there been any restrictions on your HH’s access to this forest?</w:t>
            </w:r>
          </w:p>
          <w:p w14:paraId="54CEA547" w14:textId="77777777" w:rsidR="00F71CC4" w:rsidRDefault="00F71CC4" w:rsidP="00F71CC4">
            <w:pPr>
              <w:contextualSpacing/>
              <w:jc w:val="center"/>
              <w:rPr>
                <w:rFonts w:ascii="Calibri" w:eastAsia="Calibri" w:hAnsi="Calibri" w:cs="Times New Roman"/>
              </w:rPr>
            </w:pPr>
          </w:p>
          <w:p w14:paraId="16A7700F" w14:textId="77777777" w:rsidR="00F71CC4" w:rsidRDefault="00F71CC4" w:rsidP="00F71CC4">
            <w:r>
              <w:t>1=No</w:t>
            </w:r>
          </w:p>
          <w:p w14:paraId="3082AC11" w14:textId="77777777" w:rsidR="00F71CC4" w:rsidRDefault="00F71CC4" w:rsidP="00F71CC4">
            <w:r>
              <w:t>2=Yes</w:t>
            </w:r>
            <w:r w:rsidRPr="00F82CC8" w:rsidDel="00226116">
              <w:t xml:space="preserve"> </w:t>
            </w:r>
          </w:p>
          <w:p w14:paraId="200FDFFE" w14:textId="77777777" w:rsidR="00F71CC4" w:rsidRDefault="00F71CC4" w:rsidP="00F71CC4">
            <w:r>
              <w:t>888=Don’t know</w:t>
            </w:r>
          </w:p>
          <w:p w14:paraId="26BFEFF6" w14:textId="1C10E89F" w:rsidR="00F71CC4" w:rsidRPr="00A813B0" w:rsidRDefault="00F71CC4" w:rsidP="00F71CC4">
            <w:pPr>
              <w:contextualSpacing/>
              <w:jc w:val="center"/>
            </w:pPr>
            <w:r>
              <w:t>999=Prefer not to respond</w:t>
            </w:r>
          </w:p>
        </w:tc>
        <w:tc>
          <w:tcPr>
            <w:tcW w:w="1406" w:type="dxa"/>
          </w:tcPr>
          <w:p w14:paraId="6F5A8521" w14:textId="29007A1E" w:rsidR="00F71CC4" w:rsidRPr="00631E8D" w:rsidRDefault="00F71CC4" w:rsidP="00F71CC4">
            <w:pPr>
              <w:contextualSpacing/>
              <w:jc w:val="center"/>
              <w:rPr>
                <w:rFonts w:ascii="Calibri" w:eastAsia="Calibri" w:hAnsi="Calibri" w:cs="Arial"/>
              </w:rPr>
            </w:pPr>
            <w:r w:rsidRPr="00631E8D">
              <w:rPr>
                <w:rFonts w:ascii="Calibri" w:eastAsia="Calibri" w:hAnsi="Calibri" w:cs="Arial"/>
              </w:rPr>
              <w:t>By whom?</w:t>
            </w:r>
          </w:p>
        </w:tc>
        <w:tc>
          <w:tcPr>
            <w:tcW w:w="1440" w:type="dxa"/>
          </w:tcPr>
          <w:p w14:paraId="66CB525F" w14:textId="26F78988" w:rsidR="00F71CC4" w:rsidRPr="00631E8D" w:rsidRDefault="00F71CC4" w:rsidP="00F71CC4">
            <w:pPr>
              <w:contextualSpacing/>
              <w:jc w:val="center"/>
              <w:rPr>
                <w:rFonts w:ascii="Calibri" w:eastAsia="Calibri" w:hAnsi="Calibri" w:cs="Arial"/>
              </w:rPr>
            </w:pPr>
            <w:r w:rsidRPr="00631E8D">
              <w:rPr>
                <w:rFonts w:ascii="Calibri" w:eastAsia="Calibri" w:hAnsi="Calibri" w:cs="Arial"/>
              </w:rPr>
              <w:t xml:space="preserve">For what reason? </w:t>
            </w:r>
            <w:ins w:id="42" w:author="McGee, Heather" w:date="2014-09-10T13:50:00Z">
              <w:r w:rsidRPr="00631E8D">
                <w:rPr>
                  <w:rFonts w:ascii="Calibri" w:eastAsia="Calibri" w:hAnsi="Calibri" w:cs="Arial"/>
                </w:rPr>
                <w:t xml:space="preserve"> </w:t>
              </w:r>
            </w:ins>
            <w:commentRangeEnd w:id="41"/>
            <w:r w:rsidR="005701D2">
              <w:rPr>
                <w:rStyle w:val="CommentReference"/>
              </w:rPr>
              <w:commentReference w:id="41"/>
            </w:r>
          </w:p>
        </w:tc>
      </w:tr>
      <w:tr w:rsidR="00F71CC4" w14:paraId="3852333C" w14:textId="2123FE66" w:rsidTr="00CD018F">
        <w:trPr>
          <w:trHeight w:val="20"/>
          <w:jc w:val="center"/>
        </w:trPr>
        <w:tc>
          <w:tcPr>
            <w:tcW w:w="715" w:type="dxa"/>
          </w:tcPr>
          <w:p w14:paraId="4D2673ED" w14:textId="77777777" w:rsidR="00F71CC4" w:rsidRDefault="00F71CC4" w:rsidP="00F71CC4">
            <w:pPr>
              <w:contextualSpacing/>
              <w:jc w:val="center"/>
              <w:rPr>
                <w:b/>
              </w:rPr>
            </w:pPr>
          </w:p>
        </w:tc>
        <w:tc>
          <w:tcPr>
            <w:tcW w:w="1045" w:type="dxa"/>
          </w:tcPr>
          <w:p w14:paraId="573A362B" w14:textId="77777777" w:rsidR="00F71CC4" w:rsidRPr="00943A99" w:rsidRDefault="00F71CC4" w:rsidP="00F71CC4">
            <w:pPr>
              <w:contextualSpacing/>
              <w:jc w:val="center"/>
            </w:pPr>
          </w:p>
        </w:tc>
        <w:tc>
          <w:tcPr>
            <w:tcW w:w="1691" w:type="dxa"/>
          </w:tcPr>
          <w:p w14:paraId="1F8B8300" w14:textId="77777777" w:rsidR="00F71CC4" w:rsidRPr="00943A99" w:rsidRDefault="00F71CC4" w:rsidP="00F71CC4">
            <w:pPr>
              <w:contextualSpacing/>
              <w:jc w:val="center"/>
            </w:pPr>
          </w:p>
        </w:tc>
        <w:tc>
          <w:tcPr>
            <w:tcW w:w="1224" w:type="dxa"/>
          </w:tcPr>
          <w:p w14:paraId="462D6560" w14:textId="77777777" w:rsidR="00F71CC4" w:rsidRPr="00943A99" w:rsidRDefault="00F71CC4" w:rsidP="00F71CC4">
            <w:pPr>
              <w:contextualSpacing/>
              <w:jc w:val="center"/>
            </w:pPr>
          </w:p>
        </w:tc>
        <w:tc>
          <w:tcPr>
            <w:tcW w:w="1440" w:type="dxa"/>
          </w:tcPr>
          <w:p w14:paraId="5696ED90" w14:textId="77777777" w:rsidR="00F71CC4" w:rsidRPr="00943A99" w:rsidRDefault="00F71CC4" w:rsidP="00F71CC4">
            <w:pPr>
              <w:contextualSpacing/>
              <w:jc w:val="center"/>
            </w:pPr>
          </w:p>
        </w:tc>
        <w:tc>
          <w:tcPr>
            <w:tcW w:w="1692" w:type="dxa"/>
          </w:tcPr>
          <w:p w14:paraId="77249768" w14:textId="77777777" w:rsidR="00F71CC4" w:rsidRPr="00943A99" w:rsidRDefault="00F71CC4" w:rsidP="00F71CC4">
            <w:pPr>
              <w:contextualSpacing/>
              <w:jc w:val="center"/>
            </w:pPr>
          </w:p>
        </w:tc>
        <w:tc>
          <w:tcPr>
            <w:tcW w:w="1691" w:type="dxa"/>
          </w:tcPr>
          <w:p w14:paraId="51D178C6" w14:textId="77777777" w:rsidR="00F71CC4" w:rsidRPr="00943A99" w:rsidRDefault="00F71CC4" w:rsidP="00F71CC4">
            <w:pPr>
              <w:contextualSpacing/>
              <w:jc w:val="center"/>
            </w:pPr>
          </w:p>
        </w:tc>
        <w:tc>
          <w:tcPr>
            <w:tcW w:w="1692" w:type="dxa"/>
          </w:tcPr>
          <w:p w14:paraId="6C1337D7" w14:textId="77777777" w:rsidR="00F71CC4" w:rsidRPr="00943A99" w:rsidRDefault="00F71CC4" w:rsidP="00F71CC4">
            <w:pPr>
              <w:contextualSpacing/>
              <w:jc w:val="center"/>
            </w:pPr>
          </w:p>
        </w:tc>
        <w:tc>
          <w:tcPr>
            <w:tcW w:w="1406" w:type="dxa"/>
          </w:tcPr>
          <w:p w14:paraId="149B0513" w14:textId="77777777" w:rsidR="00F71CC4" w:rsidRPr="00943A99" w:rsidRDefault="00F71CC4" w:rsidP="00F71CC4">
            <w:pPr>
              <w:contextualSpacing/>
              <w:jc w:val="center"/>
            </w:pPr>
          </w:p>
        </w:tc>
        <w:tc>
          <w:tcPr>
            <w:tcW w:w="1440" w:type="dxa"/>
          </w:tcPr>
          <w:p w14:paraId="7CE365F8" w14:textId="77777777" w:rsidR="00F71CC4" w:rsidRPr="00943A99" w:rsidRDefault="00F71CC4" w:rsidP="00F71CC4">
            <w:pPr>
              <w:contextualSpacing/>
              <w:jc w:val="center"/>
            </w:pPr>
          </w:p>
        </w:tc>
      </w:tr>
      <w:tr w:rsidR="00F71CC4" w14:paraId="326D4B77" w14:textId="3ACBCFE8" w:rsidTr="00CD018F">
        <w:trPr>
          <w:trHeight w:val="20"/>
          <w:jc w:val="center"/>
        </w:trPr>
        <w:tc>
          <w:tcPr>
            <w:tcW w:w="715" w:type="dxa"/>
          </w:tcPr>
          <w:p w14:paraId="44844FA6" w14:textId="77777777" w:rsidR="00F71CC4" w:rsidRDefault="00F71CC4" w:rsidP="00F71CC4">
            <w:pPr>
              <w:contextualSpacing/>
              <w:jc w:val="center"/>
              <w:rPr>
                <w:b/>
              </w:rPr>
            </w:pPr>
            <w:r>
              <w:rPr>
                <w:b/>
              </w:rPr>
              <w:t>1</w:t>
            </w:r>
          </w:p>
        </w:tc>
        <w:tc>
          <w:tcPr>
            <w:tcW w:w="1045" w:type="dxa"/>
          </w:tcPr>
          <w:p w14:paraId="22F07EC1" w14:textId="77777777" w:rsidR="00F71CC4" w:rsidRPr="00943A99" w:rsidRDefault="00F71CC4" w:rsidP="00F71CC4">
            <w:pPr>
              <w:contextualSpacing/>
              <w:jc w:val="center"/>
            </w:pPr>
          </w:p>
        </w:tc>
        <w:tc>
          <w:tcPr>
            <w:tcW w:w="1691" w:type="dxa"/>
          </w:tcPr>
          <w:p w14:paraId="12B0E4FA" w14:textId="77777777" w:rsidR="00F71CC4" w:rsidRPr="00943A99" w:rsidRDefault="00F71CC4" w:rsidP="00F71CC4">
            <w:pPr>
              <w:contextualSpacing/>
              <w:jc w:val="center"/>
            </w:pPr>
          </w:p>
        </w:tc>
        <w:tc>
          <w:tcPr>
            <w:tcW w:w="1224" w:type="dxa"/>
          </w:tcPr>
          <w:p w14:paraId="274D009F" w14:textId="77777777" w:rsidR="00F71CC4" w:rsidRPr="00943A99" w:rsidRDefault="00F71CC4" w:rsidP="00F71CC4">
            <w:pPr>
              <w:contextualSpacing/>
              <w:jc w:val="center"/>
            </w:pPr>
          </w:p>
        </w:tc>
        <w:tc>
          <w:tcPr>
            <w:tcW w:w="1440" w:type="dxa"/>
          </w:tcPr>
          <w:p w14:paraId="501D9745" w14:textId="77777777" w:rsidR="00F71CC4" w:rsidRPr="00943A99" w:rsidRDefault="00F71CC4" w:rsidP="00F71CC4">
            <w:pPr>
              <w:contextualSpacing/>
              <w:jc w:val="center"/>
            </w:pPr>
          </w:p>
        </w:tc>
        <w:tc>
          <w:tcPr>
            <w:tcW w:w="1692" w:type="dxa"/>
          </w:tcPr>
          <w:p w14:paraId="1A412529" w14:textId="77777777" w:rsidR="00F71CC4" w:rsidRPr="00943A99" w:rsidRDefault="00F71CC4" w:rsidP="00F71CC4">
            <w:pPr>
              <w:contextualSpacing/>
              <w:jc w:val="center"/>
            </w:pPr>
          </w:p>
        </w:tc>
        <w:tc>
          <w:tcPr>
            <w:tcW w:w="1691" w:type="dxa"/>
          </w:tcPr>
          <w:p w14:paraId="503B495F" w14:textId="77777777" w:rsidR="00F71CC4" w:rsidRPr="00943A99" w:rsidRDefault="00F71CC4" w:rsidP="00F71CC4">
            <w:pPr>
              <w:contextualSpacing/>
              <w:jc w:val="center"/>
            </w:pPr>
          </w:p>
        </w:tc>
        <w:tc>
          <w:tcPr>
            <w:tcW w:w="1692" w:type="dxa"/>
          </w:tcPr>
          <w:p w14:paraId="0D7A9330" w14:textId="77777777" w:rsidR="00F71CC4" w:rsidRPr="00943A99" w:rsidRDefault="00F71CC4" w:rsidP="00F71CC4">
            <w:pPr>
              <w:contextualSpacing/>
              <w:jc w:val="center"/>
            </w:pPr>
          </w:p>
        </w:tc>
        <w:tc>
          <w:tcPr>
            <w:tcW w:w="1406" w:type="dxa"/>
          </w:tcPr>
          <w:p w14:paraId="1C300A0C" w14:textId="77777777" w:rsidR="00F71CC4" w:rsidRPr="00943A99" w:rsidRDefault="00F71CC4" w:rsidP="00F71CC4">
            <w:pPr>
              <w:contextualSpacing/>
              <w:jc w:val="center"/>
            </w:pPr>
          </w:p>
        </w:tc>
        <w:tc>
          <w:tcPr>
            <w:tcW w:w="1440" w:type="dxa"/>
          </w:tcPr>
          <w:p w14:paraId="37F3D804" w14:textId="77777777" w:rsidR="00F71CC4" w:rsidRPr="00943A99" w:rsidRDefault="00F71CC4" w:rsidP="00F71CC4">
            <w:pPr>
              <w:contextualSpacing/>
              <w:jc w:val="center"/>
            </w:pPr>
          </w:p>
        </w:tc>
      </w:tr>
      <w:tr w:rsidR="00F71CC4" w14:paraId="6F45C2AC" w14:textId="20B2D80A" w:rsidTr="00CD018F">
        <w:trPr>
          <w:trHeight w:val="20"/>
          <w:jc w:val="center"/>
        </w:trPr>
        <w:tc>
          <w:tcPr>
            <w:tcW w:w="715" w:type="dxa"/>
          </w:tcPr>
          <w:p w14:paraId="25F4E275" w14:textId="77777777" w:rsidR="00F71CC4" w:rsidRDefault="00F71CC4" w:rsidP="00F71CC4">
            <w:pPr>
              <w:contextualSpacing/>
              <w:jc w:val="center"/>
              <w:rPr>
                <w:b/>
              </w:rPr>
            </w:pPr>
            <w:r>
              <w:rPr>
                <w:b/>
              </w:rPr>
              <w:t>2</w:t>
            </w:r>
          </w:p>
        </w:tc>
        <w:tc>
          <w:tcPr>
            <w:tcW w:w="1045" w:type="dxa"/>
          </w:tcPr>
          <w:p w14:paraId="3EA06E42" w14:textId="77777777" w:rsidR="00F71CC4" w:rsidRPr="00943A99" w:rsidRDefault="00F71CC4" w:rsidP="00F71CC4">
            <w:pPr>
              <w:contextualSpacing/>
              <w:jc w:val="center"/>
            </w:pPr>
          </w:p>
        </w:tc>
        <w:tc>
          <w:tcPr>
            <w:tcW w:w="1691" w:type="dxa"/>
          </w:tcPr>
          <w:p w14:paraId="20F18333" w14:textId="77777777" w:rsidR="00F71CC4" w:rsidRPr="00943A99" w:rsidRDefault="00F71CC4" w:rsidP="00F71CC4">
            <w:pPr>
              <w:contextualSpacing/>
              <w:jc w:val="center"/>
            </w:pPr>
          </w:p>
        </w:tc>
        <w:tc>
          <w:tcPr>
            <w:tcW w:w="1224" w:type="dxa"/>
          </w:tcPr>
          <w:p w14:paraId="6C43112B" w14:textId="77777777" w:rsidR="00F71CC4" w:rsidRPr="00943A99" w:rsidRDefault="00F71CC4" w:rsidP="00F71CC4">
            <w:pPr>
              <w:contextualSpacing/>
              <w:jc w:val="center"/>
            </w:pPr>
          </w:p>
        </w:tc>
        <w:tc>
          <w:tcPr>
            <w:tcW w:w="1440" w:type="dxa"/>
          </w:tcPr>
          <w:p w14:paraId="63F69010" w14:textId="77777777" w:rsidR="00F71CC4" w:rsidRPr="00943A99" w:rsidRDefault="00F71CC4" w:rsidP="00F71CC4">
            <w:pPr>
              <w:contextualSpacing/>
              <w:jc w:val="center"/>
            </w:pPr>
          </w:p>
        </w:tc>
        <w:tc>
          <w:tcPr>
            <w:tcW w:w="1692" w:type="dxa"/>
          </w:tcPr>
          <w:p w14:paraId="05018FF5" w14:textId="77777777" w:rsidR="00F71CC4" w:rsidRPr="00943A99" w:rsidRDefault="00F71CC4" w:rsidP="00F71CC4">
            <w:pPr>
              <w:contextualSpacing/>
              <w:jc w:val="center"/>
            </w:pPr>
          </w:p>
        </w:tc>
        <w:tc>
          <w:tcPr>
            <w:tcW w:w="1691" w:type="dxa"/>
          </w:tcPr>
          <w:p w14:paraId="27FC4AD3" w14:textId="77777777" w:rsidR="00F71CC4" w:rsidRPr="00943A99" w:rsidRDefault="00F71CC4" w:rsidP="00F71CC4">
            <w:pPr>
              <w:contextualSpacing/>
              <w:jc w:val="center"/>
            </w:pPr>
          </w:p>
        </w:tc>
        <w:tc>
          <w:tcPr>
            <w:tcW w:w="1692" w:type="dxa"/>
          </w:tcPr>
          <w:p w14:paraId="14CF498F" w14:textId="77777777" w:rsidR="00F71CC4" w:rsidRPr="00943A99" w:rsidRDefault="00F71CC4" w:rsidP="00F71CC4">
            <w:pPr>
              <w:contextualSpacing/>
              <w:jc w:val="center"/>
            </w:pPr>
          </w:p>
        </w:tc>
        <w:tc>
          <w:tcPr>
            <w:tcW w:w="1406" w:type="dxa"/>
          </w:tcPr>
          <w:p w14:paraId="284A7F0D" w14:textId="77777777" w:rsidR="00F71CC4" w:rsidRPr="00943A99" w:rsidRDefault="00F71CC4" w:rsidP="00F71CC4">
            <w:pPr>
              <w:contextualSpacing/>
              <w:jc w:val="center"/>
            </w:pPr>
          </w:p>
        </w:tc>
        <w:tc>
          <w:tcPr>
            <w:tcW w:w="1440" w:type="dxa"/>
          </w:tcPr>
          <w:p w14:paraId="0816AF29" w14:textId="77777777" w:rsidR="00F71CC4" w:rsidRPr="00943A99" w:rsidRDefault="00F71CC4" w:rsidP="00F71CC4">
            <w:pPr>
              <w:contextualSpacing/>
              <w:jc w:val="center"/>
            </w:pPr>
          </w:p>
        </w:tc>
      </w:tr>
      <w:tr w:rsidR="00F71CC4" w14:paraId="549DA057" w14:textId="694A5BDC" w:rsidTr="00CD018F">
        <w:trPr>
          <w:trHeight w:val="20"/>
          <w:jc w:val="center"/>
        </w:trPr>
        <w:tc>
          <w:tcPr>
            <w:tcW w:w="715" w:type="dxa"/>
          </w:tcPr>
          <w:p w14:paraId="624A2483" w14:textId="77777777" w:rsidR="00F71CC4" w:rsidRDefault="00F71CC4" w:rsidP="00F71CC4">
            <w:pPr>
              <w:contextualSpacing/>
              <w:jc w:val="center"/>
              <w:rPr>
                <w:b/>
              </w:rPr>
            </w:pPr>
            <w:r>
              <w:rPr>
                <w:b/>
              </w:rPr>
              <w:t>3</w:t>
            </w:r>
          </w:p>
        </w:tc>
        <w:tc>
          <w:tcPr>
            <w:tcW w:w="1045" w:type="dxa"/>
          </w:tcPr>
          <w:p w14:paraId="5167A24F" w14:textId="77777777" w:rsidR="00F71CC4" w:rsidRPr="00943A99" w:rsidRDefault="00F71CC4" w:rsidP="00F71CC4">
            <w:pPr>
              <w:contextualSpacing/>
              <w:jc w:val="center"/>
            </w:pPr>
          </w:p>
        </w:tc>
        <w:tc>
          <w:tcPr>
            <w:tcW w:w="1691" w:type="dxa"/>
          </w:tcPr>
          <w:p w14:paraId="7409EBD8" w14:textId="77777777" w:rsidR="00F71CC4" w:rsidRPr="00943A99" w:rsidRDefault="00F71CC4" w:rsidP="00F71CC4">
            <w:pPr>
              <w:contextualSpacing/>
              <w:jc w:val="center"/>
            </w:pPr>
          </w:p>
        </w:tc>
        <w:tc>
          <w:tcPr>
            <w:tcW w:w="1224" w:type="dxa"/>
          </w:tcPr>
          <w:p w14:paraId="3BA9AA7D" w14:textId="77777777" w:rsidR="00F71CC4" w:rsidRPr="00943A99" w:rsidRDefault="00F71CC4" w:rsidP="00F71CC4">
            <w:pPr>
              <w:contextualSpacing/>
              <w:jc w:val="center"/>
            </w:pPr>
          </w:p>
        </w:tc>
        <w:tc>
          <w:tcPr>
            <w:tcW w:w="1440" w:type="dxa"/>
          </w:tcPr>
          <w:p w14:paraId="76FE6256" w14:textId="77777777" w:rsidR="00F71CC4" w:rsidRPr="00943A99" w:rsidRDefault="00F71CC4" w:rsidP="00F71CC4">
            <w:pPr>
              <w:contextualSpacing/>
              <w:jc w:val="center"/>
            </w:pPr>
          </w:p>
        </w:tc>
        <w:tc>
          <w:tcPr>
            <w:tcW w:w="1692" w:type="dxa"/>
          </w:tcPr>
          <w:p w14:paraId="180F70C9" w14:textId="77777777" w:rsidR="00F71CC4" w:rsidRPr="00943A99" w:rsidRDefault="00F71CC4" w:rsidP="00F71CC4">
            <w:pPr>
              <w:contextualSpacing/>
              <w:jc w:val="center"/>
            </w:pPr>
          </w:p>
        </w:tc>
        <w:tc>
          <w:tcPr>
            <w:tcW w:w="1691" w:type="dxa"/>
          </w:tcPr>
          <w:p w14:paraId="23668618" w14:textId="77777777" w:rsidR="00F71CC4" w:rsidRPr="00943A99" w:rsidRDefault="00F71CC4" w:rsidP="00F71CC4">
            <w:pPr>
              <w:contextualSpacing/>
              <w:jc w:val="center"/>
            </w:pPr>
          </w:p>
        </w:tc>
        <w:tc>
          <w:tcPr>
            <w:tcW w:w="1692" w:type="dxa"/>
          </w:tcPr>
          <w:p w14:paraId="2F330D9A" w14:textId="77777777" w:rsidR="00F71CC4" w:rsidRPr="00943A99" w:rsidRDefault="00F71CC4" w:rsidP="00F71CC4">
            <w:pPr>
              <w:contextualSpacing/>
              <w:jc w:val="center"/>
            </w:pPr>
          </w:p>
        </w:tc>
        <w:tc>
          <w:tcPr>
            <w:tcW w:w="1406" w:type="dxa"/>
          </w:tcPr>
          <w:p w14:paraId="00DDE919" w14:textId="77777777" w:rsidR="00F71CC4" w:rsidRPr="00943A99" w:rsidRDefault="00F71CC4" w:rsidP="00F71CC4">
            <w:pPr>
              <w:contextualSpacing/>
              <w:jc w:val="center"/>
            </w:pPr>
          </w:p>
        </w:tc>
        <w:tc>
          <w:tcPr>
            <w:tcW w:w="1440" w:type="dxa"/>
          </w:tcPr>
          <w:p w14:paraId="64B2E7F4" w14:textId="77777777" w:rsidR="00F71CC4" w:rsidRPr="00943A99" w:rsidRDefault="00F71CC4" w:rsidP="00F71CC4">
            <w:pPr>
              <w:contextualSpacing/>
              <w:jc w:val="center"/>
            </w:pPr>
          </w:p>
        </w:tc>
      </w:tr>
      <w:tr w:rsidR="00F71CC4" w14:paraId="4825D506" w14:textId="3E795E19" w:rsidTr="00CD018F">
        <w:trPr>
          <w:trHeight w:val="20"/>
          <w:jc w:val="center"/>
        </w:trPr>
        <w:tc>
          <w:tcPr>
            <w:tcW w:w="715" w:type="dxa"/>
          </w:tcPr>
          <w:p w14:paraId="3E1D09D0" w14:textId="77777777" w:rsidR="00F71CC4" w:rsidRDefault="00F71CC4" w:rsidP="00F71CC4">
            <w:pPr>
              <w:contextualSpacing/>
              <w:jc w:val="center"/>
              <w:rPr>
                <w:b/>
              </w:rPr>
            </w:pPr>
            <w:r>
              <w:rPr>
                <w:b/>
              </w:rPr>
              <w:t>4</w:t>
            </w:r>
          </w:p>
        </w:tc>
        <w:tc>
          <w:tcPr>
            <w:tcW w:w="1045" w:type="dxa"/>
          </w:tcPr>
          <w:p w14:paraId="7B0E5317" w14:textId="77777777" w:rsidR="00F71CC4" w:rsidRPr="00943A99" w:rsidRDefault="00F71CC4" w:rsidP="00F71CC4">
            <w:pPr>
              <w:contextualSpacing/>
              <w:jc w:val="center"/>
            </w:pPr>
          </w:p>
        </w:tc>
        <w:tc>
          <w:tcPr>
            <w:tcW w:w="1691" w:type="dxa"/>
          </w:tcPr>
          <w:p w14:paraId="0D143EF4" w14:textId="77777777" w:rsidR="00F71CC4" w:rsidRPr="00943A99" w:rsidRDefault="00F71CC4" w:rsidP="00F71CC4">
            <w:pPr>
              <w:contextualSpacing/>
              <w:jc w:val="center"/>
            </w:pPr>
          </w:p>
        </w:tc>
        <w:tc>
          <w:tcPr>
            <w:tcW w:w="1224" w:type="dxa"/>
          </w:tcPr>
          <w:p w14:paraId="5CBFC851" w14:textId="77777777" w:rsidR="00F71CC4" w:rsidRPr="00943A99" w:rsidRDefault="00F71CC4" w:rsidP="00F71CC4">
            <w:pPr>
              <w:contextualSpacing/>
              <w:jc w:val="center"/>
            </w:pPr>
          </w:p>
        </w:tc>
        <w:tc>
          <w:tcPr>
            <w:tcW w:w="1440" w:type="dxa"/>
          </w:tcPr>
          <w:p w14:paraId="4474B5AD" w14:textId="77777777" w:rsidR="00F71CC4" w:rsidRPr="00943A99" w:rsidRDefault="00F71CC4" w:rsidP="00F71CC4">
            <w:pPr>
              <w:contextualSpacing/>
              <w:jc w:val="center"/>
            </w:pPr>
          </w:p>
        </w:tc>
        <w:tc>
          <w:tcPr>
            <w:tcW w:w="1692" w:type="dxa"/>
          </w:tcPr>
          <w:p w14:paraId="4C6A770D" w14:textId="77777777" w:rsidR="00F71CC4" w:rsidRPr="00943A99" w:rsidRDefault="00F71CC4" w:rsidP="00F71CC4">
            <w:pPr>
              <w:contextualSpacing/>
              <w:jc w:val="center"/>
            </w:pPr>
          </w:p>
        </w:tc>
        <w:tc>
          <w:tcPr>
            <w:tcW w:w="1691" w:type="dxa"/>
          </w:tcPr>
          <w:p w14:paraId="2B661952" w14:textId="77777777" w:rsidR="00F71CC4" w:rsidRPr="00943A99" w:rsidRDefault="00F71CC4" w:rsidP="00F71CC4">
            <w:pPr>
              <w:contextualSpacing/>
              <w:jc w:val="center"/>
            </w:pPr>
          </w:p>
        </w:tc>
        <w:tc>
          <w:tcPr>
            <w:tcW w:w="1692" w:type="dxa"/>
          </w:tcPr>
          <w:p w14:paraId="06E63257" w14:textId="77777777" w:rsidR="00F71CC4" w:rsidRPr="00943A99" w:rsidRDefault="00F71CC4" w:rsidP="00F71CC4">
            <w:pPr>
              <w:contextualSpacing/>
              <w:jc w:val="center"/>
            </w:pPr>
          </w:p>
        </w:tc>
        <w:tc>
          <w:tcPr>
            <w:tcW w:w="1406" w:type="dxa"/>
          </w:tcPr>
          <w:p w14:paraId="3AFDDDFC" w14:textId="77777777" w:rsidR="00F71CC4" w:rsidRPr="00943A99" w:rsidRDefault="00F71CC4" w:rsidP="00F71CC4">
            <w:pPr>
              <w:contextualSpacing/>
              <w:jc w:val="center"/>
            </w:pPr>
          </w:p>
        </w:tc>
        <w:tc>
          <w:tcPr>
            <w:tcW w:w="1440" w:type="dxa"/>
          </w:tcPr>
          <w:p w14:paraId="511BB27B" w14:textId="77777777" w:rsidR="00F71CC4" w:rsidRPr="00943A99" w:rsidRDefault="00F71CC4" w:rsidP="00F71CC4">
            <w:pPr>
              <w:contextualSpacing/>
              <w:jc w:val="center"/>
            </w:pPr>
          </w:p>
        </w:tc>
      </w:tr>
      <w:tr w:rsidR="00F71CC4" w14:paraId="588ADDA9" w14:textId="2E9B0AE0" w:rsidTr="00CD018F">
        <w:trPr>
          <w:trHeight w:val="20"/>
          <w:jc w:val="center"/>
        </w:trPr>
        <w:tc>
          <w:tcPr>
            <w:tcW w:w="715" w:type="dxa"/>
          </w:tcPr>
          <w:p w14:paraId="6E6A2177" w14:textId="77777777" w:rsidR="00F71CC4" w:rsidRDefault="00F71CC4" w:rsidP="00F71CC4">
            <w:pPr>
              <w:contextualSpacing/>
              <w:jc w:val="center"/>
              <w:rPr>
                <w:b/>
              </w:rPr>
            </w:pPr>
            <w:r>
              <w:rPr>
                <w:b/>
              </w:rPr>
              <w:t>5</w:t>
            </w:r>
          </w:p>
        </w:tc>
        <w:tc>
          <w:tcPr>
            <w:tcW w:w="1045" w:type="dxa"/>
          </w:tcPr>
          <w:p w14:paraId="7892CDB6" w14:textId="77777777" w:rsidR="00F71CC4" w:rsidRPr="00943A99" w:rsidRDefault="00F71CC4" w:rsidP="00F71CC4">
            <w:pPr>
              <w:contextualSpacing/>
              <w:jc w:val="center"/>
            </w:pPr>
          </w:p>
        </w:tc>
        <w:tc>
          <w:tcPr>
            <w:tcW w:w="1691" w:type="dxa"/>
          </w:tcPr>
          <w:p w14:paraId="3B2A32DD" w14:textId="77777777" w:rsidR="00F71CC4" w:rsidRPr="00943A99" w:rsidRDefault="00F71CC4" w:rsidP="00F71CC4">
            <w:pPr>
              <w:contextualSpacing/>
              <w:jc w:val="center"/>
            </w:pPr>
          </w:p>
        </w:tc>
        <w:tc>
          <w:tcPr>
            <w:tcW w:w="1224" w:type="dxa"/>
          </w:tcPr>
          <w:p w14:paraId="5CEE2E1C" w14:textId="77777777" w:rsidR="00F71CC4" w:rsidRPr="00943A99" w:rsidRDefault="00F71CC4" w:rsidP="00F71CC4">
            <w:pPr>
              <w:contextualSpacing/>
              <w:jc w:val="center"/>
            </w:pPr>
          </w:p>
        </w:tc>
        <w:tc>
          <w:tcPr>
            <w:tcW w:w="1440" w:type="dxa"/>
          </w:tcPr>
          <w:p w14:paraId="386BE29B" w14:textId="77777777" w:rsidR="00F71CC4" w:rsidRPr="00943A99" w:rsidRDefault="00F71CC4" w:rsidP="00F71CC4">
            <w:pPr>
              <w:contextualSpacing/>
              <w:jc w:val="center"/>
            </w:pPr>
          </w:p>
        </w:tc>
        <w:tc>
          <w:tcPr>
            <w:tcW w:w="1692" w:type="dxa"/>
          </w:tcPr>
          <w:p w14:paraId="1DE12682" w14:textId="77777777" w:rsidR="00F71CC4" w:rsidRPr="00943A99" w:rsidRDefault="00F71CC4" w:rsidP="00F71CC4">
            <w:pPr>
              <w:contextualSpacing/>
              <w:jc w:val="center"/>
            </w:pPr>
          </w:p>
        </w:tc>
        <w:tc>
          <w:tcPr>
            <w:tcW w:w="1691" w:type="dxa"/>
          </w:tcPr>
          <w:p w14:paraId="618F06AB" w14:textId="77777777" w:rsidR="00F71CC4" w:rsidRPr="00943A99" w:rsidRDefault="00F71CC4" w:rsidP="00F71CC4">
            <w:pPr>
              <w:contextualSpacing/>
              <w:jc w:val="center"/>
            </w:pPr>
          </w:p>
        </w:tc>
        <w:tc>
          <w:tcPr>
            <w:tcW w:w="1692" w:type="dxa"/>
          </w:tcPr>
          <w:p w14:paraId="46FFA5DD" w14:textId="77777777" w:rsidR="00F71CC4" w:rsidRPr="00943A99" w:rsidRDefault="00F71CC4" w:rsidP="00F71CC4">
            <w:pPr>
              <w:contextualSpacing/>
              <w:jc w:val="center"/>
            </w:pPr>
          </w:p>
        </w:tc>
        <w:tc>
          <w:tcPr>
            <w:tcW w:w="1406" w:type="dxa"/>
          </w:tcPr>
          <w:p w14:paraId="20BE1056" w14:textId="77777777" w:rsidR="00F71CC4" w:rsidRPr="00943A99" w:rsidRDefault="00F71CC4" w:rsidP="00F71CC4">
            <w:pPr>
              <w:contextualSpacing/>
              <w:jc w:val="center"/>
            </w:pPr>
          </w:p>
        </w:tc>
        <w:tc>
          <w:tcPr>
            <w:tcW w:w="1440" w:type="dxa"/>
          </w:tcPr>
          <w:p w14:paraId="0CFD0653" w14:textId="77777777" w:rsidR="00F71CC4" w:rsidRPr="00943A99" w:rsidRDefault="00F71CC4" w:rsidP="00F71CC4">
            <w:pPr>
              <w:contextualSpacing/>
              <w:jc w:val="center"/>
            </w:pPr>
          </w:p>
        </w:tc>
      </w:tr>
    </w:tbl>
    <w:p w14:paraId="2B18BF98" w14:textId="77777777" w:rsidR="006A5FEF" w:rsidRDefault="006A5FEF" w:rsidP="001512DD">
      <w:pPr>
        <w:spacing w:after="0" w:line="240" w:lineRule="auto"/>
        <w:contextualSpacing/>
      </w:pPr>
    </w:p>
    <w:p w14:paraId="025E76D7" w14:textId="77777777" w:rsidR="006A5FEF" w:rsidRDefault="006A5FEF" w:rsidP="001512DD">
      <w:pPr>
        <w:spacing w:after="0" w:line="240" w:lineRule="auto"/>
        <w:contextualSpacing/>
      </w:pPr>
    </w:p>
    <w:p w14:paraId="294227CB" w14:textId="77777777" w:rsidR="006E365E" w:rsidRDefault="006E365E">
      <w:pPr>
        <w:sectPr w:rsidR="006E365E" w:rsidSect="00A667B3">
          <w:pgSz w:w="15840" w:h="12240" w:orient="landscape"/>
          <w:pgMar w:top="1080" w:right="1440" w:bottom="1080" w:left="1440" w:header="720" w:footer="720" w:gutter="0"/>
          <w:cols w:space="720"/>
          <w:docGrid w:linePitch="360"/>
        </w:sectPr>
      </w:pPr>
    </w:p>
    <w:p w14:paraId="71A73923" w14:textId="0E352E69" w:rsidR="00020B58" w:rsidRDefault="00020B58">
      <w:r>
        <w:lastRenderedPageBreak/>
        <w:br w:type="page"/>
      </w:r>
    </w:p>
    <w:p w14:paraId="44A2C990" w14:textId="19363027" w:rsidR="00020B58" w:rsidRDefault="00020B58" w:rsidP="001512DD">
      <w:pPr>
        <w:spacing w:after="0" w:line="240" w:lineRule="auto"/>
        <w:contextualSpacing/>
        <w:rPr>
          <w:rFonts w:ascii="Calibri" w:eastAsia="Calibri" w:hAnsi="Calibri" w:cs="TimesNewRomanPSMT"/>
        </w:rPr>
      </w:pPr>
      <w:commentRangeStart w:id="43"/>
      <w:r>
        <w:rPr>
          <w:rFonts w:ascii="Calibri" w:eastAsia="Calibri" w:hAnsi="Calibri" w:cs="TimesNewRomanPSMT"/>
        </w:rPr>
        <w:lastRenderedPageBreak/>
        <w:t>W</w:t>
      </w:r>
      <w:r w:rsidRPr="00631E8D">
        <w:rPr>
          <w:rFonts w:ascii="Calibri" w:eastAsia="Calibri" w:hAnsi="Calibri" w:cs="TimesNewRomanPSMT"/>
        </w:rPr>
        <w:t xml:space="preserve">e would like to ask you about wild products that members of your household collected </w:t>
      </w:r>
      <w:ins w:id="44" w:author="Stickler, Mercedes M. (E3/LTRM)" w:date="2014-09-22T17:38:00Z">
        <w:r w:rsidR="00F75538">
          <w:rPr>
            <w:rFonts w:ascii="Calibri" w:eastAsia="Calibri" w:hAnsi="Calibri" w:cs="TimesNewRomanPSMT"/>
          </w:rPr>
          <w:t xml:space="preserve">from each forest </w:t>
        </w:r>
      </w:ins>
      <w:r w:rsidRPr="00631E8D">
        <w:rPr>
          <w:rFonts w:ascii="Calibri" w:eastAsia="Calibri" w:hAnsi="Calibri" w:cs="TimesNewRomanPSMT"/>
        </w:rPr>
        <w:t xml:space="preserve">for home consumption or use and </w:t>
      </w:r>
      <w:commentRangeStart w:id="45"/>
      <w:r w:rsidRPr="00631E8D">
        <w:rPr>
          <w:rFonts w:ascii="Calibri" w:eastAsia="Calibri" w:hAnsi="Calibri" w:cs="TimesNewRomanPSMT"/>
        </w:rPr>
        <w:t xml:space="preserve">charcoal </w:t>
      </w:r>
      <w:commentRangeEnd w:id="45"/>
      <w:r w:rsidR="00F75538">
        <w:rPr>
          <w:rStyle w:val="CommentReference"/>
        </w:rPr>
        <w:commentReference w:id="45"/>
      </w:r>
      <w:r w:rsidRPr="00631E8D">
        <w:rPr>
          <w:rFonts w:ascii="Calibri" w:eastAsia="Calibri" w:hAnsi="Calibri" w:cs="TimesNewRomanPSMT"/>
        </w:rPr>
        <w:t>produced for home use.</w:t>
      </w:r>
      <w:commentRangeEnd w:id="43"/>
      <w:r w:rsidR="00F75538">
        <w:rPr>
          <w:rStyle w:val="CommentReference"/>
        </w:rPr>
        <w:commentReference w:id="43"/>
      </w:r>
    </w:p>
    <w:tbl>
      <w:tblPr>
        <w:tblStyle w:val="TableGrid"/>
        <w:tblW w:w="13315" w:type="dxa"/>
        <w:jc w:val="center"/>
        <w:tblLayout w:type="fixed"/>
        <w:tblCellMar>
          <w:left w:w="29" w:type="dxa"/>
          <w:right w:w="29" w:type="dxa"/>
        </w:tblCellMar>
        <w:tblLook w:val="04A0" w:firstRow="1" w:lastRow="0" w:firstColumn="1" w:lastColumn="0" w:noHBand="0" w:noVBand="1"/>
      </w:tblPr>
      <w:tblGrid>
        <w:gridCol w:w="714"/>
        <w:gridCol w:w="721"/>
        <w:gridCol w:w="3240"/>
        <w:gridCol w:w="1440"/>
        <w:gridCol w:w="2340"/>
        <w:gridCol w:w="1980"/>
        <w:gridCol w:w="2880"/>
      </w:tblGrid>
      <w:tr w:rsidR="006E365E" w:rsidRPr="00DC552F" w14:paraId="78BC5299" w14:textId="77777777" w:rsidTr="00CD018F">
        <w:trPr>
          <w:trHeight w:val="20"/>
          <w:jc w:val="center"/>
        </w:trPr>
        <w:tc>
          <w:tcPr>
            <w:tcW w:w="714" w:type="dxa"/>
          </w:tcPr>
          <w:p w14:paraId="27AD869E" w14:textId="77777777" w:rsidR="006E365E" w:rsidRPr="00DC552F" w:rsidRDefault="006E365E" w:rsidP="008145A6">
            <w:pPr>
              <w:contextualSpacing/>
              <w:jc w:val="center"/>
              <w:rPr>
                <w:b/>
                <w:sz w:val="20"/>
              </w:rPr>
            </w:pPr>
            <w:r w:rsidRPr="00DC552F">
              <w:rPr>
                <w:b/>
                <w:sz w:val="20"/>
              </w:rPr>
              <w:t>Forest</w:t>
            </w:r>
          </w:p>
          <w:p w14:paraId="47121205" w14:textId="77777777" w:rsidR="006E365E" w:rsidRPr="00DC552F" w:rsidRDefault="006E365E" w:rsidP="008145A6">
            <w:pPr>
              <w:contextualSpacing/>
              <w:jc w:val="center"/>
              <w:rPr>
                <w:b/>
                <w:sz w:val="20"/>
              </w:rPr>
            </w:pPr>
            <w:r w:rsidRPr="00DC552F">
              <w:rPr>
                <w:b/>
                <w:sz w:val="20"/>
              </w:rPr>
              <w:t>code</w:t>
            </w:r>
          </w:p>
        </w:tc>
        <w:tc>
          <w:tcPr>
            <w:tcW w:w="721" w:type="dxa"/>
          </w:tcPr>
          <w:p w14:paraId="1B4A339E" w14:textId="77777777" w:rsidR="006E365E" w:rsidRPr="00DC552F" w:rsidRDefault="006E365E" w:rsidP="008145A6">
            <w:pPr>
              <w:contextualSpacing/>
              <w:jc w:val="center"/>
              <w:rPr>
                <w:sz w:val="20"/>
              </w:rPr>
            </w:pPr>
            <w:r w:rsidRPr="00DC552F">
              <w:rPr>
                <w:sz w:val="20"/>
              </w:rPr>
              <w:t>Name of the forest</w:t>
            </w:r>
          </w:p>
        </w:tc>
        <w:tc>
          <w:tcPr>
            <w:tcW w:w="3240" w:type="dxa"/>
          </w:tcPr>
          <w:p w14:paraId="55A66A8E" w14:textId="77777777" w:rsidR="006E365E" w:rsidRPr="00DC552F" w:rsidRDefault="006E365E" w:rsidP="008145A6">
            <w:pPr>
              <w:contextualSpacing/>
              <w:jc w:val="center"/>
              <w:rPr>
                <w:sz w:val="20"/>
              </w:rPr>
            </w:pPr>
            <w:r w:rsidRPr="00DC552F">
              <w:rPr>
                <w:sz w:val="20"/>
              </w:rPr>
              <w:t>What wild products were collected for the household from this forest?</w:t>
            </w:r>
          </w:p>
          <w:p w14:paraId="08AAFA29" w14:textId="4E115B08" w:rsidR="006E365E" w:rsidRPr="00DC552F" w:rsidRDefault="006E365E" w:rsidP="008145A6">
            <w:pPr>
              <w:contextualSpacing/>
              <w:jc w:val="center"/>
              <w:rPr>
                <w:sz w:val="20"/>
              </w:rPr>
            </w:pPr>
            <w:r w:rsidRPr="00DC552F">
              <w:rPr>
                <w:sz w:val="20"/>
              </w:rPr>
              <w:t>See codes below</w:t>
            </w:r>
          </w:p>
        </w:tc>
        <w:tc>
          <w:tcPr>
            <w:tcW w:w="1440" w:type="dxa"/>
          </w:tcPr>
          <w:p w14:paraId="224BAE7E" w14:textId="0ADE2DE2" w:rsidR="006E365E" w:rsidRPr="00DC552F" w:rsidRDefault="006E365E" w:rsidP="008145A6">
            <w:pPr>
              <w:contextualSpacing/>
              <w:jc w:val="center"/>
              <w:rPr>
                <w:sz w:val="20"/>
              </w:rPr>
            </w:pPr>
            <w:r w:rsidRPr="00DC552F">
              <w:rPr>
                <w:sz w:val="20"/>
              </w:rPr>
              <w:t>Who primarily collected this product?</w:t>
            </w:r>
          </w:p>
        </w:tc>
        <w:tc>
          <w:tcPr>
            <w:tcW w:w="2340" w:type="dxa"/>
          </w:tcPr>
          <w:p w14:paraId="4C71E912" w14:textId="0892E0C4" w:rsidR="006E365E" w:rsidRPr="00DC552F" w:rsidRDefault="006E365E" w:rsidP="008145A6">
            <w:pPr>
              <w:contextualSpacing/>
              <w:jc w:val="center"/>
              <w:rPr>
                <w:sz w:val="20"/>
              </w:rPr>
            </w:pPr>
            <w:r w:rsidRPr="00DC552F">
              <w:rPr>
                <w:sz w:val="20"/>
              </w:rPr>
              <w:t>How many days in the past MONTH did this person collect the product?</w:t>
            </w:r>
          </w:p>
        </w:tc>
        <w:tc>
          <w:tcPr>
            <w:tcW w:w="1980" w:type="dxa"/>
          </w:tcPr>
          <w:p w14:paraId="28742405" w14:textId="05C57262" w:rsidR="006E365E" w:rsidRPr="00DC552F" w:rsidRDefault="006E365E" w:rsidP="008145A6">
            <w:pPr>
              <w:contextualSpacing/>
              <w:jc w:val="center"/>
              <w:rPr>
                <w:sz w:val="20"/>
              </w:rPr>
            </w:pPr>
            <w:r w:rsidRPr="00DC552F">
              <w:rPr>
                <w:sz w:val="20"/>
              </w:rPr>
              <w:t>How much of this product was collected in the past MONTH?</w:t>
            </w:r>
          </w:p>
        </w:tc>
        <w:tc>
          <w:tcPr>
            <w:tcW w:w="2880" w:type="dxa"/>
          </w:tcPr>
          <w:p w14:paraId="0A969EF9" w14:textId="33324ADC" w:rsidR="006E365E" w:rsidRPr="00DC552F" w:rsidRDefault="006E365E" w:rsidP="008145A6">
            <w:pPr>
              <w:contextualSpacing/>
              <w:jc w:val="center"/>
              <w:rPr>
                <w:sz w:val="20"/>
              </w:rPr>
            </w:pPr>
            <w:r w:rsidRPr="00DC552F">
              <w:rPr>
                <w:sz w:val="20"/>
              </w:rPr>
              <w:t>How typical was the amount of this month’s harvest compared to other months of the year?</w:t>
            </w:r>
          </w:p>
        </w:tc>
      </w:tr>
      <w:tr w:rsidR="006E365E" w:rsidRPr="00DC552F" w14:paraId="35D8B94E" w14:textId="77777777" w:rsidTr="00CD018F">
        <w:trPr>
          <w:trHeight w:val="20"/>
          <w:jc w:val="center"/>
        </w:trPr>
        <w:tc>
          <w:tcPr>
            <w:tcW w:w="714" w:type="dxa"/>
          </w:tcPr>
          <w:p w14:paraId="6BB9B768" w14:textId="06980B3C" w:rsidR="006E365E" w:rsidRPr="00DC552F" w:rsidRDefault="006E365E" w:rsidP="008145A6">
            <w:pPr>
              <w:contextualSpacing/>
              <w:jc w:val="center"/>
              <w:rPr>
                <w:b/>
                <w:sz w:val="20"/>
              </w:rPr>
            </w:pPr>
          </w:p>
        </w:tc>
        <w:tc>
          <w:tcPr>
            <w:tcW w:w="721" w:type="dxa"/>
          </w:tcPr>
          <w:p w14:paraId="4EBE0C7D" w14:textId="77777777" w:rsidR="006E365E" w:rsidRPr="00DC552F" w:rsidRDefault="006E365E" w:rsidP="008145A6">
            <w:pPr>
              <w:contextualSpacing/>
              <w:jc w:val="center"/>
              <w:rPr>
                <w:sz w:val="20"/>
              </w:rPr>
            </w:pPr>
          </w:p>
        </w:tc>
        <w:tc>
          <w:tcPr>
            <w:tcW w:w="3240" w:type="dxa"/>
          </w:tcPr>
          <w:p w14:paraId="6BF1ED0D" w14:textId="77777777" w:rsidR="006E365E" w:rsidRPr="00DC552F" w:rsidRDefault="006E365E" w:rsidP="008145A6">
            <w:pPr>
              <w:contextualSpacing/>
              <w:jc w:val="center"/>
              <w:rPr>
                <w:sz w:val="20"/>
              </w:rPr>
            </w:pPr>
          </w:p>
        </w:tc>
        <w:tc>
          <w:tcPr>
            <w:tcW w:w="1440" w:type="dxa"/>
          </w:tcPr>
          <w:p w14:paraId="3B1FFD2A" w14:textId="77777777" w:rsidR="006E365E" w:rsidRPr="00DC552F" w:rsidRDefault="006E365E" w:rsidP="008145A6">
            <w:pPr>
              <w:contextualSpacing/>
              <w:jc w:val="center"/>
              <w:rPr>
                <w:sz w:val="20"/>
              </w:rPr>
            </w:pPr>
          </w:p>
        </w:tc>
        <w:tc>
          <w:tcPr>
            <w:tcW w:w="2340" w:type="dxa"/>
          </w:tcPr>
          <w:p w14:paraId="55400E65" w14:textId="77777777" w:rsidR="006E365E" w:rsidRPr="00DC552F" w:rsidRDefault="006E365E" w:rsidP="008145A6">
            <w:pPr>
              <w:contextualSpacing/>
              <w:jc w:val="center"/>
              <w:rPr>
                <w:sz w:val="20"/>
              </w:rPr>
            </w:pPr>
          </w:p>
        </w:tc>
        <w:tc>
          <w:tcPr>
            <w:tcW w:w="1980" w:type="dxa"/>
          </w:tcPr>
          <w:p w14:paraId="1575263D" w14:textId="77777777" w:rsidR="006E365E" w:rsidRPr="00DC552F" w:rsidRDefault="006E365E" w:rsidP="008145A6">
            <w:pPr>
              <w:contextualSpacing/>
              <w:jc w:val="center"/>
              <w:rPr>
                <w:sz w:val="20"/>
              </w:rPr>
            </w:pPr>
          </w:p>
        </w:tc>
        <w:tc>
          <w:tcPr>
            <w:tcW w:w="2880" w:type="dxa"/>
          </w:tcPr>
          <w:p w14:paraId="4A48BB11" w14:textId="77777777" w:rsidR="006E365E" w:rsidRPr="00DC552F" w:rsidRDefault="006E365E" w:rsidP="008145A6">
            <w:pPr>
              <w:contextualSpacing/>
              <w:jc w:val="center"/>
              <w:rPr>
                <w:sz w:val="20"/>
              </w:rPr>
            </w:pPr>
          </w:p>
        </w:tc>
      </w:tr>
      <w:tr w:rsidR="006E365E" w:rsidRPr="00DC552F" w14:paraId="618CFAAB" w14:textId="77777777" w:rsidTr="00CD018F">
        <w:trPr>
          <w:trHeight w:val="54"/>
          <w:jc w:val="center"/>
        </w:trPr>
        <w:tc>
          <w:tcPr>
            <w:tcW w:w="714" w:type="dxa"/>
            <w:vMerge w:val="restart"/>
          </w:tcPr>
          <w:p w14:paraId="5649C026" w14:textId="77777777" w:rsidR="006E365E" w:rsidRPr="00DC552F" w:rsidRDefault="006E365E" w:rsidP="008145A6">
            <w:pPr>
              <w:contextualSpacing/>
              <w:jc w:val="center"/>
              <w:rPr>
                <w:b/>
                <w:sz w:val="20"/>
              </w:rPr>
            </w:pPr>
            <w:r w:rsidRPr="00DC552F">
              <w:rPr>
                <w:b/>
                <w:sz w:val="20"/>
              </w:rPr>
              <w:t>1</w:t>
            </w:r>
          </w:p>
        </w:tc>
        <w:tc>
          <w:tcPr>
            <w:tcW w:w="721" w:type="dxa"/>
            <w:vMerge w:val="restart"/>
          </w:tcPr>
          <w:p w14:paraId="3640BCB3" w14:textId="77777777" w:rsidR="006E365E" w:rsidRPr="00DC552F" w:rsidRDefault="006E365E" w:rsidP="008145A6">
            <w:pPr>
              <w:contextualSpacing/>
              <w:jc w:val="center"/>
              <w:rPr>
                <w:sz w:val="20"/>
              </w:rPr>
            </w:pPr>
          </w:p>
        </w:tc>
        <w:tc>
          <w:tcPr>
            <w:tcW w:w="3240" w:type="dxa"/>
          </w:tcPr>
          <w:p w14:paraId="6C93F74A" w14:textId="77777777" w:rsidR="006E365E" w:rsidRPr="00DC552F" w:rsidRDefault="006E365E" w:rsidP="008145A6">
            <w:pPr>
              <w:contextualSpacing/>
              <w:jc w:val="center"/>
              <w:rPr>
                <w:sz w:val="20"/>
              </w:rPr>
            </w:pPr>
          </w:p>
        </w:tc>
        <w:tc>
          <w:tcPr>
            <w:tcW w:w="1440" w:type="dxa"/>
          </w:tcPr>
          <w:p w14:paraId="0382D10A" w14:textId="77777777" w:rsidR="006E365E" w:rsidRPr="00DC552F" w:rsidRDefault="006E365E" w:rsidP="008145A6">
            <w:pPr>
              <w:contextualSpacing/>
              <w:jc w:val="center"/>
              <w:rPr>
                <w:sz w:val="20"/>
              </w:rPr>
            </w:pPr>
          </w:p>
        </w:tc>
        <w:tc>
          <w:tcPr>
            <w:tcW w:w="2340" w:type="dxa"/>
          </w:tcPr>
          <w:p w14:paraId="4C9A298D" w14:textId="77777777" w:rsidR="006E365E" w:rsidRPr="00DC552F" w:rsidRDefault="006E365E" w:rsidP="008145A6">
            <w:pPr>
              <w:contextualSpacing/>
              <w:jc w:val="center"/>
              <w:rPr>
                <w:sz w:val="20"/>
              </w:rPr>
            </w:pPr>
          </w:p>
        </w:tc>
        <w:tc>
          <w:tcPr>
            <w:tcW w:w="1980" w:type="dxa"/>
          </w:tcPr>
          <w:p w14:paraId="5138D38C" w14:textId="77777777" w:rsidR="006E365E" w:rsidRPr="00DC552F" w:rsidRDefault="006E365E" w:rsidP="008145A6">
            <w:pPr>
              <w:contextualSpacing/>
              <w:jc w:val="center"/>
              <w:rPr>
                <w:sz w:val="20"/>
              </w:rPr>
            </w:pPr>
          </w:p>
        </w:tc>
        <w:tc>
          <w:tcPr>
            <w:tcW w:w="2880" w:type="dxa"/>
          </w:tcPr>
          <w:p w14:paraId="0C188D16" w14:textId="77777777" w:rsidR="006E365E" w:rsidRPr="00DC552F" w:rsidRDefault="006E365E" w:rsidP="008145A6">
            <w:pPr>
              <w:contextualSpacing/>
              <w:jc w:val="center"/>
              <w:rPr>
                <w:sz w:val="20"/>
              </w:rPr>
            </w:pPr>
          </w:p>
        </w:tc>
      </w:tr>
      <w:tr w:rsidR="006E365E" w:rsidRPr="00DC552F" w14:paraId="0AEA6207" w14:textId="77777777" w:rsidTr="00CD018F">
        <w:trPr>
          <w:trHeight w:val="54"/>
          <w:jc w:val="center"/>
        </w:trPr>
        <w:tc>
          <w:tcPr>
            <w:tcW w:w="714" w:type="dxa"/>
            <w:vMerge/>
          </w:tcPr>
          <w:p w14:paraId="7ED6DE51" w14:textId="77777777" w:rsidR="006E365E" w:rsidRPr="00DC552F" w:rsidRDefault="006E365E" w:rsidP="008145A6">
            <w:pPr>
              <w:contextualSpacing/>
              <w:jc w:val="center"/>
              <w:rPr>
                <w:b/>
                <w:sz w:val="20"/>
              </w:rPr>
            </w:pPr>
          </w:p>
        </w:tc>
        <w:tc>
          <w:tcPr>
            <w:tcW w:w="721" w:type="dxa"/>
            <w:vMerge/>
          </w:tcPr>
          <w:p w14:paraId="24151074" w14:textId="77777777" w:rsidR="006E365E" w:rsidRPr="00DC552F" w:rsidRDefault="006E365E" w:rsidP="008145A6">
            <w:pPr>
              <w:contextualSpacing/>
              <w:jc w:val="center"/>
              <w:rPr>
                <w:sz w:val="20"/>
              </w:rPr>
            </w:pPr>
          </w:p>
        </w:tc>
        <w:tc>
          <w:tcPr>
            <w:tcW w:w="3240" w:type="dxa"/>
          </w:tcPr>
          <w:p w14:paraId="5724E6AA" w14:textId="77777777" w:rsidR="006E365E" w:rsidRPr="00DC552F" w:rsidRDefault="006E365E" w:rsidP="008145A6">
            <w:pPr>
              <w:contextualSpacing/>
              <w:jc w:val="center"/>
              <w:rPr>
                <w:sz w:val="20"/>
              </w:rPr>
            </w:pPr>
          </w:p>
        </w:tc>
        <w:tc>
          <w:tcPr>
            <w:tcW w:w="1440" w:type="dxa"/>
          </w:tcPr>
          <w:p w14:paraId="3DB1EE43" w14:textId="77777777" w:rsidR="006E365E" w:rsidRPr="00DC552F" w:rsidRDefault="006E365E" w:rsidP="008145A6">
            <w:pPr>
              <w:contextualSpacing/>
              <w:jc w:val="center"/>
              <w:rPr>
                <w:sz w:val="20"/>
              </w:rPr>
            </w:pPr>
          </w:p>
        </w:tc>
        <w:tc>
          <w:tcPr>
            <w:tcW w:w="2340" w:type="dxa"/>
          </w:tcPr>
          <w:p w14:paraId="6E0E4665" w14:textId="77777777" w:rsidR="006E365E" w:rsidRPr="00DC552F" w:rsidRDefault="006E365E" w:rsidP="008145A6">
            <w:pPr>
              <w:contextualSpacing/>
              <w:jc w:val="center"/>
              <w:rPr>
                <w:sz w:val="20"/>
              </w:rPr>
            </w:pPr>
          </w:p>
        </w:tc>
        <w:tc>
          <w:tcPr>
            <w:tcW w:w="1980" w:type="dxa"/>
          </w:tcPr>
          <w:p w14:paraId="34AF8A87" w14:textId="77777777" w:rsidR="006E365E" w:rsidRPr="00DC552F" w:rsidRDefault="006E365E" w:rsidP="008145A6">
            <w:pPr>
              <w:contextualSpacing/>
              <w:jc w:val="center"/>
              <w:rPr>
                <w:sz w:val="20"/>
              </w:rPr>
            </w:pPr>
          </w:p>
        </w:tc>
        <w:tc>
          <w:tcPr>
            <w:tcW w:w="2880" w:type="dxa"/>
          </w:tcPr>
          <w:p w14:paraId="4D621E01" w14:textId="77777777" w:rsidR="006E365E" w:rsidRPr="00DC552F" w:rsidRDefault="006E365E" w:rsidP="008145A6">
            <w:pPr>
              <w:contextualSpacing/>
              <w:jc w:val="center"/>
              <w:rPr>
                <w:sz w:val="20"/>
              </w:rPr>
            </w:pPr>
          </w:p>
        </w:tc>
      </w:tr>
      <w:tr w:rsidR="006E365E" w:rsidRPr="00DC552F" w14:paraId="1819FADC" w14:textId="77777777" w:rsidTr="00CD018F">
        <w:trPr>
          <w:trHeight w:val="54"/>
          <w:jc w:val="center"/>
        </w:trPr>
        <w:tc>
          <w:tcPr>
            <w:tcW w:w="714" w:type="dxa"/>
            <w:vMerge/>
          </w:tcPr>
          <w:p w14:paraId="5CBF6F39" w14:textId="77777777" w:rsidR="006E365E" w:rsidRPr="00DC552F" w:rsidRDefault="006E365E" w:rsidP="008145A6">
            <w:pPr>
              <w:contextualSpacing/>
              <w:jc w:val="center"/>
              <w:rPr>
                <w:b/>
                <w:sz w:val="20"/>
              </w:rPr>
            </w:pPr>
          </w:p>
        </w:tc>
        <w:tc>
          <w:tcPr>
            <w:tcW w:w="721" w:type="dxa"/>
            <w:vMerge/>
          </w:tcPr>
          <w:p w14:paraId="4FAB3D02" w14:textId="77777777" w:rsidR="006E365E" w:rsidRPr="00DC552F" w:rsidRDefault="006E365E" w:rsidP="008145A6">
            <w:pPr>
              <w:contextualSpacing/>
              <w:jc w:val="center"/>
              <w:rPr>
                <w:sz w:val="20"/>
              </w:rPr>
            </w:pPr>
          </w:p>
        </w:tc>
        <w:tc>
          <w:tcPr>
            <w:tcW w:w="3240" w:type="dxa"/>
          </w:tcPr>
          <w:p w14:paraId="77505C4D" w14:textId="77777777" w:rsidR="006E365E" w:rsidRPr="00DC552F" w:rsidRDefault="006E365E" w:rsidP="008145A6">
            <w:pPr>
              <w:contextualSpacing/>
              <w:jc w:val="center"/>
              <w:rPr>
                <w:sz w:val="20"/>
              </w:rPr>
            </w:pPr>
          </w:p>
        </w:tc>
        <w:tc>
          <w:tcPr>
            <w:tcW w:w="1440" w:type="dxa"/>
          </w:tcPr>
          <w:p w14:paraId="60F1E95C" w14:textId="77777777" w:rsidR="006E365E" w:rsidRPr="00DC552F" w:rsidRDefault="006E365E" w:rsidP="008145A6">
            <w:pPr>
              <w:contextualSpacing/>
              <w:jc w:val="center"/>
              <w:rPr>
                <w:sz w:val="20"/>
              </w:rPr>
            </w:pPr>
          </w:p>
        </w:tc>
        <w:tc>
          <w:tcPr>
            <w:tcW w:w="2340" w:type="dxa"/>
          </w:tcPr>
          <w:p w14:paraId="3B926423" w14:textId="77777777" w:rsidR="006E365E" w:rsidRPr="00DC552F" w:rsidRDefault="006E365E" w:rsidP="008145A6">
            <w:pPr>
              <w:contextualSpacing/>
              <w:jc w:val="center"/>
              <w:rPr>
                <w:sz w:val="20"/>
              </w:rPr>
            </w:pPr>
          </w:p>
        </w:tc>
        <w:tc>
          <w:tcPr>
            <w:tcW w:w="1980" w:type="dxa"/>
          </w:tcPr>
          <w:p w14:paraId="7A1853E6" w14:textId="77777777" w:rsidR="006E365E" w:rsidRPr="00DC552F" w:rsidRDefault="006E365E" w:rsidP="008145A6">
            <w:pPr>
              <w:contextualSpacing/>
              <w:jc w:val="center"/>
              <w:rPr>
                <w:sz w:val="20"/>
              </w:rPr>
            </w:pPr>
          </w:p>
        </w:tc>
        <w:tc>
          <w:tcPr>
            <w:tcW w:w="2880" w:type="dxa"/>
          </w:tcPr>
          <w:p w14:paraId="12579FCF" w14:textId="77777777" w:rsidR="006E365E" w:rsidRPr="00DC552F" w:rsidRDefault="006E365E" w:rsidP="008145A6">
            <w:pPr>
              <w:contextualSpacing/>
              <w:jc w:val="center"/>
              <w:rPr>
                <w:sz w:val="20"/>
              </w:rPr>
            </w:pPr>
          </w:p>
        </w:tc>
      </w:tr>
      <w:tr w:rsidR="006E365E" w:rsidRPr="00DC552F" w14:paraId="3E0FEE28" w14:textId="77777777" w:rsidTr="00CD018F">
        <w:trPr>
          <w:trHeight w:val="54"/>
          <w:jc w:val="center"/>
        </w:trPr>
        <w:tc>
          <w:tcPr>
            <w:tcW w:w="714" w:type="dxa"/>
            <w:vMerge/>
          </w:tcPr>
          <w:p w14:paraId="37B98F15" w14:textId="77777777" w:rsidR="006E365E" w:rsidRPr="00DC552F" w:rsidRDefault="006E365E" w:rsidP="008145A6">
            <w:pPr>
              <w:contextualSpacing/>
              <w:jc w:val="center"/>
              <w:rPr>
                <w:b/>
                <w:sz w:val="20"/>
              </w:rPr>
            </w:pPr>
          </w:p>
        </w:tc>
        <w:tc>
          <w:tcPr>
            <w:tcW w:w="721" w:type="dxa"/>
            <w:vMerge/>
          </w:tcPr>
          <w:p w14:paraId="13FCB23B" w14:textId="77777777" w:rsidR="006E365E" w:rsidRPr="00DC552F" w:rsidRDefault="006E365E" w:rsidP="008145A6">
            <w:pPr>
              <w:contextualSpacing/>
              <w:jc w:val="center"/>
              <w:rPr>
                <w:sz w:val="20"/>
              </w:rPr>
            </w:pPr>
          </w:p>
        </w:tc>
        <w:tc>
          <w:tcPr>
            <w:tcW w:w="3240" w:type="dxa"/>
          </w:tcPr>
          <w:p w14:paraId="604E4A56" w14:textId="77777777" w:rsidR="006E365E" w:rsidRPr="00DC552F" w:rsidRDefault="006E365E" w:rsidP="008145A6">
            <w:pPr>
              <w:contextualSpacing/>
              <w:jc w:val="center"/>
              <w:rPr>
                <w:sz w:val="20"/>
              </w:rPr>
            </w:pPr>
          </w:p>
        </w:tc>
        <w:tc>
          <w:tcPr>
            <w:tcW w:w="1440" w:type="dxa"/>
          </w:tcPr>
          <w:p w14:paraId="3686BB54" w14:textId="77777777" w:rsidR="006E365E" w:rsidRPr="00DC552F" w:rsidRDefault="006E365E" w:rsidP="008145A6">
            <w:pPr>
              <w:contextualSpacing/>
              <w:jc w:val="center"/>
              <w:rPr>
                <w:sz w:val="20"/>
              </w:rPr>
            </w:pPr>
          </w:p>
        </w:tc>
        <w:tc>
          <w:tcPr>
            <w:tcW w:w="2340" w:type="dxa"/>
          </w:tcPr>
          <w:p w14:paraId="69CD698B" w14:textId="77777777" w:rsidR="006E365E" w:rsidRPr="00DC552F" w:rsidRDefault="006E365E" w:rsidP="008145A6">
            <w:pPr>
              <w:contextualSpacing/>
              <w:jc w:val="center"/>
              <w:rPr>
                <w:sz w:val="20"/>
              </w:rPr>
            </w:pPr>
          </w:p>
        </w:tc>
        <w:tc>
          <w:tcPr>
            <w:tcW w:w="1980" w:type="dxa"/>
          </w:tcPr>
          <w:p w14:paraId="0856E625" w14:textId="77777777" w:rsidR="006E365E" w:rsidRPr="00DC552F" w:rsidRDefault="006E365E" w:rsidP="008145A6">
            <w:pPr>
              <w:contextualSpacing/>
              <w:jc w:val="center"/>
              <w:rPr>
                <w:sz w:val="20"/>
              </w:rPr>
            </w:pPr>
          </w:p>
        </w:tc>
        <w:tc>
          <w:tcPr>
            <w:tcW w:w="2880" w:type="dxa"/>
          </w:tcPr>
          <w:p w14:paraId="08C7DB75" w14:textId="77777777" w:rsidR="006E365E" w:rsidRPr="00DC552F" w:rsidRDefault="006E365E" w:rsidP="008145A6">
            <w:pPr>
              <w:contextualSpacing/>
              <w:jc w:val="center"/>
              <w:rPr>
                <w:sz w:val="20"/>
              </w:rPr>
            </w:pPr>
          </w:p>
        </w:tc>
      </w:tr>
      <w:tr w:rsidR="006E365E" w:rsidRPr="00DC552F" w14:paraId="0BC5A25C" w14:textId="77777777" w:rsidTr="00CD018F">
        <w:trPr>
          <w:trHeight w:val="54"/>
          <w:jc w:val="center"/>
        </w:trPr>
        <w:tc>
          <w:tcPr>
            <w:tcW w:w="714" w:type="dxa"/>
            <w:vMerge/>
          </w:tcPr>
          <w:p w14:paraId="04304E73" w14:textId="77777777" w:rsidR="006E365E" w:rsidRPr="00DC552F" w:rsidRDefault="006E365E" w:rsidP="008145A6">
            <w:pPr>
              <w:contextualSpacing/>
              <w:jc w:val="center"/>
              <w:rPr>
                <w:b/>
                <w:sz w:val="20"/>
              </w:rPr>
            </w:pPr>
          </w:p>
        </w:tc>
        <w:tc>
          <w:tcPr>
            <w:tcW w:w="721" w:type="dxa"/>
            <w:vMerge/>
          </w:tcPr>
          <w:p w14:paraId="7EA383AA" w14:textId="77777777" w:rsidR="006E365E" w:rsidRPr="00DC552F" w:rsidRDefault="006E365E" w:rsidP="008145A6">
            <w:pPr>
              <w:contextualSpacing/>
              <w:jc w:val="center"/>
              <w:rPr>
                <w:sz w:val="20"/>
              </w:rPr>
            </w:pPr>
          </w:p>
        </w:tc>
        <w:tc>
          <w:tcPr>
            <w:tcW w:w="3240" w:type="dxa"/>
          </w:tcPr>
          <w:p w14:paraId="61FF1A40" w14:textId="77777777" w:rsidR="006E365E" w:rsidRPr="00DC552F" w:rsidRDefault="006E365E" w:rsidP="008145A6">
            <w:pPr>
              <w:contextualSpacing/>
              <w:jc w:val="center"/>
              <w:rPr>
                <w:sz w:val="20"/>
              </w:rPr>
            </w:pPr>
          </w:p>
        </w:tc>
        <w:tc>
          <w:tcPr>
            <w:tcW w:w="1440" w:type="dxa"/>
          </w:tcPr>
          <w:p w14:paraId="129EEF15" w14:textId="77777777" w:rsidR="006E365E" w:rsidRPr="00DC552F" w:rsidRDefault="006E365E" w:rsidP="008145A6">
            <w:pPr>
              <w:contextualSpacing/>
              <w:jc w:val="center"/>
              <w:rPr>
                <w:sz w:val="20"/>
              </w:rPr>
            </w:pPr>
          </w:p>
        </w:tc>
        <w:tc>
          <w:tcPr>
            <w:tcW w:w="2340" w:type="dxa"/>
          </w:tcPr>
          <w:p w14:paraId="7646A655" w14:textId="77777777" w:rsidR="006E365E" w:rsidRPr="00DC552F" w:rsidRDefault="006E365E" w:rsidP="008145A6">
            <w:pPr>
              <w:contextualSpacing/>
              <w:jc w:val="center"/>
              <w:rPr>
                <w:sz w:val="20"/>
              </w:rPr>
            </w:pPr>
          </w:p>
        </w:tc>
        <w:tc>
          <w:tcPr>
            <w:tcW w:w="1980" w:type="dxa"/>
          </w:tcPr>
          <w:p w14:paraId="0F680371" w14:textId="77777777" w:rsidR="006E365E" w:rsidRPr="00DC552F" w:rsidRDefault="006E365E" w:rsidP="008145A6">
            <w:pPr>
              <w:contextualSpacing/>
              <w:jc w:val="center"/>
              <w:rPr>
                <w:sz w:val="20"/>
              </w:rPr>
            </w:pPr>
          </w:p>
        </w:tc>
        <w:tc>
          <w:tcPr>
            <w:tcW w:w="2880" w:type="dxa"/>
          </w:tcPr>
          <w:p w14:paraId="2458C392" w14:textId="77777777" w:rsidR="006E365E" w:rsidRPr="00DC552F" w:rsidRDefault="006E365E" w:rsidP="008145A6">
            <w:pPr>
              <w:contextualSpacing/>
              <w:jc w:val="center"/>
              <w:rPr>
                <w:sz w:val="20"/>
              </w:rPr>
            </w:pPr>
          </w:p>
        </w:tc>
      </w:tr>
      <w:tr w:rsidR="006E365E" w:rsidRPr="00DC552F" w14:paraId="468D88C0" w14:textId="77777777" w:rsidTr="00CD018F">
        <w:trPr>
          <w:trHeight w:val="54"/>
          <w:jc w:val="center"/>
        </w:trPr>
        <w:tc>
          <w:tcPr>
            <w:tcW w:w="714" w:type="dxa"/>
            <w:vMerge w:val="restart"/>
          </w:tcPr>
          <w:p w14:paraId="2EABD9F6" w14:textId="1B9B1BFB" w:rsidR="006E365E" w:rsidRPr="00DC552F" w:rsidRDefault="006E365E" w:rsidP="00020B58">
            <w:pPr>
              <w:contextualSpacing/>
              <w:jc w:val="center"/>
              <w:rPr>
                <w:b/>
                <w:sz w:val="20"/>
              </w:rPr>
            </w:pPr>
            <w:r w:rsidRPr="00DC552F">
              <w:rPr>
                <w:b/>
                <w:sz w:val="20"/>
              </w:rPr>
              <w:t>2</w:t>
            </w:r>
          </w:p>
        </w:tc>
        <w:tc>
          <w:tcPr>
            <w:tcW w:w="721" w:type="dxa"/>
            <w:vMerge w:val="restart"/>
          </w:tcPr>
          <w:p w14:paraId="11D57030" w14:textId="77777777" w:rsidR="006E365E" w:rsidRPr="00DC552F" w:rsidRDefault="006E365E" w:rsidP="00020B58">
            <w:pPr>
              <w:contextualSpacing/>
              <w:jc w:val="center"/>
              <w:rPr>
                <w:sz w:val="20"/>
              </w:rPr>
            </w:pPr>
          </w:p>
        </w:tc>
        <w:tc>
          <w:tcPr>
            <w:tcW w:w="3240" w:type="dxa"/>
          </w:tcPr>
          <w:p w14:paraId="443D8F4B" w14:textId="77777777" w:rsidR="006E365E" w:rsidRPr="00DC552F" w:rsidRDefault="006E365E" w:rsidP="00020B58">
            <w:pPr>
              <w:contextualSpacing/>
              <w:jc w:val="center"/>
              <w:rPr>
                <w:sz w:val="20"/>
              </w:rPr>
            </w:pPr>
          </w:p>
        </w:tc>
        <w:tc>
          <w:tcPr>
            <w:tcW w:w="1440" w:type="dxa"/>
          </w:tcPr>
          <w:p w14:paraId="08AF1062" w14:textId="77777777" w:rsidR="006E365E" w:rsidRPr="00DC552F" w:rsidRDefault="006E365E" w:rsidP="00020B58">
            <w:pPr>
              <w:contextualSpacing/>
              <w:jc w:val="center"/>
              <w:rPr>
                <w:sz w:val="20"/>
              </w:rPr>
            </w:pPr>
          </w:p>
        </w:tc>
        <w:tc>
          <w:tcPr>
            <w:tcW w:w="2340" w:type="dxa"/>
          </w:tcPr>
          <w:p w14:paraId="3F1434CD" w14:textId="77777777" w:rsidR="006E365E" w:rsidRPr="00DC552F" w:rsidRDefault="006E365E" w:rsidP="00020B58">
            <w:pPr>
              <w:contextualSpacing/>
              <w:jc w:val="center"/>
              <w:rPr>
                <w:sz w:val="20"/>
              </w:rPr>
            </w:pPr>
          </w:p>
        </w:tc>
        <w:tc>
          <w:tcPr>
            <w:tcW w:w="1980" w:type="dxa"/>
          </w:tcPr>
          <w:p w14:paraId="053A74F8" w14:textId="77777777" w:rsidR="006E365E" w:rsidRPr="00DC552F" w:rsidRDefault="006E365E" w:rsidP="00020B58">
            <w:pPr>
              <w:contextualSpacing/>
              <w:jc w:val="center"/>
              <w:rPr>
                <w:sz w:val="20"/>
              </w:rPr>
            </w:pPr>
          </w:p>
        </w:tc>
        <w:tc>
          <w:tcPr>
            <w:tcW w:w="2880" w:type="dxa"/>
          </w:tcPr>
          <w:p w14:paraId="2EA5EF10" w14:textId="77777777" w:rsidR="006E365E" w:rsidRPr="00DC552F" w:rsidRDefault="006E365E" w:rsidP="00020B58">
            <w:pPr>
              <w:contextualSpacing/>
              <w:jc w:val="center"/>
              <w:rPr>
                <w:sz w:val="20"/>
              </w:rPr>
            </w:pPr>
          </w:p>
        </w:tc>
      </w:tr>
      <w:tr w:rsidR="006E365E" w:rsidRPr="00DC552F" w14:paraId="1E136926" w14:textId="77777777" w:rsidTr="00CD018F">
        <w:trPr>
          <w:trHeight w:val="54"/>
          <w:jc w:val="center"/>
        </w:trPr>
        <w:tc>
          <w:tcPr>
            <w:tcW w:w="714" w:type="dxa"/>
            <w:vMerge/>
          </w:tcPr>
          <w:p w14:paraId="3EC41347" w14:textId="77777777" w:rsidR="006E365E" w:rsidRPr="00DC552F" w:rsidRDefault="006E365E" w:rsidP="00020B58">
            <w:pPr>
              <w:contextualSpacing/>
              <w:jc w:val="center"/>
              <w:rPr>
                <w:b/>
                <w:sz w:val="20"/>
              </w:rPr>
            </w:pPr>
          </w:p>
        </w:tc>
        <w:tc>
          <w:tcPr>
            <w:tcW w:w="721" w:type="dxa"/>
            <w:vMerge/>
          </w:tcPr>
          <w:p w14:paraId="0324695B" w14:textId="77777777" w:rsidR="006E365E" w:rsidRPr="00DC552F" w:rsidRDefault="006E365E" w:rsidP="00020B58">
            <w:pPr>
              <w:contextualSpacing/>
              <w:jc w:val="center"/>
              <w:rPr>
                <w:sz w:val="20"/>
              </w:rPr>
            </w:pPr>
          </w:p>
        </w:tc>
        <w:tc>
          <w:tcPr>
            <w:tcW w:w="3240" w:type="dxa"/>
          </w:tcPr>
          <w:p w14:paraId="26EA8461" w14:textId="77777777" w:rsidR="006E365E" w:rsidRPr="00DC552F" w:rsidRDefault="006E365E" w:rsidP="00020B58">
            <w:pPr>
              <w:contextualSpacing/>
              <w:jc w:val="center"/>
              <w:rPr>
                <w:sz w:val="20"/>
              </w:rPr>
            </w:pPr>
          </w:p>
        </w:tc>
        <w:tc>
          <w:tcPr>
            <w:tcW w:w="1440" w:type="dxa"/>
          </w:tcPr>
          <w:p w14:paraId="0DE53930" w14:textId="77777777" w:rsidR="006E365E" w:rsidRPr="00DC552F" w:rsidRDefault="006E365E" w:rsidP="00020B58">
            <w:pPr>
              <w:contextualSpacing/>
              <w:jc w:val="center"/>
              <w:rPr>
                <w:sz w:val="20"/>
              </w:rPr>
            </w:pPr>
          </w:p>
        </w:tc>
        <w:tc>
          <w:tcPr>
            <w:tcW w:w="2340" w:type="dxa"/>
          </w:tcPr>
          <w:p w14:paraId="2DCF968B" w14:textId="77777777" w:rsidR="006E365E" w:rsidRPr="00DC552F" w:rsidRDefault="006E365E" w:rsidP="00020B58">
            <w:pPr>
              <w:contextualSpacing/>
              <w:jc w:val="center"/>
              <w:rPr>
                <w:sz w:val="20"/>
              </w:rPr>
            </w:pPr>
          </w:p>
        </w:tc>
        <w:tc>
          <w:tcPr>
            <w:tcW w:w="1980" w:type="dxa"/>
          </w:tcPr>
          <w:p w14:paraId="0FCF1D81" w14:textId="77777777" w:rsidR="006E365E" w:rsidRPr="00DC552F" w:rsidRDefault="006E365E" w:rsidP="00020B58">
            <w:pPr>
              <w:contextualSpacing/>
              <w:jc w:val="center"/>
              <w:rPr>
                <w:sz w:val="20"/>
              </w:rPr>
            </w:pPr>
          </w:p>
        </w:tc>
        <w:tc>
          <w:tcPr>
            <w:tcW w:w="2880" w:type="dxa"/>
          </w:tcPr>
          <w:p w14:paraId="17AB8A86" w14:textId="77777777" w:rsidR="006E365E" w:rsidRPr="00DC552F" w:rsidRDefault="006E365E" w:rsidP="00020B58">
            <w:pPr>
              <w:contextualSpacing/>
              <w:jc w:val="center"/>
              <w:rPr>
                <w:sz w:val="20"/>
              </w:rPr>
            </w:pPr>
          </w:p>
        </w:tc>
      </w:tr>
      <w:tr w:rsidR="006E365E" w:rsidRPr="00DC552F" w14:paraId="5BBFA848" w14:textId="77777777" w:rsidTr="00CD018F">
        <w:trPr>
          <w:trHeight w:val="54"/>
          <w:jc w:val="center"/>
        </w:trPr>
        <w:tc>
          <w:tcPr>
            <w:tcW w:w="714" w:type="dxa"/>
            <w:vMerge/>
          </w:tcPr>
          <w:p w14:paraId="69B59E0F" w14:textId="77777777" w:rsidR="006E365E" w:rsidRPr="00DC552F" w:rsidRDefault="006E365E" w:rsidP="00020B58">
            <w:pPr>
              <w:contextualSpacing/>
              <w:jc w:val="center"/>
              <w:rPr>
                <w:b/>
                <w:sz w:val="20"/>
              </w:rPr>
            </w:pPr>
          </w:p>
        </w:tc>
        <w:tc>
          <w:tcPr>
            <w:tcW w:w="721" w:type="dxa"/>
            <w:vMerge/>
          </w:tcPr>
          <w:p w14:paraId="777D9BAF" w14:textId="77777777" w:rsidR="006E365E" w:rsidRPr="00DC552F" w:rsidRDefault="006E365E" w:rsidP="00020B58">
            <w:pPr>
              <w:contextualSpacing/>
              <w:jc w:val="center"/>
              <w:rPr>
                <w:sz w:val="20"/>
              </w:rPr>
            </w:pPr>
          </w:p>
        </w:tc>
        <w:tc>
          <w:tcPr>
            <w:tcW w:w="3240" w:type="dxa"/>
          </w:tcPr>
          <w:p w14:paraId="28CA7A8B" w14:textId="77777777" w:rsidR="006E365E" w:rsidRPr="00DC552F" w:rsidRDefault="006E365E" w:rsidP="00020B58">
            <w:pPr>
              <w:contextualSpacing/>
              <w:jc w:val="center"/>
              <w:rPr>
                <w:sz w:val="20"/>
              </w:rPr>
            </w:pPr>
          </w:p>
        </w:tc>
        <w:tc>
          <w:tcPr>
            <w:tcW w:w="1440" w:type="dxa"/>
          </w:tcPr>
          <w:p w14:paraId="7ACBE49C" w14:textId="77777777" w:rsidR="006E365E" w:rsidRPr="00DC552F" w:rsidRDefault="006E365E" w:rsidP="00020B58">
            <w:pPr>
              <w:contextualSpacing/>
              <w:jc w:val="center"/>
              <w:rPr>
                <w:sz w:val="20"/>
              </w:rPr>
            </w:pPr>
          </w:p>
        </w:tc>
        <w:tc>
          <w:tcPr>
            <w:tcW w:w="2340" w:type="dxa"/>
          </w:tcPr>
          <w:p w14:paraId="7B0E24C3" w14:textId="77777777" w:rsidR="006E365E" w:rsidRPr="00DC552F" w:rsidRDefault="006E365E" w:rsidP="00020B58">
            <w:pPr>
              <w:contextualSpacing/>
              <w:jc w:val="center"/>
              <w:rPr>
                <w:sz w:val="20"/>
              </w:rPr>
            </w:pPr>
          </w:p>
        </w:tc>
        <w:tc>
          <w:tcPr>
            <w:tcW w:w="1980" w:type="dxa"/>
          </w:tcPr>
          <w:p w14:paraId="68A542DA" w14:textId="77777777" w:rsidR="006E365E" w:rsidRPr="00DC552F" w:rsidRDefault="006E365E" w:rsidP="00020B58">
            <w:pPr>
              <w:contextualSpacing/>
              <w:jc w:val="center"/>
              <w:rPr>
                <w:sz w:val="20"/>
              </w:rPr>
            </w:pPr>
          </w:p>
        </w:tc>
        <w:tc>
          <w:tcPr>
            <w:tcW w:w="2880" w:type="dxa"/>
          </w:tcPr>
          <w:p w14:paraId="27028255" w14:textId="77777777" w:rsidR="006E365E" w:rsidRPr="00DC552F" w:rsidRDefault="006E365E" w:rsidP="00020B58">
            <w:pPr>
              <w:contextualSpacing/>
              <w:jc w:val="center"/>
              <w:rPr>
                <w:sz w:val="20"/>
              </w:rPr>
            </w:pPr>
          </w:p>
        </w:tc>
      </w:tr>
      <w:tr w:rsidR="006E365E" w:rsidRPr="00DC552F" w14:paraId="4C931499" w14:textId="77777777" w:rsidTr="00CD018F">
        <w:trPr>
          <w:trHeight w:val="54"/>
          <w:jc w:val="center"/>
        </w:trPr>
        <w:tc>
          <w:tcPr>
            <w:tcW w:w="714" w:type="dxa"/>
            <w:vMerge/>
          </w:tcPr>
          <w:p w14:paraId="62A7AC38" w14:textId="77777777" w:rsidR="006E365E" w:rsidRPr="00DC552F" w:rsidRDefault="006E365E" w:rsidP="00020B58">
            <w:pPr>
              <w:contextualSpacing/>
              <w:jc w:val="center"/>
              <w:rPr>
                <w:b/>
                <w:sz w:val="20"/>
              </w:rPr>
            </w:pPr>
          </w:p>
        </w:tc>
        <w:tc>
          <w:tcPr>
            <w:tcW w:w="721" w:type="dxa"/>
            <w:vMerge/>
          </w:tcPr>
          <w:p w14:paraId="5586C6EB" w14:textId="77777777" w:rsidR="006E365E" w:rsidRPr="00DC552F" w:rsidRDefault="006E365E" w:rsidP="00020B58">
            <w:pPr>
              <w:contextualSpacing/>
              <w:jc w:val="center"/>
              <w:rPr>
                <w:sz w:val="20"/>
              </w:rPr>
            </w:pPr>
          </w:p>
        </w:tc>
        <w:tc>
          <w:tcPr>
            <w:tcW w:w="3240" w:type="dxa"/>
          </w:tcPr>
          <w:p w14:paraId="2E8A18C3" w14:textId="77777777" w:rsidR="006E365E" w:rsidRPr="00DC552F" w:rsidRDefault="006E365E" w:rsidP="00020B58">
            <w:pPr>
              <w:contextualSpacing/>
              <w:jc w:val="center"/>
              <w:rPr>
                <w:sz w:val="20"/>
              </w:rPr>
            </w:pPr>
          </w:p>
        </w:tc>
        <w:tc>
          <w:tcPr>
            <w:tcW w:w="1440" w:type="dxa"/>
          </w:tcPr>
          <w:p w14:paraId="02E4C031" w14:textId="77777777" w:rsidR="006E365E" w:rsidRPr="00DC552F" w:rsidRDefault="006E365E" w:rsidP="00020B58">
            <w:pPr>
              <w:contextualSpacing/>
              <w:jc w:val="center"/>
              <w:rPr>
                <w:sz w:val="20"/>
              </w:rPr>
            </w:pPr>
          </w:p>
        </w:tc>
        <w:tc>
          <w:tcPr>
            <w:tcW w:w="2340" w:type="dxa"/>
          </w:tcPr>
          <w:p w14:paraId="1CADD8FE" w14:textId="77777777" w:rsidR="006E365E" w:rsidRPr="00DC552F" w:rsidRDefault="006E365E" w:rsidP="00020B58">
            <w:pPr>
              <w:contextualSpacing/>
              <w:jc w:val="center"/>
              <w:rPr>
                <w:sz w:val="20"/>
              </w:rPr>
            </w:pPr>
          </w:p>
        </w:tc>
        <w:tc>
          <w:tcPr>
            <w:tcW w:w="1980" w:type="dxa"/>
          </w:tcPr>
          <w:p w14:paraId="546A3CCD" w14:textId="77777777" w:rsidR="006E365E" w:rsidRPr="00DC552F" w:rsidRDefault="006E365E" w:rsidP="00020B58">
            <w:pPr>
              <w:contextualSpacing/>
              <w:jc w:val="center"/>
              <w:rPr>
                <w:sz w:val="20"/>
              </w:rPr>
            </w:pPr>
          </w:p>
        </w:tc>
        <w:tc>
          <w:tcPr>
            <w:tcW w:w="2880" w:type="dxa"/>
          </w:tcPr>
          <w:p w14:paraId="0AAB5B9E" w14:textId="77777777" w:rsidR="006E365E" w:rsidRPr="00DC552F" w:rsidRDefault="006E365E" w:rsidP="00020B58">
            <w:pPr>
              <w:contextualSpacing/>
              <w:jc w:val="center"/>
              <w:rPr>
                <w:sz w:val="20"/>
              </w:rPr>
            </w:pPr>
          </w:p>
        </w:tc>
      </w:tr>
      <w:tr w:rsidR="006E365E" w:rsidRPr="00DC552F" w14:paraId="5995D9B7" w14:textId="77777777" w:rsidTr="00CD018F">
        <w:trPr>
          <w:trHeight w:val="54"/>
          <w:jc w:val="center"/>
        </w:trPr>
        <w:tc>
          <w:tcPr>
            <w:tcW w:w="714" w:type="dxa"/>
            <w:vMerge/>
          </w:tcPr>
          <w:p w14:paraId="418A0653" w14:textId="77777777" w:rsidR="006E365E" w:rsidRPr="00DC552F" w:rsidRDefault="006E365E" w:rsidP="00020B58">
            <w:pPr>
              <w:contextualSpacing/>
              <w:jc w:val="center"/>
              <w:rPr>
                <w:b/>
                <w:sz w:val="20"/>
              </w:rPr>
            </w:pPr>
          </w:p>
        </w:tc>
        <w:tc>
          <w:tcPr>
            <w:tcW w:w="721" w:type="dxa"/>
            <w:vMerge/>
          </w:tcPr>
          <w:p w14:paraId="672188B3" w14:textId="77777777" w:rsidR="006E365E" w:rsidRPr="00DC552F" w:rsidRDefault="006E365E" w:rsidP="00020B58">
            <w:pPr>
              <w:contextualSpacing/>
              <w:jc w:val="center"/>
              <w:rPr>
                <w:sz w:val="20"/>
              </w:rPr>
            </w:pPr>
          </w:p>
        </w:tc>
        <w:tc>
          <w:tcPr>
            <w:tcW w:w="3240" w:type="dxa"/>
          </w:tcPr>
          <w:p w14:paraId="0C86201C" w14:textId="77777777" w:rsidR="006E365E" w:rsidRPr="00DC552F" w:rsidRDefault="006E365E" w:rsidP="00020B58">
            <w:pPr>
              <w:contextualSpacing/>
              <w:jc w:val="center"/>
              <w:rPr>
                <w:sz w:val="20"/>
              </w:rPr>
            </w:pPr>
          </w:p>
        </w:tc>
        <w:tc>
          <w:tcPr>
            <w:tcW w:w="1440" w:type="dxa"/>
          </w:tcPr>
          <w:p w14:paraId="108A86ED" w14:textId="77777777" w:rsidR="006E365E" w:rsidRPr="00DC552F" w:rsidRDefault="006E365E" w:rsidP="00020B58">
            <w:pPr>
              <w:contextualSpacing/>
              <w:jc w:val="center"/>
              <w:rPr>
                <w:sz w:val="20"/>
              </w:rPr>
            </w:pPr>
          </w:p>
        </w:tc>
        <w:tc>
          <w:tcPr>
            <w:tcW w:w="2340" w:type="dxa"/>
          </w:tcPr>
          <w:p w14:paraId="2D66E0C8" w14:textId="77777777" w:rsidR="006E365E" w:rsidRPr="00DC552F" w:rsidRDefault="006E365E" w:rsidP="00020B58">
            <w:pPr>
              <w:contextualSpacing/>
              <w:jc w:val="center"/>
              <w:rPr>
                <w:sz w:val="20"/>
              </w:rPr>
            </w:pPr>
          </w:p>
        </w:tc>
        <w:tc>
          <w:tcPr>
            <w:tcW w:w="1980" w:type="dxa"/>
          </w:tcPr>
          <w:p w14:paraId="5ECA1259" w14:textId="77777777" w:rsidR="006E365E" w:rsidRPr="00DC552F" w:rsidRDefault="006E365E" w:rsidP="00020B58">
            <w:pPr>
              <w:contextualSpacing/>
              <w:jc w:val="center"/>
              <w:rPr>
                <w:sz w:val="20"/>
              </w:rPr>
            </w:pPr>
          </w:p>
        </w:tc>
        <w:tc>
          <w:tcPr>
            <w:tcW w:w="2880" w:type="dxa"/>
          </w:tcPr>
          <w:p w14:paraId="092EDB4B" w14:textId="77777777" w:rsidR="006E365E" w:rsidRPr="00DC552F" w:rsidRDefault="006E365E" w:rsidP="00020B58">
            <w:pPr>
              <w:contextualSpacing/>
              <w:jc w:val="center"/>
              <w:rPr>
                <w:sz w:val="20"/>
              </w:rPr>
            </w:pPr>
          </w:p>
        </w:tc>
      </w:tr>
      <w:tr w:rsidR="006E365E" w:rsidRPr="00DC552F" w14:paraId="37106737" w14:textId="77777777" w:rsidTr="00CD018F">
        <w:trPr>
          <w:trHeight w:val="54"/>
          <w:jc w:val="center"/>
        </w:trPr>
        <w:tc>
          <w:tcPr>
            <w:tcW w:w="714" w:type="dxa"/>
            <w:vMerge w:val="restart"/>
          </w:tcPr>
          <w:p w14:paraId="64CE2462" w14:textId="288D3A1C" w:rsidR="006E365E" w:rsidRPr="00DC552F" w:rsidRDefault="006E365E" w:rsidP="00020B58">
            <w:pPr>
              <w:contextualSpacing/>
              <w:jc w:val="center"/>
              <w:rPr>
                <w:b/>
                <w:sz w:val="20"/>
              </w:rPr>
            </w:pPr>
            <w:r w:rsidRPr="00DC552F">
              <w:rPr>
                <w:b/>
                <w:sz w:val="20"/>
              </w:rPr>
              <w:t>3</w:t>
            </w:r>
          </w:p>
        </w:tc>
        <w:tc>
          <w:tcPr>
            <w:tcW w:w="721" w:type="dxa"/>
            <w:vMerge w:val="restart"/>
          </w:tcPr>
          <w:p w14:paraId="5356BAD0" w14:textId="77777777" w:rsidR="006E365E" w:rsidRPr="00DC552F" w:rsidRDefault="006E365E" w:rsidP="00020B58">
            <w:pPr>
              <w:contextualSpacing/>
              <w:jc w:val="center"/>
              <w:rPr>
                <w:sz w:val="20"/>
              </w:rPr>
            </w:pPr>
          </w:p>
        </w:tc>
        <w:tc>
          <w:tcPr>
            <w:tcW w:w="3240" w:type="dxa"/>
          </w:tcPr>
          <w:p w14:paraId="41499707" w14:textId="77777777" w:rsidR="006E365E" w:rsidRPr="00DC552F" w:rsidRDefault="006E365E" w:rsidP="00020B58">
            <w:pPr>
              <w:contextualSpacing/>
              <w:jc w:val="center"/>
              <w:rPr>
                <w:sz w:val="20"/>
              </w:rPr>
            </w:pPr>
          </w:p>
        </w:tc>
        <w:tc>
          <w:tcPr>
            <w:tcW w:w="1440" w:type="dxa"/>
          </w:tcPr>
          <w:p w14:paraId="3F33BCBD" w14:textId="77777777" w:rsidR="006E365E" w:rsidRPr="00DC552F" w:rsidRDefault="006E365E" w:rsidP="00020B58">
            <w:pPr>
              <w:contextualSpacing/>
              <w:jc w:val="center"/>
              <w:rPr>
                <w:sz w:val="20"/>
              </w:rPr>
            </w:pPr>
          </w:p>
        </w:tc>
        <w:tc>
          <w:tcPr>
            <w:tcW w:w="2340" w:type="dxa"/>
          </w:tcPr>
          <w:p w14:paraId="3EDC664B" w14:textId="77777777" w:rsidR="006E365E" w:rsidRPr="00DC552F" w:rsidRDefault="006E365E" w:rsidP="00020B58">
            <w:pPr>
              <w:contextualSpacing/>
              <w:jc w:val="center"/>
              <w:rPr>
                <w:sz w:val="20"/>
              </w:rPr>
            </w:pPr>
          </w:p>
        </w:tc>
        <w:tc>
          <w:tcPr>
            <w:tcW w:w="1980" w:type="dxa"/>
          </w:tcPr>
          <w:p w14:paraId="284D179A" w14:textId="77777777" w:rsidR="006E365E" w:rsidRPr="00DC552F" w:rsidRDefault="006E365E" w:rsidP="00020B58">
            <w:pPr>
              <w:contextualSpacing/>
              <w:jc w:val="center"/>
              <w:rPr>
                <w:sz w:val="20"/>
              </w:rPr>
            </w:pPr>
          </w:p>
        </w:tc>
        <w:tc>
          <w:tcPr>
            <w:tcW w:w="2880" w:type="dxa"/>
          </w:tcPr>
          <w:p w14:paraId="308F25F2" w14:textId="77777777" w:rsidR="006E365E" w:rsidRPr="00DC552F" w:rsidRDefault="006E365E" w:rsidP="00020B58">
            <w:pPr>
              <w:contextualSpacing/>
              <w:jc w:val="center"/>
              <w:rPr>
                <w:sz w:val="20"/>
              </w:rPr>
            </w:pPr>
          </w:p>
        </w:tc>
      </w:tr>
      <w:tr w:rsidR="006E365E" w:rsidRPr="00DC552F" w14:paraId="1048E846" w14:textId="77777777" w:rsidTr="00CD018F">
        <w:trPr>
          <w:trHeight w:val="54"/>
          <w:jc w:val="center"/>
        </w:trPr>
        <w:tc>
          <w:tcPr>
            <w:tcW w:w="714" w:type="dxa"/>
            <w:vMerge/>
          </w:tcPr>
          <w:p w14:paraId="0B546B98" w14:textId="77777777" w:rsidR="006E365E" w:rsidRPr="00DC552F" w:rsidRDefault="006E365E" w:rsidP="00020B58">
            <w:pPr>
              <w:contextualSpacing/>
              <w:jc w:val="center"/>
              <w:rPr>
                <w:b/>
                <w:sz w:val="20"/>
              </w:rPr>
            </w:pPr>
          </w:p>
        </w:tc>
        <w:tc>
          <w:tcPr>
            <w:tcW w:w="721" w:type="dxa"/>
            <w:vMerge/>
          </w:tcPr>
          <w:p w14:paraId="40B06C0D" w14:textId="77777777" w:rsidR="006E365E" w:rsidRPr="00DC552F" w:rsidRDefault="006E365E" w:rsidP="00020B58">
            <w:pPr>
              <w:contextualSpacing/>
              <w:jc w:val="center"/>
              <w:rPr>
                <w:sz w:val="20"/>
              </w:rPr>
            </w:pPr>
          </w:p>
        </w:tc>
        <w:tc>
          <w:tcPr>
            <w:tcW w:w="3240" w:type="dxa"/>
          </w:tcPr>
          <w:p w14:paraId="4B2E13A7" w14:textId="77777777" w:rsidR="006E365E" w:rsidRPr="00DC552F" w:rsidRDefault="006E365E" w:rsidP="00020B58">
            <w:pPr>
              <w:contextualSpacing/>
              <w:jc w:val="center"/>
              <w:rPr>
                <w:sz w:val="20"/>
              </w:rPr>
            </w:pPr>
          </w:p>
        </w:tc>
        <w:tc>
          <w:tcPr>
            <w:tcW w:w="1440" w:type="dxa"/>
          </w:tcPr>
          <w:p w14:paraId="41B4BAD8" w14:textId="77777777" w:rsidR="006E365E" w:rsidRPr="00DC552F" w:rsidRDefault="006E365E" w:rsidP="00020B58">
            <w:pPr>
              <w:contextualSpacing/>
              <w:jc w:val="center"/>
              <w:rPr>
                <w:sz w:val="20"/>
              </w:rPr>
            </w:pPr>
          </w:p>
        </w:tc>
        <w:tc>
          <w:tcPr>
            <w:tcW w:w="2340" w:type="dxa"/>
          </w:tcPr>
          <w:p w14:paraId="4D70CDC1" w14:textId="77777777" w:rsidR="006E365E" w:rsidRPr="00DC552F" w:rsidRDefault="006E365E" w:rsidP="00020B58">
            <w:pPr>
              <w:contextualSpacing/>
              <w:jc w:val="center"/>
              <w:rPr>
                <w:sz w:val="20"/>
              </w:rPr>
            </w:pPr>
          </w:p>
        </w:tc>
        <w:tc>
          <w:tcPr>
            <w:tcW w:w="1980" w:type="dxa"/>
          </w:tcPr>
          <w:p w14:paraId="7B92446B" w14:textId="77777777" w:rsidR="006E365E" w:rsidRPr="00DC552F" w:rsidRDefault="006E365E" w:rsidP="00020B58">
            <w:pPr>
              <w:contextualSpacing/>
              <w:jc w:val="center"/>
              <w:rPr>
                <w:sz w:val="20"/>
              </w:rPr>
            </w:pPr>
          </w:p>
        </w:tc>
        <w:tc>
          <w:tcPr>
            <w:tcW w:w="2880" w:type="dxa"/>
          </w:tcPr>
          <w:p w14:paraId="3557BEDF" w14:textId="77777777" w:rsidR="006E365E" w:rsidRPr="00DC552F" w:rsidRDefault="006E365E" w:rsidP="00020B58">
            <w:pPr>
              <w:contextualSpacing/>
              <w:jc w:val="center"/>
              <w:rPr>
                <w:sz w:val="20"/>
              </w:rPr>
            </w:pPr>
          </w:p>
        </w:tc>
      </w:tr>
      <w:tr w:rsidR="006E365E" w:rsidRPr="00DC552F" w14:paraId="4FB3DA50" w14:textId="77777777" w:rsidTr="00CD018F">
        <w:trPr>
          <w:trHeight w:val="54"/>
          <w:jc w:val="center"/>
        </w:trPr>
        <w:tc>
          <w:tcPr>
            <w:tcW w:w="714" w:type="dxa"/>
            <w:vMerge/>
          </w:tcPr>
          <w:p w14:paraId="58038904" w14:textId="77777777" w:rsidR="006E365E" w:rsidRPr="00DC552F" w:rsidRDefault="006E365E" w:rsidP="00020B58">
            <w:pPr>
              <w:contextualSpacing/>
              <w:jc w:val="center"/>
              <w:rPr>
                <w:b/>
                <w:sz w:val="20"/>
              </w:rPr>
            </w:pPr>
          </w:p>
        </w:tc>
        <w:tc>
          <w:tcPr>
            <w:tcW w:w="721" w:type="dxa"/>
            <w:vMerge/>
          </w:tcPr>
          <w:p w14:paraId="1AAC3227" w14:textId="77777777" w:rsidR="006E365E" w:rsidRPr="00DC552F" w:rsidRDefault="006E365E" w:rsidP="00020B58">
            <w:pPr>
              <w:contextualSpacing/>
              <w:jc w:val="center"/>
              <w:rPr>
                <w:sz w:val="20"/>
              </w:rPr>
            </w:pPr>
          </w:p>
        </w:tc>
        <w:tc>
          <w:tcPr>
            <w:tcW w:w="3240" w:type="dxa"/>
          </w:tcPr>
          <w:p w14:paraId="5B0CB185" w14:textId="77777777" w:rsidR="006E365E" w:rsidRPr="00DC552F" w:rsidRDefault="006E365E" w:rsidP="00020B58">
            <w:pPr>
              <w:contextualSpacing/>
              <w:jc w:val="center"/>
              <w:rPr>
                <w:sz w:val="20"/>
              </w:rPr>
            </w:pPr>
          </w:p>
        </w:tc>
        <w:tc>
          <w:tcPr>
            <w:tcW w:w="1440" w:type="dxa"/>
          </w:tcPr>
          <w:p w14:paraId="110333BB" w14:textId="77777777" w:rsidR="006E365E" w:rsidRPr="00DC552F" w:rsidRDefault="006E365E" w:rsidP="00020B58">
            <w:pPr>
              <w:contextualSpacing/>
              <w:jc w:val="center"/>
              <w:rPr>
                <w:sz w:val="20"/>
              </w:rPr>
            </w:pPr>
          </w:p>
        </w:tc>
        <w:tc>
          <w:tcPr>
            <w:tcW w:w="2340" w:type="dxa"/>
          </w:tcPr>
          <w:p w14:paraId="42E43C70" w14:textId="77777777" w:rsidR="006E365E" w:rsidRPr="00DC552F" w:rsidRDefault="006E365E" w:rsidP="00020B58">
            <w:pPr>
              <w:contextualSpacing/>
              <w:jc w:val="center"/>
              <w:rPr>
                <w:sz w:val="20"/>
              </w:rPr>
            </w:pPr>
          </w:p>
        </w:tc>
        <w:tc>
          <w:tcPr>
            <w:tcW w:w="1980" w:type="dxa"/>
          </w:tcPr>
          <w:p w14:paraId="48EF74AC" w14:textId="77777777" w:rsidR="006E365E" w:rsidRPr="00DC552F" w:rsidRDefault="006E365E" w:rsidP="00020B58">
            <w:pPr>
              <w:contextualSpacing/>
              <w:jc w:val="center"/>
              <w:rPr>
                <w:sz w:val="20"/>
              </w:rPr>
            </w:pPr>
          </w:p>
        </w:tc>
        <w:tc>
          <w:tcPr>
            <w:tcW w:w="2880" w:type="dxa"/>
          </w:tcPr>
          <w:p w14:paraId="255BB81D" w14:textId="77777777" w:rsidR="006E365E" w:rsidRPr="00DC552F" w:rsidRDefault="006E365E" w:rsidP="00020B58">
            <w:pPr>
              <w:contextualSpacing/>
              <w:jc w:val="center"/>
              <w:rPr>
                <w:sz w:val="20"/>
              </w:rPr>
            </w:pPr>
          </w:p>
        </w:tc>
      </w:tr>
      <w:tr w:rsidR="006E365E" w:rsidRPr="00DC552F" w14:paraId="2FC9770B" w14:textId="77777777" w:rsidTr="00CD018F">
        <w:trPr>
          <w:trHeight w:val="54"/>
          <w:jc w:val="center"/>
        </w:trPr>
        <w:tc>
          <w:tcPr>
            <w:tcW w:w="714" w:type="dxa"/>
            <w:vMerge/>
          </w:tcPr>
          <w:p w14:paraId="41CB1018" w14:textId="77777777" w:rsidR="006E365E" w:rsidRPr="00DC552F" w:rsidRDefault="006E365E" w:rsidP="00020B58">
            <w:pPr>
              <w:contextualSpacing/>
              <w:jc w:val="center"/>
              <w:rPr>
                <w:b/>
                <w:sz w:val="20"/>
              </w:rPr>
            </w:pPr>
          </w:p>
        </w:tc>
        <w:tc>
          <w:tcPr>
            <w:tcW w:w="721" w:type="dxa"/>
            <w:vMerge/>
          </w:tcPr>
          <w:p w14:paraId="26354B2D" w14:textId="77777777" w:rsidR="006E365E" w:rsidRPr="00DC552F" w:rsidRDefault="006E365E" w:rsidP="00020B58">
            <w:pPr>
              <w:contextualSpacing/>
              <w:jc w:val="center"/>
              <w:rPr>
                <w:sz w:val="20"/>
              </w:rPr>
            </w:pPr>
          </w:p>
        </w:tc>
        <w:tc>
          <w:tcPr>
            <w:tcW w:w="3240" w:type="dxa"/>
          </w:tcPr>
          <w:p w14:paraId="6591CABF" w14:textId="77777777" w:rsidR="006E365E" w:rsidRPr="00DC552F" w:rsidRDefault="006E365E" w:rsidP="00020B58">
            <w:pPr>
              <w:contextualSpacing/>
              <w:jc w:val="center"/>
              <w:rPr>
                <w:sz w:val="20"/>
              </w:rPr>
            </w:pPr>
          </w:p>
        </w:tc>
        <w:tc>
          <w:tcPr>
            <w:tcW w:w="1440" w:type="dxa"/>
          </w:tcPr>
          <w:p w14:paraId="251BF394" w14:textId="77777777" w:rsidR="006E365E" w:rsidRPr="00DC552F" w:rsidRDefault="006E365E" w:rsidP="00020B58">
            <w:pPr>
              <w:contextualSpacing/>
              <w:jc w:val="center"/>
              <w:rPr>
                <w:sz w:val="20"/>
              </w:rPr>
            </w:pPr>
          </w:p>
        </w:tc>
        <w:tc>
          <w:tcPr>
            <w:tcW w:w="2340" w:type="dxa"/>
          </w:tcPr>
          <w:p w14:paraId="3C5C47B6" w14:textId="77777777" w:rsidR="006E365E" w:rsidRPr="00DC552F" w:rsidRDefault="006E365E" w:rsidP="00020B58">
            <w:pPr>
              <w:contextualSpacing/>
              <w:jc w:val="center"/>
              <w:rPr>
                <w:sz w:val="20"/>
              </w:rPr>
            </w:pPr>
          </w:p>
        </w:tc>
        <w:tc>
          <w:tcPr>
            <w:tcW w:w="1980" w:type="dxa"/>
          </w:tcPr>
          <w:p w14:paraId="3B37EDE1" w14:textId="77777777" w:rsidR="006E365E" w:rsidRPr="00DC552F" w:rsidRDefault="006E365E" w:rsidP="00020B58">
            <w:pPr>
              <w:contextualSpacing/>
              <w:jc w:val="center"/>
              <w:rPr>
                <w:sz w:val="20"/>
              </w:rPr>
            </w:pPr>
          </w:p>
        </w:tc>
        <w:tc>
          <w:tcPr>
            <w:tcW w:w="2880" w:type="dxa"/>
          </w:tcPr>
          <w:p w14:paraId="6BADA5A1" w14:textId="77777777" w:rsidR="006E365E" w:rsidRPr="00DC552F" w:rsidRDefault="006E365E" w:rsidP="00020B58">
            <w:pPr>
              <w:contextualSpacing/>
              <w:jc w:val="center"/>
              <w:rPr>
                <w:sz w:val="20"/>
              </w:rPr>
            </w:pPr>
          </w:p>
        </w:tc>
      </w:tr>
      <w:tr w:rsidR="006E365E" w:rsidRPr="00DC552F" w14:paraId="0AA91503" w14:textId="77777777" w:rsidTr="00CD018F">
        <w:trPr>
          <w:trHeight w:val="54"/>
          <w:jc w:val="center"/>
        </w:trPr>
        <w:tc>
          <w:tcPr>
            <w:tcW w:w="714" w:type="dxa"/>
            <w:vMerge/>
          </w:tcPr>
          <w:p w14:paraId="5EE8BA16" w14:textId="77777777" w:rsidR="006E365E" w:rsidRPr="00DC552F" w:rsidRDefault="006E365E" w:rsidP="00020B58">
            <w:pPr>
              <w:contextualSpacing/>
              <w:jc w:val="center"/>
              <w:rPr>
                <w:b/>
                <w:sz w:val="20"/>
              </w:rPr>
            </w:pPr>
          </w:p>
        </w:tc>
        <w:tc>
          <w:tcPr>
            <w:tcW w:w="721" w:type="dxa"/>
            <w:vMerge/>
          </w:tcPr>
          <w:p w14:paraId="2137B6B6" w14:textId="77777777" w:rsidR="006E365E" w:rsidRPr="00DC552F" w:rsidRDefault="006E365E" w:rsidP="00020B58">
            <w:pPr>
              <w:contextualSpacing/>
              <w:jc w:val="center"/>
              <w:rPr>
                <w:sz w:val="20"/>
              </w:rPr>
            </w:pPr>
          </w:p>
        </w:tc>
        <w:tc>
          <w:tcPr>
            <w:tcW w:w="3240" w:type="dxa"/>
          </w:tcPr>
          <w:p w14:paraId="716919FD" w14:textId="77777777" w:rsidR="006E365E" w:rsidRPr="00DC552F" w:rsidRDefault="006E365E" w:rsidP="00020B58">
            <w:pPr>
              <w:contextualSpacing/>
              <w:jc w:val="center"/>
              <w:rPr>
                <w:sz w:val="20"/>
              </w:rPr>
            </w:pPr>
          </w:p>
        </w:tc>
        <w:tc>
          <w:tcPr>
            <w:tcW w:w="1440" w:type="dxa"/>
          </w:tcPr>
          <w:p w14:paraId="6816EFC0" w14:textId="77777777" w:rsidR="006E365E" w:rsidRPr="00DC552F" w:rsidRDefault="006E365E" w:rsidP="00020B58">
            <w:pPr>
              <w:contextualSpacing/>
              <w:jc w:val="center"/>
              <w:rPr>
                <w:sz w:val="20"/>
              </w:rPr>
            </w:pPr>
          </w:p>
        </w:tc>
        <w:tc>
          <w:tcPr>
            <w:tcW w:w="2340" w:type="dxa"/>
          </w:tcPr>
          <w:p w14:paraId="52F887DE" w14:textId="77777777" w:rsidR="006E365E" w:rsidRPr="00DC552F" w:rsidRDefault="006E365E" w:rsidP="00020B58">
            <w:pPr>
              <w:contextualSpacing/>
              <w:jc w:val="center"/>
              <w:rPr>
                <w:sz w:val="20"/>
              </w:rPr>
            </w:pPr>
          </w:p>
        </w:tc>
        <w:tc>
          <w:tcPr>
            <w:tcW w:w="1980" w:type="dxa"/>
          </w:tcPr>
          <w:p w14:paraId="238137CD" w14:textId="77777777" w:rsidR="006E365E" w:rsidRPr="00DC552F" w:rsidRDefault="006E365E" w:rsidP="00020B58">
            <w:pPr>
              <w:contextualSpacing/>
              <w:jc w:val="center"/>
              <w:rPr>
                <w:sz w:val="20"/>
              </w:rPr>
            </w:pPr>
          </w:p>
        </w:tc>
        <w:tc>
          <w:tcPr>
            <w:tcW w:w="2880" w:type="dxa"/>
          </w:tcPr>
          <w:p w14:paraId="2F467962" w14:textId="77777777" w:rsidR="006E365E" w:rsidRPr="00DC552F" w:rsidRDefault="006E365E" w:rsidP="00020B58">
            <w:pPr>
              <w:contextualSpacing/>
              <w:jc w:val="center"/>
              <w:rPr>
                <w:sz w:val="20"/>
              </w:rPr>
            </w:pPr>
          </w:p>
        </w:tc>
      </w:tr>
      <w:tr w:rsidR="006E365E" w:rsidRPr="00DC552F" w14:paraId="6E7F2B98" w14:textId="77777777" w:rsidTr="00CD018F">
        <w:trPr>
          <w:trHeight w:val="54"/>
          <w:jc w:val="center"/>
        </w:trPr>
        <w:tc>
          <w:tcPr>
            <w:tcW w:w="714" w:type="dxa"/>
            <w:vMerge w:val="restart"/>
          </w:tcPr>
          <w:p w14:paraId="1397C2B3" w14:textId="4CFB1A6A" w:rsidR="006E365E" w:rsidRPr="00DC552F" w:rsidRDefault="006E365E" w:rsidP="00020B58">
            <w:pPr>
              <w:contextualSpacing/>
              <w:jc w:val="center"/>
              <w:rPr>
                <w:b/>
                <w:sz w:val="20"/>
              </w:rPr>
            </w:pPr>
            <w:r w:rsidRPr="00DC552F">
              <w:rPr>
                <w:b/>
                <w:sz w:val="20"/>
              </w:rPr>
              <w:t>4</w:t>
            </w:r>
          </w:p>
        </w:tc>
        <w:tc>
          <w:tcPr>
            <w:tcW w:w="721" w:type="dxa"/>
            <w:vMerge w:val="restart"/>
          </w:tcPr>
          <w:p w14:paraId="4014FFC1" w14:textId="77777777" w:rsidR="006E365E" w:rsidRPr="00DC552F" w:rsidRDefault="006E365E" w:rsidP="00020B58">
            <w:pPr>
              <w:contextualSpacing/>
              <w:jc w:val="center"/>
              <w:rPr>
                <w:sz w:val="20"/>
              </w:rPr>
            </w:pPr>
          </w:p>
        </w:tc>
        <w:tc>
          <w:tcPr>
            <w:tcW w:w="3240" w:type="dxa"/>
          </w:tcPr>
          <w:p w14:paraId="00A467D5" w14:textId="77777777" w:rsidR="006E365E" w:rsidRPr="00DC552F" w:rsidRDefault="006E365E" w:rsidP="00020B58">
            <w:pPr>
              <w:contextualSpacing/>
              <w:jc w:val="center"/>
              <w:rPr>
                <w:sz w:val="20"/>
              </w:rPr>
            </w:pPr>
          </w:p>
        </w:tc>
        <w:tc>
          <w:tcPr>
            <w:tcW w:w="1440" w:type="dxa"/>
          </w:tcPr>
          <w:p w14:paraId="3E300C41" w14:textId="77777777" w:rsidR="006E365E" w:rsidRPr="00DC552F" w:rsidRDefault="006E365E" w:rsidP="00020B58">
            <w:pPr>
              <w:contextualSpacing/>
              <w:jc w:val="center"/>
              <w:rPr>
                <w:sz w:val="20"/>
              </w:rPr>
            </w:pPr>
          </w:p>
        </w:tc>
        <w:tc>
          <w:tcPr>
            <w:tcW w:w="2340" w:type="dxa"/>
          </w:tcPr>
          <w:p w14:paraId="5452E418" w14:textId="77777777" w:rsidR="006E365E" w:rsidRPr="00DC552F" w:rsidRDefault="006E365E" w:rsidP="00020B58">
            <w:pPr>
              <w:contextualSpacing/>
              <w:jc w:val="center"/>
              <w:rPr>
                <w:sz w:val="20"/>
              </w:rPr>
            </w:pPr>
          </w:p>
        </w:tc>
        <w:tc>
          <w:tcPr>
            <w:tcW w:w="1980" w:type="dxa"/>
          </w:tcPr>
          <w:p w14:paraId="0B0540CB" w14:textId="77777777" w:rsidR="006E365E" w:rsidRPr="00DC552F" w:rsidRDefault="006E365E" w:rsidP="00020B58">
            <w:pPr>
              <w:contextualSpacing/>
              <w:jc w:val="center"/>
              <w:rPr>
                <w:sz w:val="20"/>
              </w:rPr>
            </w:pPr>
          </w:p>
        </w:tc>
        <w:tc>
          <w:tcPr>
            <w:tcW w:w="2880" w:type="dxa"/>
          </w:tcPr>
          <w:p w14:paraId="63935794" w14:textId="77777777" w:rsidR="006E365E" w:rsidRPr="00DC552F" w:rsidRDefault="006E365E" w:rsidP="00020B58">
            <w:pPr>
              <w:contextualSpacing/>
              <w:jc w:val="center"/>
              <w:rPr>
                <w:sz w:val="20"/>
              </w:rPr>
            </w:pPr>
          </w:p>
        </w:tc>
      </w:tr>
      <w:tr w:rsidR="006E365E" w:rsidRPr="00DC552F" w14:paraId="569759E8" w14:textId="77777777" w:rsidTr="00CD018F">
        <w:trPr>
          <w:trHeight w:val="54"/>
          <w:jc w:val="center"/>
        </w:trPr>
        <w:tc>
          <w:tcPr>
            <w:tcW w:w="714" w:type="dxa"/>
            <w:vMerge/>
          </w:tcPr>
          <w:p w14:paraId="1FB85052" w14:textId="77777777" w:rsidR="006E365E" w:rsidRPr="00DC552F" w:rsidRDefault="006E365E" w:rsidP="00020B58">
            <w:pPr>
              <w:contextualSpacing/>
              <w:jc w:val="center"/>
              <w:rPr>
                <w:b/>
                <w:sz w:val="20"/>
              </w:rPr>
            </w:pPr>
          </w:p>
        </w:tc>
        <w:tc>
          <w:tcPr>
            <w:tcW w:w="721" w:type="dxa"/>
            <w:vMerge/>
          </w:tcPr>
          <w:p w14:paraId="7CEE150E" w14:textId="77777777" w:rsidR="006E365E" w:rsidRPr="00DC552F" w:rsidRDefault="006E365E" w:rsidP="00020B58">
            <w:pPr>
              <w:contextualSpacing/>
              <w:jc w:val="center"/>
              <w:rPr>
                <w:sz w:val="20"/>
              </w:rPr>
            </w:pPr>
          </w:p>
        </w:tc>
        <w:tc>
          <w:tcPr>
            <w:tcW w:w="3240" w:type="dxa"/>
          </w:tcPr>
          <w:p w14:paraId="54AAADED" w14:textId="77777777" w:rsidR="006E365E" w:rsidRPr="00DC552F" w:rsidRDefault="006E365E" w:rsidP="00020B58">
            <w:pPr>
              <w:contextualSpacing/>
              <w:jc w:val="center"/>
              <w:rPr>
                <w:sz w:val="20"/>
              </w:rPr>
            </w:pPr>
          </w:p>
        </w:tc>
        <w:tc>
          <w:tcPr>
            <w:tcW w:w="1440" w:type="dxa"/>
          </w:tcPr>
          <w:p w14:paraId="32DF300B" w14:textId="77777777" w:rsidR="006E365E" w:rsidRPr="00DC552F" w:rsidRDefault="006E365E" w:rsidP="00020B58">
            <w:pPr>
              <w:contextualSpacing/>
              <w:jc w:val="center"/>
              <w:rPr>
                <w:sz w:val="20"/>
              </w:rPr>
            </w:pPr>
          </w:p>
        </w:tc>
        <w:tc>
          <w:tcPr>
            <w:tcW w:w="2340" w:type="dxa"/>
          </w:tcPr>
          <w:p w14:paraId="3742F2C2" w14:textId="77777777" w:rsidR="006E365E" w:rsidRPr="00DC552F" w:rsidRDefault="006E365E" w:rsidP="00020B58">
            <w:pPr>
              <w:contextualSpacing/>
              <w:jc w:val="center"/>
              <w:rPr>
                <w:sz w:val="20"/>
              </w:rPr>
            </w:pPr>
          </w:p>
        </w:tc>
        <w:tc>
          <w:tcPr>
            <w:tcW w:w="1980" w:type="dxa"/>
          </w:tcPr>
          <w:p w14:paraId="1E67D15F" w14:textId="77777777" w:rsidR="006E365E" w:rsidRPr="00DC552F" w:rsidRDefault="006E365E" w:rsidP="00020B58">
            <w:pPr>
              <w:contextualSpacing/>
              <w:jc w:val="center"/>
              <w:rPr>
                <w:sz w:val="20"/>
              </w:rPr>
            </w:pPr>
          </w:p>
        </w:tc>
        <w:tc>
          <w:tcPr>
            <w:tcW w:w="2880" w:type="dxa"/>
          </w:tcPr>
          <w:p w14:paraId="0FD7FBA3" w14:textId="77777777" w:rsidR="006E365E" w:rsidRPr="00DC552F" w:rsidRDefault="006E365E" w:rsidP="00020B58">
            <w:pPr>
              <w:contextualSpacing/>
              <w:jc w:val="center"/>
              <w:rPr>
                <w:sz w:val="20"/>
              </w:rPr>
            </w:pPr>
          </w:p>
        </w:tc>
      </w:tr>
      <w:tr w:rsidR="006E365E" w:rsidRPr="00DC552F" w14:paraId="349A82CE" w14:textId="77777777" w:rsidTr="00CD018F">
        <w:trPr>
          <w:trHeight w:val="54"/>
          <w:jc w:val="center"/>
        </w:trPr>
        <w:tc>
          <w:tcPr>
            <w:tcW w:w="714" w:type="dxa"/>
            <w:vMerge/>
          </w:tcPr>
          <w:p w14:paraId="07610FBF" w14:textId="77777777" w:rsidR="006E365E" w:rsidRPr="00DC552F" w:rsidRDefault="006E365E" w:rsidP="00020B58">
            <w:pPr>
              <w:contextualSpacing/>
              <w:jc w:val="center"/>
              <w:rPr>
                <w:b/>
                <w:sz w:val="20"/>
              </w:rPr>
            </w:pPr>
          </w:p>
        </w:tc>
        <w:tc>
          <w:tcPr>
            <w:tcW w:w="721" w:type="dxa"/>
            <w:vMerge/>
          </w:tcPr>
          <w:p w14:paraId="31A5CC88" w14:textId="77777777" w:rsidR="006E365E" w:rsidRPr="00DC552F" w:rsidRDefault="006E365E" w:rsidP="00020B58">
            <w:pPr>
              <w:contextualSpacing/>
              <w:jc w:val="center"/>
              <w:rPr>
                <w:sz w:val="20"/>
              </w:rPr>
            </w:pPr>
          </w:p>
        </w:tc>
        <w:tc>
          <w:tcPr>
            <w:tcW w:w="3240" w:type="dxa"/>
          </w:tcPr>
          <w:p w14:paraId="40A45573" w14:textId="77777777" w:rsidR="006E365E" w:rsidRPr="00DC552F" w:rsidRDefault="006E365E" w:rsidP="00020B58">
            <w:pPr>
              <w:contextualSpacing/>
              <w:jc w:val="center"/>
              <w:rPr>
                <w:sz w:val="20"/>
              </w:rPr>
            </w:pPr>
          </w:p>
        </w:tc>
        <w:tc>
          <w:tcPr>
            <w:tcW w:w="1440" w:type="dxa"/>
          </w:tcPr>
          <w:p w14:paraId="7B6EE0A9" w14:textId="77777777" w:rsidR="006E365E" w:rsidRPr="00DC552F" w:rsidRDefault="006E365E" w:rsidP="00020B58">
            <w:pPr>
              <w:contextualSpacing/>
              <w:jc w:val="center"/>
              <w:rPr>
                <w:sz w:val="20"/>
              </w:rPr>
            </w:pPr>
          </w:p>
        </w:tc>
        <w:tc>
          <w:tcPr>
            <w:tcW w:w="2340" w:type="dxa"/>
          </w:tcPr>
          <w:p w14:paraId="67ADA2F6" w14:textId="77777777" w:rsidR="006E365E" w:rsidRPr="00DC552F" w:rsidRDefault="006E365E" w:rsidP="00020B58">
            <w:pPr>
              <w:contextualSpacing/>
              <w:jc w:val="center"/>
              <w:rPr>
                <w:sz w:val="20"/>
              </w:rPr>
            </w:pPr>
          </w:p>
        </w:tc>
        <w:tc>
          <w:tcPr>
            <w:tcW w:w="1980" w:type="dxa"/>
          </w:tcPr>
          <w:p w14:paraId="0B51A30B" w14:textId="77777777" w:rsidR="006E365E" w:rsidRPr="00DC552F" w:rsidRDefault="006E365E" w:rsidP="00020B58">
            <w:pPr>
              <w:contextualSpacing/>
              <w:jc w:val="center"/>
              <w:rPr>
                <w:sz w:val="20"/>
              </w:rPr>
            </w:pPr>
          </w:p>
        </w:tc>
        <w:tc>
          <w:tcPr>
            <w:tcW w:w="2880" w:type="dxa"/>
          </w:tcPr>
          <w:p w14:paraId="55E89125" w14:textId="77777777" w:rsidR="006E365E" w:rsidRPr="00DC552F" w:rsidRDefault="006E365E" w:rsidP="00020B58">
            <w:pPr>
              <w:contextualSpacing/>
              <w:jc w:val="center"/>
              <w:rPr>
                <w:sz w:val="20"/>
              </w:rPr>
            </w:pPr>
          </w:p>
        </w:tc>
      </w:tr>
      <w:tr w:rsidR="006E365E" w:rsidRPr="00DC552F" w14:paraId="5EDA5CF6" w14:textId="77777777" w:rsidTr="00CD018F">
        <w:trPr>
          <w:trHeight w:val="54"/>
          <w:jc w:val="center"/>
        </w:trPr>
        <w:tc>
          <w:tcPr>
            <w:tcW w:w="714" w:type="dxa"/>
            <w:vMerge/>
          </w:tcPr>
          <w:p w14:paraId="2698EB2F" w14:textId="77777777" w:rsidR="006E365E" w:rsidRPr="00DC552F" w:rsidRDefault="006E365E" w:rsidP="00020B58">
            <w:pPr>
              <w:contextualSpacing/>
              <w:jc w:val="center"/>
              <w:rPr>
                <w:b/>
                <w:sz w:val="20"/>
              </w:rPr>
            </w:pPr>
          </w:p>
        </w:tc>
        <w:tc>
          <w:tcPr>
            <w:tcW w:w="721" w:type="dxa"/>
            <w:vMerge/>
          </w:tcPr>
          <w:p w14:paraId="53833574" w14:textId="77777777" w:rsidR="006E365E" w:rsidRPr="00DC552F" w:rsidRDefault="006E365E" w:rsidP="00020B58">
            <w:pPr>
              <w:contextualSpacing/>
              <w:jc w:val="center"/>
              <w:rPr>
                <w:sz w:val="20"/>
              </w:rPr>
            </w:pPr>
          </w:p>
        </w:tc>
        <w:tc>
          <w:tcPr>
            <w:tcW w:w="3240" w:type="dxa"/>
          </w:tcPr>
          <w:p w14:paraId="6BA672A3" w14:textId="77777777" w:rsidR="006E365E" w:rsidRPr="00DC552F" w:rsidRDefault="006E365E" w:rsidP="00020B58">
            <w:pPr>
              <w:contextualSpacing/>
              <w:jc w:val="center"/>
              <w:rPr>
                <w:sz w:val="20"/>
              </w:rPr>
            </w:pPr>
          </w:p>
        </w:tc>
        <w:tc>
          <w:tcPr>
            <w:tcW w:w="1440" w:type="dxa"/>
          </w:tcPr>
          <w:p w14:paraId="6B88CCB3" w14:textId="77777777" w:rsidR="006E365E" w:rsidRPr="00DC552F" w:rsidRDefault="006E365E" w:rsidP="00020B58">
            <w:pPr>
              <w:contextualSpacing/>
              <w:jc w:val="center"/>
              <w:rPr>
                <w:sz w:val="20"/>
              </w:rPr>
            </w:pPr>
          </w:p>
        </w:tc>
        <w:tc>
          <w:tcPr>
            <w:tcW w:w="2340" w:type="dxa"/>
          </w:tcPr>
          <w:p w14:paraId="7A21E809" w14:textId="77777777" w:rsidR="006E365E" w:rsidRPr="00DC552F" w:rsidRDefault="006E365E" w:rsidP="00020B58">
            <w:pPr>
              <w:contextualSpacing/>
              <w:jc w:val="center"/>
              <w:rPr>
                <w:sz w:val="20"/>
              </w:rPr>
            </w:pPr>
          </w:p>
        </w:tc>
        <w:tc>
          <w:tcPr>
            <w:tcW w:w="1980" w:type="dxa"/>
          </w:tcPr>
          <w:p w14:paraId="01CF889A" w14:textId="77777777" w:rsidR="006E365E" w:rsidRPr="00DC552F" w:rsidRDefault="006E365E" w:rsidP="00020B58">
            <w:pPr>
              <w:contextualSpacing/>
              <w:jc w:val="center"/>
              <w:rPr>
                <w:sz w:val="20"/>
              </w:rPr>
            </w:pPr>
          </w:p>
        </w:tc>
        <w:tc>
          <w:tcPr>
            <w:tcW w:w="2880" w:type="dxa"/>
          </w:tcPr>
          <w:p w14:paraId="11B81BA5" w14:textId="77777777" w:rsidR="006E365E" w:rsidRPr="00DC552F" w:rsidRDefault="006E365E" w:rsidP="00020B58">
            <w:pPr>
              <w:contextualSpacing/>
              <w:jc w:val="center"/>
              <w:rPr>
                <w:sz w:val="20"/>
              </w:rPr>
            </w:pPr>
          </w:p>
        </w:tc>
      </w:tr>
      <w:tr w:rsidR="006E365E" w:rsidRPr="00DC552F" w14:paraId="70957574" w14:textId="77777777" w:rsidTr="00CD018F">
        <w:trPr>
          <w:trHeight w:val="54"/>
          <w:jc w:val="center"/>
        </w:trPr>
        <w:tc>
          <w:tcPr>
            <w:tcW w:w="714" w:type="dxa"/>
            <w:vMerge/>
          </w:tcPr>
          <w:p w14:paraId="7A2D3ACE" w14:textId="77777777" w:rsidR="006E365E" w:rsidRPr="00DC552F" w:rsidRDefault="006E365E" w:rsidP="00020B58">
            <w:pPr>
              <w:contextualSpacing/>
              <w:jc w:val="center"/>
              <w:rPr>
                <w:b/>
                <w:sz w:val="20"/>
              </w:rPr>
            </w:pPr>
          </w:p>
        </w:tc>
        <w:tc>
          <w:tcPr>
            <w:tcW w:w="721" w:type="dxa"/>
            <w:vMerge/>
          </w:tcPr>
          <w:p w14:paraId="3435F130" w14:textId="77777777" w:rsidR="006E365E" w:rsidRPr="00DC552F" w:rsidRDefault="006E365E" w:rsidP="00020B58">
            <w:pPr>
              <w:contextualSpacing/>
              <w:jc w:val="center"/>
              <w:rPr>
                <w:sz w:val="20"/>
              </w:rPr>
            </w:pPr>
          </w:p>
        </w:tc>
        <w:tc>
          <w:tcPr>
            <w:tcW w:w="3240" w:type="dxa"/>
          </w:tcPr>
          <w:p w14:paraId="14729E20" w14:textId="77777777" w:rsidR="006E365E" w:rsidRPr="00DC552F" w:rsidRDefault="006E365E" w:rsidP="00020B58">
            <w:pPr>
              <w:contextualSpacing/>
              <w:jc w:val="center"/>
              <w:rPr>
                <w:sz w:val="20"/>
              </w:rPr>
            </w:pPr>
          </w:p>
        </w:tc>
        <w:tc>
          <w:tcPr>
            <w:tcW w:w="1440" w:type="dxa"/>
          </w:tcPr>
          <w:p w14:paraId="0C28E362" w14:textId="77777777" w:rsidR="006E365E" w:rsidRPr="00DC552F" w:rsidRDefault="006E365E" w:rsidP="00020B58">
            <w:pPr>
              <w:contextualSpacing/>
              <w:jc w:val="center"/>
              <w:rPr>
                <w:sz w:val="20"/>
              </w:rPr>
            </w:pPr>
          </w:p>
        </w:tc>
        <w:tc>
          <w:tcPr>
            <w:tcW w:w="2340" w:type="dxa"/>
          </w:tcPr>
          <w:p w14:paraId="17A7CB18" w14:textId="77777777" w:rsidR="006E365E" w:rsidRPr="00DC552F" w:rsidRDefault="006E365E" w:rsidP="00020B58">
            <w:pPr>
              <w:contextualSpacing/>
              <w:jc w:val="center"/>
              <w:rPr>
                <w:sz w:val="20"/>
              </w:rPr>
            </w:pPr>
          </w:p>
        </w:tc>
        <w:tc>
          <w:tcPr>
            <w:tcW w:w="1980" w:type="dxa"/>
          </w:tcPr>
          <w:p w14:paraId="1B271CCE" w14:textId="77777777" w:rsidR="006E365E" w:rsidRPr="00DC552F" w:rsidRDefault="006E365E" w:rsidP="00020B58">
            <w:pPr>
              <w:contextualSpacing/>
              <w:jc w:val="center"/>
              <w:rPr>
                <w:sz w:val="20"/>
              </w:rPr>
            </w:pPr>
          </w:p>
        </w:tc>
        <w:tc>
          <w:tcPr>
            <w:tcW w:w="2880" w:type="dxa"/>
          </w:tcPr>
          <w:p w14:paraId="4688D072" w14:textId="77777777" w:rsidR="006E365E" w:rsidRPr="00DC552F" w:rsidRDefault="006E365E" w:rsidP="00020B58">
            <w:pPr>
              <w:contextualSpacing/>
              <w:jc w:val="center"/>
              <w:rPr>
                <w:sz w:val="20"/>
              </w:rPr>
            </w:pPr>
          </w:p>
        </w:tc>
      </w:tr>
      <w:tr w:rsidR="006E365E" w:rsidRPr="00DC552F" w14:paraId="0BCAC780" w14:textId="77777777" w:rsidTr="00CD018F">
        <w:trPr>
          <w:trHeight w:val="54"/>
          <w:jc w:val="center"/>
        </w:trPr>
        <w:tc>
          <w:tcPr>
            <w:tcW w:w="714" w:type="dxa"/>
            <w:vMerge w:val="restart"/>
          </w:tcPr>
          <w:p w14:paraId="30C7E42B" w14:textId="583130F8" w:rsidR="006E365E" w:rsidRPr="00DC552F" w:rsidRDefault="006E365E" w:rsidP="00020B58">
            <w:pPr>
              <w:contextualSpacing/>
              <w:jc w:val="center"/>
              <w:rPr>
                <w:b/>
                <w:sz w:val="20"/>
              </w:rPr>
            </w:pPr>
            <w:r w:rsidRPr="00DC552F">
              <w:rPr>
                <w:b/>
                <w:sz w:val="20"/>
              </w:rPr>
              <w:t>5</w:t>
            </w:r>
          </w:p>
        </w:tc>
        <w:tc>
          <w:tcPr>
            <w:tcW w:w="721" w:type="dxa"/>
            <w:vMerge w:val="restart"/>
          </w:tcPr>
          <w:p w14:paraId="7F89175D" w14:textId="77777777" w:rsidR="006E365E" w:rsidRPr="00DC552F" w:rsidRDefault="006E365E" w:rsidP="00020B58">
            <w:pPr>
              <w:contextualSpacing/>
              <w:jc w:val="center"/>
              <w:rPr>
                <w:sz w:val="20"/>
              </w:rPr>
            </w:pPr>
          </w:p>
        </w:tc>
        <w:tc>
          <w:tcPr>
            <w:tcW w:w="3240" w:type="dxa"/>
          </w:tcPr>
          <w:p w14:paraId="49525182" w14:textId="77777777" w:rsidR="006E365E" w:rsidRPr="00DC552F" w:rsidRDefault="006E365E" w:rsidP="00020B58">
            <w:pPr>
              <w:contextualSpacing/>
              <w:jc w:val="center"/>
              <w:rPr>
                <w:sz w:val="20"/>
              </w:rPr>
            </w:pPr>
          </w:p>
        </w:tc>
        <w:tc>
          <w:tcPr>
            <w:tcW w:w="1440" w:type="dxa"/>
          </w:tcPr>
          <w:p w14:paraId="760DB27A" w14:textId="77777777" w:rsidR="006E365E" w:rsidRPr="00DC552F" w:rsidRDefault="006E365E" w:rsidP="00020B58">
            <w:pPr>
              <w:contextualSpacing/>
              <w:jc w:val="center"/>
              <w:rPr>
                <w:sz w:val="20"/>
              </w:rPr>
            </w:pPr>
          </w:p>
        </w:tc>
        <w:tc>
          <w:tcPr>
            <w:tcW w:w="2340" w:type="dxa"/>
          </w:tcPr>
          <w:p w14:paraId="0684F2C0" w14:textId="77777777" w:rsidR="006E365E" w:rsidRPr="00DC552F" w:rsidRDefault="006E365E" w:rsidP="00020B58">
            <w:pPr>
              <w:contextualSpacing/>
              <w:jc w:val="center"/>
              <w:rPr>
                <w:sz w:val="20"/>
              </w:rPr>
            </w:pPr>
          </w:p>
        </w:tc>
        <w:tc>
          <w:tcPr>
            <w:tcW w:w="1980" w:type="dxa"/>
          </w:tcPr>
          <w:p w14:paraId="3561701D" w14:textId="77777777" w:rsidR="006E365E" w:rsidRPr="00DC552F" w:rsidRDefault="006E365E" w:rsidP="00020B58">
            <w:pPr>
              <w:contextualSpacing/>
              <w:jc w:val="center"/>
              <w:rPr>
                <w:sz w:val="20"/>
              </w:rPr>
            </w:pPr>
          </w:p>
        </w:tc>
        <w:tc>
          <w:tcPr>
            <w:tcW w:w="2880" w:type="dxa"/>
          </w:tcPr>
          <w:p w14:paraId="7616E37F" w14:textId="77777777" w:rsidR="006E365E" w:rsidRPr="00DC552F" w:rsidRDefault="006E365E" w:rsidP="00020B58">
            <w:pPr>
              <w:contextualSpacing/>
              <w:jc w:val="center"/>
              <w:rPr>
                <w:sz w:val="20"/>
              </w:rPr>
            </w:pPr>
          </w:p>
        </w:tc>
      </w:tr>
      <w:tr w:rsidR="006E365E" w:rsidRPr="00DC552F" w14:paraId="16BA9A51" w14:textId="77777777" w:rsidTr="00CD018F">
        <w:trPr>
          <w:trHeight w:val="54"/>
          <w:jc w:val="center"/>
        </w:trPr>
        <w:tc>
          <w:tcPr>
            <w:tcW w:w="714" w:type="dxa"/>
            <w:vMerge/>
          </w:tcPr>
          <w:p w14:paraId="7D5443AD" w14:textId="77777777" w:rsidR="006E365E" w:rsidRPr="00DC552F" w:rsidRDefault="006E365E" w:rsidP="008145A6">
            <w:pPr>
              <w:contextualSpacing/>
              <w:jc w:val="center"/>
              <w:rPr>
                <w:b/>
                <w:sz w:val="20"/>
              </w:rPr>
            </w:pPr>
          </w:p>
        </w:tc>
        <w:tc>
          <w:tcPr>
            <w:tcW w:w="721" w:type="dxa"/>
            <w:vMerge/>
          </w:tcPr>
          <w:p w14:paraId="24B53D4F" w14:textId="77777777" w:rsidR="006E365E" w:rsidRPr="00DC552F" w:rsidRDefault="006E365E" w:rsidP="008145A6">
            <w:pPr>
              <w:contextualSpacing/>
              <w:jc w:val="center"/>
              <w:rPr>
                <w:sz w:val="20"/>
              </w:rPr>
            </w:pPr>
          </w:p>
        </w:tc>
        <w:tc>
          <w:tcPr>
            <w:tcW w:w="3240" w:type="dxa"/>
          </w:tcPr>
          <w:p w14:paraId="57FDC41C" w14:textId="77777777" w:rsidR="006E365E" w:rsidRPr="00DC552F" w:rsidRDefault="006E365E" w:rsidP="008145A6">
            <w:pPr>
              <w:contextualSpacing/>
              <w:jc w:val="center"/>
              <w:rPr>
                <w:sz w:val="20"/>
              </w:rPr>
            </w:pPr>
          </w:p>
        </w:tc>
        <w:tc>
          <w:tcPr>
            <w:tcW w:w="1440" w:type="dxa"/>
          </w:tcPr>
          <w:p w14:paraId="3D5939CB" w14:textId="77777777" w:rsidR="006E365E" w:rsidRPr="00DC552F" w:rsidRDefault="006E365E" w:rsidP="008145A6">
            <w:pPr>
              <w:contextualSpacing/>
              <w:jc w:val="center"/>
              <w:rPr>
                <w:sz w:val="20"/>
              </w:rPr>
            </w:pPr>
          </w:p>
        </w:tc>
        <w:tc>
          <w:tcPr>
            <w:tcW w:w="2340" w:type="dxa"/>
          </w:tcPr>
          <w:p w14:paraId="230AEF7F" w14:textId="77777777" w:rsidR="006E365E" w:rsidRPr="00DC552F" w:rsidRDefault="006E365E" w:rsidP="008145A6">
            <w:pPr>
              <w:contextualSpacing/>
              <w:jc w:val="center"/>
              <w:rPr>
                <w:sz w:val="20"/>
              </w:rPr>
            </w:pPr>
          </w:p>
        </w:tc>
        <w:tc>
          <w:tcPr>
            <w:tcW w:w="1980" w:type="dxa"/>
          </w:tcPr>
          <w:p w14:paraId="7592B14D" w14:textId="77777777" w:rsidR="006E365E" w:rsidRPr="00DC552F" w:rsidRDefault="006E365E" w:rsidP="008145A6">
            <w:pPr>
              <w:contextualSpacing/>
              <w:jc w:val="center"/>
              <w:rPr>
                <w:sz w:val="20"/>
              </w:rPr>
            </w:pPr>
          </w:p>
        </w:tc>
        <w:tc>
          <w:tcPr>
            <w:tcW w:w="2880" w:type="dxa"/>
          </w:tcPr>
          <w:p w14:paraId="17A8D2D5" w14:textId="77777777" w:rsidR="006E365E" w:rsidRPr="00DC552F" w:rsidRDefault="006E365E" w:rsidP="008145A6">
            <w:pPr>
              <w:contextualSpacing/>
              <w:jc w:val="center"/>
              <w:rPr>
                <w:sz w:val="20"/>
              </w:rPr>
            </w:pPr>
          </w:p>
        </w:tc>
      </w:tr>
      <w:tr w:rsidR="006E365E" w:rsidRPr="00DC552F" w14:paraId="32522C37" w14:textId="77777777" w:rsidTr="00CD018F">
        <w:trPr>
          <w:trHeight w:val="54"/>
          <w:jc w:val="center"/>
        </w:trPr>
        <w:tc>
          <w:tcPr>
            <w:tcW w:w="714" w:type="dxa"/>
            <w:vMerge/>
          </w:tcPr>
          <w:p w14:paraId="0FBEC456" w14:textId="77777777" w:rsidR="006E365E" w:rsidRPr="00DC552F" w:rsidRDefault="006E365E" w:rsidP="008145A6">
            <w:pPr>
              <w:contextualSpacing/>
              <w:jc w:val="center"/>
              <w:rPr>
                <w:b/>
                <w:sz w:val="20"/>
              </w:rPr>
            </w:pPr>
          </w:p>
        </w:tc>
        <w:tc>
          <w:tcPr>
            <w:tcW w:w="721" w:type="dxa"/>
            <w:vMerge/>
          </w:tcPr>
          <w:p w14:paraId="247EBF7B" w14:textId="77777777" w:rsidR="006E365E" w:rsidRPr="00DC552F" w:rsidRDefault="006E365E" w:rsidP="008145A6">
            <w:pPr>
              <w:contextualSpacing/>
              <w:jc w:val="center"/>
              <w:rPr>
                <w:sz w:val="20"/>
              </w:rPr>
            </w:pPr>
          </w:p>
        </w:tc>
        <w:tc>
          <w:tcPr>
            <w:tcW w:w="3240" w:type="dxa"/>
          </w:tcPr>
          <w:p w14:paraId="2D8499EA" w14:textId="77777777" w:rsidR="006E365E" w:rsidRPr="00DC552F" w:rsidRDefault="006E365E" w:rsidP="008145A6">
            <w:pPr>
              <w:contextualSpacing/>
              <w:jc w:val="center"/>
              <w:rPr>
                <w:sz w:val="20"/>
              </w:rPr>
            </w:pPr>
          </w:p>
        </w:tc>
        <w:tc>
          <w:tcPr>
            <w:tcW w:w="1440" w:type="dxa"/>
          </w:tcPr>
          <w:p w14:paraId="531183BE" w14:textId="77777777" w:rsidR="006E365E" w:rsidRPr="00DC552F" w:rsidRDefault="006E365E" w:rsidP="008145A6">
            <w:pPr>
              <w:contextualSpacing/>
              <w:jc w:val="center"/>
              <w:rPr>
                <w:sz w:val="20"/>
              </w:rPr>
            </w:pPr>
          </w:p>
        </w:tc>
        <w:tc>
          <w:tcPr>
            <w:tcW w:w="2340" w:type="dxa"/>
          </w:tcPr>
          <w:p w14:paraId="61F7F2C7" w14:textId="77777777" w:rsidR="006E365E" w:rsidRPr="00DC552F" w:rsidRDefault="006E365E" w:rsidP="008145A6">
            <w:pPr>
              <w:contextualSpacing/>
              <w:jc w:val="center"/>
              <w:rPr>
                <w:sz w:val="20"/>
              </w:rPr>
            </w:pPr>
          </w:p>
        </w:tc>
        <w:tc>
          <w:tcPr>
            <w:tcW w:w="1980" w:type="dxa"/>
          </w:tcPr>
          <w:p w14:paraId="0029A592" w14:textId="77777777" w:rsidR="006E365E" w:rsidRPr="00DC552F" w:rsidRDefault="006E365E" w:rsidP="008145A6">
            <w:pPr>
              <w:contextualSpacing/>
              <w:jc w:val="center"/>
              <w:rPr>
                <w:sz w:val="20"/>
              </w:rPr>
            </w:pPr>
          </w:p>
        </w:tc>
        <w:tc>
          <w:tcPr>
            <w:tcW w:w="2880" w:type="dxa"/>
          </w:tcPr>
          <w:p w14:paraId="58C18D62" w14:textId="77777777" w:rsidR="006E365E" w:rsidRPr="00DC552F" w:rsidRDefault="006E365E" w:rsidP="008145A6">
            <w:pPr>
              <w:contextualSpacing/>
              <w:jc w:val="center"/>
              <w:rPr>
                <w:sz w:val="20"/>
              </w:rPr>
            </w:pPr>
          </w:p>
        </w:tc>
      </w:tr>
      <w:tr w:rsidR="006E365E" w:rsidRPr="00DC552F" w14:paraId="4A0A9AB3" w14:textId="77777777" w:rsidTr="00CD018F">
        <w:trPr>
          <w:trHeight w:val="54"/>
          <w:jc w:val="center"/>
        </w:trPr>
        <w:tc>
          <w:tcPr>
            <w:tcW w:w="714" w:type="dxa"/>
            <w:vMerge/>
          </w:tcPr>
          <w:p w14:paraId="15771851" w14:textId="77777777" w:rsidR="006E365E" w:rsidRPr="00DC552F" w:rsidRDefault="006E365E" w:rsidP="008145A6">
            <w:pPr>
              <w:contextualSpacing/>
              <w:jc w:val="center"/>
              <w:rPr>
                <w:b/>
                <w:sz w:val="20"/>
              </w:rPr>
            </w:pPr>
          </w:p>
        </w:tc>
        <w:tc>
          <w:tcPr>
            <w:tcW w:w="721" w:type="dxa"/>
            <w:vMerge/>
          </w:tcPr>
          <w:p w14:paraId="14ECA934" w14:textId="77777777" w:rsidR="006E365E" w:rsidRPr="00DC552F" w:rsidRDefault="006E365E" w:rsidP="008145A6">
            <w:pPr>
              <w:contextualSpacing/>
              <w:jc w:val="center"/>
              <w:rPr>
                <w:sz w:val="20"/>
              </w:rPr>
            </w:pPr>
          </w:p>
        </w:tc>
        <w:tc>
          <w:tcPr>
            <w:tcW w:w="3240" w:type="dxa"/>
          </w:tcPr>
          <w:p w14:paraId="5623F832" w14:textId="77777777" w:rsidR="006E365E" w:rsidRPr="00DC552F" w:rsidRDefault="006E365E" w:rsidP="008145A6">
            <w:pPr>
              <w:contextualSpacing/>
              <w:jc w:val="center"/>
              <w:rPr>
                <w:sz w:val="20"/>
              </w:rPr>
            </w:pPr>
          </w:p>
        </w:tc>
        <w:tc>
          <w:tcPr>
            <w:tcW w:w="1440" w:type="dxa"/>
          </w:tcPr>
          <w:p w14:paraId="3CF57ADE" w14:textId="77777777" w:rsidR="006E365E" w:rsidRPr="00DC552F" w:rsidRDefault="006E365E" w:rsidP="008145A6">
            <w:pPr>
              <w:contextualSpacing/>
              <w:jc w:val="center"/>
              <w:rPr>
                <w:sz w:val="20"/>
              </w:rPr>
            </w:pPr>
          </w:p>
        </w:tc>
        <w:tc>
          <w:tcPr>
            <w:tcW w:w="2340" w:type="dxa"/>
          </w:tcPr>
          <w:p w14:paraId="30777549" w14:textId="77777777" w:rsidR="006E365E" w:rsidRPr="00DC552F" w:rsidRDefault="006E365E" w:rsidP="008145A6">
            <w:pPr>
              <w:contextualSpacing/>
              <w:jc w:val="center"/>
              <w:rPr>
                <w:sz w:val="20"/>
              </w:rPr>
            </w:pPr>
          </w:p>
        </w:tc>
        <w:tc>
          <w:tcPr>
            <w:tcW w:w="1980" w:type="dxa"/>
          </w:tcPr>
          <w:p w14:paraId="71DB34CD" w14:textId="77777777" w:rsidR="006E365E" w:rsidRPr="00DC552F" w:rsidRDefault="006E365E" w:rsidP="008145A6">
            <w:pPr>
              <w:contextualSpacing/>
              <w:jc w:val="center"/>
              <w:rPr>
                <w:sz w:val="20"/>
              </w:rPr>
            </w:pPr>
          </w:p>
        </w:tc>
        <w:tc>
          <w:tcPr>
            <w:tcW w:w="2880" w:type="dxa"/>
          </w:tcPr>
          <w:p w14:paraId="0185A106" w14:textId="77777777" w:rsidR="006E365E" w:rsidRPr="00DC552F" w:rsidRDefault="006E365E" w:rsidP="008145A6">
            <w:pPr>
              <w:contextualSpacing/>
              <w:jc w:val="center"/>
              <w:rPr>
                <w:sz w:val="20"/>
              </w:rPr>
            </w:pPr>
          </w:p>
        </w:tc>
      </w:tr>
      <w:tr w:rsidR="006E365E" w:rsidRPr="00DC552F" w14:paraId="008F1700" w14:textId="77777777" w:rsidTr="00CD018F">
        <w:trPr>
          <w:trHeight w:val="54"/>
          <w:jc w:val="center"/>
        </w:trPr>
        <w:tc>
          <w:tcPr>
            <w:tcW w:w="714" w:type="dxa"/>
            <w:vMerge/>
          </w:tcPr>
          <w:p w14:paraId="13DDA025" w14:textId="77777777" w:rsidR="006E365E" w:rsidRPr="00DC552F" w:rsidRDefault="006E365E" w:rsidP="008145A6">
            <w:pPr>
              <w:contextualSpacing/>
              <w:jc w:val="center"/>
              <w:rPr>
                <w:b/>
                <w:sz w:val="20"/>
              </w:rPr>
            </w:pPr>
          </w:p>
        </w:tc>
        <w:tc>
          <w:tcPr>
            <w:tcW w:w="721" w:type="dxa"/>
            <w:vMerge/>
          </w:tcPr>
          <w:p w14:paraId="38555A1F" w14:textId="77777777" w:rsidR="006E365E" w:rsidRPr="00DC552F" w:rsidRDefault="006E365E" w:rsidP="008145A6">
            <w:pPr>
              <w:contextualSpacing/>
              <w:jc w:val="center"/>
              <w:rPr>
                <w:sz w:val="20"/>
              </w:rPr>
            </w:pPr>
          </w:p>
        </w:tc>
        <w:tc>
          <w:tcPr>
            <w:tcW w:w="3240" w:type="dxa"/>
          </w:tcPr>
          <w:p w14:paraId="3D6F3752" w14:textId="77777777" w:rsidR="006E365E" w:rsidRPr="00DC552F" w:rsidRDefault="006E365E" w:rsidP="008145A6">
            <w:pPr>
              <w:contextualSpacing/>
              <w:jc w:val="center"/>
              <w:rPr>
                <w:sz w:val="20"/>
              </w:rPr>
            </w:pPr>
          </w:p>
        </w:tc>
        <w:tc>
          <w:tcPr>
            <w:tcW w:w="1440" w:type="dxa"/>
          </w:tcPr>
          <w:p w14:paraId="6EAA1961" w14:textId="77777777" w:rsidR="006E365E" w:rsidRPr="00DC552F" w:rsidRDefault="006E365E" w:rsidP="008145A6">
            <w:pPr>
              <w:contextualSpacing/>
              <w:jc w:val="center"/>
              <w:rPr>
                <w:sz w:val="20"/>
              </w:rPr>
            </w:pPr>
          </w:p>
        </w:tc>
        <w:tc>
          <w:tcPr>
            <w:tcW w:w="2340" w:type="dxa"/>
          </w:tcPr>
          <w:p w14:paraId="0E9CA137" w14:textId="77777777" w:rsidR="006E365E" w:rsidRPr="00DC552F" w:rsidRDefault="006E365E" w:rsidP="008145A6">
            <w:pPr>
              <w:contextualSpacing/>
              <w:jc w:val="center"/>
              <w:rPr>
                <w:sz w:val="20"/>
              </w:rPr>
            </w:pPr>
          </w:p>
        </w:tc>
        <w:tc>
          <w:tcPr>
            <w:tcW w:w="1980" w:type="dxa"/>
          </w:tcPr>
          <w:p w14:paraId="29E181F0" w14:textId="77777777" w:rsidR="006E365E" w:rsidRPr="00DC552F" w:rsidRDefault="006E365E" w:rsidP="008145A6">
            <w:pPr>
              <w:contextualSpacing/>
              <w:jc w:val="center"/>
              <w:rPr>
                <w:sz w:val="20"/>
              </w:rPr>
            </w:pPr>
          </w:p>
        </w:tc>
        <w:tc>
          <w:tcPr>
            <w:tcW w:w="2880" w:type="dxa"/>
          </w:tcPr>
          <w:p w14:paraId="4B42AE8D" w14:textId="77777777" w:rsidR="006E365E" w:rsidRPr="00DC552F" w:rsidRDefault="006E365E" w:rsidP="008145A6">
            <w:pPr>
              <w:contextualSpacing/>
              <w:jc w:val="center"/>
              <w:rPr>
                <w:sz w:val="20"/>
              </w:rPr>
            </w:pPr>
          </w:p>
        </w:tc>
      </w:tr>
    </w:tbl>
    <w:p w14:paraId="3B1F6DBE" w14:textId="77777777" w:rsidR="00020B58" w:rsidRDefault="00020B58" w:rsidP="001512DD">
      <w:pPr>
        <w:spacing w:after="0" w:line="240" w:lineRule="auto"/>
        <w:contextualSpacing/>
      </w:pPr>
    </w:p>
    <w:tbl>
      <w:tblPr>
        <w:tblStyle w:val="TableGrid"/>
        <w:tblW w:w="15120" w:type="dxa"/>
        <w:jc w:val="center"/>
        <w:tblCellMar>
          <w:left w:w="29" w:type="dxa"/>
          <w:right w:w="29" w:type="dxa"/>
        </w:tblCellMar>
        <w:tblLook w:val="04A0" w:firstRow="1" w:lastRow="0" w:firstColumn="1" w:lastColumn="0" w:noHBand="0" w:noVBand="1"/>
      </w:tblPr>
      <w:tblGrid>
        <w:gridCol w:w="5760"/>
        <w:gridCol w:w="2160"/>
        <w:gridCol w:w="7200"/>
      </w:tblGrid>
      <w:tr w:rsidR="00DC552F" w:rsidRPr="006E365E" w14:paraId="4AE4DE83" w14:textId="77777777" w:rsidTr="00CD018F">
        <w:trPr>
          <w:jc w:val="center"/>
        </w:trPr>
        <w:tc>
          <w:tcPr>
            <w:tcW w:w="7920" w:type="dxa"/>
            <w:gridSpan w:val="2"/>
          </w:tcPr>
          <w:p w14:paraId="47F85213" w14:textId="1C92FC4F" w:rsidR="00DC552F" w:rsidRPr="006C2023" w:rsidRDefault="006C2023" w:rsidP="001512DD">
            <w:pPr>
              <w:contextualSpacing/>
              <w:rPr>
                <w:b/>
              </w:rPr>
            </w:pPr>
            <w:r>
              <w:rPr>
                <w:b/>
              </w:rPr>
              <w:t>Wild products</w:t>
            </w:r>
          </w:p>
        </w:tc>
        <w:tc>
          <w:tcPr>
            <w:tcW w:w="7200" w:type="dxa"/>
          </w:tcPr>
          <w:p w14:paraId="1C718AC1" w14:textId="4DE6192C" w:rsidR="00DC552F" w:rsidRPr="006C2023" w:rsidRDefault="006C2023" w:rsidP="001512DD">
            <w:pPr>
              <w:contextualSpacing/>
              <w:rPr>
                <w:b/>
              </w:rPr>
            </w:pPr>
            <w:r>
              <w:rPr>
                <w:b/>
              </w:rPr>
              <w:t>Typical Harvest</w:t>
            </w:r>
          </w:p>
        </w:tc>
      </w:tr>
      <w:tr w:rsidR="00DC552F" w:rsidRPr="006E365E" w14:paraId="4720F3AF" w14:textId="77777777" w:rsidTr="00CD018F">
        <w:trPr>
          <w:jc w:val="center"/>
        </w:trPr>
        <w:tc>
          <w:tcPr>
            <w:tcW w:w="5760" w:type="dxa"/>
          </w:tcPr>
          <w:p w14:paraId="31C7D7A4" w14:textId="736FE1C2"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1=Fish from lakes/rivers/streams (excluding fish ponds) </w:t>
            </w:r>
          </w:p>
          <w:p w14:paraId="5AA872E9" w14:textId="2634B9E0"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2=Edible ants and caterpillars </w:t>
            </w:r>
          </w:p>
          <w:p w14:paraId="0B4D47AA" w14:textId="4FCB9D84"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3=Wild fruits </w:t>
            </w:r>
          </w:p>
          <w:p w14:paraId="2EC2F144" w14:textId="5166B44F"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4=Wild honey </w:t>
            </w:r>
          </w:p>
          <w:p w14:paraId="07AE9380" w14:textId="6C200EFE"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5=Wild mushrooms </w:t>
            </w:r>
          </w:p>
          <w:p w14:paraId="40781751" w14:textId="77777777"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6=Wild animals and birds (e.g. rodents, small game, other) </w:t>
            </w:r>
          </w:p>
        </w:tc>
        <w:tc>
          <w:tcPr>
            <w:tcW w:w="2160" w:type="dxa"/>
          </w:tcPr>
          <w:p w14:paraId="48A5D1EA" w14:textId="3C0254B2"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7=Poles and timber </w:t>
            </w:r>
          </w:p>
          <w:p w14:paraId="1C72DE5E" w14:textId="7488434A"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8=Firewood (excluding charcoal) </w:t>
            </w:r>
          </w:p>
          <w:p w14:paraId="7DC98640" w14:textId="2A8A580F"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9=Charcoal </w:t>
            </w:r>
          </w:p>
          <w:p w14:paraId="373037BE" w14:textId="1860F9C3"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10=Thatching grass </w:t>
            </w:r>
          </w:p>
          <w:p w14:paraId="4FD73C7A" w14:textId="5B5A7E29"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11=Fencing grass</w:t>
            </w:r>
          </w:p>
          <w:p w14:paraId="2068E9D2" w14:textId="39A6E04F" w:rsidR="00DC552F" w:rsidRPr="006E365E" w:rsidRDefault="00DC552F" w:rsidP="00DC552F">
            <w:pPr>
              <w:contextualSpacing/>
            </w:pPr>
            <w:r w:rsidRPr="006E365E">
              <w:rPr>
                <w:rFonts w:eastAsia="Calibri" w:cs="TimesNewRomanPSMT"/>
              </w:rPr>
              <w:t>97=Other</w:t>
            </w:r>
          </w:p>
        </w:tc>
        <w:tc>
          <w:tcPr>
            <w:tcW w:w="7200" w:type="dxa"/>
          </w:tcPr>
          <w:p w14:paraId="4EAA033A" w14:textId="2183BFF0" w:rsidR="006E365E" w:rsidRPr="006E365E" w:rsidRDefault="00296E2F" w:rsidP="006E365E">
            <w:pPr>
              <w:contextualSpacing/>
              <w:rPr>
                <w:b/>
                <w:bCs/>
              </w:rPr>
            </w:pPr>
            <w:r>
              <w:rPr>
                <w:bCs/>
              </w:rPr>
              <w:t>1=</w:t>
            </w:r>
            <w:r w:rsidR="006E365E" w:rsidRPr="006E365E">
              <w:rPr>
                <w:bCs/>
              </w:rPr>
              <w:t xml:space="preserve">My household’s typical harvest of this product is more or less similar from month to month over the past year; </w:t>
            </w:r>
          </w:p>
          <w:p w14:paraId="6B4AB11E" w14:textId="4DEDDD1D" w:rsidR="006E365E" w:rsidRPr="006E365E" w:rsidRDefault="006E365E" w:rsidP="006E365E">
            <w:pPr>
              <w:contextualSpacing/>
              <w:rPr>
                <w:b/>
                <w:bCs/>
              </w:rPr>
            </w:pPr>
            <w:r w:rsidRPr="006E365E">
              <w:rPr>
                <w:bCs/>
              </w:rPr>
              <w:t>2=My household typically harvests much less than this amount each month.</w:t>
            </w:r>
          </w:p>
          <w:p w14:paraId="2B79BF11" w14:textId="7A359CA9" w:rsidR="006E365E" w:rsidRPr="006E365E" w:rsidRDefault="00296E2F" w:rsidP="006E365E">
            <w:pPr>
              <w:contextualSpacing/>
              <w:rPr>
                <w:b/>
                <w:bCs/>
              </w:rPr>
            </w:pPr>
            <w:r>
              <w:rPr>
                <w:bCs/>
              </w:rPr>
              <w:t>3</w:t>
            </w:r>
            <w:r w:rsidR="006E365E" w:rsidRPr="006E365E">
              <w:rPr>
                <w:bCs/>
              </w:rPr>
              <w:t>=My household typically harvests much more than this amount each month.</w:t>
            </w:r>
          </w:p>
          <w:p w14:paraId="73DED868" w14:textId="595C6287" w:rsidR="00DC552F" w:rsidRPr="006E365E" w:rsidRDefault="00296E2F" w:rsidP="00296E2F">
            <w:pPr>
              <w:contextualSpacing/>
            </w:pPr>
            <w:r>
              <w:rPr>
                <w:bCs/>
              </w:rPr>
              <w:t>97</w:t>
            </w:r>
            <w:r w:rsidR="006E365E" w:rsidRPr="006E365E">
              <w:rPr>
                <w:bCs/>
              </w:rPr>
              <w:t>=Other explanation (describe)</w:t>
            </w:r>
          </w:p>
        </w:tc>
      </w:tr>
    </w:tbl>
    <w:p w14:paraId="3A922D5D" w14:textId="0E7E9CDE" w:rsidR="00DC552F" w:rsidRDefault="00DC552F">
      <w:r>
        <w:lastRenderedPageBreak/>
        <w:br w:type="page"/>
      </w:r>
    </w:p>
    <w:tbl>
      <w:tblPr>
        <w:tblStyle w:val="TableGrid"/>
        <w:tblW w:w="14035" w:type="dxa"/>
        <w:jc w:val="center"/>
        <w:tblLayout w:type="fixed"/>
        <w:tblCellMar>
          <w:left w:w="29" w:type="dxa"/>
          <w:right w:w="29" w:type="dxa"/>
        </w:tblCellMar>
        <w:tblLook w:val="04A0" w:firstRow="1" w:lastRow="0" w:firstColumn="1" w:lastColumn="0" w:noHBand="0" w:noVBand="1"/>
      </w:tblPr>
      <w:tblGrid>
        <w:gridCol w:w="628"/>
        <w:gridCol w:w="810"/>
        <w:gridCol w:w="1996"/>
        <w:gridCol w:w="1244"/>
        <w:gridCol w:w="1170"/>
        <w:gridCol w:w="720"/>
        <w:gridCol w:w="1800"/>
        <w:gridCol w:w="1620"/>
        <w:gridCol w:w="1890"/>
        <w:gridCol w:w="900"/>
        <w:gridCol w:w="1257"/>
      </w:tblGrid>
      <w:tr w:rsidR="00623BDD" w:rsidRPr="00DC552F" w14:paraId="6F2C7DAD" w14:textId="77777777" w:rsidTr="0086308D">
        <w:trPr>
          <w:trHeight w:val="20"/>
          <w:jc w:val="center"/>
        </w:trPr>
        <w:tc>
          <w:tcPr>
            <w:tcW w:w="628" w:type="dxa"/>
          </w:tcPr>
          <w:p w14:paraId="12E21BED" w14:textId="77777777" w:rsidR="00623BDD" w:rsidRPr="00DC552F" w:rsidRDefault="00623BDD" w:rsidP="006E365E">
            <w:pPr>
              <w:contextualSpacing/>
              <w:jc w:val="center"/>
              <w:rPr>
                <w:b/>
                <w:sz w:val="20"/>
              </w:rPr>
            </w:pPr>
            <w:r w:rsidRPr="00DC552F">
              <w:rPr>
                <w:b/>
                <w:sz w:val="20"/>
              </w:rPr>
              <w:lastRenderedPageBreak/>
              <w:t>Forest</w:t>
            </w:r>
          </w:p>
          <w:p w14:paraId="0756218D" w14:textId="77777777" w:rsidR="00623BDD" w:rsidRPr="00DC552F" w:rsidRDefault="00623BDD" w:rsidP="006E365E">
            <w:pPr>
              <w:contextualSpacing/>
              <w:jc w:val="center"/>
              <w:rPr>
                <w:b/>
                <w:sz w:val="20"/>
              </w:rPr>
            </w:pPr>
            <w:r w:rsidRPr="00DC552F">
              <w:rPr>
                <w:b/>
                <w:sz w:val="20"/>
              </w:rPr>
              <w:t>code</w:t>
            </w:r>
          </w:p>
        </w:tc>
        <w:tc>
          <w:tcPr>
            <w:tcW w:w="810" w:type="dxa"/>
          </w:tcPr>
          <w:p w14:paraId="0E51D885" w14:textId="77777777" w:rsidR="00623BDD" w:rsidRPr="00DC552F" w:rsidRDefault="00623BDD" w:rsidP="006E365E">
            <w:pPr>
              <w:contextualSpacing/>
              <w:jc w:val="center"/>
              <w:rPr>
                <w:sz w:val="20"/>
              </w:rPr>
            </w:pPr>
            <w:r w:rsidRPr="00DC552F">
              <w:rPr>
                <w:sz w:val="20"/>
              </w:rPr>
              <w:t>Name of the forest</w:t>
            </w:r>
          </w:p>
        </w:tc>
        <w:tc>
          <w:tcPr>
            <w:tcW w:w="1996" w:type="dxa"/>
          </w:tcPr>
          <w:p w14:paraId="02E8A4EF" w14:textId="12C06654" w:rsidR="00623BDD" w:rsidRPr="00DC552F" w:rsidRDefault="0086308D" w:rsidP="00623BDD">
            <w:pPr>
              <w:contextualSpacing/>
              <w:jc w:val="center"/>
              <w:rPr>
                <w:sz w:val="20"/>
              </w:rPr>
            </w:pPr>
            <w:r>
              <w:rPr>
                <w:sz w:val="20"/>
              </w:rPr>
              <w:t xml:space="preserve">Has your HH been required to limit access to this forest? </w:t>
            </w:r>
          </w:p>
        </w:tc>
        <w:tc>
          <w:tcPr>
            <w:tcW w:w="1244" w:type="dxa"/>
          </w:tcPr>
          <w:p w14:paraId="20754522" w14:textId="2FA29699" w:rsidR="00623BDD" w:rsidRPr="00623BDD" w:rsidRDefault="00623BDD" w:rsidP="0086308D">
            <w:pPr>
              <w:contextualSpacing/>
              <w:jc w:val="center"/>
              <w:rPr>
                <w:sz w:val="20"/>
                <w:szCs w:val="20"/>
              </w:rPr>
            </w:pPr>
            <w:r w:rsidRPr="00623BDD">
              <w:rPr>
                <w:sz w:val="20"/>
                <w:szCs w:val="20"/>
              </w:rPr>
              <w:t xml:space="preserve">Has your HH </w:t>
            </w:r>
            <w:r w:rsidR="0086308D">
              <w:rPr>
                <w:sz w:val="20"/>
                <w:szCs w:val="20"/>
              </w:rPr>
              <w:t>compensated by harvesting</w:t>
            </w:r>
            <w:r w:rsidRPr="00623BDD">
              <w:rPr>
                <w:sz w:val="20"/>
                <w:szCs w:val="20"/>
              </w:rPr>
              <w:t xml:space="preserve"> forest </w:t>
            </w:r>
            <w:r w:rsidRPr="00623BDD">
              <w:rPr>
                <w:rFonts w:cs="TimesNewRomanPSMT"/>
                <w:sz w:val="20"/>
                <w:szCs w:val="20"/>
              </w:rPr>
              <w:t>products</w:t>
            </w:r>
            <w:r w:rsidR="0086308D">
              <w:rPr>
                <w:rFonts w:cs="TimesNewRomanPSMT"/>
                <w:sz w:val="20"/>
                <w:szCs w:val="20"/>
              </w:rPr>
              <w:t xml:space="preserve"> </w:t>
            </w:r>
            <w:r w:rsidRPr="00623BDD">
              <w:rPr>
                <w:rFonts w:cs="TimesNewRomanPSMT"/>
                <w:sz w:val="20"/>
                <w:szCs w:val="20"/>
              </w:rPr>
              <w:t>from other communal or government forests?</w:t>
            </w:r>
          </w:p>
        </w:tc>
        <w:tc>
          <w:tcPr>
            <w:tcW w:w="1170" w:type="dxa"/>
          </w:tcPr>
          <w:p w14:paraId="1A41C770" w14:textId="785643D5" w:rsidR="00623BDD" w:rsidRPr="00DC552F" w:rsidRDefault="00623BDD" w:rsidP="006E365E">
            <w:pPr>
              <w:contextualSpacing/>
              <w:jc w:val="center"/>
              <w:rPr>
                <w:rFonts w:ascii="Calibri" w:eastAsia="Calibri" w:hAnsi="Calibri" w:cs="Arial"/>
                <w:sz w:val="20"/>
              </w:rPr>
            </w:pPr>
            <w:ins w:id="46" w:author="Stickler, Mercedes M. (E3/LTRM)" w:date="2014-09-22T17:40:00Z">
              <w:r w:rsidRPr="00DC552F">
                <w:rPr>
                  <w:sz w:val="20"/>
                </w:rPr>
                <w:t>Do you also obtain this product from somewhere other than forests?</w:t>
              </w:r>
            </w:ins>
          </w:p>
        </w:tc>
        <w:tc>
          <w:tcPr>
            <w:tcW w:w="720" w:type="dxa"/>
          </w:tcPr>
          <w:p w14:paraId="688CD938" w14:textId="3E6BCF30" w:rsidR="00623BDD" w:rsidRPr="00DC552F" w:rsidRDefault="00623BDD" w:rsidP="006E365E">
            <w:pPr>
              <w:contextualSpacing/>
              <w:jc w:val="center"/>
              <w:rPr>
                <w:ins w:id="47" w:author="Stickler, Mercedes M. (E3/LTRM)" w:date="2014-09-22T17:40:00Z"/>
                <w:rFonts w:ascii="Calibri" w:eastAsia="Calibri" w:hAnsi="Calibri" w:cs="Arial"/>
                <w:sz w:val="20"/>
              </w:rPr>
            </w:pPr>
            <w:ins w:id="48" w:author="Stickler, Mercedes M. (E3/LTRM)" w:date="2014-09-22T17:40:00Z">
              <w:r w:rsidRPr="00DC552F">
                <w:rPr>
                  <w:sz w:val="20"/>
                </w:rPr>
                <w:t>Where?</w:t>
              </w:r>
            </w:ins>
          </w:p>
        </w:tc>
        <w:tc>
          <w:tcPr>
            <w:tcW w:w="1800" w:type="dxa"/>
          </w:tcPr>
          <w:p w14:paraId="6D4701EE" w14:textId="722EF4ED" w:rsidR="00623BDD" w:rsidRPr="00DC552F" w:rsidRDefault="00623BDD" w:rsidP="006E365E">
            <w:pPr>
              <w:contextualSpacing/>
              <w:jc w:val="center"/>
              <w:rPr>
                <w:ins w:id="49" w:author="Stickler, Mercedes M. (E3/LTRM)" w:date="2014-09-22T17:40:00Z"/>
                <w:sz w:val="20"/>
              </w:rPr>
            </w:pPr>
            <w:ins w:id="50" w:author="Stickler, Mercedes M. (E3/LTRM)" w:date="2014-09-22T17:40:00Z">
              <w:r w:rsidRPr="00DC552F">
                <w:rPr>
                  <w:sz w:val="20"/>
                </w:rPr>
                <w:t>How much of the need for this product is obtained from forests?</w:t>
              </w:r>
            </w:ins>
          </w:p>
        </w:tc>
        <w:tc>
          <w:tcPr>
            <w:tcW w:w="1620" w:type="dxa"/>
          </w:tcPr>
          <w:p w14:paraId="029E45A9" w14:textId="26E5964A" w:rsidR="00623BDD" w:rsidRPr="00DC552F" w:rsidRDefault="00623BDD" w:rsidP="006E365E">
            <w:pPr>
              <w:contextualSpacing/>
              <w:jc w:val="center"/>
              <w:rPr>
                <w:ins w:id="51" w:author="Stickler, Mercedes M. (E3/LTRM)" w:date="2014-09-22T17:41:00Z"/>
                <w:sz w:val="20"/>
              </w:rPr>
            </w:pPr>
            <w:ins w:id="52" w:author="Stickler, Mercedes M. (E3/LTRM)" w:date="2014-09-22T17:41:00Z">
              <w:r w:rsidRPr="00DC552F">
                <w:rPr>
                  <w:rFonts w:ascii="Calibri" w:eastAsia="Calibri" w:hAnsi="Calibri" w:cs="Arial"/>
                  <w:sz w:val="20"/>
                </w:rPr>
                <w:t>The household’s use of this product is primarily for income or subsistence?</w:t>
              </w:r>
            </w:ins>
          </w:p>
        </w:tc>
        <w:tc>
          <w:tcPr>
            <w:tcW w:w="1890" w:type="dxa"/>
          </w:tcPr>
          <w:p w14:paraId="384D1BFB" w14:textId="715FC891" w:rsidR="00623BDD" w:rsidRPr="00DC552F" w:rsidRDefault="00623BDD" w:rsidP="006E365E">
            <w:pPr>
              <w:contextualSpacing/>
              <w:jc w:val="center"/>
              <w:rPr>
                <w:sz w:val="20"/>
              </w:rPr>
            </w:pPr>
            <w:r w:rsidRPr="00DC552F">
              <w:rPr>
                <w:sz w:val="20"/>
              </w:rPr>
              <w:t>How much of the month’s harvest was sold for cash income?</w:t>
            </w:r>
          </w:p>
        </w:tc>
        <w:tc>
          <w:tcPr>
            <w:tcW w:w="900" w:type="dxa"/>
          </w:tcPr>
          <w:p w14:paraId="2277FD78" w14:textId="4C1AB98C" w:rsidR="00623BDD" w:rsidRPr="00DC552F" w:rsidRDefault="00623BDD" w:rsidP="006E365E">
            <w:pPr>
              <w:contextualSpacing/>
              <w:jc w:val="center"/>
              <w:rPr>
                <w:sz w:val="20"/>
              </w:rPr>
            </w:pPr>
            <w:r w:rsidRPr="00DC552F">
              <w:rPr>
                <w:sz w:val="20"/>
              </w:rPr>
              <w:t>Wild product’s name</w:t>
            </w:r>
          </w:p>
        </w:tc>
        <w:tc>
          <w:tcPr>
            <w:tcW w:w="1257" w:type="dxa"/>
          </w:tcPr>
          <w:p w14:paraId="3104FD54" w14:textId="77777777" w:rsidR="00623BDD" w:rsidRPr="00DC552F" w:rsidRDefault="00623BDD" w:rsidP="006E365E">
            <w:pPr>
              <w:contextualSpacing/>
              <w:jc w:val="center"/>
              <w:rPr>
                <w:rFonts w:ascii="Calibri" w:eastAsia="Calibri" w:hAnsi="Calibri" w:cs="Arial"/>
                <w:sz w:val="20"/>
              </w:rPr>
            </w:pPr>
            <w:r w:rsidRPr="00DC552F">
              <w:rPr>
                <w:rFonts w:ascii="Calibri" w:eastAsia="Calibri" w:hAnsi="Calibri" w:cs="Arial"/>
                <w:sz w:val="20"/>
              </w:rPr>
              <w:t>How much cash income was earned?</w:t>
            </w:r>
          </w:p>
          <w:p w14:paraId="2B0D03A6" w14:textId="277742CE" w:rsidR="00623BDD" w:rsidRPr="00DC552F" w:rsidRDefault="00623BDD" w:rsidP="006E365E">
            <w:pPr>
              <w:contextualSpacing/>
              <w:jc w:val="center"/>
              <w:rPr>
                <w:sz w:val="20"/>
              </w:rPr>
            </w:pPr>
            <w:r w:rsidRPr="00DC552F">
              <w:rPr>
                <w:rFonts w:ascii="Calibri" w:eastAsia="Calibri" w:hAnsi="Calibri" w:cs="Arial"/>
                <w:sz w:val="20"/>
              </w:rPr>
              <w:t>(in ZMK)</w:t>
            </w:r>
          </w:p>
        </w:tc>
      </w:tr>
      <w:tr w:rsidR="00623BDD" w:rsidRPr="00DC552F" w14:paraId="39AA938C" w14:textId="77777777" w:rsidTr="0086308D">
        <w:trPr>
          <w:trHeight w:val="98"/>
          <w:jc w:val="center"/>
        </w:trPr>
        <w:tc>
          <w:tcPr>
            <w:tcW w:w="628" w:type="dxa"/>
          </w:tcPr>
          <w:p w14:paraId="18DE40FF" w14:textId="77777777" w:rsidR="00623BDD" w:rsidRPr="00DC552F" w:rsidRDefault="00623BDD" w:rsidP="006E365E">
            <w:pPr>
              <w:contextualSpacing/>
              <w:jc w:val="center"/>
              <w:rPr>
                <w:b/>
                <w:sz w:val="20"/>
              </w:rPr>
            </w:pPr>
          </w:p>
        </w:tc>
        <w:tc>
          <w:tcPr>
            <w:tcW w:w="810" w:type="dxa"/>
          </w:tcPr>
          <w:p w14:paraId="217046E3" w14:textId="77777777" w:rsidR="00623BDD" w:rsidRPr="00DC552F" w:rsidRDefault="00623BDD" w:rsidP="006E365E">
            <w:pPr>
              <w:contextualSpacing/>
              <w:jc w:val="center"/>
              <w:rPr>
                <w:sz w:val="20"/>
              </w:rPr>
            </w:pPr>
          </w:p>
        </w:tc>
        <w:tc>
          <w:tcPr>
            <w:tcW w:w="1996" w:type="dxa"/>
          </w:tcPr>
          <w:p w14:paraId="556DD40C" w14:textId="77777777" w:rsidR="00623BDD" w:rsidRPr="00DC552F" w:rsidRDefault="00623BDD" w:rsidP="006E365E">
            <w:pPr>
              <w:contextualSpacing/>
              <w:jc w:val="center"/>
              <w:rPr>
                <w:sz w:val="20"/>
              </w:rPr>
            </w:pPr>
          </w:p>
        </w:tc>
        <w:tc>
          <w:tcPr>
            <w:tcW w:w="1244" w:type="dxa"/>
          </w:tcPr>
          <w:p w14:paraId="11F060F5" w14:textId="43455229" w:rsidR="00623BDD" w:rsidRPr="00DC552F" w:rsidRDefault="00623BDD" w:rsidP="006E365E">
            <w:pPr>
              <w:contextualSpacing/>
              <w:jc w:val="center"/>
              <w:rPr>
                <w:sz w:val="20"/>
              </w:rPr>
            </w:pPr>
          </w:p>
        </w:tc>
        <w:tc>
          <w:tcPr>
            <w:tcW w:w="1170" w:type="dxa"/>
          </w:tcPr>
          <w:p w14:paraId="16FB704A" w14:textId="414BBF22" w:rsidR="00623BDD" w:rsidRPr="00DC552F" w:rsidRDefault="00623BDD" w:rsidP="006E365E">
            <w:pPr>
              <w:contextualSpacing/>
              <w:jc w:val="center"/>
              <w:rPr>
                <w:ins w:id="53" w:author="Stickler, Mercedes M. (E3/LTRM)" w:date="2014-09-22T17:40:00Z"/>
                <w:sz w:val="20"/>
              </w:rPr>
            </w:pPr>
          </w:p>
        </w:tc>
        <w:tc>
          <w:tcPr>
            <w:tcW w:w="720" w:type="dxa"/>
          </w:tcPr>
          <w:p w14:paraId="470F8DEA" w14:textId="77777777" w:rsidR="00623BDD" w:rsidRPr="00DC552F" w:rsidRDefault="00623BDD" w:rsidP="006E365E">
            <w:pPr>
              <w:contextualSpacing/>
              <w:jc w:val="center"/>
              <w:rPr>
                <w:ins w:id="54" w:author="Stickler, Mercedes M. (E3/LTRM)" w:date="2014-09-22T17:40:00Z"/>
                <w:sz w:val="20"/>
              </w:rPr>
            </w:pPr>
          </w:p>
        </w:tc>
        <w:tc>
          <w:tcPr>
            <w:tcW w:w="1800" w:type="dxa"/>
          </w:tcPr>
          <w:p w14:paraId="2C33BA71" w14:textId="7E7628C2" w:rsidR="00623BDD" w:rsidRPr="00DC552F" w:rsidRDefault="00623BDD" w:rsidP="006E365E">
            <w:pPr>
              <w:contextualSpacing/>
              <w:jc w:val="center"/>
              <w:rPr>
                <w:ins w:id="55" w:author="Stickler, Mercedes M. (E3/LTRM)" w:date="2014-09-22T17:40:00Z"/>
                <w:sz w:val="20"/>
              </w:rPr>
            </w:pPr>
          </w:p>
        </w:tc>
        <w:tc>
          <w:tcPr>
            <w:tcW w:w="1620" w:type="dxa"/>
          </w:tcPr>
          <w:p w14:paraId="7ECCDB0B" w14:textId="77777777" w:rsidR="00623BDD" w:rsidRPr="00DC552F" w:rsidRDefault="00623BDD" w:rsidP="006E365E">
            <w:pPr>
              <w:contextualSpacing/>
              <w:jc w:val="center"/>
              <w:rPr>
                <w:ins w:id="56" w:author="Stickler, Mercedes M. (E3/LTRM)" w:date="2014-09-22T17:41:00Z"/>
                <w:sz w:val="20"/>
              </w:rPr>
            </w:pPr>
          </w:p>
        </w:tc>
        <w:tc>
          <w:tcPr>
            <w:tcW w:w="1890" w:type="dxa"/>
          </w:tcPr>
          <w:p w14:paraId="41243EBD" w14:textId="0CE315ED" w:rsidR="00623BDD" w:rsidRPr="00DC552F" w:rsidRDefault="00623BDD" w:rsidP="006E365E">
            <w:pPr>
              <w:contextualSpacing/>
              <w:jc w:val="center"/>
              <w:rPr>
                <w:sz w:val="20"/>
              </w:rPr>
            </w:pPr>
          </w:p>
        </w:tc>
        <w:tc>
          <w:tcPr>
            <w:tcW w:w="900" w:type="dxa"/>
          </w:tcPr>
          <w:p w14:paraId="6B5C3A8B" w14:textId="01374A26" w:rsidR="00623BDD" w:rsidRPr="00DC552F" w:rsidRDefault="00623BDD" w:rsidP="006E365E">
            <w:pPr>
              <w:contextualSpacing/>
              <w:jc w:val="center"/>
              <w:rPr>
                <w:sz w:val="20"/>
              </w:rPr>
            </w:pPr>
          </w:p>
        </w:tc>
        <w:tc>
          <w:tcPr>
            <w:tcW w:w="1257" w:type="dxa"/>
          </w:tcPr>
          <w:p w14:paraId="2277552A" w14:textId="77777777" w:rsidR="00623BDD" w:rsidRPr="00DC552F" w:rsidRDefault="00623BDD" w:rsidP="006E365E">
            <w:pPr>
              <w:contextualSpacing/>
              <w:jc w:val="center"/>
              <w:rPr>
                <w:sz w:val="20"/>
              </w:rPr>
            </w:pPr>
          </w:p>
        </w:tc>
      </w:tr>
      <w:tr w:rsidR="00623BDD" w:rsidRPr="00DC552F" w14:paraId="72A19A12" w14:textId="77777777" w:rsidTr="0086308D">
        <w:trPr>
          <w:trHeight w:val="54"/>
          <w:jc w:val="center"/>
        </w:trPr>
        <w:tc>
          <w:tcPr>
            <w:tcW w:w="628" w:type="dxa"/>
            <w:vMerge w:val="restart"/>
          </w:tcPr>
          <w:p w14:paraId="5FEB4703" w14:textId="77777777" w:rsidR="00623BDD" w:rsidRPr="00DC552F" w:rsidRDefault="00623BDD" w:rsidP="006E365E">
            <w:pPr>
              <w:contextualSpacing/>
              <w:jc w:val="center"/>
              <w:rPr>
                <w:b/>
                <w:sz w:val="20"/>
              </w:rPr>
            </w:pPr>
            <w:r w:rsidRPr="00DC552F">
              <w:rPr>
                <w:b/>
                <w:sz w:val="20"/>
              </w:rPr>
              <w:t>1</w:t>
            </w:r>
          </w:p>
        </w:tc>
        <w:tc>
          <w:tcPr>
            <w:tcW w:w="810" w:type="dxa"/>
            <w:vMerge w:val="restart"/>
          </w:tcPr>
          <w:p w14:paraId="6010202B" w14:textId="77777777" w:rsidR="00623BDD" w:rsidRPr="00DC552F" w:rsidRDefault="00623BDD" w:rsidP="006E365E">
            <w:pPr>
              <w:contextualSpacing/>
              <w:jc w:val="center"/>
              <w:rPr>
                <w:sz w:val="20"/>
              </w:rPr>
            </w:pPr>
          </w:p>
        </w:tc>
        <w:tc>
          <w:tcPr>
            <w:tcW w:w="1996" w:type="dxa"/>
            <w:vMerge w:val="restart"/>
          </w:tcPr>
          <w:p w14:paraId="6F15C6CC" w14:textId="77777777" w:rsidR="00623BDD" w:rsidRPr="00DC552F" w:rsidRDefault="00623BDD" w:rsidP="006E365E">
            <w:pPr>
              <w:contextualSpacing/>
              <w:jc w:val="center"/>
              <w:rPr>
                <w:sz w:val="20"/>
              </w:rPr>
            </w:pPr>
          </w:p>
        </w:tc>
        <w:tc>
          <w:tcPr>
            <w:tcW w:w="1244" w:type="dxa"/>
            <w:vMerge w:val="restart"/>
          </w:tcPr>
          <w:p w14:paraId="5B51A978" w14:textId="397C42A7" w:rsidR="00623BDD" w:rsidRPr="00DC552F" w:rsidRDefault="00623BDD" w:rsidP="006E365E">
            <w:pPr>
              <w:contextualSpacing/>
              <w:jc w:val="center"/>
              <w:rPr>
                <w:sz w:val="20"/>
              </w:rPr>
            </w:pPr>
          </w:p>
        </w:tc>
        <w:tc>
          <w:tcPr>
            <w:tcW w:w="1170" w:type="dxa"/>
          </w:tcPr>
          <w:p w14:paraId="57B44451" w14:textId="05E27290" w:rsidR="00623BDD" w:rsidRPr="00DC552F" w:rsidRDefault="00623BDD" w:rsidP="006E365E">
            <w:pPr>
              <w:contextualSpacing/>
              <w:jc w:val="center"/>
              <w:rPr>
                <w:ins w:id="57" w:author="Stickler, Mercedes M. (E3/LTRM)" w:date="2014-09-22T17:40:00Z"/>
                <w:sz w:val="20"/>
              </w:rPr>
            </w:pPr>
          </w:p>
        </w:tc>
        <w:tc>
          <w:tcPr>
            <w:tcW w:w="720" w:type="dxa"/>
          </w:tcPr>
          <w:p w14:paraId="39ADCB1E" w14:textId="77777777" w:rsidR="00623BDD" w:rsidRPr="00DC552F" w:rsidRDefault="00623BDD" w:rsidP="006E365E">
            <w:pPr>
              <w:contextualSpacing/>
              <w:jc w:val="center"/>
              <w:rPr>
                <w:ins w:id="58" w:author="Stickler, Mercedes M. (E3/LTRM)" w:date="2014-09-22T17:40:00Z"/>
                <w:sz w:val="20"/>
              </w:rPr>
            </w:pPr>
          </w:p>
        </w:tc>
        <w:tc>
          <w:tcPr>
            <w:tcW w:w="1800" w:type="dxa"/>
          </w:tcPr>
          <w:p w14:paraId="07B47BA3" w14:textId="3AC42B57" w:rsidR="00623BDD" w:rsidRPr="00DC552F" w:rsidRDefault="00623BDD" w:rsidP="006E365E">
            <w:pPr>
              <w:contextualSpacing/>
              <w:jc w:val="center"/>
              <w:rPr>
                <w:ins w:id="59" w:author="Stickler, Mercedes M. (E3/LTRM)" w:date="2014-09-22T17:40:00Z"/>
                <w:sz w:val="20"/>
              </w:rPr>
            </w:pPr>
          </w:p>
        </w:tc>
        <w:tc>
          <w:tcPr>
            <w:tcW w:w="1620" w:type="dxa"/>
          </w:tcPr>
          <w:p w14:paraId="4FC1E1F8" w14:textId="77777777" w:rsidR="00623BDD" w:rsidRPr="00DC552F" w:rsidRDefault="00623BDD" w:rsidP="006E365E">
            <w:pPr>
              <w:contextualSpacing/>
              <w:jc w:val="center"/>
              <w:rPr>
                <w:ins w:id="60" w:author="Stickler, Mercedes M. (E3/LTRM)" w:date="2014-09-22T17:41:00Z"/>
                <w:sz w:val="20"/>
              </w:rPr>
            </w:pPr>
          </w:p>
        </w:tc>
        <w:tc>
          <w:tcPr>
            <w:tcW w:w="1890" w:type="dxa"/>
          </w:tcPr>
          <w:p w14:paraId="3F4D9055" w14:textId="13FC43CE" w:rsidR="00623BDD" w:rsidRPr="00DC552F" w:rsidRDefault="00623BDD" w:rsidP="006E365E">
            <w:pPr>
              <w:contextualSpacing/>
              <w:jc w:val="center"/>
              <w:rPr>
                <w:sz w:val="20"/>
              </w:rPr>
            </w:pPr>
          </w:p>
        </w:tc>
        <w:tc>
          <w:tcPr>
            <w:tcW w:w="900" w:type="dxa"/>
          </w:tcPr>
          <w:p w14:paraId="65AF08E8" w14:textId="2687B593" w:rsidR="00623BDD" w:rsidRPr="00DC552F" w:rsidRDefault="00623BDD" w:rsidP="006E365E">
            <w:pPr>
              <w:contextualSpacing/>
              <w:jc w:val="center"/>
              <w:rPr>
                <w:sz w:val="20"/>
              </w:rPr>
            </w:pPr>
          </w:p>
        </w:tc>
        <w:tc>
          <w:tcPr>
            <w:tcW w:w="1257" w:type="dxa"/>
          </w:tcPr>
          <w:p w14:paraId="7A684CB3" w14:textId="77777777" w:rsidR="00623BDD" w:rsidRPr="00DC552F" w:rsidRDefault="00623BDD" w:rsidP="006E365E">
            <w:pPr>
              <w:contextualSpacing/>
              <w:jc w:val="center"/>
              <w:rPr>
                <w:sz w:val="20"/>
              </w:rPr>
            </w:pPr>
          </w:p>
        </w:tc>
      </w:tr>
      <w:tr w:rsidR="00623BDD" w:rsidRPr="00DC552F" w14:paraId="66E96C44" w14:textId="77777777" w:rsidTr="0086308D">
        <w:trPr>
          <w:trHeight w:val="54"/>
          <w:jc w:val="center"/>
        </w:trPr>
        <w:tc>
          <w:tcPr>
            <w:tcW w:w="628" w:type="dxa"/>
            <w:vMerge/>
          </w:tcPr>
          <w:p w14:paraId="3CA09455" w14:textId="77777777" w:rsidR="00623BDD" w:rsidRPr="00DC552F" w:rsidRDefault="00623BDD" w:rsidP="006E365E">
            <w:pPr>
              <w:contextualSpacing/>
              <w:jc w:val="center"/>
              <w:rPr>
                <w:b/>
                <w:sz w:val="20"/>
              </w:rPr>
            </w:pPr>
          </w:p>
        </w:tc>
        <w:tc>
          <w:tcPr>
            <w:tcW w:w="810" w:type="dxa"/>
            <w:vMerge/>
          </w:tcPr>
          <w:p w14:paraId="77675B04" w14:textId="77777777" w:rsidR="00623BDD" w:rsidRPr="00DC552F" w:rsidRDefault="00623BDD" w:rsidP="006E365E">
            <w:pPr>
              <w:contextualSpacing/>
              <w:jc w:val="center"/>
              <w:rPr>
                <w:sz w:val="20"/>
              </w:rPr>
            </w:pPr>
          </w:p>
        </w:tc>
        <w:tc>
          <w:tcPr>
            <w:tcW w:w="1996" w:type="dxa"/>
            <w:vMerge/>
          </w:tcPr>
          <w:p w14:paraId="35AFEF4E" w14:textId="77777777" w:rsidR="00623BDD" w:rsidRPr="00DC552F" w:rsidRDefault="00623BDD" w:rsidP="006E365E">
            <w:pPr>
              <w:contextualSpacing/>
              <w:jc w:val="center"/>
              <w:rPr>
                <w:sz w:val="20"/>
              </w:rPr>
            </w:pPr>
          </w:p>
        </w:tc>
        <w:tc>
          <w:tcPr>
            <w:tcW w:w="1244" w:type="dxa"/>
            <w:vMerge/>
          </w:tcPr>
          <w:p w14:paraId="3EA61E3A" w14:textId="130EB12E" w:rsidR="00623BDD" w:rsidRPr="00DC552F" w:rsidRDefault="00623BDD" w:rsidP="006E365E">
            <w:pPr>
              <w:contextualSpacing/>
              <w:jc w:val="center"/>
              <w:rPr>
                <w:sz w:val="20"/>
              </w:rPr>
            </w:pPr>
          </w:p>
        </w:tc>
        <w:tc>
          <w:tcPr>
            <w:tcW w:w="1170" w:type="dxa"/>
          </w:tcPr>
          <w:p w14:paraId="65F2E7E1" w14:textId="7107431A" w:rsidR="00623BDD" w:rsidRPr="00DC552F" w:rsidRDefault="00623BDD" w:rsidP="006E365E">
            <w:pPr>
              <w:contextualSpacing/>
              <w:jc w:val="center"/>
              <w:rPr>
                <w:ins w:id="61" w:author="Stickler, Mercedes M. (E3/LTRM)" w:date="2014-09-22T17:40:00Z"/>
                <w:sz w:val="20"/>
              </w:rPr>
            </w:pPr>
          </w:p>
        </w:tc>
        <w:tc>
          <w:tcPr>
            <w:tcW w:w="720" w:type="dxa"/>
          </w:tcPr>
          <w:p w14:paraId="32B6A185" w14:textId="77777777" w:rsidR="00623BDD" w:rsidRPr="00DC552F" w:rsidRDefault="00623BDD" w:rsidP="006E365E">
            <w:pPr>
              <w:contextualSpacing/>
              <w:jc w:val="center"/>
              <w:rPr>
                <w:ins w:id="62" w:author="Stickler, Mercedes M. (E3/LTRM)" w:date="2014-09-22T17:40:00Z"/>
                <w:sz w:val="20"/>
              </w:rPr>
            </w:pPr>
          </w:p>
        </w:tc>
        <w:tc>
          <w:tcPr>
            <w:tcW w:w="1800" w:type="dxa"/>
          </w:tcPr>
          <w:p w14:paraId="0DA7CB4B" w14:textId="5B5602C2" w:rsidR="00623BDD" w:rsidRPr="00DC552F" w:rsidRDefault="00623BDD" w:rsidP="006E365E">
            <w:pPr>
              <w:contextualSpacing/>
              <w:jc w:val="center"/>
              <w:rPr>
                <w:ins w:id="63" w:author="Stickler, Mercedes M. (E3/LTRM)" w:date="2014-09-22T17:40:00Z"/>
                <w:sz w:val="20"/>
              </w:rPr>
            </w:pPr>
          </w:p>
        </w:tc>
        <w:tc>
          <w:tcPr>
            <w:tcW w:w="1620" w:type="dxa"/>
          </w:tcPr>
          <w:p w14:paraId="0A104368" w14:textId="77777777" w:rsidR="00623BDD" w:rsidRPr="00DC552F" w:rsidRDefault="00623BDD" w:rsidP="006E365E">
            <w:pPr>
              <w:contextualSpacing/>
              <w:jc w:val="center"/>
              <w:rPr>
                <w:ins w:id="64" w:author="Stickler, Mercedes M. (E3/LTRM)" w:date="2014-09-22T17:41:00Z"/>
                <w:sz w:val="20"/>
              </w:rPr>
            </w:pPr>
          </w:p>
        </w:tc>
        <w:tc>
          <w:tcPr>
            <w:tcW w:w="1890" w:type="dxa"/>
          </w:tcPr>
          <w:p w14:paraId="2915D9B0" w14:textId="5C06C068" w:rsidR="00623BDD" w:rsidRPr="00DC552F" w:rsidRDefault="00623BDD" w:rsidP="006E365E">
            <w:pPr>
              <w:contextualSpacing/>
              <w:jc w:val="center"/>
              <w:rPr>
                <w:sz w:val="20"/>
              </w:rPr>
            </w:pPr>
          </w:p>
        </w:tc>
        <w:tc>
          <w:tcPr>
            <w:tcW w:w="900" w:type="dxa"/>
          </w:tcPr>
          <w:p w14:paraId="531B95FF" w14:textId="1DA6F51B" w:rsidR="00623BDD" w:rsidRPr="00DC552F" w:rsidRDefault="00623BDD" w:rsidP="006E365E">
            <w:pPr>
              <w:contextualSpacing/>
              <w:jc w:val="center"/>
              <w:rPr>
                <w:sz w:val="20"/>
              </w:rPr>
            </w:pPr>
          </w:p>
        </w:tc>
        <w:tc>
          <w:tcPr>
            <w:tcW w:w="1257" w:type="dxa"/>
          </w:tcPr>
          <w:p w14:paraId="39858206" w14:textId="77777777" w:rsidR="00623BDD" w:rsidRPr="00DC552F" w:rsidRDefault="00623BDD" w:rsidP="006E365E">
            <w:pPr>
              <w:contextualSpacing/>
              <w:jc w:val="center"/>
              <w:rPr>
                <w:sz w:val="20"/>
              </w:rPr>
            </w:pPr>
          </w:p>
        </w:tc>
      </w:tr>
      <w:tr w:rsidR="00623BDD" w:rsidRPr="00DC552F" w14:paraId="7A901740" w14:textId="77777777" w:rsidTr="0086308D">
        <w:trPr>
          <w:trHeight w:val="54"/>
          <w:jc w:val="center"/>
        </w:trPr>
        <w:tc>
          <w:tcPr>
            <w:tcW w:w="628" w:type="dxa"/>
            <w:vMerge/>
          </w:tcPr>
          <w:p w14:paraId="23EB57ED" w14:textId="77777777" w:rsidR="00623BDD" w:rsidRPr="00DC552F" w:rsidRDefault="00623BDD" w:rsidP="006E365E">
            <w:pPr>
              <w:contextualSpacing/>
              <w:jc w:val="center"/>
              <w:rPr>
                <w:b/>
                <w:sz w:val="20"/>
              </w:rPr>
            </w:pPr>
          </w:p>
        </w:tc>
        <w:tc>
          <w:tcPr>
            <w:tcW w:w="810" w:type="dxa"/>
            <w:vMerge/>
          </w:tcPr>
          <w:p w14:paraId="1698F62B" w14:textId="77777777" w:rsidR="00623BDD" w:rsidRPr="00DC552F" w:rsidRDefault="00623BDD" w:rsidP="006E365E">
            <w:pPr>
              <w:contextualSpacing/>
              <w:jc w:val="center"/>
              <w:rPr>
                <w:sz w:val="20"/>
              </w:rPr>
            </w:pPr>
          </w:p>
        </w:tc>
        <w:tc>
          <w:tcPr>
            <w:tcW w:w="1996" w:type="dxa"/>
            <w:vMerge/>
          </w:tcPr>
          <w:p w14:paraId="1937F715" w14:textId="77777777" w:rsidR="00623BDD" w:rsidRPr="00DC552F" w:rsidRDefault="00623BDD" w:rsidP="006E365E">
            <w:pPr>
              <w:contextualSpacing/>
              <w:jc w:val="center"/>
              <w:rPr>
                <w:sz w:val="20"/>
              </w:rPr>
            </w:pPr>
          </w:p>
        </w:tc>
        <w:tc>
          <w:tcPr>
            <w:tcW w:w="1244" w:type="dxa"/>
            <w:vMerge/>
          </w:tcPr>
          <w:p w14:paraId="3AA1ECD4" w14:textId="6F368277" w:rsidR="00623BDD" w:rsidRPr="00DC552F" w:rsidRDefault="00623BDD" w:rsidP="006E365E">
            <w:pPr>
              <w:contextualSpacing/>
              <w:jc w:val="center"/>
              <w:rPr>
                <w:sz w:val="20"/>
              </w:rPr>
            </w:pPr>
          </w:p>
        </w:tc>
        <w:tc>
          <w:tcPr>
            <w:tcW w:w="1170" w:type="dxa"/>
          </w:tcPr>
          <w:p w14:paraId="5D03BE74" w14:textId="1058D2F6" w:rsidR="00623BDD" w:rsidRPr="00DC552F" w:rsidRDefault="00623BDD" w:rsidP="006E365E">
            <w:pPr>
              <w:contextualSpacing/>
              <w:jc w:val="center"/>
              <w:rPr>
                <w:ins w:id="65" w:author="Stickler, Mercedes M. (E3/LTRM)" w:date="2014-09-22T17:40:00Z"/>
                <w:sz w:val="20"/>
              </w:rPr>
            </w:pPr>
          </w:p>
        </w:tc>
        <w:tc>
          <w:tcPr>
            <w:tcW w:w="720" w:type="dxa"/>
          </w:tcPr>
          <w:p w14:paraId="73AE5070" w14:textId="77777777" w:rsidR="00623BDD" w:rsidRPr="00DC552F" w:rsidRDefault="00623BDD" w:rsidP="006E365E">
            <w:pPr>
              <w:contextualSpacing/>
              <w:jc w:val="center"/>
              <w:rPr>
                <w:ins w:id="66" w:author="Stickler, Mercedes M. (E3/LTRM)" w:date="2014-09-22T17:40:00Z"/>
                <w:sz w:val="20"/>
              </w:rPr>
            </w:pPr>
          </w:p>
        </w:tc>
        <w:tc>
          <w:tcPr>
            <w:tcW w:w="1800" w:type="dxa"/>
          </w:tcPr>
          <w:p w14:paraId="0D3253BD" w14:textId="235F2BAF" w:rsidR="00623BDD" w:rsidRPr="00DC552F" w:rsidRDefault="00623BDD" w:rsidP="006E365E">
            <w:pPr>
              <w:contextualSpacing/>
              <w:jc w:val="center"/>
              <w:rPr>
                <w:ins w:id="67" w:author="Stickler, Mercedes M. (E3/LTRM)" w:date="2014-09-22T17:40:00Z"/>
                <w:sz w:val="20"/>
              </w:rPr>
            </w:pPr>
          </w:p>
        </w:tc>
        <w:tc>
          <w:tcPr>
            <w:tcW w:w="1620" w:type="dxa"/>
          </w:tcPr>
          <w:p w14:paraId="0AF086DA" w14:textId="77777777" w:rsidR="00623BDD" w:rsidRPr="00DC552F" w:rsidRDefault="00623BDD" w:rsidP="006E365E">
            <w:pPr>
              <w:contextualSpacing/>
              <w:jc w:val="center"/>
              <w:rPr>
                <w:ins w:id="68" w:author="Stickler, Mercedes M. (E3/LTRM)" w:date="2014-09-22T17:41:00Z"/>
                <w:sz w:val="20"/>
              </w:rPr>
            </w:pPr>
          </w:p>
        </w:tc>
        <w:tc>
          <w:tcPr>
            <w:tcW w:w="1890" w:type="dxa"/>
          </w:tcPr>
          <w:p w14:paraId="1193A421" w14:textId="2CF6964B" w:rsidR="00623BDD" w:rsidRPr="00DC552F" w:rsidRDefault="00623BDD" w:rsidP="006E365E">
            <w:pPr>
              <w:contextualSpacing/>
              <w:jc w:val="center"/>
              <w:rPr>
                <w:sz w:val="20"/>
              </w:rPr>
            </w:pPr>
          </w:p>
        </w:tc>
        <w:tc>
          <w:tcPr>
            <w:tcW w:w="900" w:type="dxa"/>
          </w:tcPr>
          <w:p w14:paraId="052885A6" w14:textId="464CF65A" w:rsidR="00623BDD" w:rsidRPr="00DC552F" w:rsidRDefault="00623BDD" w:rsidP="006E365E">
            <w:pPr>
              <w:contextualSpacing/>
              <w:jc w:val="center"/>
              <w:rPr>
                <w:sz w:val="20"/>
              </w:rPr>
            </w:pPr>
          </w:p>
        </w:tc>
        <w:tc>
          <w:tcPr>
            <w:tcW w:w="1257" w:type="dxa"/>
          </w:tcPr>
          <w:p w14:paraId="6AFFC39E" w14:textId="77777777" w:rsidR="00623BDD" w:rsidRPr="00DC552F" w:rsidRDefault="00623BDD" w:rsidP="006E365E">
            <w:pPr>
              <w:contextualSpacing/>
              <w:jc w:val="center"/>
              <w:rPr>
                <w:sz w:val="20"/>
              </w:rPr>
            </w:pPr>
          </w:p>
        </w:tc>
      </w:tr>
      <w:tr w:rsidR="00623BDD" w:rsidRPr="00DC552F" w14:paraId="5AAECE96" w14:textId="77777777" w:rsidTr="0086308D">
        <w:trPr>
          <w:trHeight w:val="54"/>
          <w:jc w:val="center"/>
        </w:trPr>
        <w:tc>
          <w:tcPr>
            <w:tcW w:w="628" w:type="dxa"/>
            <w:vMerge/>
          </w:tcPr>
          <w:p w14:paraId="04D8F813" w14:textId="77777777" w:rsidR="00623BDD" w:rsidRPr="00DC552F" w:rsidRDefault="00623BDD" w:rsidP="006E365E">
            <w:pPr>
              <w:contextualSpacing/>
              <w:jc w:val="center"/>
              <w:rPr>
                <w:b/>
                <w:sz w:val="20"/>
              </w:rPr>
            </w:pPr>
          </w:p>
        </w:tc>
        <w:tc>
          <w:tcPr>
            <w:tcW w:w="810" w:type="dxa"/>
            <w:vMerge/>
          </w:tcPr>
          <w:p w14:paraId="12B1B444" w14:textId="77777777" w:rsidR="00623BDD" w:rsidRPr="00DC552F" w:rsidRDefault="00623BDD" w:rsidP="006E365E">
            <w:pPr>
              <w:contextualSpacing/>
              <w:jc w:val="center"/>
              <w:rPr>
                <w:sz w:val="20"/>
              </w:rPr>
            </w:pPr>
          </w:p>
        </w:tc>
        <w:tc>
          <w:tcPr>
            <w:tcW w:w="1996" w:type="dxa"/>
            <w:vMerge/>
          </w:tcPr>
          <w:p w14:paraId="3F8F1572" w14:textId="77777777" w:rsidR="00623BDD" w:rsidRPr="00DC552F" w:rsidRDefault="00623BDD" w:rsidP="006E365E">
            <w:pPr>
              <w:contextualSpacing/>
              <w:jc w:val="center"/>
              <w:rPr>
                <w:sz w:val="20"/>
              </w:rPr>
            </w:pPr>
          </w:p>
        </w:tc>
        <w:tc>
          <w:tcPr>
            <w:tcW w:w="1244" w:type="dxa"/>
            <w:vMerge/>
          </w:tcPr>
          <w:p w14:paraId="754FC581" w14:textId="6EB56275" w:rsidR="00623BDD" w:rsidRPr="00DC552F" w:rsidRDefault="00623BDD" w:rsidP="006E365E">
            <w:pPr>
              <w:contextualSpacing/>
              <w:jc w:val="center"/>
              <w:rPr>
                <w:sz w:val="20"/>
              </w:rPr>
            </w:pPr>
          </w:p>
        </w:tc>
        <w:tc>
          <w:tcPr>
            <w:tcW w:w="1170" w:type="dxa"/>
          </w:tcPr>
          <w:p w14:paraId="5E8CF482" w14:textId="2BDDC15D" w:rsidR="00623BDD" w:rsidRPr="00DC552F" w:rsidRDefault="00623BDD" w:rsidP="006E365E">
            <w:pPr>
              <w:contextualSpacing/>
              <w:jc w:val="center"/>
              <w:rPr>
                <w:ins w:id="69" w:author="Stickler, Mercedes M. (E3/LTRM)" w:date="2014-09-22T17:40:00Z"/>
                <w:sz w:val="20"/>
              </w:rPr>
            </w:pPr>
          </w:p>
        </w:tc>
        <w:tc>
          <w:tcPr>
            <w:tcW w:w="720" w:type="dxa"/>
          </w:tcPr>
          <w:p w14:paraId="608CFD39" w14:textId="77777777" w:rsidR="00623BDD" w:rsidRPr="00DC552F" w:rsidRDefault="00623BDD" w:rsidP="006E365E">
            <w:pPr>
              <w:contextualSpacing/>
              <w:jc w:val="center"/>
              <w:rPr>
                <w:ins w:id="70" w:author="Stickler, Mercedes M. (E3/LTRM)" w:date="2014-09-22T17:40:00Z"/>
                <w:sz w:val="20"/>
              </w:rPr>
            </w:pPr>
          </w:p>
        </w:tc>
        <w:tc>
          <w:tcPr>
            <w:tcW w:w="1800" w:type="dxa"/>
          </w:tcPr>
          <w:p w14:paraId="017C1FD2" w14:textId="0150D2E6" w:rsidR="00623BDD" w:rsidRPr="00DC552F" w:rsidRDefault="00623BDD" w:rsidP="006E365E">
            <w:pPr>
              <w:contextualSpacing/>
              <w:jc w:val="center"/>
              <w:rPr>
                <w:ins w:id="71" w:author="Stickler, Mercedes M. (E3/LTRM)" w:date="2014-09-22T17:40:00Z"/>
                <w:sz w:val="20"/>
              </w:rPr>
            </w:pPr>
          </w:p>
        </w:tc>
        <w:tc>
          <w:tcPr>
            <w:tcW w:w="1620" w:type="dxa"/>
          </w:tcPr>
          <w:p w14:paraId="5BF241EB" w14:textId="77777777" w:rsidR="00623BDD" w:rsidRPr="00DC552F" w:rsidRDefault="00623BDD" w:rsidP="006E365E">
            <w:pPr>
              <w:contextualSpacing/>
              <w:jc w:val="center"/>
              <w:rPr>
                <w:ins w:id="72" w:author="Stickler, Mercedes M. (E3/LTRM)" w:date="2014-09-22T17:41:00Z"/>
                <w:sz w:val="20"/>
              </w:rPr>
            </w:pPr>
          </w:p>
        </w:tc>
        <w:tc>
          <w:tcPr>
            <w:tcW w:w="1890" w:type="dxa"/>
          </w:tcPr>
          <w:p w14:paraId="3810DB63" w14:textId="4872173C" w:rsidR="00623BDD" w:rsidRPr="00DC552F" w:rsidRDefault="00623BDD" w:rsidP="006E365E">
            <w:pPr>
              <w:contextualSpacing/>
              <w:jc w:val="center"/>
              <w:rPr>
                <w:sz w:val="20"/>
              </w:rPr>
            </w:pPr>
          </w:p>
        </w:tc>
        <w:tc>
          <w:tcPr>
            <w:tcW w:w="900" w:type="dxa"/>
          </w:tcPr>
          <w:p w14:paraId="465D537E" w14:textId="680C39C3" w:rsidR="00623BDD" w:rsidRPr="00DC552F" w:rsidRDefault="00623BDD" w:rsidP="006E365E">
            <w:pPr>
              <w:contextualSpacing/>
              <w:jc w:val="center"/>
              <w:rPr>
                <w:sz w:val="20"/>
              </w:rPr>
            </w:pPr>
          </w:p>
        </w:tc>
        <w:tc>
          <w:tcPr>
            <w:tcW w:w="1257" w:type="dxa"/>
          </w:tcPr>
          <w:p w14:paraId="4748C5DD" w14:textId="77777777" w:rsidR="00623BDD" w:rsidRPr="00DC552F" w:rsidRDefault="00623BDD" w:rsidP="006E365E">
            <w:pPr>
              <w:contextualSpacing/>
              <w:jc w:val="center"/>
              <w:rPr>
                <w:sz w:val="20"/>
              </w:rPr>
            </w:pPr>
          </w:p>
        </w:tc>
      </w:tr>
      <w:tr w:rsidR="00623BDD" w:rsidRPr="00DC552F" w14:paraId="74602771" w14:textId="77777777" w:rsidTr="0086308D">
        <w:trPr>
          <w:trHeight w:val="54"/>
          <w:jc w:val="center"/>
        </w:trPr>
        <w:tc>
          <w:tcPr>
            <w:tcW w:w="628" w:type="dxa"/>
            <w:vMerge/>
          </w:tcPr>
          <w:p w14:paraId="7F383903" w14:textId="77777777" w:rsidR="00623BDD" w:rsidRPr="00DC552F" w:rsidRDefault="00623BDD" w:rsidP="006E365E">
            <w:pPr>
              <w:contextualSpacing/>
              <w:jc w:val="center"/>
              <w:rPr>
                <w:b/>
                <w:sz w:val="20"/>
              </w:rPr>
            </w:pPr>
          </w:p>
        </w:tc>
        <w:tc>
          <w:tcPr>
            <w:tcW w:w="810" w:type="dxa"/>
            <w:vMerge/>
          </w:tcPr>
          <w:p w14:paraId="2AF03734" w14:textId="77777777" w:rsidR="00623BDD" w:rsidRPr="00DC552F" w:rsidRDefault="00623BDD" w:rsidP="006E365E">
            <w:pPr>
              <w:contextualSpacing/>
              <w:jc w:val="center"/>
              <w:rPr>
                <w:sz w:val="20"/>
              </w:rPr>
            </w:pPr>
          </w:p>
        </w:tc>
        <w:tc>
          <w:tcPr>
            <w:tcW w:w="1996" w:type="dxa"/>
            <w:vMerge/>
          </w:tcPr>
          <w:p w14:paraId="57D703B0" w14:textId="77777777" w:rsidR="00623BDD" w:rsidRPr="00DC552F" w:rsidRDefault="00623BDD" w:rsidP="006E365E">
            <w:pPr>
              <w:contextualSpacing/>
              <w:jc w:val="center"/>
              <w:rPr>
                <w:sz w:val="20"/>
              </w:rPr>
            </w:pPr>
          </w:p>
        </w:tc>
        <w:tc>
          <w:tcPr>
            <w:tcW w:w="1244" w:type="dxa"/>
            <w:vMerge/>
          </w:tcPr>
          <w:p w14:paraId="7DD9E972" w14:textId="738531DE" w:rsidR="00623BDD" w:rsidRPr="00DC552F" w:rsidRDefault="00623BDD" w:rsidP="006E365E">
            <w:pPr>
              <w:contextualSpacing/>
              <w:jc w:val="center"/>
              <w:rPr>
                <w:sz w:val="20"/>
              </w:rPr>
            </w:pPr>
          </w:p>
        </w:tc>
        <w:tc>
          <w:tcPr>
            <w:tcW w:w="1170" w:type="dxa"/>
          </w:tcPr>
          <w:p w14:paraId="1EB4F922" w14:textId="366FE611" w:rsidR="00623BDD" w:rsidRPr="00DC552F" w:rsidRDefault="00623BDD" w:rsidP="006E365E">
            <w:pPr>
              <w:contextualSpacing/>
              <w:jc w:val="center"/>
              <w:rPr>
                <w:ins w:id="73" w:author="Stickler, Mercedes M. (E3/LTRM)" w:date="2014-09-22T17:40:00Z"/>
                <w:sz w:val="20"/>
              </w:rPr>
            </w:pPr>
          </w:p>
        </w:tc>
        <w:tc>
          <w:tcPr>
            <w:tcW w:w="720" w:type="dxa"/>
          </w:tcPr>
          <w:p w14:paraId="1FC655A9" w14:textId="77777777" w:rsidR="00623BDD" w:rsidRPr="00DC552F" w:rsidRDefault="00623BDD" w:rsidP="006E365E">
            <w:pPr>
              <w:contextualSpacing/>
              <w:jc w:val="center"/>
              <w:rPr>
                <w:ins w:id="74" w:author="Stickler, Mercedes M. (E3/LTRM)" w:date="2014-09-22T17:40:00Z"/>
                <w:sz w:val="20"/>
              </w:rPr>
            </w:pPr>
          </w:p>
        </w:tc>
        <w:tc>
          <w:tcPr>
            <w:tcW w:w="1800" w:type="dxa"/>
          </w:tcPr>
          <w:p w14:paraId="7728A449" w14:textId="1BDB5BB6" w:rsidR="00623BDD" w:rsidRPr="00DC552F" w:rsidRDefault="00623BDD" w:rsidP="006E365E">
            <w:pPr>
              <w:contextualSpacing/>
              <w:jc w:val="center"/>
              <w:rPr>
                <w:ins w:id="75" w:author="Stickler, Mercedes M. (E3/LTRM)" w:date="2014-09-22T17:40:00Z"/>
                <w:sz w:val="20"/>
              </w:rPr>
            </w:pPr>
          </w:p>
        </w:tc>
        <w:tc>
          <w:tcPr>
            <w:tcW w:w="1620" w:type="dxa"/>
          </w:tcPr>
          <w:p w14:paraId="2D1A078D" w14:textId="77777777" w:rsidR="00623BDD" w:rsidRPr="00DC552F" w:rsidRDefault="00623BDD" w:rsidP="006E365E">
            <w:pPr>
              <w:contextualSpacing/>
              <w:jc w:val="center"/>
              <w:rPr>
                <w:ins w:id="76" w:author="Stickler, Mercedes M. (E3/LTRM)" w:date="2014-09-22T17:41:00Z"/>
                <w:sz w:val="20"/>
              </w:rPr>
            </w:pPr>
          </w:p>
        </w:tc>
        <w:tc>
          <w:tcPr>
            <w:tcW w:w="1890" w:type="dxa"/>
          </w:tcPr>
          <w:p w14:paraId="699593BC" w14:textId="77D7CE80" w:rsidR="00623BDD" w:rsidRPr="00DC552F" w:rsidRDefault="00623BDD" w:rsidP="006E365E">
            <w:pPr>
              <w:contextualSpacing/>
              <w:jc w:val="center"/>
              <w:rPr>
                <w:sz w:val="20"/>
              </w:rPr>
            </w:pPr>
          </w:p>
        </w:tc>
        <w:tc>
          <w:tcPr>
            <w:tcW w:w="900" w:type="dxa"/>
          </w:tcPr>
          <w:p w14:paraId="5C829D55" w14:textId="79BD2DDE" w:rsidR="00623BDD" w:rsidRPr="00DC552F" w:rsidRDefault="00623BDD" w:rsidP="006E365E">
            <w:pPr>
              <w:contextualSpacing/>
              <w:jc w:val="center"/>
              <w:rPr>
                <w:sz w:val="20"/>
              </w:rPr>
            </w:pPr>
          </w:p>
        </w:tc>
        <w:tc>
          <w:tcPr>
            <w:tcW w:w="1257" w:type="dxa"/>
          </w:tcPr>
          <w:p w14:paraId="72D363D9" w14:textId="77777777" w:rsidR="00623BDD" w:rsidRPr="00DC552F" w:rsidRDefault="00623BDD" w:rsidP="006E365E">
            <w:pPr>
              <w:contextualSpacing/>
              <w:jc w:val="center"/>
              <w:rPr>
                <w:sz w:val="20"/>
              </w:rPr>
            </w:pPr>
          </w:p>
        </w:tc>
      </w:tr>
      <w:tr w:rsidR="00623BDD" w:rsidRPr="00DC552F" w14:paraId="14C5D78C" w14:textId="77777777" w:rsidTr="0086308D">
        <w:trPr>
          <w:trHeight w:val="54"/>
          <w:jc w:val="center"/>
        </w:trPr>
        <w:tc>
          <w:tcPr>
            <w:tcW w:w="628" w:type="dxa"/>
            <w:vMerge w:val="restart"/>
          </w:tcPr>
          <w:p w14:paraId="27D61589" w14:textId="77777777" w:rsidR="00623BDD" w:rsidRPr="00DC552F" w:rsidRDefault="00623BDD" w:rsidP="006E365E">
            <w:pPr>
              <w:contextualSpacing/>
              <w:jc w:val="center"/>
              <w:rPr>
                <w:b/>
                <w:sz w:val="20"/>
              </w:rPr>
            </w:pPr>
            <w:r w:rsidRPr="00DC552F">
              <w:rPr>
                <w:b/>
                <w:sz w:val="20"/>
              </w:rPr>
              <w:t>2</w:t>
            </w:r>
          </w:p>
        </w:tc>
        <w:tc>
          <w:tcPr>
            <w:tcW w:w="810" w:type="dxa"/>
            <w:vMerge w:val="restart"/>
          </w:tcPr>
          <w:p w14:paraId="5B04E96E" w14:textId="77777777" w:rsidR="00623BDD" w:rsidRPr="00DC552F" w:rsidRDefault="00623BDD" w:rsidP="006E365E">
            <w:pPr>
              <w:contextualSpacing/>
              <w:jc w:val="center"/>
              <w:rPr>
                <w:sz w:val="20"/>
              </w:rPr>
            </w:pPr>
          </w:p>
        </w:tc>
        <w:tc>
          <w:tcPr>
            <w:tcW w:w="1996" w:type="dxa"/>
            <w:vMerge w:val="restart"/>
          </w:tcPr>
          <w:p w14:paraId="7BC176C8" w14:textId="77777777" w:rsidR="00623BDD" w:rsidRPr="00DC552F" w:rsidRDefault="00623BDD" w:rsidP="006E365E">
            <w:pPr>
              <w:contextualSpacing/>
              <w:jc w:val="center"/>
              <w:rPr>
                <w:sz w:val="20"/>
              </w:rPr>
            </w:pPr>
          </w:p>
        </w:tc>
        <w:tc>
          <w:tcPr>
            <w:tcW w:w="1244" w:type="dxa"/>
            <w:vMerge w:val="restart"/>
          </w:tcPr>
          <w:p w14:paraId="4F0F7699" w14:textId="79E25AC7" w:rsidR="00623BDD" w:rsidRPr="00DC552F" w:rsidRDefault="00623BDD" w:rsidP="006E365E">
            <w:pPr>
              <w:contextualSpacing/>
              <w:jc w:val="center"/>
              <w:rPr>
                <w:sz w:val="20"/>
              </w:rPr>
            </w:pPr>
          </w:p>
        </w:tc>
        <w:tc>
          <w:tcPr>
            <w:tcW w:w="1170" w:type="dxa"/>
          </w:tcPr>
          <w:p w14:paraId="4B4D381C" w14:textId="05815E68" w:rsidR="00623BDD" w:rsidRPr="00DC552F" w:rsidRDefault="00623BDD" w:rsidP="006E365E">
            <w:pPr>
              <w:contextualSpacing/>
              <w:jc w:val="center"/>
              <w:rPr>
                <w:ins w:id="77" w:author="Stickler, Mercedes M. (E3/LTRM)" w:date="2014-09-22T17:40:00Z"/>
                <w:sz w:val="20"/>
              </w:rPr>
            </w:pPr>
          </w:p>
        </w:tc>
        <w:tc>
          <w:tcPr>
            <w:tcW w:w="720" w:type="dxa"/>
          </w:tcPr>
          <w:p w14:paraId="6C6E685B" w14:textId="77777777" w:rsidR="00623BDD" w:rsidRPr="00DC552F" w:rsidRDefault="00623BDD" w:rsidP="006E365E">
            <w:pPr>
              <w:contextualSpacing/>
              <w:jc w:val="center"/>
              <w:rPr>
                <w:ins w:id="78" w:author="Stickler, Mercedes M. (E3/LTRM)" w:date="2014-09-22T17:40:00Z"/>
                <w:sz w:val="20"/>
              </w:rPr>
            </w:pPr>
          </w:p>
        </w:tc>
        <w:tc>
          <w:tcPr>
            <w:tcW w:w="1800" w:type="dxa"/>
          </w:tcPr>
          <w:p w14:paraId="6D450598" w14:textId="16D0F2BD" w:rsidR="00623BDD" w:rsidRPr="00DC552F" w:rsidRDefault="00623BDD" w:rsidP="006E365E">
            <w:pPr>
              <w:contextualSpacing/>
              <w:jc w:val="center"/>
              <w:rPr>
                <w:ins w:id="79" w:author="Stickler, Mercedes M. (E3/LTRM)" w:date="2014-09-22T17:40:00Z"/>
                <w:sz w:val="20"/>
              </w:rPr>
            </w:pPr>
          </w:p>
        </w:tc>
        <w:tc>
          <w:tcPr>
            <w:tcW w:w="1620" w:type="dxa"/>
          </w:tcPr>
          <w:p w14:paraId="597DB9EB" w14:textId="77777777" w:rsidR="00623BDD" w:rsidRPr="00DC552F" w:rsidRDefault="00623BDD" w:rsidP="006E365E">
            <w:pPr>
              <w:contextualSpacing/>
              <w:jc w:val="center"/>
              <w:rPr>
                <w:ins w:id="80" w:author="Stickler, Mercedes M. (E3/LTRM)" w:date="2014-09-22T17:41:00Z"/>
                <w:sz w:val="20"/>
              </w:rPr>
            </w:pPr>
          </w:p>
        </w:tc>
        <w:tc>
          <w:tcPr>
            <w:tcW w:w="1890" w:type="dxa"/>
          </w:tcPr>
          <w:p w14:paraId="125B97CD" w14:textId="5AA07A39" w:rsidR="00623BDD" w:rsidRPr="00DC552F" w:rsidRDefault="00623BDD" w:rsidP="006E365E">
            <w:pPr>
              <w:contextualSpacing/>
              <w:jc w:val="center"/>
              <w:rPr>
                <w:sz w:val="20"/>
              </w:rPr>
            </w:pPr>
          </w:p>
        </w:tc>
        <w:tc>
          <w:tcPr>
            <w:tcW w:w="900" w:type="dxa"/>
          </w:tcPr>
          <w:p w14:paraId="667C17CC" w14:textId="2A517754" w:rsidR="00623BDD" w:rsidRPr="00DC552F" w:rsidRDefault="00623BDD" w:rsidP="006E365E">
            <w:pPr>
              <w:contextualSpacing/>
              <w:jc w:val="center"/>
              <w:rPr>
                <w:sz w:val="20"/>
              </w:rPr>
            </w:pPr>
          </w:p>
        </w:tc>
        <w:tc>
          <w:tcPr>
            <w:tcW w:w="1257" w:type="dxa"/>
          </w:tcPr>
          <w:p w14:paraId="6293A80D" w14:textId="77777777" w:rsidR="00623BDD" w:rsidRPr="00DC552F" w:rsidRDefault="00623BDD" w:rsidP="006E365E">
            <w:pPr>
              <w:contextualSpacing/>
              <w:jc w:val="center"/>
              <w:rPr>
                <w:sz w:val="20"/>
              </w:rPr>
            </w:pPr>
          </w:p>
        </w:tc>
      </w:tr>
      <w:tr w:rsidR="00623BDD" w:rsidRPr="00DC552F" w14:paraId="43F08A69" w14:textId="77777777" w:rsidTr="0086308D">
        <w:trPr>
          <w:trHeight w:val="54"/>
          <w:jc w:val="center"/>
        </w:trPr>
        <w:tc>
          <w:tcPr>
            <w:tcW w:w="628" w:type="dxa"/>
            <w:vMerge/>
          </w:tcPr>
          <w:p w14:paraId="04EACD03" w14:textId="77777777" w:rsidR="00623BDD" w:rsidRPr="00DC552F" w:rsidRDefault="00623BDD" w:rsidP="006E365E">
            <w:pPr>
              <w:contextualSpacing/>
              <w:jc w:val="center"/>
              <w:rPr>
                <w:b/>
                <w:sz w:val="20"/>
              </w:rPr>
            </w:pPr>
          </w:p>
        </w:tc>
        <w:tc>
          <w:tcPr>
            <w:tcW w:w="810" w:type="dxa"/>
            <w:vMerge/>
          </w:tcPr>
          <w:p w14:paraId="3EC79394" w14:textId="77777777" w:rsidR="00623BDD" w:rsidRPr="00DC552F" w:rsidRDefault="00623BDD" w:rsidP="006E365E">
            <w:pPr>
              <w:contextualSpacing/>
              <w:jc w:val="center"/>
              <w:rPr>
                <w:sz w:val="20"/>
              </w:rPr>
            </w:pPr>
          </w:p>
        </w:tc>
        <w:tc>
          <w:tcPr>
            <w:tcW w:w="1996" w:type="dxa"/>
            <w:vMerge/>
          </w:tcPr>
          <w:p w14:paraId="5F55CE90" w14:textId="77777777" w:rsidR="00623BDD" w:rsidRPr="00DC552F" w:rsidRDefault="00623BDD" w:rsidP="006E365E">
            <w:pPr>
              <w:contextualSpacing/>
              <w:jc w:val="center"/>
              <w:rPr>
                <w:sz w:val="20"/>
              </w:rPr>
            </w:pPr>
          </w:p>
        </w:tc>
        <w:tc>
          <w:tcPr>
            <w:tcW w:w="1244" w:type="dxa"/>
            <w:vMerge/>
          </w:tcPr>
          <w:p w14:paraId="72320F49" w14:textId="5B04B9B9" w:rsidR="00623BDD" w:rsidRPr="00DC552F" w:rsidRDefault="00623BDD" w:rsidP="006E365E">
            <w:pPr>
              <w:contextualSpacing/>
              <w:jc w:val="center"/>
              <w:rPr>
                <w:sz w:val="20"/>
              </w:rPr>
            </w:pPr>
          </w:p>
        </w:tc>
        <w:tc>
          <w:tcPr>
            <w:tcW w:w="1170" w:type="dxa"/>
          </w:tcPr>
          <w:p w14:paraId="043AB36C" w14:textId="010D3189" w:rsidR="00623BDD" w:rsidRPr="00DC552F" w:rsidRDefault="00623BDD" w:rsidP="006E365E">
            <w:pPr>
              <w:contextualSpacing/>
              <w:jc w:val="center"/>
              <w:rPr>
                <w:ins w:id="81" w:author="Stickler, Mercedes M. (E3/LTRM)" w:date="2014-09-22T17:40:00Z"/>
                <w:sz w:val="20"/>
              </w:rPr>
            </w:pPr>
          </w:p>
        </w:tc>
        <w:tc>
          <w:tcPr>
            <w:tcW w:w="720" w:type="dxa"/>
          </w:tcPr>
          <w:p w14:paraId="5B01F58C" w14:textId="77777777" w:rsidR="00623BDD" w:rsidRPr="00DC552F" w:rsidRDefault="00623BDD" w:rsidP="006E365E">
            <w:pPr>
              <w:contextualSpacing/>
              <w:jc w:val="center"/>
              <w:rPr>
                <w:ins w:id="82" w:author="Stickler, Mercedes M. (E3/LTRM)" w:date="2014-09-22T17:40:00Z"/>
                <w:sz w:val="20"/>
              </w:rPr>
            </w:pPr>
          </w:p>
        </w:tc>
        <w:tc>
          <w:tcPr>
            <w:tcW w:w="1800" w:type="dxa"/>
          </w:tcPr>
          <w:p w14:paraId="3D0A6CB6" w14:textId="62A65142" w:rsidR="00623BDD" w:rsidRPr="00DC552F" w:rsidRDefault="00623BDD" w:rsidP="006E365E">
            <w:pPr>
              <w:contextualSpacing/>
              <w:jc w:val="center"/>
              <w:rPr>
                <w:ins w:id="83" w:author="Stickler, Mercedes M. (E3/LTRM)" w:date="2014-09-22T17:40:00Z"/>
                <w:sz w:val="20"/>
              </w:rPr>
            </w:pPr>
          </w:p>
        </w:tc>
        <w:tc>
          <w:tcPr>
            <w:tcW w:w="1620" w:type="dxa"/>
          </w:tcPr>
          <w:p w14:paraId="3A22D9E0" w14:textId="77777777" w:rsidR="00623BDD" w:rsidRPr="00DC552F" w:rsidRDefault="00623BDD" w:rsidP="006E365E">
            <w:pPr>
              <w:contextualSpacing/>
              <w:jc w:val="center"/>
              <w:rPr>
                <w:ins w:id="84" w:author="Stickler, Mercedes M. (E3/LTRM)" w:date="2014-09-22T17:41:00Z"/>
                <w:sz w:val="20"/>
              </w:rPr>
            </w:pPr>
          </w:p>
        </w:tc>
        <w:tc>
          <w:tcPr>
            <w:tcW w:w="1890" w:type="dxa"/>
          </w:tcPr>
          <w:p w14:paraId="1F6B50DD" w14:textId="475244B6" w:rsidR="00623BDD" w:rsidRPr="00DC552F" w:rsidRDefault="00623BDD" w:rsidP="006E365E">
            <w:pPr>
              <w:contextualSpacing/>
              <w:jc w:val="center"/>
              <w:rPr>
                <w:sz w:val="20"/>
              </w:rPr>
            </w:pPr>
          </w:p>
        </w:tc>
        <w:tc>
          <w:tcPr>
            <w:tcW w:w="900" w:type="dxa"/>
          </w:tcPr>
          <w:p w14:paraId="0975640B" w14:textId="5EDB557C" w:rsidR="00623BDD" w:rsidRPr="00DC552F" w:rsidRDefault="00623BDD" w:rsidP="006E365E">
            <w:pPr>
              <w:contextualSpacing/>
              <w:jc w:val="center"/>
              <w:rPr>
                <w:sz w:val="20"/>
              </w:rPr>
            </w:pPr>
          </w:p>
        </w:tc>
        <w:tc>
          <w:tcPr>
            <w:tcW w:w="1257" w:type="dxa"/>
          </w:tcPr>
          <w:p w14:paraId="4FB83D2C" w14:textId="77777777" w:rsidR="00623BDD" w:rsidRPr="00DC552F" w:rsidRDefault="00623BDD" w:rsidP="006E365E">
            <w:pPr>
              <w:contextualSpacing/>
              <w:jc w:val="center"/>
              <w:rPr>
                <w:sz w:val="20"/>
              </w:rPr>
            </w:pPr>
          </w:p>
        </w:tc>
      </w:tr>
      <w:tr w:rsidR="00623BDD" w:rsidRPr="00DC552F" w14:paraId="6100F6D2" w14:textId="77777777" w:rsidTr="0086308D">
        <w:trPr>
          <w:trHeight w:val="54"/>
          <w:jc w:val="center"/>
        </w:trPr>
        <w:tc>
          <w:tcPr>
            <w:tcW w:w="628" w:type="dxa"/>
            <w:vMerge/>
          </w:tcPr>
          <w:p w14:paraId="7DFABF53" w14:textId="77777777" w:rsidR="00623BDD" w:rsidRPr="00DC552F" w:rsidRDefault="00623BDD" w:rsidP="006E365E">
            <w:pPr>
              <w:contextualSpacing/>
              <w:jc w:val="center"/>
              <w:rPr>
                <w:b/>
                <w:sz w:val="20"/>
              </w:rPr>
            </w:pPr>
          </w:p>
        </w:tc>
        <w:tc>
          <w:tcPr>
            <w:tcW w:w="810" w:type="dxa"/>
            <w:vMerge/>
          </w:tcPr>
          <w:p w14:paraId="178AC38C" w14:textId="77777777" w:rsidR="00623BDD" w:rsidRPr="00DC552F" w:rsidRDefault="00623BDD" w:rsidP="006E365E">
            <w:pPr>
              <w:contextualSpacing/>
              <w:jc w:val="center"/>
              <w:rPr>
                <w:sz w:val="20"/>
              </w:rPr>
            </w:pPr>
          </w:p>
        </w:tc>
        <w:tc>
          <w:tcPr>
            <w:tcW w:w="1996" w:type="dxa"/>
            <w:vMerge/>
          </w:tcPr>
          <w:p w14:paraId="2C3DD442" w14:textId="77777777" w:rsidR="00623BDD" w:rsidRPr="00DC552F" w:rsidRDefault="00623BDD" w:rsidP="006E365E">
            <w:pPr>
              <w:contextualSpacing/>
              <w:jc w:val="center"/>
              <w:rPr>
                <w:sz w:val="20"/>
              </w:rPr>
            </w:pPr>
          </w:p>
        </w:tc>
        <w:tc>
          <w:tcPr>
            <w:tcW w:w="1244" w:type="dxa"/>
            <w:vMerge/>
          </w:tcPr>
          <w:p w14:paraId="41DAC6E6" w14:textId="2842F856" w:rsidR="00623BDD" w:rsidRPr="00DC552F" w:rsidRDefault="00623BDD" w:rsidP="006E365E">
            <w:pPr>
              <w:contextualSpacing/>
              <w:jc w:val="center"/>
              <w:rPr>
                <w:sz w:val="20"/>
              </w:rPr>
            </w:pPr>
          </w:p>
        </w:tc>
        <w:tc>
          <w:tcPr>
            <w:tcW w:w="1170" w:type="dxa"/>
          </w:tcPr>
          <w:p w14:paraId="4DE87C44" w14:textId="2F754B69" w:rsidR="00623BDD" w:rsidRPr="00DC552F" w:rsidRDefault="00623BDD" w:rsidP="006E365E">
            <w:pPr>
              <w:contextualSpacing/>
              <w:jc w:val="center"/>
              <w:rPr>
                <w:ins w:id="85" w:author="Stickler, Mercedes M. (E3/LTRM)" w:date="2014-09-22T17:40:00Z"/>
                <w:sz w:val="20"/>
              </w:rPr>
            </w:pPr>
          </w:p>
        </w:tc>
        <w:tc>
          <w:tcPr>
            <w:tcW w:w="720" w:type="dxa"/>
          </w:tcPr>
          <w:p w14:paraId="6AF42274" w14:textId="77777777" w:rsidR="00623BDD" w:rsidRPr="00DC552F" w:rsidRDefault="00623BDD" w:rsidP="006E365E">
            <w:pPr>
              <w:contextualSpacing/>
              <w:jc w:val="center"/>
              <w:rPr>
                <w:ins w:id="86" w:author="Stickler, Mercedes M. (E3/LTRM)" w:date="2014-09-22T17:40:00Z"/>
                <w:sz w:val="20"/>
              </w:rPr>
            </w:pPr>
          </w:p>
        </w:tc>
        <w:tc>
          <w:tcPr>
            <w:tcW w:w="1800" w:type="dxa"/>
          </w:tcPr>
          <w:p w14:paraId="2115AE7F" w14:textId="7535E85A" w:rsidR="00623BDD" w:rsidRPr="00DC552F" w:rsidRDefault="00623BDD" w:rsidP="006E365E">
            <w:pPr>
              <w:contextualSpacing/>
              <w:jc w:val="center"/>
              <w:rPr>
                <w:ins w:id="87" w:author="Stickler, Mercedes M. (E3/LTRM)" w:date="2014-09-22T17:40:00Z"/>
                <w:sz w:val="20"/>
              </w:rPr>
            </w:pPr>
          </w:p>
        </w:tc>
        <w:tc>
          <w:tcPr>
            <w:tcW w:w="1620" w:type="dxa"/>
          </w:tcPr>
          <w:p w14:paraId="262E869A" w14:textId="77777777" w:rsidR="00623BDD" w:rsidRPr="00DC552F" w:rsidRDefault="00623BDD" w:rsidP="006E365E">
            <w:pPr>
              <w:contextualSpacing/>
              <w:jc w:val="center"/>
              <w:rPr>
                <w:ins w:id="88" w:author="Stickler, Mercedes M. (E3/LTRM)" w:date="2014-09-22T17:41:00Z"/>
                <w:sz w:val="20"/>
              </w:rPr>
            </w:pPr>
          </w:p>
        </w:tc>
        <w:tc>
          <w:tcPr>
            <w:tcW w:w="1890" w:type="dxa"/>
          </w:tcPr>
          <w:p w14:paraId="5E013DAE" w14:textId="660D4575" w:rsidR="00623BDD" w:rsidRPr="00DC552F" w:rsidRDefault="00623BDD" w:rsidP="006E365E">
            <w:pPr>
              <w:contextualSpacing/>
              <w:jc w:val="center"/>
              <w:rPr>
                <w:sz w:val="20"/>
              </w:rPr>
            </w:pPr>
          </w:p>
        </w:tc>
        <w:tc>
          <w:tcPr>
            <w:tcW w:w="900" w:type="dxa"/>
          </w:tcPr>
          <w:p w14:paraId="417C9705" w14:textId="7309E774" w:rsidR="00623BDD" w:rsidRPr="00DC552F" w:rsidRDefault="00623BDD" w:rsidP="006E365E">
            <w:pPr>
              <w:contextualSpacing/>
              <w:jc w:val="center"/>
              <w:rPr>
                <w:sz w:val="20"/>
              </w:rPr>
            </w:pPr>
          </w:p>
        </w:tc>
        <w:tc>
          <w:tcPr>
            <w:tcW w:w="1257" w:type="dxa"/>
          </w:tcPr>
          <w:p w14:paraId="653D0E96" w14:textId="77777777" w:rsidR="00623BDD" w:rsidRPr="00DC552F" w:rsidRDefault="00623BDD" w:rsidP="006E365E">
            <w:pPr>
              <w:contextualSpacing/>
              <w:jc w:val="center"/>
              <w:rPr>
                <w:sz w:val="20"/>
              </w:rPr>
            </w:pPr>
          </w:p>
        </w:tc>
      </w:tr>
      <w:tr w:rsidR="00623BDD" w:rsidRPr="00DC552F" w14:paraId="316EB47B" w14:textId="77777777" w:rsidTr="0086308D">
        <w:trPr>
          <w:trHeight w:val="54"/>
          <w:jc w:val="center"/>
        </w:trPr>
        <w:tc>
          <w:tcPr>
            <w:tcW w:w="628" w:type="dxa"/>
            <w:vMerge/>
          </w:tcPr>
          <w:p w14:paraId="7D09B751" w14:textId="77777777" w:rsidR="00623BDD" w:rsidRPr="00DC552F" w:rsidRDefault="00623BDD" w:rsidP="006E365E">
            <w:pPr>
              <w:contextualSpacing/>
              <w:jc w:val="center"/>
              <w:rPr>
                <w:b/>
                <w:sz w:val="20"/>
              </w:rPr>
            </w:pPr>
          </w:p>
        </w:tc>
        <w:tc>
          <w:tcPr>
            <w:tcW w:w="810" w:type="dxa"/>
            <w:vMerge/>
          </w:tcPr>
          <w:p w14:paraId="78CAA73E" w14:textId="77777777" w:rsidR="00623BDD" w:rsidRPr="00DC552F" w:rsidRDefault="00623BDD" w:rsidP="006E365E">
            <w:pPr>
              <w:contextualSpacing/>
              <w:jc w:val="center"/>
              <w:rPr>
                <w:sz w:val="20"/>
              </w:rPr>
            </w:pPr>
          </w:p>
        </w:tc>
        <w:tc>
          <w:tcPr>
            <w:tcW w:w="1996" w:type="dxa"/>
            <w:vMerge/>
          </w:tcPr>
          <w:p w14:paraId="4DCC0E07" w14:textId="77777777" w:rsidR="00623BDD" w:rsidRPr="00DC552F" w:rsidRDefault="00623BDD" w:rsidP="006E365E">
            <w:pPr>
              <w:contextualSpacing/>
              <w:jc w:val="center"/>
              <w:rPr>
                <w:sz w:val="20"/>
              </w:rPr>
            </w:pPr>
          </w:p>
        </w:tc>
        <w:tc>
          <w:tcPr>
            <w:tcW w:w="1244" w:type="dxa"/>
            <w:vMerge/>
          </w:tcPr>
          <w:p w14:paraId="7F6060FA" w14:textId="7A133458" w:rsidR="00623BDD" w:rsidRPr="00DC552F" w:rsidRDefault="00623BDD" w:rsidP="006E365E">
            <w:pPr>
              <w:contextualSpacing/>
              <w:jc w:val="center"/>
              <w:rPr>
                <w:sz w:val="20"/>
              </w:rPr>
            </w:pPr>
          </w:p>
        </w:tc>
        <w:tc>
          <w:tcPr>
            <w:tcW w:w="1170" w:type="dxa"/>
          </w:tcPr>
          <w:p w14:paraId="4387F46D" w14:textId="40B51E83" w:rsidR="00623BDD" w:rsidRPr="00DC552F" w:rsidRDefault="00623BDD" w:rsidP="006E365E">
            <w:pPr>
              <w:contextualSpacing/>
              <w:jc w:val="center"/>
              <w:rPr>
                <w:ins w:id="89" w:author="Stickler, Mercedes M. (E3/LTRM)" w:date="2014-09-22T17:40:00Z"/>
                <w:sz w:val="20"/>
              </w:rPr>
            </w:pPr>
          </w:p>
        </w:tc>
        <w:tc>
          <w:tcPr>
            <w:tcW w:w="720" w:type="dxa"/>
          </w:tcPr>
          <w:p w14:paraId="51B8D0BD" w14:textId="77777777" w:rsidR="00623BDD" w:rsidRPr="00DC552F" w:rsidRDefault="00623BDD" w:rsidP="006E365E">
            <w:pPr>
              <w:contextualSpacing/>
              <w:jc w:val="center"/>
              <w:rPr>
                <w:ins w:id="90" w:author="Stickler, Mercedes M. (E3/LTRM)" w:date="2014-09-22T17:40:00Z"/>
                <w:sz w:val="20"/>
              </w:rPr>
            </w:pPr>
          </w:p>
        </w:tc>
        <w:tc>
          <w:tcPr>
            <w:tcW w:w="1800" w:type="dxa"/>
          </w:tcPr>
          <w:p w14:paraId="7AFCADC7" w14:textId="32DAAF9B" w:rsidR="00623BDD" w:rsidRPr="00DC552F" w:rsidRDefault="00623BDD" w:rsidP="006E365E">
            <w:pPr>
              <w:contextualSpacing/>
              <w:jc w:val="center"/>
              <w:rPr>
                <w:ins w:id="91" w:author="Stickler, Mercedes M. (E3/LTRM)" w:date="2014-09-22T17:40:00Z"/>
                <w:sz w:val="20"/>
              </w:rPr>
            </w:pPr>
          </w:p>
        </w:tc>
        <w:tc>
          <w:tcPr>
            <w:tcW w:w="1620" w:type="dxa"/>
          </w:tcPr>
          <w:p w14:paraId="16CD62DF" w14:textId="77777777" w:rsidR="00623BDD" w:rsidRPr="00DC552F" w:rsidRDefault="00623BDD" w:rsidP="006E365E">
            <w:pPr>
              <w:contextualSpacing/>
              <w:jc w:val="center"/>
              <w:rPr>
                <w:ins w:id="92" w:author="Stickler, Mercedes M. (E3/LTRM)" w:date="2014-09-22T17:41:00Z"/>
                <w:sz w:val="20"/>
              </w:rPr>
            </w:pPr>
          </w:p>
        </w:tc>
        <w:tc>
          <w:tcPr>
            <w:tcW w:w="1890" w:type="dxa"/>
          </w:tcPr>
          <w:p w14:paraId="00258B91" w14:textId="61EE8767" w:rsidR="00623BDD" w:rsidRPr="00DC552F" w:rsidRDefault="00623BDD" w:rsidP="006E365E">
            <w:pPr>
              <w:contextualSpacing/>
              <w:jc w:val="center"/>
              <w:rPr>
                <w:sz w:val="20"/>
              </w:rPr>
            </w:pPr>
          </w:p>
        </w:tc>
        <w:tc>
          <w:tcPr>
            <w:tcW w:w="900" w:type="dxa"/>
          </w:tcPr>
          <w:p w14:paraId="117EE971" w14:textId="70A835D1" w:rsidR="00623BDD" w:rsidRPr="00DC552F" w:rsidRDefault="00623BDD" w:rsidP="006E365E">
            <w:pPr>
              <w:contextualSpacing/>
              <w:jc w:val="center"/>
              <w:rPr>
                <w:sz w:val="20"/>
              </w:rPr>
            </w:pPr>
          </w:p>
        </w:tc>
        <w:tc>
          <w:tcPr>
            <w:tcW w:w="1257" w:type="dxa"/>
          </w:tcPr>
          <w:p w14:paraId="74B44CF7" w14:textId="77777777" w:rsidR="00623BDD" w:rsidRPr="00DC552F" w:rsidRDefault="00623BDD" w:rsidP="006E365E">
            <w:pPr>
              <w:contextualSpacing/>
              <w:jc w:val="center"/>
              <w:rPr>
                <w:sz w:val="20"/>
              </w:rPr>
            </w:pPr>
          </w:p>
        </w:tc>
      </w:tr>
      <w:tr w:rsidR="00623BDD" w:rsidRPr="00DC552F" w14:paraId="71C2901F" w14:textId="77777777" w:rsidTr="0086308D">
        <w:trPr>
          <w:trHeight w:val="54"/>
          <w:jc w:val="center"/>
        </w:trPr>
        <w:tc>
          <w:tcPr>
            <w:tcW w:w="628" w:type="dxa"/>
            <w:vMerge/>
          </w:tcPr>
          <w:p w14:paraId="7F0EA853" w14:textId="77777777" w:rsidR="00623BDD" w:rsidRPr="00DC552F" w:rsidRDefault="00623BDD" w:rsidP="006E365E">
            <w:pPr>
              <w:contextualSpacing/>
              <w:jc w:val="center"/>
              <w:rPr>
                <w:b/>
                <w:sz w:val="20"/>
              </w:rPr>
            </w:pPr>
          </w:p>
        </w:tc>
        <w:tc>
          <w:tcPr>
            <w:tcW w:w="810" w:type="dxa"/>
            <w:vMerge/>
          </w:tcPr>
          <w:p w14:paraId="705C8098" w14:textId="77777777" w:rsidR="00623BDD" w:rsidRPr="00DC552F" w:rsidRDefault="00623BDD" w:rsidP="006E365E">
            <w:pPr>
              <w:contextualSpacing/>
              <w:jc w:val="center"/>
              <w:rPr>
                <w:sz w:val="20"/>
              </w:rPr>
            </w:pPr>
          </w:p>
        </w:tc>
        <w:tc>
          <w:tcPr>
            <w:tcW w:w="1996" w:type="dxa"/>
            <w:vMerge/>
          </w:tcPr>
          <w:p w14:paraId="54E5419E" w14:textId="77777777" w:rsidR="00623BDD" w:rsidRPr="00DC552F" w:rsidRDefault="00623BDD" w:rsidP="006E365E">
            <w:pPr>
              <w:contextualSpacing/>
              <w:jc w:val="center"/>
              <w:rPr>
                <w:sz w:val="20"/>
              </w:rPr>
            </w:pPr>
          </w:p>
        </w:tc>
        <w:tc>
          <w:tcPr>
            <w:tcW w:w="1244" w:type="dxa"/>
            <w:vMerge/>
          </w:tcPr>
          <w:p w14:paraId="6F3433D3" w14:textId="69AE0AE7" w:rsidR="00623BDD" w:rsidRPr="00DC552F" w:rsidRDefault="00623BDD" w:rsidP="006E365E">
            <w:pPr>
              <w:contextualSpacing/>
              <w:jc w:val="center"/>
              <w:rPr>
                <w:sz w:val="20"/>
              </w:rPr>
            </w:pPr>
          </w:p>
        </w:tc>
        <w:tc>
          <w:tcPr>
            <w:tcW w:w="1170" w:type="dxa"/>
          </w:tcPr>
          <w:p w14:paraId="628D957C" w14:textId="2382E266" w:rsidR="00623BDD" w:rsidRPr="00DC552F" w:rsidRDefault="00623BDD" w:rsidP="006E365E">
            <w:pPr>
              <w:contextualSpacing/>
              <w:jc w:val="center"/>
              <w:rPr>
                <w:ins w:id="93" w:author="Stickler, Mercedes M. (E3/LTRM)" w:date="2014-09-22T17:40:00Z"/>
                <w:sz w:val="20"/>
              </w:rPr>
            </w:pPr>
          </w:p>
        </w:tc>
        <w:tc>
          <w:tcPr>
            <w:tcW w:w="720" w:type="dxa"/>
          </w:tcPr>
          <w:p w14:paraId="6CACB3D9" w14:textId="77777777" w:rsidR="00623BDD" w:rsidRPr="00DC552F" w:rsidRDefault="00623BDD" w:rsidP="006E365E">
            <w:pPr>
              <w:contextualSpacing/>
              <w:jc w:val="center"/>
              <w:rPr>
                <w:ins w:id="94" w:author="Stickler, Mercedes M. (E3/LTRM)" w:date="2014-09-22T17:40:00Z"/>
                <w:sz w:val="20"/>
              </w:rPr>
            </w:pPr>
          </w:p>
        </w:tc>
        <w:tc>
          <w:tcPr>
            <w:tcW w:w="1800" w:type="dxa"/>
          </w:tcPr>
          <w:p w14:paraId="04A0912F" w14:textId="3A2CC604" w:rsidR="00623BDD" w:rsidRPr="00DC552F" w:rsidRDefault="00623BDD" w:rsidP="006E365E">
            <w:pPr>
              <w:contextualSpacing/>
              <w:jc w:val="center"/>
              <w:rPr>
                <w:ins w:id="95" w:author="Stickler, Mercedes M. (E3/LTRM)" w:date="2014-09-22T17:40:00Z"/>
                <w:sz w:val="20"/>
              </w:rPr>
            </w:pPr>
          </w:p>
        </w:tc>
        <w:tc>
          <w:tcPr>
            <w:tcW w:w="1620" w:type="dxa"/>
          </w:tcPr>
          <w:p w14:paraId="7B21175F" w14:textId="77777777" w:rsidR="00623BDD" w:rsidRPr="00DC552F" w:rsidRDefault="00623BDD" w:rsidP="006E365E">
            <w:pPr>
              <w:contextualSpacing/>
              <w:jc w:val="center"/>
              <w:rPr>
                <w:ins w:id="96" w:author="Stickler, Mercedes M. (E3/LTRM)" w:date="2014-09-22T17:41:00Z"/>
                <w:sz w:val="20"/>
              </w:rPr>
            </w:pPr>
          </w:p>
        </w:tc>
        <w:tc>
          <w:tcPr>
            <w:tcW w:w="1890" w:type="dxa"/>
          </w:tcPr>
          <w:p w14:paraId="19D16793" w14:textId="6056C06E" w:rsidR="00623BDD" w:rsidRPr="00DC552F" w:rsidRDefault="00623BDD" w:rsidP="006E365E">
            <w:pPr>
              <w:contextualSpacing/>
              <w:jc w:val="center"/>
              <w:rPr>
                <w:sz w:val="20"/>
              </w:rPr>
            </w:pPr>
          </w:p>
        </w:tc>
        <w:tc>
          <w:tcPr>
            <w:tcW w:w="900" w:type="dxa"/>
          </w:tcPr>
          <w:p w14:paraId="27BE3E95" w14:textId="3B67D7DF" w:rsidR="00623BDD" w:rsidRPr="00DC552F" w:rsidRDefault="00623BDD" w:rsidP="006E365E">
            <w:pPr>
              <w:contextualSpacing/>
              <w:jc w:val="center"/>
              <w:rPr>
                <w:sz w:val="20"/>
              </w:rPr>
            </w:pPr>
          </w:p>
        </w:tc>
        <w:tc>
          <w:tcPr>
            <w:tcW w:w="1257" w:type="dxa"/>
          </w:tcPr>
          <w:p w14:paraId="4542C7D0" w14:textId="77777777" w:rsidR="00623BDD" w:rsidRPr="00DC552F" w:rsidRDefault="00623BDD" w:rsidP="006E365E">
            <w:pPr>
              <w:contextualSpacing/>
              <w:jc w:val="center"/>
              <w:rPr>
                <w:sz w:val="20"/>
              </w:rPr>
            </w:pPr>
          </w:p>
        </w:tc>
      </w:tr>
      <w:tr w:rsidR="00623BDD" w:rsidRPr="00DC552F" w14:paraId="0B013194" w14:textId="77777777" w:rsidTr="0086308D">
        <w:trPr>
          <w:trHeight w:val="54"/>
          <w:jc w:val="center"/>
        </w:trPr>
        <w:tc>
          <w:tcPr>
            <w:tcW w:w="628" w:type="dxa"/>
            <w:vMerge w:val="restart"/>
          </w:tcPr>
          <w:p w14:paraId="501FFA1C" w14:textId="77777777" w:rsidR="00623BDD" w:rsidRPr="00DC552F" w:rsidRDefault="00623BDD" w:rsidP="006E365E">
            <w:pPr>
              <w:contextualSpacing/>
              <w:jc w:val="center"/>
              <w:rPr>
                <w:b/>
                <w:sz w:val="20"/>
              </w:rPr>
            </w:pPr>
            <w:r w:rsidRPr="00DC552F">
              <w:rPr>
                <w:b/>
                <w:sz w:val="20"/>
              </w:rPr>
              <w:t>3</w:t>
            </w:r>
          </w:p>
        </w:tc>
        <w:tc>
          <w:tcPr>
            <w:tcW w:w="810" w:type="dxa"/>
            <w:vMerge w:val="restart"/>
          </w:tcPr>
          <w:p w14:paraId="75CADFF5" w14:textId="77777777" w:rsidR="00623BDD" w:rsidRPr="00DC552F" w:rsidRDefault="00623BDD" w:rsidP="006E365E">
            <w:pPr>
              <w:contextualSpacing/>
              <w:jc w:val="center"/>
              <w:rPr>
                <w:sz w:val="20"/>
              </w:rPr>
            </w:pPr>
          </w:p>
        </w:tc>
        <w:tc>
          <w:tcPr>
            <w:tcW w:w="1996" w:type="dxa"/>
            <w:vMerge w:val="restart"/>
          </w:tcPr>
          <w:p w14:paraId="67C0BA99" w14:textId="77777777" w:rsidR="00623BDD" w:rsidRPr="00DC552F" w:rsidRDefault="00623BDD" w:rsidP="006E365E">
            <w:pPr>
              <w:contextualSpacing/>
              <w:jc w:val="center"/>
              <w:rPr>
                <w:sz w:val="20"/>
              </w:rPr>
            </w:pPr>
          </w:p>
        </w:tc>
        <w:tc>
          <w:tcPr>
            <w:tcW w:w="1244" w:type="dxa"/>
            <w:vMerge w:val="restart"/>
          </w:tcPr>
          <w:p w14:paraId="1F5BF99A" w14:textId="33C355D6" w:rsidR="00623BDD" w:rsidRPr="00DC552F" w:rsidRDefault="00623BDD" w:rsidP="006E365E">
            <w:pPr>
              <w:contextualSpacing/>
              <w:jc w:val="center"/>
              <w:rPr>
                <w:sz w:val="20"/>
              </w:rPr>
            </w:pPr>
          </w:p>
        </w:tc>
        <w:tc>
          <w:tcPr>
            <w:tcW w:w="1170" w:type="dxa"/>
          </w:tcPr>
          <w:p w14:paraId="3124C45D" w14:textId="7CD55648" w:rsidR="00623BDD" w:rsidRPr="00DC552F" w:rsidRDefault="00623BDD" w:rsidP="006E365E">
            <w:pPr>
              <w:contextualSpacing/>
              <w:jc w:val="center"/>
              <w:rPr>
                <w:ins w:id="97" w:author="Stickler, Mercedes M. (E3/LTRM)" w:date="2014-09-22T17:40:00Z"/>
                <w:sz w:val="20"/>
              </w:rPr>
            </w:pPr>
          </w:p>
        </w:tc>
        <w:tc>
          <w:tcPr>
            <w:tcW w:w="720" w:type="dxa"/>
          </w:tcPr>
          <w:p w14:paraId="6A8DED23" w14:textId="77777777" w:rsidR="00623BDD" w:rsidRPr="00DC552F" w:rsidRDefault="00623BDD" w:rsidP="006E365E">
            <w:pPr>
              <w:contextualSpacing/>
              <w:jc w:val="center"/>
              <w:rPr>
                <w:ins w:id="98" w:author="Stickler, Mercedes M. (E3/LTRM)" w:date="2014-09-22T17:40:00Z"/>
                <w:sz w:val="20"/>
              </w:rPr>
            </w:pPr>
          </w:p>
        </w:tc>
        <w:tc>
          <w:tcPr>
            <w:tcW w:w="1800" w:type="dxa"/>
          </w:tcPr>
          <w:p w14:paraId="399E490B" w14:textId="387C8B10" w:rsidR="00623BDD" w:rsidRPr="00DC552F" w:rsidRDefault="00623BDD" w:rsidP="006E365E">
            <w:pPr>
              <w:contextualSpacing/>
              <w:jc w:val="center"/>
              <w:rPr>
                <w:ins w:id="99" w:author="Stickler, Mercedes M. (E3/LTRM)" w:date="2014-09-22T17:40:00Z"/>
                <w:sz w:val="20"/>
              </w:rPr>
            </w:pPr>
          </w:p>
        </w:tc>
        <w:tc>
          <w:tcPr>
            <w:tcW w:w="1620" w:type="dxa"/>
          </w:tcPr>
          <w:p w14:paraId="40A0B39C" w14:textId="77777777" w:rsidR="00623BDD" w:rsidRPr="00DC552F" w:rsidRDefault="00623BDD" w:rsidP="006E365E">
            <w:pPr>
              <w:contextualSpacing/>
              <w:jc w:val="center"/>
              <w:rPr>
                <w:ins w:id="100" w:author="Stickler, Mercedes M. (E3/LTRM)" w:date="2014-09-22T17:41:00Z"/>
                <w:sz w:val="20"/>
              </w:rPr>
            </w:pPr>
          </w:p>
        </w:tc>
        <w:tc>
          <w:tcPr>
            <w:tcW w:w="1890" w:type="dxa"/>
          </w:tcPr>
          <w:p w14:paraId="551F42F2" w14:textId="3F8A886E" w:rsidR="00623BDD" w:rsidRPr="00DC552F" w:rsidRDefault="00623BDD" w:rsidP="006E365E">
            <w:pPr>
              <w:contextualSpacing/>
              <w:jc w:val="center"/>
              <w:rPr>
                <w:sz w:val="20"/>
              </w:rPr>
            </w:pPr>
          </w:p>
        </w:tc>
        <w:tc>
          <w:tcPr>
            <w:tcW w:w="900" w:type="dxa"/>
          </w:tcPr>
          <w:p w14:paraId="02FEA767" w14:textId="117F20F0" w:rsidR="00623BDD" w:rsidRPr="00DC552F" w:rsidRDefault="00623BDD" w:rsidP="006E365E">
            <w:pPr>
              <w:contextualSpacing/>
              <w:jc w:val="center"/>
              <w:rPr>
                <w:sz w:val="20"/>
              </w:rPr>
            </w:pPr>
          </w:p>
        </w:tc>
        <w:tc>
          <w:tcPr>
            <w:tcW w:w="1257" w:type="dxa"/>
          </w:tcPr>
          <w:p w14:paraId="0A0C2F77" w14:textId="77777777" w:rsidR="00623BDD" w:rsidRPr="00DC552F" w:rsidRDefault="00623BDD" w:rsidP="006E365E">
            <w:pPr>
              <w:contextualSpacing/>
              <w:jc w:val="center"/>
              <w:rPr>
                <w:sz w:val="20"/>
              </w:rPr>
            </w:pPr>
          </w:p>
        </w:tc>
      </w:tr>
      <w:tr w:rsidR="00623BDD" w:rsidRPr="00DC552F" w14:paraId="7FD21A8C" w14:textId="77777777" w:rsidTr="0086308D">
        <w:trPr>
          <w:trHeight w:val="54"/>
          <w:jc w:val="center"/>
        </w:trPr>
        <w:tc>
          <w:tcPr>
            <w:tcW w:w="628" w:type="dxa"/>
            <w:vMerge/>
          </w:tcPr>
          <w:p w14:paraId="47D7BD01" w14:textId="77777777" w:rsidR="00623BDD" w:rsidRPr="00DC552F" w:rsidRDefault="00623BDD" w:rsidP="006E365E">
            <w:pPr>
              <w:contextualSpacing/>
              <w:jc w:val="center"/>
              <w:rPr>
                <w:b/>
                <w:sz w:val="20"/>
              </w:rPr>
            </w:pPr>
          </w:p>
        </w:tc>
        <w:tc>
          <w:tcPr>
            <w:tcW w:w="810" w:type="dxa"/>
            <w:vMerge/>
          </w:tcPr>
          <w:p w14:paraId="3A7A98B8" w14:textId="77777777" w:rsidR="00623BDD" w:rsidRPr="00DC552F" w:rsidRDefault="00623BDD" w:rsidP="006E365E">
            <w:pPr>
              <w:contextualSpacing/>
              <w:jc w:val="center"/>
              <w:rPr>
                <w:sz w:val="20"/>
              </w:rPr>
            </w:pPr>
          </w:p>
        </w:tc>
        <w:tc>
          <w:tcPr>
            <w:tcW w:w="1996" w:type="dxa"/>
            <w:vMerge/>
          </w:tcPr>
          <w:p w14:paraId="595883C1" w14:textId="77777777" w:rsidR="00623BDD" w:rsidRPr="00DC552F" w:rsidRDefault="00623BDD" w:rsidP="006E365E">
            <w:pPr>
              <w:contextualSpacing/>
              <w:jc w:val="center"/>
              <w:rPr>
                <w:sz w:val="20"/>
              </w:rPr>
            </w:pPr>
          </w:p>
        </w:tc>
        <w:tc>
          <w:tcPr>
            <w:tcW w:w="1244" w:type="dxa"/>
            <w:vMerge/>
          </w:tcPr>
          <w:p w14:paraId="6814B0F3" w14:textId="110DCC05" w:rsidR="00623BDD" w:rsidRPr="00DC552F" w:rsidRDefault="00623BDD" w:rsidP="006E365E">
            <w:pPr>
              <w:contextualSpacing/>
              <w:jc w:val="center"/>
              <w:rPr>
                <w:sz w:val="20"/>
              </w:rPr>
            </w:pPr>
          </w:p>
        </w:tc>
        <w:tc>
          <w:tcPr>
            <w:tcW w:w="1170" w:type="dxa"/>
          </w:tcPr>
          <w:p w14:paraId="0E63431F" w14:textId="3C60C93B" w:rsidR="00623BDD" w:rsidRPr="00DC552F" w:rsidRDefault="00623BDD" w:rsidP="006E365E">
            <w:pPr>
              <w:contextualSpacing/>
              <w:jc w:val="center"/>
              <w:rPr>
                <w:ins w:id="101" w:author="Stickler, Mercedes M. (E3/LTRM)" w:date="2014-09-22T17:40:00Z"/>
                <w:sz w:val="20"/>
              </w:rPr>
            </w:pPr>
          </w:p>
        </w:tc>
        <w:tc>
          <w:tcPr>
            <w:tcW w:w="720" w:type="dxa"/>
          </w:tcPr>
          <w:p w14:paraId="1112A926" w14:textId="77777777" w:rsidR="00623BDD" w:rsidRPr="00DC552F" w:rsidRDefault="00623BDD" w:rsidP="006E365E">
            <w:pPr>
              <w:contextualSpacing/>
              <w:jc w:val="center"/>
              <w:rPr>
                <w:ins w:id="102" w:author="Stickler, Mercedes M. (E3/LTRM)" w:date="2014-09-22T17:40:00Z"/>
                <w:sz w:val="20"/>
              </w:rPr>
            </w:pPr>
          </w:p>
        </w:tc>
        <w:tc>
          <w:tcPr>
            <w:tcW w:w="1800" w:type="dxa"/>
          </w:tcPr>
          <w:p w14:paraId="27B66910" w14:textId="61CF513F" w:rsidR="00623BDD" w:rsidRPr="00DC552F" w:rsidRDefault="00623BDD" w:rsidP="006E365E">
            <w:pPr>
              <w:contextualSpacing/>
              <w:jc w:val="center"/>
              <w:rPr>
                <w:ins w:id="103" w:author="Stickler, Mercedes M. (E3/LTRM)" w:date="2014-09-22T17:40:00Z"/>
                <w:sz w:val="20"/>
              </w:rPr>
            </w:pPr>
          </w:p>
        </w:tc>
        <w:tc>
          <w:tcPr>
            <w:tcW w:w="1620" w:type="dxa"/>
          </w:tcPr>
          <w:p w14:paraId="47B4AAB3" w14:textId="77777777" w:rsidR="00623BDD" w:rsidRPr="00DC552F" w:rsidRDefault="00623BDD" w:rsidP="006E365E">
            <w:pPr>
              <w:contextualSpacing/>
              <w:jc w:val="center"/>
              <w:rPr>
                <w:ins w:id="104" w:author="Stickler, Mercedes M. (E3/LTRM)" w:date="2014-09-22T17:41:00Z"/>
                <w:sz w:val="20"/>
              </w:rPr>
            </w:pPr>
          </w:p>
        </w:tc>
        <w:tc>
          <w:tcPr>
            <w:tcW w:w="1890" w:type="dxa"/>
          </w:tcPr>
          <w:p w14:paraId="6E07139C" w14:textId="701744BB" w:rsidR="00623BDD" w:rsidRPr="00DC552F" w:rsidRDefault="00623BDD" w:rsidP="006E365E">
            <w:pPr>
              <w:contextualSpacing/>
              <w:jc w:val="center"/>
              <w:rPr>
                <w:sz w:val="20"/>
              </w:rPr>
            </w:pPr>
          </w:p>
        </w:tc>
        <w:tc>
          <w:tcPr>
            <w:tcW w:w="900" w:type="dxa"/>
          </w:tcPr>
          <w:p w14:paraId="0C419E05" w14:textId="2B581AC0" w:rsidR="00623BDD" w:rsidRPr="00DC552F" w:rsidRDefault="00623BDD" w:rsidP="006E365E">
            <w:pPr>
              <w:contextualSpacing/>
              <w:jc w:val="center"/>
              <w:rPr>
                <w:sz w:val="20"/>
              </w:rPr>
            </w:pPr>
          </w:p>
        </w:tc>
        <w:tc>
          <w:tcPr>
            <w:tcW w:w="1257" w:type="dxa"/>
          </w:tcPr>
          <w:p w14:paraId="5D266B87" w14:textId="77777777" w:rsidR="00623BDD" w:rsidRPr="00DC552F" w:rsidRDefault="00623BDD" w:rsidP="006E365E">
            <w:pPr>
              <w:contextualSpacing/>
              <w:jc w:val="center"/>
              <w:rPr>
                <w:sz w:val="20"/>
              </w:rPr>
            </w:pPr>
          </w:p>
        </w:tc>
      </w:tr>
      <w:tr w:rsidR="00623BDD" w:rsidRPr="00DC552F" w14:paraId="62E0BAB8" w14:textId="77777777" w:rsidTr="0086308D">
        <w:trPr>
          <w:trHeight w:val="54"/>
          <w:jc w:val="center"/>
        </w:trPr>
        <w:tc>
          <w:tcPr>
            <w:tcW w:w="628" w:type="dxa"/>
            <w:vMerge/>
          </w:tcPr>
          <w:p w14:paraId="3A516FAF" w14:textId="77777777" w:rsidR="00623BDD" w:rsidRPr="00DC552F" w:rsidRDefault="00623BDD" w:rsidP="006E365E">
            <w:pPr>
              <w:contextualSpacing/>
              <w:jc w:val="center"/>
              <w:rPr>
                <w:b/>
                <w:sz w:val="20"/>
              </w:rPr>
            </w:pPr>
          </w:p>
        </w:tc>
        <w:tc>
          <w:tcPr>
            <w:tcW w:w="810" w:type="dxa"/>
            <w:vMerge/>
          </w:tcPr>
          <w:p w14:paraId="61366C1B" w14:textId="77777777" w:rsidR="00623BDD" w:rsidRPr="00DC552F" w:rsidRDefault="00623BDD" w:rsidP="006E365E">
            <w:pPr>
              <w:contextualSpacing/>
              <w:jc w:val="center"/>
              <w:rPr>
                <w:sz w:val="20"/>
              </w:rPr>
            </w:pPr>
          </w:p>
        </w:tc>
        <w:tc>
          <w:tcPr>
            <w:tcW w:w="1996" w:type="dxa"/>
            <w:vMerge/>
          </w:tcPr>
          <w:p w14:paraId="56DA5578" w14:textId="77777777" w:rsidR="00623BDD" w:rsidRPr="00DC552F" w:rsidRDefault="00623BDD" w:rsidP="006E365E">
            <w:pPr>
              <w:contextualSpacing/>
              <w:jc w:val="center"/>
              <w:rPr>
                <w:sz w:val="20"/>
              </w:rPr>
            </w:pPr>
          </w:p>
        </w:tc>
        <w:tc>
          <w:tcPr>
            <w:tcW w:w="1244" w:type="dxa"/>
            <w:vMerge/>
          </w:tcPr>
          <w:p w14:paraId="661B322D" w14:textId="02ECF0B1" w:rsidR="00623BDD" w:rsidRPr="00DC552F" w:rsidRDefault="00623BDD" w:rsidP="006E365E">
            <w:pPr>
              <w:contextualSpacing/>
              <w:jc w:val="center"/>
              <w:rPr>
                <w:sz w:val="20"/>
              </w:rPr>
            </w:pPr>
          </w:p>
        </w:tc>
        <w:tc>
          <w:tcPr>
            <w:tcW w:w="1170" w:type="dxa"/>
          </w:tcPr>
          <w:p w14:paraId="5761C072" w14:textId="1ED4D5CF" w:rsidR="00623BDD" w:rsidRPr="00DC552F" w:rsidRDefault="00623BDD" w:rsidP="006E365E">
            <w:pPr>
              <w:contextualSpacing/>
              <w:jc w:val="center"/>
              <w:rPr>
                <w:ins w:id="105" w:author="Stickler, Mercedes M. (E3/LTRM)" w:date="2014-09-22T17:40:00Z"/>
                <w:sz w:val="20"/>
              </w:rPr>
            </w:pPr>
          </w:p>
        </w:tc>
        <w:tc>
          <w:tcPr>
            <w:tcW w:w="720" w:type="dxa"/>
          </w:tcPr>
          <w:p w14:paraId="5C20CA87" w14:textId="77777777" w:rsidR="00623BDD" w:rsidRPr="00DC552F" w:rsidRDefault="00623BDD" w:rsidP="006E365E">
            <w:pPr>
              <w:contextualSpacing/>
              <w:jc w:val="center"/>
              <w:rPr>
                <w:ins w:id="106" w:author="Stickler, Mercedes M. (E3/LTRM)" w:date="2014-09-22T17:40:00Z"/>
                <w:sz w:val="20"/>
              </w:rPr>
            </w:pPr>
          </w:p>
        </w:tc>
        <w:tc>
          <w:tcPr>
            <w:tcW w:w="1800" w:type="dxa"/>
          </w:tcPr>
          <w:p w14:paraId="5E664A49" w14:textId="13EFC2B7" w:rsidR="00623BDD" w:rsidRPr="00DC552F" w:rsidRDefault="00623BDD" w:rsidP="006E365E">
            <w:pPr>
              <w:contextualSpacing/>
              <w:jc w:val="center"/>
              <w:rPr>
                <w:ins w:id="107" w:author="Stickler, Mercedes M. (E3/LTRM)" w:date="2014-09-22T17:40:00Z"/>
                <w:sz w:val="20"/>
              </w:rPr>
            </w:pPr>
          </w:p>
        </w:tc>
        <w:tc>
          <w:tcPr>
            <w:tcW w:w="1620" w:type="dxa"/>
          </w:tcPr>
          <w:p w14:paraId="629D33BF" w14:textId="77777777" w:rsidR="00623BDD" w:rsidRPr="00DC552F" w:rsidRDefault="00623BDD" w:rsidP="006E365E">
            <w:pPr>
              <w:contextualSpacing/>
              <w:jc w:val="center"/>
              <w:rPr>
                <w:ins w:id="108" w:author="Stickler, Mercedes M. (E3/LTRM)" w:date="2014-09-22T17:41:00Z"/>
                <w:sz w:val="20"/>
              </w:rPr>
            </w:pPr>
          </w:p>
        </w:tc>
        <w:tc>
          <w:tcPr>
            <w:tcW w:w="1890" w:type="dxa"/>
          </w:tcPr>
          <w:p w14:paraId="2574028F" w14:textId="79057D19" w:rsidR="00623BDD" w:rsidRPr="00DC552F" w:rsidRDefault="00623BDD" w:rsidP="006E365E">
            <w:pPr>
              <w:contextualSpacing/>
              <w:jc w:val="center"/>
              <w:rPr>
                <w:sz w:val="20"/>
              </w:rPr>
            </w:pPr>
          </w:p>
        </w:tc>
        <w:tc>
          <w:tcPr>
            <w:tcW w:w="900" w:type="dxa"/>
          </w:tcPr>
          <w:p w14:paraId="7FDE3859" w14:textId="20883C0A" w:rsidR="00623BDD" w:rsidRPr="00DC552F" w:rsidRDefault="00623BDD" w:rsidP="006E365E">
            <w:pPr>
              <w:contextualSpacing/>
              <w:jc w:val="center"/>
              <w:rPr>
                <w:sz w:val="20"/>
              </w:rPr>
            </w:pPr>
          </w:p>
        </w:tc>
        <w:tc>
          <w:tcPr>
            <w:tcW w:w="1257" w:type="dxa"/>
          </w:tcPr>
          <w:p w14:paraId="744B4503" w14:textId="77777777" w:rsidR="00623BDD" w:rsidRPr="00DC552F" w:rsidRDefault="00623BDD" w:rsidP="006E365E">
            <w:pPr>
              <w:contextualSpacing/>
              <w:jc w:val="center"/>
              <w:rPr>
                <w:sz w:val="20"/>
              </w:rPr>
            </w:pPr>
          </w:p>
        </w:tc>
      </w:tr>
      <w:tr w:rsidR="00623BDD" w:rsidRPr="00DC552F" w14:paraId="72FCC4EF" w14:textId="77777777" w:rsidTr="0086308D">
        <w:trPr>
          <w:trHeight w:val="54"/>
          <w:jc w:val="center"/>
        </w:trPr>
        <w:tc>
          <w:tcPr>
            <w:tcW w:w="628" w:type="dxa"/>
            <w:vMerge/>
          </w:tcPr>
          <w:p w14:paraId="626803C7" w14:textId="77777777" w:rsidR="00623BDD" w:rsidRPr="00DC552F" w:rsidRDefault="00623BDD" w:rsidP="006E365E">
            <w:pPr>
              <w:contextualSpacing/>
              <w:jc w:val="center"/>
              <w:rPr>
                <w:b/>
                <w:sz w:val="20"/>
              </w:rPr>
            </w:pPr>
          </w:p>
        </w:tc>
        <w:tc>
          <w:tcPr>
            <w:tcW w:w="810" w:type="dxa"/>
            <w:vMerge/>
          </w:tcPr>
          <w:p w14:paraId="4B65C874" w14:textId="77777777" w:rsidR="00623BDD" w:rsidRPr="00DC552F" w:rsidRDefault="00623BDD" w:rsidP="006E365E">
            <w:pPr>
              <w:contextualSpacing/>
              <w:jc w:val="center"/>
              <w:rPr>
                <w:sz w:val="20"/>
              </w:rPr>
            </w:pPr>
          </w:p>
        </w:tc>
        <w:tc>
          <w:tcPr>
            <w:tcW w:w="1996" w:type="dxa"/>
            <w:vMerge/>
          </w:tcPr>
          <w:p w14:paraId="0C5DBB73" w14:textId="77777777" w:rsidR="00623BDD" w:rsidRPr="00DC552F" w:rsidRDefault="00623BDD" w:rsidP="006E365E">
            <w:pPr>
              <w:contextualSpacing/>
              <w:jc w:val="center"/>
              <w:rPr>
                <w:sz w:val="20"/>
              </w:rPr>
            </w:pPr>
          </w:p>
        </w:tc>
        <w:tc>
          <w:tcPr>
            <w:tcW w:w="1244" w:type="dxa"/>
            <w:vMerge/>
          </w:tcPr>
          <w:p w14:paraId="2F6DB566" w14:textId="6F64E2CD" w:rsidR="00623BDD" w:rsidRPr="00DC552F" w:rsidRDefault="00623BDD" w:rsidP="006E365E">
            <w:pPr>
              <w:contextualSpacing/>
              <w:jc w:val="center"/>
              <w:rPr>
                <w:sz w:val="20"/>
              </w:rPr>
            </w:pPr>
          </w:p>
        </w:tc>
        <w:tc>
          <w:tcPr>
            <w:tcW w:w="1170" w:type="dxa"/>
          </w:tcPr>
          <w:p w14:paraId="5AD079C0" w14:textId="76D0482C" w:rsidR="00623BDD" w:rsidRPr="00DC552F" w:rsidRDefault="00623BDD" w:rsidP="006E365E">
            <w:pPr>
              <w:contextualSpacing/>
              <w:jc w:val="center"/>
              <w:rPr>
                <w:ins w:id="109" w:author="Stickler, Mercedes M. (E3/LTRM)" w:date="2014-09-22T17:40:00Z"/>
                <w:sz w:val="20"/>
              </w:rPr>
            </w:pPr>
          </w:p>
        </w:tc>
        <w:tc>
          <w:tcPr>
            <w:tcW w:w="720" w:type="dxa"/>
          </w:tcPr>
          <w:p w14:paraId="0ADBA3F4" w14:textId="77777777" w:rsidR="00623BDD" w:rsidRPr="00DC552F" w:rsidRDefault="00623BDD" w:rsidP="006E365E">
            <w:pPr>
              <w:contextualSpacing/>
              <w:jc w:val="center"/>
              <w:rPr>
                <w:ins w:id="110" w:author="Stickler, Mercedes M. (E3/LTRM)" w:date="2014-09-22T17:40:00Z"/>
                <w:sz w:val="20"/>
              </w:rPr>
            </w:pPr>
          </w:p>
        </w:tc>
        <w:tc>
          <w:tcPr>
            <w:tcW w:w="1800" w:type="dxa"/>
          </w:tcPr>
          <w:p w14:paraId="563999BC" w14:textId="71067335" w:rsidR="00623BDD" w:rsidRPr="00DC552F" w:rsidRDefault="00623BDD" w:rsidP="006E365E">
            <w:pPr>
              <w:contextualSpacing/>
              <w:jc w:val="center"/>
              <w:rPr>
                <w:ins w:id="111" w:author="Stickler, Mercedes M. (E3/LTRM)" w:date="2014-09-22T17:40:00Z"/>
                <w:sz w:val="20"/>
              </w:rPr>
            </w:pPr>
          </w:p>
        </w:tc>
        <w:tc>
          <w:tcPr>
            <w:tcW w:w="1620" w:type="dxa"/>
          </w:tcPr>
          <w:p w14:paraId="2D835C77" w14:textId="77777777" w:rsidR="00623BDD" w:rsidRPr="00DC552F" w:rsidRDefault="00623BDD" w:rsidP="006E365E">
            <w:pPr>
              <w:contextualSpacing/>
              <w:jc w:val="center"/>
              <w:rPr>
                <w:ins w:id="112" w:author="Stickler, Mercedes M. (E3/LTRM)" w:date="2014-09-22T17:41:00Z"/>
                <w:sz w:val="20"/>
              </w:rPr>
            </w:pPr>
          </w:p>
        </w:tc>
        <w:tc>
          <w:tcPr>
            <w:tcW w:w="1890" w:type="dxa"/>
          </w:tcPr>
          <w:p w14:paraId="13CA8CD5" w14:textId="43D71668" w:rsidR="00623BDD" w:rsidRPr="00DC552F" w:rsidRDefault="00623BDD" w:rsidP="006E365E">
            <w:pPr>
              <w:contextualSpacing/>
              <w:jc w:val="center"/>
              <w:rPr>
                <w:sz w:val="20"/>
              </w:rPr>
            </w:pPr>
          </w:p>
        </w:tc>
        <w:tc>
          <w:tcPr>
            <w:tcW w:w="900" w:type="dxa"/>
          </w:tcPr>
          <w:p w14:paraId="1AC7D7D8" w14:textId="6E92E0E4" w:rsidR="00623BDD" w:rsidRPr="00DC552F" w:rsidRDefault="00623BDD" w:rsidP="006E365E">
            <w:pPr>
              <w:contextualSpacing/>
              <w:jc w:val="center"/>
              <w:rPr>
                <w:sz w:val="20"/>
              </w:rPr>
            </w:pPr>
          </w:p>
        </w:tc>
        <w:tc>
          <w:tcPr>
            <w:tcW w:w="1257" w:type="dxa"/>
          </w:tcPr>
          <w:p w14:paraId="721C0624" w14:textId="77777777" w:rsidR="00623BDD" w:rsidRPr="00DC552F" w:rsidRDefault="00623BDD" w:rsidP="006E365E">
            <w:pPr>
              <w:contextualSpacing/>
              <w:jc w:val="center"/>
              <w:rPr>
                <w:sz w:val="20"/>
              </w:rPr>
            </w:pPr>
          </w:p>
        </w:tc>
      </w:tr>
      <w:tr w:rsidR="00623BDD" w:rsidRPr="00DC552F" w14:paraId="230868B5" w14:textId="77777777" w:rsidTr="0086308D">
        <w:trPr>
          <w:trHeight w:val="54"/>
          <w:jc w:val="center"/>
        </w:trPr>
        <w:tc>
          <w:tcPr>
            <w:tcW w:w="628" w:type="dxa"/>
            <w:vMerge/>
          </w:tcPr>
          <w:p w14:paraId="661C0985" w14:textId="77777777" w:rsidR="00623BDD" w:rsidRPr="00DC552F" w:rsidRDefault="00623BDD" w:rsidP="006E365E">
            <w:pPr>
              <w:contextualSpacing/>
              <w:jc w:val="center"/>
              <w:rPr>
                <w:b/>
                <w:sz w:val="20"/>
              </w:rPr>
            </w:pPr>
          </w:p>
        </w:tc>
        <w:tc>
          <w:tcPr>
            <w:tcW w:w="810" w:type="dxa"/>
            <w:vMerge/>
          </w:tcPr>
          <w:p w14:paraId="5CA62787" w14:textId="77777777" w:rsidR="00623BDD" w:rsidRPr="00DC552F" w:rsidRDefault="00623BDD" w:rsidP="006E365E">
            <w:pPr>
              <w:contextualSpacing/>
              <w:jc w:val="center"/>
              <w:rPr>
                <w:sz w:val="20"/>
              </w:rPr>
            </w:pPr>
          </w:p>
        </w:tc>
        <w:tc>
          <w:tcPr>
            <w:tcW w:w="1996" w:type="dxa"/>
            <w:vMerge/>
          </w:tcPr>
          <w:p w14:paraId="1226A3C1" w14:textId="77777777" w:rsidR="00623BDD" w:rsidRPr="00DC552F" w:rsidRDefault="00623BDD" w:rsidP="006E365E">
            <w:pPr>
              <w:contextualSpacing/>
              <w:jc w:val="center"/>
              <w:rPr>
                <w:sz w:val="20"/>
              </w:rPr>
            </w:pPr>
          </w:p>
        </w:tc>
        <w:tc>
          <w:tcPr>
            <w:tcW w:w="1244" w:type="dxa"/>
            <w:vMerge/>
          </w:tcPr>
          <w:p w14:paraId="71F8F4B2" w14:textId="1C555EE8" w:rsidR="00623BDD" w:rsidRPr="00DC552F" w:rsidRDefault="00623BDD" w:rsidP="006E365E">
            <w:pPr>
              <w:contextualSpacing/>
              <w:jc w:val="center"/>
              <w:rPr>
                <w:sz w:val="20"/>
              </w:rPr>
            </w:pPr>
          </w:p>
        </w:tc>
        <w:tc>
          <w:tcPr>
            <w:tcW w:w="1170" w:type="dxa"/>
          </w:tcPr>
          <w:p w14:paraId="491E541E" w14:textId="7C5C0A02" w:rsidR="00623BDD" w:rsidRPr="00DC552F" w:rsidRDefault="00623BDD" w:rsidP="006E365E">
            <w:pPr>
              <w:contextualSpacing/>
              <w:jc w:val="center"/>
              <w:rPr>
                <w:ins w:id="113" w:author="Stickler, Mercedes M. (E3/LTRM)" w:date="2014-09-22T17:40:00Z"/>
                <w:sz w:val="20"/>
              </w:rPr>
            </w:pPr>
          </w:p>
        </w:tc>
        <w:tc>
          <w:tcPr>
            <w:tcW w:w="720" w:type="dxa"/>
          </w:tcPr>
          <w:p w14:paraId="2B8DD59F" w14:textId="77777777" w:rsidR="00623BDD" w:rsidRPr="00DC552F" w:rsidRDefault="00623BDD" w:rsidP="006E365E">
            <w:pPr>
              <w:contextualSpacing/>
              <w:jc w:val="center"/>
              <w:rPr>
                <w:ins w:id="114" w:author="Stickler, Mercedes M. (E3/LTRM)" w:date="2014-09-22T17:40:00Z"/>
                <w:sz w:val="20"/>
              </w:rPr>
            </w:pPr>
          </w:p>
        </w:tc>
        <w:tc>
          <w:tcPr>
            <w:tcW w:w="1800" w:type="dxa"/>
          </w:tcPr>
          <w:p w14:paraId="7383976C" w14:textId="272D7C04" w:rsidR="00623BDD" w:rsidRPr="00DC552F" w:rsidRDefault="00623BDD" w:rsidP="006E365E">
            <w:pPr>
              <w:contextualSpacing/>
              <w:jc w:val="center"/>
              <w:rPr>
                <w:ins w:id="115" w:author="Stickler, Mercedes M. (E3/LTRM)" w:date="2014-09-22T17:40:00Z"/>
                <w:sz w:val="20"/>
              </w:rPr>
            </w:pPr>
          </w:p>
        </w:tc>
        <w:tc>
          <w:tcPr>
            <w:tcW w:w="1620" w:type="dxa"/>
          </w:tcPr>
          <w:p w14:paraId="599848C0" w14:textId="77777777" w:rsidR="00623BDD" w:rsidRPr="00DC552F" w:rsidRDefault="00623BDD" w:rsidP="006E365E">
            <w:pPr>
              <w:contextualSpacing/>
              <w:jc w:val="center"/>
              <w:rPr>
                <w:ins w:id="116" w:author="Stickler, Mercedes M. (E3/LTRM)" w:date="2014-09-22T17:41:00Z"/>
                <w:sz w:val="20"/>
              </w:rPr>
            </w:pPr>
          </w:p>
        </w:tc>
        <w:tc>
          <w:tcPr>
            <w:tcW w:w="1890" w:type="dxa"/>
          </w:tcPr>
          <w:p w14:paraId="22156B67" w14:textId="237EFC0D" w:rsidR="00623BDD" w:rsidRPr="00DC552F" w:rsidRDefault="00623BDD" w:rsidP="006E365E">
            <w:pPr>
              <w:contextualSpacing/>
              <w:jc w:val="center"/>
              <w:rPr>
                <w:sz w:val="20"/>
              </w:rPr>
            </w:pPr>
          </w:p>
        </w:tc>
        <w:tc>
          <w:tcPr>
            <w:tcW w:w="900" w:type="dxa"/>
          </w:tcPr>
          <w:p w14:paraId="6D475BAE" w14:textId="5C89808C" w:rsidR="00623BDD" w:rsidRPr="00DC552F" w:rsidRDefault="00623BDD" w:rsidP="006E365E">
            <w:pPr>
              <w:contextualSpacing/>
              <w:jc w:val="center"/>
              <w:rPr>
                <w:sz w:val="20"/>
              </w:rPr>
            </w:pPr>
          </w:p>
        </w:tc>
        <w:tc>
          <w:tcPr>
            <w:tcW w:w="1257" w:type="dxa"/>
          </w:tcPr>
          <w:p w14:paraId="165DD430" w14:textId="77777777" w:rsidR="00623BDD" w:rsidRPr="00DC552F" w:rsidRDefault="00623BDD" w:rsidP="006E365E">
            <w:pPr>
              <w:contextualSpacing/>
              <w:jc w:val="center"/>
              <w:rPr>
                <w:sz w:val="20"/>
              </w:rPr>
            </w:pPr>
          </w:p>
        </w:tc>
      </w:tr>
      <w:tr w:rsidR="00623BDD" w:rsidRPr="00DC552F" w14:paraId="48FDD364" w14:textId="77777777" w:rsidTr="0086308D">
        <w:trPr>
          <w:trHeight w:val="54"/>
          <w:jc w:val="center"/>
        </w:trPr>
        <w:tc>
          <w:tcPr>
            <w:tcW w:w="628" w:type="dxa"/>
            <w:vMerge w:val="restart"/>
          </w:tcPr>
          <w:p w14:paraId="14A5B755" w14:textId="77777777" w:rsidR="00623BDD" w:rsidRPr="00DC552F" w:rsidRDefault="00623BDD" w:rsidP="006E365E">
            <w:pPr>
              <w:contextualSpacing/>
              <w:jc w:val="center"/>
              <w:rPr>
                <w:b/>
                <w:sz w:val="20"/>
              </w:rPr>
            </w:pPr>
            <w:r w:rsidRPr="00DC552F">
              <w:rPr>
                <w:b/>
                <w:sz w:val="20"/>
              </w:rPr>
              <w:t>4</w:t>
            </w:r>
          </w:p>
        </w:tc>
        <w:tc>
          <w:tcPr>
            <w:tcW w:w="810" w:type="dxa"/>
            <w:vMerge w:val="restart"/>
          </w:tcPr>
          <w:p w14:paraId="3476F31C" w14:textId="77777777" w:rsidR="00623BDD" w:rsidRPr="00DC552F" w:rsidRDefault="00623BDD" w:rsidP="006E365E">
            <w:pPr>
              <w:contextualSpacing/>
              <w:jc w:val="center"/>
              <w:rPr>
                <w:sz w:val="20"/>
              </w:rPr>
            </w:pPr>
          </w:p>
        </w:tc>
        <w:tc>
          <w:tcPr>
            <w:tcW w:w="1996" w:type="dxa"/>
            <w:vMerge w:val="restart"/>
          </w:tcPr>
          <w:p w14:paraId="5C7BB2FF" w14:textId="77777777" w:rsidR="00623BDD" w:rsidRPr="00DC552F" w:rsidRDefault="00623BDD" w:rsidP="006E365E">
            <w:pPr>
              <w:contextualSpacing/>
              <w:jc w:val="center"/>
              <w:rPr>
                <w:sz w:val="20"/>
              </w:rPr>
            </w:pPr>
          </w:p>
        </w:tc>
        <w:tc>
          <w:tcPr>
            <w:tcW w:w="1244" w:type="dxa"/>
            <w:vMerge w:val="restart"/>
          </w:tcPr>
          <w:p w14:paraId="553ED4A0" w14:textId="4A954B6F" w:rsidR="00623BDD" w:rsidRPr="00DC552F" w:rsidRDefault="00623BDD" w:rsidP="006E365E">
            <w:pPr>
              <w:contextualSpacing/>
              <w:jc w:val="center"/>
              <w:rPr>
                <w:sz w:val="20"/>
              </w:rPr>
            </w:pPr>
          </w:p>
        </w:tc>
        <w:tc>
          <w:tcPr>
            <w:tcW w:w="1170" w:type="dxa"/>
          </w:tcPr>
          <w:p w14:paraId="16DB7008" w14:textId="1CCF3C09" w:rsidR="00623BDD" w:rsidRPr="00DC552F" w:rsidRDefault="00623BDD" w:rsidP="006E365E">
            <w:pPr>
              <w:contextualSpacing/>
              <w:jc w:val="center"/>
              <w:rPr>
                <w:ins w:id="117" w:author="Stickler, Mercedes M. (E3/LTRM)" w:date="2014-09-22T17:40:00Z"/>
                <w:sz w:val="20"/>
              </w:rPr>
            </w:pPr>
          </w:p>
        </w:tc>
        <w:tc>
          <w:tcPr>
            <w:tcW w:w="720" w:type="dxa"/>
          </w:tcPr>
          <w:p w14:paraId="7B65A3F1" w14:textId="77777777" w:rsidR="00623BDD" w:rsidRPr="00DC552F" w:rsidRDefault="00623BDD" w:rsidP="006E365E">
            <w:pPr>
              <w:contextualSpacing/>
              <w:jc w:val="center"/>
              <w:rPr>
                <w:ins w:id="118" w:author="Stickler, Mercedes M. (E3/LTRM)" w:date="2014-09-22T17:40:00Z"/>
                <w:sz w:val="20"/>
              </w:rPr>
            </w:pPr>
          </w:p>
        </w:tc>
        <w:tc>
          <w:tcPr>
            <w:tcW w:w="1800" w:type="dxa"/>
          </w:tcPr>
          <w:p w14:paraId="4A5349E2" w14:textId="7B48FC9D" w:rsidR="00623BDD" w:rsidRPr="00DC552F" w:rsidRDefault="00623BDD" w:rsidP="006E365E">
            <w:pPr>
              <w:contextualSpacing/>
              <w:jc w:val="center"/>
              <w:rPr>
                <w:ins w:id="119" w:author="Stickler, Mercedes M. (E3/LTRM)" w:date="2014-09-22T17:40:00Z"/>
                <w:sz w:val="20"/>
              </w:rPr>
            </w:pPr>
          </w:p>
        </w:tc>
        <w:tc>
          <w:tcPr>
            <w:tcW w:w="1620" w:type="dxa"/>
          </w:tcPr>
          <w:p w14:paraId="273B1F02" w14:textId="77777777" w:rsidR="00623BDD" w:rsidRPr="00DC552F" w:rsidRDefault="00623BDD" w:rsidP="006E365E">
            <w:pPr>
              <w:contextualSpacing/>
              <w:jc w:val="center"/>
              <w:rPr>
                <w:ins w:id="120" w:author="Stickler, Mercedes M. (E3/LTRM)" w:date="2014-09-22T17:41:00Z"/>
                <w:sz w:val="20"/>
              </w:rPr>
            </w:pPr>
          </w:p>
        </w:tc>
        <w:tc>
          <w:tcPr>
            <w:tcW w:w="1890" w:type="dxa"/>
          </w:tcPr>
          <w:p w14:paraId="0E00894B" w14:textId="422BD946" w:rsidR="00623BDD" w:rsidRPr="00DC552F" w:rsidRDefault="00623BDD" w:rsidP="006E365E">
            <w:pPr>
              <w:contextualSpacing/>
              <w:jc w:val="center"/>
              <w:rPr>
                <w:sz w:val="20"/>
              </w:rPr>
            </w:pPr>
          </w:p>
        </w:tc>
        <w:tc>
          <w:tcPr>
            <w:tcW w:w="900" w:type="dxa"/>
          </w:tcPr>
          <w:p w14:paraId="52595658" w14:textId="2AC62184" w:rsidR="00623BDD" w:rsidRPr="00DC552F" w:rsidRDefault="00623BDD" w:rsidP="006E365E">
            <w:pPr>
              <w:contextualSpacing/>
              <w:jc w:val="center"/>
              <w:rPr>
                <w:sz w:val="20"/>
              </w:rPr>
            </w:pPr>
          </w:p>
        </w:tc>
        <w:tc>
          <w:tcPr>
            <w:tcW w:w="1257" w:type="dxa"/>
          </w:tcPr>
          <w:p w14:paraId="0A815D1C" w14:textId="77777777" w:rsidR="00623BDD" w:rsidRPr="00DC552F" w:rsidRDefault="00623BDD" w:rsidP="006E365E">
            <w:pPr>
              <w:contextualSpacing/>
              <w:jc w:val="center"/>
              <w:rPr>
                <w:sz w:val="20"/>
              </w:rPr>
            </w:pPr>
          </w:p>
        </w:tc>
      </w:tr>
      <w:tr w:rsidR="00623BDD" w:rsidRPr="00DC552F" w14:paraId="23B5F369" w14:textId="77777777" w:rsidTr="0086308D">
        <w:trPr>
          <w:trHeight w:val="54"/>
          <w:jc w:val="center"/>
        </w:trPr>
        <w:tc>
          <w:tcPr>
            <w:tcW w:w="628" w:type="dxa"/>
            <w:vMerge/>
          </w:tcPr>
          <w:p w14:paraId="4CA386C2" w14:textId="77777777" w:rsidR="00623BDD" w:rsidRPr="00DC552F" w:rsidRDefault="00623BDD" w:rsidP="006E365E">
            <w:pPr>
              <w:contextualSpacing/>
              <w:jc w:val="center"/>
              <w:rPr>
                <w:b/>
                <w:sz w:val="20"/>
              </w:rPr>
            </w:pPr>
          </w:p>
        </w:tc>
        <w:tc>
          <w:tcPr>
            <w:tcW w:w="810" w:type="dxa"/>
            <w:vMerge/>
          </w:tcPr>
          <w:p w14:paraId="38759BBD" w14:textId="77777777" w:rsidR="00623BDD" w:rsidRPr="00DC552F" w:rsidRDefault="00623BDD" w:rsidP="006E365E">
            <w:pPr>
              <w:contextualSpacing/>
              <w:jc w:val="center"/>
              <w:rPr>
                <w:sz w:val="20"/>
              </w:rPr>
            </w:pPr>
          </w:p>
        </w:tc>
        <w:tc>
          <w:tcPr>
            <w:tcW w:w="1996" w:type="dxa"/>
            <w:vMerge/>
          </w:tcPr>
          <w:p w14:paraId="663CEE77" w14:textId="77777777" w:rsidR="00623BDD" w:rsidRPr="00DC552F" w:rsidRDefault="00623BDD" w:rsidP="006E365E">
            <w:pPr>
              <w:contextualSpacing/>
              <w:jc w:val="center"/>
              <w:rPr>
                <w:sz w:val="20"/>
              </w:rPr>
            </w:pPr>
          </w:p>
        </w:tc>
        <w:tc>
          <w:tcPr>
            <w:tcW w:w="1244" w:type="dxa"/>
            <w:vMerge/>
          </w:tcPr>
          <w:p w14:paraId="18B6184F" w14:textId="7DDB6EF7" w:rsidR="00623BDD" w:rsidRPr="00DC552F" w:rsidRDefault="00623BDD" w:rsidP="006E365E">
            <w:pPr>
              <w:contextualSpacing/>
              <w:jc w:val="center"/>
              <w:rPr>
                <w:sz w:val="20"/>
              </w:rPr>
            </w:pPr>
          </w:p>
        </w:tc>
        <w:tc>
          <w:tcPr>
            <w:tcW w:w="1170" w:type="dxa"/>
          </w:tcPr>
          <w:p w14:paraId="7C635015" w14:textId="6BBEFB28" w:rsidR="00623BDD" w:rsidRPr="00DC552F" w:rsidRDefault="00623BDD" w:rsidP="006E365E">
            <w:pPr>
              <w:contextualSpacing/>
              <w:jc w:val="center"/>
              <w:rPr>
                <w:ins w:id="121" w:author="Stickler, Mercedes M. (E3/LTRM)" w:date="2014-09-22T17:40:00Z"/>
                <w:sz w:val="20"/>
              </w:rPr>
            </w:pPr>
          </w:p>
        </w:tc>
        <w:tc>
          <w:tcPr>
            <w:tcW w:w="720" w:type="dxa"/>
          </w:tcPr>
          <w:p w14:paraId="09043263" w14:textId="77777777" w:rsidR="00623BDD" w:rsidRPr="00DC552F" w:rsidRDefault="00623BDD" w:rsidP="006E365E">
            <w:pPr>
              <w:contextualSpacing/>
              <w:jc w:val="center"/>
              <w:rPr>
                <w:ins w:id="122" w:author="Stickler, Mercedes M. (E3/LTRM)" w:date="2014-09-22T17:40:00Z"/>
                <w:sz w:val="20"/>
              </w:rPr>
            </w:pPr>
          </w:p>
        </w:tc>
        <w:tc>
          <w:tcPr>
            <w:tcW w:w="1800" w:type="dxa"/>
          </w:tcPr>
          <w:p w14:paraId="3B93C497" w14:textId="054F47DF" w:rsidR="00623BDD" w:rsidRPr="00DC552F" w:rsidRDefault="00623BDD" w:rsidP="006E365E">
            <w:pPr>
              <w:contextualSpacing/>
              <w:jc w:val="center"/>
              <w:rPr>
                <w:ins w:id="123" w:author="Stickler, Mercedes M. (E3/LTRM)" w:date="2014-09-22T17:40:00Z"/>
                <w:sz w:val="20"/>
              </w:rPr>
            </w:pPr>
          </w:p>
        </w:tc>
        <w:tc>
          <w:tcPr>
            <w:tcW w:w="1620" w:type="dxa"/>
          </w:tcPr>
          <w:p w14:paraId="74C50966" w14:textId="77777777" w:rsidR="00623BDD" w:rsidRPr="00DC552F" w:rsidRDefault="00623BDD" w:rsidP="006E365E">
            <w:pPr>
              <w:contextualSpacing/>
              <w:jc w:val="center"/>
              <w:rPr>
                <w:ins w:id="124" w:author="Stickler, Mercedes M. (E3/LTRM)" w:date="2014-09-22T17:41:00Z"/>
                <w:sz w:val="20"/>
              </w:rPr>
            </w:pPr>
          </w:p>
        </w:tc>
        <w:tc>
          <w:tcPr>
            <w:tcW w:w="1890" w:type="dxa"/>
          </w:tcPr>
          <w:p w14:paraId="191162A5" w14:textId="22215BA2" w:rsidR="00623BDD" w:rsidRPr="00DC552F" w:rsidRDefault="00623BDD" w:rsidP="006E365E">
            <w:pPr>
              <w:contextualSpacing/>
              <w:jc w:val="center"/>
              <w:rPr>
                <w:sz w:val="20"/>
              </w:rPr>
            </w:pPr>
          </w:p>
        </w:tc>
        <w:tc>
          <w:tcPr>
            <w:tcW w:w="900" w:type="dxa"/>
          </w:tcPr>
          <w:p w14:paraId="12E484A5" w14:textId="459FA889" w:rsidR="00623BDD" w:rsidRPr="00DC552F" w:rsidRDefault="00623BDD" w:rsidP="006E365E">
            <w:pPr>
              <w:contextualSpacing/>
              <w:jc w:val="center"/>
              <w:rPr>
                <w:sz w:val="20"/>
              </w:rPr>
            </w:pPr>
          </w:p>
        </w:tc>
        <w:tc>
          <w:tcPr>
            <w:tcW w:w="1257" w:type="dxa"/>
          </w:tcPr>
          <w:p w14:paraId="5B423EAB" w14:textId="77777777" w:rsidR="00623BDD" w:rsidRPr="00DC552F" w:rsidRDefault="00623BDD" w:rsidP="006E365E">
            <w:pPr>
              <w:contextualSpacing/>
              <w:jc w:val="center"/>
              <w:rPr>
                <w:sz w:val="20"/>
              </w:rPr>
            </w:pPr>
          </w:p>
        </w:tc>
      </w:tr>
      <w:tr w:rsidR="00623BDD" w:rsidRPr="00DC552F" w14:paraId="306E699C" w14:textId="77777777" w:rsidTr="0086308D">
        <w:trPr>
          <w:trHeight w:val="54"/>
          <w:jc w:val="center"/>
        </w:trPr>
        <w:tc>
          <w:tcPr>
            <w:tcW w:w="628" w:type="dxa"/>
            <w:vMerge/>
          </w:tcPr>
          <w:p w14:paraId="1647D3FF" w14:textId="77777777" w:rsidR="00623BDD" w:rsidRPr="00DC552F" w:rsidRDefault="00623BDD" w:rsidP="006E365E">
            <w:pPr>
              <w:contextualSpacing/>
              <w:jc w:val="center"/>
              <w:rPr>
                <w:b/>
                <w:sz w:val="20"/>
              </w:rPr>
            </w:pPr>
          </w:p>
        </w:tc>
        <w:tc>
          <w:tcPr>
            <w:tcW w:w="810" w:type="dxa"/>
            <w:vMerge/>
          </w:tcPr>
          <w:p w14:paraId="5C9C90BD" w14:textId="77777777" w:rsidR="00623BDD" w:rsidRPr="00DC552F" w:rsidRDefault="00623BDD" w:rsidP="006E365E">
            <w:pPr>
              <w:contextualSpacing/>
              <w:jc w:val="center"/>
              <w:rPr>
                <w:sz w:val="20"/>
              </w:rPr>
            </w:pPr>
          </w:p>
        </w:tc>
        <w:tc>
          <w:tcPr>
            <w:tcW w:w="1996" w:type="dxa"/>
            <w:vMerge/>
          </w:tcPr>
          <w:p w14:paraId="203DCC83" w14:textId="77777777" w:rsidR="00623BDD" w:rsidRPr="00DC552F" w:rsidRDefault="00623BDD" w:rsidP="006E365E">
            <w:pPr>
              <w:contextualSpacing/>
              <w:jc w:val="center"/>
              <w:rPr>
                <w:sz w:val="20"/>
              </w:rPr>
            </w:pPr>
          </w:p>
        </w:tc>
        <w:tc>
          <w:tcPr>
            <w:tcW w:w="1244" w:type="dxa"/>
            <w:vMerge/>
          </w:tcPr>
          <w:p w14:paraId="6D26274F" w14:textId="12E61845" w:rsidR="00623BDD" w:rsidRPr="00DC552F" w:rsidRDefault="00623BDD" w:rsidP="006E365E">
            <w:pPr>
              <w:contextualSpacing/>
              <w:jc w:val="center"/>
              <w:rPr>
                <w:sz w:val="20"/>
              </w:rPr>
            </w:pPr>
          </w:p>
        </w:tc>
        <w:tc>
          <w:tcPr>
            <w:tcW w:w="1170" w:type="dxa"/>
          </w:tcPr>
          <w:p w14:paraId="7E6FB152" w14:textId="588E7B89" w:rsidR="00623BDD" w:rsidRPr="00DC552F" w:rsidRDefault="00623BDD" w:rsidP="006E365E">
            <w:pPr>
              <w:contextualSpacing/>
              <w:jc w:val="center"/>
              <w:rPr>
                <w:ins w:id="125" w:author="Stickler, Mercedes M. (E3/LTRM)" w:date="2014-09-22T17:40:00Z"/>
                <w:sz w:val="20"/>
              </w:rPr>
            </w:pPr>
          </w:p>
        </w:tc>
        <w:tc>
          <w:tcPr>
            <w:tcW w:w="720" w:type="dxa"/>
          </w:tcPr>
          <w:p w14:paraId="1DF29D53" w14:textId="77777777" w:rsidR="00623BDD" w:rsidRPr="00DC552F" w:rsidRDefault="00623BDD" w:rsidP="006E365E">
            <w:pPr>
              <w:contextualSpacing/>
              <w:jc w:val="center"/>
              <w:rPr>
                <w:ins w:id="126" w:author="Stickler, Mercedes M. (E3/LTRM)" w:date="2014-09-22T17:40:00Z"/>
                <w:sz w:val="20"/>
              </w:rPr>
            </w:pPr>
          </w:p>
        </w:tc>
        <w:tc>
          <w:tcPr>
            <w:tcW w:w="1800" w:type="dxa"/>
          </w:tcPr>
          <w:p w14:paraId="56F967A9" w14:textId="010DC414" w:rsidR="00623BDD" w:rsidRPr="00DC552F" w:rsidRDefault="00623BDD" w:rsidP="006E365E">
            <w:pPr>
              <w:contextualSpacing/>
              <w:jc w:val="center"/>
              <w:rPr>
                <w:ins w:id="127" w:author="Stickler, Mercedes M. (E3/LTRM)" w:date="2014-09-22T17:40:00Z"/>
                <w:sz w:val="20"/>
              </w:rPr>
            </w:pPr>
          </w:p>
        </w:tc>
        <w:tc>
          <w:tcPr>
            <w:tcW w:w="1620" w:type="dxa"/>
          </w:tcPr>
          <w:p w14:paraId="045E4DCC" w14:textId="77777777" w:rsidR="00623BDD" w:rsidRPr="00DC552F" w:rsidRDefault="00623BDD" w:rsidP="006E365E">
            <w:pPr>
              <w:contextualSpacing/>
              <w:jc w:val="center"/>
              <w:rPr>
                <w:ins w:id="128" w:author="Stickler, Mercedes M. (E3/LTRM)" w:date="2014-09-22T17:41:00Z"/>
                <w:sz w:val="20"/>
              </w:rPr>
            </w:pPr>
          </w:p>
        </w:tc>
        <w:tc>
          <w:tcPr>
            <w:tcW w:w="1890" w:type="dxa"/>
          </w:tcPr>
          <w:p w14:paraId="27482C87" w14:textId="46068D0F" w:rsidR="00623BDD" w:rsidRPr="00DC552F" w:rsidRDefault="00623BDD" w:rsidP="006E365E">
            <w:pPr>
              <w:contextualSpacing/>
              <w:jc w:val="center"/>
              <w:rPr>
                <w:sz w:val="20"/>
              </w:rPr>
            </w:pPr>
          </w:p>
        </w:tc>
        <w:tc>
          <w:tcPr>
            <w:tcW w:w="900" w:type="dxa"/>
          </w:tcPr>
          <w:p w14:paraId="7D6977DA" w14:textId="4B02035F" w:rsidR="00623BDD" w:rsidRPr="00DC552F" w:rsidRDefault="00623BDD" w:rsidP="006E365E">
            <w:pPr>
              <w:contextualSpacing/>
              <w:jc w:val="center"/>
              <w:rPr>
                <w:sz w:val="20"/>
              </w:rPr>
            </w:pPr>
          </w:p>
        </w:tc>
        <w:tc>
          <w:tcPr>
            <w:tcW w:w="1257" w:type="dxa"/>
          </w:tcPr>
          <w:p w14:paraId="21CD4F3E" w14:textId="77777777" w:rsidR="00623BDD" w:rsidRPr="00DC552F" w:rsidRDefault="00623BDD" w:rsidP="006E365E">
            <w:pPr>
              <w:contextualSpacing/>
              <w:jc w:val="center"/>
              <w:rPr>
                <w:sz w:val="20"/>
              </w:rPr>
            </w:pPr>
          </w:p>
        </w:tc>
      </w:tr>
      <w:tr w:rsidR="00623BDD" w:rsidRPr="00DC552F" w14:paraId="25D7673A" w14:textId="77777777" w:rsidTr="0086308D">
        <w:trPr>
          <w:trHeight w:val="54"/>
          <w:jc w:val="center"/>
        </w:trPr>
        <w:tc>
          <w:tcPr>
            <w:tcW w:w="628" w:type="dxa"/>
            <w:vMerge/>
          </w:tcPr>
          <w:p w14:paraId="16D65972" w14:textId="77777777" w:rsidR="00623BDD" w:rsidRPr="00DC552F" w:rsidRDefault="00623BDD" w:rsidP="006E365E">
            <w:pPr>
              <w:contextualSpacing/>
              <w:jc w:val="center"/>
              <w:rPr>
                <w:b/>
                <w:sz w:val="20"/>
              </w:rPr>
            </w:pPr>
          </w:p>
        </w:tc>
        <w:tc>
          <w:tcPr>
            <w:tcW w:w="810" w:type="dxa"/>
            <w:vMerge/>
          </w:tcPr>
          <w:p w14:paraId="383220BD" w14:textId="77777777" w:rsidR="00623BDD" w:rsidRPr="00DC552F" w:rsidRDefault="00623BDD" w:rsidP="006E365E">
            <w:pPr>
              <w:contextualSpacing/>
              <w:jc w:val="center"/>
              <w:rPr>
                <w:sz w:val="20"/>
              </w:rPr>
            </w:pPr>
          </w:p>
        </w:tc>
        <w:tc>
          <w:tcPr>
            <w:tcW w:w="1996" w:type="dxa"/>
            <w:vMerge/>
          </w:tcPr>
          <w:p w14:paraId="303F993A" w14:textId="77777777" w:rsidR="00623BDD" w:rsidRPr="00DC552F" w:rsidRDefault="00623BDD" w:rsidP="006E365E">
            <w:pPr>
              <w:contextualSpacing/>
              <w:jc w:val="center"/>
              <w:rPr>
                <w:sz w:val="20"/>
              </w:rPr>
            </w:pPr>
          </w:p>
        </w:tc>
        <w:tc>
          <w:tcPr>
            <w:tcW w:w="1244" w:type="dxa"/>
            <w:vMerge/>
          </w:tcPr>
          <w:p w14:paraId="309829F5" w14:textId="26BCB384" w:rsidR="00623BDD" w:rsidRPr="00DC552F" w:rsidRDefault="00623BDD" w:rsidP="006E365E">
            <w:pPr>
              <w:contextualSpacing/>
              <w:jc w:val="center"/>
              <w:rPr>
                <w:sz w:val="20"/>
              </w:rPr>
            </w:pPr>
          </w:p>
        </w:tc>
        <w:tc>
          <w:tcPr>
            <w:tcW w:w="1170" w:type="dxa"/>
          </w:tcPr>
          <w:p w14:paraId="5B0E4CA4" w14:textId="702AAF68" w:rsidR="00623BDD" w:rsidRPr="00DC552F" w:rsidRDefault="00623BDD" w:rsidP="006E365E">
            <w:pPr>
              <w:contextualSpacing/>
              <w:jc w:val="center"/>
              <w:rPr>
                <w:ins w:id="129" w:author="Stickler, Mercedes M. (E3/LTRM)" w:date="2014-09-22T17:40:00Z"/>
                <w:sz w:val="20"/>
              </w:rPr>
            </w:pPr>
          </w:p>
        </w:tc>
        <w:tc>
          <w:tcPr>
            <w:tcW w:w="720" w:type="dxa"/>
          </w:tcPr>
          <w:p w14:paraId="4E9F04EC" w14:textId="77777777" w:rsidR="00623BDD" w:rsidRPr="00DC552F" w:rsidRDefault="00623BDD" w:rsidP="006E365E">
            <w:pPr>
              <w:contextualSpacing/>
              <w:jc w:val="center"/>
              <w:rPr>
                <w:ins w:id="130" w:author="Stickler, Mercedes M. (E3/LTRM)" w:date="2014-09-22T17:40:00Z"/>
                <w:sz w:val="20"/>
              </w:rPr>
            </w:pPr>
          </w:p>
        </w:tc>
        <w:tc>
          <w:tcPr>
            <w:tcW w:w="1800" w:type="dxa"/>
          </w:tcPr>
          <w:p w14:paraId="692568F2" w14:textId="7F8A450D" w:rsidR="00623BDD" w:rsidRPr="00DC552F" w:rsidRDefault="00623BDD" w:rsidP="006E365E">
            <w:pPr>
              <w:contextualSpacing/>
              <w:jc w:val="center"/>
              <w:rPr>
                <w:ins w:id="131" w:author="Stickler, Mercedes M. (E3/LTRM)" w:date="2014-09-22T17:40:00Z"/>
                <w:sz w:val="20"/>
              </w:rPr>
            </w:pPr>
          </w:p>
        </w:tc>
        <w:tc>
          <w:tcPr>
            <w:tcW w:w="1620" w:type="dxa"/>
          </w:tcPr>
          <w:p w14:paraId="6558F989" w14:textId="77777777" w:rsidR="00623BDD" w:rsidRPr="00DC552F" w:rsidRDefault="00623BDD" w:rsidP="006E365E">
            <w:pPr>
              <w:contextualSpacing/>
              <w:jc w:val="center"/>
              <w:rPr>
                <w:ins w:id="132" w:author="Stickler, Mercedes M. (E3/LTRM)" w:date="2014-09-22T17:41:00Z"/>
                <w:sz w:val="20"/>
              </w:rPr>
            </w:pPr>
          </w:p>
        </w:tc>
        <w:tc>
          <w:tcPr>
            <w:tcW w:w="1890" w:type="dxa"/>
          </w:tcPr>
          <w:p w14:paraId="521B0DBD" w14:textId="30DB3A51" w:rsidR="00623BDD" w:rsidRPr="00DC552F" w:rsidRDefault="00623BDD" w:rsidP="006E365E">
            <w:pPr>
              <w:contextualSpacing/>
              <w:jc w:val="center"/>
              <w:rPr>
                <w:sz w:val="20"/>
              </w:rPr>
            </w:pPr>
          </w:p>
        </w:tc>
        <w:tc>
          <w:tcPr>
            <w:tcW w:w="900" w:type="dxa"/>
          </w:tcPr>
          <w:p w14:paraId="761EC095" w14:textId="16E108CB" w:rsidR="00623BDD" w:rsidRPr="00DC552F" w:rsidRDefault="00623BDD" w:rsidP="006E365E">
            <w:pPr>
              <w:contextualSpacing/>
              <w:jc w:val="center"/>
              <w:rPr>
                <w:sz w:val="20"/>
              </w:rPr>
            </w:pPr>
          </w:p>
        </w:tc>
        <w:tc>
          <w:tcPr>
            <w:tcW w:w="1257" w:type="dxa"/>
          </w:tcPr>
          <w:p w14:paraId="6C1177D2" w14:textId="77777777" w:rsidR="00623BDD" w:rsidRPr="00DC552F" w:rsidRDefault="00623BDD" w:rsidP="006E365E">
            <w:pPr>
              <w:contextualSpacing/>
              <w:jc w:val="center"/>
              <w:rPr>
                <w:sz w:val="20"/>
              </w:rPr>
            </w:pPr>
          </w:p>
        </w:tc>
      </w:tr>
      <w:tr w:rsidR="00623BDD" w:rsidRPr="00DC552F" w14:paraId="52841E87" w14:textId="77777777" w:rsidTr="0086308D">
        <w:trPr>
          <w:trHeight w:val="54"/>
          <w:jc w:val="center"/>
        </w:trPr>
        <w:tc>
          <w:tcPr>
            <w:tcW w:w="628" w:type="dxa"/>
            <w:vMerge/>
          </w:tcPr>
          <w:p w14:paraId="539FDC95" w14:textId="77777777" w:rsidR="00623BDD" w:rsidRPr="00DC552F" w:rsidRDefault="00623BDD" w:rsidP="006E365E">
            <w:pPr>
              <w:contextualSpacing/>
              <w:jc w:val="center"/>
              <w:rPr>
                <w:b/>
                <w:sz w:val="20"/>
              </w:rPr>
            </w:pPr>
          </w:p>
        </w:tc>
        <w:tc>
          <w:tcPr>
            <w:tcW w:w="810" w:type="dxa"/>
            <w:vMerge/>
          </w:tcPr>
          <w:p w14:paraId="36DE2908" w14:textId="77777777" w:rsidR="00623BDD" w:rsidRPr="00DC552F" w:rsidRDefault="00623BDD" w:rsidP="006E365E">
            <w:pPr>
              <w:contextualSpacing/>
              <w:jc w:val="center"/>
              <w:rPr>
                <w:sz w:val="20"/>
              </w:rPr>
            </w:pPr>
          </w:p>
        </w:tc>
        <w:tc>
          <w:tcPr>
            <w:tcW w:w="1996" w:type="dxa"/>
            <w:vMerge/>
          </w:tcPr>
          <w:p w14:paraId="15D4FB63" w14:textId="77777777" w:rsidR="00623BDD" w:rsidRPr="00DC552F" w:rsidRDefault="00623BDD" w:rsidP="006E365E">
            <w:pPr>
              <w:contextualSpacing/>
              <w:jc w:val="center"/>
              <w:rPr>
                <w:sz w:val="20"/>
              </w:rPr>
            </w:pPr>
          </w:p>
        </w:tc>
        <w:tc>
          <w:tcPr>
            <w:tcW w:w="1244" w:type="dxa"/>
            <w:vMerge/>
          </w:tcPr>
          <w:p w14:paraId="043B409E" w14:textId="037E0D68" w:rsidR="00623BDD" w:rsidRPr="00DC552F" w:rsidRDefault="00623BDD" w:rsidP="006E365E">
            <w:pPr>
              <w:contextualSpacing/>
              <w:jc w:val="center"/>
              <w:rPr>
                <w:sz w:val="20"/>
              </w:rPr>
            </w:pPr>
          </w:p>
        </w:tc>
        <w:tc>
          <w:tcPr>
            <w:tcW w:w="1170" w:type="dxa"/>
          </w:tcPr>
          <w:p w14:paraId="1FF23687" w14:textId="5CCB7458" w:rsidR="00623BDD" w:rsidRPr="00DC552F" w:rsidRDefault="00623BDD" w:rsidP="006E365E">
            <w:pPr>
              <w:contextualSpacing/>
              <w:jc w:val="center"/>
              <w:rPr>
                <w:ins w:id="133" w:author="Stickler, Mercedes M. (E3/LTRM)" w:date="2014-09-22T17:40:00Z"/>
                <w:sz w:val="20"/>
              </w:rPr>
            </w:pPr>
          </w:p>
        </w:tc>
        <w:tc>
          <w:tcPr>
            <w:tcW w:w="720" w:type="dxa"/>
          </w:tcPr>
          <w:p w14:paraId="2A2291EA" w14:textId="77777777" w:rsidR="00623BDD" w:rsidRPr="00DC552F" w:rsidRDefault="00623BDD" w:rsidP="006E365E">
            <w:pPr>
              <w:contextualSpacing/>
              <w:jc w:val="center"/>
              <w:rPr>
                <w:ins w:id="134" w:author="Stickler, Mercedes M. (E3/LTRM)" w:date="2014-09-22T17:40:00Z"/>
                <w:sz w:val="20"/>
              </w:rPr>
            </w:pPr>
          </w:p>
        </w:tc>
        <w:tc>
          <w:tcPr>
            <w:tcW w:w="1800" w:type="dxa"/>
          </w:tcPr>
          <w:p w14:paraId="0E1F04A1" w14:textId="458CA74D" w:rsidR="00623BDD" w:rsidRPr="00DC552F" w:rsidRDefault="00623BDD" w:rsidP="006E365E">
            <w:pPr>
              <w:contextualSpacing/>
              <w:jc w:val="center"/>
              <w:rPr>
                <w:ins w:id="135" w:author="Stickler, Mercedes M. (E3/LTRM)" w:date="2014-09-22T17:40:00Z"/>
                <w:sz w:val="20"/>
              </w:rPr>
            </w:pPr>
          </w:p>
        </w:tc>
        <w:tc>
          <w:tcPr>
            <w:tcW w:w="1620" w:type="dxa"/>
          </w:tcPr>
          <w:p w14:paraId="74FEC8F8" w14:textId="77777777" w:rsidR="00623BDD" w:rsidRPr="00DC552F" w:rsidRDefault="00623BDD" w:rsidP="006E365E">
            <w:pPr>
              <w:contextualSpacing/>
              <w:jc w:val="center"/>
              <w:rPr>
                <w:ins w:id="136" w:author="Stickler, Mercedes M. (E3/LTRM)" w:date="2014-09-22T17:41:00Z"/>
                <w:sz w:val="20"/>
              </w:rPr>
            </w:pPr>
          </w:p>
        </w:tc>
        <w:tc>
          <w:tcPr>
            <w:tcW w:w="1890" w:type="dxa"/>
          </w:tcPr>
          <w:p w14:paraId="3BD74A1E" w14:textId="2169DAE2" w:rsidR="00623BDD" w:rsidRPr="00DC552F" w:rsidRDefault="00623BDD" w:rsidP="006E365E">
            <w:pPr>
              <w:contextualSpacing/>
              <w:jc w:val="center"/>
              <w:rPr>
                <w:sz w:val="20"/>
              </w:rPr>
            </w:pPr>
          </w:p>
        </w:tc>
        <w:tc>
          <w:tcPr>
            <w:tcW w:w="900" w:type="dxa"/>
          </w:tcPr>
          <w:p w14:paraId="03D8D6C6" w14:textId="72EAFC20" w:rsidR="00623BDD" w:rsidRPr="00DC552F" w:rsidRDefault="00623BDD" w:rsidP="006E365E">
            <w:pPr>
              <w:contextualSpacing/>
              <w:jc w:val="center"/>
              <w:rPr>
                <w:sz w:val="20"/>
              </w:rPr>
            </w:pPr>
          </w:p>
        </w:tc>
        <w:tc>
          <w:tcPr>
            <w:tcW w:w="1257" w:type="dxa"/>
          </w:tcPr>
          <w:p w14:paraId="4E7FC585" w14:textId="77777777" w:rsidR="00623BDD" w:rsidRPr="00DC552F" w:rsidRDefault="00623BDD" w:rsidP="006E365E">
            <w:pPr>
              <w:contextualSpacing/>
              <w:jc w:val="center"/>
              <w:rPr>
                <w:sz w:val="20"/>
              </w:rPr>
            </w:pPr>
          </w:p>
        </w:tc>
      </w:tr>
      <w:tr w:rsidR="00623BDD" w:rsidRPr="00DC552F" w14:paraId="07EBAABA" w14:textId="77777777" w:rsidTr="0086308D">
        <w:trPr>
          <w:trHeight w:val="54"/>
          <w:jc w:val="center"/>
        </w:trPr>
        <w:tc>
          <w:tcPr>
            <w:tcW w:w="628" w:type="dxa"/>
            <w:vMerge w:val="restart"/>
          </w:tcPr>
          <w:p w14:paraId="31941329" w14:textId="77777777" w:rsidR="00623BDD" w:rsidRPr="00DC552F" w:rsidRDefault="00623BDD" w:rsidP="006E365E">
            <w:pPr>
              <w:contextualSpacing/>
              <w:jc w:val="center"/>
              <w:rPr>
                <w:b/>
                <w:sz w:val="20"/>
              </w:rPr>
            </w:pPr>
            <w:r w:rsidRPr="00DC552F">
              <w:rPr>
                <w:b/>
                <w:sz w:val="20"/>
              </w:rPr>
              <w:t>5</w:t>
            </w:r>
          </w:p>
        </w:tc>
        <w:tc>
          <w:tcPr>
            <w:tcW w:w="810" w:type="dxa"/>
            <w:vMerge w:val="restart"/>
          </w:tcPr>
          <w:p w14:paraId="18AFD7E0" w14:textId="77777777" w:rsidR="00623BDD" w:rsidRPr="00DC552F" w:rsidRDefault="00623BDD" w:rsidP="006E365E">
            <w:pPr>
              <w:contextualSpacing/>
              <w:jc w:val="center"/>
              <w:rPr>
                <w:sz w:val="20"/>
              </w:rPr>
            </w:pPr>
          </w:p>
        </w:tc>
        <w:tc>
          <w:tcPr>
            <w:tcW w:w="1996" w:type="dxa"/>
            <w:vMerge w:val="restart"/>
          </w:tcPr>
          <w:p w14:paraId="4E7165F3" w14:textId="77777777" w:rsidR="00623BDD" w:rsidRPr="00DC552F" w:rsidRDefault="00623BDD" w:rsidP="006E365E">
            <w:pPr>
              <w:contextualSpacing/>
              <w:jc w:val="center"/>
              <w:rPr>
                <w:sz w:val="20"/>
              </w:rPr>
            </w:pPr>
          </w:p>
        </w:tc>
        <w:tc>
          <w:tcPr>
            <w:tcW w:w="1244" w:type="dxa"/>
            <w:vMerge w:val="restart"/>
          </w:tcPr>
          <w:p w14:paraId="5FE9C7EC" w14:textId="7EE91256" w:rsidR="00623BDD" w:rsidRPr="00DC552F" w:rsidRDefault="00623BDD" w:rsidP="006E365E">
            <w:pPr>
              <w:contextualSpacing/>
              <w:jc w:val="center"/>
              <w:rPr>
                <w:sz w:val="20"/>
              </w:rPr>
            </w:pPr>
          </w:p>
        </w:tc>
        <w:tc>
          <w:tcPr>
            <w:tcW w:w="1170" w:type="dxa"/>
          </w:tcPr>
          <w:p w14:paraId="21B770CD" w14:textId="154DACC5" w:rsidR="00623BDD" w:rsidRPr="00DC552F" w:rsidRDefault="00623BDD" w:rsidP="006E365E">
            <w:pPr>
              <w:contextualSpacing/>
              <w:jc w:val="center"/>
              <w:rPr>
                <w:ins w:id="137" w:author="Stickler, Mercedes M. (E3/LTRM)" w:date="2014-09-22T17:40:00Z"/>
                <w:sz w:val="20"/>
              </w:rPr>
            </w:pPr>
          </w:p>
        </w:tc>
        <w:tc>
          <w:tcPr>
            <w:tcW w:w="720" w:type="dxa"/>
          </w:tcPr>
          <w:p w14:paraId="156F1CDA" w14:textId="77777777" w:rsidR="00623BDD" w:rsidRPr="00DC552F" w:rsidRDefault="00623BDD" w:rsidP="006E365E">
            <w:pPr>
              <w:contextualSpacing/>
              <w:jc w:val="center"/>
              <w:rPr>
                <w:ins w:id="138" w:author="Stickler, Mercedes M. (E3/LTRM)" w:date="2014-09-22T17:40:00Z"/>
                <w:sz w:val="20"/>
              </w:rPr>
            </w:pPr>
          </w:p>
        </w:tc>
        <w:tc>
          <w:tcPr>
            <w:tcW w:w="1800" w:type="dxa"/>
          </w:tcPr>
          <w:p w14:paraId="6704A278" w14:textId="0B4492AE" w:rsidR="00623BDD" w:rsidRPr="00DC552F" w:rsidRDefault="00623BDD" w:rsidP="006E365E">
            <w:pPr>
              <w:contextualSpacing/>
              <w:jc w:val="center"/>
              <w:rPr>
                <w:ins w:id="139" w:author="Stickler, Mercedes M. (E3/LTRM)" w:date="2014-09-22T17:40:00Z"/>
                <w:sz w:val="20"/>
              </w:rPr>
            </w:pPr>
          </w:p>
        </w:tc>
        <w:tc>
          <w:tcPr>
            <w:tcW w:w="1620" w:type="dxa"/>
          </w:tcPr>
          <w:p w14:paraId="1B7A2835" w14:textId="77777777" w:rsidR="00623BDD" w:rsidRPr="00DC552F" w:rsidRDefault="00623BDD" w:rsidP="006E365E">
            <w:pPr>
              <w:contextualSpacing/>
              <w:jc w:val="center"/>
              <w:rPr>
                <w:ins w:id="140" w:author="Stickler, Mercedes M. (E3/LTRM)" w:date="2014-09-22T17:41:00Z"/>
                <w:sz w:val="20"/>
              </w:rPr>
            </w:pPr>
          </w:p>
        </w:tc>
        <w:tc>
          <w:tcPr>
            <w:tcW w:w="1890" w:type="dxa"/>
          </w:tcPr>
          <w:p w14:paraId="24965456" w14:textId="6D70CD20" w:rsidR="00623BDD" w:rsidRPr="00DC552F" w:rsidRDefault="00623BDD" w:rsidP="006E365E">
            <w:pPr>
              <w:contextualSpacing/>
              <w:jc w:val="center"/>
              <w:rPr>
                <w:sz w:val="20"/>
              </w:rPr>
            </w:pPr>
          </w:p>
        </w:tc>
        <w:tc>
          <w:tcPr>
            <w:tcW w:w="900" w:type="dxa"/>
          </w:tcPr>
          <w:p w14:paraId="2CF966E5" w14:textId="4D43295B" w:rsidR="00623BDD" w:rsidRPr="00DC552F" w:rsidRDefault="00623BDD" w:rsidP="006E365E">
            <w:pPr>
              <w:contextualSpacing/>
              <w:jc w:val="center"/>
              <w:rPr>
                <w:sz w:val="20"/>
              </w:rPr>
            </w:pPr>
          </w:p>
        </w:tc>
        <w:tc>
          <w:tcPr>
            <w:tcW w:w="1257" w:type="dxa"/>
          </w:tcPr>
          <w:p w14:paraId="01EBC747" w14:textId="77777777" w:rsidR="00623BDD" w:rsidRPr="00DC552F" w:rsidRDefault="00623BDD" w:rsidP="006E365E">
            <w:pPr>
              <w:contextualSpacing/>
              <w:jc w:val="center"/>
              <w:rPr>
                <w:sz w:val="20"/>
              </w:rPr>
            </w:pPr>
          </w:p>
        </w:tc>
      </w:tr>
      <w:tr w:rsidR="00623BDD" w:rsidRPr="00DC552F" w14:paraId="0F87B0F1" w14:textId="77777777" w:rsidTr="0086308D">
        <w:trPr>
          <w:trHeight w:val="54"/>
          <w:jc w:val="center"/>
        </w:trPr>
        <w:tc>
          <w:tcPr>
            <w:tcW w:w="628" w:type="dxa"/>
            <w:vMerge/>
          </w:tcPr>
          <w:p w14:paraId="770165E7" w14:textId="77777777" w:rsidR="00623BDD" w:rsidRPr="00DC552F" w:rsidRDefault="00623BDD" w:rsidP="006E365E">
            <w:pPr>
              <w:contextualSpacing/>
              <w:jc w:val="center"/>
              <w:rPr>
                <w:b/>
                <w:sz w:val="20"/>
              </w:rPr>
            </w:pPr>
          </w:p>
        </w:tc>
        <w:tc>
          <w:tcPr>
            <w:tcW w:w="810" w:type="dxa"/>
            <w:vMerge/>
          </w:tcPr>
          <w:p w14:paraId="0BAF41F0" w14:textId="77777777" w:rsidR="00623BDD" w:rsidRPr="00DC552F" w:rsidRDefault="00623BDD" w:rsidP="006E365E">
            <w:pPr>
              <w:contextualSpacing/>
              <w:jc w:val="center"/>
              <w:rPr>
                <w:sz w:val="20"/>
              </w:rPr>
            </w:pPr>
          </w:p>
        </w:tc>
        <w:tc>
          <w:tcPr>
            <w:tcW w:w="1996" w:type="dxa"/>
            <w:vMerge/>
          </w:tcPr>
          <w:p w14:paraId="705819F7" w14:textId="77777777" w:rsidR="00623BDD" w:rsidRPr="00DC552F" w:rsidRDefault="00623BDD" w:rsidP="006E365E">
            <w:pPr>
              <w:contextualSpacing/>
              <w:jc w:val="center"/>
              <w:rPr>
                <w:sz w:val="20"/>
              </w:rPr>
            </w:pPr>
          </w:p>
        </w:tc>
        <w:tc>
          <w:tcPr>
            <w:tcW w:w="1244" w:type="dxa"/>
            <w:vMerge/>
          </w:tcPr>
          <w:p w14:paraId="7F3E54F1" w14:textId="09D2A030" w:rsidR="00623BDD" w:rsidRPr="00DC552F" w:rsidRDefault="00623BDD" w:rsidP="006E365E">
            <w:pPr>
              <w:contextualSpacing/>
              <w:jc w:val="center"/>
              <w:rPr>
                <w:sz w:val="20"/>
              </w:rPr>
            </w:pPr>
          </w:p>
        </w:tc>
        <w:tc>
          <w:tcPr>
            <w:tcW w:w="1170" w:type="dxa"/>
          </w:tcPr>
          <w:p w14:paraId="240B61C8" w14:textId="384D0ED2" w:rsidR="00623BDD" w:rsidRPr="00DC552F" w:rsidRDefault="00623BDD" w:rsidP="006E365E">
            <w:pPr>
              <w:contextualSpacing/>
              <w:jc w:val="center"/>
              <w:rPr>
                <w:ins w:id="141" w:author="Stickler, Mercedes M. (E3/LTRM)" w:date="2014-09-22T17:40:00Z"/>
                <w:sz w:val="20"/>
              </w:rPr>
            </w:pPr>
          </w:p>
        </w:tc>
        <w:tc>
          <w:tcPr>
            <w:tcW w:w="720" w:type="dxa"/>
          </w:tcPr>
          <w:p w14:paraId="63B2FD83" w14:textId="77777777" w:rsidR="00623BDD" w:rsidRPr="00DC552F" w:rsidRDefault="00623BDD" w:rsidP="006E365E">
            <w:pPr>
              <w:contextualSpacing/>
              <w:jc w:val="center"/>
              <w:rPr>
                <w:ins w:id="142" w:author="Stickler, Mercedes M. (E3/LTRM)" w:date="2014-09-22T17:40:00Z"/>
                <w:sz w:val="20"/>
              </w:rPr>
            </w:pPr>
          </w:p>
        </w:tc>
        <w:tc>
          <w:tcPr>
            <w:tcW w:w="1800" w:type="dxa"/>
          </w:tcPr>
          <w:p w14:paraId="393C982E" w14:textId="62B28965" w:rsidR="00623BDD" w:rsidRPr="00DC552F" w:rsidRDefault="00623BDD" w:rsidP="006E365E">
            <w:pPr>
              <w:contextualSpacing/>
              <w:jc w:val="center"/>
              <w:rPr>
                <w:ins w:id="143" w:author="Stickler, Mercedes M. (E3/LTRM)" w:date="2014-09-22T17:40:00Z"/>
                <w:sz w:val="20"/>
              </w:rPr>
            </w:pPr>
          </w:p>
        </w:tc>
        <w:tc>
          <w:tcPr>
            <w:tcW w:w="1620" w:type="dxa"/>
          </w:tcPr>
          <w:p w14:paraId="1EC1F8F7" w14:textId="77777777" w:rsidR="00623BDD" w:rsidRPr="00DC552F" w:rsidRDefault="00623BDD" w:rsidP="006E365E">
            <w:pPr>
              <w:contextualSpacing/>
              <w:jc w:val="center"/>
              <w:rPr>
                <w:ins w:id="144" w:author="Stickler, Mercedes M. (E3/LTRM)" w:date="2014-09-22T17:41:00Z"/>
                <w:sz w:val="20"/>
              </w:rPr>
            </w:pPr>
          </w:p>
        </w:tc>
        <w:tc>
          <w:tcPr>
            <w:tcW w:w="1890" w:type="dxa"/>
          </w:tcPr>
          <w:p w14:paraId="26FF5A40" w14:textId="38653C2A" w:rsidR="00623BDD" w:rsidRPr="00DC552F" w:rsidRDefault="00623BDD" w:rsidP="006E365E">
            <w:pPr>
              <w:contextualSpacing/>
              <w:jc w:val="center"/>
              <w:rPr>
                <w:sz w:val="20"/>
              </w:rPr>
            </w:pPr>
          </w:p>
        </w:tc>
        <w:tc>
          <w:tcPr>
            <w:tcW w:w="900" w:type="dxa"/>
          </w:tcPr>
          <w:p w14:paraId="5D8140C5" w14:textId="362E3DA3" w:rsidR="00623BDD" w:rsidRPr="00DC552F" w:rsidRDefault="00623BDD" w:rsidP="006E365E">
            <w:pPr>
              <w:contextualSpacing/>
              <w:jc w:val="center"/>
              <w:rPr>
                <w:sz w:val="20"/>
              </w:rPr>
            </w:pPr>
          </w:p>
        </w:tc>
        <w:tc>
          <w:tcPr>
            <w:tcW w:w="1257" w:type="dxa"/>
          </w:tcPr>
          <w:p w14:paraId="5586C9EB" w14:textId="77777777" w:rsidR="00623BDD" w:rsidRPr="00DC552F" w:rsidRDefault="00623BDD" w:rsidP="006E365E">
            <w:pPr>
              <w:contextualSpacing/>
              <w:jc w:val="center"/>
              <w:rPr>
                <w:sz w:val="20"/>
              </w:rPr>
            </w:pPr>
          </w:p>
        </w:tc>
      </w:tr>
      <w:tr w:rsidR="00623BDD" w:rsidRPr="00DC552F" w14:paraId="66E2AB63" w14:textId="77777777" w:rsidTr="0086308D">
        <w:trPr>
          <w:trHeight w:val="54"/>
          <w:jc w:val="center"/>
        </w:trPr>
        <w:tc>
          <w:tcPr>
            <w:tcW w:w="628" w:type="dxa"/>
            <w:vMerge/>
          </w:tcPr>
          <w:p w14:paraId="639BC6F2" w14:textId="77777777" w:rsidR="00623BDD" w:rsidRPr="00DC552F" w:rsidRDefault="00623BDD" w:rsidP="006E365E">
            <w:pPr>
              <w:contextualSpacing/>
              <w:jc w:val="center"/>
              <w:rPr>
                <w:b/>
                <w:sz w:val="20"/>
              </w:rPr>
            </w:pPr>
          </w:p>
        </w:tc>
        <w:tc>
          <w:tcPr>
            <w:tcW w:w="810" w:type="dxa"/>
            <w:vMerge/>
          </w:tcPr>
          <w:p w14:paraId="6A2C1EA7" w14:textId="77777777" w:rsidR="00623BDD" w:rsidRPr="00DC552F" w:rsidRDefault="00623BDD" w:rsidP="006E365E">
            <w:pPr>
              <w:contextualSpacing/>
              <w:jc w:val="center"/>
              <w:rPr>
                <w:sz w:val="20"/>
              </w:rPr>
            </w:pPr>
          </w:p>
        </w:tc>
        <w:tc>
          <w:tcPr>
            <w:tcW w:w="1996" w:type="dxa"/>
            <w:vMerge/>
          </w:tcPr>
          <w:p w14:paraId="2CBDD64A" w14:textId="77777777" w:rsidR="00623BDD" w:rsidRPr="00DC552F" w:rsidRDefault="00623BDD" w:rsidP="006E365E">
            <w:pPr>
              <w:contextualSpacing/>
              <w:jc w:val="center"/>
              <w:rPr>
                <w:sz w:val="20"/>
              </w:rPr>
            </w:pPr>
          </w:p>
        </w:tc>
        <w:tc>
          <w:tcPr>
            <w:tcW w:w="1244" w:type="dxa"/>
            <w:vMerge/>
          </w:tcPr>
          <w:p w14:paraId="2CB509FE" w14:textId="3576E1B6" w:rsidR="00623BDD" w:rsidRPr="00DC552F" w:rsidRDefault="00623BDD" w:rsidP="006E365E">
            <w:pPr>
              <w:contextualSpacing/>
              <w:jc w:val="center"/>
              <w:rPr>
                <w:sz w:val="20"/>
              </w:rPr>
            </w:pPr>
          </w:p>
        </w:tc>
        <w:tc>
          <w:tcPr>
            <w:tcW w:w="1170" w:type="dxa"/>
          </w:tcPr>
          <w:p w14:paraId="4EE9906B" w14:textId="540DB3BC" w:rsidR="00623BDD" w:rsidRPr="00DC552F" w:rsidRDefault="00623BDD" w:rsidP="006E365E">
            <w:pPr>
              <w:contextualSpacing/>
              <w:jc w:val="center"/>
              <w:rPr>
                <w:ins w:id="145" w:author="Stickler, Mercedes M. (E3/LTRM)" w:date="2014-09-22T17:40:00Z"/>
                <w:sz w:val="20"/>
              </w:rPr>
            </w:pPr>
          </w:p>
        </w:tc>
        <w:tc>
          <w:tcPr>
            <w:tcW w:w="720" w:type="dxa"/>
          </w:tcPr>
          <w:p w14:paraId="715625D2" w14:textId="77777777" w:rsidR="00623BDD" w:rsidRPr="00DC552F" w:rsidRDefault="00623BDD" w:rsidP="006E365E">
            <w:pPr>
              <w:contextualSpacing/>
              <w:jc w:val="center"/>
              <w:rPr>
                <w:ins w:id="146" w:author="Stickler, Mercedes M. (E3/LTRM)" w:date="2014-09-22T17:40:00Z"/>
                <w:sz w:val="20"/>
              </w:rPr>
            </w:pPr>
          </w:p>
        </w:tc>
        <w:tc>
          <w:tcPr>
            <w:tcW w:w="1800" w:type="dxa"/>
          </w:tcPr>
          <w:p w14:paraId="74E2CA2B" w14:textId="64B46BD8" w:rsidR="00623BDD" w:rsidRPr="00DC552F" w:rsidRDefault="00623BDD" w:rsidP="006E365E">
            <w:pPr>
              <w:contextualSpacing/>
              <w:jc w:val="center"/>
              <w:rPr>
                <w:ins w:id="147" w:author="Stickler, Mercedes M. (E3/LTRM)" w:date="2014-09-22T17:40:00Z"/>
                <w:sz w:val="20"/>
              </w:rPr>
            </w:pPr>
          </w:p>
        </w:tc>
        <w:tc>
          <w:tcPr>
            <w:tcW w:w="1620" w:type="dxa"/>
          </w:tcPr>
          <w:p w14:paraId="44A2BD06" w14:textId="77777777" w:rsidR="00623BDD" w:rsidRPr="00DC552F" w:rsidRDefault="00623BDD" w:rsidP="006E365E">
            <w:pPr>
              <w:contextualSpacing/>
              <w:jc w:val="center"/>
              <w:rPr>
                <w:ins w:id="148" w:author="Stickler, Mercedes M. (E3/LTRM)" w:date="2014-09-22T17:41:00Z"/>
                <w:sz w:val="20"/>
              </w:rPr>
            </w:pPr>
          </w:p>
        </w:tc>
        <w:tc>
          <w:tcPr>
            <w:tcW w:w="1890" w:type="dxa"/>
          </w:tcPr>
          <w:p w14:paraId="10857FB0" w14:textId="1278F02E" w:rsidR="00623BDD" w:rsidRPr="00DC552F" w:rsidRDefault="00623BDD" w:rsidP="006E365E">
            <w:pPr>
              <w:contextualSpacing/>
              <w:jc w:val="center"/>
              <w:rPr>
                <w:sz w:val="20"/>
              </w:rPr>
            </w:pPr>
          </w:p>
        </w:tc>
        <w:tc>
          <w:tcPr>
            <w:tcW w:w="900" w:type="dxa"/>
          </w:tcPr>
          <w:p w14:paraId="39A0D425" w14:textId="2D362065" w:rsidR="00623BDD" w:rsidRPr="00DC552F" w:rsidRDefault="00623BDD" w:rsidP="006E365E">
            <w:pPr>
              <w:contextualSpacing/>
              <w:jc w:val="center"/>
              <w:rPr>
                <w:sz w:val="20"/>
              </w:rPr>
            </w:pPr>
          </w:p>
        </w:tc>
        <w:tc>
          <w:tcPr>
            <w:tcW w:w="1257" w:type="dxa"/>
          </w:tcPr>
          <w:p w14:paraId="5BBA09D5" w14:textId="77777777" w:rsidR="00623BDD" w:rsidRPr="00DC552F" w:rsidRDefault="00623BDD" w:rsidP="006E365E">
            <w:pPr>
              <w:contextualSpacing/>
              <w:jc w:val="center"/>
              <w:rPr>
                <w:sz w:val="20"/>
              </w:rPr>
            </w:pPr>
          </w:p>
        </w:tc>
      </w:tr>
      <w:tr w:rsidR="00623BDD" w:rsidRPr="00DC552F" w14:paraId="27F6587C" w14:textId="77777777" w:rsidTr="0086308D">
        <w:trPr>
          <w:trHeight w:val="54"/>
          <w:jc w:val="center"/>
        </w:trPr>
        <w:tc>
          <w:tcPr>
            <w:tcW w:w="628" w:type="dxa"/>
            <w:vMerge/>
          </w:tcPr>
          <w:p w14:paraId="20D5D0AE" w14:textId="77777777" w:rsidR="00623BDD" w:rsidRPr="00DC552F" w:rsidRDefault="00623BDD" w:rsidP="006E365E">
            <w:pPr>
              <w:contextualSpacing/>
              <w:jc w:val="center"/>
              <w:rPr>
                <w:b/>
                <w:sz w:val="20"/>
              </w:rPr>
            </w:pPr>
          </w:p>
        </w:tc>
        <w:tc>
          <w:tcPr>
            <w:tcW w:w="810" w:type="dxa"/>
            <w:vMerge/>
          </w:tcPr>
          <w:p w14:paraId="45B36346" w14:textId="77777777" w:rsidR="00623BDD" w:rsidRPr="00DC552F" w:rsidRDefault="00623BDD" w:rsidP="006E365E">
            <w:pPr>
              <w:contextualSpacing/>
              <w:jc w:val="center"/>
              <w:rPr>
                <w:sz w:val="20"/>
              </w:rPr>
            </w:pPr>
          </w:p>
        </w:tc>
        <w:tc>
          <w:tcPr>
            <w:tcW w:w="1996" w:type="dxa"/>
            <w:vMerge/>
          </w:tcPr>
          <w:p w14:paraId="478ADE17" w14:textId="77777777" w:rsidR="00623BDD" w:rsidRPr="00DC552F" w:rsidRDefault="00623BDD" w:rsidP="006E365E">
            <w:pPr>
              <w:contextualSpacing/>
              <w:jc w:val="center"/>
              <w:rPr>
                <w:sz w:val="20"/>
              </w:rPr>
            </w:pPr>
          </w:p>
        </w:tc>
        <w:tc>
          <w:tcPr>
            <w:tcW w:w="1244" w:type="dxa"/>
            <w:vMerge/>
          </w:tcPr>
          <w:p w14:paraId="3F2A47B5" w14:textId="782BE8B2" w:rsidR="00623BDD" w:rsidRPr="00DC552F" w:rsidRDefault="00623BDD" w:rsidP="006E365E">
            <w:pPr>
              <w:contextualSpacing/>
              <w:jc w:val="center"/>
              <w:rPr>
                <w:sz w:val="20"/>
              </w:rPr>
            </w:pPr>
          </w:p>
        </w:tc>
        <w:tc>
          <w:tcPr>
            <w:tcW w:w="1170" w:type="dxa"/>
          </w:tcPr>
          <w:p w14:paraId="01368648" w14:textId="131F9F2D" w:rsidR="00623BDD" w:rsidRPr="00DC552F" w:rsidRDefault="00623BDD" w:rsidP="006E365E">
            <w:pPr>
              <w:contextualSpacing/>
              <w:jc w:val="center"/>
              <w:rPr>
                <w:ins w:id="149" w:author="Stickler, Mercedes M. (E3/LTRM)" w:date="2014-09-22T17:40:00Z"/>
                <w:sz w:val="20"/>
              </w:rPr>
            </w:pPr>
          </w:p>
        </w:tc>
        <w:tc>
          <w:tcPr>
            <w:tcW w:w="720" w:type="dxa"/>
          </w:tcPr>
          <w:p w14:paraId="23CA3BD2" w14:textId="77777777" w:rsidR="00623BDD" w:rsidRPr="00DC552F" w:rsidRDefault="00623BDD" w:rsidP="006E365E">
            <w:pPr>
              <w:contextualSpacing/>
              <w:jc w:val="center"/>
              <w:rPr>
                <w:ins w:id="150" w:author="Stickler, Mercedes M. (E3/LTRM)" w:date="2014-09-22T17:40:00Z"/>
                <w:sz w:val="20"/>
              </w:rPr>
            </w:pPr>
          </w:p>
        </w:tc>
        <w:tc>
          <w:tcPr>
            <w:tcW w:w="1800" w:type="dxa"/>
          </w:tcPr>
          <w:p w14:paraId="3BC57EF9" w14:textId="10F5D809" w:rsidR="00623BDD" w:rsidRPr="00DC552F" w:rsidRDefault="00623BDD" w:rsidP="006E365E">
            <w:pPr>
              <w:contextualSpacing/>
              <w:jc w:val="center"/>
              <w:rPr>
                <w:ins w:id="151" w:author="Stickler, Mercedes M. (E3/LTRM)" w:date="2014-09-22T17:40:00Z"/>
                <w:sz w:val="20"/>
              </w:rPr>
            </w:pPr>
          </w:p>
        </w:tc>
        <w:tc>
          <w:tcPr>
            <w:tcW w:w="1620" w:type="dxa"/>
          </w:tcPr>
          <w:p w14:paraId="044388DB" w14:textId="77777777" w:rsidR="00623BDD" w:rsidRPr="00DC552F" w:rsidRDefault="00623BDD" w:rsidP="006E365E">
            <w:pPr>
              <w:contextualSpacing/>
              <w:jc w:val="center"/>
              <w:rPr>
                <w:ins w:id="152" w:author="Stickler, Mercedes M. (E3/LTRM)" w:date="2014-09-22T17:41:00Z"/>
                <w:sz w:val="20"/>
              </w:rPr>
            </w:pPr>
          </w:p>
        </w:tc>
        <w:tc>
          <w:tcPr>
            <w:tcW w:w="1890" w:type="dxa"/>
          </w:tcPr>
          <w:p w14:paraId="0CDF9BC1" w14:textId="323A5E61" w:rsidR="00623BDD" w:rsidRPr="00DC552F" w:rsidRDefault="00623BDD" w:rsidP="006E365E">
            <w:pPr>
              <w:contextualSpacing/>
              <w:jc w:val="center"/>
              <w:rPr>
                <w:sz w:val="20"/>
              </w:rPr>
            </w:pPr>
          </w:p>
        </w:tc>
        <w:tc>
          <w:tcPr>
            <w:tcW w:w="900" w:type="dxa"/>
          </w:tcPr>
          <w:p w14:paraId="0DF459E3" w14:textId="6C8030DE" w:rsidR="00623BDD" w:rsidRPr="00DC552F" w:rsidRDefault="00623BDD" w:rsidP="006E365E">
            <w:pPr>
              <w:contextualSpacing/>
              <w:jc w:val="center"/>
              <w:rPr>
                <w:sz w:val="20"/>
              </w:rPr>
            </w:pPr>
          </w:p>
        </w:tc>
        <w:tc>
          <w:tcPr>
            <w:tcW w:w="1257" w:type="dxa"/>
          </w:tcPr>
          <w:p w14:paraId="10B57E9D" w14:textId="77777777" w:rsidR="00623BDD" w:rsidRPr="00DC552F" w:rsidRDefault="00623BDD" w:rsidP="006E365E">
            <w:pPr>
              <w:contextualSpacing/>
              <w:jc w:val="center"/>
              <w:rPr>
                <w:sz w:val="20"/>
              </w:rPr>
            </w:pPr>
          </w:p>
        </w:tc>
      </w:tr>
      <w:tr w:rsidR="00623BDD" w:rsidRPr="00DC552F" w14:paraId="12FE2305" w14:textId="77777777" w:rsidTr="0086308D">
        <w:trPr>
          <w:trHeight w:val="54"/>
          <w:jc w:val="center"/>
        </w:trPr>
        <w:tc>
          <w:tcPr>
            <w:tcW w:w="628" w:type="dxa"/>
            <w:vMerge/>
          </w:tcPr>
          <w:p w14:paraId="30AD520F" w14:textId="77777777" w:rsidR="00623BDD" w:rsidRPr="00DC552F" w:rsidRDefault="00623BDD" w:rsidP="006E365E">
            <w:pPr>
              <w:contextualSpacing/>
              <w:jc w:val="center"/>
              <w:rPr>
                <w:b/>
                <w:sz w:val="20"/>
              </w:rPr>
            </w:pPr>
          </w:p>
        </w:tc>
        <w:tc>
          <w:tcPr>
            <w:tcW w:w="810" w:type="dxa"/>
            <w:vMerge/>
          </w:tcPr>
          <w:p w14:paraId="0431C818" w14:textId="77777777" w:rsidR="00623BDD" w:rsidRPr="00DC552F" w:rsidRDefault="00623BDD" w:rsidP="006E365E">
            <w:pPr>
              <w:contextualSpacing/>
              <w:jc w:val="center"/>
              <w:rPr>
                <w:sz w:val="20"/>
              </w:rPr>
            </w:pPr>
          </w:p>
        </w:tc>
        <w:tc>
          <w:tcPr>
            <w:tcW w:w="1996" w:type="dxa"/>
            <w:vMerge/>
          </w:tcPr>
          <w:p w14:paraId="08F69E84" w14:textId="77777777" w:rsidR="00623BDD" w:rsidRPr="00DC552F" w:rsidRDefault="00623BDD" w:rsidP="006E365E">
            <w:pPr>
              <w:contextualSpacing/>
              <w:jc w:val="center"/>
              <w:rPr>
                <w:sz w:val="20"/>
              </w:rPr>
            </w:pPr>
          </w:p>
        </w:tc>
        <w:tc>
          <w:tcPr>
            <w:tcW w:w="1244" w:type="dxa"/>
            <w:vMerge/>
          </w:tcPr>
          <w:p w14:paraId="6CD71A7A" w14:textId="665C9615" w:rsidR="00623BDD" w:rsidRPr="00DC552F" w:rsidRDefault="00623BDD" w:rsidP="006E365E">
            <w:pPr>
              <w:contextualSpacing/>
              <w:jc w:val="center"/>
              <w:rPr>
                <w:sz w:val="20"/>
              </w:rPr>
            </w:pPr>
          </w:p>
        </w:tc>
        <w:tc>
          <w:tcPr>
            <w:tcW w:w="1170" w:type="dxa"/>
          </w:tcPr>
          <w:p w14:paraId="53D98DB6" w14:textId="329081FA" w:rsidR="00623BDD" w:rsidRPr="00DC552F" w:rsidRDefault="00623BDD" w:rsidP="006E365E">
            <w:pPr>
              <w:contextualSpacing/>
              <w:jc w:val="center"/>
              <w:rPr>
                <w:ins w:id="153" w:author="Stickler, Mercedes M. (E3/LTRM)" w:date="2014-09-22T17:40:00Z"/>
                <w:sz w:val="20"/>
              </w:rPr>
            </w:pPr>
          </w:p>
        </w:tc>
        <w:tc>
          <w:tcPr>
            <w:tcW w:w="720" w:type="dxa"/>
          </w:tcPr>
          <w:p w14:paraId="5C1E51E9" w14:textId="77777777" w:rsidR="00623BDD" w:rsidRPr="00DC552F" w:rsidRDefault="00623BDD" w:rsidP="006E365E">
            <w:pPr>
              <w:contextualSpacing/>
              <w:jc w:val="center"/>
              <w:rPr>
                <w:ins w:id="154" w:author="Stickler, Mercedes M. (E3/LTRM)" w:date="2014-09-22T17:40:00Z"/>
                <w:sz w:val="20"/>
              </w:rPr>
            </w:pPr>
          </w:p>
        </w:tc>
        <w:tc>
          <w:tcPr>
            <w:tcW w:w="1800" w:type="dxa"/>
          </w:tcPr>
          <w:p w14:paraId="2CDFC291" w14:textId="20659B98" w:rsidR="00623BDD" w:rsidRPr="00DC552F" w:rsidRDefault="00623BDD" w:rsidP="006E365E">
            <w:pPr>
              <w:contextualSpacing/>
              <w:jc w:val="center"/>
              <w:rPr>
                <w:ins w:id="155" w:author="Stickler, Mercedes M. (E3/LTRM)" w:date="2014-09-22T17:40:00Z"/>
                <w:sz w:val="20"/>
              </w:rPr>
            </w:pPr>
          </w:p>
        </w:tc>
        <w:tc>
          <w:tcPr>
            <w:tcW w:w="1620" w:type="dxa"/>
          </w:tcPr>
          <w:p w14:paraId="6A27B3E7" w14:textId="77777777" w:rsidR="00623BDD" w:rsidRPr="00DC552F" w:rsidRDefault="00623BDD" w:rsidP="006E365E">
            <w:pPr>
              <w:contextualSpacing/>
              <w:jc w:val="center"/>
              <w:rPr>
                <w:ins w:id="156" w:author="Stickler, Mercedes M. (E3/LTRM)" w:date="2014-09-22T17:41:00Z"/>
                <w:sz w:val="20"/>
              </w:rPr>
            </w:pPr>
          </w:p>
        </w:tc>
        <w:tc>
          <w:tcPr>
            <w:tcW w:w="1890" w:type="dxa"/>
          </w:tcPr>
          <w:p w14:paraId="7C7FECAA" w14:textId="2DE5F654" w:rsidR="00623BDD" w:rsidRPr="00DC552F" w:rsidRDefault="00623BDD" w:rsidP="006E365E">
            <w:pPr>
              <w:contextualSpacing/>
              <w:jc w:val="center"/>
              <w:rPr>
                <w:sz w:val="20"/>
              </w:rPr>
            </w:pPr>
          </w:p>
        </w:tc>
        <w:tc>
          <w:tcPr>
            <w:tcW w:w="900" w:type="dxa"/>
          </w:tcPr>
          <w:p w14:paraId="04D5EE81" w14:textId="7966EC30" w:rsidR="00623BDD" w:rsidRPr="00DC552F" w:rsidRDefault="00623BDD" w:rsidP="006E365E">
            <w:pPr>
              <w:contextualSpacing/>
              <w:jc w:val="center"/>
              <w:rPr>
                <w:sz w:val="20"/>
              </w:rPr>
            </w:pPr>
          </w:p>
        </w:tc>
        <w:tc>
          <w:tcPr>
            <w:tcW w:w="1257" w:type="dxa"/>
          </w:tcPr>
          <w:p w14:paraId="12F37085" w14:textId="77777777" w:rsidR="00623BDD" w:rsidRPr="00DC552F" w:rsidRDefault="00623BDD" w:rsidP="006E365E">
            <w:pPr>
              <w:contextualSpacing/>
              <w:jc w:val="center"/>
              <w:rPr>
                <w:sz w:val="20"/>
              </w:rPr>
            </w:pPr>
          </w:p>
        </w:tc>
      </w:tr>
    </w:tbl>
    <w:p w14:paraId="3747E77B" w14:textId="77777777" w:rsidR="00020B58" w:rsidRDefault="00020B58" w:rsidP="001512DD">
      <w:pPr>
        <w:spacing w:after="0" w:line="240" w:lineRule="auto"/>
        <w:contextualSpacing/>
      </w:pPr>
    </w:p>
    <w:tbl>
      <w:tblPr>
        <w:tblStyle w:val="TableGrid"/>
        <w:tblW w:w="8640" w:type="dxa"/>
        <w:jc w:val="center"/>
        <w:tblCellMar>
          <w:left w:w="29" w:type="dxa"/>
          <w:right w:w="29" w:type="dxa"/>
        </w:tblCellMar>
        <w:tblLook w:val="04A0" w:firstRow="1" w:lastRow="0" w:firstColumn="1" w:lastColumn="0" w:noHBand="0" w:noVBand="1"/>
      </w:tblPr>
      <w:tblGrid>
        <w:gridCol w:w="6485"/>
        <w:gridCol w:w="2155"/>
      </w:tblGrid>
      <w:tr w:rsidR="006E365E" w:rsidRPr="006E365E" w14:paraId="185AF072" w14:textId="77777777" w:rsidTr="00CD018F">
        <w:trPr>
          <w:jc w:val="center"/>
        </w:trPr>
        <w:tc>
          <w:tcPr>
            <w:tcW w:w="6485" w:type="dxa"/>
          </w:tcPr>
          <w:p w14:paraId="13CEA95C" w14:textId="0F6088DA" w:rsidR="006E365E" w:rsidRPr="006C2023" w:rsidRDefault="006C2023" w:rsidP="006D5C10">
            <w:pPr>
              <w:contextualSpacing/>
              <w:rPr>
                <w:b/>
              </w:rPr>
            </w:pPr>
            <w:r>
              <w:rPr>
                <w:b/>
              </w:rPr>
              <w:t>Primary Use for Product</w:t>
            </w:r>
          </w:p>
        </w:tc>
        <w:tc>
          <w:tcPr>
            <w:tcW w:w="2155" w:type="dxa"/>
          </w:tcPr>
          <w:p w14:paraId="7A43DBFA" w14:textId="695A2B32" w:rsidR="006E365E" w:rsidRPr="006C2023" w:rsidRDefault="006C2023" w:rsidP="006D5C10">
            <w:pPr>
              <w:contextualSpacing/>
              <w:rPr>
                <w:b/>
              </w:rPr>
            </w:pPr>
            <w:r>
              <w:rPr>
                <w:b/>
              </w:rPr>
              <w:t>Use Percentage</w:t>
            </w:r>
          </w:p>
        </w:tc>
      </w:tr>
      <w:tr w:rsidR="006E365E" w:rsidRPr="006E365E" w14:paraId="78727514" w14:textId="77777777" w:rsidTr="00CD018F">
        <w:trPr>
          <w:jc w:val="center"/>
        </w:trPr>
        <w:tc>
          <w:tcPr>
            <w:tcW w:w="6485" w:type="dxa"/>
          </w:tcPr>
          <w:p w14:paraId="0871DE4C" w14:textId="77777777" w:rsidR="006E365E" w:rsidRDefault="006E365E" w:rsidP="006E365E">
            <w:pPr>
              <w:autoSpaceDE w:val="0"/>
              <w:autoSpaceDN w:val="0"/>
              <w:adjustRightInd w:val="0"/>
              <w:contextualSpacing/>
              <w:rPr>
                <w:rFonts w:eastAsia="Calibri" w:cs="TimesNewRomanPSMT"/>
              </w:rPr>
            </w:pPr>
            <w:r w:rsidRPr="006E365E">
              <w:rPr>
                <w:rFonts w:eastAsia="Calibri" w:cs="TimesNewRomanPSMT"/>
              </w:rPr>
              <w:t>1=</w:t>
            </w:r>
            <w:r>
              <w:rPr>
                <w:rFonts w:eastAsia="Calibri" w:cs="TimesNewRomanPSMT"/>
              </w:rPr>
              <w:t>Subsistence</w:t>
            </w:r>
          </w:p>
          <w:p w14:paraId="6D674701" w14:textId="77777777" w:rsidR="006E365E" w:rsidRDefault="006E365E" w:rsidP="006E365E">
            <w:pPr>
              <w:autoSpaceDE w:val="0"/>
              <w:autoSpaceDN w:val="0"/>
              <w:adjustRightInd w:val="0"/>
              <w:contextualSpacing/>
              <w:rPr>
                <w:rFonts w:eastAsia="Calibri" w:cs="TimesNewRomanPSMT"/>
              </w:rPr>
            </w:pPr>
            <w:r>
              <w:rPr>
                <w:rFonts w:eastAsia="Calibri" w:cs="TimesNewRomanPSMT"/>
              </w:rPr>
              <w:t>2=Cash income</w:t>
            </w:r>
          </w:p>
          <w:p w14:paraId="2E1BE9ED" w14:textId="77777777" w:rsidR="006E365E" w:rsidRDefault="006E365E" w:rsidP="006E365E">
            <w:pPr>
              <w:contextualSpacing/>
            </w:pPr>
            <w:r>
              <w:t>3=My household purchases this product rather than starving.</w:t>
            </w:r>
          </w:p>
          <w:p w14:paraId="426035A9" w14:textId="15D3B0A5" w:rsidR="006E365E" w:rsidRPr="006E365E" w:rsidRDefault="006E365E" w:rsidP="006E365E">
            <w:pPr>
              <w:autoSpaceDE w:val="0"/>
              <w:autoSpaceDN w:val="0"/>
              <w:adjustRightInd w:val="0"/>
              <w:contextualSpacing/>
              <w:rPr>
                <w:rFonts w:eastAsia="Calibri" w:cs="TimesNewRomanPSMT"/>
              </w:rPr>
            </w:pPr>
            <w:r>
              <w:rPr>
                <w:rFonts w:eastAsia="Calibri" w:cs="TimesNewRomanPSMT"/>
              </w:rPr>
              <w:lastRenderedPageBreak/>
              <w:t>4=My household does not harvest nor use this product</w:t>
            </w:r>
          </w:p>
        </w:tc>
        <w:tc>
          <w:tcPr>
            <w:tcW w:w="2155" w:type="dxa"/>
          </w:tcPr>
          <w:p w14:paraId="6C139780" w14:textId="77777777" w:rsidR="006E365E" w:rsidRPr="00711409" w:rsidRDefault="006E365E" w:rsidP="006E365E">
            <w:pPr>
              <w:autoSpaceDE w:val="0"/>
              <w:autoSpaceDN w:val="0"/>
              <w:adjustRightInd w:val="0"/>
              <w:ind w:left="39"/>
              <w:contextualSpacing/>
              <w:rPr>
                <w:rFonts w:ascii="Calibri" w:eastAsia="SimSun" w:hAnsi="Calibri" w:cs="Times New Roman"/>
                <w:b/>
                <w:bCs/>
              </w:rPr>
            </w:pPr>
            <w:r w:rsidRPr="00711409">
              <w:rPr>
                <w:rFonts w:ascii="Calibri" w:eastAsia="SimSun" w:hAnsi="Calibri" w:cs="Times New Roman"/>
                <w:bCs/>
              </w:rPr>
              <w:lastRenderedPageBreak/>
              <w:t>1 = 0-24%</w:t>
            </w:r>
          </w:p>
          <w:p w14:paraId="46A8020F" w14:textId="77777777" w:rsidR="006E365E" w:rsidRPr="00711409" w:rsidRDefault="006E365E" w:rsidP="006E365E">
            <w:pPr>
              <w:autoSpaceDE w:val="0"/>
              <w:autoSpaceDN w:val="0"/>
              <w:adjustRightInd w:val="0"/>
              <w:ind w:left="39"/>
              <w:contextualSpacing/>
              <w:rPr>
                <w:rFonts w:ascii="Calibri" w:eastAsia="SimSun" w:hAnsi="Calibri" w:cs="Times New Roman"/>
                <w:b/>
                <w:bCs/>
              </w:rPr>
            </w:pPr>
            <w:r w:rsidRPr="00711409">
              <w:rPr>
                <w:rFonts w:ascii="Calibri" w:eastAsia="SimSun" w:hAnsi="Calibri" w:cs="Times New Roman"/>
                <w:bCs/>
              </w:rPr>
              <w:t>2 = 25-49%</w:t>
            </w:r>
          </w:p>
          <w:p w14:paraId="3663DD54" w14:textId="77777777" w:rsidR="006E365E" w:rsidRPr="00711409" w:rsidRDefault="006E365E" w:rsidP="006E365E">
            <w:pPr>
              <w:autoSpaceDE w:val="0"/>
              <w:autoSpaceDN w:val="0"/>
              <w:adjustRightInd w:val="0"/>
              <w:ind w:left="39"/>
              <w:contextualSpacing/>
              <w:rPr>
                <w:rFonts w:ascii="Calibri" w:eastAsia="SimSun" w:hAnsi="Calibri" w:cs="Times New Roman"/>
                <w:b/>
                <w:bCs/>
              </w:rPr>
            </w:pPr>
            <w:r w:rsidRPr="00711409">
              <w:rPr>
                <w:rFonts w:ascii="Calibri" w:eastAsia="SimSun" w:hAnsi="Calibri" w:cs="Times New Roman"/>
                <w:bCs/>
              </w:rPr>
              <w:t>3 = 50-74%</w:t>
            </w:r>
          </w:p>
          <w:p w14:paraId="561B82B6" w14:textId="3B222737" w:rsidR="006E365E" w:rsidRPr="006E365E" w:rsidRDefault="006E365E" w:rsidP="006E365E">
            <w:pPr>
              <w:autoSpaceDE w:val="0"/>
              <w:autoSpaceDN w:val="0"/>
              <w:adjustRightInd w:val="0"/>
              <w:ind w:left="39"/>
              <w:contextualSpacing/>
              <w:rPr>
                <w:rFonts w:ascii="Calibri" w:eastAsia="SimSun" w:hAnsi="Calibri" w:cs="Times New Roman"/>
                <w:bCs/>
              </w:rPr>
            </w:pPr>
            <w:r w:rsidRPr="00711409">
              <w:rPr>
                <w:rFonts w:ascii="Calibri" w:eastAsia="SimSun" w:hAnsi="Calibri" w:cs="Times New Roman"/>
                <w:bCs/>
              </w:rPr>
              <w:lastRenderedPageBreak/>
              <w:t>4 = 75-100%</w:t>
            </w:r>
          </w:p>
        </w:tc>
      </w:tr>
    </w:tbl>
    <w:p w14:paraId="5EA784D3" w14:textId="77777777" w:rsidR="006E365E" w:rsidRDefault="006E365E" w:rsidP="001512DD">
      <w:pPr>
        <w:spacing w:after="0" w:line="240" w:lineRule="auto"/>
        <w:contextualSpacing/>
      </w:pPr>
    </w:p>
    <w:p w14:paraId="4C8C3B57" w14:textId="77777777" w:rsidR="006E365E" w:rsidRPr="001512DD" w:rsidRDefault="006E365E" w:rsidP="006E365E">
      <w:pPr>
        <w:spacing w:afterLines="20" w:after="48" w:line="240" w:lineRule="auto"/>
        <w:contextualSpacing/>
        <w:rPr>
          <w:rFonts w:eastAsia="Times New Roman" w:cs="Times New Roman"/>
          <w:b/>
          <w:bCs/>
        </w:rPr>
      </w:pPr>
    </w:p>
    <w:p w14:paraId="38E77D73" w14:textId="77777777" w:rsidR="00F7697D" w:rsidRDefault="00F7697D" w:rsidP="00F7697D">
      <w:pPr>
        <w:spacing w:after="0" w:line="240" w:lineRule="auto"/>
        <w:contextualSpacing/>
        <w:rPr>
          <w:rFonts w:eastAsia="Times New Roman" w:cs="Times New Roman"/>
          <w:b/>
          <w:bCs/>
        </w:rPr>
      </w:pPr>
      <w:commentRangeStart w:id="157"/>
      <w:r w:rsidRPr="00F25BF8">
        <w:rPr>
          <w:rFonts w:eastAsia="Times New Roman" w:cs="Times New Roman"/>
          <w:b/>
          <w:bCs/>
        </w:rPr>
        <w:t>S</w:t>
      </w:r>
      <w:r>
        <w:rPr>
          <w:rFonts w:eastAsia="Times New Roman" w:cs="Times New Roman"/>
          <w:b/>
          <w:bCs/>
        </w:rPr>
        <w:t>ECTION H. FOREST</w:t>
      </w:r>
      <w:r w:rsidRPr="00F25BF8">
        <w:rPr>
          <w:rFonts w:eastAsia="Times New Roman" w:cs="Times New Roman"/>
          <w:b/>
          <w:bCs/>
        </w:rPr>
        <w:t xml:space="preserve"> CONFLICT</w:t>
      </w:r>
      <w:commentRangeEnd w:id="157"/>
      <w:r>
        <w:rPr>
          <w:rStyle w:val="CommentReference"/>
        </w:rPr>
        <w:commentReference w:id="157"/>
      </w:r>
    </w:p>
    <w:p w14:paraId="454878EA" w14:textId="77777777" w:rsidR="00F7697D" w:rsidRDefault="00F7697D" w:rsidP="00F7697D">
      <w:pPr>
        <w:spacing w:after="0" w:line="240" w:lineRule="auto"/>
        <w:contextualSpacing/>
        <w:rPr>
          <w:rFonts w:eastAsia="Times New Roman" w:cs="Times New Roman"/>
          <w:b/>
          <w:bCs/>
        </w:rPr>
      </w:pPr>
    </w:p>
    <w:tbl>
      <w:tblPr>
        <w:tblStyle w:val="TableGrid"/>
        <w:tblW w:w="12262" w:type="dxa"/>
        <w:jc w:val="center"/>
        <w:tblInd w:w="-3307" w:type="dxa"/>
        <w:tblLayout w:type="fixed"/>
        <w:tblCellMar>
          <w:left w:w="29" w:type="dxa"/>
          <w:right w:w="29" w:type="dxa"/>
        </w:tblCellMar>
        <w:tblLook w:val="04A0" w:firstRow="1" w:lastRow="0" w:firstColumn="1" w:lastColumn="0" w:noHBand="0" w:noVBand="1"/>
      </w:tblPr>
      <w:tblGrid>
        <w:gridCol w:w="731"/>
        <w:gridCol w:w="810"/>
        <w:gridCol w:w="1350"/>
        <w:gridCol w:w="810"/>
        <w:gridCol w:w="1000"/>
        <w:gridCol w:w="1080"/>
        <w:gridCol w:w="1080"/>
        <w:gridCol w:w="879"/>
        <w:gridCol w:w="1440"/>
        <w:gridCol w:w="1614"/>
        <w:gridCol w:w="1468"/>
      </w:tblGrid>
      <w:tr w:rsidR="002954A7" w:rsidRPr="00DC552F" w14:paraId="458D7279" w14:textId="020EAAD7" w:rsidTr="002954A7">
        <w:trPr>
          <w:trHeight w:val="2141"/>
          <w:jc w:val="center"/>
        </w:trPr>
        <w:tc>
          <w:tcPr>
            <w:tcW w:w="731" w:type="dxa"/>
          </w:tcPr>
          <w:p w14:paraId="13DCF4FB" w14:textId="77777777" w:rsidR="002954A7" w:rsidRPr="00DC552F" w:rsidRDefault="002954A7" w:rsidP="00F7697D">
            <w:pPr>
              <w:contextualSpacing/>
              <w:jc w:val="center"/>
              <w:rPr>
                <w:b/>
                <w:sz w:val="20"/>
              </w:rPr>
            </w:pPr>
            <w:r w:rsidRPr="00DC552F">
              <w:rPr>
                <w:b/>
                <w:sz w:val="20"/>
              </w:rPr>
              <w:t>Forest</w:t>
            </w:r>
          </w:p>
          <w:p w14:paraId="1EAEFB2E" w14:textId="77777777" w:rsidR="002954A7" w:rsidRPr="00DC552F" w:rsidRDefault="002954A7" w:rsidP="00F7697D">
            <w:pPr>
              <w:contextualSpacing/>
              <w:jc w:val="center"/>
              <w:rPr>
                <w:b/>
                <w:sz w:val="20"/>
              </w:rPr>
            </w:pPr>
            <w:proofErr w:type="gramStart"/>
            <w:r w:rsidRPr="00DC552F">
              <w:rPr>
                <w:b/>
                <w:sz w:val="20"/>
              </w:rPr>
              <w:t>code</w:t>
            </w:r>
            <w:proofErr w:type="gramEnd"/>
          </w:p>
        </w:tc>
        <w:tc>
          <w:tcPr>
            <w:tcW w:w="810" w:type="dxa"/>
          </w:tcPr>
          <w:p w14:paraId="39E6DDD1" w14:textId="77777777" w:rsidR="002954A7" w:rsidRPr="00DC552F" w:rsidRDefault="002954A7" w:rsidP="00F7697D">
            <w:pPr>
              <w:contextualSpacing/>
              <w:jc w:val="center"/>
              <w:rPr>
                <w:sz w:val="20"/>
              </w:rPr>
            </w:pPr>
            <w:r w:rsidRPr="00DC552F">
              <w:rPr>
                <w:sz w:val="20"/>
              </w:rPr>
              <w:t>Name of the forest</w:t>
            </w:r>
          </w:p>
        </w:tc>
        <w:tc>
          <w:tcPr>
            <w:tcW w:w="1350" w:type="dxa"/>
          </w:tcPr>
          <w:p w14:paraId="421167CD" w14:textId="386F7B6A" w:rsidR="002954A7" w:rsidRDefault="002954A7" w:rsidP="00F7697D">
            <w:pPr>
              <w:contextualSpacing/>
              <w:jc w:val="center"/>
              <w:rPr>
                <w:sz w:val="20"/>
              </w:rPr>
            </w:pPr>
            <w:r>
              <w:rPr>
                <w:sz w:val="20"/>
              </w:rPr>
              <w:t xml:space="preserve">Have you ever experienced a conflict over use or access to this forest over the pa? </w:t>
            </w:r>
          </w:p>
          <w:p w14:paraId="30C80A0D" w14:textId="77777777" w:rsidR="002954A7" w:rsidRDefault="002954A7" w:rsidP="00F7697D">
            <w:pPr>
              <w:contextualSpacing/>
              <w:jc w:val="center"/>
              <w:rPr>
                <w:sz w:val="20"/>
              </w:rPr>
            </w:pPr>
            <w:r>
              <w:rPr>
                <w:sz w:val="20"/>
              </w:rPr>
              <w:t>0=No</w:t>
            </w:r>
          </w:p>
          <w:p w14:paraId="68D8670D" w14:textId="1250D21A" w:rsidR="002954A7" w:rsidRPr="00DC552F" w:rsidRDefault="002954A7" w:rsidP="00F7697D">
            <w:pPr>
              <w:contextualSpacing/>
              <w:jc w:val="center"/>
              <w:rPr>
                <w:sz w:val="20"/>
              </w:rPr>
            </w:pPr>
            <w:r>
              <w:rPr>
                <w:sz w:val="20"/>
              </w:rPr>
              <w:t>1=Yes</w:t>
            </w:r>
          </w:p>
        </w:tc>
        <w:tc>
          <w:tcPr>
            <w:tcW w:w="810" w:type="dxa"/>
          </w:tcPr>
          <w:p w14:paraId="50F64C8A" w14:textId="37A78202" w:rsidR="002954A7" w:rsidRPr="00623BDD" w:rsidRDefault="00DA00DA" w:rsidP="00F7697D">
            <w:pPr>
              <w:contextualSpacing/>
              <w:jc w:val="center"/>
              <w:rPr>
                <w:sz w:val="20"/>
                <w:szCs w:val="20"/>
              </w:rPr>
            </w:pPr>
            <w:r>
              <w:rPr>
                <w:sz w:val="20"/>
                <w:szCs w:val="20"/>
              </w:rPr>
              <w:t>What was this dispute about?</w:t>
            </w:r>
          </w:p>
        </w:tc>
        <w:tc>
          <w:tcPr>
            <w:tcW w:w="1000" w:type="dxa"/>
          </w:tcPr>
          <w:p w14:paraId="30334CB6" w14:textId="77777777" w:rsidR="002954A7" w:rsidRDefault="00DA00DA" w:rsidP="00F7697D">
            <w:pPr>
              <w:contextualSpacing/>
              <w:jc w:val="center"/>
              <w:rPr>
                <w:sz w:val="20"/>
                <w:szCs w:val="20"/>
              </w:rPr>
            </w:pPr>
            <w:commentRangeStart w:id="158"/>
            <w:r>
              <w:rPr>
                <w:sz w:val="20"/>
                <w:szCs w:val="20"/>
              </w:rPr>
              <w:t>****</w:t>
            </w:r>
            <w:commentRangeEnd w:id="158"/>
            <w:r>
              <w:rPr>
                <w:rStyle w:val="CommentReference"/>
              </w:rPr>
              <w:commentReference w:id="158"/>
            </w:r>
          </w:p>
          <w:p w14:paraId="17FBB530" w14:textId="39899509" w:rsidR="00DA00DA" w:rsidRDefault="00DA00DA" w:rsidP="00F7697D">
            <w:pPr>
              <w:contextualSpacing/>
              <w:jc w:val="center"/>
              <w:rPr>
                <w:sz w:val="20"/>
                <w:szCs w:val="20"/>
              </w:rPr>
            </w:pPr>
          </w:p>
          <w:p w14:paraId="6E275D79" w14:textId="7739D7AD" w:rsidR="00DA00DA" w:rsidRDefault="00DA00DA" w:rsidP="00DA00DA">
            <w:pPr>
              <w:rPr>
                <w:sz w:val="20"/>
                <w:szCs w:val="20"/>
              </w:rPr>
            </w:pPr>
          </w:p>
          <w:p w14:paraId="0113F745" w14:textId="7601C96F" w:rsidR="00DA00DA" w:rsidRPr="00DA00DA" w:rsidRDefault="00DA00DA" w:rsidP="00DA00DA">
            <w:pPr>
              <w:rPr>
                <w:sz w:val="20"/>
                <w:szCs w:val="20"/>
              </w:rPr>
            </w:pPr>
            <w:r>
              <w:rPr>
                <w:sz w:val="20"/>
                <w:szCs w:val="20"/>
              </w:rPr>
              <w:t>Who was involved in the dispute?</w:t>
            </w:r>
          </w:p>
        </w:tc>
        <w:tc>
          <w:tcPr>
            <w:tcW w:w="1080" w:type="dxa"/>
          </w:tcPr>
          <w:p w14:paraId="2FC14382" w14:textId="77777777" w:rsidR="002954A7" w:rsidRPr="00623BDD" w:rsidRDefault="002954A7" w:rsidP="00F7697D">
            <w:pPr>
              <w:contextualSpacing/>
              <w:jc w:val="center"/>
              <w:rPr>
                <w:sz w:val="20"/>
                <w:szCs w:val="20"/>
              </w:rPr>
            </w:pPr>
          </w:p>
        </w:tc>
        <w:tc>
          <w:tcPr>
            <w:tcW w:w="1080" w:type="dxa"/>
          </w:tcPr>
          <w:p w14:paraId="5260BF78" w14:textId="0956A5F2" w:rsidR="002954A7" w:rsidRPr="00623BDD" w:rsidRDefault="00DA00DA" w:rsidP="00F7697D">
            <w:pPr>
              <w:contextualSpacing/>
              <w:jc w:val="center"/>
              <w:rPr>
                <w:sz w:val="20"/>
                <w:szCs w:val="20"/>
              </w:rPr>
            </w:pPr>
            <w:r>
              <w:rPr>
                <w:sz w:val="20"/>
                <w:szCs w:val="20"/>
              </w:rPr>
              <w:t xml:space="preserve">Is the conflict resolved? </w:t>
            </w:r>
          </w:p>
        </w:tc>
        <w:tc>
          <w:tcPr>
            <w:tcW w:w="879" w:type="dxa"/>
          </w:tcPr>
          <w:p w14:paraId="23828E1E" w14:textId="7EEA7045" w:rsidR="00DA00DA" w:rsidRPr="00F25BF8" w:rsidRDefault="00DA00DA" w:rsidP="00DA00DA">
            <w:pPr>
              <w:contextualSpacing/>
              <w:jc w:val="center"/>
              <w:rPr>
                <w:sz w:val="20"/>
              </w:rPr>
            </w:pPr>
            <w:r w:rsidRPr="00F25BF8">
              <w:rPr>
                <w:sz w:val="20"/>
              </w:rPr>
              <w:t>H.22Where is the FIRST place this dispute was taken to be resolved?</w:t>
            </w:r>
          </w:p>
          <w:p w14:paraId="79B4D074" w14:textId="6292E06D" w:rsidR="002954A7" w:rsidRPr="00623BDD" w:rsidRDefault="00DA00DA" w:rsidP="00DA00DA">
            <w:pPr>
              <w:contextualSpacing/>
              <w:jc w:val="center"/>
              <w:rPr>
                <w:sz w:val="20"/>
                <w:szCs w:val="20"/>
              </w:rPr>
            </w:pPr>
            <w:r w:rsidRPr="00F25BF8">
              <w:rPr>
                <w:sz w:val="20"/>
              </w:rPr>
              <w:t>(See Dispute Place Code Below)</w:t>
            </w:r>
          </w:p>
        </w:tc>
        <w:tc>
          <w:tcPr>
            <w:tcW w:w="1440" w:type="dxa"/>
            <w:vAlign w:val="center"/>
          </w:tcPr>
          <w:p w14:paraId="0B9777FA" w14:textId="02E1F524" w:rsidR="002954A7" w:rsidRPr="00623BDD" w:rsidRDefault="00DA00DA" w:rsidP="00F7697D">
            <w:pPr>
              <w:contextualSpacing/>
              <w:jc w:val="center"/>
              <w:rPr>
                <w:sz w:val="20"/>
                <w:szCs w:val="20"/>
              </w:rPr>
            </w:pPr>
            <w:r>
              <w:rPr>
                <w:sz w:val="20"/>
              </w:rPr>
              <w:t xml:space="preserve">Are there any other places that the dispute was taken for resolution? </w:t>
            </w:r>
          </w:p>
        </w:tc>
        <w:tc>
          <w:tcPr>
            <w:tcW w:w="1614" w:type="dxa"/>
            <w:vAlign w:val="center"/>
          </w:tcPr>
          <w:p w14:paraId="34769285" w14:textId="77777777" w:rsidR="00DA00DA" w:rsidRPr="00F25BF8" w:rsidRDefault="00DA00DA" w:rsidP="00DA00DA">
            <w:pPr>
              <w:contextualSpacing/>
              <w:jc w:val="center"/>
              <w:rPr>
                <w:sz w:val="20"/>
              </w:rPr>
            </w:pPr>
            <w:r w:rsidRPr="00F25BF8">
              <w:rPr>
                <w:sz w:val="20"/>
              </w:rPr>
              <w:t>H.21</w:t>
            </w:r>
            <w:r>
              <w:rPr>
                <w:sz w:val="20"/>
              </w:rPr>
              <w:t xml:space="preserve">How long did it take for the </w:t>
            </w:r>
            <w:r w:rsidRPr="00F25BF8">
              <w:rPr>
                <w:sz w:val="20"/>
              </w:rPr>
              <w:t>dispute to be resolved?</w:t>
            </w:r>
          </w:p>
          <w:p w14:paraId="20ADCD6F" w14:textId="43DFDAD9" w:rsidR="002954A7" w:rsidRPr="00623BDD" w:rsidRDefault="00DA00DA" w:rsidP="00DA00DA">
            <w:pPr>
              <w:contextualSpacing/>
              <w:jc w:val="center"/>
              <w:rPr>
                <w:sz w:val="20"/>
                <w:szCs w:val="20"/>
              </w:rPr>
            </w:pPr>
            <w:r w:rsidRPr="00F25BF8">
              <w:rPr>
                <w:sz w:val="20"/>
              </w:rPr>
              <w:t>(See code below)</w:t>
            </w:r>
          </w:p>
        </w:tc>
        <w:tc>
          <w:tcPr>
            <w:tcW w:w="1468" w:type="dxa"/>
            <w:vAlign w:val="center"/>
          </w:tcPr>
          <w:p w14:paraId="747D0EBA" w14:textId="7F97F961" w:rsidR="002954A7" w:rsidRPr="00F25BF8" w:rsidRDefault="002954A7" w:rsidP="007E02CA">
            <w:pPr>
              <w:contextualSpacing/>
              <w:jc w:val="center"/>
              <w:rPr>
                <w:sz w:val="20"/>
              </w:rPr>
            </w:pPr>
            <w:r w:rsidRPr="00F25BF8">
              <w:rPr>
                <w:sz w:val="20"/>
              </w:rPr>
              <w:t>H.23</w:t>
            </w:r>
            <w:r w:rsidR="00DA00DA">
              <w:rPr>
                <w:sz w:val="20"/>
              </w:rPr>
              <w:t>How satisfied were you with the</w:t>
            </w:r>
            <w:r w:rsidRPr="00F25BF8">
              <w:rPr>
                <w:sz w:val="20"/>
              </w:rPr>
              <w:t xml:space="preserve"> outcome?</w:t>
            </w:r>
          </w:p>
          <w:p w14:paraId="07BC9994" w14:textId="7CAADDF1" w:rsidR="002954A7" w:rsidRPr="00623BDD" w:rsidRDefault="002954A7" w:rsidP="00F7697D">
            <w:pPr>
              <w:contextualSpacing/>
              <w:jc w:val="center"/>
              <w:rPr>
                <w:sz w:val="20"/>
                <w:szCs w:val="20"/>
              </w:rPr>
            </w:pPr>
            <w:r w:rsidRPr="00F25BF8">
              <w:rPr>
                <w:sz w:val="20"/>
              </w:rPr>
              <w:t>(See Satisfaction Code Below)</w:t>
            </w:r>
          </w:p>
        </w:tc>
      </w:tr>
      <w:tr w:rsidR="002954A7" w:rsidRPr="00DC552F" w14:paraId="7D0BCD73" w14:textId="70201B75" w:rsidTr="002954A7">
        <w:trPr>
          <w:trHeight w:val="244"/>
          <w:jc w:val="center"/>
        </w:trPr>
        <w:tc>
          <w:tcPr>
            <w:tcW w:w="731" w:type="dxa"/>
            <w:vMerge w:val="restart"/>
          </w:tcPr>
          <w:p w14:paraId="1A6C3864" w14:textId="053661C1" w:rsidR="002954A7" w:rsidRPr="00DC552F" w:rsidRDefault="002954A7" w:rsidP="00F7697D">
            <w:pPr>
              <w:contextualSpacing/>
              <w:jc w:val="center"/>
              <w:rPr>
                <w:b/>
                <w:sz w:val="20"/>
              </w:rPr>
            </w:pPr>
            <w:r w:rsidRPr="00DC552F">
              <w:rPr>
                <w:b/>
                <w:sz w:val="20"/>
              </w:rPr>
              <w:t>1</w:t>
            </w:r>
          </w:p>
        </w:tc>
        <w:tc>
          <w:tcPr>
            <w:tcW w:w="810" w:type="dxa"/>
            <w:vMerge w:val="restart"/>
          </w:tcPr>
          <w:p w14:paraId="44BC24CD" w14:textId="77777777" w:rsidR="002954A7" w:rsidRPr="00DC552F" w:rsidRDefault="002954A7" w:rsidP="00F7697D">
            <w:pPr>
              <w:contextualSpacing/>
              <w:jc w:val="center"/>
              <w:rPr>
                <w:sz w:val="20"/>
              </w:rPr>
            </w:pPr>
          </w:p>
        </w:tc>
        <w:tc>
          <w:tcPr>
            <w:tcW w:w="1350" w:type="dxa"/>
            <w:vMerge w:val="restart"/>
          </w:tcPr>
          <w:p w14:paraId="00DCA976" w14:textId="77777777" w:rsidR="002954A7" w:rsidRPr="00DC552F" w:rsidRDefault="002954A7" w:rsidP="00F7697D">
            <w:pPr>
              <w:contextualSpacing/>
              <w:jc w:val="center"/>
              <w:rPr>
                <w:sz w:val="20"/>
              </w:rPr>
            </w:pPr>
          </w:p>
        </w:tc>
        <w:tc>
          <w:tcPr>
            <w:tcW w:w="810" w:type="dxa"/>
            <w:vMerge w:val="restart"/>
          </w:tcPr>
          <w:p w14:paraId="2C5DD74E" w14:textId="243DD9DE" w:rsidR="002954A7" w:rsidRPr="00DC552F" w:rsidRDefault="002954A7" w:rsidP="00F7697D">
            <w:pPr>
              <w:contextualSpacing/>
              <w:jc w:val="center"/>
              <w:rPr>
                <w:sz w:val="20"/>
              </w:rPr>
            </w:pPr>
          </w:p>
        </w:tc>
        <w:tc>
          <w:tcPr>
            <w:tcW w:w="1000" w:type="dxa"/>
            <w:vMerge w:val="restart"/>
          </w:tcPr>
          <w:p w14:paraId="33F12E90" w14:textId="77777777" w:rsidR="002954A7" w:rsidRPr="00DC552F" w:rsidRDefault="002954A7" w:rsidP="00F7697D">
            <w:pPr>
              <w:contextualSpacing/>
              <w:jc w:val="center"/>
              <w:rPr>
                <w:sz w:val="20"/>
              </w:rPr>
            </w:pPr>
          </w:p>
        </w:tc>
        <w:tc>
          <w:tcPr>
            <w:tcW w:w="1080" w:type="dxa"/>
            <w:vMerge w:val="restart"/>
          </w:tcPr>
          <w:p w14:paraId="5D85759A" w14:textId="77777777" w:rsidR="002954A7" w:rsidRPr="00DC552F" w:rsidRDefault="002954A7" w:rsidP="00F7697D">
            <w:pPr>
              <w:contextualSpacing/>
              <w:jc w:val="center"/>
              <w:rPr>
                <w:sz w:val="20"/>
              </w:rPr>
            </w:pPr>
          </w:p>
        </w:tc>
        <w:tc>
          <w:tcPr>
            <w:tcW w:w="1080" w:type="dxa"/>
            <w:vMerge w:val="restart"/>
          </w:tcPr>
          <w:p w14:paraId="185056C6" w14:textId="77777777" w:rsidR="002954A7" w:rsidRPr="00DC552F" w:rsidRDefault="002954A7" w:rsidP="00F7697D">
            <w:pPr>
              <w:contextualSpacing/>
              <w:jc w:val="center"/>
              <w:rPr>
                <w:sz w:val="20"/>
              </w:rPr>
            </w:pPr>
          </w:p>
        </w:tc>
        <w:tc>
          <w:tcPr>
            <w:tcW w:w="879" w:type="dxa"/>
            <w:vMerge w:val="restart"/>
          </w:tcPr>
          <w:p w14:paraId="7ABB5B27" w14:textId="77777777" w:rsidR="002954A7" w:rsidRPr="00DC552F" w:rsidRDefault="002954A7" w:rsidP="00F7697D">
            <w:pPr>
              <w:contextualSpacing/>
              <w:jc w:val="center"/>
              <w:rPr>
                <w:sz w:val="20"/>
              </w:rPr>
            </w:pPr>
          </w:p>
        </w:tc>
        <w:tc>
          <w:tcPr>
            <w:tcW w:w="1440" w:type="dxa"/>
            <w:vMerge w:val="restart"/>
          </w:tcPr>
          <w:p w14:paraId="65747AD1" w14:textId="7007EA7B" w:rsidR="002954A7" w:rsidRPr="00DC552F" w:rsidRDefault="002954A7" w:rsidP="00F7697D">
            <w:pPr>
              <w:contextualSpacing/>
              <w:jc w:val="center"/>
              <w:rPr>
                <w:sz w:val="20"/>
              </w:rPr>
            </w:pPr>
          </w:p>
        </w:tc>
        <w:tc>
          <w:tcPr>
            <w:tcW w:w="1614" w:type="dxa"/>
            <w:vMerge w:val="restart"/>
          </w:tcPr>
          <w:p w14:paraId="58222C69" w14:textId="77777777" w:rsidR="002954A7" w:rsidRPr="00DC552F" w:rsidRDefault="002954A7" w:rsidP="00F7697D">
            <w:pPr>
              <w:contextualSpacing/>
              <w:jc w:val="center"/>
              <w:rPr>
                <w:sz w:val="20"/>
              </w:rPr>
            </w:pPr>
          </w:p>
        </w:tc>
        <w:tc>
          <w:tcPr>
            <w:tcW w:w="1468" w:type="dxa"/>
            <w:vMerge w:val="restart"/>
          </w:tcPr>
          <w:p w14:paraId="1ACA55FC" w14:textId="77777777" w:rsidR="002954A7" w:rsidRPr="00DC552F" w:rsidRDefault="002954A7" w:rsidP="00F7697D">
            <w:pPr>
              <w:contextualSpacing/>
              <w:jc w:val="center"/>
              <w:rPr>
                <w:sz w:val="20"/>
              </w:rPr>
            </w:pPr>
          </w:p>
        </w:tc>
      </w:tr>
      <w:tr w:rsidR="002954A7" w:rsidRPr="00DC552F" w14:paraId="4EF9D988" w14:textId="3DB99DDD" w:rsidTr="002954A7">
        <w:trPr>
          <w:trHeight w:val="244"/>
          <w:jc w:val="center"/>
        </w:trPr>
        <w:tc>
          <w:tcPr>
            <w:tcW w:w="731" w:type="dxa"/>
            <w:vMerge/>
          </w:tcPr>
          <w:p w14:paraId="48D5AB8A" w14:textId="77777777" w:rsidR="002954A7" w:rsidRPr="00DC552F" w:rsidRDefault="002954A7" w:rsidP="00F7697D">
            <w:pPr>
              <w:contextualSpacing/>
              <w:jc w:val="center"/>
              <w:rPr>
                <w:b/>
                <w:sz w:val="20"/>
              </w:rPr>
            </w:pPr>
          </w:p>
        </w:tc>
        <w:tc>
          <w:tcPr>
            <w:tcW w:w="810" w:type="dxa"/>
            <w:vMerge/>
          </w:tcPr>
          <w:p w14:paraId="4822A33A" w14:textId="77777777" w:rsidR="002954A7" w:rsidRPr="00DC552F" w:rsidRDefault="002954A7" w:rsidP="00F7697D">
            <w:pPr>
              <w:contextualSpacing/>
              <w:jc w:val="center"/>
              <w:rPr>
                <w:sz w:val="20"/>
              </w:rPr>
            </w:pPr>
          </w:p>
        </w:tc>
        <w:tc>
          <w:tcPr>
            <w:tcW w:w="1350" w:type="dxa"/>
            <w:vMerge/>
          </w:tcPr>
          <w:p w14:paraId="73DCB698" w14:textId="77777777" w:rsidR="002954A7" w:rsidRPr="00DC552F" w:rsidRDefault="002954A7" w:rsidP="00F7697D">
            <w:pPr>
              <w:contextualSpacing/>
              <w:jc w:val="center"/>
              <w:rPr>
                <w:sz w:val="20"/>
              </w:rPr>
            </w:pPr>
          </w:p>
        </w:tc>
        <w:tc>
          <w:tcPr>
            <w:tcW w:w="810" w:type="dxa"/>
            <w:vMerge/>
          </w:tcPr>
          <w:p w14:paraId="7555CCD7" w14:textId="53D76518" w:rsidR="002954A7" w:rsidRPr="00DC552F" w:rsidRDefault="002954A7" w:rsidP="00F7697D">
            <w:pPr>
              <w:contextualSpacing/>
              <w:jc w:val="center"/>
              <w:rPr>
                <w:sz w:val="20"/>
              </w:rPr>
            </w:pPr>
          </w:p>
        </w:tc>
        <w:tc>
          <w:tcPr>
            <w:tcW w:w="1000" w:type="dxa"/>
            <w:vMerge/>
          </w:tcPr>
          <w:p w14:paraId="6A058645" w14:textId="77777777" w:rsidR="002954A7" w:rsidRPr="00DC552F" w:rsidRDefault="002954A7" w:rsidP="00F7697D">
            <w:pPr>
              <w:contextualSpacing/>
              <w:jc w:val="center"/>
              <w:rPr>
                <w:sz w:val="20"/>
              </w:rPr>
            </w:pPr>
          </w:p>
        </w:tc>
        <w:tc>
          <w:tcPr>
            <w:tcW w:w="1080" w:type="dxa"/>
            <w:vMerge/>
          </w:tcPr>
          <w:p w14:paraId="25D3736C" w14:textId="77777777" w:rsidR="002954A7" w:rsidRPr="00DC552F" w:rsidRDefault="002954A7" w:rsidP="00F7697D">
            <w:pPr>
              <w:contextualSpacing/>
              <w:jc w:val="center"/>
              <w:rPr>
                <w:sz w:val="20"/>
              </w:rPr>
            </w:pPr>
          </w:p>
        </w:tc>
        <w:tc>
          <w:tcPr>
            <w:tcW w:w="1080" w:type="dxa"/>
            <w:vMerge/>
          </w:tcPr>
          <w:p w14:paraId="0FB88EBC" w14:textId="77777777" w:rsidR="002954A7" w:rsidRPr="00DC552F" w:rsidRDefault="002954A7" w:rsidP="00F7697D">
            <w:pPr>
              <w:contextualSpacing/>
              <w:jc w:val="center"/>
              <w:rPr>
                <w:sz w:val="20"/>
              </w:rPr>
            </w:pPr>
          </w:p>
        </w:tc>
        <w:tc>
          <w:tcPr>
            <w:tcW w:w="879" w:type="dxa"/>
            <w:vMerge/>
          </w:tcPr>
          <w:p w14:paraId="550305F2" w14:textId="77777777" w:rsidR="002954A7" w:rsidRPr="00DC552F" w:rsidRDefault="002954A7" w:rsidP="00F7697D">
            <w:pPr>
              <w:contextualSpacing/>
              <w:jc w:val="center"/>
              <w:rPr>
                <w:sz w:val="20"/>
              </w:rPr>
            </w:pPr>
          </w:p>
        </w:tc>
        <w:tc>
          <w:tcPr>
            <w:tcW w:w="1440" w:type="dxa"/>
            <w:vMerge/>
          </w:tcPr>
          <w:p w14:paraId="3D8725EF" w14:textId="25EB7562" w:rsidR="002954A7" w:rsidRPr="00DC552F" w:rsidRDefault="002954A7" w:rsidP="00F7697D">
            <w:pPr>
              <w:contextualSpacing/>
              <w:jc w:val="center"/>
              <w:rPr>
                <w:sz w:val="20"/>
              </w:rPr>
            </w:pPr>
          </w:p>
        </w:tc>
        <w:tc>
          <w:tcPr>
            <w:tcW w:w="1614" w:type="dxa"/>
            <w:vMerge/>
          </w:tcPr>
          <w:p w14:paraId="040FFCC9" w14:textId="77777777" w:rsidR="002954A7" w:rsidRPr="00DC552F" w:rsidRDefault="002954A7" w:rsidP="00F7697D">
            <w:pPr>
              <w:contextualSpacing/>
              <w:jc w:val="center"/>
              <w:rPr>
                <w:sz w:val="20"/>
              </w:rPr>
            </w:pPr>
          </w:p>
        </w:tc>
        <w:tc>
          <w:tcPr>
            <w:tcW w:w="1468" w:type="dxa"/>
            <w:vMerge/>
          </w:tcPr>
          <w:p w14:paraId="14EA0074" w14:textId="77777777" w:rsidR="002954A7" w:rsidRPr="00DC552F" w:rsidRDefault="002954A7" w:rsidP="00F7697D">
            <w:pPr>
              <w:contextualSpacing/>
              <w:jc w:val="center"/>
              <w:rPr>
                <w:sz w:val="20"/>
              </w:rPr>
            </w:pPr>
          </w:p>
        </w:tc>
      </w:tr>
      <w:tr w:rsidR="002954A7" w:rsidRPr="00DC552F" w14:paraId="339D5A06" w14:textId="00E7655A" w:rsidTr="002954A7">
        <w:trPr>
          <w:trHeight w:val="244"/>
          <w:jc w:val="center"/>
        </w:trPr>
        <w:tc>
          <w:tcPr>
            <w:tcW w:w="731" w:type="dxa"/>
            <w:vMerge/>
          </w:tcPr>
          <w:p w14:paraId="621B218D" w14:textId="77777777" w:rsidR="002954A7" w:rsidRPr="00DC552F" w:rsidRDefault="002954A7" w:rsidP="00F7697D">
            <w:pPr>
              <w:contextualSpacing/>
              <w:jc w:val="center"/>
              <w:rPr>
                <w:b/>
                <w:sz w:val="20"/>
              </w:rPr>
            </w:pPr>
          </w:p>
        </w:tc>
        <w:tc>
          <w:tcPr>
            <w:tcW w:w="810" w:type="dxa"/>
            <w:vMerge/>
          </w:tcPr>
          <w:p w14:paraId="45E314AF" w14:textId="77777777" w:rsidR="002954A7" w:rsidRPr="00DC552F" w:rsidRDefault="002954A7" w:rsidP="00F7697D">
            <w:pPr>
              <w:contextualSpacing/>
              <w:jc w:val="center"/>
              <w:rPr>
                <w:sz w:val="20"/>
              </w:rPr>
            </w:pPr>
          </w:p>
        </w:tc>
        <w:tc>
          <w:tcPr>
            <w:tcW w:w="1350" w:type="dxa"/>
            <w:vMerge/>
          </w:tcPr>
          <w:p w14:paraId="339D5E15" w14:textId="77777777" w:rsidR="002954A7" w:rsidRPr="00DC552F" w:rsidRDefault="002954A7" w:rsidP="00F7697D">
            <w:pPr>
              <w:contextualSpacing/>
              <w:jc w:val="center"/>
              <w:rPr>
                <w:sz w:val="20"/>
              </w:rPr>
            </w:pPr>
          </w:p>
        </w:tc>
        <w:tc>
          <w:tcPr>
            <w:tcW w:w="810" w:type="dxa"/>
            <w:vMerge/>
          </w:tcPr>
          <w:p w14:paraId="372F23AC" w14:textId="19C1C811" w:rsidR="002954A7" w:rsidRPr="00DC552F" w:rsidRDefault="002954A7" w:rsidP="00F7697D">
            <w:pPr>
              <w:contextualSpacing/>
              <w:jc w:val="center"/>
              <w:rPr>
                <w:sz w:val="20"/>
              </w:rPr>
            </w:pPr>
          </w:p>
        </w:tc>
        <w:tc>
          <w:tcPr>
            <w:tcW w:w="1000" w:type="dxa"/>
            <w:vMerge/>
          </w:tcPr>
          <w:p w14:paraId="76C2B692" w14:textId="77777777" w:rsidR="002954A7" w:rsidRPr="00DC552F" w:rsidRDefault="002954A7" w:rsidP="00F7697D">
            <w:pPr>
              <w:contextualSpacing/>
              <w:jc w:val="center"/>
              <w:rPr>
                <w:sz w:val="20"/>
              </w:rPr>
            </w:pPr>
          </w:p>
        </w:tc>
        <w:tc>
          <w:tcPr>
            <w:tcW w:w="1080" w:type="dxa"/>
            <w:vMerge/>
          </w:tcPr>
          <w:p w14:paraId="653C313B" w14:textId="77777777" w:rsidR="002954A7" w:rsidRPr="00DC552F" w:rsidRDefault="002954A7" w:rsidP="00F7697D">
            <w:pPr>
              <w:contextualSpacing/>
              <w:jc w:val="center"/>
              <w:rPr>
                <w:sz w:val="20"/>
              </w:rPr>
            </w:pPr>
          </w:p>
        </w:tc>
        <w:tc>
          <w:tcPr>
            <w:tcW w:w="1080" w:type="dxa"/>
            <w:vMerge/>
          </w:tcPr>
          <w:p w14:paraId="17C59D5B" w14:textId="77777777" w:rsidR="002954A7" w:rsidRPr="00DC552F" w:rsidRDefault="002954A7" w:rsidP="00F7697D">
            <w:pPr>
              <w:contextualSpacing/>
              <w:jc w:val="center"/>
              <w:rPr>
                <w:sz w:val="20"/>
              </w:rPr>
            </w:pPr>
          </w:p>
        </w:tc>
        <w:tc>
          <w:tcPr>
            <w:tcW w:w="879" w:type="dxa"/>
            <w:vMerge/>
          </w:tcPr>
          <w:p w14:paraId="715A07D5" w14:textId="77777777" w:rsidR="002954A7" w:rsidRPr="00DC552F" w:rsidRDefault="002954A7" w:rsidP="00F7697D">
            <w:pPr>
              <w:contextualSpacing/>
              <w:jc w:val="center"/>
              <w:rPr>
                <w:sz w:val="20"/>
              </w:rPr>
            </w:pPr>
          </w:p>
        </w:tc>
        <w:tc>
          <w:tcPr>
            <w:tcW w:w="1440" w:type="dxa"/>
            <w:vMerge/>
          </w:tcPr>
          <w:p w14:paraId="58262A4A" w14:textId="75C3BDEC" w:rsidR="002954A7" w:rsidRPr="00DC552F" w:rsidRDefault="002954A7" w:rsidP="00F7697D">
            <w:pPr>
              <w:contextualSpacing/>
              <w:jc w:val="center"/>
              <w:rPr>
                <w:sz w:val="20"/>
              </w:rPr>
            </w:pPr>
          </w:p>
        </w:tc>
        <w:tc>
          <w:tcPr>
            <w:tcW w:w="1614" w:type="dxa"/>
            <w:vMerge/>
          </w:tcPr>
          <w:p w14:paraId="696D4E85" w14:textId="77777777" w:rsidR="002954A7" w:rsidRPr="00DC552F" w:rsidRDefault="002954A7" w:rsidP="00F7697D">
            <w:pPr>
              <w:contextualSpacing/>
              <w:jc w:val="center"/>
              <w:rPr>
                <w:sz w:val="20"/>
              </w:rPr>
            </w:pPr>
          </w:p>
        </w:tc>
        <w:tc>
          <w:tcPr>
            <w:tcW w:w="1468" w:type="dxa"/>
            <w:vMerge/>
          </w:tcPr>
          <w:p w14:paraId="4827E644" w14:textId="77777777" w:rsidR="002954A7" w:rsidRPr="00DC552F" w:rsidRDefault="002954A7" w:rsidP="00F7697D">
            <w:pPr>
              <w:contextualSpacing/>
              <w:jc w:val="center"/>
              <w:rPr>
                <w:sz w:val="20"/>
              </w:rPr>
            </w:pPr>
          </w:p>
        </w:tc>
      </w:tr>
      <w:tr w:rsidR="002954A7" w:rsidRPr="00DC552F" w14:paraId="3A3A8503" w14:textId="057A1730" w:rsidTr="002954A7">
        <w:trPr>
          <w:trHeight w:val="244"/>
          <w:jc w:val="center"/>
        </w:trPr>
        <w:tc>
          <w:tcPr>
            <w:tcW w:w="731" w:type="dxa"/>
            <w:vMerge/>
          </w:tcPr>
          <w:p w14:paraId="36936C1A" w14:textId="77777777" w:rsidR="002954A7" w:rsidRPr="00DC552F" w:rsidRDefault="002954A7" w:rsidP="00F7697D">
            <w:pPr>
              <w:contextualSpacing/>
              <w:jc w:val="center"/>
              <w:rPr>
                <w:b/>
                <w:sz w:val="20"/>
              </w:rPr>
            </w:pPr>
          </w:p>
        </w:tc>
        <w:tc>
          <w:tcPr>
            <w:tcW w:w="810" w:type="dxa"/>
            <w:vMerge/>
          </w:tcPr>
          <w:p w14:paraId="50A6E5B4" w14:textId="77777777" w:rsidR="002954A7" w:rsidRPr="00DC552F" w:rsidRDefault="002954A7" w:rsidP="00F7697D">
            <w:pPr>
              <w:contextualSpacing/>
              <w:jc w:val="center"/>
              <w:rPr>
                <w:sz w:val="20"/>
              </w:rPr>
            </w:pPr>
          </w:p>
        </w:tc>
        <w:tc>
          <w:tcPr>
            <w:tcW w:w="1350" w:type="dxa"/>
            <w:vMerge/>
          </w:tcPr>
          <w:p w14:paraId="2DC71670" w14:textId="77777777" w:rsidR="002954A7" w:rsidRPr="00DC552F" w:rsidRDefault="002954A7" w:rsidP="00F7697D">
            <w:pPr>
              <w:contextualSpacing/>
              <w:jc w:val="center"/>
              <w:rPr>
                <w:sz w:val="20"/>
              </w:rPr>
            </w:pPr>
          </w:p>
        </w:tc>
        <w:tc>
          <w:tcPr>
            <w:tcW w:w="810" w:type="dxa"/>
            <w:vMerge/>
          </w:tcPr>
          <w:p w14:paraId="49B49DAE" w14:textId="36A96E64" w:rsidR="002954A7" w:rsidRPr="00DC552F" w:rsidRDefault="002954A7" w:rsidP="00F7697D">
            <w:pPr>
              <w:contextualSpacing/>
              <w:jc w:val="center"/>
              <w:rPr>
                <w:sz w:val="20"/>
              </w:rPr>
            </w:pPr>
          </w:p>
        </w:tc>
        <w:tc>
          <w:tcPr>
            <w:tcW w:w="1000" w:type="dxa"/>
            <w:vMerge/>
          </w:tcPr>
          <w:p w14:paraId="74401B3D" w14:textId="77777777" w:rsidR="002954A7" w:rsidRPr="00DC552F" w:rsidRDefault="002954A7" w:rsidP="00F7697D">
            <w:pPr>
              <w:contextualSpacing/>
              <w:jc w:val="center"/>
              <w:rPr>
                <w:sz w:val="20"/>
              </w:rPr>
            </w:pPr>
          </w:p>
        </w:tc>
        <w:tc>
          <w:tcPr>
            <w:tcW w:w="1080" w:type="dxa"/>
            <w:vMerge/>
          </w:tcPr>
          <w:p w14:paraId="4313689B" w14:textId="77777777" w:rsidR="002954A7" w:rsidRPr="00DC552F" w:rsidRDefault="002954A7" w:rsidP="00F7697D">
            <w:pPr>
              <w:contextualSpacing/>
              <w:jc w:val="center"/>
              <w:rPr>
                <w:sz w:val="20"/>
              </w:rPr>
            </w:pPr>
          </w:p>
        </w:tc>
        <w:tc>
          <w:tcPr>
            <w:tcW w:w="1080" w:type="dxa"/>
            <w:vMerge/>
          </w:tcPr>
          <w:p w14:paraId="46047B35" w14:textId="77777777" w:rsidR="002954A7" w:rsidRPr="00DC552F" w:rsidRDefault="002954A7" w:rsidP="00F7697D">
            <w:pPr>
              <w:contextualSpacing/>
              <w:jc w:val="center"/>
              <w:rPr>
                <w:sz w:val="20"/>
              </w:rPr>
            </w:pPr>
          </w:p>
        </w:tc>
        <w:tc>
          <w:tcPr>
            <w:tcW w:w="879" w:type="dxa"/>
            <w:vMerge/>
          </w:tcPr>
          <w:p w14:paraId="6C182802" w14:textId="77777777" w:rsidR="002954A7" w:rsidRPr="00DC552F" w:rsidRDefault="002954A7" w:rsidP="00F7697D">
            <w:pPr>
              <w:contextualSpacing/>
              <w:jc w:val="center"/>
              <w:rPr>
                <w:sz w:val="20"/>
              </w:rPr>
            </w:pPr>
          </w:p>
        </w:tc>
        <w:tc>
          <w:tcPr>
            <w:tcW w:w="1440" w:type="dxa"/>
            <w:vMerge/>
          </w:tcPr>
          <w:p w14:paraId="6EBB6B69" w14:textId="18897347" w:rsidR="002954A7" w:rsidRPr="00DC552F" w:rsidRDefault="002954A7" w:rsidP="00F7697D">
            <w:pPr>
              <w:contextualSpacing/>
              <w:jc w:val="center"/>
              <w:rPr>
                <w:sz w:val="20"/>
              </w:rPr>
            </w:pPr>
          </w:p>
        </w:tc>
        <w:tc>
          <w:tcPr>
            <w:tcW w:w="1614" w:type="dxa"/>
            <w:vMerge/>
          </w:tcPr>
          <w:p w14:paraId="63A287B7" w14:textId="77777777" w:rsidR="002954A7" w:rsidRPr="00DC552F" w:rsidRDefault="002954A7" w:rsidP="00F7697D">
            <w:pPr>
              <w:contextualSpacing/>
              <w:jc w:val="center"/>
              <w:rPr>
                <w:sz w:val="20"/>
              </w:rPr>
            </w:pPr>
          </w:p>
        </w:tc>
        <w:tc>
          <w:tcPr>
            <w:tcW w:w="1468" w:type="dxa"/>
            <w:vMerge/>
          </w:tcPr>
          <w:p w14:paraId="37D852A5" w14:textId="77777777" w:rsidR="002954A7" w:rsidRPr="00DC552F" w:rsidRDefault="002954A7" w:rsidP="00F7697D">
            <w:pPr>
              <w:contextualSpacing/>
              <w:jc w:val="center"/>
              <w:rPr>
                <w:sz w:val="20"/>
              </w:rPr>
            </w:pPr>
          </w:p>
        </w:tc>
      </w:tr>
      <w:tr w:rsidR="002954A7" w:rsidRPr="00DC552F" w14:paraId="723CCEBE" w14:textId="2B43FF65" w:rsidTr="002954A7">
        <w:trPr>
          <w:trHeight w:val="244"/>
          <w:jc w:val="center"/>
        </w:trPr>
        <w:tc>
          <w:tcPr>
            <w:tcW w:w="731" w:type="dxa"/>
            <w:vMerge/>
          </w:tcPr>
          <w:p w14:paraId="720D8487" w14:textId="77777777" w:rsidR="002954A7" w:rsidRPr="00DC552F" w:rsidRDefault="002954A7" w:rsidP="00F7697D">
            <w:pPr>
              <w:contextualSpacing/>
              <w:jc w:val="center"/>
              <w:rPr>
                <w:b/>
                <w:sz w:val="20"/>
              </w:rPr>
            </w:pPr>
          </w:p>
        </w:tc>
        <w:tc>
          <w:tcPr>
            <w:tcW w:w="810" w:type="dxa"/>
            <w:vMerge/>
          </w:tcPr>
          <w:p w14:paraId="0BA210FA" w14:textId="77777777" w:rsidR="002954A7" w:rsidRPr="00DC552F" w:rsidRDefault="002954A7" w:rsidP="00F7697D">
            <w:pPr>
              <w:contextualSpacing/>
              <w:jc w:val="center"/>
              <w:rPr>
                <w:sz w:val="20"/>
              </w:rPr>
            </w:pPr>
          </w:p>
        </w:tc>
        <w:tc>
          <w:tcPr>
            <w:tcW w:w="1350" w:type="dxa"/>
            <w:vMerge/>
          </w:tcPr>
          <w:p w14:paraId="637209E1" w14:textId="77777777" w:rsidR="002954A7" w:rsidRPr="00DC552F" w:rsidRDefault="002954A7" w:rsidP="00F7697D">
            <w:pPr>
              <w:contextualSpacing/>
              <w:jc w:val="center"/>
              <w:rPr>
                <w:sz w:val="20"/>
              </w:rPr>
            </w:pPr>
          </w:p>
        </w:tc>
        <w:tc>
          <w:tcPr>
            <w:tcW w:w="810" w:type="dxa"/>
            <w:vMerge/>
          </w:tcPr>
          <w:p w14:paraId="28F1EC62" w14:textId="26CFFAB6" w:rsidR="002954A7" w:rsidRPr="00DC552F" w:rsidRDefault="002954A7" w:rsidP="00F7697D">
            <w:pPr>
              <w:contextualSpacing/>
              <w:jc w:val="center"/>
              <w:rPr>
                <w:sz w:val="20"/>
              </w:rPr>
            </w:pPr>
          </w:p>
        </w:tc>
        <w:tc>
          <w:tcPr>
            <w:tcW w:w="1000" w:type="dxa"/>
            <w:vMerge/>
          </w:tcPr>
          <w:p w14:paraId="51135322" w14:textId="77777777" w:rsidR="002954A7" w:rsidRPr="00DC552F" w:rsidRDefault="002954A7" w:rsidP="00F7697D">
            <w:pPr>
              <w:contextualSpacing/>
              <w:jc w:val="center"/>
              <w:rPr>
                <w:sz w:val="20"/>
              </w:rPr>
            </w:pPr>
          </w:p>
        </w:tc>
        <w:tc>
          <w:tcPr>
            <w:tcW w:w="1080" w:type="dxa"/>
            <w:vMerge/>
          </w:tcPr>
          <w:p w14:paraId="2A0BAC6E" w14:textId="77777777" w:rsidR="002954A7" w:rsidRPr="00DC552F" w:rsidRDefault="002954A7" w:rsidP="00F7697D">
            <w:pPr>
              <w:contextualSpacing/>
              <w:jc w:val="center"/>
              <w:rPr>
                <w:sz w:val="20"/>
              </w:rPr>
            </w:pPr>
          </w:p>
        </w:tc>
        <w:tc>
          <w:tcPr>
            <w:tcW w:w="1080" w:type="dxa"/>
            <w:vMerge/>
          </w:tcPr>
          <w:p w14:paraId="0737BA27" w14:textId="77777777" w:rsidR="002954A7" w:rsidRPr="00DC552F" w:rsidRDefault="002954A7" w:rsidP="00F7697D">
            <w:pPr>
              <w:contextualSpacing/>
              <w:jc w:val="center"/>
              <w:rPr>
                <w:sz w:val="20"/>
              </w:rPr>
            </w:pPr>
          </w:p>
        </w:tc>
        <w:tc>
          <w:tcPr>
            <w:tcW w:w="879" w:type="dxa"/>
            <w:vMerge/>
          </w:tcPr>
          <w:p w14:paraId="546A9957" w14:textId="77777777" w:rsidR="002954A7" w:rsidRPr="00DC552F" w:rsidRDefault="002954A7" w:rsidP="00F7697D">
            <w:pPr>
              <w:contextualSpacing/>
              <w:jc w:val="center"/>
              <w:rPr>
                <w:sz w:val="20"/>
              </w:rPr>
            </w:pPr>
          </w:p>
        </w:tc>
        <w:tc>
          <w:tcPr>
            <w:tcW w:w="1440" w:type="dxa"/>
            <w:vMerge/>
          </w:tcPr>
          <w:p w14:paraId="04923AEC" w14:textId="23176AD8" w:rsidR="002954A7" w:rsidRPr="00DC552F" w:rsidRDefault="002954A7" w:rsidP="00F7697D">
            <w:pPr>
              <w:contextualSpacing/>
              <w:jc w:val="center"/>
              <w:rPr>
                <w:sz w:val="20"/>
              </w:rPr>
            </w:pPr>
          </w:p>
        </w:tc>
        <w:tc>
          <w:tcPr>
            <w:tcW w:w="1614" w:type="dxa"/>
            <w:vMerge/>
          </w:tcPr>
          <w:p w14:paraId="5E8A6BA9" w14:textId="77777777" w:rsidR="002954A7" w:rsidRPr="00DC552F" w:rsidRDefault="002954A7" w:rsidP="00F7697D">
            <w:pPr>
              <w:contextualSpacing/>
              <w:jc w:val="center"/>
              <w:rPr>
                <w:sz w:val="20"/>
              </w:rPr>
            </w:pPr>
          </w:p>
        </w:tc>
        <w:tc>
          <w:tcPr>
            <w:tcW w:w="1468" w:type="dxa"/>
            <w:vMerge/>
          </w:tcPr>
          <w:p w14:paraId="6AA98C59" w14:textId="77777777" w:rsidR="002954A7" w:rsidRPr="00DC552F" w:rsidRDefault="002954A7" w:rsidP="00F7697D">
            <w:pPr>
              <w:contextualSpacing/>
              <w:jc w:val="center"/>
              <w:rPr>
                <w:sz w:val="20"/>
              </w:rPr>
            </w:pPr>
          </w:p>
        </w:tc>
      </w:tr>
      <w:tr w:rsidR="002954A7" w:rsidRPr="00DC552F" w14:paraId="49C758F8" w14:textId="212934EB" w:rsidTr="002954A7">
        <w:trPr>
          <w:trHeight w:val="244"/>
          <w:jc w:val="center"/>
        </w:trPr>
        <w:tc>
          <w:tcPr>
            <w:tcW w:w="731" w:type="dxa"/>
            <w:vMerge w:val="restart"/>
          </w:tcPr>
          <w:p w14:paraId="21D44929" w14:textId="77777777" w:rsidR="002954A7" w:rsidRPr="00DC552F" w:rsidRDefault="002954A7" w:rsidP="00F7697D">
            <w:pPr>
              <w:contextualSpacing/>
              <w:jc w:val="center"/>
              <w:rPr>
                <w:b/>
                <w:sz w:val="20"/>
              </w:rPr>
            </w:pPr>
            <w:r w:rsidRPr="00DC552F">
              <w:rPr>
                <w:b/>
                <w:sz w:val="20"/>
              </w:rPr>
              <w:t>2</w:t>
            </w:r>
          </w:p>
        </w:tc>
        <w:tc>
          <w:tcPr>
            <w:tcW w:w="810" w:type="dxa"/>
            <w:vMerge w:val="restart"/>
          </w:tcPr>
          <w:p w14:paraId="6807605E" w14:textId="77777777" w:rsidR="002954A7" w:rsidRPr="00DC552F" w:rsidRDefault="002954A7" w:rsidP="00F7697D">
            <w:pPr>
              <w:contextualSpacing/>
              <w:jc w:val="center"/>
              <w:rPr>
                <w:sz w:val="20"/>
              </w:rPr>
            </w:pPr>
          </w:p>
        </w:tc>
        <w:tc>
          <w:tcPr>
            <w:tcW w:w="1350" w:type="dxa"/>
            <w:vMerge w:val="restart"/>
          </w:tcPr>
          <w:p w14:paraId="7E08D202" w14:textId="77777777" w:rsidR="002954A7" w:rsidRPr="00DC552F" w:rsidRDefault="002954A7" w:rsidP="00F7697D">
            <w:pPr>
              <w:contextualSpacing/>
              <w:jc w:val="center"/>
              <w:rPr>
                <w:sz w:val="20"/>
              </w:rPr>
            </w:pPr>
          </w:p>
        </w:tc>
        <w:tc>
          <w:tcPr>
            <w:tcW w:w="810" w:type="dxa"/>
            <w:vMerge w:val="restart"/>
          </w:tcPr>
          <w:p w14:paraId="336D8B17" w14:textId="76DD6573" w:rsidR="002954A7" w:rsidRPr="00DC552F" w:rsidRDefault="002954A7" w:rsidP="00F7697D">
            <w:pPr>
              <w:contextualSpacing/>
              <w:jc w:val="center"/>
              <w:rPr>
                <w:sz w:val="20"/>
              </w:rPr>
            </w:pPr>
          </w:p>
        </w:tc>
        <w:tc>
          <w:tcPr>
            <w:tcW w:w="1000" w:type="dxa"/>
            <w:vMerge w:val="restart"/>
          </w:tcPr>
          <w:p w14:paraId="37E46A7F" w14:textId="77777777" w:rsidR="002954A7" w:rsidRPr="00DC552F" w:rsidRDefault="002954A7" w:rsidP="00F7697D">
            <w:pPr>
              <w:contextualSpacing/>
              <w:jc w:val="center"/>
              <w:rPr>
                <w:sz w:val="20"/>
              </w:rPr>
            </w:pPr>
          </w:p>
        </w:tc>
        <w:tc>
          <w:tcPr>
            <w:tcW w:w="1080" w:type="dxa"/>
            <w:vMerge w:val="restart"/>
          </w:tcPr>
          <w:p w14:paraId="2642E291" w14:textId="77777777" w:rsidR="002954A7" w:rsidRPr="00DC552F" w:rsidRDefault="002954A7" w:rsidP="00F7697D">
            <w:pPr>
              <w:contextualSpacing/>
              <w:jc w:val="center"/>
              <w:rPr>
                <w:sz w:val="20"/>
              </w:rPr>
            </w:pPr>
          </w:p>
        </w:tc>
        <w:tc>
          <w:tcPr>
            <w:tcW w:w="1080" w:type="dxa"/>
            <w:vMerge w:val="restart"/>
          </w:tcPr>
          <w:p w14:paraId="08924059" w14:textId="77777777" w:rsidR="002954A7" w:rsidRPr="00DC552F" w:rsidRDefault="002954A7" w:rsidP="00F7697D">
            <w:pPr>
              <w:contextualSpacing/>
              <w:jc w:val="center"/>
              <w:rPr>
                <w:sz w:val="20"/>
              </w:rPr>
            </w:pPr>
          </w:p>
        </w:tc>
        <w:tc>
          <w:tcPr>
            <w:tcW w:w="879" w:type="dxa"/>
            <w:vMerge w:val="restart"/>
          </w:tcPr>
          <w:p w14:paraId="305529C1" w14:textId="77777777" w:rsidR="002954A7" w:rsidRPr="00DC552F" w:rsidRDefault="002954A7" w:rsidP="00F7697D">
            <w:pPr>
              <w:contextualSpacing/>
              <w:jc w:val="center"/>
              <w:rPr>
                <w:sz w:val="20"/>
              </w:rPr>
            </w:pPr>
          </w:p>
        </w:tc>
        <w:tc>
          <w:tcPr>
            <w:tcW w:w="1440" w:type="dxa"/>
            <w:vMerge w:val="restart"/>
          </w:tcPr>
          <w:p w14:paraId="38BFBED4" w14:textId="47089BFE" w:rsidR="002954A7" w:rsidRPr="00DC552F" w:rsidRDefault="002954A7" w:rsidP="00F7697D">
            <w:pPr>
              <w:contextualSpacing/>
              <w:jc w:val="center"/>
              <w:rPr>
                <w:sz w:val="20"/>
              </w:rPr>
            </w:pPr>
          </w:p>
        </w:tc>
        <w:tc>
          <w:tcPr>
            <w:tcW w:w="1614" w:type="dxa"/>
            <w:vMerge w:val="restart"/>
          </w:tcPr>
          <w:p w14:paraId="2521B0B3" w14:textId="77777777" w:rsidR="002954A7" w:rsidRPr="00DC552F" w:rsidRDefault="002954A7" w:rsidP="00F7697D">
            <w:pPr>
              <w:contextualSpacing/>
              <w:jc w:val="center"/>
              <w:rPr>
                <w:sz w:val="20"/>
              </w:rPr>
            </w:pPr>
          </w:p>
        </w:tc>
        <w:tc>
          <w:tcPr>
            <w:tcW w:w="1468" w:type="dxa"/>
            <w:vMerge w:val="restart"/>
          </w:tcPr>
          <w:p w14:paraId="44DFD9DA" w14:textId="77777777" w:rsidR="002954A7" w:rsidRPr="00DC552F" w:rsidRDefault="002954A7" w:rsidP="00F7697D">
            <w:pPr>
              <w:contextualSpacing/>
              <w:jc w:val="center"/>
              <w:rPr>
                <w:sz w:val="20"/>
              </w:rPr>
            </w:pPr>
          </w:p>
        </w:tc>
      </w:tr>
      <w:tr w:rsidR="002954A7" w:rsidRPr="00DC552F" w14:paraId="6CC33101" w14:textId="02FEE16C" w:rsidTr="002954A7">
        <w:trPr>
          <w:trHeight w:val="244"/>
          <w:jc w:val="center"/>
        </w:trPr>
        <w:tc>
          <w:tcPr>
            <w:tcW w:w="731" w:type="dxa"/>
            <w:vMerge/>
          </w:tcPr>
          <w:p w14:paraId="7FAD0991" w14:textId="77777777" w:rsidR="002954A7" w:rsidRPr="00DC552F" w:rsidRDefault="002954A7" w:rsidP="00F7697D">
            <w:pPr>
              <w:contextualSpacing/>
              <w:jc w:val="center"/>
              <w:rPr>
                <w:b/>
                <w:sz w:val="20"/>
              </w:rPr>
            </w:pPr>
          </w:p>
        </w:tc>
        <w:tc>
          <w:tcPr>
            <w:tcW w:w="810" w:type="dxa"/>
            <w:vMerge/>
          </w:tcPr>
          <w:p w14:paraId="2C54F9F6" w14:textId="77777777" w:rsidR="002954A7" w:rsidRPr="00DC552F" w:rsidRDefault="002954A7" w:rsidP="00F7697D">
            <w:pPr>
              <w:contextualSpacing/>
              <w:jc w:val="center"/>
              <w:rPr>
                <w:sz w:val="20"/>
              </w:rPr>
            </w:pPr>
          </w:p>
        </w:tc>
        <w:tc>
          <w:tcPr>
            <w:tcW w:w="1350" w:type="dxa"/>
            <w:vMerge/>
          </w:tcPr>
          <w:p w14:paraId="530616A0" w14:textId="77777777" w:rsidR="002954A7" w:rsidRPr="00DC552F" w:rsidRDefault="002954A7" w:rsidP="00F7697D">
            <w:pPr>
              <w:contextualSpacing/>
              <w:jc w:val="center"/>
              <w:rPr>
                <w:sz w:val="20"/>
              </w:rPr>
            </w:pPr>
          </w:p>
        </w:tc>
        <w:tc>
          <w:tcPr>
            <w:tcW w:w="810" w:type="dxa"/>
            <w:vMerge/>
          </w:tcPr>
          <w:p w14:paraId="2B9EE42C" w14:textId="14DF24BA" w:rsidR="002954A7" w:rsidRPr="00DC552F" w:rsidRDefault="002954A7" w:rsidP="00F7697D">
            <w:pPr>
              <w:contextualSpacing/>
              <w:jc w:val="center"/>
              <w:rPr>
                <w:sz w:val="20"/>
              </w:rPr>
            </w:pPr>
          </w:p>
        </w:tc>
        <w:tc>
          <w:tcPr>
            <w:tcW w:w="1000" w:type="dxa"/>
            <w:vMerge/>
          </w:tcPr>
          <w:p w14:paraId="5E49973C" w14:textId="77777777" w:rsidR="002954A7" w:rsidRPr="00DC552F" w:rsidRDefault="002954A7" w:rsidP="00F7697D">
            <w:pPr>
              <w:contextualSpacing/>
              <w:jc w:val="center"/>
              <w:rPr>
                <w:sz w:val="20"/>
              </w:rPr>
            </w:pPr>
          </w:p>
        </w:tc>
        <w:tc>
          <w:tcPr>
            <w:tcW w:w="1080" w:type="dxa"/>
            <w:vMerge/>
          </w:tcPr>
          <w:p w14:paraId="72F696B5" w14:textId="77777777" w:rsidR="002954A7" w:rsidRPr="00DC552F" w:rsidRDefault="002954A7" w:rsidP="00F7697D">
            <w:pPr>
              <w:contextualSpacing/>
              <w:jc w:val="center"/>
              <w:rPr>
                <w:sz w:val="20"/>
              </w:rPr>
            </w:pPr>
          </w:p>
        </w:tc>
        <w:tc>
          <w:tcPr>
            <w:tcW w:w="1080" w:type="dxa"/>
            <w:vMerge/>
          </w:tcPr>
          <w:p w14:paraId="133D09ED" w14:textId="77777777" w:rsidR="002954A7" w:rsidRPr="00DC552F" w:rsidRDefault="002954A7" w:rsidP="00F7697D">
            <w:pPr>
              <w:contextualSpacing/>
              <w:jc w:val="center"/>
              <w:rPr>
                <w:sz w:val="20"/>
              </w:rPr>
            </w:pPr>
          </w:p>
        </w:tc>
        <w:tc>
          <w:tcPr>
            <w:tcW w:w="879" w:type="dxa"/>
            <w:vMerge/>
          </w:tcPr>
          <w:p w14:paraId="081920B6" w14:textId="77777777" w:rsidR="002954A7" w:rsidRPr="00DC552F" w:rsidRDefault="002954A7" w:rsidP="00F7697D">
            <w:pPr>
              <w:contextualSpacing/>
              <w:jc w:val="center"/>
              <w:rPr>
                <w:sz w:val="20"/>
              </w:rPr>
            </w:pPr>
          </w:p>
        </w:tc>
        <w:tc>
          <w:tcPr>
            <w:tcW w:w="1440" w:type="dxa"/>
            <w:vMerge/>
          </w:tcPr>
          <w:p w14:paraId="56E38E20" w14:textId="73FB3B26" w:rsidR="002954A7" w:rsidRPr="00DC552F" w:rsidRDefault="002954A7" w:rsidP="00F7697D">
            <w:pPr>
              <w:contextualSpacing/>
              <w:jc w:val="center"/>
              <w:rPr>
                <w:sz w:val="20"/>
              </w:rPr>
            </w:pPr>
          </w:p>
        </w:tc>
        <w:tc>
          <w:tcPr>
            <w:tcW w:w="1614" w:type="dxa"/>
            <w:vMerge/>
          </w:tcPr>
          <w:p w14:paraId="0ABF85EA" w14:textId="77777777" w:rsidR="002954A7" w:rsidRPr="00DC552F" w:rsidRDefault="002954A7" w:rsidP="00F7697D">
            <w:pPr>
              <w:contextualSpacing/>
              <w:jc w:val="center"/>
              <w:rPr>
                <w:sz w:val="20"/>
              </w:rPr>
            </w:pPr>
          </w:p>
        </w:tc>
        <w:tc>
          <w:tcPr>
            <w:tcW w:w="1468" w:type="dxa"/>
            <w:vMerge/>
          </w:tcPr>
          <w:p w14:paraId="071A9094" w14:textId="77777777" w:rsidR="002954A7" w:rsidRPr="00DC552F" w:rsidRDefault="002954A7" w:rsidP="00F7697D">
            <w:pPr>
              <w:contextualSpacing/>
              <w:jc w:val="center"/>
              <w:rPr>
                <w:sz w:val="20"/>
              </w:rPr>
            </w:pPr>
          </w:p>
        </w:tc>
      </w:tr>
      <w:tr w:rsidR="002954A7" w:rsidRPr="00DC552F" w14:paraId="2B7E3CCF" w14:textId="07C920FF" w:rsidTr="002954A7">
        <w:trPr>
          <w:trHeight w:val="244"/>
          <w:jc w:val="center"/>
        </w:trPr>
        <w:tc>
          <w:tcPr>
            <w:tcW w:w="731" w:type="dxa"/>
            <w:vMerge/>
          </w:tcPr>
          <w:p w14:paraId="173BDCB7" w14:textId="77777777" w:rsidR="002954A7" w:rsidRPr="00DC552F" w:rsidRDefault="002954A7" w:rsidP="00F7697D">
            <w:pPr>
              <w:contextualSpacing/>
              <w:jc w:val="center"/>
              <w:rPr>
                <w:b/>
                <w:sz w:val="20"/>
              </w:rPr>
            </w:pPr>
          </w:p>
        </w:tc>
        <w:tc>
          <w:tcPr>
            <w:tcW w:w="810" w:type="dxa"/>
            <w:vMerge/>
          </w:tcPr>
          <w:p w14:paraId="6E8F1AF0" w14:textId="77777777" w:rsidR="002954A7" w:rsidRPr="00DC552F" w:rsidRDefault="002954A7" w:rsidP="00F7697D">
            <w:pPr>
              <w:contextualSpacing/>
              <w:jc w:val="center"/>
              <w:rPr>
                <w:sz w:val="20"/>
              </w:rPr>
            </w:pPr>
          </w:p>
        </w:tc>
        <w:tc>
          <w:tcPr>
            <w:tcW w:w="1350" w:type="dxa"/>
            <w:vMerge/>
          </w:tcPr>
          <w:p w14:paraId="03096DD1" w14:textId="77777777" w:rsidR="002954A7" w:rsidRPr="00DC552F" w:rsidRDefault="002954A7" w:rsidP="00F7697D">
            <w:pPr>
              <w:contextualSpacing/>
              <w:jc w:val="center"/>
              <w:rPr>
                <w:sz w:val="20"/>
              </w:rPr>
            </w:pPr>
          </w:p>
        </w:tc>
        <w:tc>
          <w:tcPr>
            <w:tcW w:w="810" w:type="dxa"/>
            <w:vMerge/>
          </w:tcPr>
          <w:p w14:paraId="1BC68B86" w14:textId="7B79681F" w:rsidR="002954A7" w:rsidRPr="00DC552F" w:rsidRDefault="002954A7" w:rsidP="00F7697D">
            <w:pPr>
              <w:contextualSpacing/>
              <w:jc w:val="center"/>
              <w:rPr>
                <w:sz w:val="20"/>
              </w:rPr>
            </w:pPr>
          </w:p>
        </w:tc>
        <w:tc>
          <w:tcPr>
            <w:tcW w:w="1000" w:type="dxa"/>
            <w:vMerge/>
          </w:tcPr>
          <w:p w14:paraId="1DE0379D" w14:textId="77777777" w:rsidR="002954A7" w:rsidRPr="00DC552F" w:rsidRDefault="002954A7" w:rsidP="00F7697D">
            <w:pPr>
              <w:contextualSpacing/>
              <w:jc w:val="center"/>
              <w:rPr>
                <w:sz w:val="20"/>
              </w:rPr>
            </w:pPr>
          </w:p>
        </w:tc>
        <w:tc>
          <w:tcPr>
            <w:tcW w:w="1080" w:type="dxa"/>
            <w:vMerge/>
          </w:tcPr>
          <w:p w14:paraId="619CBEB1" w14:textId="77777777" w:rsidR="002954A7" w:rsidRPr="00DC552F" w:rsidRDefault="002954A7" w:rsidP="00F7697D">
            <w:pPr>
              <w:contextualSpacing/>
              <w:jc w:val="center"/>
              <w:rPr>
                <w:sz w:val="20"/>
              </w:rPr>
            </w:pPr>
          </w:p>
        </w:tc>
        <w:tc>
          <w:tcPr>
            <w:tcW w:w="1080" w:type="dxa"/>
            <w:vMerge/>
          </w:tcPr>
          <w:p w14:paraId="3399C06E" w14:textId="77777777" w:rsidR="002954A7" w:rsidRPr="00DC552F" w:rsidRDefault="002954A7" w:rsidP="00F7697D">
            <w:pPr>
              <w:contextualSpacing/>
              <w:jc w:val="center"/>
              <w:rPr>
                <w:sz w:val="20"/>
              </w:rPr>
            </w:pPr>
          </w:p>
        </w:tc>
        <w:tc>
          <w:tcPr>
            <w:tcW w:w="879" w:type="dxa"/>
            <w:vMerge/>
          </w:tcPr>
          <w:p w14:paraId="49A90395" w14:textId="77777777" w:rsidR="002954A7" w:rsidRPr="00DC552F" w:rsidRDefault="002954A7" w:rsidP="00F7697D">
            <w:pPr>
              <w:contextualSpacing/>
              <w:jc w:val="center"/>
              <w:rPr>
                <w:sz w:val="20"/>
              </w:rPr>
            </w:pPr>
          </w:p>
        </w:tc>
        <w:tc>
          <w:tcPr>
            <w:tcW w:w="1440" w:type="dxa"/>
            <w:vMerge/>
          </w:tcPr>
          <w:p w14:paraId="67301CF8" w14:textId="2FE0444D" w:rsidR="002954A7" w:rsidRPr="00DC552F" w:rsidRDefault="002954A7" w:rsidP="00F7697D">
            <w:pPr>
              <w:contextualSpacing/>
              <w:jc w:val="center"/>
              <w:rPr>
                <w:sz w:val="20"/>
              </w:rPr>
            </w:pPr>
          </w:p>
        </w:tc>
        <w:tc>
          <w:tcPr>
            <w:tcW w:w="1614" w:type="dxa"/>
            <w:vMerge/>
          </w:tcPr>
          <w:p w14:paraId="0BA97698" w14:textId="77777777" w:rsidR="002954A7" w:rsidRPr="00DC552F" w:rsidRDefault="002954A7" w:rsidP="00F7697D">
            <w:pPr>
              <w:contextualSpacing/>
              <w:jc w:val="center"/>
              <w:rPr>
                <w:sz w:val="20"/>
              </w:rPr>
            </w:pPr>
          </w:p>
        </w:tc>
        <w:tc>
          <w:tcPr>
            <w:tcW w:w="1468" w:type="dxa"/>
            <w:vMerge/>
          </w:tcPr>
          <w:p w14:paraId="4A037DD3" w14:textId="77777777" w:rsidR="002954A7" w:rsidRPr="00DC552F" w:rsidRDefault="002954A7" w:rsidP="00F7697D">
            <w:pPr>
              <w:contextualSpacing/>
              <w:jc w:val="center"/>
              <w:rPr>
                <w:sz w:val="20"/>
              </w:rPr>
            </w:pPr>
          </w:p>
        </w:tc>
      </w:tr>
      <w:tr w:rsidR="002954A7" w:rsidRPr="00DC552F" w14:paraId="029E38BD" w14:textId="16B1B106" w:rsidTr="002954A7">
        <w:trPr>
          <w:trHeight w:val="244"/>
          <w:jc w:val="center"/>
        </w:trPr>
        <w:tc>
          <w:tcPr>
            <w:tcW w:w="731" w:type="dxa"/>
            <w:vMerge/>
          </w:tcPr>
          <w:p w14:paraId="24EF995B" w14:textId="77777777" w:rsidR="002954A7" w:rsidRPr="00DC552F" w:rsidRDefault="002954A7" w:rsidP="00F7697D">
            <w:pPr>
              <w:contextualSpacing/>
              <w:jc w:val="center"/>
              <w:rPr>
                <w:b/>
                <w:sz w:val="20"/>
              </w:rPr>
            </w:pPr>
          </w:p>
        </w:tc>
        <w:tc>
          <w:tcPr>
            <w:tcW w:w="810" w:type="dxa"/>
            <w:vMerge/>
          </w:tcPr>
          <w:p w14:paraId="16DB0ED4" w14:textId="77777777" w:rsidR="002954A7" w:rsidRPr="00DC552F" w:rsidRDefault="002954A7" w:rsidP="00F7697D">
            <w:pPr>
              <w:contextualSpacing/>
              <w:jc w:val="center"/>
              <w:rPr>
                <w:sz w:val="20"/>
              </w:rPr>
            </w:pPr>
          </w:p>
        </w:tc>
        <w:tc>
          <w:tcPr>
            <w:tcW w:w="1350" w:type="dxa"/>
            <w:vMerge/>
          </w:tcPr>
          <w:p w14:paraId="6CD49B87" w14:textId="77777777" w:rsidR="002954A7" w:rsidRPr="00DC552F" w:rsidRDefault="002954A7" w:rsidP="00F7697D">
            <w:pPr>
              <w:contextualSpacing/>
              <w:jc w:val="center"/>
              <w:rPr>
                <w:sz w:val="20"/>
              </w:rPr>
            </w:pPr>
          </w:p>
        </w:tc>
        <w:tc>
          <w:tcPr>
            <w:tcW w:w="810" w:type="dxa"/>
            <w:vMerge/>
          </w:tcPr>
          <w:p w14:paraId="335F72F2" w14:textId="3C7C1041" w:rsidR="002954A7" w:rsidRPr="00DC552F" w:rsidRDefault="002954A7" w:rsidP="00F7697D">
            <w:pPr>
              <w:contextualSpacing/>
              <w:jc w:val="center"/>
              <w:rPr>
                <w:sz w:val="20"/>
              </w:rPr>
            </w:pPr>
          </w:p>
        </w:tc>
        <w:tc>
          <w:tcPr>
            <w:tcW w:w="1000" w:type="dxa"/>
            <w:vMerge/>
          </w:tcPr>
          <w:p w14:paraId="5D55F3D3" w14:textId="77777777" w:rsidR="002954A7" w:rsidRPr="00DC552F" w:rsidRDefault="002954A7" w:rsidP="00F7697D">
            <w:pPr>
              <w:contextualSpacing/>
              <w:jc w:val="center"/>
              <w:rPr>
                <w:sz w:val="20"/>
              </w:rPr>
            </w:pPr>
          </w:p>
        </w:tc>
        <w:tc>
          <w:tcPr>
            <w:tcW w:w="1080" w:type="dxa"/>
            <w:vMerge/>
          </w:tcPr>
          <w:p w14:paraId="547D96CB" w14:textId="77777777" w:rsidR="002954A7" w:rsidRPr="00DC552F" w:rsidRDefault="002954A7" w:rsidP="00F7697D">
            <w:pPr>
              <w:contextualSpacing/>
              <w:jc w:val="center"/>
              <w:rPr>
                <w:sz w:val="20"/>
              </w:rPr>
            </w:pPr>
          </w:p>
        </w:tc>
        <w:tc>
          <w:tcPr>
            <w:tcW w:w="1080" w:type="dxa"/>
            <w:vMerge/>
          </w:tcPr>
          <w:p w14:paraId="53E168C8" w14:textId="77777777" w:rsidR="002954A7" w:rsidRPr="00DC552F" w:rsidRDefault="002954A7" w:rsidP="00F7697D">
            <w:pPr>
              <w:contextualSpacing/>
              <w:jc w:val="center"/>
              <w:rPr>
                <w:sz w:val="20"/>
              </w:rPr>
            </w:pPr>
          </w:p>
        </w:tc>
        <w:tc>
          <w:tcPr>
            <w:tcW w:w="879" w:type="dxa"/>
            <w:vMerge/>
          </w:tcPr>
          <w:p w14:paraId="27923AA3" w14:textId="77777777" w:rsidR="002954A7" w:rsidRPr="00DC552F" w:rsidRDefault="002954A7" w:rsidP="00F7697D">
            <w:pPr>
              <w:contextualSpacing/>
              <w:jc w:val="center"/>
              <w:rPr>
                <w:sz w:val="20"/>
              </w:rPr>
            </w:pPr>
          </w:p>
        </w:tc>
        <w:tc>
          <w:tcPr>
            <w:tcW w:w="1440" w:type="dxa"/>
            <w:vMerge/>
          </w:tcPr>
          <w:p w14:paraId="19FE6143" w14:textId="43FBA268" w:rsidR="002954A7" w:rsidRPr="00DC552F" w:rsidRDefault="002954A7" w:rsidP="00F7697D">
            <w:pPr>
              <w:contextualSpacing/>
              <w:jc w:val="center"/>
              <w:rPr>
                <w:sz w:val="20"/>
              </w:rPr>
            </w:pPr>
          </w:p>
        </w:tc>
        <w:tc>
          <w:tcPr>
            <w:tcW w:w="1614" w:type="dxa"/>
            <w:vMerge/>
          </w:tcPr>
          <w:p w14:paraId="1456FFBE" w14:textId="77777777" w:rsidR="002954A7" w:rsidRPr="00DC552F" w:rsidRDefault="002954A7" w:rsidP="00F7697D">
            <w:pPr>
              <w:contextualSpacing/>
              <w:jc w:val="center"/>
              <w:rPr>
                <w:sz w:val="20"/>
              </w:rPr>
            </w:pPr>
          </w:p>
        </w:tc>
        <w:tc>
          <w:tcPr>
            <w:tcW w:w="1468" w:type="dxa"/>
            <w:vMerge/>
          </w:tcPr>
          <w:p w14:paraId="39E0FFFB" w14:textId="77777777" w:rsidR="002954A7" w:rsidRPr="00DC552F" w:rsidRDefault="002954A7" w:rsidP="00F7697D">
            <w:pPr>
              <w:contextualSpacing/>
              <w:jc w:val="center"/>
              <w:rPr>
                <w:sz w:val="20"/>
              </w:rPr>
            </w:pPr>
          </w:p>
        </w:tc>
      </w:tr>
      <w:tr w:rsidR="002954A7" w:rsidRPr="00DC552F" w14:paraId="5C4B2001" w14:textId="53EE10B9" w:rsidTr="002954A7">
        <w:trPr>
          <w:trHeight w:val="244"/>
          <w:jc w:val="center"/>
        </w:trPr>
        <w:tc>
          <w:tcPr>
            <w:tcW w:w="731" w:type="dxa"/>
            <w:vMerge/>
          </w:tcPr>
          <w:p w14:paraId="0AF355E6" w14:textId="77777777" w:rsidR="002954A7" w:rsidRPr="00DC552F" w:rsidRDefault="002954A7" w:rsidP="00F7697D">
            <w:pPr>
              <w:contextualSpacing/>
              <w:jc w:val="center"/>
              <w:rPr>
                <w:b/>
                <w:sz w:val="20"/>
              </w:rPr>
            </w:pPr>
          </w:p>
        </w:tc>
        <w:tc>
          <w:tcPr>
            <w:tcW w:w="810" w:type="dxa"/>
            <w:vMerge/>
          </w:tcPr>
          <w:p w14:paraId="3433049E" w14:textId="77777777" w:rsidR="002954A7" w:rsidRPr="00DC552F" w:rsidRDefault="002954A7" w:rsidP="00F7697D">
            <w:pPr>
              <w:contextualSpacing/>
              <w:jc w:val="center"/>
              <w:rPr>
                <w:sz w:val="20"/>
              </w:rPr>
            </w:pPr>
          </w:p>
        </w:tc>
        <w:tc>
          <w:tcPr>
            <w:tcW w:w="1350" w:type="dxa"/>
            <w:vMerge/>
          </w:tcPr>
          <w:p w14:paraId="2444E461" w14:textId="77777777" w:rsidR="002954A7" w:rsidRPr="00DC552F" w:rsidRDefault="002954A7" w:rsidP="00F7697D">
            <w:pPr>
              <w:contextualSpacing/>
              <w:jc w:val="center"/>
              <w:rPr>
                <w:sz w:val="20"/>
              </w:rPr>
            </w:pPr>
          </w:p>
        </w:tc>
        <w:tc>
          <w:tcPr>
            <w:tcW w:w="810" w:type="dxa"/>
            <w:vMerge/>
          </w:tcPr>
          <w:p w14:paraId="01FA104E" w14:textId="51EA1F54" w:rsidR="002954A7" w:rsidRPr="00DC552F" w:rsidRDefault="002954A7" w:rsidP="00F7697D">
            <w:pPr>
              <w:contextualSpacing/>
              <w:jc w:val="center"/>
              <w:rPr>
                <w:sz w:val="20"/>
              </w:rPr>
            </w:pPr>
          </w:p>
        </w:tc>
        <w:tc>
          <w:tcPr>
            <w:tcW w:w="1000" w:type="dxa"/>
            <w:vMerge/>
          </w:tcPr>
          <w:p w14:paraId="765C695A" w14:textId="77777777" w:rsidR="002954A7" w:rsidRPr="00DC552F" w:rsidRDefault="002954A7" w:rsidP="00F7697D">
            <w:pPr>
              <w:contextualSpacing/>
              <w:jc w:val="center"/>
              <w:rPr>
                <w:sz w:val="20"/>
              </w:rPr>
            </w:pPr>
          </w:p>
        </w:tc>
        <w:tc>
          <w:tcPr>
            <w:tcW w:w="1080" w:type="dxa"/>
            <w:vMerge/>
          </w:tcPr>
          <w:p w14:paraId="03D8CEE9" w14:textId="77777777" w:rsidR="002954A7" w:rsidRPr="00DC552F" w:rsidRDefault="002954A7" w:rsidP="00F7697D">
            <w:pPr>
              <w:contextualSpacing/>
              <w:jc w:val="center"/>
              <w:rPr>
                <w:sz w:val="20"/>
              </w:rPr>
            </w:pPr>
          </w:p>
        </w:tc>
        <w:tc>
          <w:tcPr>
            <w:tcW w:w="1080" w:type="dxa"/>
            <w:vMerge/>
          </w:tcPr>
          <w:p w14:paraId="1215FCF8" w14:textId="77777777" w:rsidR="002954A7" w:rsidRPr="00DC552F" w:rsidRDefault="002954A7" w:rsidP="00F7697D">
            <w:pPr>
              <w:contextualSpacing/>
              <w:jc w:val="center"/>
              <w:rPr>
                <w:sz w:val="20"/>
              </w:rPr>
            </w:pPr>
          </w:p>
        </w:tc>
        <w:tc>
          <w:tcPr>
            <w:tcW w:w="879" w:type="dxa"/>
            <w:vMerge/>
          </w:tcPr>
          <w:p w14:paraId="4763352C" w14:textId="77777777" w:rsidR="002954A7" w:rsidRPr="00DC552F" w:rsidRDefault="002954A7" w:rsidP="00F7697D">
            <w:pPr>
              <w:contextualSpacing/>
              <w:jc w:val="center"/>
              <w:rPr>
                <w:sz w:val="20"/>
              </w:rPr>
            </w:pPr>
          </w:p>
        </w:tc>
        <w:tc>
          <w:tcPr>
            <w:tcW w:w="1440" w:type="dxa"/>
            <w:vMerge/>
          </w:tcPr>
          <w:p w14:paraId="5D9FE195" w14:textId="08E15414" w:rsidR="002954A7" w:rsidRPr="00DC552F" w:rsidRDefault="002954A7" w:rsidP="00F7697D">
            <w:pPr>
              <w:contextualSpacing/>
              <w:jc w:val="center"/>
              <w:rPr>
                <w:sz w:val="20"/>
              </w:rPr>
            </w:pPr>
          </w:p>
        </w:tc>
        <w:tc>
          <w:tcPr>
            <w:tcW w:w="1614" w:type="dxa"/>
            <w:vMerge/>
          </w:tcPr>
          <w:p w14:paraId="720BDB2E" w14:textId="77777777" w:rsidR="002954A7" w:rsidRPr="00DC552F" w:rsidRDefault="002954A7" w:rsidP="00F7697D">
            <w:pPr>
              <w:contextualSpacing/>
              <w:jc w:val="center"/>
              <w:rPr>
                <w:sz w:val="20"/>
              </w:rPr>
            </w:pPr>
          </w:p>
        </w:tc>
        <w:tc>
          <w:tcPr>
            <w:tcW w:w="1468" w:type="dxa"/>
            <w:vMerge/>
          </w:tcPr>
          <w:p w14:paraId="6F04655E" w14:textId="77777777" w:rsidR="002954A7" w:rsidRPr="00DC552F" w:rsidRDefault="002954A7" w:rsidP="00F7697D">
            <w:pPr>
              <w:contextualSpacing/>
              <w:jc w:val="center"/>
              <w:rPr>
                <w:sz w:val="20"/>
              </w:rPr>
            </w:pPr>
          </w:p>
        </w:tc>
      </w:tr>
      <w:tr w:rsidR="002954A7" w:rsidRPr="00DC552F" w14:paraId="41B71164" w14:textId="03914E25" w:rsidTr="002954A7">
        <w:trPr>
          <w:trHeight w:val="244"/>
          <w:jc w:val="center"/>
        </w:trPr>
        <w:tc>
          <w:tcPr>
            <w:tcW w:w="731" w:type="dxa"/>
            <w:vMerge w:val="restart"/>
          </w:tcPr>
          <w:p w14:paraId="4917A4FF" w14:textId="77777777" w:rsidR="002954A7" w:rsidRPr="00DC552F" w:rsidRDefault="002954A7" w:rsidP="00F7697D">
            <w:pPr>
              <w:contextualSpacing/>
              <w:jc w:val="center"/>
              <w:rPr>
                <w:b/>
                <w:sz w:val="20"/>
              </w:rPr>
            </w:pPr>
            <w:r w:rsidRPr="00DC552F">
              <w:rPr>
                <w:b/>
                <w:sz w:val="20"/>
              </w:rPr>
              <w:t>3</w:t>
            </w:r>
          </w:p>
        </w:tc>
        <w:tc>
          <w:tcPr>
            <w:tcW w:w="810" w:type="dxa"/>
            <w:vMerge w:val="restart"/>
          </w:tcPr>
          <w:p w14:paraId="2B21B44A" w14:textId="77777777" w:rsidR="002954A7" w:rsidRPr="00DC552F" w:rsidRDefault="002954A7" w:rsidP="00F7697D">
            <w:pPr>
              <w:contextualSpacing/>
              <w:jc w:val="center"/>
              <w:rPr>
                <w:sz w:val="20"/>
              </w:rPr>
            </w:pPr>
          </w:p>
        </w:tc>
        <w:tc>
          <w:tcPr>
            <w:tcW w:w="1350" w:type="dxa"/>
            <w:vMerge w:val="restart"/>
          </w:tcPr>
          <w:p w14:paraId="470E32B4" w14:textId="77777777" w:rsidR="002954A7" w:rsidRPr="00DC552F" w:rsidRDefault="002954A7" w:rsidP="00F7697D">
            <w:pPr>
              <w:contextualSpacing/>
              <w:jc w:val="center"/>
              <w:rPr>
                <w:sz w:val="20"/>
              </w:rPr>
            </w:pPr>
          </w:p>
        </w:tc>
        <w:tc>
          <w:tcPr>
            <w:tcW w:w="810" w:type="dxa"/>
            <w:vMerge w:val="restart"/>
          </w:tcPr>
          <w:p w14:paraId="06BC0999" w14:textId="071A5FCD" w:rsidR="002954A7" w:rsidRPr="00DC552F" w:rsidRDefault="002954A7" w:rsidP="00F7697D">
            <w:pPr>
              <w:contextualSpacing/>
              <w:jc w:val="center"/>
              <w:rPr>
                <w:sz w:val="20"/>
              </w:rPr>
            </w:pPr>
          </w:p>
        </w:tc>
        <w:tc>
          <w:tcPr>
            <w:tcW w:w="1000" w:type="dxa"/>
            <w:vMerge w:val="restart"/>
          </w:tcPr>
          <w:p w14:paraId="31518EE8" w14:textId="77777777" w:rsidR="002954A7" w:rsidRPr="00DC552F" w:rsidRDefault="002954A7" w:rsidP="00F7697D">
            <w:pPr>
              <w:contextualSpacing/>
              <w:jc w:val="center"/>
              <w:rPr>
                <w:sz w:val="20"/>
              </w:rPr>
            </w:pPr>
          </w:p>
        </w:tc>
        <w:tc>
          <w:tcPr>
            <w:tcW w:w="1080" w:type="dxa"/>
            <w:vMerge w:val="restart"/>
          </w:tcPr>
          <w:p w14:paraId="0551FC3F" w14:textId="77777777" w:rsidR="002954A7" w:rsidRPr="00DC552F" w:rsidRDefault="002954A7" w:rsidP="00F7697D">
            <w:pPr>
              <w:contextualSpacing/>
              <w:jc w:val="center"/>
              <w:rPr>
                <w:sz w:val="20"/>
              </w:rPr>
            </w:pPr>
          </w:p>
        </w:tc>
        <w:tc>
          <w:tcPr>
            <w:tcW w:w="1080" w:type="dxa"/>
            <w:vMerge w:val="restart"/>
          </w:tcPr>
          <w:p w14:paraId="682D948A" w14:textId="77777777" w:rsidR="002954A7" w:rsidRPr="00DC552F" w:rsidRDefault="002954A7" w:rsidP="00F7697D">
            <w:pPr>
              <w:contextualSpacing/>
              <w:jc w:val="center"/>
              <w:rPr>
                <w:sz w:val="20"/>
              </w:rPr>
            </w:pPr>
          </w:p>
        </w:tc>
        <w:tc>
          <w:tcPr>
            <w:tcW w:w="879" w:type="dxa"/>
            <w:vMerge w:val="restart"/>
          </w:tcPr>
          <w:p w14:paraId="586BE3A0" w14:textId="77777777" w:rsidR="002954A7" w:rsidRPr="00DC552F" w:rsidRDefault="002954A7" w:rsidP="00F7697D">
            <w:pPr>
              <w:contextualSpacing/>
              <w:jc w:val="center"/>
              <w:rPr>
                <w:sz w:val="20"/>
              </w:rPr>
            </w:pPr>
          </w:p>
        </w:tc>
        <w:tc>
          <w:tcPr>
            <w:tcW w:w="1440" w:type="dxa"/>
            <w:vMerge w:val="restart"/>
          </w:tcPr>
          <w:p w14:paraId="708DC384" w14:textId="2EC50C0C" w:rsidR="002954A7" w:rsidRPr="00DC552F" w:rsidRDefault="002954A7" w:rsidP="00F7697D">
            <w:pPr>
              <w:contextualSpacing/>
              <w:jc w:val="center"/>
              <w:rPr>
                <w:sz w:val="20"/>
              </w:rPr>
            </w:pPr>
          </w:p>
        </w:tc>
        <w:tc>
          <w:tcPr>
            <w:tcW w:w="1614" w:type="dxa"/>
            <w:vMerge w:val="restart"/>
          </w:tcPr>
          <w:p w14:paraId="46077BE4" w14:textId="77777777" w:rsidR="002954A7" w:rsidRPr="00DC552F" w:rsidRDefault="002954A7" w:rsidP="00F7697D">
            <w:pPr>
              <w:contextualSpacing/>
              <w:jc w:val="center"/>
              <w:rPr>
                <w:sz w:val="20"/>
              </w:rPr>
            </w:pPr>
          </w:p>
        </w:tc>
        <w:tc>
          <w:tcPr>
            <w:tcW w:w="1468" w:type="dxa"/>
            <w:vMerge w:val="restart"/>
          </w:tcPr>
          <w:p w14:paraId="786F9E35" w14:textId="77777777" w:rsidR="002954A7" w:rsidRPr="00DC552F" w:rsidRDefault="002954A7" w:rsidP="00F7697D">
            <w:pPr>
              <w:contextualSpacing/>
              <w:jc w:val="center"/>
              <w:rPr>
                <w:sz w:val="20"/>
              </w:rPr>
            </w:pPr>
          </w:p>
        </w:tc>
      </w:tr>
      <w:tr w:rsidR="002954A7" w:rsidRPr="00DC552F" w14:paraId="6C10298D" w14:textId="31C93500" w:rsidTr="002954A7">
        <w:trPr>
          <w:trHeight w:val="244"/>
          <w:jc w:val="center"/>
        </w:trPr>
        <w:tc>
          <w:tcPr>
            <w:tcW w:w="731" w:type="dxa"/>
            <w:vMerge/>
          </w:tcPr>
          <w:p w14:paraId="27230771" w14:textId="77777777" w:rsidR="002954A7" w:rsidRPr="00DC552F" w:rsidRDefault="002954A7" w:rsidP="00F7697D">
            <w:pPr>
              <w:contextualSpacing/>
              <w:jc w:val="center"/>
              <w:rPr>
                <w:b/>
                <w:sz w:val="20"/>
              </w:rPr>
            </w:pPr>
          </w:p>
        </w:tc>
        <w:tc>
          <w:tcPr>
            <w:tcW w:w="810" w:type="dxa"/>
            <w:vMerge/>
          </w:tcPr>
          <w:p w14:paraId="05E132ED" w14:textId="77777777" w:rsidR="002954A7" w:rsidRPr="00DC552F" w:rsidRDefault="002954A7" w:rsidP="00F7697D">
            <w:pPr>
              <w:contextualSpacing/>
              <w:jc w:val="center"/>
              <w:rPr>
                <w:sz w:val="20"/>
              </w:rPr>
            </w:pPr>
          </w:p>
        </w:tc>
        <w:tc>
          <w:tcPr>
            <w:tcW w:w="1350" w:type="dxa"/>
            <w:vMerge/>
          </w:tcPr>
          <w:p w14:paraId="2B6B5C68" w14:textId="77777777" w:rsidR="002954A7" w:rsidRPr="00DC552F" w:rsidRDefault="002954A7" w:rsidP="00F7697D">
            <w:pPr>
              <w:contextualSpacing/>
              <w:jc w:val="center"/>
              <w:rPr>
                <w:sz w:val="20"/>
              </w:rPr>
            </w:pPr>
          </w:p>
        </w:tc>
        <w:tc>
          <w:tcPr>
            <w:tcW w:w="810" w:type="dxa"/>
            <w:vMerge/>
          </w:tcPr>
          <w:p w14:paraId="50C4BEFF" w14:textId="5774802D" w:rsidR="002954A7" w:rsidRPr="00DC552F" w:rsidRDefault="002954A7" w:rsidP="00F7697D">
            <w:pPr>
              <w:contextualSpacing/>
              <w:jc w:val="center"/>
              <w:rPr>
                <w:sz w:val="20"/>
              </w:rPr>
            </w:pPr>
          </w:p>
        </w:tc>
        <w:tc>
          <w:tcPr>
            <w:tcW w:w="1000" w:type="dxa"/>
            <w:vMerge/>
          </w:tcPr>
          <w:p w14:paraId="4F622820" w14:textId="77777777" w:rsidR="002954A7" w:rsidRPr="00DC552F" w:rsidRDefault="002954A7" w:rsidP="00F7697D">
            <w:pPr>
              <w:contextualSpacing/>
              <w:jc w:val="center"/>
              <w:rPr>
                <w:sz w:val="20"/>
              </w:rPr>
            </w:pPr>
          </w:p>
        </w:tc>
        <w:tc>
          <w:tcPr>
            <w:tcW w:w="1080" w:type="dxa"/>
            <w:vMerge/>
          </w:tcPr>
          <w:p w14:paraId="291C0C0B" w14:textId="77777777" w:rsidR="002954A7" w:rsidRPr="00DC552F" w:rsidRDefault="002954A7" w:rsidP="00F7697D">
            <w:pPr>
              <w:contextualSpacing/>
              <w:jc w:val="center"/>
              <w:rPr>
                <w:sz w:val="20"/>
              </w:rPr>
            </w:pPr>
          </w:p>
        </w:tc>
        <w:tc>
          <w:tcPr>
            <w:tcW w:w="1080" w:type="dxa"/>
            <w:vMerge/>
          </w:tcPr>
          <w:p w14:paraId="23CB8EA7" w14:textId="77777777" w:rsidR="002954A7" w:rsidRPr="00DC552F" w:rsidRDefault="002954A7" w:rsidP="00F7697D">
            <w:pPr>
              <w:contextualSpacing/>
              <w:jc w:val="center"/>
              <w:rPr>
                <w:sz w:val="20"/>
              </w:rPr>
            </w:pPr>
          </w:p>
        </w:tc>
        <w:tc>
          <w:tcPr>
            <w:tcW w:w="879" w:type="dxa"/>
            <w:vMerge/>
          </w:tcPr>
          <w:p w14:paraId="7D0E75AB" w14:textId="77777777" w:rsidR="002954A7" w:rsidRPr="00DC552F" w:rsidRDefault="002954A7" w:rsidP="00F7697D">
            <w:pPr>
              <w:contextualSpacing/>
              <w:jc w:val="center"/>
              <w:rPr>
                <w:sz w:val="20"/>
              </w:rPr>
            </w:pPr>
          </w:p>
        </w:tc>
        <w:tc>
          <w:tcPr>
            <w:tcW w:w="1440" w:type="dxa"/>
            <w:vMerge/>
          </w:tcPr>
          <w:p w14:paraId="5F746AB7" w14:textId="2A9A507C" w:rsidR="002954A7" w:rsidRPr="00DC552F" w:rsidRDefault="002954A7" w:rsidP="00F7697D">
            <w:pPr>
              <w:contextualSpacing/>
              <w:jc w:val="center"/>
              <w:rPr>
                <w:sz w:val="20"/>
              </w:rPr>
            </w:pPr>
          </w:p>
        </w:tc>
        <w:tc>
          <w:tcPr>
            <w:tcW w:w="1614" w:type="dxa"/>
            <w:vMerge/>
          </w:tcPr>
          <w:p w14:paraId="73FD7FDC" w14:textId="77777777" w:rsidR="002954A7" w:rsidRPr="00DC552F" w:rsidRDefault="002954A7" w:rsidP="00F7697D">
            <w:pPr>
              <w:contextualSpacing/>
              <w:jc w:val="center"/>
              <w:rPr>
                <w:sz w:val="20"/>
              </w:rPr>
            </w:pPr>
          </w:p>
        </w:tc>
        <w:tc>
          <w:tcPr>
            <w:tcW w:w="1468" w:type="dxa"/>
            <w:vMerge/>
          </w:tcPr>
          <w:p w14:paraId="0F031034" w14:textId="77777777" w:rsidR="002954A7" w:rsidRPr="00DC552F" w:rsidRDefault="002954A7" w:rsidP="00F7697D">
            <w:pPr>
              <w:contextualSpacing/>
              <w:jc w:val="center"/>
              <w:rPr>
                <w:sz w:val="20"/>
              </w:rPr>
            </w:pPr>
          </w:p>
        </w:tc>
      </w:tr>
      <w:tr w:rsidR="002954A7" w:rsidRPr="00DC552F" w14:paraId="4D7AA89D" w14:textId="31EF2621" w:rsidTr="002954A7">
        <w:trPr>
          <w:trHeight w:val="244"/>
          <w:jc w:val="center"/>
        </w:trPr>
        <w:tc>
          <w:tcPr>
            <w:tcW w:w="731" w:type="dxa"/>
            <w:vMerge/>
          </w:tcPr>
          <w:p w14:paraId="4316F8DD" w14:textId="77777777" w:rsidR="002954A7" w:rsidRPr="00DC552F" w:rsidRDefault="002954A7" w:rsidP="00F7697D">
            <w:pPr>
              <w:contextualSpacing/>
              <w:jc w:val="center"/>
              <w:rPr>
                <w:b/>
                <w:sz w:val="20"/>
              </w:rPr>
            </w:pPr>
          </w:p>
        </w:tc>
        <w:tc>
          <w:tcPr>
            <w:tcW w:w="810" w:type="dxa"/>
            <w:vMerge/>
          </w:tcPr>
          <w:p w14:paraId="63560CD3" w14:textId="77777777" w:rsidR="002954A7" w:rsidRPr="00DC552F" w:rsidRDefault="002954A7" w:rsidP="00F7697D">
            <w:pPr>
              <w:contextualSpacing/>
              <w:jc w:val="center"/>
              <w:rPr>
                <w:sz w:val="20"/>
              </w:rPr>
            </w:pPr>
          </w:p>
        </w:tc>
        <w:tc>
          <w:tcPr>
            <w:tcW w:w="1350" w:type="dxa"/>
            <w:vMerge/>
          </w:tcPr>
          <w:p w14:paraId="7736F2FC" w14:textId="77777777" w:rsidR="002954A7" w:rsidRPr="00DC552F" w:rsidRDefault="002954A7" w:rsidP="00F7697D">
            <w:pPr>
              <w:contextualSpacing/>
              <w:jc w:val="center"/>
              <w:rPr>
                <w:sz w:val="20"/>
              </w:rPr>
            </w:pPr>
          </w:p>
        </w:tc>
        <w:tc>
          <w:tcPr>
            <w:tcW w:w="810" w:type="dxa"/>
            <w:vMerge/>
          </w:tcPr>
          <w:p w14:paraId="1214A2D0" w14:textId="059B480C" w:rsidR="002954A7" w:rsidRPr="00DC552F" w:rsidRDefault="002954A7" w:rsidP="00F7697D">
            <w:pPr>
              <w:contextualSpacing/>
              <w:jc w:val="center"/>
              <w:rPr>
                <w:sz w:val="20"/>
              </w:rPr>
            </w:pPr>
          </w:p>
        </w:tc>
        <w:tc>
          <w:tcPr>
            <w:tcW w:w="1000" w:type="dxa"/>
            <w:vMerge/>
          </w:tcPr>
          <w:p w14:paraId="09F0D357" w14:textId="77777777" w:rsidR="002954A7" w:rsidRPr="00DC552F" w:rsidRDefault="002954A7" w:rsidP="00F7697D">
            <w:pPr>
              <w:contextualSpacing/>
              <w:jc w:val="center"/>
              <w:rPr>
                <w:sz w:val="20"/>
              </w:rPr>
            </w:pPr>
          </w:p>
        </w:tc>
        <w:tc>
          <w:tcPr>
            <w:tcW w:w="1080" w:type="dxa"/>
            <w:vMerge/>
          </w:tcPr>
          <w:p w14:paraId="241D66D0" w14:textId="77777777" w:rsidR="002954A7" w:rsidRPr="00DC552F" w:rsidRDefault="002954A7" w:rsidP="00F7697D">
            <w:pPr>
              <w:contextualSpacing/>
              <w:jc w:val="center"/>
              <w:rPr>
                <w:sz w:val="20"/>
              </w:rPr>
            </w:pPr>
          </w:p>
        </w:tc>
        <w:tc>
          <w:tcPr>
            <w:tcW w:w="1080" w:type="dxa"/>
            <w:vMerge/>
          </w:tcPr>
          <w:p w14:paraId="05A802EE" w14:textId="77777777" w:rsidR="002954A7" w:rsidRPr="00DC552F" w:rsidRDefault="002954A7" w:rsidP="00F7697D">
            <w:pPr>
              <w:contextualSpacing/>
              <w:jc w:val="center"/>
              <w:rPr>
                <w:sz w:val="20"/>
              </w:rPr>
            </w:pPr>
          </w:p>
        </w:tc>
        <w:tc>
          <w:tcPr>
            <w:tcW w:w="879" w:type="dxa"/>
            <w:vMerge/>
          </w:tcPr>
          <w:p w14:paraId="5B88CFD7" w14:textId="77777777" w:rsidR="002954A7" w:rsidRPr="00DC552F" w:rsidRDefault="002954A7" w:rsidP="00F7697D">
            <w:pPr>
              <w:contextualSpacing/>
              <w:jc w:val="center"/>
              <w:rPr>
                <w:sz w:val="20"/>
              </w:rPr>
            </w:pPr>
          </w:p>
        </w:tc>
        <w:tc>
          <w:tcPr>
            <w:tcW w:w="1440" w:type="dxa"/>
            <w:vMerge/>
          </w:tcPr>
          <w:p w14:paraId="623C3249" w14:textId="6CED0294" w:rsidR="002954A7" w:rsidRPr="00DC552F" w:rsidRDefault="002954A7" w:rsidP="00F7697D">
            <w:pPr>
              <w:contextualSpacing/>
              <w:jc w:val="center"/>
              <w:rPr>
                <w:sz w:val="20"/>
              </w:rPr>
            </w:pPr>
          </w:p>
        </w:tc>
        <w:tc>
          <w:tcPr>
            <w:tcW w:w="1614" w:type="dxa"/>
            <w:vMerge/>
          </w:tcPr>
          <w:p w14:paraId="2FAA6CBF" w14:textId="77777777" w:rsidR="002954A7" w:rsidRPr="00DC552F" w:rsidRDefault="002954A7" w:rsidP="00F7697D">
            <w:pPr>
              <w:contextualSpacing/>
              <w:jc w:val="center"/>
              <w:rPr>
                <w:sz w:val="20"/>
              </w:rPr>
            </w:pPr>
          </w:p>
        </w:tc>
        <w:tc>
          <w:tcPr>
            <w:tcW w:w="1468" w:type="dxa"/>
            <w:vMerge/>
          </w:tcPr>
          <w:p w14:paraId="3E96946F" w14:textId="77777777" w:rsidR="002954A7" w:rsidRPr="00DC552F" w:rsidRDefault="002954A7" w:rsidP="00F7697D">
            <w:pPr>
              <w:contextualSpacing/>
              <w:jc w:val="center"/>
              <w:rPr>
                <w:sz w:val="20"/>
              </w:rPr>
            </w:pPr>
          </w:p>
        </w:tc>
      </w:tr>
      <w:tr w:rsidR="002954A7" w:rsidRPr="00DC552F" w14:paraId="0C707C0D" w14:textId="0DBB390F" w:rsidTr="002954A7">
        <w:trPr>
          <w:trHeight w:val="244"/>
          <w:jc w:val="center"/>
        </w:trPr>
        <w:tc>
          <w:tcPr>
            <w:tcW w:w="731" w:type="dxa"/>
            <w:vMerge/>
          </w:tcPr>
          <w:p w14:paraId="75A373D0" w14:textId="77777777" w:rsidR="002954A7" w:rsidRPr="00DC552F" w:rsidRDefault="002954A7" w:rsidP="00F7697D">
            <w:pPr>
              <w:contextualSpacing/>
              <w:jc w:val="center"/>
              <w:rPr>
                <w:b/>
                <w:sz w:val="20"/>
              </w:rPr>
            </w:pPr>
          </w:p>
        </w:tc>
        <w:tc>
          <w:tcPr>
            <w:tcW w:w="810" w:type="dxa"/>
            <w:vMerge/>
          </w:tcPr>
          <w:p w14:paraId="1A9ED82B" w14:textId="77777777" w:rsidR="002954A7" w:rsidRPr="00DC552F" w:rsidRDefault="002954A7" w:rsidP="00F7697D">
            <w:pPr>
              <w:contextualSpacing/>
              <w:jc w:val="center"/>
              <w:rPr>
                <w:sz w:val="20"/>
              </w:rPr>
            </w:pPr>
          </w:p>
        </w:tc>
        <w:tc>
          <w:tcPr>
            <w:tcW w:w="1350" w:type="dxa"/>
            <w:vMerge/>
          </w:tcPr>
          <w:p w14:paraId="5AD7A8C9" w14:textId="77777777" w:rsidR="002954A7" w:rsidRPr="00DC552F" w:rsidRDefault="002954A7" w:rsidP="00F7697D">
            <w:pPr>
              <w:contextualSpacing/>
              <w:jc w:val="center"/>
              <w:rPr>
                <w:sz w:val="20"/>
              </w:rPr>
            </w:pPr>
          </w:p>
        </w:tc>
        <w:tc>
          <w:tcPr>
            <w:tcW w:w="810" w:type="dxa"/>
            <w:vMerge/>
          </w:tcPr>
          <w:p w14:paraId="1E730595" w14:textId="57D1E043" w:rsidR="002954A7" w:rsidRPr="00DC552F" w:rsidRDefault="002954A7" w:rsidP="00F7697D">
            <w:pPr>
              <w:contextualSpacing/>
              <w:jc w:val="center"/>
              <w:rPr>
                <w:sz w:val="20"/>
              </w:rPr>
            </w:pPr>
          </w:p>
        </w:tc>
        <w:tc>
          <w:tcPr>
            <w:tcW w:w="1000" w:type="dxa"/>
            <w:vMerge/>
          </w:tcPr>
          <w:p w14:paraId="425B09FD" w14:textId="77777777" w:rsidR="002954A7" w:rsidRPr="00DC552F" w:rsidRDefault="002954A7" w:rsidP="00F7697D">
            <w:pPr>
              <w:contextualSpacing/>
              <w:jc w:val="center"/>
              <w:rPr>
                <w:sz w:val="20"/>
              </w:rPr>
            </w:pPr>
          </w:p>
        </w:tc>
        <w:tc>
          <w:tcPr>
            <w:tcW w:w="1080" w:type="dxa"/>
            <w:vMerge/>
          </w:tcPr>
          <w:p w14:paraId="23E34AA1" w14:textId="77777777" w:rsidR="002954A7" w:rsidRPr="00DC552F" w:rsidRDefault="002954A7" w:rsidP="00F7697D">
            <w:pPr>
              <w:contextualSpacing/>
              <w:jc w:val="center"/>
              <w:rPr>
                <w:sz w:val="20"/>
              </w:rPr>
            </w:pPr>
          </w:p>
        </w:tc>
        <w:tc>
          <w:tcPr>
            <w:tcW w:w="1080" w:type="dxa"/>
            <w:vMerge/>
          </w:tcPr>
          <w:p w14:paraId="575EF38D" w14:textId="77777777" w:rsidR="002954A7" w:rsidRPr="00DC552F" w:rsidRDefault="002954A7" w:rsidP="00F7697D">
            <w:pPr>
              <w:contextualSpacing/>
              <w:jc w:val="center"/>
              <w:rPr>
                <w:sz w:val="20"/>
              </w:rPr>
            </w:pPr>
          </w:p>
        </w:tc>
        <w:tc>
          <w:tcPr>
            <w:tcW w:w="879" w:type="dxa"/>
            <w:vMerge/>
          </w:tcPr>
          <w:p w14:paraId="05CB8D01" w14:textId="77777777" w:rsidR="002954A7" w:rsidRPr="00DC552F" w:rsidRDefault="002954A7" w:rsidP="00F7697D">
            <w:pPr>
              <w:contextualSpacing/>
              <w:jc w:val="center"/>
              <w:rPr>
                <w:sz w:val="20"/>
              </w:rPr>
            </w:pPr>
          </w:p>
        </w:tc>
        <w:tc>
          <w:tcPr>
            <w:tcW w:w="1440" w:type="dxa"/>
            <w:vMerge/>
          </w:tcPr>
          <w:p w14:paraId="2EE96D45" w14:textId="3583366C" w:rsidR="002954A7" w:rsidRPr="00DC552F" w:rsidRDefault="002954A7" w:rsidP="00F7697D">
            <w:pPr>
              <w:contextualSpacing/>
              <w:jc w:val="center"/>
              <w:rPr>
                <w:sz w:val="20"/>
              </w:rPr>
            </w:pPr>
          </w:p>
        </w:tc>
        <w:tc>
          <w:tcPr>
            <w:tcW w:w="1614" w:type="dxa"/>
            <w:vMerge/>
          </w:tcPr>
          <w:p w14:paraId="560F9ED8" w14:textId="77777777" w:rsidR="002954A7" w:rsidRPr="00DC552F" w:rsidRDefault="002954A7" w:rsidP="00F7697D">
            <w:pPr>
              <w:contextualSpacing/>
              <w:jc w:val="center"/>
              <w:rPr>
                <w:sz w:val="20"/>
              </w:rPr>
            </w:pPr>
          </w:p>
        </w:tc>
        <w:tc>
          <w:tcPr>
            <w:tcW w:w="1468" w:type="dxa"/>
            <w:vMerge/>
          </w:tcPr>
          <w:p w14:paraId="6288B75C" w14:textId="77777777" w:rsidR="002954A7" w:rsidRPr="00DC552F" w:rsidRDefault="002954A7" w:rsidP="00F7697D">
            <w:pPr>
              <w:contextualSpacing/>
              <w:jc w:val="center"/>
              <w:rPr>
                <w:sz w:val="20"/>
              </w:rPr>
            </w:pPr>
          </w:p>
        </w:tc>
      </w:tr>
      <w:tr w:rsidR="002954A7" w:rsidRPr="00DC552F" w14:paraId="35C963B9" w14:textId="35D04579" w:rsidTr="002954A7">
        <w:trPr>
          <w:trHeight w:val="244"/>
          <w:jc w:val="center"/>
        </w:trPr>
        <w:tc>
          <w:tcPr>
            <w:tcW w:w="731" w:type="dxa"/>
            <w:vMerge/>
          </w:tcPr>
          <w:p w14:paraId="5253B233" w14:textId="77777777" w:rsidR="002954A7" w:rsidRPr="00DC552F" w:rsidRDefault="002954A7" w:rsidP="00F7697D">
            <w:pPr>
              <w:contextualSpacing/>
              <w:jc w:val="center"/>
              <w:rPr>
                <w:b/>
                <w:sz w:val="20"/>
              </w:rPr>
            </w:pPr>
          </w:p>
        </w:tc>
        <w:tc>
          <w:tcPr>
            <w:tcW w:w="810" w:type="dxa"/>
            <w:vMerge/>
          </w:tcPr>
          <w:p w14:paraId="6FE82032" w14:textId="77777777" w:rsidR="002954A7" w:rsidRPr="00DC552F" w:rsidRDefault="002954A7" w:rsidP="00F7697D">
            <w:pPr>
              <w:contextualSpacing/>
              <w:jc w:val="center"/>
              <w:rPr>
                <w:sz w:val="20"/>
              </w:rPr>
            </w:pPr>
          </w:p>
        </w:tc>
        <w:tc>
          <w:tcPr>
            <w:tcW w:w="1350" w:type="dxa"/>
            <w:vMerge/>
          </w:tcPr>
          <w:p w14:paraId="37281DEB" w14:textId="77777777" w:rsidR="002954A7" w:rsidRPr="00DC552F" w:rsidRDefault="002954A7" w:rsidP="00F7697D">
            <w:pPr>
              <w:contextualSpacing/>
              <w:jc w:val="center"/>
              <w:rPr>
                <w:sz w:val="20"/>
              </w:rPr>
            </w:pPr>
          </w:p>
        </w:tc>
        <w:tc>
          <w:tcPr>
            <w:tcW w:w="810" w:type="dxa"/>
            <w:vMerge/>
          </w:tcPr>
          <w:p w14:paraId="19108EAD" w14:textId="5D5176CC" w:rsidR="002954A7" w:rsidRPr="00DC552F" w:rsidRDefault="002954A7" w:rsidP="00F7697D">
            <w:pPr>
              <w:contextualSpacing/>
              <w:jc w:val="center"/>
              <w:rPr>
                <w:sz w:val="20"/>
              </w:rPr>
            </w:pPr>
          </w:p>
        </w:tc>
        <w:tc>
          <w:tcPr>
            <w:tcW w:w="1000" w:type="dxa"/>
            <w:vMerge/>
          </w:tcPr>
          <w:p w14:paraId="06D9DEB6" w14:textId="77777777" w:rsidR="002954A7" w:rsidRPr="00DC552F" w:rsidRDefault="002954A7" w:rsidP="00F7697D">
            <w:pPr>
              <w:contextualSpacing/>
              <w:jc w:val="center"/>
              <w:rPr>
                <w:sz w:val="20"/>
              </w:rPr>
            </w:pPr>
          </w:p>
        </w:tc>
        <w:tc>
          <w:tcPr>
            <w:tcW w:w="1080" w:type="dxa"/>
            <w:vMerge/>
          </w:tcPr>
          <w:p w14:paraId="54C6B04D" w14:textId="77777777" w:rsidR="002954A7" w:rsidRPr="00DC552F" w:rsidRDefault="002954A7" w:rsidP="00F7697D">
            <w:pPr>
              <w:contextualSpacing/>
              <w:jc w:val="center"/>
              <w:rPr>
                <w:sz w:val="20"/>
              </w:rPr>
            </w:pPr>
          </w:p>
        </w:tc>
        <w:tc>
          <w:tcPr>
            <w:tcW w:w="1080" w:type="dxa"/>
            <w:vMerge/>
          </w:tcPr>
          <w:p w14:paraId="49E998A0" w14:textId="77777777" w:rsidR="002954A7" w:rsidRPr="00DC552F" w:rsidRDefault="002954A7" w:rsidP="00F7697D">
            <w:pPr>
              <w:contextualSpacing/>
              <w:jc w:val="center"/>
              <w:rPr>
                <w:sz w:val="20"/>
              </w:rPr>
            </w:pPr>
          </w:p>
        </w:tc>
        <w:tc>
          <w:tcPr>
            <w:tcW w:w="879" w:type="dxa"/>
            <w:vMerge/>
          </w:tcPr>
          <w:p w14:paraId="5B004C7D" w14:textId="77777777" w:rsidR="002954A7" w:rsidRPr="00DC552F" w:rsidRDefault="002954A7" w:rsidP="00F7697D">
            <w:pPr>
              <w:contextualSpacing/>
              <w:jc w:val="center"/>
              <w:rPr>
                <w:sz w:val="20"/>
              </w:rPr>
            </w:pPr>
          </w:p>
        </w:tc>
        <w:tc>
          <w:tcPr>
            <w:tcW w:w="1440" w:type="dxa"/>
            <w:vMerge/>
          </w:tcPr>
          <w:p w14:paraId="4D51D845" w14:textId="67058D08" w:rsidR="002954A7" w:rsidRPr="00DC552F" w:rsidRDefault="002954A7" w:rsidP="00F7697D">
            <w:pPr>
              <w:contextualSpacing/>
              <w:jc w:val="center"/>
              <w:rPr>
                <w:sz w:val="20"/>
              </w:rPr>
            </w:pPr>
          </w:p>
        </w:tc>
        <w:tc>
          <w:tcPr>
            <w:tcW w:w="1614" w:type="dxa"/>
            <w:vMerge/>
          </w:tcPr>
          <w:p w14:paraId="350E70E4" w14:textId="77777777" w:rsidR="002954A7" w:rsidRPr="00DC552F" w:rsidRDefault="002954A7" w:rsidP="00F7697D">
            <w:pPr>
              <w:contextualSpacing/>
              <w:jc w:val="center"/>
              <w:rPr>
                <w:sz w:val="20"/>
              </w:rPr>
            </w:pPr>
          </w:p>
        </w:tc>
        <w:tc>
          <w:tcPr>
            <w:tcW w:w="1468" w:type="dxa"/>
            <w:vMerge/>
          </w:tcPr>
          <w:p w14:paraId="120610B2" w14:textId="77777777" w:rsidR="002954A7" w:rsidRPr="00DC552F" w:rsidRDefault="002954A7" w:rsidP="00F7697D">
            <w:pPr>
              <w:contextualSpacing/>
              <w:jc w:val="center"/>
              <w:rPr>
                <w:sz w:val="20"/>
              </w:rPr>
            </w:pPr>
          </w:p>
        </w:tc>
      </w:tr>
      <w:tr w:rsidR="002954A7" w:rsidRPr="00DC552F" w14:paraId="7810591A" w14:textId="0D6D0204" w:rsidTr="002954A7">
        <w:trPr>
          <w:trHeight w:val="244"/>
          <w:jc w:val="center"/>
        </w:trPr>
        <w:tc>
          <w:tcPr>
            <w:tcW w:w="731" w:type="dxa"/>
            <w:vMerge w:val="restart"/>
          </w:tcPr>
          <w:p w14:paraId="0A038734" w14:textId="77777777" w:rsidR="002954A7" w:rsidRPr="00DC552F" w:rsidRDefault="002954A7" w:rsidP="00F7697D">
            <w:pPr>
              <w:contextualSpacing/>
              <w:jc w:val="center"/>
              <w:rPr>
                <w:b/>
                <w:sz w:val="20"/>
              </w:rPr>
            </w:pPr>
            <w:r w:rsidRPr="00DC552F">
              <w:rPr>
                <w:b/>
                <w:sz w:val="20"/>
              </w:rPr>
              <w:t>4</w:t>
            </w:r>
          </w:p>
        </w:tc>
        <w:tc>
          <w:tcPr>
            <w:tcW w:w="810" w:type="dxa"/>
            <w:vMerge w:val="restart"/>
          </w:tcPr>
          <w:p w14:paraId="446684F2" w14:textId="77777777" w:rsidR="002954A7" w:rsidRPr="00DC552F" w:rsidRDefault="002954A7" w:rsidP="00F7697D">
            <w:pPr>
              <w:contextualSpacing/>
              <w:jc w:val="center"/>
              <w:rPr>
                <w:sz w:val="20"/>
              </w:rPr>
            </w:pPr>
          </w:p>
        </w:tc>
        <w:tc>
          <w:tcPr>
            <w:tcW w:w="1350" w:type="dxa"/>
            <w:vMerge w:val="restart"/>
          </w:tcPr>
          <w:p w14:paraId="2C071474" w14:textId="77777777" w:rsidR="002954A7" w:rsidRPr="00DC552F" w:rsidRDefault="002954A7" w:rsidP="00F7697D">
            <w:pPr>
              <w:contextualSpacing/>
              <w:jc w:val="center"/>
              <w:rPr>
                <w:sz w:val="20"/>
              </w:rPr>
            </w:pPr>
          </w:p>
        </w:tc>
        <w:tc>
          <w:tcPr>
            <w:tcW w:w="810" w:type="dxa"/>
            <w:vMerge w:val="restart"/>
          </w:tcPr>
          <w:p w14:paraId="26A86622" w14:textId="60A76D08" w:rsidR="002954A7" w:rsidRPr="00DC552F" w:rsidRDefault="002954A7" w:rsidP="00F7697D">
            <w:pPr>
              <w:contextualSpacing/>
              <w:jc w:val="center"/>
              <w:rPr>
                <w:sz w:val="20"/>
              </w:rPr>
            </w:pPr>
          </w:p>
        </w:tc>
        <w:tc>
          <w:tcPr>
            <w:tcW w:w="1000" w:type="dxa"/>
            <w:vMerge w:val="restart"/>
          </w:tcPr>
          <w:p w14:paraId="01553FA4" w14:textId="77777777" w:rsidR="002954A7" w:rsidRPr="00DC552F" w:rsidRDefault="002954A7" w:rsidP="00F7697D">
            <w:pPr>
              <w:contextualSpacing/>
              <w:jc w:val="center"/>
              <w:rPr>
                <w:sz w:val="20"/>
              </w:rPr>
            </w:pPr>
          </w:p>
        </w:tc>
        <w:tc>
          <w:tcPr>
            <w:tcW w:w="1080" w:type="dxa"/>
            <w:vMerge w:val="restart"/>
          </w:tcPr>
          <w:p w14:paraId="0DB6132A" w14:textId="77777777" w:rsidR="002954A7" w:rsidRPr="00DC552F" w:rsidRDefault="002954A7" w:rsidP="00F7697D">
            <w:pPr>
              <w:contextualSpacing/>
              <w:jc w:val="center"/>
              <w:rPr>
                <w:sz w:val="20"/>
              </w:rPr>
            </w:pPr>
          </w:p>
        </w:tc>
        <w:tc>
          <w:tcPr>
            <w:tcW w:w="1080" w:type="dxa"/>
            <w:vMerge w:val="restart"/>
          </w:tcPr>
          <w:p w14:paraId="285320B2" w14:textId="77777777" w:rsidR="002954A7" w:rsidRPr="00DC552F" w:rsidRDefault="002954A7" w:rsidP="00F7697D">
            <w:pPr>
              <w:contextualSpacing/>
              <w:jc w:val="center"/>
              <w:rPr>
                <w:sz w:val="20"/>
              </w:rPr>
            </w:pPr>
          </w:p>
        </w:tc>
        <w:tc>
          <w:tcPr>
            <w:tcW w:w="879" w:type="dxa"/>
            <w:vMerge w:val="restart"/>
          </w:tcPr>
          <w:p w14:paraId="555A5078" w14:textId="77777777" w:rsidR="002954A7" w:rsidRPr="00DC552F" w:rsidRDefault="002954A7" w:rsidP="00F7697D">
            <w:pPr>
              <w:contextualSpacing/>
              <w:jc w:val="center"/>
              <w:rPr>
                <w:sz w:val="20"/>
              </w:rPr>
            </w:pPr>
          </w:p>
        </w:tc>
        <w:tc>
          <w:tcPr>
            <w:tcW w:w="1440" w:type="dxa"/>
            <w:vMerge w:val="restart"/>
          </w:tcPr>
          <w:p w14:paraId="3CAFAE76" w14:textId="0CB6A165" w:rsidR="002954A7" w:rsidRPr="00DC552F" w:rsidRDefault="002954A7" w:rsidP="00F7697D">
            <w:pPr>
              <w:contextualSpacing/>
              <w:jc w:val="center"/>
              <w:rPr>
                <w:sz w:val="20"/>
              </w:rPr>
            </w:pPr>
          </w:p>
        </w:tc>
        <w:tc>
          <w:tcPr>
            <w:tcW w:w="1614" w:type="dxa"/>
            <w:vMerge w:val="restart"/>
          </w:tcPr>
          <w:p w14:paraId="29FA2839" w14:textId="77777777" w:rsidR="002954A7" w:rsidRPr="00DC552F" w:rsidRDefault="002954A7" w:rsidP="00F7697D">
            <w:pPr>
              <w:contextualSpacing/>
              <w:jc w:val="center"/>
              <w:rPr>
                <w:sz w:val="20"/>
              </w:rPr>
            </w:pPr>
          </w:p>
        </w:tc>
        <w:tc>
          <w:tcPr>
            <w:tcW w:w="1468" w:type="dxa"/>
            <w:vMerge w:val="restart"/>
          </w:tcPr>
          <w:p w14:paraId="29F31132" w14:textId="77777777" w:rsidR="002954A7" w:rsidRPr="00DC552F" w:rsidRDefault="002954A7" w:rsidP="00F7697D">
            <w:pPr>
              <w:contextualSpacing/>
              <w:jc w:val="center"/>
              <w:rPr>
                <w:sz w:val="20"/>
              </w:rPr>
            </w:pPr>
          </w:p>
        </w:tc>
      </w:tr>
      <w:tr w:rsidR="002954A7" w:rsidRPr="00DC552F" w14:paraId="39B27E3D" w14:textId="3F26FC68" w:rsidTr="002954A7">
        <w:trPr>
          <w:trHeight w:val="244"/>
          <w:jc w:val="center"/>
        </w:trPr>
        <w:tc>
          <w:tcPr>
            <w:tcW w:w="731" w:type="dxa"/>
            <w:vMerge/>
          </w:tcPr>
          <w:p w14:paraId="26372A17" w14:textId="77777777" w:rsidR="002954A7" w:rsidRPr="00DC552F" w:rsidRDefault="002954A7" w:rsidP="00F7697D">
            <w:pPr>
              <w:contextualSpacing/>
              <w:jc w:val="center"/>
              <w:rPr>
                <w:b/>
                <w:sz w:val="20"/>
              </w:rPr>
            </w:pPr>
          </w:p>
        </w:tc>
        <w:tc>
          <w:tcPr>
            <w:tcW w:w="810" w:type="dxa"/>
            <w:vMerge/>
          </w:tcPr>
          <w:p w14:paraId="2D5680B5" w14:textId="77777777" w:rsidR="002954A7" w:rsidRPr="00DC552F" w:rsidRDefault="002954A7" w:rsidP="00F7697D">
            <w:pPr>
              <w:contextualSpacing/>
              <w:jc w:val="center"/>
              <w:rPr>
                <w:sz w:val="20"/>
              </w:rPr>
            </w:pPr>
          </w:p>
        </w:tc>
        <w:tc>
          <w:tcPr>
            <w:tcW w:w="1350" w:type="dxa"/>
            <w:vMerge/>
          </w:tcPr>
          <w:p w14:paraId="6A947D1D" w14:textId="77777777" w:rsidR="002954A7" w:rsidRPr="00DC552F" w:rsidRDefault="002954A7" w:rsidP="00F7697D">
            <w:pPr>
              <w:contextualSpacing/>
              <w:jc w:val="center"/>
              <w:rPr>
                <w:sz w:val="20"/>
              </w:rPr>
            </w:pPr>
          </w:p>
        </w:tc>
        <w:tc>
          <w:tcPr>
            <w:tcW w:w="810" w:type="dxa"/>
            <w:vMerge/>
          </w:tcPr>
          <w:p w14:paraId="5D90A7D0" w14:textId="5988C492" w:rsidR="002954A7" w:rsidRPr="00DC552F" w:rsidRDefault="002954A7" w:rsidP="00F7697D">
            <w:pPr>
              <w:contextualSpacing/>
              <w:jc w:val="center"/>
              <w:rPr>
                <w:sz w:val="20"/>
              </w:rPr>
            </w:pPr>
          </w:p>
        </w:tc>
        <w:tc>
          <w:tcPr>
            <w:tcW w:w="1000" w:type="dxa"/>
            <w:vMerge/>
          </w:tcPr>
          <w:p w14:paraId="427BCCEF" w14:textId="77777777" w:rsidR="002954A7" w:rsidRPr="00DC552F" w:rsidRDefault="002954A7" w:rsidP="00F7697D">
            <w:pPr>
              <w:contextualSpacing/>
              <w:jc w:val="center"/>
              <w:rPr>
                <w:sz w:val="20"/>
              </w:rPr>
            </w:pPr>
          </w:p>
        </w:tc>
        <w:tc>
          <w:tcPr>
            <w:tcW w:w="1080" w:type="dxa"/>
            <w:vMerge/>
          </w:tcPr>
          <w:p w14:paraId="1CBF0CA3" w14:textId="77777777" w:rsidR="002954A7" w:rsidRPr="00DC552F" w:rsidRDefault="002954A7" w:rsidP="00F7697D">
            <w:pPr>
              <w:contextualSpacing/>
              <w:jc w:val="center"/>
              <w:rPr>
                <w:sz w:val="20"/>
              </w:rPr>
            </w:pPr>
          </w:p>
        </w:tc>
        <w:tc>
          <w:tcPr>
            <w:tcW w:w="1080" w:type="dxa"/>
            <w:vMerge/>
          </w:tcPr>
          <w:p w14:paraId="3FA5FB87" w14:textId="77777777" w:rsidR="002954A7" w:rsidRPr="00DC552F" w:rsidRDefault="002954A7" w:rsidP="00F7697D">
            <w:pPr>
              <w:contextualSpacing/>
              <w:jc w:val="center"/>
              <w:rPr>
                <w:sz w:val="20"/>
              </w:rPr>
            </w:pPr>
          </w:p>
        </w:tc>
        <w:tc>
          <w:tcPr>
            <w:tcW w:w="879" w:type="dxa"/>
            <w:vMerge/>
          </w:tcPr>
          <w:p w14:paraId="79A36716" w14:textId="77777777" w:rsidR="002954A7" w:rsidRPr="00DC552F" w:rsidRDefault="002954A7" w:rsidP="00F7697D">
            <w:pPr>
              <w:contextualSpacing/>
              <w:jc w:val="center"/>
              <w:rPr>
                <w:sz w:val="20"/>
              </w:rPr>
            </w:pPr>
          </w:p>
        </w:tc>
        <w:tc>
          <w:tcPr>
            <w:tcW w:w="1440" w:type="dxa"/>
            <w:vMerge/>
          </w:tcPr>
          <w:p w14:paraId="48EF9989" w14:textId="63742459" w:rsidR="002954A7" w:rsidRPr="00DC552F" w:rsidRDefault="002954A7" w:rsidP="00F7697D">
            <w:pPr>
              <w:contextualSpacing/>
              <w:jc w:val="center"/>
              <w:rPr>
                <w:sz w:val="20"/>
              </w:rPr>
            </w:pPr>
          </w:p>
        </w:tc>
        <w:tc>
          <w:tcPr>
            <w:tcW w:w="1614" w:type="dxa"/>
            <w:vMerge/>
          </w:tcPr>
          <w:p w14:paraId="0B5BE537" w14:textId="77777777" w:rsidR="002954A7" w:rsidRPr="00DC552F" w:rsidRDefault="002954A7" w:rsidP="00F7697D">
            <w:pPr>
              <w:contextualSpacing/>
              <w:jc w:val="center"/>
              <w:rPr>
                <w:sz w:val="20"/>
              </w:rPr>
            </w:pPr>
          </w:p>
        </w:tc>
        <w:tc>
          <w:tcPr>
            <w:tcW w:w="1468" w:type="dxa"/>
            <w:vMerge/>
          </w:tcPr>
          <w:p w14:paraId="55ADF3C0" w14:textId="77777777" w:rsidR="002954A7" w:rsidRPr="00DC552F" w:rsidRDefault="002954A7" w:rsidP="00F7697D">
            <w:pPr>
              <w:contextualSpacing/>
              <w:jc w:val="center"/>
              <w:rPr>
                <w:sz w:val="20"/>
              </w:rPr>
            </w:pPr>
          </w:p>
        </w:tc>
      </w:tr>
      <w:tr w:rsidR="002954A7" w:rsidRPr="00DC552F" w14:paraId="4399AB28" w14:textId="1609B860" w:rsidTr="002954A7">
        <w:trPr>
          <w:trHeight w:val="244"/>
          <w:jc w:val="center"/>
        </w:trPr>
        <w:tc>
          <w:tcPr>
            <w:tcW w:w="731" w:type="dxa"/>
            <w:vMerge/>
          </w:tcPr>
          <w:p w14:paraId="0FA1C979" w14:textId="77777777" w:rsidR="002954A7" w:rsidRPr="00DC552F" w:rsidRDefault="002954A7" w:rsidP="00F7697D">
            <w:pPr>
              <w:contextualSpacing/>
              <w:jc w:val="center"/>
              <w:rPr>
                <w:b/>
                <w:sz w:val="20"/>
              </w:rPr>
            </w:pPr>
          </w:p>
        </w:tc>
        <w:tc>
          <w:tcPr>
            <w:tcW w:w="810" w:type="dxa"/>
            <w:vMerge/>
          </w:tcPr>
          <w:p w14:paraId="4CBADC3B" w14:textId="77777777" w:rsidR="002954A7" w:rsidRPr="00DC552F" w:rsidRDefault="002954A7" w:rsidP="00F7697D">
            <w:pPr>
              <w:contextualSpacing/>
              <w:jc w:val="center"/>
              <w:rPr>
                <w:sz w:val="20"/>
              </w:rPr>
            </w:pPr>
          </w:p>
        </w:tc>
        <w:tc>
          <w:tcPr>
            <w:tcW w:w="1350" w:type="dxa"/>
            <w:vMerge/>
          </w:tcPr>
          <w:p w14:paraId="379FA2E5" w14:textId="77777777" w:rsidR="002954A7" w:rsidRPr="00DC552F" w:rsidRDefault="002954A7" w:rsidP="00F7697D">
            <w:pPr>
              <w:contextualSpacing/>
              <w:jc w:val="center"/>
              <w:rPr>
                <w:sz w:val="20"/>
              </w:rPr>
            </w:pPr>
          </w:p>
        </w:tc>
        <w:tc>
          <w:tcPr>
            <w:tcW w:w="810" w:type="dxa"/>
            <w:vMerge/>
          </w:tcPr>
          <w:p w14:paraId="0238EE68" w14:textId="22581E90" w:rsidR="002954A7" w:rsidRPr="00DC552F" w:rsidRDefault="002954A7" w:rsidP="00F7697D">
            <w:pPr>
              <w:contextualSpacing/>
              <w:jc w:val="center"/>
              <w:rPr>
                <w:sz w:val="20"/>
              </w:rPr>
            </w:pPr>
          </w:p>
        </w:tc>
        <w:tc>
          <w:tcPr>
            <w:tcW w:w="1000" w:type="dxa"/>
            <w:vMerge/>
          </w:tcPr>
          <w:p w14:paraId="663D3B82" w14:textId="77777777" w:rsidR="002954A7" w:rsidRPr="00DC552F" w:rsidRDefault="002954A7" w:rsidP="00F7697D">
            <w:pPr>
              <w:contextualSpacing/>
              <w:jc w:val="center"/>
              <w:rPr>
                <w:sz w:val="20"/>
              </w:rPr>
            </w:pPr>
          </w:p>
        </w:tc>
        <w:tc>
          <w:tcPr>
            <w:tcW w:w="1080" w:type="dxa"/>
            <w:vMerge/>
          </w:tcPr>
          <w:p w14:paraId="2125B754" w14:textId="77777777" w:rsidR="002954A7" w:rsidRPr="00DC552F" w:rsidRDefault="002954A7" w:rsidP="00F7697D">
            <w:pPr>
              <w:contextualSpacing/>
              <w:jc w:val="center"/>
              <w:rPr>
                <w:sz w:val="20"/>
              </w:rPr>
            </w:pPr>
          </w:p>
        </w:tc>
        <w:tc>
          <w:tcPr>
            <w:tcW w:w="1080" w:type="dxa"/>
            <w:vMerge/>
          </w:tcPr>
          <w:p w14:paraId="6282E03A" w14:textId="77777777" w:rsidR="002954A7" w:rsidRPr="00DC552F" w:rsidRDefault="002954A7" w:rsidP="00F7697D">
            <w:pPr>
              <w:contextualSpacing/>
              <w:jc w:val="center"/>
              <w:rPr>
                <w:sz w:val="20"/>
              </w:rPr>
            </w:pPr>
          </w:p>
        </w:tc>
        <w:tc>
          <w:tcPr>
            <w:tcW w:w="879" w:type="dxa"/>
            <w:vMerge/>
          </w:tcPr>
          <w:p w14:paraId="7078C03F" w14:textId="77777777" w:rsidR="002954A7" w:rsidRPr="00DC552F" w:rsidRDefault="002954A7" w:rsidP="00F7697D">
            <w:pPr>
              <w:contextualSpacing/>
              <w:jc w:val="center"/>
              <w:rPr>
                <w:sz w:val="20"/>
              </w:rPr>
            </w:pPr>
          </w:p>
        </w:tc>
        <w:tc>
          <w:tcPr>
            <w:tcW w:w="1440" w:type="dxa"/>
            <w:vMerge/>
          </w:tcPr>
          <w:p w14:paraId="39C8357A" w14:textId="6F4CCD9C" w:rsidR="002954A7" w:rsidRPr="00DC552F" w:rsidRDefault="002954A7" w:rsidP="00F7697D">
            <w:pPr>
              <w:contextualSpacing/>
              <w:jc w:val="center"/>
              <w:rPr>
                <w:sz w:val="20"/>
              </w:rPr>
            </w:pPr>
          </w:p>
        </w:tc>
        <w:tc>
          <w:tcPr>
            <w:tcW w:w="1614" w:type="dxa"/>
            <w:vMerge/>
          </w:tcPr>
          <w:p w14:paraId="652408A5" w14:textId="77777777" w:rsidR="002954A7" w:rsidRPr="00DC552F" w:rsidRDefault="002954A7" w:rsidP="00F7697D">
            <w:pPr>
              <w:contextualSpacing/>
              <w:jc w:val="center"/>
              <w:rPr>
                <w:sz w:val="20"/>
              </w:rPr>
            </w:pPr>
          </w:p>
        </w:tc>
        <w:tc>
          <w:tcPr>
            <w:tcW w:w="1468" w:type="dxa"/>
            <w:vMerge/>
          </w:tcPr>
          <w:p w14:paraId="0DF30582" w14:textId="77777777" w:rsidR="002954A7" w:rsidRPr="00DC552F" w:rsidRDefault="002954A7" w:rsidP="00F7697D">
            <w:pPr>
              <w:contextualSpacing/>
              <w:jc w:val="center"/>
              <w:rPr>
                <w:sz w:val="20"/>
              </w:rPr>
            </w:pPr>
          </w:p>
        </w:tc>
      </w:tr>
      <w:tr w:rsidR="002954A7" w:rsidRPr="00DC552F" w14:paraId="1981719A" w14:textId="35910955" w:rsidTr="002954A7">
        <w:trPr>
          <w:trHeight w:val="244"/>
          <w:jc w:val="center"/>
        </w:trPr>
        <w:tc>
          <w:tcPr>
            <w:tcW w:w="731" w:type="dxa"/>
            <w:vMerge/>
          </w:tcPr>
          <w:p w14:paraId="79480454" w14:textId="77777777" w:rsidR="002954A7" w:rsidRPr="00DC552F" w:rsidRDefault="002954A7" w:rsidP="00F7697D">
            <w:pPr>
              <w:contextualSpacing/>
              <w:jc w:val="center"/>
              <w:rPr>
                <w:b/>
                <w:sz w:val="20"/>
              </w:rPr>
            </w:pPr>
          </w:p>
        </w:tc>
        <w:tc>
          <w:tcPr>
            <w:tcW w:w="810" w:type="dxa"/>
            <w:vMerge/>
          </w:tcPr>
          <w:p w14:paraId="5ADB12CF" w14:textId="77777777" w:rsidR="002954A7" w:rsidRPr="00DC552F" w:rsidRDefault="002954A7" w:rsidP="00F7697D">
            <w:pPr>
              <w:contextualSpacing/>
              <w:jc w:val="center"/>
              <w:rPr>
                <w:sz w:val="20"/>
              </w:rPr>
            </w:pPr>
          </w:p>
        </w:tc>
        <w:tc>
          <w:tcPr>
            <w:tcW w:w="1350" w:type="dxa"/>
            <w:vMerge/>
          </w:tcPr>
          <w:p w14:paraId="216D78A0" w14:textId="77777777" w:rsidR="002954A7" w:rsidRPr="00DC552F" w:rsidRDefault="002954A7" w:rsidP="00F7697D">
            <w:pPr>
              <w:contextualSpacing/>
              <w:jc w:val="center"/>
              <w:rPr>
                <w:sz w:val="20"/>
              </w:rPr>
            </w:pPr>
          </w:p>
        </w:tc>
        <w:tc>
          <w:tcPr>
            <w:tcW w:w="810" w:type="dxa"/>
            <w:vMerge/>
          </w:tcPr>
          <w:p w14:paraId="7FB95B67" w14:textId="7889417F" w:rsidR="002954A7" w:rsidRPr="00DC552F" w:rsidRDefault="002954A7" w:rsidP="00F7697D">
            <w:pPr>
              <w:contextualSpacing/>
              <w:jc w:val="center"/>
              <w:rPr>
                <w:sz w:val="20"/>
              </w:rPr>
            </w:pPr>
          </w:p>
        </w:tc>
        <w:tc>
          <w:tcPr>
            <w:tcW w:w="1000" w:type="dxa"/>
            <w:vMerge/>
          </w:tcPr>
          <w:p w14:paraId="4FF988B5" w14:textId="77777777" w:rsidR="002954A7" w:rsidRPr="00DC552F" w:rsidRDefault="002954A7" w:rsidP="00F7697D">
            <w:pPr>
              <w:contextualSpacing/>
              <w:jc w:val="center"/>
              <w:rPr>
                <w:sz w:val="20"/>
              </w:rPr>
            </w:pPr>
          </w:p>
        </w:tc>
        <w:tc>
          <w:tcPr>
            <w:tcW w:w="1080" w:type="dxa"/>
            <w:vMerge/>
          </w:tcPr>
          <w:p w14:paraId="0210DF69" w14:textId="77777777" w:rsidR="002954A7" w:rsidRPr="00DC552F" w:rsidRDefault="002954A7" w:rsidP="00F7697D">
            <w:pPr>
              <w:contextualSpacing/>
              <w:jc w:val="center"/>
              <w:rPr>
                <w:sz w:val="20"/>
              </w:rPr>
            </w:pPr>
          </w:p>
        </w:tc>
        <w:tc>
          <w:tcPr>
            <w:tcW w:w="1080" w:type="dxa"/>
            <w:vMerge/>
          </w:tcPr>
          <w:p w14:paraId="0542A95F" w14:textId="77777777" w:rsidR="002954A7" w:rsidRPr="00DC552F" w:rsidRDefault="002954A7" w:rsidP="00F7697D">
            <w:pPr>
              <w:contextualSpacing/>
              <w:jc w:val="center"/>
              <w:rPr>
                <w:sz w:val="20"/>
              </w:rPr>
            </w:pPr>
          </w:p>
        </w:tc>
        <w:tc>
          <w:tcPr>
            <w:tcW w:w="879" w:type="dxa"/>
            <w:vMerge/>
          </w:tcPr>
          <w:p w14:paraId="487FF0FC" w14:textId="77777777" w:rsidR="002954A7" w:rsidRPr="00DC552F" w:rsidRDefault="002954A7" w:rsidP="00F7697D">
            <w:pPr>
              <w:contextualSpacing/>
              <w:jc w:val="center"/>
              <w:rPr>
                <w:sz w:val="20"/>
              </w:rPr>
            </w:pPr>
          </w:p>
        </w:tc>
        <w:tc>
          <w:tcPr>
            <w:tcW w:w="1440" w:type="dxa"/>
            <w:vMerge/>
          </w:tcPr>
          <w:p w14:paraId="134B6E59" w14:textId="12FE7FF7" w:rsidR="002954A7" w:rsidRPr="00DC552F" w:rsidRDefault="002954A7" w:rsidP="00F7697D">
            <w:pPr>
              <w:contextualSpacing/>
              <w:jc w:val="center"/>
              <w:rPr>
                <w:sz w:val="20"/>
              </w:rPr>
            </w:pPr>
          </w:p>
        </w:tc>
        <w:tc>
          <w:tcPr>
            <w:tcW w:w="1614" w:type="dxa"/>
            <w:vMerge/>
          </w:tcPr>
          <w:p w14:paraId="60AB73D4" w14:textId="77777777" w:rsidR="002954A7" w:rsidRPr="00DC552F" w:rsidRDefault="002954A7" w:rsidP="00F7697D">
            <w:pPr>
              <w:contextualSpacing/>
              <w:jc w:val="center"/>
              <w:rPr>
                <w:sz w:val="20"/>
              </w:rPr>
            </w:pPr>
          </w:p>
        </w:tc>
        <w:tc>
          <w:tcPr>
            <w:tcW w:w="1468" w:type="dxa"/>
            <w:vMerge/>
          </w:tcPr>
          <w:p w14:paraId="181FC65E" w14:textId="77777777" w:rsidR="002954A7" w:rsidRPr="00DC552F" w:rsidRDefault="002954A7" w:rsidP="00F7697D">
            <w:pPr>
              <w:contextualSpacing/>
              <w:jc w:val="center"/>
              <w:rPr>
                <w:sz w:val="20"/>
              </w:rPr>
            </w:pPr>
          </w:p>
        </w:tc>
      </w:tr>
      <w:tr w:rsidR="002954A7" w:rsidRPr="00DC552F" w14:paraId="12DF42A4" w14:textId="3726D942" w:rsidTr="002954A7">
        <w:trPr>
          <w:trHeight w:val="244"/>
          <w:jc w:val="center"/>
        </w:trPr>
        <w:tc>
          <w:tcPr>
            <w:tcW w:w="731" w:type="dxa"/>
            <w:vMerge/>
          </w:tcPr>
          <w:p w14:paraId="15EFDC24" w14:textId="77777777" w:rsidR="002954A7" w:rsidRPr="00DC552F" w:rsidRDefault="002954A7" w:rsidP="00F7697D">
            <w:pPr>
              <w:contextualSpacing/>
              <w:jc w:val="center"/>
              <w:rPr>
                <w:b/>
                <w:sz w:val="20"/>
              </w:rPr>
            </w:pPr>
          </w:p>
        </w:tc>
        <w:tc>
          <w:tcPr>
            <w:tcW w:w="810" w:type="dxa"/>
            <w:vMerge/>
          </w:tcPr>
          <w:p w14:paraId="2DDD1796" w14:textId="77777777" w:rsidR="002954A7" w:rsidRPr="00DC552F" w:rsidRDefault="002954A7" w:rsidP="00F7697D">
            <w:pPr>
              <w:contextualSpacing/>
              <w:jc w:val="center"/>
              <w:rPr>
                <w:sz w:val="20"/>
              </w:rPr>
            </w:pPr>
          </w:p>
        </w:tc>
        <w:tc>
          <w:tcPr>
            <w:tcW w:w="1350" w:type="dxa"/>
            <w:vMerge/>
          </w:tcPr>
          <w:p w14:paraId="15DEAC69" w14:textId="77777777" w:rsidR="002954A7" w:rsidRPr="00DC552F" w:rsidRDefault="002954A7" w:rsidP="00F7697D">
            <w:pPr>
              <w:contextualSpacing/>
              <w:jc w:val="center"/>
              <w:rPr>
                <w:sz w:val="20"/>
              </w:rPr>
            </w:pPr>
          </w:p>
        </w:tc>
        <w:tc>
          <w:tcPr>
            <w:tcW w:w="810" w:type="dxa"/>
            <w:vMerge/>
          </w:tcPr>
          <w:p w14:paraId="1A890699" w14:textId="2ABFB99E" w:rsidR="002954A7" w:rsidRPr="00DC552F" w:rsidRDefault="002954A7" w:rsidP="00F7697D">
            <w:pPr>
              <w:contextualSpacing/>
              <w:jc w:val="center"/>
              <w:rPr>
                <w:sz w:val="20"/>
              </w:rPr>
            </w:pPr>
          </w:p>
        </w:tc>
        <w:tc>
          <w:tcPr>
            <w:tcW w:w="1000" w:type="dxa"/>
            <w:vMerge/>
          </w:tcPr>
          <w:p w14:paraId="72534616" w14:textId="77777777" w:rsidR="002954A7" w:rsidRPr="00DC552F" w:rsidRDefault="002954A7" w:rsidP="00F7697D">
            <w:pPr>
              <w:contextualSpacing/>
              <w:jc w:val="center"/>
              <w:rPr>
                <w:sz w:val="20"/>
              </w:rPr>
            </w:pPr>
          </w:p>
        </w:tc>
        <w:tc>
          <w:tcPr>
            <w:tcW w:w="1080" w:type="dxa"/>
            <w:vMerge/>
          </w:tcPr>
          <w:p w14:paraId="12F653B3" w14:textId="77777777" w:rsidR="002954A7" w:rsidRPr="00DC552F" w:rsidRDefault="002954A7" w:rsidP="00F7697D">
            <w:pPr>
              <w:contextualSpacing/>
              <w:jc w:val="center"/>
              <w:rPr>
                <w:sz w:val="20"/>
              </w:rPr>
            </w:pPr>
          </w:p>
        </w:tc>
        <w:tc>
          <w:tcPr>
            <w:tcW w:w="1080" w:type="dxa"/>
            <w:vMerge/>
          </w:tcPr>
          <w:p w14:paraId="0E7082D6" w14:textId="77777777" w:rsidR="002954A7" w:rsidRPr="00DC552F" w:rsidRDefault="002954A7" w:rsidP="00F7697D">
            <w:pPr>
              <w:contextualSpacing/>
              <w:jc w:val="center"/>
              <w:rPr>
                <w:sz w:val="20"/>
              </w:rPr>
            </w:pPr>
          </w:p>
        </w:tc>
        <w:tc>
          <w:tcPr>
            <w:tcW w:w="879" w:type="dxa"/>
            <w:vMerge/>
          </w:tcPr>
          <w:p w14:paraId="2F957035" w14:textId="77777777" w:rsidR="002954A7" w:rsidRPr="00DC552F" w:rsidRDefault="002954A7" w:rsidP="00F7697D">
            <w:pPr>
              <w:contextualSpacing/>
              <w:jc w:val="center"/>
              <w:rPr>
                <w:sz w:val="20"/>
              </w:rPr>
            </w:pPr>
          </w:p>
        </w:tc>
        <w:tc>
          <w:tcPr>
            <w:tcW w:w="1440" w:type="dxa"/>
            <w:vMerge/>
          </w:tcPr>
          <w:p w14:paraId="54BAA202" w14:textId="19A6D065" w:rsidR="002954A7" w:rsidRPr="00DC552F" w:rsidRDefault="002954A7" w:rsidP="00F7697D">
            <w:pPr>
              <w:contextualSpacing/>
              <w:jc w:val="center"/>
              <w:rPr>
                <w:sz w:val="20"/>
              </w:rPr>
            </w:pPr>
          </w:p>
        </w:tc>
        <w:tc>
          <w:tcPr>
            <w:tcW w:w="1614" w:type="dxa"/>
            <w:vMerge/>
          </w:tcPr>
          <w:p w14:paraId="3C97F890" w14:textId="77777777" w:rsidR="002954A7" w:rsidRPr="00DC552F" w:rsidRDefault="002954A7" w:rsidP="00F7697D">
            <w:pPr>
              <w:contextualSpacing/>
              <w:jc w:val="center"/>
              <w:rPr>
                <w:sz w:val="20"/>
              </w:rPr>
            </w:pPr>
          </w:p>
        </w:tc>
        <w:tc>
          <w:tcPr>
            <w:tcW w:w="1468" w:type="dxa"/>
            <w:vMerge/>
          </w:tcPr>
          <w:p w14:paraId="68699549" w14:textId="77777777" w:rsidR="002954A7" w:rsidRPr="00DC552F" w:rsidRDefault="002954A7" w:rsidP="00F7697D">
            <w:pPr>
              <w:contextualSpacing/>
              <w:jc w:val="center"/>
              <w:rPr>
                <w:sz w:val="20"/>
              </w:rPr>
            </w:pPr>
          </w:p>
        </w:tc>
      </w:tr>
      <w:tr w:rsidR="002954A7" w:rsidRPr="00DC552F" w14:paraId="7AF083D2" w14:textId="6389A879" w:rsidTr="002954A7">
        <w:trPr>
          <w:trHeight w:val="244"/>
          <w:jc w:val="center"/>
        </w:trPr>
        <w:tc>
          <w:tcPr>
            <w:tcW w:w="731" w:type="dxa"/>
            <w:vMerge w:val="restart"/>
          </w:tcPr>
          <w:p w14:paraId="1A0C5477" w14:textId="77777777" w:rsidR="002954A7" w:rsidRPr="00DC552F" w:rsidRDefault="002954A7" w:rsidP="00F7697D">
            <w:pPr>
              <w:contextualSpacing/>
              <w:jc w:val="center"/>
              <w:rPr>
                <w:b/>
                <w:sz w:val="20"/>
              </w:rPr>
            </w:pPr>
            <w:r w:rsidRPr="00DC552F">
              <w:rPr>
                <w:b/>
                <w:sz w:val="20"/>
              </w:rPr>
              <w:t>5</w:t>
            </w:r>
          </w:p>
        </w:tc>
        <w:tc>
          <w:tcPr>
            <w:tcW w:w="810" w:type="dxa"/>
            <w:vMerge w:val="restart"/>
          </w:tcPr>
          <w:p w14:paraId="66110643" w14:textId="77777777" w:rsidR="002954A7" w:rsidRPr="00DC552F" w:rsidRDefault="002954A7" w:rsidP="00F7697D">
            <w:pPr>
              <w:contextualSpacing/>
              <w:jc w:val="center"/>
              <w:rPr>
                <w:sz w:val="20"/>
              </w:rPr>
            </w:pPr>
          </w:p>
        </w:tc>
        <w:tc>
          <w:tcPr>
            <w:tcW w:w="1350" w:type="dxa"/>
            <w:vMerge w:val="restart"/>
          </w:tcPr>
          <w:p w14:paraId="362A188C" w14:textId="77777777" w:rsidR="002954A7" w:rsidRPr="00DC552F" w:rsidRDefault="002954A7" w:rsidP="00F7697D">
            <w:pPr>
              <w:contextualSpacing/>
              <w:jc w:val="center"/>
              <w:rPr>
                <w:sz w:val="20"/>
              </w:rPr>
            </w:pPr>
          </w:p>
        </w:tc>
        <w:tc>
          <w:tcPr>
            <w:tcW w:w="810" w:type="dxa"/>
            <w:vMerge w:val="restart"/>
          </w:tcPr>
          <w:p w14:paraId="07FC9565" w14:textId="052C313A" w:rsidR="002954A7" w:rsidRPr="00DC552F" w:rsidRDefault="002954A7" w:rsidP="00F7697D">
            <w:pPr>
              <w:contextualSpacing/>
              <w:jc w:val="center"/>
              <w:rPr>
                <w:sz w:val="20"/>
              </w:rPr>
            </w:pPr>
          </w:p>
        </w:tc>
        <w:tc>
          <w:tcPr>
            <w:tcW w:w="1000" w:type="dxa"/>
            <w:vMerge w:val="restart"/>
          </w:tcPr>
          <w:p w14:paraId="07C82906" w14:textId="77777777" w:rsidR="002954A7" w:rsidRPr="00DC552F" w:rsidRDefault="002954A7" w:rsidP="00F7697D">
            <w:pPr>
              <w:contextualSpacing/>
              <w:jc w:val="center"/>
              <w:rPr>
                <w:sz w:val="20"/>
              </w:rPr>
            </w:pPr>
          </w:p>
        </w:tc>
        <w:tc>
          <w:tcPr>
            <w:tcW w:w="1080" w:type="dxa"/>
            <w:vMerge w:val="restart"/>
          </w:tcPr>
          <w:p w14:paraId="35B33E64" w14:textId="77777777" w:rsidR="002954A7" w:rsidRPr="00DC552F" w:rsidRDefault="002954A7" w:rsidP="00F7697D">
            <w:pPr>
              <w:contextualSpacing/>
              <w:jc w:val="center"/>
              <w:rPr>
                <w:sz w:val="20"/>
              </w:rPr>
            </w:pPr>
          </w:p>
        </w:tc>
        <w:tc>
          <w:tcPr>
            <w:tcW w:w="1080" w:type="dxa"/>
            <w:vMerge w:val="restart"/>
          </w:tcPr>
          <w:p w14:paraId="3278B2F9" w14:textId="77777777" w:rsidR="002954A7" w:rsidRPr="00DC552F" w:rsidRDefault="002954A7" w:rsidP="00F7697D">
            <w:pPr>
              <w:contextualSpacing/>
              <w:jc w:val="center"/>
              <w:rPr>
                <w:sz w:val="20"/>
              </w:rPr>
            </w:pPr>
          </w:p>
        </w:tc>
        <w:tc>
          <w:tcPr>
            <w:tcW w:w="879" w:type="dxa"/>
            <w:vMerge w:val="restart"/>
          </w:tcPr>
          <w:p w14:paraId="4CAF12F3" w14:textId="77777777" w:rsidR="002954A7" w:rsidRPr="00DC552F" w:rsidRDefault="002954A7" w:rsidP="00F7697D">
            <w:pPr>
              <w:contextualSpacing/>
              <w:jc w:val="center"/>
              <w:rPr>
                <w:sz w:val="20"/>
              </w:rPr>
            </w:pPr>
          </w:p>
        </w:tc>
        <w:tc>
          <w:tcPr>
            <w:tcW w:w="1440" w:type="dxa"/>
            <w:vMerge w:val="restart"/>
          </w:tcPr>
          <w:p w14:paraId="572087A1" w14:textId="00CCD25E" w:rsidR="002954A7" w:rsidRPr="00DC552F" w:rsidRDefault="002954A7" w:rsidP="00F7697D">
            <w:pPr>
              <w:contextualSpacing/>
              <w:jc w:val="center"/>
              <w:rPr>
                <w:sz w:val="20"/>
              </w:rPr>
            </w:pPr>
          </w:p>
        </w:tc>
        <w:tc>
          <w:tcPr>
            <w:tcW w:w="1614" w:type="dxa"/>
            <w:vMerge w:val="restart"/>
          </w:tcPr>
          <w:p w14:paraId="525115DC" w14:textId="77777777" w:rsidR="002954A7" w:rsidRPr="00DC552F" w:rsidRDefault="002954A7" w:rsidP="00F7697D">
            <w:pPr>
              <w:contextualSpacing/>
              <w:jc w:val="center"/>
              <w:rPr>
                <w:sz w:val="20"/>
              </w:rPr>
            </w:pPr>
          </w:p>
        </w:tc>
        <w:tc>
          <w:tcPr>
            <w:tcW w:w="1468" w:type="dxa"/>
            <w:vMerge w:val="restart"/>
          </w:tcPr>
          <w:p w14:paraId="33112896" w14:textId="77777777" w:rsidR="002954A7" w:rsidRPr="00DC552F" w:rsidRDefault="002954A7" w:rsidP="00F7697D">
            <w:pPr>
              <w:contextualSpacing/>
              <w:jc w:val="center"/>
              <w:rPr>
                <w:sz w:val="20"/>
              </w:rPr>
            </w:pPr>
          </w:p>
        </w:tc>
      </w:tr>
      <w:tr w:rsidR="002954A7" w:rsidRPr="00DC552F" w14:paraId="68ECEF25" w14:textId="71782DCF" w:rsidTr="002954A7">
        <w:trPr>
          <w:trHeight w:val="244"/>
          <w:jc w:val="center"/>
        </w:trPr>
        <w:tc>
          <w:tcPr>
            <w:tcW w:w="731" w:type="dxa"/>
            <w:vMerge/>
          </w:tcPr>
          <w:p w14:paraId="77FDFA49" w14:textId="77777777" w:rsidR="002954A7" w:rsidRPr="00DC552F" w:rsidRDefault="002954A7" w:rsidP="00F7697D">
            <w:pPr>
              <w:contextualSpacing/>
              <w:jc w:val="center"/>
              <w:rPr>
                <w:b/>
                <w:sz w:val="20"/>
              </w:rPr>
            </w:pPr>
          </w:p>
        </w:tc>
        <w:tc>
          <w:tcPr>
            <w:tcW w:w="810" w:type="dxa"/>
            <w:vMerge/>
          </w:tcPr>
          <w:p w14:paraId="6577C21F" w14:textId="77777777" w:rsidR="002954A7" w:rsidRPr="00DC552F" w:rsidRDefault="002954A7" w:rsidP="00F7697D">
            <w:pPr>
              <w:contextualSpacing/>
              <w:jc w:val="center"/>
              <w:rPr>
                <w:sz w:val="20"/>
              </w:rPr>
            </w:pPr>
          </w:p>
        </w:tc>
        <w:tc>
          <w:tcPr>
            <w:tcW w:w="1350" w:type="dxa"/>
            <w:vMerge/>
          </w:tcPr>
          <w:p w14:paraId="3E5F05FD" w14:textId="77777777" w:rsidR="002954A7" w:rsidRPr="00DC552F" w:rsidRDefault="002954A7" w:rsidP="00F7697D">
            <w:pPr>
              <w:contextualSpacing/>
              <w:jc w:val="center"/>
              <w:rPr>
                <w:sz w:val="20"/>
              </w:rPr>
            </w:pPr>
          </w:p>
        </w:tc>
        <w:tc>
          <w:tcPr>
            <w:tcW w:w="810" w:type="dxa"/>
            <w:vMerge/>
          </w:tcPr>
          <w:p w14:paraId="5E7595DF" w14:textId="5C4E48A9" w:rsidR="002954A7" w:rsidRPr="00DC552F" w:rsidRDefault="002954A7" w:rsidP="00F7697D">
            <w:pPr>
              <w:contextualSpacing/>
              <w:jc w:val="center"/>
              <w:rPr>
                <w:sz w:val="20"/>
              </w:rPr>
            </w:pPr>
          </w:p>
        </w:tc>
        <w:tc>
          <w:tcPr>
            <w:tcW w:w="1000" w:type="dxa"/>
            <w:vMerge/>
          </w:tcPr>
          <w:p w14:paraId="42E70ACE" w14:textId="77777777" w:rsidR="002954A7" w:rsidRPr="00DC552F" w:rsidRDefault="002954A7" w:rsidP="00F7697D">
            <w:pPr>
              <w:contextualSpacing/>
              <w:jc w:val="center"/>
              <w:rPr>
                <w:sz w:val="20"/>
              </w:rPr>
            </w:pPr>
          </w:p>
        </w:tc>
        <w:tc>
          <w:tcPr>
            <w:tcW w:w="1080" w:type="dxa"/>
            <w:vMerge/>
          </w:tcPr>
          <w:p w14:paraId="4D161BC3" w14:textId="77777777" w:rsidR="002954A7" w:rsidRPr="00DC552F" w:rsidRDefault="002954A7" w:rsidP="00F7697D">
            <w:pPr>
              <w:contextualSpacing/>
              <w:jc w:val="center"/>
              <w:rPr>
                <w:sz w:val="20"/>
              </w:rPr>
            </w:pPr>
          </w:p>
        </w:tc>
        <w:tc>
          <w:tcPr>
            <w:tcW w:w="1080" w:type="dxa"/>
            <w:vMerge/>
          </w:tcPr>
          <w:p w14:paraId="01A2FB16" w14:textId="77777777" w:rsidR="002954A7" w:rsidRPr="00DC552F" w:rsidRDefault="002954A7" w:rsidP="00F7697D">
            <w:pPr>
              <w:contextualSpacing/>
              <w:jc w:val="center"/>
              <w:rPr>
                <w:sz w:val="20"/>
              </w:rPr>
            </w:pPr>
          </w:p>
        </w:tc>
        <w:tc>
          <w:tcPr>
            <w:tcW w:w="879" w:type="dxa"/>
            <w:vMerge/>
          </w:tcPr>
          <w:p w14:paraId="366CA398" w14:textId="77777777" w:rsidR="002954A7" w:rsidRPr="00DC552F" w:rsidRDefault="002954A7" w:rsidP="00F7697D">
            <w:pPr>
              <w:contextualSpacing/>
              <w:jc w:val="center"/>
              <w:rPr>
                <w:sz w:val="20"/>
              </w:rPr>
            </w:pPr>
          </w:p>
        </w:tc>
        <w:tc>
          <w:tcPr>
            <w:tcW w:w="1440" w:type="dxa"/>
            <w:vMerge/>
          </w:tcPr>
          <w:p w14:paraId="7EC8D8DF" w14:textId="51E0C183" w:rsidR="002954A7" w:rsidRPr="00DC552F" w:rsidRDefault="002954A7" w:rsidP="00F7697D">
            <w:pPr>
              <w:contextualSpacing/>
              <w:jc w:val="center"/>
              <w:rPr>
                <w:sz w:val="20"/>
              </w:rPr>
            </w:pPr>
          </w:p>
        </w:tc>
        <w:tc>
          <w:tcPr>
            <w:tcW w:w="1614" w:type="dxa"/>
            <w:vMerge/>
          </w:tcPr>
          <w:p w14:paraId="0791705F" w14:textId="77777777" w:rsidR="002954A7" w:rsidRPr="00DC552F" w:rsidRDefault="002954A7" w:rsidP="00F7697D">
            <w:pPr>
              <w:contextualSpacing/>
              <w:jc w:val="center"/>
              <w:rPr>
                <w:sz w:val="20"/>
              </w:rPr>
            </w:pPr>
          </w:p>
        </w:tc>
        <w:tc>
          <w:tcPr>
            <w:tcW w:w="1468" w:type="dxa"/>
            <w:vMerge/>
          </w:tcPr>
          <w:p w14:paraId="2A824B26" w14:textId="77777777" w:rsidR="002954A7" w:rsidRPr="00DC552F" w:rsidRDefault="002954A7" w:rsidP="00F7697D">
            <w:pPr>
              <w:contextualSpacing/>
              <w:jc w:val="center"/>
              <w:rPr>
                <w:sz w:val="20"/>
              </w:rPr>
            </w:pPr>
          </w:p>
        </w:tc>
      </w:tr>
      <w:tr w:rsidR="002954A7" w:rsidRPr="00DC552F" w14:paraId="15F1BEEE" w14:textId="1969F454" w:rsidTr="002954A7">
        <w:trPr>
          <w:trHeight w:val="244"/>
          <w:jc w:val="center"/>
        </w:trPr>
        <w:tc>
          <w:tcPr>
            <w:tcW w:w="731" w:type="dxa"/>
            <w:vMerge/>
          </w:tcPr>
          <w:p w14:paraId="649F5846" w14:textId="77777777" w:rsidR="002954A7" w:rsidRPr="00DC552F" w:rsidRDefault="002954A7" w:rsidP="00F7697D">
            <w:pPr>
              <w:contextualSpacing/>
              <w:jc w:val="center"/>
              <w:rPr>
                <w:b/>
                <w:sz w:val="20"/>
              </w:rPr>
            </w:pPr>
          </w:p>
        </w:tc>
        <w:tc>
          <w:tcPr>
            <w:tcW w:w="810" w:type="dxa"/>
            <w:vMerge/>
          </w:tcPr>
          <w:p w14:paraId="500A5C9B" w14:textId="77777777" w:rsidR="002954A7" w:rsidRPr="00DC552F" w:rsidRDefault="002954A7" w:rsidP="00F7697D">
            <w:pPr>
              <w:contextualSpacing/>
              <w:jc w:val="center"/>
              <w:rPr>
                <w:sz w:val="20"/>
              </w:rPr>
            </w:pPr>
          </w:p>
        </w:tc>
        <w:tc>
          <w:tcPr>
            <w:tcW w:w="1350" w:type="dxa"/>
            <w:vMerge/>
          </w:tcPr>
          <w:p w14:paraId="388F84B8" w14:textId="77777777" w:rsidR="002954A7" w:rsidRPr="00DC552F" w:rsidRDefault="002954A7" w:rsidP="00F7697D">
            <w:pPr>
              <w:contextualSpacing/>
              <w:jc w:val="center"/>
              <w:rPr>
                <w:sz w:val="20"/>
              </w:rPr>
            </w:pPr>
          </w:p>
        </w:tc>
        <w:tc>
          <w:tcPr>
            <w:tcW w:w="810" w:type="dxa"/>
            <w:vMerge/>
          </w:tcPr>
          <w:p w14:paraId="74E35B96" w14:textId="2273EB9D" w:rsidR="002954A7" w:rsidRPr="00DC552F" w:rsidRDefault="002954A7" w:rsidP="00F7697D">
            <w:pPr>
              <w:contextualSpacing/>
              <w:jc w:val="center"/>
              <w:rPr>
                <w:sz w:val="20"/>
              </w:rPr>
            </w:pPr>
          </w:p>
        </w:tc>
        <w:tc>
          <w:tcPr>
            <w:tcW w:w="1000" w:type="dxa"/>
            <w:vMerge/>
          </w:tcPr>
          <w:p w14:paraId="30D5A0DE" w14:textId="77777777" w:rsidR="002954A7" w:rsidRPr="00DC552F" w:rsidRDefault="002954A7" w:rsidP="00F7697D">
            <w:pPr>
              <w:contextualSpacing/>
              <w:jc w:val="center"/>
              <w:rPr>
                <w:sz w:val="20"/>
              </w:rPr>
            </w:pPr>
          </w:p>
        </w:tc>
        <w:tc>
          <w:tcPr>
            <w:tcW w:w="1080" w:type="dxa"/>
            <w:vMerge/>
          </w:tcPr>
          <w:p w14:paraId="79606E6A" w14:textId="77777777" w:rsidR="002954A7" w:rsidRPr="00DC552F" w:rsidRDefault="002954A7" w:rsidP="00F7697D">
            <w:pPr>
              <w:contextualSpacing/>
              <w:jc w:val="center"/>
              <w:rPr>
                <w:sz w:val="20"/>
              </w:rPr>
            </w:pPr>
          </w:p>
        </w:tc>
        <w:tc>
          <w:tcPr>
            <w:tcW w:w="1080" w:type="dxa"/>
            <w:vMerge/>
          </w:tcPr>
          <w:p w14:paraId="2BD339D6" w14:textId="77777777" w:rsidR="002954A7" w:rsidRPr="00DC552F" w:rsidRDefault="002954A7" w:rsidP="00F7697D">
            <w:pPr>
              <w:contextualSpacing/>
              <w:jc w:val="center"/>
              <w:rPr>
                <w:sz w:val="20"/>
              </w:rPr>
            </w:pPr>
          </w:p>
        </w:tc>
        <w:tc>
          <w:tcPr>
            <w:tcW w:w="879" w:type="dxa"/>
            <w:vMerge/>
          </w:tcPr>
          <w:p w14:paraId="3A3D0475" w14:textId="77777777" w:rsidR="002954A7" w:rsidRPr="00DC552F" w:rsidRDefault="002954A7" w:rsidP="00F7697D">
            <w:pPr>
              <w:contextualSpacing/>
              <w:jc w:val="center"/>
              <w:rPr>
                <w:sz w:val="20"/>
              </w:rPr>
            </w:pPr>
          </w:p>
        </w:tc>
        <w:tc>
          <w:tcPr>
            <w:tcW w:w="1440" w:type="dxa"/>
            <w:vMerge/>
          </w:tcPr>
          <w:p w14:paraId="03420507" w14:textId="66112172" w:rsidR="002954A7" w:rsidRPr="00DC552F" w:rsidRDefault="002954A7" w:rsidP="00F7697D">
            <w:pPr>
              <w:contextualSpacing/>
              <w:jc w:val="center"/>
              <w:rPr>
                <w:sz w:val="20"/>
              </w:rPr>
            </w:pPr>
          </w:p>
        </w:tc>
        <w:tc>
          <w:tcPr>
            <w:tcW w:w="1614" w:type="dxa"/>
            <w:vMerge/>
          </w:tcPr>
          <w:p w14:paraId="4F12DE02" w14:textId="77777777" w:rsidR="002954A7" w:rsidRPr="00DC552F" w:rsidRDefault="002954A7" w:rsidP="00F7697D">
            <w:pPr>
              <w:contextualSpacing/>
              <w:jc w:val="center"/>
              <w:rPr>
                <w:sz w:val="20"/>
              </w:rPr>
            </w:pPr>
          </w:p>
        </w:tc>
        <w:tc>
          <w:tcPr>
            <w:tcW w:w="1468" w:type="dxa"/>
            <w:vMerge/>
          </w:tcPr>
          <w:p w14:paraId="10CF0825" w14:textId="77777777" w:rsidR="002954A7" w:rsidRPr="00DC552F" w:rsidRDefault="002954A7" w:rsidP="00F7697D">
            <w:pPr>
              <w:contextualSpacing/>
              <w:jc w:val="center"/>
              <w:rPr>
                <w:sz w:val="20"/>
              </w:rPr>
            </w:pPr>
          </w:p>
        </w:tc>
      </w:tr>
      <w:tr w:rsidR="002954A7" w:rsidRPr="00DC552F" w14:paraId="08435DC2" w14:textId="17A86A23" w:rsidTr="002954A7">
        <w:trPr>
          <w:trHeight w:val="244"/>
          <w:jc w:val="center"/>
        </w:trPr>
        <w:tc>
          <w:tcPr>
            <w:tcW w:w="731" w:type="dxa"/>
            <w:vMerge/>
          </w:tcPr>
          <w:p w14:paraId="763662CF" w14:textId="77777777" w:rsidR="002954A7" w:rsidRPr="00DC552F" w:rsidRDefault="002954A7" w:rsidP="00F7697D">
            <w:pPr>
              <w:contextualSpacing/>
              <w:jc w:val="center"/>
              <w:rPr>
                <w:b/>
                <w:sz w:val="20"/>
              </w:rPr>
            </w:pPr>
          </w:p>
        </w:tc>
        <w:tc>
          <w:tcPr>
            <w:tcW w:w="810" w:type="dxa"/>
            <w:vMerge/>
          </w:tcPr>
          <w:p w14:paraId="1F79A1CD" w14:textId="77777777" w:rsidR="002954A7" w:rsidRPr="00DC552F" w:rsidRDefault="002954A7" w:rsidP="00F7697D">
            <w:pPr>
              <w:contextualSpacing/>
              <w:jc w:val="center"/>
              <w:rPr>
                <w:sz w:val="20"/>
              </w:rPr>
            </w:pPr>
          </w:p>
        </w:tc>
        <w:tc>
          <w:tcPr>
            <w:tcW w:w="1350" w:type="dxa"/>
            <w:vMerge/>
          </w:tcPr>
          <w:p w14:paraId="18410007" w14:textId="77777777" w:rsidR="002954A7" w:rsidRPr="00DC552F" w:rsidRDefault="002954A7" w:rsidP="00F7697D">
            <w:pPr>
              <w:contextualSpacing/>
              <w:jc w:val="center"/>
              <w:rPr>
                <w:sz w:val="20"/>
              </w:rPr>
            </w:pPr>
          </w:p>
        </w:tc>
        <w:tc>
          <w:tcPr>
            <w:tcW w:w="810" w:type="dxa"/>
            <w:vMerge/>
          </w:tcPr>
          <w:p w14:paraId="10AADC1F" w14:textId="508D0F8F" w:rsidR="002954A7" w:rsidRPr="00DC552F" w:rsidRDefault="002954A7" w:rsidP="00F7697D">
            <w:pPr>
              <w:contextualSpacing/>
              <w:jc w:val="center"/>
              <w:rPr>
                <w:sz w:val="20"/>
              </w:rPr>
            </w:pPr>
          </w:p>
        </w:tc>
        <w:tc>
          <w:tcPr>
            <w:tcW w:w="1000" w:type="dxa"/>
            <w:vMerge/>
          </w:tcPr>
          <w:p w14:paraId="58E69F33" w14:textId="77777777" w:rsidR="002954A7" w:rsidRPr="00DC552F" w:rsidRDefault="002954A7" w:rsidP="00F7697D">
            <w:pPr>
              <w:contextualSpacing/>
              <w:jc w:val="center"/>
              <w:rPr>
                <w:sz w:val="20"/>
              </w:rPr>
            </w:pPr>
          </w:p>
        </w:tc>
        <w:tc>
          <w:tcPr>
            <w:tcW w:w="1080" w:type="dxa"/>
            <w:vMerge/>
          </w:tcPr>
          <w:p w14:paraId="36A78ECC" w14:textId="77777777" w:rsidR="002954A7" w:rsidRPr="00DC552F" w:rsidRDefault="002954A7" w:rsidP="00F7697D">
            <w:pPr>
              <w:contextualSpacing/>
              <w:jc w:val="center"/>
              <w:rPr>
                <w:sz w:val="20"/>
              </w:rPr>
            </w:pPr>
          </w:p>
        </w:tc>
        <w:tc>
          <w:tcPr>
            <w:tcW w:w="1080" w:type="dxa"/>
            <w:vMerge/>
          </w:tcPr>
          <w:p w14:paraId="3BDD8493" w14:textId="77777777" w:rsidR="002954A7" w:rsidRPr="00DC552F" w:rsidRDefault="002954A7" w:rsidP="00F7697D">
            <w:pPr>
              <w:contextualSpacing/>
              <w:jc w:val="center"/>
              <w:rPr>
                <w:sz w:val="20"/>
              </w:rPr>
            </w:pPr>
          </w:p>
        </w:tc>
        <w:tc>
          <w:tcPr>
            <w:tcW w:w="879" w:type="dxa"/>
            <w:vMerge/>
          </w:tcPr>
          <w:p w14:paraId="03EAE99F" w14:textId="77777777" w:rsidR="002954A7" w:rsidRPr="00DC552F" w:rsidRDefault="002954A7" w:rsidP="00F7697D">
            <w:pPr>
              <w:contextualSpacing/>
              <w:jc w:val="center"/>
              <w:rPr>
                <w:sz w:val="20"/>
              </w:rPr>
            </w:pPr>
          </w:p>
        </w:tc>
        <w:tc>
          <w:tcPr>
            <w:tcW w:w="1440" w:type="dxa"/>
            <w:vMerge/>
          </w:tcPr>
          <w:p w14:paraId="4587A368" w14:textId="244EF3C7" w:rsidR="002954A7" w:rsidRPr="00DC552F" w:rsidRDefault="002954A7" w:rsidP="00F7697D">
            <w:pPr>
              <w:contextualSpacing/>
              <w:jc w:val="center"/>
              <w:rPr>
                <w:sz w:val="20"/>
              </w:rPr>
            </w:pPr>
          </w:p>
        </w:tc>
        <w:tc>
          <w:tcPr>
            <w:tcW w:w="1614" w:type="dxa"/>
            <w:vMerge/>
          </w:tcPr>
          <w:p w14:paraId="48DE1506" w14:textId="77777777" w:rsidR="002954A7" w:rsidRPr="00DC552F" w:rsidRDefault="002954A7" w:rsidP="00F7697D">
            <w:pPr>
              <w:contextualSpacing/>
              <w:jc w:val="center"/>
              <w:rPr>
                <w:sz w:val="20"/>
              </w:rPr>
            </w:pPr>
          </w:p>
        </w:tc>
        <w:tc>
          <w:tcPr>
            <w:tcW w:w="1468" w:type="dxa"/>
            <w:vMerge/>
          </w:tcPr>
          <w:p w14:paraId="32FC7038" w14:textId="77777777" w:rsidR="002954A7" w:rsidRPr="00DC552F" w:rsidRDefault="002954A7" w:rsidP="00F7697D">
            <w:pPr>
              <w:contextualSpacing/>
              <w:jc w:val="center"/>
              <w:rPr>
                <w:sz w:val="20"/>
              </w:rPr>
            </w:pPr>
          </w:p>
        </w:tc>
      </w:tr>
      <w:tr w:rsidR="002954A7" w:rsidRPr="00DC552F" w14:paraId="2EA283C0" w14:textId="6B7AC94D" w:rsidTr="002954A7">
        <w:trPr>
          <w:trHeight w:val="244"/>
          <w:jc w:val="center"/>
        </w:trPr>
        <w:tc>
          <w:tcPr>
            <w:tcW w:w="731" w:type="dxa"/>
            <w:vMerge/>
          </w:tcPr>
          <w:p w14:paraId="1B709566" w14:textId="77777777" w:rsidR="002954A7" w:rsidRPr="00DC552F" w:rsidRDefault="002954A7" w:rsidP="00F7697D">
            <w:pPr>
              <w:contextualSpacing/>
              <w:jc w:val="center"/>
              <w:rPr>
                <w:b/>
                <w:sz w:val="20"/>
              </w:rPr>
            </w:pPr>
          </w:p>
        </w:tc>
        <w:tc>
          <w:tcPr>
            <w:tcW w:w="810" w:type="dxa"/>
            <w:vMerge/>
          </w:tcPr>
          <w:p w14:paraId="49202D31" w14:textId="77777777" w:rsidR="002954A7" w:rsidRPr="00DC552F" w:rsidRDefault="002954A7" w:rsidP="00F7697D">
            <w:pPr>
              <w:contextualSpacing/>
              <w:jc w:val="center"/>
              <w:rPr>
                <w:sz w:val="20"/>
              </w:rPr>
            </w:pPr>
          </w:p>
        </w:tc>
        <w:tc>
          <w:tcPr>
            <w:tcW w:w="1350" w:type="dxa"/>
            <w:vMerge/>
          </w:tcPr>
          <w:p w14:paraId="7272810C" w14:textId="77777777" w:rsidR="002954A7" w:rsidRPr="00DC552F" w:rsidRDefault="002954A7" w:rsidP="00F7697D">
            <w:pPr>
              <w:contextualSpacing/>
              <w:jc w:val="center"/>
              <w:rPr>
                <w:sz w:val="20"/>
              </w:rPr>
            </w:pPr>
          </w:p>
        </w:tc>
        <w:tc>
          <w:tcPr>
            <w:tcW w:w="810" w:type="dxa"/>
            <w:vMerge/>
          </w:tcPr>
          <w:p w14:paraId="2DCD97CE" w14:textId="23B169E4" w:rsidR="002954A7" w:rsidRPr="00DC552F" w:rsidRDefault="002954A7" w:rsidP="00F7697D">
            <w:pPr>
              <w:contextualSpacing/>
              <w:jc w:val="center"/>
              <w:rPr>
                <w:sz w:val="20"/>
              </w:rPr>
            </w:pPr>
          </w:p>
        </w:tc>
        <w:tc>
          <w:tcPr>
            <w:tcW w:w="1000" w:type="dxa"/>
            <w:vMerge/>
          </w:tcPr>
          <w:p w14:paraId="3E3F7237" w14:textId="77777777" w:rsidR="002954A7" w:rsidRPr="00DC552F" w:rsidRDefault="002954A7" w:rsidP="00F7697D">
            <w:pPr>
              <w:contextualSpacing/>
              <w:jc w:val="center"/>
              <w:rPr>
                <w:sz w:val="20"/>
              </w:rPr>
            </w:pPr>
          </w:p>
        </w:tc>
        <w:tc>
          <w:tcPr>
            <w:tcW w:w="1080" w:type="dxa"/>
            <w:vMerge/>
          </w:tcPr>
          <w:p w14:paraId="4ACED701" w14:textId="77777777" w:rsidR="002954A7" w:rsidRPr="00DC552F" w:rsidRDefault="002954A7" w:rsidP="00F7697D">
            <w:pPr>
              <w:contextualSpacing/>
              <w:jc w:val="center"/>
              <w:rPr>
                <w:sz w:val="20"/>
              </w:rPr>
            </w:pPr>
          </w:p>
        </w:tc>
        <w:tc>
          <w:tcPr>
            <w:tcW w:w="1080" w:type="dxa"/>
            <w:vMerge/>
          </w:tcPr>
          <w:p w14:paraId="0A271C34" w14:textId="77777777" w:rsidR="002954A7" w:rsidRPr="00DC552F" w:rsidRDefault="002954A7" w:rsidP="00F7697D">
            <w:pPr>
              <w:contextualSpacing/>
              <w:jc w:val="center"/>
              <w:rPr>
                <w:sz w:val="20"/>
              </w:rPr>
            </w:pPr>
          </w:p>
        </w:tc>
        <w:tc>
          <w:tcPr>
            <w:tcW w:w="879" w:type="dxa"/>
            <w:vMerge/>
          </w:tcPr>
          <w:p w14:paraId="0FA411E3" w14:textId="77777777" w:rsidR="002954A7" w:rsidRPr="00DC552F" w:rsidRDefault="002954A7" w:rsidP="00F7697D">
            <w:pPr>
              <w:contextualSpacing/>
              <w:jc w:val="center"/>
              <w:rPr>
                <w:sz w:val="20"/>
              </w:rPr>
            </w:pPr>
          </w:p>
        </w:tc>
        <w:tc>
          <w:tcPr>
            <w:tcW w:w="1440" w:type="dxa"/>
            <w:vMerge/>
          </w:tcPr>
          <w:p w14:paraId="359E860F" w14:textId="7AE71F2E" w:rsidR="002954A7" w:rsidRPr="00DC552F" w:rsidRDefault="002954A7" w:rsidP="00F7697D">
            <w:pPr>
              <w:contextualSpacing/>
              <w:jc w:val="center"/>
              <w:rPr>
                <w:sz w:val="20"/>
              </w:rPr>
            </w:pPr>
          </w:p>
        </w:tc>
        <w:tc>
          <w:tcPr>
            <w:tcW w:w="1614" w:type="dxa"/>
            <w:vMerge/>
          </w:tcPr>
          <w:p w14:paraId="5C7CB920" w14:textId="77777777" w:rsidR="002954A7" w:rsidRPr="00DC552F" w:rsidRDefault="002954A7" w:rsidP="00F7697D">
            <w:pPr>
              <w:contextualSpacing/>
              <w:jc w:val="center"/>
              <w:rPr>
                <w:sz w:val="20"/>
              </w:rPr>
            </w:pPr>
          </w:p>
        </w:tc>
        <w:tc>
          <w:tcPr>
            <w:tcW w:w="1468" w:type="dxa"/>
            <w:vMerge/>
          </w:tcPr>
          <w:p w14:paraId="60898B0D" w14:textId="77777777" w:rsidR="002954A7" w:rsidRPr="00DC552F" w:rsidRDefault="002954A7" w:rsidP="00F7697D">
            <w:pPr>
              <w:contextualSpacing/>
              <w:jc w:val="center"/>
              <w:rPr>
                <w:sz w:val="20"/>
              </w:rPr>
            </w:pPr>
          </w:p>
        </w:tc>
      </w:tr>
    </w:tbl>
    <w:p w14:paraId="08537EA8" w14:textId="77777777" w:rsidR="00F7697D" w:rsidRDefault="00F7697D" w:rsidP="00F7697D">
      <w:pPr>
        <w:spacing w:after="0" w:line="240" w:lineRule="auto"/>
        <w:contextualSpacing/>
        <w:rPr>
          <w:rFonts w:eastAsia="Times New Roman" w:cs="Times New Roman"/>
          <w:b/>
          <w:bCs/>
        </w:rPr>
      </w:pPr>
    </w:p>
    <w:p w14:paraId="062E97C0" w14:textId="77777777" w:rsidR="00F7697D" w:rsidRDefault="00F7697D" w:rsidP="00F7697D">
      <w:pPr>
        <w:spacing w:after="0" w:line="240" w:lineRule="auto"/>
        <w:contextualSpacing/>
        <w:rPr>
          <w:rFonts w:eastAsia="Times New Roman" w:cs="Times New Roman"/>
          <w:b/>
          <w:bCs/>
        </w:rPr>
      </w:pPr>
    </w:p>
    <w:p w14:paraId="44805460" w14:textId="77777777" w:rsidR="00F7697D" w:rsidRDefault="00F7697D" w:rsidP="00F7697D">
      <w:pPr>
        <w:spacing w:after="0" w:line="240" w:lineRule="auto"/>
        <w:contextualSpacing/>
        <w:rPr>
          <w:rFonts w:eastAsia="Times New Roman" w:cs="Times New Roman"/>
          <w:b/>
          <w:bCs/>
        </w:rPr>
      </w:pPr>
    </w:p>
    <w:p w14:paraId="0A31C67D" w14:textId="77777777" w:rsidR="00F7697D" w:rsidRDefault="00F7697D" w:rsidP="00F7697D">
      <w:pPr>
        <w:spacing w:after="0" w:line="240" w:lineRule="auto"/>
        <w:contextualSpacing/>
        <w:rPr>
          <w:rFonts w:eastAsia="Times New Roman" w:cs="Times New Roman"/>
          <w:b/>
          <w:bCs/>
        </w:rPr>
      </w:pPr>
    </w:p>
    <w:tbl>
      <w:tblPr>
        <w:tblStyle w:val="TableGrid2"/>
        <w:tblW w:w="8995" w:type="dxa"/>
        <w:jc w:val="center"/>
        <w:tblCellMar>
          <w:left w:w="29" w:type="dxa"/>
          <w:right w:w="29" w:type="dxa"/>
        </w:tblCellMar>
        <w:tblLook w:val="04A0" w:firstRow="1" w:lastRow="0" w:firstColumn="1" w:lastColumn="0" w:noHBand="0" w:noVBand="1"/>
      </w:tblPr>
      <w:tblGrid>
        <w:gridCol w:w="1795"/>
        <w:gridCol w:w="4320"/>
        <w:gridCol w:w="2880"/>
      </w:tblGrid>
      <w:tr w:rsidR="002954A7" w:rsidRPr="00F25BF8" w14:paraId="4CFB00C0" w14:textId="77777777" w:rsidTr="002954A7">
        <w:trPr>
          <w:jc w:val="center"/>
        </w:trPr>
        <w:tc>
          <w:tcPr>
            <w:tcW w:w="1795" w:type="dxa"/>
          </w:tcPr>
          <w:p w14:paraId="7955B587" w14:textId="77777777" w:rsidR="002954A7" w:rsidRPr="00F25BF8" w:rsidRDefault="002954A7" w:rsidP="002954A7">
            <w:pPr>
              <w:kinsoku w:val="0"/>
              <w:overflowPunct w:val="0"/>
              <w:autoSpaceDE w:val="0"/>
              <w:autoSpaceDN w:val="0"/>
              <w:adjustRightInd w:val="0"/>
              <w:contextualSpacing/>
              <w:rPr>
                <w:rFonts w:cs="Times New Roman"/>
                <w:b/>
                <w:sz w:val="20"/>
              </w:rPr>
            </w:pPr>
            <w:r w:rsidRPr="00F25BF8">
              <w:rPr>
                <w:rFonts w:cs="Times New Roman"/>
                <w:b/>
                <w:sz w:val="20"/>
              </w:rPr>
              <w:t>Time Period (H21)</w:t>
            </w:r>
          </w:p>
        </w:tc>
        <w:tc>
          <w:tcPr>
            <w:tcW w:w="4320" w:type="dxa"/>
          </w:tcPr>
          <w:p w14:paraId="6821E9AA" w14:textId="77777777" w:rsidR="002954A7" w:rsidRPr="00F25BF8" w:rsidRDefault="002954A7" w:rsidP="002954A7">
            <w:pPr>
              <w:kinsoku w:val="0"/>
              <w:overflowPunct w:val="0"/>
              <w:autoSpaceDE w:val="0"/>
              <w:autoSpaceDN w:val="0"/>
              <w:adjustRightInd w:val="0"/>
              <w:contextualSpacing/>
              <w:rPr>
                <w:rFonts w:cs="Times New Roman"/>
                <w:b/>
                <w:sz w:val="20"/>
              </w:rPr>
            </w:pPr>
            <w:r w:rsidRPr="00F25BF8">
              <w:rPr>
                <w:rFonts w:cs="Times New Roman"/>
                <w:b/>
                <w:sz w:val="20"/>
              </w:rPr>
              <w:t>Dispute Place (H22)</w:t>
            </w:r>
          </w:p>
        </w:tc>
        <w:tc>
          <w:tcPr>
            <w:tcW w:w="2880" w:type="dxa"/>
          </w:tcPr>
          <w:p w14:paraId="780E05A2" w14:textId="77777777" w:rsidR="002954A7" w:rsidRPr="00F25BF8" w:rsidRDefault="002954A7" w:rsidP="002954A7">
            <w:pPr>
              <w:kinsoku w:val="0"/>
              <w:overflowPunct w:val="0"/>
              <w:autoSpaceDE w:val="0"/>
              <w:autoSpaceDN w:val="0"/>
              <w:adjustRightInd w:val="0"/>
              <w:contextualSpacing/>
              <w:rPr>
                <w:rFonts w:cs="Times New Roman"/>
                <w:b/>
                <w:sz w:val="20"/>
              </w:rPr>
            </w:pPr>
            <w:r w:rsidRPr="00F25BF8">
              <w:rPr>
                <w:rFonts w:cs="Times New Roman"/>
                <w:b/>
                <w:sz w:val="20"/>
              </w:rPr>
              <w:t>Satisfaction (H23)</w:t>
            </w:r>
          </w:p>
        </w:tc>
      </w:tr>
      <w:tr w:rsidR="002954A7" w:rsidRPr="00F25BF8" w14:paraId="47362BD7" w14:textId="77777777" w:rsidTr="002954A7">
        <w:trPr>
          <w:jc w:val="center"/>
        </w:trPr>
        <w:tc>
          <w:tcPr>
            <w:tcW w:w="1795" w:type="dxa"/>
          </w:tcPr>
          <w:p w14:paraId="5458AAFA"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1=A couple days</w:t>
            </w:r>
          </w:p>
          <w:p w14:paraId="68A421DE"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2=About 1 week</w:t>
            </w:r>
          </w:p>
          <w:p w14:paraId="7BB434CF"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3=Several weeks</w:t>
            </w:r>
          </w:p>
          <w:p w14:paraId="4B5AF05F"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4=About one month</w:t>
            </w:r>
          </w:p>
          <w:p w14:paraId="7AC43A0F"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5=Several month</w:t>
            </w:r>
          </w:p>
          <w:p w14:paraId="54F45193"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6=About one year</w:t>
            </w:r>
          </w:p>
          <w:p w14:paraId="3BEA659F"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7=2-3 years</w:t>
            </w:r>
          </w:p>
          <w:p w14:paraId="2A4949D9"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8=More than 3 years</w:t>
            </w:r>
          </w:p>
        </w:tc>
        <w:tc>
          <w:tcPr>
            <w:tcW w:w="4320" w:type="dxa"/>
          </w:tcPr>
          <w:p w14:paraId="58A2CF70"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1=Headman/woman</w:t>
            </w:r>
          </w:p>
          <w:p w14:paraId="78FCF212"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 xml:space="preserve">2=NGO </w:t>
            </w:r>
          </w:p>
          <w:p w14:paraId="1ADF9C72"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3=Cooperative farmer group</w:t>
            </w:r>
          </w:p>
          <w:p w14:paraId="0F81774A"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4=</w:t>
            </w:r>
            <w:proofErr w:type="spellStart"/>
            <w:proofErr w:type="gramStart"/>
            <w:r w:rsidRPr="00F25BF8">
              <w:rPr>
                <w:rFonts w:cs="Times New Roman"/>
                <w:sz w:val="20"/>
              </w:rPr>
              <w:t>Chipata</w:t>
            </w:r>
            <w:proofErr w:type="spellEnd"/>
            <w:r w:rsidRPr="00F25BF8">
              <w:rPr>
                <w:rFonts w:cs="Times New Roman"/>
                <w:sz w:val="20"/>
              </w:rPr>
              <w:t xml:space="preserve">  District</w:t>
            </w:r>
            <w:proofErr w:type="gramEnd"/>
            <w:r w:rsidRPr="00F25BF8">
              <w:rPr>
                <w:rFonts w:cs="Times New Roman"/>
                <w:sz w:val="20"/>
              </w:rPr>
              <w:t xml:space="preserve"> Land Alliance</w:t>
            </w:r>
          </w:p>
          <w:p w14:paraId="74CA1C5C"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5=Village Land Committee</w:t>
            </w:r>
          </w:p>
          <w:p w14:paraId="08AEE465"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6=Neighbor</w:t>
            </w:r>
          </w:p>
          <w:p w14:paraId="387CAA9E"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7=YGL</w:t>
            </w:r>
          </w:p>
          <w:p w14:paraId="21AA4485"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8=Chief or other higher authority</w:t>
            </w:r>
          </w:p>
          <w:p w14:paraId="1C1362FB"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9=</w:t>
            </w:r>
            <w:proofErr w:type="spellStart"/>
            <w:r w:rsidRPr="00F25BF8">
              <w:rPr>
                <w:rFonts w:cs="Times New Roman"/>
                <w:sz w:val="20"/>
              </w:rPr>
              <w:t>Induna</w:t>
            </w:r>
            <w:proofErr w:type="spellEnd"/>
          </w:p>
          <w:p w14:paraId="2EC907A8"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10=Resolved myself</w:t>
            </w:r>
          </w:p>
          <w:p w14:paraId="71379504"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97=Other, specify</w:t>
            </w:r>
          </w:p>
        </w:tc>
        <w:tc>
          <w:tcPr>
            <w:tcW w:w="2880" w:type="dxa"/>
          </w:tcPr>
          <w:p w14:paraId="7C5CA440"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1=Very satisfied</w:t>
            </w:r>
          </w:p>
          <w:p w14:paraId="09161760"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2=Satisfied</w:t>
            </w:r>
          </w:p>
          <w:p w14:paraId="2F8B758C"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3=Neutral</w:t>
            </w:r>
          </w:p>
          <w:p w14:paraId="14295421"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4=Dissatisfied</w:t>
            </w:r>
          </w:p>
          <w:p w14:paraId="108D286B"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5=Very dissatisfied</w:t>
            </w:r>
          </w:p>
          <w:p w14:paraId="12544DB7" w14:textId="77777777" w:rsidR="002954A7" w:rsidRPr="00F25BF8" w:rsidRDefault="002954A7" w:rsidP="002954A7">
            <w:pPr>
              <w:kinsoku w:val="0"/>
              <w:overflowPunct w:val="0"/>
              <w:autoSpaceDE w:val="0"/>
              <w:autoSpaceDN w:val="0"/>
              <w:adjustRightInd w:val="0"/>
              <w:contextualSpacing/>
              <w:rPr>
                <w:rFonts w:cs="Times New Roman"/>
                <w:sz w:val="20"/>
              </w:rPr>
            </w:pPr>
            <w:r w:rsidRPr="00F25BF8">
              <w:rPr>
                <w:rFonts w:cs="Times New Roman"/>
                <w:sz w:val="20"/>
              </w:rPr>
              <w:t>6=</w:t>
            </w:r>
            <w:r>
              <w:rPr>
                <w:rFonts w:cs="Times New Roman"/>
                <w:sz w:val="20"/>
              </w:rPr>
              <w:t>Prefer not</w:t>
            </w:r>
            <w:r w:rsidRPr="00F25BF8">
              <w:rPr>
                <w:rFonts w:cs="Times New Roman"/>
                <w:sz w:val="20"/>
              </w:rPr>
              <w:t xml:space="preserve"> to answer</w:t>
            </w:r>
          </w:p>
        </w:tc>
      </w:tr>
    </w:tbl>
    <w:p w14:paraId="032D3BA4" w14:textId="77777777" w:rsidR="002954A7" w:rsidRDefault="002954A7" w:rsidP="00F7697D">
      <w:pPr>
        <w:spacing w:after="0" w:line="240" w:lineRule="auto"/>
        <w:contextualSpacing/>
        <w:rPr>
          <w:rFonts w:eastAsia="Times New Roman" w:cs="Times New Roman"/>
          <w:b/>
          <w:bCs/>
        </w:rPr>
      </w:pPr>
    </w:p>
    <w:p w14:paraId="32985432" w14:textId="77777777" w:rsidR="00F7697D" w:rsidRDefault="00F7697D" w:rsidP="00F7697D">
      <w:pPr>
        <w:spacing w:after="0" w:line="240" w:lineRule="auto"/>
        <w:contextualSpacing/>
        <w:rPr>
          <w:rFonts w:eastAsia="Times New Roman" w:cs="Times New Roman"/>
          <w:b/>
          <w:bCs/>
        </w:rPr>
      </w:pPr>
    </w:p>
    <w:p w14:paraId="18E2D124" w14:textId="77777777" w:rsidR="00F7697D" w:rsidRDefault="00F7697D" w:rsidP="00F7697D">
      <w:pPr>
        <w:spacing w:after="0" w:line="240" w:lineRule="auto"/>
        <w:contextualSpacing/>
        <w:rPr>
          <w:rFonts w:eastAsia="Times New Roman" w:cs="Times New Roman"/>
          <w:b/>
          <w:bCs/>
        </w:rPr>
      </w:pPr>
    </w:p>
    <w:p w14:paraId="0C0F96A4" w14:textId="77777777" w:rsidR="00F7697D" w:rsidRDefault="00F7697D" w:rsidP="00F7697D">
      <w:pPr>
        <w:spacing w:after="0" w:line="240" w:lineRule="auto"/>
        <w:contextualSpacing/>
        <w:rPr>
          <w:rFonts w:eastAsia="Times New Roman" w:cs="Times New Roman"/>
          <w:b/>
          <w:bCs/>
        </w:rPr>
      </w:pPr>
    </w:p>
    <w:p w14:paraId="45C89524" w14:textId="77777777" w:rsidR="00F7697D" w:rsidRPr="00F25BF8" w:rsidRDefault="00F7697D" w:rsidP="00F7697D">
      <w:pPr>
        <w:spacing w:after="0" w:line="240" w:lineRule="auto"/>
        <w:contextualSpacing/>
        <w:rPr>
          <w:rFonts w:eastAsia="SimSun"/>
        </w:rPr>
      </w:pPr>
    </w:p>
    <w:tbl>
      <w:tblPr>
        <w:tblStyle w:val="TableGrid2"/>
        <w:tblW w:w="12955" w:type="dxa"/>
        <w:jc w:val="center"/>
        <w:tblLayout w:type="fixed"/>
        <w:tblCellMar>
          <w:left w:w="29" w:type="dxa"/>
          <w:right w:w="29" w:type="dxa"/>
        </w:tblCellMar>
        <w:tblLook w:val="04A0" w:firstRow="1" w:lastRow="0" w:firstColumn="1" w:lastColumn="0" w:noHBand="0" w:noVBand="1"/>
      </w:tblPr>
      <w:tblGrid>
        <w:gridCol w:w="715"/>
        <w:gridCol w:w="1360"/>
        <w:gridCol w:w="1360"/>
        <w:gridCol w:w="1360"/>
        <w:gridCol w:w="1360"/>
        <w:gridCol w:w="1360"/>
        <w:gridCol w:w="1360"/>
        <w:gridCol w:w="1360"/>
        <w:gridCol w:w="1360"/>
        <w:gridCol w:w="1360"/>
      </w:tblGrid>
      <w:tr w:rsidR="00F7697D" w:rsidRPr="00F25BF8" w14:paraId="5A84DB5B" w14:textId="77777777" w:rsidTr="00F7697D">
        <w:trPr>
          <w:trHeight w:val="244"/>
          <w:jc w:val="center"/>
        </w:trPr>
        <w:tc>
          <w:tcPr>
            <w:tcW w:w="715" w:type="dxa"/>
            <w:vMerge w:val="restart"/>
          </w:tcPr>
          <w:p w14:paraId="3B0E6829" w14:textId="77777777" w:rsidR="00F7697D" w:rsidRPr="00F25BF8" w:rsidRDefault="00F7697D" w:rsidP="00F7697D">
            <w:pPr>
              <w:contextualSpacing/>
              <w:jc w:val="center"/>
              <w:rPr>
                <w:sz w:val="20"/>
              </w:rPr>
            </w:pPr>
            <w:r w:rsidRPr="00F25BF8">
              <w:rPr>
                <w:sz w:val="20"/>
              </w:rPr>
              <w:t>Field</w:t>
            </w:r>
          </w:p>
        </w:tc>
        <w:tc>
          <w:tcPr>
            <w:tcW w:w="12240" w:type="dxa"/>
            <w:gridSpan w:val="9"/>
            <w:vAlign w:val="center"/>
          </w:tcPr>
          <w:p w14:paraId="32BEBDD1" w14:textId="2EDCD2E6" w:rsidR="00F7697D" w:rsidRPr="00F25BF8" w:rsidRDefault="00F7697D" w:rsidP="00DA00DA">
            <w:pPr>
              <w:kinsoku w:val="0"/>
              <w:overflowPunct w:val="0"/>
              <w:autoSpaceDE w:val="0"/>
              <w:autoSpaceDN w:val="0"/>
              <w:adjustRightInd w:val="0"/>
              <w:contextualSpacing/>
              <w:jc w:val="center"/>
              <w:rPr>
                <w:rFonts w:cs="Times New Roman"/>
                <w:sz w:val="20"/>
              </w:rPr>
            </w:pPr>
            <w:commentRangeStart w:id="159"/>
            <w:r w:rsidRPr="00F25BF8">
              <w:rPr>
                <w:rFonts w:cs="Times New Roman"/>
                <w:sz w:val="20"/>
              </w:rPr>
              <w:t xml:space="preserve">Please indicate whether the following people were involved in </w:t>
            </w:r>
            <w:proofErr w:type="gramStart"/>
            <w:r w:rsidR="00DA00DA">
              <w:rPr>
                <w:rFonts w:cs="Times New Roman"/>
                <w:sz w:val="20"/>
              </w:rPr>
              <w:t>this  dispute</w:t>
            </w:r>
            <w:proofErr w:type="gramEnd"/>
            <w:r w:rsidRPr="00F25BF8">
              <w:rPr>
                <w:rFonts w:cs="Times New Roman"/>
                <w:sz w:val="20"/>
              </w:rPr>
              <w:t>.</w:t>
            </w:r>
            <w:commentRangeEnd w:id="159"/>
            <w:r w:rsidR="002954A7">
              <w:rPr>
                <w:rStyle w:val="CommentReference"/>
                <w:rFonts w:eastAsiaTheme="minorHAnsi"/>
              </w:rPr>
              <w:commentReference w:id="159"/>
            </w:r>
          </w:p>
        </w:tc>
      </w:tr>
      <w:tr w:rsidR="00DA00DA" w:rsidRPr="00F25BF8" w14:paraId="218B122D" w14:textId="77777777" w:rsidTr="00F7697D">
        <w:trPr>
          <w:trHeight w:val="244"/>
          <w:jc w:val="center"/>
        </w:trPr>
        <w:tc>
          <w:tcPr>
            <w:tcW w:w="715" w:type="dxa"/>
            <w:vMerge/>
          </w:tcPr>
          <w:p w14:paraId="35E0297F" w14:textId="77777777" w:rsidR="00DA00DA" w:rsidRPr="00F25BF8" w:rsidRDefault="00DA00DA" w:rsidP="00F7697D">
            <w:pPr>
              <w:contextualSpacing/>
              <w:jc w:val="center"/>
              <w:rPr>
                <w:sz w:val="20"/>
              </w:rPr>
            </w:pPr>
          </w:p>
        </w:tc>
        <w:tc>
          <w:tcPr>
            <w:tcW w:w="1360" w:type="dxa"/>
            <w:vAlign w:val="center"/>
          </w:tcPr>
          <w:p w14:paraId="73A4B524" w14:textId="2C9188CA" w:rsidR="00DA00DA" w:rsidRPr="00F25BF8" w:rsidRDefault="00DA00DA" w:rsidP="00F7697D">
            <w:pPr>
              <w:contextualSpacing/>
              <w:jc w:val="center"/>
              <w:rPr>
                <w:sz w:val="20"/>
              </w:rPr>
            </w:pPr>
            <w:r w:rsidRPr="00F25BF8">
              <w:rPr>
                <w:sz w:val="20"/>
              </w:rPr>
              <w:t>H17. Official or leader from your village</w:t>
            </w:r>
          </w:p>
        </w:tc>
        <w:tc>
          <w:tcPr>
            <w:tcW w:w="1360" w:type="dxa"/>
            <w:vAlign w:val="center"/>
          </w:tcPr>
          <w:p w14:paraId="10C61546" w14:textId="663978E9" w:rsidR="00DA00DA" w:rsidRPr="00F25BF8" w:rsidRDefault="00DA00DA" w:rsidP="00F7697D">
            <w:pPr>
              <w:contextualSpacing/>
              <w:jc w:val="center"/>
              <w:rPr>
                <w:sz w:val="20"/>
              </w:rPr>
            </w:pPr>
            <w:r w:rsidRPr="00F25BF8">
              <w:rPr>
                <w:sz w:val="20"/>
              </w:rPr>
              <w:t>H18. Official or leader from outside your village</w:t>
            </w:r>
          </w:p>
        </w:tc>
        <w:tc>
          <w:tcPr>
            <w:tcW w:w="1360" w:type="dxa"/>
            <w:vAlign w:val="center"/>
          </w:tcPr>
          <w:p w14:paraId="1A2AE730" w14:textId="5B23D243" w:rsidR="00DA00DA" w:rsidRPr="00F25BF8" w:rsidRDefault="00DA00DA" w:rsidP="00F7697D">
            <w:pPr>
              <w:contextualSpacing/>
              <w:jc w:val="center"/>
              <w:rPr>
                <w:sz w:val="20"/>
              </w:rPr>
            </w:pPr>
            <w:r w:rsidRPr="00F25BF8">
              <w:rPr>
                <w:sz w:val="20"/>
              </w:rPr>
              <w:t>H19. Household</w:t>
            </w:r>
            <w:r>
              <w:rPr>
                <w:sz w:val="20"/>
              </w:rPr>
              <w:t>s/strangers/migrants</w:t>
            </w:r>
            <w:r w:rsidRPr="00F25BF8">
              <w:rPr>
                <w:sz w:val="20"/>
              </w:rPr>
              <w:t xml:space="preserve"> from another village</w:t>
            </w:r>
          </w:p>
        </w:tc>
        <w:tc>
          <w:tcPr>
            <w:tcW w:w="1360" w:type="dxa"/>
            <w:vAlign w:val="center"/>
          </w:tcPr>
          <w:p w14:paraId="7AF3DE39" w14:textId="4BD2CC83" w:rsidR="00DA00DA" w:rsidRPr="00F25BF8" w:rsidRDefault="00DA00DA" w:rsidP="00F7697D">
            <w:pPr>
              <w:contextualSpacing/>
              <w:jc w:val="center"/>
              <w:rPr>
                <w:sz w:val="20"/>
              </w:rPr>
            </w:pPr>
            <w:r w:rsidRPr="00F25BF8">
              <w:rPr>
                <w:sz w:val="20"/>
              </w:rPr>
              <w:t>H20. Chief or other higher authority</w:t>
            </w:r>
          </w:p>
        </w:tc>
        <w:tc>
          <w:tcPr>
            <w:tcW w:w="1360" w:type="dxa"/>
            <w:vAlign w:val="center"/>
          </w:tcPr>
          <w:p w14:paraId="78A11CFA" w14:textId="6C352641" w:rsidR="00DA00DA" w:rsidRPr="00F25BF8" w:rsidRDefault="00DA00DA" w:rsidP="00DA00DA">
            <w:pPr>
              <w:contextualSpacing/>
              <w:rPr>
                <w:sz w:val="20"/>
              </w:rPr>
            </w:pPr>
            <w:r>
              <w:rPr>
                <w:sz w:val="20"/>
              </w:rPr>
              <w:t xml:space="preserve"> Forest service</w:t>
            </w:r>
          </w:p>
        </w:tc>
        <w:tc>
          <w:tcPr>
            <w:tcW w:w="1360" w:type="dxa"/>
            <w:vAlign w:val="center"/>
          </w:tcPr>
          <w:p w14:paraId="57E18ECA" w14:textId="4E09703E" w:rsidR="00DA00DA" w:rsidRPr="00F25BF8" w:rsidRDefault="00DA00DA" w:rsidP="00F7697D">
            <w:pPr>
              <w:contextualSpacing/>
              <w:jc w:val="center"/>
              <w:rPr>
                <w:sz w:val="20"/>
              </w:rPr>
            </w:pPr>
            <w:r>
              <w:rPr>
                <w:sz w:val="20"/>
              </w:rPr>
              <w:t>ZAWA</w:t>
            </w:r>
          </w:p>
        </w:tc>
        <w:tc>
          <w:tcPr>
            <w:tcW w:w="1360" w:type="dxa"/>
            <w:vAlign w:val="center"/>
          </w:tcPr>
          <w:p w14:paraId="032FD1D9" w14:textId="08464915" w:rsidR="00DA00DA" w:rsidRPr="00F25BF8" w:rsidRDefault="00DA00DA" w:rsidP="00F7697D">
            <w:pPr>
              <w:contextualSpacing/>
              <w:jc w:val="center"/>
              <w:rPr>
                <w:sz w:val="20"/>
              </w:rPr>
            </w:pPr>
            <w:r>
              <w:rPr>
                <w:sz w:val="20"/>
              </w:rPr>
              <w:t xml:space="preserve">Other? </w:t>
            </w:r>
          </w:p>
        </w:tc>
        <w:tc>
          <w:tcPr>
            <w:tcW w:w="1360" w:type="dxa"/>
            <w:vAlign w:val="center"/>
          </w:tcPr>
          <w:p w14:paraId="5C922BFA" w14:textId="0B6E5DF5" w:rsidR="00DA00DA" w:rsidRPr="00F25BF8" w:rsidRDefault="00DA00DA" w:rsidP="00F7697D">
            <w:pPr>
              <w:contextualSpacing/>
              <w:jc w:val="center"/>
              <w:rPr>
                <w:sz w:val="20"/>
              </w:rPr>
            </w:pPr>
            <w:r>
              <w:rPr>
                <w:sz w:val="20"/>
              </w:rPr>
              <w:t xml:space="preserve">If other, please describe. </w:t>
            </w:r>
          </w:p>
        </w:tc>
        <w:tc>
          <w:tcPr>
            <w:tcW w:w="1360" w:type="dxa"/>
            <w:vAlign w:val="center"/>
          </w:tcPr>
          <w:p w14:paraId="6EADEDDC" w14:textId="3C710655" w:rsidR="00DA00DA" w:rsidRPr="00F25BF8" w:rsidRDefault="00DA00DA" w:rsidP="00F7697D">
            <w:pPr>
              <w:contextualSpacing/>
              <w:jc w:val="center"/>
              <w:rPr>
                <w:sz w:val="20"/>
              </w:rPr>
            </w:pPr>
          </w:p>
        </w:tc>
      </w:tr>
      <w:tr w:rsidR="00DA00DA" w:rsidRPr="00F25BF8" w14:paraId="5D58F86C" w14:textId="77777777" w:rsidTr="00F7697D">
        <w:trPr>
          <w:trHeight w:val="20"/>
          <w:jc w:val="center"/>
        </w:trPr>
        <w:tc>
          <w:tcPr>
            <w:tcW w:w="715" w:type="dxa"/>
          </w:tcPr>
          <w:p w14:paraId="6F45088F" w14:textId="503F3C5C" w:rsidR="00DA00DA" w:rsidRPr="00F25BF8" w:rsidRDefault="00DA00DA" w:rsidP="00F7697D">
            <w:pPr>
              <w:kinsoku w:val="0"/>
              <w:overflowPunct w:val="0"/>
              <w:autoSpaceDE w:val="0"/>
              <w:autoSpaceDN w:val="0"/>
              <w:adjustRightInd w:val="0"/>
              <w:contextualSpacing/>
              <w:jc w:val="center"/>
              <w:rPr>
                <w:rFonts w:cs="Times New Roman"/>
                <w:b/>
                <w:bCs/>
                <w:spacing w:val="1"/>
                <w:w w:val="105"/>
                <w:sz w:val="18"/>
                <w:szCs w:val="18"/>
              </w:rPr>
            </w:pPr>
            <w:r>
              <w:rPr>
                <w:rFonts w:cs="Times New Roman"/>
                <w:b/>
                <w:bCs/>
                <w:spacing w:val="1"/>
                <w:w w:val="105"/>
                <w:sz w:val="18"/>
                <w:szCs w:val="18"/>
              </w:rPr>
              <w:t>Name of forest</w:t>
            </w:r>
          </w:p>
        </w:tc>
        <w:tc>
          <w:tcPr>
            <w:tcW w:w="1360" w:type="dxa"/>
            <w:vAlign w:val="center"/>
          </w:tcPr>
          <w:p w14:paraId="46664957" w14:textId="76D1DDC1" w:rsidR="00DA00DA" w:rsidRPr="00F25BF8" w:rsidRDefault="00DA00DA"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disputeparty</w:t>
            </w:r>
            <w:proofErr w:type="spellEnd"/>
            <w:proofErr w:type="gramEnd"/>
          </w:p>
        </w:tc>
        <w:tc>
          <w:tcPr>
            <w:tcW w:w="1360" w:type="dxa"/>
            <w:vAlign w:val="center"/>
          </w:tcPr>
          <w:p w14:paraId="5D185DF4" w14:textId="67670904" w:rsidR="00DA00DA" w:rsidRPr="00F25BF8" w:rsidRDefault="00DA00DA"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disputeparty</w:t>
            </w:r>
            <w:proofErr w:type="spellEnd"/>
            <w:proofErr w:type="gramEnd"/>
          </w:p>
        </w:tc>
        <w:tc>
          <w:tcPr>
            <w:tcW w:w="1360" w:type="dxa"/>
            <w:vAlign w:val="center"/>
          </w:tcPr>
          <w:p w14:paraId="0AD94132" w14:textId="215C2793" w:rsidR="00DA00DA" w:rsidRPr="00F25BF8" w:rsidRDefault="00DA00DA"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disputeparty</w:t>
            </w:r>
            <w:proofErr w:type="spellEnd"/>
            <w:proofErr w:type="gramEnd"/>
          </w:p>
        </w:tc>
        <w:tc>
          <w:tcPr>
            <w:tcW w:w="1360" w:type="dxa"/>
            <w:vAlign w:val="center"/>
          </w:tcPr>
          <w:p w14:paraId="4BA6CFB0" w14:textId="570CCE88" w:rsidR="00DA00DA" w:rsidRPr="00F25BF8" w:rsidRDefault="00DA00DA"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disputeparty</w:t>
            </w:r>
            <w:proofErr w:type="spellEnd"/>
            <w:proofErr w:type="gramEnd"/>
          </w:p>
        </w:tc>
        <w:tc>
          <w:tcPr>
            <w:tcW w:w="1360" w:type="dxa"/>
            <w:vAlign w:val="center"/>
          </w:tcPr>
          <w:p w14:paraId="597A7970" w14:textId="5B4B95D0" w:rsidR="00DA00DA" w:rsidRPr="00F25BF8" w:rsidRDefault="00DA00DA" w:rsidP="00F7697D">
            <w:pPr>
              <w:kinsoku w:val="0"/>
              <w:overflowPunct w:val="0"/>
              <w:autoSpaceDE w:val="0"/>
              <w:autoSpaceDN w:val="0"/>
              <w:adjustRightInd w:val="0"/>
              <w:contextualSpacing/>
              <w:jc w:val="center"/>
              <w:rPr>
                <w:rFonts w:cs="Times New Roman"/>
                <w:b/>
                <w:bCs/>
                <w:spacing w:val="1"/>
                <w:w w:val="105"/>
                <w:sz w:val="18"/>
                <w:szCs w:val="18"/>
              </w:rPr>
            </w:pPr>
          </w:p>
        </w:tc>
        <w:tc>
          <w:tcPr>
            <w:tcW w:w="1360" w:type="dxa"/>
            <w:vAlign w:val="center"/>
          </w:tcPr>
          <w:p w14:paraId="4A91AA1C" w14:textId="2F1F741E" w:rsidR="00DA00DA" w:rsidRPr="00F25BF8" w:rsidRDefault="00DA00DA" w:rsidP="00F7697D">
            <w:pPr>
              <w:kinsoku w:val="0"/>
              <w:overflowPunct w:val="0"/>
              <w:autoSpaceDE w:val="0"/>
              <w:autoSpaceDN w:val="0"/>
              <w:adjustRightInd w:val="0"/>
              <w:contextualSpacing/>
              <w:jc w:val="center"/>
              <w:rPr>
                <w:rFonts w:cs="Times New Roman"/>
                <w:b/>
                <w:bCs/>
                <w:spacing w:val="1"/>
                <w:w w:val="105"/>
                <w:sz w:val="18"/>
                <w:szCs w:val="18"/>
              </w:rPr>
            </w:pPr>
          </w:p>
        </w:tc>
        <w:tc>
          <w:tcPr>
            <w:tcW w:w="1360" w:type="dxa"/>
            <w:vAlign w:val="center"/>
          </w:tcPr>
          <w:p w14:paraId="5137C7A4" w14:textId="6AB4A4B4" w:rsidR="00DA00DA" w:rsidRPr="00F25BF8" w:rsidRDefault="00DA00DA" w:rsidP="00F7697D">
            <w:pPr>
              <w:kinsoku w:val="0"/>
              <w:overflowPunct w:val="0"/>
              <w:autoSpaceDE w:val="0"/>
              <w:autoSpaceDN w:val="0"/>
              <w:adjustRightInd w:val="0"/>
              <w:contextualSpacing/>
              <w:jc w:val="center"/>
              <w:rPr>
                <w:rFonts w:cs="Times New Roman"/>
                <w:b/>
                <w:bCs/>
                <w:spacing w:val="1"/>
                <w:w w:val="105"/>
                <w:sz w:val="18"/>
                <w:szCs w:val="18"/>
              </w:rPr>
            </w:pPr>
          </w:p>
        </w:tc>
        <w:tc>
          <w:tcPr>
            <w:tcW w:w="1360" w:type="dxa"/>
            <w:vAlign w:val="center"/>
          </w:tcPr>
          <w:p w14:paraId="63F2C5C1" w14:textId="7ED273E2" w:rsidR="00DA00DA" w:rsidRPr="00F25BF8" w:rsidRDefault="00DA00DA" w:rsidP="00F7697D">
            <w:pPr>
              <w:kinsoku w:val="0"/>
              <w:overflowPunct w:val="0"/>
              <w:autoSpaceDE w:val="0"/>
              <w:autoSpaceDN w:val="0"/>
              <w:adjustRightInd w:val="0"/>
              <w:contextualSpacing/>
              <w:jc w:val="center"/>
              <w:rPr>
                <w:rFonts w:cs="Times New Roman"/>
                <w:b/>
                <w:bCs/>
                <w:spacing w:val="1"/>
                <w:w w:val="105"/>
                <w:sz w:val="18"/>
                <w:szCs w:val="18"/>
              </w:rPr>
            </w:pPr>
          </w:p>
        </w:tc>
        <w:tc>
          <w:tcPr>
            <w:tcW w:w="1360" w:type="dxa"/>
            <w:vAlign w:val="center"/>
          </w:tcPr>
          <w:p w14:paraId="73995B85" w14:textId="3A30D7C5" w:rsidR="00DA00DA" w:rsidRPr="00F25BF8" w:rsidRDefault="00DA00DA" w:rsidP="00F7697D">
            <w:pPr>
              <w:kinsoku w:val="0"/>
              <w:overflowPunct w:val="0"/>
              <w:autoSpaceDE w:val="0"/>
              <w:autoSpaceDN w:val="0"/>
              <w:adjustRightInd w:val="0"/>
              <w:contextualSpacing/>
              <w:jc w:val="center"/>
              <w:rPr>
                <w:rFonts w:cs="Times New Roman"/>
                <w:b/>
                <w:bCs/>
                <w:spacing w:val="1"/>
                <w:w w:val="105"/>
                <w:sz w:val="18"/>
                <w:szCs w:val="18"/>
              </w:rPr>
            </w:pPr>
          </w:p>
        </w:tc>
      </w:tr>
      <w:tr w:rsidR="00DA00DA" w:rsidRPr="00F25BF8" w14:paraId="4922C601" w14:textId="77777777" w:rsidTr="00F7697D">
        <w:trPr>
          <w:trHeight w:val="20"/>
          <w:jc w:val="center"/>
        </w:trPr>
        <w:tc>
          <w:tcPr>
            <w:tcW w:w="715" w:type="dxa"/>
          </w:tcPr>
          <w:p w14:paraId="393F31DC" w14:textId="77777777" w:rsidR="00DA00DA" w:rsidRPr="00F25BF8" w:rsidRDefault="00DA00DA" w:rsidP="00F7697D">
            <w:pPr>
              <w:contextualSpacing/>
              <w:jc w:val="center"/>
              <w:rPr>
                <w:sz w:val="20"/>
              </w:rPr>
            </w:pPr>
            <w:r w:rsidRPr="00F25BF8">
              <w:rPr>
                <w:sz w:val="20"/>
              </w:rPr>
              <w:t>1</w:t>
            </w:r>
          </w:p>
        </w:tc>
        <w:tc>
          <w:tcPr>
            <w:tcW w:w="1360" w:type="dxa"/>
          </w:tcPr>
          <w:p w14:paraId="48688A9B" w14:textId="77777777" w:rsidR="00DA00DA" w:rsidRPr="00F25BF8" w:rsidRDefault="00DA00DA" w:rsidP="00F7697D">
            <w:pPr>
              <w:contextualSpacing/>
              <w:jc w:val="center"/>
            </w:pPr>
          </w:p>
        </w:tc>
        <w:tc>
          <w:tcPr>
            <w:tcW w:w="1360" w:type="dxa"/>
          </w:tcPr>
          <w:p w14:paraId="6D9A334C" w14:textId="77777777" w:rsidR="00DA00DA" w:rsidRPr="00F25BF8" w:rsidRDefault="00DA00DA" w:rsidP="00F7697D">
            <w:pPr>
              <w:contextualSpacing/>
              <w:jc w:val="center"/>
            </w:pPr>
          </w:p>
        </w:tc>
        <w:tc>
          <w:tcPr>
            <w:tcW w:w="1360" w:type="dxa"/>
          </w:tcPr>
          <w:p w14:paraId="4FAEE664" w14:textId="77777777" w:rsidR="00DA00DA" w:rsidRPr="00F25BF8" w:rsidRDefault="00DA00DA" w:rsidP="00F7697D">
            <w:pPr>
              <w:contextualSpacing/>
              <w:jc w:val="center"/>
            </w:pPr>
          </w:p>
        </w:tc>
        <w:tc>
          <w:tcPr>
            <w:tcW w:w="1360" w:type="dxa"/>
          </w:tcPr>
          <w:p w14:paraId="03C966DE" w14:textId="77777777" w:rsidR="00DA00DA" w:rsidRPr="00F25BF8" w:rsidRDefault="00DA00DA" w:rsidP="00F7697D">
            <w:pPr>
              <w:contextualSpacing/>
              <w:jc w:val="center"/>
            </w:pPr>
          </w:p>
        </w:tc>
        <w:tc>
          <w:tcPr>
            <w:tcW w:w="1360" w:type="dxa"/>
          </w:tcPr>
          <w:p w14:paraId="607C12A3" w14:textId="77777777" w:rsidR="00DA00DA" w:rsidRPr="00F25BF8" w:rsidRDefault="00DA00DA" w:rsidP="00F7697D">
            <w:pPr>
              <w:contextualSpacing/>
              <w:jc w:val="center"/>
            </w:pPr>
          </w:p>
        </w:tc>
        <w:tc>
          <w:tcPr>
            <w:tcW w:w="1360" w:type="dxa"/>
          </w:tcPr>
          <w:p w14:paraId="12E3D5B4" w14:textId="77777777" w:rsidR="00DA00DA" w:rsidRPr="00F25BF8" w:rsidRDefault="00DA00DA" w:rsidP="00F7697D">
            <w:pPr>
              <w:contextualSpacing/>
              <w:jc w:val="center"/>
            </w:pPr>
          </w:p>
        </w:tc>
        <w:tc>
          <w:tcPr>
            <w:tcW w:w="1360" w:type="dxa"/>
          </w:tcPr>
          <w:p w14:paraId="498A0FBD" w14:textId="77777777" w:rsidR="00DA00DA" w:rsidRPr="00F25BF8" w:rsidRDefault="00DA00DA" w:rsidP="00F7697D">
            <w:pPr>
              <w:contextualSpacing/>
              <w:jc w:val="center"/>
            </w:pPr>
          </w:p>
        </w:tc>
        <w:tc>
          <w:tcPr>
            <w:tcW w:w="1360" w:type="dxa"/>
          </w:tcPr>
          <w:p w14:paraId="508AAC16" w14:textId="77777777" w:rsidR="00DA00DA" w:rsidRPr="00F25BF8" w:rsidRDefault="00DA00DA" w:rsidP="00F7697D">
            <w:pPr>
              <w:contextualSpacing/>
              <w:jc w:val="center"/>
            </w:pPr>
          </w:p>
        </w:tc>
        <w:tc>
          <w:tcPr>
            <w:tcW w:w="1360" w:type="dxa"/>
          </w:tcPr>
          <w:p w14:paraId="72F8AD71" w14:textId="77777777" w:rsidR="00DA00DA" w:rsidRPr="00F25BF8" w:rsidRDefault="00DA00DA" w:rsidP="00F7697D">
            <w:pPr>
              <w:contextualSpacing/>
              <w:jc w:val="center"/>
            </w:pPr>
          </w:p>
        </w:tc>
      </w:tr>
      <w:tr w:rsidR="00DA00DA" w:rsidRPr="00F25BF8" w14:paraId="6248D93B" w14:textId="77777777" w:rsidTr="00F7697D">
        <w:trPr>
          <w:trHeight w:val="20"/>
          <w:jc w:val="center"/>
        </w:trPr>
        <w:tc>
          <w:tcPr>
            <w:tcW w:w="715" w:type="dxa"/>
          </w:tcPr>
          <w:p w14:paraId="5612FB3D" w14:textId="77777777" w:rsidR="00DA00DA" w:rsidRPr="00F25BF8" w:rsidRDefault="00DA00DA" w:rsidP="00F7697D">
            <w:pPr>
              <w:contextualSpacing/>
              <w:jc w:val="center"/>
              <w:rPr>
                <w:sz w:val="20"/>
              </w:rPr>
            </w:pPr>
            <w:r w:rsidRPr="00F25BF8">
              <w:rPr>
                <w:sz w:val="20"/>
              </w:rPr>
              <w:t>2</w:t>
            </w:r>
          </w:p>
        </w:tc>
        <w:tc>
          <w:tcPr>
            <w:tcW w:w="1360" w:type="dxa"/>
          </w:tcPr>
          <w:p w14:paraId="313D3C10" w14:textId="77777777" w:rsidR="00DA00DA" w:rsidRPr="00F25BF8" w:rsidRDefault="00DA00DA" w:rsidP="00F7697D">
            <w:pPr>
              <w:contextualSpacing/>
              <w:jc w:val="center"/>
            </w:pPr>
          </w:p>
        </w:tc>
        <w:tc>
          <w:tcPr>
            <w:tcW w:w="1360" w:type="dxa"/>
          </w:tcPr>
          <w:p w14:paraId="1535F0AE" w14:textId="77777777" w:rsidR="00DA00DA" w:rsidRPr="00F25BF8" w:rsidRDefault="00DA00DA" w:rsidP="00F7697D">
            <w:pPr>
              <w:contextualSpacing/>
              <w:jc w:val="center"/>
            </w:pPr>
          </w:p>
        </w:tc>
        <w:tc>
          <w:tcPr>
            <w:tcW w:w="1360" w:type="dxa"/>
          </w:tcPr>
          <w:p w14:paraId="515F05E5" w14:textId="77777777" w:rsidR="00DA00DA" w:rsidRPr="00F25BF8" w:rsidRDefault="00DA00DA" w:rsidP="00F7697D">
            <w:pPr>
              <w:contextualSpacing/>
              <w:jc w:val="center"/>
            </w:pPr>
          </w:p>
        </w:tc>
        <w:tc>
          <w:tcPr>
            <w:tcW w:w="1360" w:type="dxa"/>
          </w:tcPr>
          <w:p w14:paraId="4572155B" w14:textId="77777777" w:rsidR="00DA00DA" w:rsidRPr="00F25BF8" w:rsidRDefault="00DA00DA" w:rsidP="00F7697D">
            <w:pPr>
              <w:contextualSpacing/>
              <w:jc w:val="center"/>
            </w:pPr>
          </w:p>
        </w:tc>
        <w:tc>
          <w:tcPr>
            <w:tcW w:w="1360" w:type="dxa"/>
          </w:tcPr>
          <w:p w14:paraId="44AA24DE" w14:textId="77777777" w:rsidR="00DA00DA" w:rsidRPr="00F25BF8" w:rsidRDefault="00DA00DA" w:rsidP="00F7697D">
            <w:pPr>
              <w:contextualSpacing/>
              <w:jc w:val="center"/>
            </w:pPr>
          </w:p>
        </w:tc>
        <w:tc>
          <w:tcPr>
            <w:tcW w:w="1360" w:type="dxa"/>
          </w:tcPr>
          <w:p w14:paraId="4E552633" w14:textId="77777777" w:rsidR="00DA00DA" w:rsidRPr="00F25BF8" w:rsidRDefault="00DA00DA" w:rsidP="00F7697D">
            <w:pPr>
              <w:contextualSpacing/>
              <w:jc w:val="center"/>
            </w:pPr>
          </w:p>
        </w:tc>
        <w:tc>
          <w:tcPr>
            <w:tcW w:w="1360" w:type="dxa"/>
          </w:tcPr>
          <w:p w14:paraId="33A74C4B" w14:textId="77777777" w:rsidR="00DA00DA" w:rsidRPr="00F25BF8" w:rsidRDefault="00DA00DA" w:rsidP="00F7697D">
            <w:pPr>
              <w:contextualSpacing/>
              <w:jc w:val="center"/>
            </w:pPr>
          </w:p>
        </w:tc>
        <w:tc>
          <w:tcPr>
            <w:tcW w:w="1360" w:type="dxa"/>
          </w:tcPr>
          <w:p w14:paraId="3426A3F3" w14:textId="77777777" w:rsidR="00DA00DA" w:rsidRPr="00F25BF8" w:rsidRDefault="00DA00DA" w:rsidP="00F7697D">
            <w:pPr>
              <w:contextualSpacing/>
              <w:jc w:val="center"/>
            </w:pPr>
          </w:p>
        </w:tc>
        <w:tc>
          <w:tcPr>
            <w:tcW w:w="1360" w:type="dxa"/>
          </w:tcPr>
          <w:p w14:paraId="496C7ECA" w14:textId="77777777" w:rsidR="00DA00DA" w:rsidRPr="00F25BF8" w:rsidRDefault="00DA00DA" w:rsidP="00F7697D">
            <w:pPr>
              <w:contextualSpacing/>
              <w:jc w:val="center"/>
            </w:pPr>
          </w:p>
        </w:tc>
      </w:tr>
      <w:tr w:rsidR="00DA00DA" w:rsidRPr="00F25BF8" w14:paraId="1BDACCE7" w14:textId="77777777" w:rsidTr="00F7697D">
        <w:trPr>
          <w:trHeight w:val="20"/>
          <w:jc w:val="center"/>
        </w:trPr>
        <w:tc>
          <w:tcPr>
            <w:tcW w:w="715" w:type="dxa"/>
          </w:tcPr>
          <w:p w14:paraId="1FC2A213" w14:textId="77777777" w:rsidR="00DA00DA" w:rsidRPr="00F25BF8" w:rsidRDefault="00DA00DA" w:rsidP="00F7697D">
            <w:pPr>
              <w:contextualSpacing/>
              <w:jc w:val="center"/>
              <w:rPr>
                <w:sz w:val="20"/>
              </w:rPr>
            </w:pPr>
            <w:r w:rsidRPr="00F25BF8">
              <w:rPr>
                <w:sz w:val="20"/>
              </w:rPr>
              <w:t>3</w:t>
            </w:r>
          </w:p>
        </w:tc>
        <w:tc>
          <w:tcPr>
            <w:tcW w:w="1360" w:type="dxa"/>
          </w:tcPr>
          <w:p w14:paraId="08D06D20" w14:textId="77777777" w:rsidR="00DA00DA" w:rsidRPr="00F25BF8" w:rsidRDefault="00DA00DA" w:rsidP="00F7697D">
            <w:pPr>
              <w:contextualSpacing/>
              <w:jc w:val="center"/>
            </w:pPr>
          </w:p>
        </w:tc>
        <w:tc>
          <w:tcPr>
            <w:tcW w:w="1360" w:type="dxa"/>
          </w:tcPr>
          <w:p w14:paraId="3EF71D45" w14:textId="77777777" w:rsidR="00DA00DA" w:rsidRPr="00F25BF8" w:rsidRDefault="00DA00DA" w:rsidP="00F7697D">
            <w:pPr>
              <w:contextualSpacing/>
              <w:jc w:val="center"/>
            </w:pPr>
          </w:p>
        </w:tc>
        <w:tc>
          <w:tcPr>
            <w:tcW w:w="1360" w:type="dxa"/>
          </w:tcPr>
          <w:p w14:paraId="292AC632" w14:textId="77777777" w:rsidR="00DA00DA" w:rsidRPr="00F25BF8" w:rsidRDefault="00DA00DA" w:rsidP="00F7697D">
            <w:pPr>
              <w:contextualSpacing/>
              <w:jc w:val="center"/>
            </w:pPr>
          </w:p>
        </w:tc>
        <w:tc>
          <w:tcPr>
            <w:tcW w:w="1360" w:type="dxa"/>
          </w:tcPr>
          <w:p w14:paraId="690235BE" w14:textId="77777777" w:rsidR="00DA00DA" w:rsidRPr="00F25BF8" w:rsidRDefault="00DA00DA" w:rsidP="00F7697D">
            <w:pPr>
              <w:contextualSpacing/>
              <w:jc w:val="center"/>
            </w:pPr>
          </w:p>
        </w:tc>
        <w:tc>
          <w:tcPr>
            <w:tcW w:w="1360" w:type="dxa"/>
          </w:tcPr>
          <w:p w14:paraId="14D4A21A" w14:textId="77777777" w:rsidR="00DA00DA" w:rsidRPr="00F25BF8" w:rsidRDefault="00DA00DA" w:rsidP="00F7697D">
            <w:pPr>
              <w:contextualSpacing/>
              <w:jc w:val="center"/>
            </w:pPr>
          </w:p>
        </w:tc>
        <w:tc>
          <w:tcPr>
            <w:tcW w:w="1360" w:type="dxa"/>
          </w:tcPr>
          <w:p w14:paraId="3C5B7E63" w14:textId="77777777" w:rsidR="00DA00DA" w:rsidRPr="00F25BF8" w:rsidRDefault="00DA00DA" w:rsidP="00F7697D">
            <w:pPr>
              <w:contextualSpacing/>
              <w:jc w:val="center"/>
            </w:pPr>
          </w:p>
        </w:tc>
        <w:tc>
          <w:tcPr>
            <w:tcW w:w="1360" w:type="dxa"/>
          </w:tcPr>
          <w:p w14:paraId="1D0C659F" w14:textId="77777777" w:rsidR="00DA00DA" w:rsidRPr="00F25BF8" w:rsidRDefault="00DA00DA" w:rsidP="00F7697D">
            <w:pPr>
              <w:contextualSpacing/>
              <w:jc w:val="center"/>
            </w:pPr>
          </w:p>
        </w:tc>
        <w:tc>
          <w:tcPr>
            <w:tcW w:w="1360" w:type="dxa"/>
          </w:tcPr>
          <w:p w14:paraId="7FA34D70" w14:textId="77777777" w:rsidR="00DA00DA" w:rsidRPr="00F25BF8" w:rsidRDefault="00DA00DA" w:rsidP="00F7697D">
            <w:pPr>
              <w:contextualSpacing/>
              <w:jc w:val="center"/>
            </w:pPr>
          </w:p>
        </w:tc>
        <w:tc>
          <w:tcPr>
            <w:tcW w:w="1360" w:type="dxa"/>
          </w:tcPr>
          <w:p w14:paraId="36DEC93C" w14:textId="77777777" w:rsidR="00DA00DA" w:rsidRPr="00F25BF8" w:rsidRDefault="00DA00DA" w:rsidP="00F7697D">
            <w:pPr>
              <w:contextualSpacing/>
              <w:jc w:val="center"/>
            </w:pPr>
          </w:p>
        </w:tc>
      </w:tr>
      <w:tr w:rsidR="00DA00DA" w:rsidRPr="00F25BF8" w14:paraId="44476B48" w14:textId="77777777" w:rsidTr="00F7697D">
        <w:trPr>
          <w:trHeight w:val="20"/>
          <w:jc w:val="center"/>
        </w:trPr>
        <w:tc>
          <w:tcPr>
            <w:tcW w:w="715" w:type="dxa"/>
          </w:tcPr>
          <w:p w14:paraId="33F3860C" w14:textId="77777777" w:rsidR="00DA00DA" w:rsidRPr="00F25BF8" w:rsidRDefault="00DA00DA" w:rsidP="00F7697D">
            <w:pPr>
              <w:contextualSpacing/>
              <w:jc w:val="center"/>
              <w:rPr>
                <w:sz w:val="20"/>
              </w:rPr>
            </w:pPr>
            <w:r w:rsidRPr="00F25BF8">
              <w:rPr>
                <w:sz w:val="20"/>
              </w:rPr>
              <w:t>4</w:t>
            </w:r>
          </w:p>
        </w:tc>
        <w:tc>
          <w:tcPr>
            <w:tcW w:w="1360" w:type="dxa"/>
          </w:tcPr>
          <w:p w14:paraId="206A42D1" w14:textId="77777777" w:rsidR="00DA00DA" w:rsidRPr="00F25BF8" w:rsidRDefault="00DA00DA" w:rsidP="00F7697D">
            <w:pPr>
              <w:contextualSpacing/>
              <w:jc w:val="center"/>
            </w:pPr>
          </w:p>
        </w:tc>
        <w:tc>
          <w:tcPr>
            <w:tcW w:w="1360" w:type="dxa"/>
          </w:tcPr>
          <w:p w14:paraId="27921834" w14:textId="77777777" w:rsidR="00DA00DA" w:rsidRPr="00F25BF8" w:rsidRDefault="00DA00DA" w:rsidP="00F7697D">
            <w:pPr>
              <w:contextualSpacing/>
              <w:jc w:val="center"/>
            </w:pPr>
          </w:p>
        </w:tc>
        <w:tc>
          <w:tcPr>
            <w:tcW w:w="1360" w:type="dxa"/>
          </w:tcPr>
          <w:p w14:paraId="2AB75949" w14:textId="77777777" w:rsidR="00DA00DA" w:rsidRPr="00F25BF8" w:rsidRDefault="00DA00DA" w:rsidP="00F7697D">
            <w:pPr>
              <w:contextualSpacing/>
              <w:jc w:val="center"/>
            </w:pPr>
          </w:p>
        </w:tc>
        <w:tc>
          <w:tcPr>
            <w:tcW w:w="1360" w:type="dxa"/>
          </w:tcPr>
          <w:p w14:paraId="56E9098E" w14:textId="77777777" w:rsidR="00DA00DA" w:rsidRPr="00F25BF8" w:rsidRDefault="00DA00DA" w:rsidP="00F7697D">
            <w:pPr>
              <w:contextualSpacing/>
              <w:jc w:val="center"/>
            </w:pPr>
          </w:p>
        </w:tc>
        <w:tc>
          <w:tcPr>
            <w:tcW w:w="1360" w:type="dxa"/>
          </w:tcPr>
          <w:p w14:paraId="452063BA" w14:textId="77777777" w:rsidR="00DA00DA" w:rsidRPr="00F25BF8" w:rsidRDefault="00DA00DA" w:rsidP="00F7697D">
            <w:pPr>
              <w:contextualSpacing/>
              <w:jc w:val="center"/>
            </w:pPr>
          </w:p>
        </w:tc>
        <w:tc>
          <w:tcPr>
            <w:tcW w:w="1360" w:type="dxa"/>
          </w:tcPr>
          <w:p w14:paraId="069EB9EE" w14:textId="77777777" w:rsidR="00DA00DA" w:rsidRPr="00F25BF8" w:rsidRDefault="00DA00DA" w:rsidP="00F7697D">
            <w:pPr>
              <w:contextualSpacing/>
              <w:jc w:val="center"/>
            </w:pPr>
          </w:p>
        </w:tc>
        <w:tc>
          <w:tcPr>
            <w:tcW w:w="1360" w:type="dxa"/>
          </w:tcPr>
          <w:p w14:paraId="124F8D65" w14:textId="77777777" w:rsidR="00DA00DA" w:rsidRPr="00F25BF8" w:rsidRDefault="00DA00DA" w:rsidP="00F7697D">
            <w:pPr>
              <w:contextualSpacing/>
              <w:jc w:val="center"/>
            </w:pPr>
          </w:p>
        </w:tc>
        <w:tc>
          <w:tcPr>
            <w:tcW w:w="1360" w:type="dxa"/>
          </w:tcPr>
          <w:p w14:paraId="10F01C6F" w14:textId="77777777" w:rsidR="00DA00DA" w:rsidRPr="00F25BF8" w:rsidRDefault="00DA00DA" w:rsidP="00F7697D">
            <w:pPr>
              <w:contextualSpacing/>
              <w:jc w:val="center"/>
            </w:pPr>
          </w:p>
        </w:tc>
        <w:tc>
          <w:tcPr>
            <w:tcW w:w="1360" w:type="dxa"/>
          </w:tcPr>
          <w:p w14:paraId="667F7F66" w14:textId="77777777" w:rsidR="00DA00DA" w:rsidRPr="00F25BF8" w:rsidRDefault="00DA00DA" w:rsidP="00F7697D">
            <w:pPr>
              <w:contextualSpacing/>
              <w:jc w:val="center"/>
            </w:pPr>
          </w:p>
        </w:tc>
      </w:tr>
      <w:tr w:rsidR="00DA00DA" w:rsidRPr="00F25BF8" w14:paraId="12823D3C" w14:textId="77777777" w:rsidTr="00F7697D">
        <w:trPr>
          <w:trHeight w:val="20"/>
          <w:jc w:val="center"/>
        </w:trPr>
        <w:tc>
          <w:tcPr>
            <w:tcW w:w="715" w:type="dxa"/>
          </w:tcPr>
          <w:p w14:paraId="02EB9355" w14:textId="77777777" w:rsidR="00DA00DA" w:rsidRPr="00F25BF8" w:rsidRDefault="00DA00DA" w:rsidP="00F7697D">
            <w:pPr>
              <w:contextualSpacing/>
              <w:jc w:val="center"/>
              <w:rPr>
                <w:sz w:val="20"/>
              </w:rPr>
            </w:pPr>
            <w:r w:rsidRPr="00F25BF8">
              <w:rPr>
                <w:sz w:val="20"/>
              </w:rPr>
              <w:t>5</w:t>
            </w:r>
          </w:p>
        </w:tc>
        <w:tc>
          <w:tcPr>
            <w:tcW w:w="1360" w:type="dxa"/>
          </w:tcPr>
          <w:p w14:paraId="227FE61E" w14:textId="77777777" w:rsidR="00DA00DA" w:rsidRPr="00F25BF8" w:rsidRDefault="00DA00DA" w:rsidP="00F7697D">
            <w:pPr>
              <w:contextualSpacing/>
              <w:jc w:val="center"/>
            </w:pPr>
          </w:p>
        </w:tc>
        <w:tc>
          <w:tcPr>
            <w:tcW w:w="1360" w:type="dxa"/>
          </w:tcPr>
          <w:p w14:paraId="1FABD642" w14:textId="77777777" w:rsidR="00DA00DA" w:rsidRPr="00F25BF8" w:rsidRDefault="00DA00DA" w:rsidP="00F7697D">
            <w:pPr>
              <w:contextualSpacing/>
              <w:jc w:val="center"/>
            </w:pPr>
          </w:p>
        </w:tc>
        <w:tc>
          <w:tcPr>
            <w:tcW w:w="1360" w:type="dxa"/>
          </w:tcPr>
          <w:p w14:paraId="1E4765CA" w14:textId="77777777" w:rsidR="00DA00DA" w:rsidRPr="00F25BF8" w:rsidRDefault="00DA00DA" w:rsidP="00F7697D">
            <w:pPr>
              <w:contextualSpacing/>
              <w:jc w:val="center"/>
            </w:pPr>
          </w:p>
        </w:tc>
        <w:tc>
          <w:tcPr>
            <w:tcW w:w="1360" w:type="dxa"/>
          </w:tcPr>
          <w:p w14:paraId="3418B89F" w14:textId="77777777" w:rsidR="00DA00DA" w:rsidRPr="00F25BF8" w:rsidRDefault="00DA00DA" w:rsidP="00F7697D">
            <w:pPr>
              <w:contextualSpacing/>
              <w:jc w:val="center"/>
            </w:pPr>
          </w:p>
        </w:tc>
        <w:tc>
          <w:tcPr>
            <w:tcW w:w="1360" w:type="dxa"/>
          </w:tcPr>
          <w:p w14:paraId="336F751E" w14:textId="77777777" w:rsidR="00DA00DA" w:rsidRPr="00F25BF8" w:rsidRDefault="00DA00DA" w:rsidP="00F7697D">
            <w:pPr>
              <w:contextualSpacing/>
              <w:jc w:val="center"/>
            </w:pPr>
          </w:p>
        </w:tc>
        <w:tc>
          <w:tcPr>
            <w:tcW w:w="1360" w:type="dxa"/>
          </w:tcPr>
          <w:p w14:paraId="55ECD311" w14:textId="77777777" w:rsidR="00DA00DA" w:rsidRPr="00F25BF8" w:rsidRDefault="00DA00DA" w:rsidP="00F7697D">
            <w:pPr>
              <w:contextualSpacing/>
              <w:jc w:val="center"/>
            </w:pPr>
          </w:p>
        </w:tc>
        <w:tc>
          <w:tcPr>
            <w:tcW w:w="1360" w:type="dxa"/>
          </w:tcPr>
          <w:p w14:paraId="796A24D7" w14:textId="77777777" w:rsidR="00DA00DA" w:rsidRPr="00F25BF8" w:rsidRDefault="00DA00DA" w:rsidP="00F7697D">
            <w:pPr>
              <w:contextualSpacing/>
              <w:jc w:val="center"/>
            </w:pPr>
          </w:p>
        </w:tc>
        <w:tc>
          <w:tcPr>
            <w:tcW w:w="1360" w:type="dxa"/>
          </w:tcPr>
          <w:p w14:paraId="78143AFF" w14:textId="77777777" w:rsidR="00DA00DA" w:rsidRPr="00F25BF8" w:rsidRDefault="00DA00DA" w:rsidP="00F7697D">
            <w:pPr>
              <w:contextualSpacing/>
              <w:jc w:val="center"/>
            </w:pPr>
          </w:p>
        </w:tc>
        <w:tc>
          <w:tcPr>
            <w:tcW w:w="1360" w:type="dxa"/>
          </w:tcPr>
          <w:p w14:paraId="3B28423F" w14:textId="77777777" w:rsidR="00DA00DA" w:rsidRPr="00F25BF8" w:rsidRDefault="00DA00DA" w:rsidP="00F7697D">
            <w:pPr>
              <w:contextualSpacing/>
              <w:jc w:val="center"/>
            </w:pPr>
          </w:p>
        </w:tc>
      </w:tr>
    </w:tbl>
    <w:p w14:paraId="6DE2BAB4" w14:textId="77777777" w:rsidR="00F7697D" w:rsidRPr="00F25BF8" w:rsidRDefault="00F7697D" w:rsidP="00F7697D">
      <w:pPr>
        <w:spacing w:after="0" w:line="240" w:lineRule="auto"/>
        <w:contextualSpacing/>
        <w:rPr>
          <w:rFonts w:eastAsia="SimSun"/>
        </w:rPr>
      </w:pPr>
    </w:p>
    <w:p w14:paraId="6B6D0752" w14:textId="366CB374" w:rsidR="00F7697D" w:rsidRPr="00F25BF8" w:rsidRDefault="00F7697D" w:rsidP="002954A7">
      <w:pPr>
        <w:rPr>
          <w:rFonts w:eastAsia="SimSun"/>
        </w:rPr>
      </w:pPr>
      <w:r w:rsidRPr="00F25BF8">
        <w:rPr>
          <w:rFonts w:eastAsia="SimSun"/>
        </w:rPr>
        <w:br w:type="page"/>
      </w:r>
    </w:p>
    <w:p w14:paraId="215AAD87" w14:textId="77777777" w:rsidR="00F7697D" w:rsidRPr="00F25BF8" w:rsidRDefault="00F7697D" w:rsidP="00F7697D">
      <w:pPr>
        <w:spacing w:after="0" w:line="240" w:lineRule="auto"/>
        <w:contextualSpacing/>
        <w:rPr>
          <w:rFonts w:eastAsia="SimSun"/>
        </w:rPr>
      </w:pPr>
    </w:p>
    <w:p w14:paraId="74DAB936" w14:textId="77777777" w:rsidR="00F7697D" w:rsidRPr="00F25BF8" w:rsidRDefault="00F7697D" w:rsidP="00F7697D">
      <w:pPr>
        <w:spacing w:after="0" w:line="240" w:lineRule="auto"/>
        <w:contextualSpacing/>
        <w:rPr>
          <w:rFonts w:eastAsia="SimSun"/>
        </w:rPr>
      </w:pPr>
    </w:p>
    <w:p w14:paraId="060047A7" w14:textId="77777777" w:rsidR="00F7697D" w:rsidRPr="001512DD" w:rsidRDefault="00F7697D" w:rsidP="00F7697D">
      <w:pPr>
        <w:spacing w:after="0"/>
        <w:rPr>
          <w:b/>
        </w:rPr>
      </w:pPr>
    </w:p>
    <w:p w14:paraId="184ACA9C" w14:textId="77777777" w:rsidR="006E365E" w:rsidRDefault="006E365E" w:rsidP="006E365E">
      <w:pPr>
        <w:spacing w:afterLines="20" w:after="48" w:line="240" w:lineRule="auto"/>
        <w:contextualSpacing/>
        <w:rPr>
          <w:rFonts w:eastAsia="Times New Roman" w:cs="Times New Roman"/>
          <w:b/>
          <w:bCs/>
        </w:rPr>
        <w:sectPr w:rsidR="006E365E" w:rsidSect="006E365E">
          <w:type w:val="continuous"/>
          <w:pgSz w:w="15840" w:h="12240" w:orient="landscape"/>
          <w:pgMar w:top="720" w:right="720" w:bottom="1080" w:left="720" w:header="720" w:footer="84" w:gutter="0"/>
          <w:cols w:space="720"/>
          <w:docGrid w:linePitch="360"/>
        </w:sectPr>
      </w:pPr>
    </w:p>
    <w:p w14:paraId="5607C085" w14:textId="4C64256E" w:rsidR="00152B2F" w:rsidRPr="009559BE" w:rsidRDefault="009559BE" w:rsidP="009559BE">
      <w:pPr>
        <w:spacing w:after="0" w:line="240" w:lineRule="auto"/>
      </w:pPr>
      <w:commentRangeStart w:id="160"/>
      <w:r w:rsidRPr="009559BE">
        <w:rPr>
          <w:rFonts w:cs="Arial"/>
        </w:rPr>
        <w:lastRenderedPageBreak/>
        <w:t>Please rank/ grade the following list of assets/resources</w:t>
      </w:r>
      <w:r w:rsidRPr="009559BE">
        <w:rPr>
          <w:rFonts w:cs="Arial"/>
          <w:b/>
        </w:rPr>
        <w:t xml:space="preserve">/ </w:t>
      </w:r>
      <w:r w:rsidRPr="009559BE">
        <w:rPr>
          <w:rFonts w:cs="Arial"/>
        </w:rPr>
        <w:t>properties in terms of most important to least important for the future/development of your community from first to third most important.</w:t>
      </w:r>
      <w:commentRangeEnd w:id="160"/>
      <w:r w:rsidR="00736B28">
        <w:rPr>
          <w:rStyle w:val="CommentReference"/>
        </w:rPr>
        <w:commentReference w:id="160"/>
      </w:r>
    </w:p>
    <w:tbl>
      <w:tblPr>
        <w:tblW w:w="10090" w:type="dxa"/>
        <w:tblInd w:w="-5" w:type="dxa"/>
        <w:tblLayout w:type="fixed"/>
        <w:tblCellMar>
          <w:left w:w="29" w:type="dxa"/>
          <w:right w:w="29" w:type="dxa"/>
        </w:tblCellMar>
        <w:tblLook w:val="0000" w:firstRow="0" w:lastRow="0" w:firstColumn="0" w:lastColumn="0" w:noHBand="0" w:noVBand="0"/>
      </w:tblPr>
      <w:tblGrid>
        <w:gridCol w:w="304"/>
        <w:gridCol w:w="7261"/>
        <w:gridCol w:w="2525"/>
      </w:tblGrid>
      <w:tr w:rsidR="009559BE" w:rsidRPr="009559BE" w14:paraId="42DF92B2" w14:textId="77777777" w:rsidTr="00C52F57">
        <w:trPr>
          <w:trHeight w:hRule="exact" w:val="367"/>
        </w:trPr>
        <w:tc>
          <w:tcPr>
            <w:tcW w:w="304" w:type="dxa"/>
            <w:tcBorders>
              <w:top w:val="single" w:sz="4" w:space="0" w:color="000000"/>
              <w:left w:val="single" w:sz="4" w:space="0" w:color="000000"/>
              <w:bottom w:val="single" w:sz="4" w:space="0" w:color="000000"/>
              <w:right w:val="single" w:sz="4" w:space="0" w:color="auto"/>
            </w:tcBorders>
          </w:tcPr>
          <w:p w14:paraId="74CFB3B5" w14:textId="77777777" w:rsidR="009559BE" w:rsidRPr="009559BE" w:rsidRDefault="009559BE" w:rsidP="006D5C10">
            <w:pPr>
              <w:rPr>
                <w:w w:val="105"/>
              </w:rPr>
            </w:pPr>
          </w:p>
        </w:tc>
        <w:tc>
          <w:tcPr>
            <w:tcW w:w="7261" w:type="dxa"/>
            <w:tcBorders>
              <w:top w:val="single" w:sz="4" w:space="0" w:color="000000"/>
              <w:left w:val="single" w:sz="4" w:space="0" w:color="auto"/>
              <w:bottom w:val="single" w:sz="4" w:space="0" w:color="000000"/>
              <w:right w:val="single" w:sz="18" w:space="0" w:color="000000"/>
            </w:tcBorders>
          </w:tcPr>
          <w:p w14:paraId="5F2E1A38" w14:textId="368D4277" w:rsidR="009559BE" w:rsidRPr="009559BE" w:rsidRDefault="009559BE" w:rsidP="006D5C10">
            <w:pPr>
              <w:spacing w:after="0"/>
              <w:rPr>
                <w:w w:val="105"/>
              </w:rPr>
            </w:pPr>
            <w:r w:rsidRPr="009559BE">
              <w:rPr>
                <w:w w:val="105"/>
              </w:rPr>
              <w:t>Health Clinic</w:t>
            </w:r>
          </w:p>
        </w:tc>
        <w:tc>
          <w:tcPr>
            <w:tcW w:w="2525" w:type="dxa"/>
            <w:tcBorders>
              <w:top w:val="single" w:sz="18" w:space="0" w:color="000000"/>
              <w:left w:val="single" w:sz="18" w:space="0" w:color="000000"/>
              <w:bottom w:val="single" w:sz="18" w:space="0" w:color="000000"/>
              <w:right w:val="single" w:sz="18" w:space="0" w:color="000000"/>
            </w:tcBorders>
          </w:tcPr>
          <w:p w14:paraId="06B0ACBD"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7CE38ED1" w14:textId="77777777" w:rsidTr="00C52F57">
        <w:trPr>
          <w:trHeight w:hRule="exact" w:val="367"/>
        </w:trPr>
        <w:tc>
          <w:tcPr>
            <w:tcW w:w="304" w:type="dxa"/>
            <w:tcBorders>
              <w:top w:val="single" w:sz="4" w:space="0" w:color="000000"/>
              <w:left w:val="single" w:sz="4" w:space="0" w:color="000000"/>
              <w:bottom w:val="single" w:sz="4" w:space="0" w:color="000000"/>
              <w:right w:val="single" w:sz="4" w:space="0" w:color="auto"/>
            </w:tcBorders>
          </w:tcPr>
          <w:p w14:paraId="160B8DCF" w14:textId="77777777" w:rsidR="009559BE" w:rsidRPr="009559BE" w:rsidRDefault="009559BE" w:rsidP="006D5C10">
            <w:pPr>
              <w:rPr>
                <w:w w:val="105"/>
              </w:rPr>
            </w:pPr>
          </w:p>
        </w:tc>
        <w:tc>
          <w:tcPr>
            <w:tcW w:w="7261" w:type="dxa"/>
            <w:tcBorders>
              <w:top w:val="single" w:sz="4" w:space="0" w:color="000000"/>
              <w:left w:val="single" w:sz="4" w:space="0" w:color="auto"/>
              <w:bottom w:val="single" w:sz="4" w:space="0" w:color="000000"/>
              <w:right w:val="single" w:sz="18" w:space="0" w:color="000000"/>
            </w:tcBorders>
          </w:tcPr>
          <w:p w14:paraId="544BFB31" w14:textId="643BA253" w:rsidR="009559BE" w:rsidRPr="009559BE" w:rsidRDefault="009559BE" w:rsidP="006D5C10">
            <w:pPr>
              <w:spacing w:after="0"/>
              <w:rPr>
                <w:w w:val="105"/>
              </w:rPr>
            </w:pPr>
            <w:r w:rsidRPr="009559BE">
              <w:rPr>
                <w:w w:val="105"/>
              </w:rPr>
              <w:t>Enough land to farm on</w:t>
            </w:r>
          </w:p>
        </w:tc>
        <w:tc>
          <w:tcPr>
            <w:tcW w:w="2525" w:type="dxa"/>
            <w:tcBorders>
              <w:top w:val="single" w:sz="18" w:space="0" w:color="000000"/>
              <w:left w:val="single" w:sz="18" w:space="0" w:color="000000"/>
              <w:bottom w:val="single" w:sz="18" w:space="0" w:color="000000"/>
              <w:right w:val="single" w:sz="18" w:space="0" w:color="000000"/>
            </w:tcBorders>
          </w:tcPr>
          <w:p w14:paraId="01F05B19"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54378230" w14:textId="77777777" w:rsidTr="00C52F57">
        <w:trPr>
          <w:trHeight w:hRule="exact" w:val="367"/>
        </w:trPr>
        <w:tc>
          <w:tcPr>
            <w:tcW w:w="304" w:type="dxa"/>
            <w:tcBorders>
              <w:top w:val="single" w:sz="4" w:space="0" w:color="000000"/>
              <w:left w:val="single" w:sz="4" w:space="0" w:color="000000"/>
              <w:bottom w:val="single" w:sz="4" w:space="0" w:color="000000"/>
              <w:right w:val="single" w:sz="4" w:space="0" w:color="auto"/>
            </w:tcBorders>
          </w:tcPr>
          <w:p w14:paraId="40EAE5BC" w14:textId="77777777" w:rsidR="009559BE" w:rsidRPr="009559BE" w:rsidRDefault="009559BE" w:rsidP="006D5C10">
            <w:pPr>
              <w:rPr>
                <w:w w:val="105"/>
              </w:rPr>
            </w:pPr>
          </w:p>
        </w:tc>
        <w:tc>
          <w:tcPr>
            <w:tcW w:w="7261" w:type="dxa"/>
            <w:tcBorders>
              <w:top w:val="single" w:sz="4" w:space="0" w:color="000000"/>
              <w:left w:val="single" w:sz="4" w:space="0" w:color="auto"/>
              <w:bottom w:val="single" w:sz="4" w:space="0" w:color="000000"/>
              <w:right w:val="single" w:sz="18" w:space="0" w:color="000000"/>
            </w:tcBorders>
          </w:tcPr>
          <w:p w14:paraId="0E7C26CE" w14:textId="5ECF34D9" w:rsidR="009559BE" w:rsidRPr="009559BE" w:rsidRDefault="009559BE" w:rsidP="006D5C10">
            <w:pPr>
              <w:spacing w:after="0"/>
              <w:rPr>
                <w:w w:val="105"/>
              </w:rPr>
            </w:pPr>
            <w:r w:rsidRPr="009559BE">
              <w:rPr>
                <w:w w:val="105"/>
              </w:rPr>
              <w:t>New school</w:t>
            </w:r>
          </w:p>
        </w:tc>
        <w:tc>
          <w:tcPr>
            <w:tcW w:w="2525" w:type="dxa"/>
            <w:tcBorders>
              <w:top w:val="single" w:sz="18" w:space="0" w:color="000000"/>
              <w:left w:val="single" w:sz="18" w:space="0" w:color="000000"/>
              <w:bottom w:val="single" w:sz="18" w:space="0" w:color="000000"/>
              <w:right w:val="single" w:sz="18" w:space="0" w:color="000000"/>
            </w:tcBorders>
          </w:tcPr>
          <w:p w14:paraId="4BE96794"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3C4718DD" w14:textId="77777777" w:rsidTr="00C52F57">
        <w:trPr>
          <w:trHeight w:hRule="exact" w:val="367"/>
        </w:trPr>
        <w:tc>
          <w:tcPr>
            <w:tcW w:w="304" w:type="dxa"/>
            <w:tcBorders>
              <w:top w:val="single" w:sz="4" w:space="0" w:color="000000"/>
              <w:left w:val="single" w:sz="4" w:space="0" w:color="000000"/>
              <w:bottom w:val="single" w:sz="4" w:space="0" w:color="000000"/>
              <w:right w:val="single" w:sz="4" w:space="0" w:color="auto"/>
            </w:tcBorders>
          </w:tcPr>
          <w:p w14:paraId="708A5B14" w14:textId="77777777" w:rsidR="009559BE" w:rsidRPr="009559BE" w:rsidRDefault="009559BE" w:rsidP="006D5C10">
            <w:pPr>
              <w:rPr>
                <w:w w:val="105"/>
              </w:rPr>
            </w:pPr>
          </w:p>
        </w:tc>
        <w:tc>
          <w:tcPr>
            <w:tcW w:w="7261" w:type="dxa"/>
            <w:tcBorders>
              <w:top w:val="single" w:sz="4" w:space="0" w:color="000000"/>
              <w:left w:val="single" w:sz="4" w:space="0" w:color="auto"/>
              <w:bottom w:val="single" w:sz="4" w:space="0" w:color="000000"/>
              <w:right w:val="single" w:sz="18" w:space="0" w:color="000000"/>
            </w:tcBorders>
          </w:tcPr>
          <w:p w14:paraId="06D500D6" w14:textId="7CC3DD2E" w:rsidR="009559BE" w:rsidRPr="009559BE" w:rsidRDefault="009559BE" w:rsidP="006D5C10">
            <w:pPr>
              <w:spacing w:after="0"/>
              <w:rPr>
                <w:w w:val="105"/>
              </w:rPr>
            </w:pPr>
            <w:r w:rsidRPr="009559BE">
              <w:rPr>
                <w:w w:val="105"/>
              </w:rPr>
              <w:t>Paved roads</w:t>
            </w:r>
          </w:p>
        </w:tc>
        <w:tc>
          <w:tcPr>
            <w:tcW w:w="2525" w:type="dxa"/>
            <w:tcBorders>
              <w:top w:val="single" w:sz="18" w:space="0" w:color="000000"/>
              <w:left w:val="single" w:sz="18" w:space="0" w:color="000000"/>
              <w:bottom w:val="single" w:sz="18" w:space="0" w:color="000000"/>
              <w:right w:val="single" w:sz="18" w:space="0" w:color="000000"/>
            </w:tcBorders>
          </w:tcPr>
          <w:p w14:paraId="348DBAE1"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5E6098C2" w14:textId="77777777" w:rsidTr="00C52F57">
        <w:trPr>
          <w:trHeight w:hRule="exact" w:val="367"/>
        </w:trPr>
        <w:tc>
          <w:tcPr>
            <w:tcW w:w="304" w:type="dxa"/>
            <w:tcBorders>
              <w:top w:val="single" w:sz="4" w:space="0" w:color="000000"/>
              <w:left w:val="single" w:sz="4" w:space="0" w:color="000000"/>
              <w:bottom w:val="single" w:sz="4" w:space="0" w:color="000000"/>
              <w:right w:val="single" w:sz="4" w:space="0" w:color="auto"/>
            </w:tcBorders>
          </w:tcPr>
          <w:p w14:paraId="0E91A8EF" w14:textId="77777777" w:rsidR="009559BE" w:rsidRPr="009559BE" w:rsidRDefault="009559BE" w:rsidP="006D5C10">
            <w:pPr>
              <w:rPr>
                <w:w w:val="105"/>
              </w:rPr>
            </w:pPr>
          </w:p>
        </w:tc>
        <w:tc>
          <w:tcPr>
            <w:tcW w:w="7261" w:type="dxa"/>
            <w:tcBorders>
              <w:top w:val="single" w:sz="4" w:space="0" w:color="000000"/>
              <w:left w:val="single" w:sz="4" w:space="0" w:color="auto"/>
              <w:bottom w:val="single" w:sz="4" w:space="0" w:color="000000"/>
              <w:right w:val="single" w:sz="18" w:space="0" w:color="000000"/>
            </w:tcBorders>
          </w:tcPr>
          <w:p w14:paraId="050A99B7" w14:textId="01092D2B" w:rsidR="009559BE" w:rsidRPr="009559BE" w:rsidRDefault="009559BE" w:rsidP="006D5C10">
            <w:pPr>
              <w:spacing w:after="0"/>
              <w:rPr>
                <w:w w:val="105"/>
              </w:rPr>
            </w:pPr>
            <w:r w:rsidRPr="009559BE">
              <w:rPr>
                <w:w w:val="105"/>
              </w:rPr>
              <w:t>Forest resources</w:t>
            </w:r>
          </w:p>
        </w:tc>
        <w:tc>
          <w:tcPr>
            <w:tcW w:w="2525" w:type="dxa"/>
            <w:tcBorders>
              <w:top w:val="single" w:sz="18" w:space="0" w:color="000000"/>
              <w:left w:val="single" w:sz="18" w:space="0" w:color="000000"/>
              <w:bottom w:val="single" w:sz="18" w:space="0" w:color="000000"/>
              <w:right w:val="single" w:sz="18" w:space="0" w:color="000000"/>
            </w:tcBorders>
          </w:tcPr>
          <w:p w14:paraId="02B7C080"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49CDA3D9" w14:textId="77777777" w:rsidTr="00C52F57">
        <w:trPr>
          <w:trHeight w:hRule="exact" w:val="367"/>
        </w:trPr>
        <w:tc>
          <w:tcPr>
            <w:tcW w:w="304" w:type="dxa"/>
            <w:tcBorders>
              <w:top w:val="single" w:sz="4" w:space="0" w:color="000000"/>
              <w:left w:val="single" w:sz="4" w:space="0" w:color="000000"/>
              <w:bottom w:val="single" w:sz="4" w:space="0" w:color="000000"/>
              <w:right w:val="single" w:sz="4" w:space="0" w:color="auto"/>
            </w:tcBorders>
          </w:tcPr>
          <w:p w14:paraId="3AD13567" w14:textId="77777777" w:rsidR="009559BE" w:rsidRPr="009559BE" w:rsidRDefault="009559BE" w:rsidP="006D5C10">
            <w:pPr>
              <w:rPr>
                <w:w w:val="105"/>
              </w:rPr>
            </w:pPr>
          </w:p>
        </w:tc>
        <w:tc>
          <w:tcPr>
            <w:tcW w:w="7261" w:type="dxa"/>
            <w:tcBorders>
              <w:top w:val="single" w:sz="4" w:space="0" w:color="000000"/>
              <w:left w:val="single" w:sz="4" w:space="0" w:color="auto"/>
              <w:bottom w:val="single" w:sz="4" w:space="0" w:color="000000"/>
              <w:right w:val="single" w:sz="18" w:space="0" w:color="000000"/>
            </w:tcBorders>
          </w:tcPr>
          <w:p w14:paraId="06FA829E" w14:textId="58167D0C" w:rsidR="009559BE" w:rsidRPr="009559BE" w:rsidRDefault="009559BE" w:rsidP="006D5C10">
            <w:pPr>
              <w:spacing w:after="0"/>
              <w:rPr>
                <w:w w:val="105"/>
              </w:rPr>
            </w:pPr>
            <w:r w:rsidRPr="009559BE">
              <w:rPr>
                <w:w w:val="105"/>
              </w:rPr>
              <w:t>Electricity</w:t>
            </w:r>
          </w:p>
        </w:tc>
        <w:tc>
          <w:tcPr>
            <w:tcW w:w="2525" w:type="dxa"/>
            <w:tcBorders>
              <w:top w:val="single" w:sz="18" w:space="0" w:color="000000"/>
              <w:left w:val="single" w:sz="18" w:space="0" w:color="000000"/>
              <w:bottom w:val="single" w:sz="18" w:space="0" w:color="000000"/>
              <w:right w:val="single" w:sz="18" w:space="0" w:color="000000"/>
            </w:tcBorders>
          </w:tcPr>
          <w:p w14:paraId="5371A4D7"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4CA878CE" w14:textId="77777777" w:rsidTr="00C52F57">
        <w:trPr>
          <w:trHeight w:hRule="exact" w:val="367"/>
        </w:trPr>
        <w:tc>
          <w:tcPr>
            <w:tcW w:w="304" w:type="dxa"/>
            <w:tcBorders>
              <w:top w:val="single" w:sz="4" w:space="0" w:color="000000"/>
              <w:left w:val="single" w:sz="4" w:space="0" w:color="000000"/>
              <w:bottom w:val="single" w:sz="4" w:space="0" w:color="000000"/>
              <w:right w:val="single" w:sz="4" w:space="0" w:color="auto"/>
            </w:tcBorders>
          </w:tcPr>
          <w:p w14:paraId="71138A34" w14:textId="77777777" w:rsidR="009559BE" w:rsidRPr="009559BE" w:rsidRDefault="009559BE" w:rsidP="006D5C10">
            <w:pPr>
              <w:rPr>
                <w:w w:val="105"/>
              </w:rPr>
            </w:pPr>
          </w:p>
        </w:tc>
        <w:tc>
          <w:tcPr>
            <w:tcW w:w="7261" w:type="dxa"/>
            <w:tcBorders>
              <w:top w:val="single" w:sz="4" w:space="0" w:color="000000"/>
              <w:left w:val="single" w:sz="4" w:space="0" w:color="auto"/>
              <w:bottom w:val="single" w:sz="4" w:space="0" w:color="000000"/>
              <w:right w:val="single" w:sz="18" w:space="0" w:color="000000"/>
            </w:tcBorders>
          </w:tcPr>
          <w:p w14:paraId="15A9ECF2" w14:textId="71C81890" w:rsidR="009559BE" w:rsidRPr="009559BE" w:rsidRDefault="009559BE" w:rsidP="006D5C10">
            <w:pPr>
              <w:spacing w:after="0"/>
              <w:rPr>
                <w:w w:val="105"/>
              </w:rPr>
            </w:pPr>
            <w:r w:rsidRPr="009559BE">
              <w:rPr>
                <w:w w:val="105"/>
              </w:rPr>
              <w:t>Clean water</w:t>
            </w:r>
          </w:p>
        </w:tc>
        <w:tc>
          <w:tcPr>
            <w:tcW w:w="2525" w:type="dxa"/>
            <w:tcBorders>
              <w:top w:val="single" w:sz="18" w:space="0" w:color="000000"/>
              <w:left w:val="single" w:sz="18" w:space="0" w:color="000000"/>
              <w:bottom w:val="single" w:sz="18" w:space="0" w:color="000000"/>
              <w:right w:val="single" w:sz="18" w:space="0" w:color="000000"/>
            </w:tcBorders>
          </w:tcPr>
          <w:p w14:paraId="32F3C3BA"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79C931ED" w14:textId="77777777" w:rsidTr="00EC091D">
        <w:trPr>
          <w:trHeight w:hRule="exact" w:val="453"/>
        </w:trPr>
        <w:tc>
          <w:tcPr>
            <w:tcW w:w="304" w:type="dxa"/>
            <w:tcBorders>
              <w:top w:val="single" w:sz="4" w:space="0" w:color="000000"/>
              <w:left w:val="single" w:sz="4" w:space="0" w:color="000000"/>
              <w:bottom w:val="single" w:sz="4" w:space="0" w:color="auto"/>
              <w:right w:val="single" w:sz="4" w:space="0" w:color="auto"/>
            </w:tcBorders>
          </w:tcPr>
          <w:p w14:paraId="762F668D" w14:textId="77777777" w:rsidR="009559BE" w:rsidRPr="009559BE" w:rsidRDefault="009559BE" w:rsidP="006D5C10">
            <w:pPr>
              <w:rPr>
                <w:w w:val="105"/>
              </w:rPr>
            </w:pPr>
          </w:p>
        </w:tc>
        <w:tc>
          <w:tcPr>
            <w:tcW w:w="7261" w:type="dxa"/>
            <w:tcBorders>
              <w:top w:val="single" w:sz="4" w:space="0" w:color="000000"/>
              <w:left w:val="single" w:sz="4" w:space="0" w:color="auto"/>
              <w:bottom w:val="single" w:sz="4" w:space="0" w:color="auto"/>
              <w:right w:val="single" w:sz="18" w:space="0" w:color="000000"/>
            </w:tcBorders>
          </w:tcPr>
          <w:p w14:paraId="7FCF883E" w14:textId="59B42E92" w:rsidR="00EC091D" w:rsidRDefault="009559BE" w:rsidP="006D5C10">
            <w:pPr>
              <w:spacing w:after="0"/>
              <w:rPr>
                <w:w w:val="105"/>
              </w:rPr>
            </w:pPr>
            <w:r w:rsidRPr="009559BE">
              <w:rPr>
                <w:w w:val="105"/>
              </w:rPr>
              <w:t>Salary jobs</w:t>
            </w:r>
          </w:p>
          <w:p w14:paraId="57AAAEAE" w14:textId="77777777" w:rsidR="00EC091D" w:rsidRDefault="00EC091D" w:rsidP="006D5C10">
            <w:pPr>
              <w:spacing w:after="0"/>
              <w:rPr>
                <w:w w:val="105"/>
              </w:rPr>
            </w:pPr>
          </w:p>
          <w:p w14:paraId="6B2183F0" w14:textId="77777777" w:rsidR="00EC091D" w:rsidRDefault="00EC091D" w:rsidP="006D5C10">
            <w:pPr>
              <w:spacing w:after="0"/>
              <w:rPr>
                <w:w w:val="105"/>
              </w:rPr>
            </w:pPr>
          </w:p>
          <w:p w14:paraId="137E28C2" w14:textId="24634480" w:rsidR="00EC091D" w:rsidRPr="009559BE" w:rsidRDefault="00EC091D" w:rsidP="006D5C10">
            <w:pPr>
              <w:spacing w:after="0"/>
              <w:rPr>
                <w:w w:val="105"/>
              </w:rPr>
            </w:pPr>
          </w:p>
        </w:tc>
        <w:tc>
          <w:tcPr>
            <w:tcW w:w="2525" w:type="dxa"/>
            <w:tcBorders>
              <w:top w:val="single" w:sz="18" w:space="0" w:color="000000"/>
              <w:left w:val="single" w:sz="18" w:space="0" w:color="000000"/>
              <w:bottom w:val="single" w:sz="4" w:space="0" w:color="auto"/>
              <w:right w:val="single" w:sz="18" w:space="0" w:color="000000"/>
            </w:tcBorders>
          </w:tcPr>
          <w:p w14:paraId="69EE65ED"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EC091D" w:rsidRPr="009559BE" w14:paraId="0D730151" w14:textId="77777777" w:rsidTr="00EC091D">
        <w:trPr>
          <w:trHeight w:hRule="exact" w:val="550"/>
        </w:trPr>
        <w:tc>
          <w:tcPr>
            <w:tcW w:w="304" w:type="dxa"/>
            <w:tcBorders>
              <w:top w:val="single" w:sz="4" w:space="0" w:color="auto"/>
              <w:left w:val="single" w:sz="4" w:space="0" w:color="000000"/>
              <w:bottom w:val="single" w:sz="4" w:space="0" w:color="000000"/>
              <w:right w:val="single" w:sz="4" w:space="0" w:color="auto"/>
            </w:tcBorders>
          </w:tcPr>
          <w:p w14:paraId="4612A6F3" w14:textId="77777777" w:rsidR="00EC091D" w:rsidRPr="009559BE" w:rsidRDefault="00EC091D" w:rsidP="006D5C10">
            <w:pPr>
              <w:rPr>
                <w:w w:val="105"/>
              </w:rPr>
            </w:pPr>
          </w:p>
        </w:tc>
        <w:tc>
          <w:tcPr>
            <w:tcW w:w="7261" w:type="dxa"/>
            <w:tcBorders>
              <w:top w:val="single" w:sz="4" w:space="0" w:color="auto"/>
              <w:left w:val="single" w:sz="4" w:space="0" w:color="auto"/>
              <w:bottom w:val="single" w:sz="4" w:space="0" w:color="000000"/>
              <w:right w:val="single" w:sz="18" w:space="0" w:color="000000"/>
            </w:tcBorders>
          </w:tcPr>
          <w:p w14:paraId="549BA4B3" w14:textId="11D27809" w:rsidR="00EC091D" w:rsidRPr="009559BE" w:rsidRDefault="00EC091D" w:rsidP="0086308D">
            <w:pPr>
              <w:spacing w:after="0"/>
              <w:rPr>
                <w:w w:val="105"/>
              </w:rPr>
            </w:pPr>
            <w:r>
              <w:rPr>
                <w:w w:val="105"/>
              </w:rPr>
              <w:t xml:space="preserve">Access to markets </w:t>
            </w:r>
            <w:r w:rsidR="0086308D">
              <w:rPr>
                <w:w w:val="105"/>
              </w:rPr>
              <w:t xml:space="preserve">to sell crops or </w:t>
            </w:r>
            <w:proofErr w:type="gramStart"/>
            <w:r w:rsidR="0086308D">
              <w:rPr>
                <w:w w:val="105"/>
              </w:rPr>
              <w:t xml:space="preserve">products </w:t>
            </w:r>
            <w:r>
              <w:rPr>
                <w:w w:val="105"/>
              </w:rPr>
              <w:t xml:space="preserve"> </w:t>
            </w:r>
            <w:proofErr w:type="gramEnd"/>
          </w:p>
        </w:tc>
        <w:tc>
          <w:tcPr>
            <w:tcW w:w="2525" w:type="dxa"/>
            <w:tcBorders>
              <w:top w:val="single" w:sz="4" w:space="0" w:color="auto"/>
              <w:left w:val="single" w:sz="18" w:space="0" w:color="000000"/>
              <w:bottom w:val="single" w:sz="18" w:space="0" w:color="000000"/>
              <w:right w:val="single" w:sz="18" w:space="0" w:color="000000"/>
            </w:tcBorders>
          </w:tcPr>
          <w:p w14:paraId="720A3A7F" w14:textId="77777777" w:rsidR="00EC091D" w:rsidRPr="009559BE" w:rsidRDefault="00EC091D" w:rsidP="006D5C10">
            <w:pPr>
              <w:spacing w:after="0"/>
              <w:rPr>
                <w:i/>
                <w:color w:val="A6A6A6" w:themeColor="background1" w:themeShade="A6"/>
              </w:rPr>
            </w:pPr>
          </w:p>
        </w:tc>
      </w:tr>
    </w:tbl>
    <w:p w14:paraId="4E571CE8" w14:textId="77777777" w:rsidR="009559BE" w:rsidRDefault="009559BE" w:rsidP="009559BE">
      <w:pPr>
        <w:spacing w:after="0" w:line="240" w:lineRule="auto"/>
      </w:pPr>
    </w:p>
    <w:p w14:paraId="6585E821" w14:textId="77777777" w:rsidR="00C52F57" w:rsidRDefault="00C52F57" w:rsidP="009559BE">
      <w:pPr>
        <w:spacing w:after="0" w:line="240" w:lineRule="auto"/>
      </w:pPr>
    </w:p>
    <w:p w14:paraId="5D272309" w14:textId="77777777" w:rsidR="00C52F57" w:rsidRDefault="00C52F57" w:rsidP="009559BE">
      <w:pPr>
        <w:spacing w:after="0" w:line="240" w:lineRule="auto"/>
      </w:pPr>
    </w:p>
    <w:p w14:paraId="4178036F" w14:textId="77777777" w:rsidR="00C52F57" w:rsidRDefault="00C52F57" w:rsidP="009559BE">
      <w:pPr>
        <w:spacing w:after="0" w:line="240" w:lineRule="auto"/>
      </w:pPr>
    </w:p>
    <w:tbl>
      <w:tblPr>
        <w:tblW w:w="10090" w:type="dxa"/>
        <w:tblInd w:w="-5" w:type="dxa"/>
        <w:tblLayout w:type="fixed"/>
        <w:tblCellMar>
          <w:left w:w="29" w:type="dxa"/>
          <w:right w:w="29" w:type="dxa"/>
        </w:tblCellMar>
        <w:tblLook w:val="0000" w:firstRow="0" w:lastRow="0" w:firstColumn="0" w:lastColumn="0" w:noHBand="0" w:noVBand="0"/>
      </w:tblPr>
      <w:tblGrid>
        <w:gridCol w:w="359"/>
        <w:gridCol w:w="4679"/>
        <w:gridCol w:w="2527"/>
        <w:gridCol w:w="1811"/>
        <w:gridCol w:w="700"/>
        <w:gridCol w:w="14"/>
      </w:tblGrid>
      <w:tr w:rsidR="009559BE" w:rsidRPr="00815557" w14:paraId="113F9725" w14:textId="77777777" w:rsidTr="00EC091D">
        <w:trPr>
          <w:trHeight w:hRule="exact" w:val="810"/>
        </w:trPr>
        <w:tc>
          <w:tcPr>
            <w:tcW w:w="359" w:type="dxa"/>
            <w:tcBorders>
              <w:top w:val="single" w:sz="4" w:space="0" w:color="000000"/>
              <w:left w:val="single" w:sz="4" w:space="0" w:color="000000"/>
              <w:bottom w:val="single" w:sz="4" w:space="0" w:color="000000"/>
              <w:right w:val="single" w:sz="4" w:space="0" w:color="auto"/>
            </w:tcBorders>
          </w:tcPr>
          <w:p w14:paraId="050B8368" w14:textId="77777777" w:rsidR="009559BE" w:rsidRPr="00815557" w:rsidRDefault="009559BE" w:rsidP="009559BE">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25BCF324" w14:textId="3933E846" w:rsidR="009559BE" w:rsidRPr="00815557" w:rsidRDefault="009559BE" w:rsidP="00E865C4">
            <w:pPr>
              <w:spacing w:after="0"/>
              <w:rPr>
                <w:w w:val="105"/>
              </w:rPr>
            </w:pPr>
            <w:r w:rsidRPr="009559BE">
              <w:rPr>
                <w:rFonts w:cs="Arial"/>
              </w:rPr>
              <w:t xml:space="preserve">What do you think is the value of all the trees on a </w:t>
            </w:r>
            <w:proofErr w:type="gramStart"/>
            <w:r w:rsidRPr="009559BE">
              <w:rPr>
                <w:rFonts w:cs="Arial"/>
              </w:rPr>
              <w:t>well</w:t>
            </w:r>
            <w:ins w:id="161" w:author="Stickler, Mercedes M. (E3/LTRM)" w:date="2014-09-22T17:42:00Z">
              <w:r w:rsidR="00E865C4">
                <w:rPr>
                  <w:rFonts w:cs="Arial"/>
                </w:rPr>
                <w:t>-</w:t>
              </w:r>
            </w:ins>
            <w:r w:rsidR="00EC091D">
              <w:rPr>
                <w:rFonts w:cs="Arial"/>
              </w:rPr>
              <w:t>forested</w:t>
            </w:r>
            <w:proofErr w:type="gramEnd"/>
            <w:r w:rsidR="00EC091D">
              <w:rPr>
                <w:rFonts w:cs="Arial"/>
              </w:rPr>
              <w:t xml:space="preserve"> ha</w:t>
            </w:r>
            <w:r w:rsidRPr="009559BE">
              <w:rPr>
                <w:rFonts w:cs="Arial"/>
              </w:rPr>
              <w:t xml:space="preserve"> of your</w:t>
            </w:r>
            <w:r w:rsidR="00EC091D">
              <w:rPr>
                <w:rFonts w:cs="Arial"/>
              </w:rPr>
              <w:t xml:space="preserve"> community land</w:t>
            </w:r>
            <w:r w:rsidRPr="009559BE">
              <w:rPr>
                <w:rFonts w:cs="Arial"/>
              </w:rPr>
              <w:t>?</w:t>
            </w:r>
          </w:p>
        </w:tc>
        <w:tc>
          <w:tcPr>
            <w:tcW w:w="2525" w:type="dxa"/>
            <w:gridSpan w:val="3"/>
            <w:tcBorders>
              <w:top w:val="single" w:sz="18" w:space="0" w:color="000000"/>
              <w:left w:val="single" w:sz="18" w:space="0" w:color="000000"/>
              <w:bottom w:val="single" w:sz="18" w:space="0" w:color="000000"/>
              <w:right w:val="single" w:sz="18" w:space="0" w:color="000000"/>
            </w:tcBorders>
          </w:tcPr>
          <w:p w14:paraId="5CC8750F" w14:textId="77777777" w:rsidR="009559BE" w:rsidRPr="00815557" w:rsidRDefault="009559BE" w:rsidP="009559BE">
            <w:pPr>
              <w:spacing w:after="0"/>
              <w:rPr>
                <w:i/>
                <w:color w:val="A6A6A6" w:themeColor="background1" w:themeShade="A6"/>
              </w:rPr>
            </w:pPr>
            <w:r w:rsidRPr="00815557">
              <w:rPr>
                <w:i/>
                <w:color w:val="A6A6A6" w:themeColor="background1" w:themeShade="A6"/>
              </w:rPr>
              <w:t>(Integer)</w:t>
            </w:r>
          </w:p>
        </w:tc>
      </w:tr>
      <w:tr w:rsidR="009559BE" w:rsidRPr="00F82CC8" w14:paraId="66E37E0C" w14:textId="77777777" w:rsidTr="00CD018F">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550AC615" w14:textId="77777777" w:rsidR="009559BE" w:rsidRPr="00741093" w:rsidRDefault="009559BE" w:rsidP="009559BE">
            <w:pPr>
              <w:spacing w:after="0"/>
              <w:rPr>
                <w:rFonts w:eastAsia="Calibri" w:cs="Times New Roman"/>
                <w:w w:val="105"/>
              </w:rPr>
            </w:pPr>
          </w:p>
        </w:tc>
        <w:tc>
          <w:tcPr>
            <w:tcW w:w="4679" w:type="dxa"/>
            <w:tcBorders>
              <w:top w:val="single" w:sz="4" w:space="0" w:color="000000"/>
              <w:left w:val="single" w:sz="4" w:space="0" w:color="auto"/>
              <w:bottom w:val="single" w:sz="4" w:space="0" w:color="000000"/>
            </w:tcBorders>
          </w:tcPr>
          <w:p w14:paraId="195DEF3B" w14:textId="26CB5833" w:rsidR="009559BE" w:rsidRPr="006F4E6D" w:rsidRDefault="009559BE" w:rsidP="009559BE">
            <w:pPr>
              <w:spacing w:after="0"/>
              <w:rPr>
                <w:rFonts w:eastAsia="Calibri" w:cs="Times New Roman"/>
                <w:w w:val="105"/>
              </w:rPr>
            </w:pPr>
            <w:r w:rsidRPr="009559BE">
              <w:rPr>
                <w:rFonts w:cs="Arial"/>
              </w:rPr>
              <w:t xml:space="preserve">Are there any forests that your household used to access that you are no longer allowed to access? </w:t>
            </w:r>
          </w:p>
        </w:tc>
        <w:tc>
          <w:tcPr>
            <w:tcW w:w="4338" w:type="dxa"/>
            <w:gridSpan w:val="2"/>
            <w:tcBorders>
              <w:top w:val="single" w:sz="4" w:space="0" w:color="000000"/>
              <w:bottom w:val="single" w:sz="4" w:space="0" w:color="000000"/>
              <w:right w:val="single" w:sz="18" w:space="0" w:color="000000"/>
            </w:tcBorders>
          </w:tcPr>
          <w:p w14:paraId="43AF7344" w14:textId="77777777" w:rsidR="009559BE" w:rsidRDefault="009559BE" w:rsidP="009559BE">
            <w:pPr>
              <w:spacing w:after="0"/>
            </w:pPr>
            <w:r>
              <w:t>1=No</w:t>
            </w:r>
          </w:p>
          <w:p w14:paraId="3CE5C076" w14:textId="77777777" w:rsidR="009559BE" w:rsidRDefault="009559BE" w:rsidP="009559BE">
            <w:pPr>
              <w:spacing w:after="0"/>
            </w:pPr>
            <w:r>
              <w:t>2=Yes</w:t>
            </w:r>
            <w:r w:rsidRPr="00F82CC8" w:rsidDel="00226116">
              <w:t xml:space="preserve"> </w:t>
            </w:r>
          </w:p>
          <w:p w14:paraId="551530A7" w14:textId="77777777" w:rsidR="009559BE" w:rsidRDefault="009559BE" w:rsidP="009559BE">
            <w:pPr>
              <w:spacing w:after="0"/>
            </w:pPr>
            <w:r>
              <w:t>888=Don’t know</w:t>
            </w:r>
          </w:p>
          <w:p w14:paraId="28F862F1" w14:textId="77777777" w:rsidR="009559BE" w:rsidRPr="006F4E6D" w:rsidRDefault="009559BE" w:rsidP="009559BE">
            <w:pPr>
              <w:spacing w:after="0"/>
            </w:pPr>
            <w: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5BF87D15" w14:textId="77777777" w:rsidR="009559BE" w:rsidRPr="006F4E6D" w:rsidRDefault="009559BE" w:rsidP="009559BE">
            <w:pPr>
              <w:spacing w:after="0"/>
              <w:rPr>
                <w:rFonts w:eastAsia="Calibri" w:cs="Times New Roman"/>
                <w:i/>
                <w:color w:val="A6A6A6"/>
              </w:rPr>
            </w:pPr>
            <w:r w:rsidRPr="006F4E6D">
              <w:rPr>
                <w:rFonts w:eastAsia="Calibri" w:cs="Times New Roman"/>
                <w:i/>
                <w:color w:val="A6A6A6"/>
              </w:rPr>
              <w:t>(Code)</w:t>
            </w:r>
          </w:p>
        </w:tc>
      </w:tr>
      <w:tr w:rsidR="009559BE" w:rsidRPr="00815557" w14:paraId="48BB8DDF"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14" w:type="dxa"/>
          <w:trHeight w:val="20"/>
        </w:trPr>
        <w:tc>
          <w:tcPr>
            <w:tcW w:w="359" w:type="dxa"/>
            <w:tcBorders>
              <w:right w:val="single" w:sz="4" w:space="0" w:color="auto"/>
            </w:tcBorders>
          </w:tcPr>
          <w:p w14:paraId="0B37113B" w14:textId="77777777" w:rsidR="009559BE" w:rsidRPr="00815557" w:rsidRDefault="009559BE" w:rsidP="009559BE">
            <w:pPr>
              <w:spacing w:after="0"/>
            </w:pPr>
          </w:p>
        </w:tc>
        <w:tc>
          <w:tcPr>
            <w:tcW w:w="4679" w:type="dxa"/>
            <w:tcBorders>
              <w:left w:val="single" w:sz="4" w:space="0" w:color="auto"/>
              <w:right w:val="single" w:sz="18" w:space="0" w:color="000000"/>
            </w:tcBorders>
          </w:tcPr>
          <w:p w14:paraId="5A9CC851" w14:textId="62035BFD" w:rsidR="009559BE" w:rsidRPr="00815557" w:rsidRDefault="009559BE" w:rsidP="009559BE">
            <w:pPr>
              <w:spacing w:after="0"/>
              <w:rPr>
                <w:w w:val="105"/>
              </w:rPr>
            </w:pPr>
            <w:r w:rsidRPr="009559BE">
              <w:rPr>
                <w:rFonts w:cs="Arial"/>
              </w:rPr>
              <w:t xml:space="preserve">If yes, what are the names of the forests? </w:t>
            </w:r>
          </w:p>
        </w:tc>
        <w:tc>
          <w:tcPr>
            <w:tcW w:w="5038" w:type="dxa"/>
            <w:gridSpan w:val="3"/>
            <w:tcBorders>
              <w:top w:val="single" w:sz="18" w:space="0" w:color="000000"/>
              <w:left w:val="single" w:sz="18" w:space="0" w:color="000000"/>
              <w:bottom w:val="single" w:sz="18" w:space="0" w:color="000000"/>
              <w:right w:val="single" w:sz="18" w:space="0" w:color="000000"/>
            </w:tcBorders>
          </w:tcPr>
          <w:p w14:paraId="4BBDBAFE" w14:textId="77777777" w:rsidR="009559BE" w:rsidRPr="00815557" w:rsidRDefault="009559BE" w:rsidP="009559BE">
            <w:pPr>
              <w:spacing w:after="0"/>
              <w:rPr>
                <w:w w:val="105"/>
              </w:rPr>
            </w:pPr>
            <w:r w:rsidRPr="00815557">
              <w:rPr>
                <w:i/>
                <w:color w:val="A6A6A6" w:themeColor="background1" w:themeShade="A6"/>
              </w:rPr>
              <w:t>(Text)</w:t>
            </w:r>
          </w:p>
        </w:tc>
      </w:tr>
      <w:tr w:rsidR="009559BE" w:rsidRPr="00815557" w14:paraId="5D5BAFD3"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14" w:type="dxa"/>
          <w:trHeight w:val="20"/>
        </w:trPr>
        <w:tc>
          <w:tcPr>
            <w:tcW w:w="359" w:type="dxa"/>
            <w:tcBorders>
              <w:top w:val="single" w:sz="4" w:space="0" w:color="000000"/>
              <w:left w:val="single" w:sz="4" w:space="0" w:color="auto"/>
              <w:bottom w:val="single" w:sz="4" w:space="0" w:color="000000"/>
              <w:right w:val="single" w:sz="4" w:space="0" w:color="auto"/>
            </w:tcBorders>
          </w:tcPr>
          <w:p w14:paraId="5E3E778E" w14:textId="77777777" w:rsidR="009559BE" w:rsidRPr="00815557" w:rsidRDefault="009559BE" w:rsidP="009559BE">
            <w:pPr>
              <w:spacing w:after="0"/>
            </w:pPr>
          </w:p>
        </w:tc>
        <w:tc>
          <w:tcPr>
            <w:tcW w:w="4679" w:type="dxa"/>
            <w:tcBorders>
              <w:top w:val="single" w:sz="4" w:space="0" w:color="000000"/>
              <w:left w:val="single" w:sz="4" w:space="0" w:color="auto"/>
              <w:bottom w:val="single" w:sz="4" w:space="0" w:color="000000"/>
              <w:right w:val="single" w:sz="18" w:space="0" w:color="000000"/>
            </w:tcBorders>
          </w:tcPr>
          <w:p w14:paraId="1D7D70BC" w14:textId="35ECF358" w:rsidR="009559BE" w:rsidRPr="00815557" w:rsidRDefault="009559BE" w:rsidP="009559BE">
            <w:pPr>
              <w:spacing w:after="0"/>
              <w:rPr>
                <w:w w:val="105"/>
              </w:rPr>
            </w:pPr>
            <w:r w:rsidRPr="009559BE">
              <w:rPr>
                <w:rFonts w:cs="Arial"/>
              </w:rPr>
              <w:t xml:space="preserve">Why did your HH lose access? </w:t>
            </w:r>
          </w:p>
        </w:tc>
        <w:tc>
          <w:tcPr>
            <w:tcW w:w="5038" w:type="dxa"/>
            <w:gridSpan w:val="3"/>
            <w:tcBorders>
              <w:top w:val="single" w:sz="18" w:space="0" w:color="000000"/>
              <w:left w:val="single" w:sz="18" w:space="0" w:color="000000"/>
              <w:bottom w:val="single" w:sz="18" w:space="0" w:color="000000"/>
              <w:right w:val="single" w:sz="18" w:space="0" w:color="000000"/>
            </w:tcBorders>
          </w:tcPr>
          <w:p w14:paraId="705A9038" w14:textId="77777777" w:rsidR="009559BE" w:rsidRPr="009559BE" w:rsidRDefault="009559BE" w:rsidP="009559BE">
            <w:pPr>
              <w:spacing w:after="0"/>
              <w:rPr>
                <w:i/>
                <w:color w:val="A6A6A6" w:themeColor="background1" w:themeShade="A6"/>
              </w:rPr>
            </w:pPr>
            <w:r w:rsidRPr="00815557">
              <w:rPr>
                <w:i/>
                <w:color w:val="A6A6A6" w:themeColor="background1" w:themeShade="A6"/>
              </w:rPr>
              <w:t>(Text)</w:t>
            </w:r>
          </w:p>
        </w:tc>
      </w:tr>
      <w:tr w:rsidR="009559BE" w:rsidRPr="00F82CC8" w14:paraId="232FB0F7" w14:textId="77777777" w:rsidTr="00CD018F">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55D9E76B" w14:textId="77777777" w:rsidR="009559BE" w:rsidRPr="00741093" w:rsidRDefault="009559BE" w:rsidP="009559BE">
            <w:pPr>
              <w:spacing w:after="0"/>
              <w:rPr>
                <w:rFonts w:eastAsia="Calibri" w:cs="Times New Roman"/>
                <w:w w:val="105"/>
              </w:rPr>
            </w:pPr>
          </w:p>
        </w:tc>
        <w:tc>
          <w:tcPr>
            <w:tcW w:w="4679" w:type="dxa"/>
            <w:tcBorders>
              <w:top w:val="single" w:sz="4" w:space="0" w:color="000000"/>
              <w:left w:val="single" w:sz="4" w:space="0" w:color="auto"/>
              <w:bottom w:val="single" w:sz="4" w:space="0" w:color="000000"/>
            </w:tcBorders>
          </w:tcPr>
          <w:p w14:paraId="238FC6E5" w14:textId="0B784B58" w:rsidR="009559BE" w:rsidRPr="006F4E6D" w:rsidRDefault="00623BDD" w:rsidP="009559BE">
            <w:pPr>
              <w:spacing w:after="0"/>
              <w:rPr>
                <w:rFonts w:eastAsia="Calibri" w:cs="Times New Roman"/>
                <w:w w:val="105"/>
              </w:rPr>
            </w:pPr>
            <w:r>
              <w:rPr>
                <w:rFonts w:cs="Arial"/>
              </w:rPr>
              <w:t xml:space="preserve">And then a </w:t>
            </w:r>
            <w:r w:rsidR="0086308D">
              <w:rPr>
                <w:rFonts w:cs="Arial"/>
              </w:rPr>
              <w:t xml:space="preserve">description of impacts </w:t>
            </w:r>
          </w:p>
        </w:tc>
        <w:tc>
          <w:tcPr>
            <w:tcW w:w="4338" w:type="dxa"/>
            <w:gridSpan w:val="2"/>
            <w:tcBorders>
              <w:top w:val="single" w:sz="4" w:space="0" w:color="000000"/>
              <w:bottom w:val="single" w:sz="4" w:space="0" w:color="000000"/>
              <w:right w:val="single" w:sz="18" w:space="0" w:color="000000"/>
            </w:tcBorders>
          </w:tcPr>
          <w:p w14:paraId="5DCDFC8E" w14:textId="3957A77C" w:rsidR="00623BDD" w:rsidRPr="006F4E6D" w:rsidRDefault="00623BDD" w:rsidP="00623BDD">
            <w:pPr>
              <w:spacing w:after="0"/>
            </w:pPr>
          </w:p>
          <w:p w14:paraId="4B12EBB4" w14:textId="1AB16DCA" w:rsidR="009559BE" w:rsidRPr="006F4E6D" w:rsidRDefault="009559BE" w:rsidP="009559BE">
            <w:pPr>
              <w:spacing w:after="0"/>
            </w:pPr>
          </w:p>
        </w:tc>
        <w:tc>
          <w:tcPr>
            <w:tcW w:w="700" w:type="dxa"/>
            <w:tcBorders>
              <w:top w:val="single" w:sz="18" w:space="0" w:color="000000"/>
              <w:left w:val="single" w:sz="18" w:space="0" w:color="000000"/>
              <w:bottom w:val="single" w:sz="18" w:space="0" w:color="000000"/>
              <w:right w:val="single" w:sz="18" w:space="0" w:color="000000"/>
            </w:tcBorders>
          </w:tcPr>
          <w:p w14:paraId="2FE94603" w14:textId="77777777" w:rsidR="009559BE" w:rsidRPr="006F4E6D" w:rsidRDefault="009559BE" w:rsidP="009559BE">
            <w:pPr>
              <w:spacing w:after="0"/>
              <w:rPr>
                <w:rFonts w:eastAsia="Calibri" w:cs="Times New Roman"/>
                <w:i/>
                <w:color w:val="A6A6A6"/>
              </w:rPr>
            </w:pPr>
            <w:r w:rsidRPr="006F4E6D">
              <w:rPr>
                <w:rFonts w:eastAsia="Calibri" w:cs="Times New Roman"/>
                <w:i/>
                <w:color w:val="A6A6A6"/>
              </w:rPr>
              <w:t>(Code)</w:t>
            </w:r>
          </w:p>
        </w:tc>
      </w:tr>
    </w:tbl>
    <w:p w14:paraId="38FCD137" w14:textId="77777777" w:rsidR="009559BE" w:rsidRDefault="009559BE" w:rsidP="009559BE">
      <w:pPr>
        <w:spacing w:after="0" w:line="240" w:lineRule="auto"/>
      </w:pPr>
    </w:p>
    <w:p w14:paraId="55F3062B" w14:textId="77777777" w:rsidR="009559BE" w:rsidRPr="009559BE" w:rsidRDefault="009559BE" w:rsidP="009559BE">
      <w:pPr>
        <w:spacing w:after="0" w:line="240" w:lineRule="auto"/>
      </w:pPr>
    </w:p>
    <w:p w14:paraId="6F7B405A" w14:textId="77777777" w:rsidR="00A667B3" w:rsidRPr="009559BE" w:rsidRDefault="00A667B3" w:rsidP="001512DD">
      <w:pPr>
        <w:spacing w:afterLines="20" w:after="48" w:line="240" w:lineRule="auto"/>
        <w:contextualSpacing/>
        <w:rPr>
          <w:rFonts w:eastAsia="Times New Roman" w:cs="Times New Roman"/>
          <w:b/>
          <w:bCs/>
        </w:rPr>
      </w:pPr>
    </w:p>
    <w:p w14:paraId="147D85EF" w14:textId="77777777" w:rsidR="006E365E" w:rsidRPr="009559BE" w:rsidRDefault="006E365E" w:rsidP="001512DD">
      <w:pPr>
        <w:spacing w:afterLines="20" w:after="48" w:line="240" w:lineRule="auto"/>
        <w:contextualSpacing/>
        <w:rPr>
          <w:rFonts w:eastAsia="Times New Roman" w:cs="Times New Roman"/>
          <w:b/>
          <w:bCs/>
        </w:rPr>
      </w:pPr>
    </w:p>
    <w:p w14:paraId="5B914A80" w14:textId="77777777" w:rsidR="009559BE" w:rsidRDefault="009559BE">
      <w:pPr>
        <w:rPr>
          <w:rFonts w:eastAsia="Times New Roman" w:cs="Times New Roman"/>
          <w:b/>
          <w:bCs/>
        </w:rPr>
      </w:pPr>
      <w:r>
        <w:rPr>
          <w:rFonts w:eastAsia="Times New Roman" w:cs="Times New Roman"/>
          <w:b/>
          <w:bCs/>
        </w:rPr>
        <w:br w:type="page"/>
      </w:r>
    </w:p>
    <w:p w14:paraId="6512A5AA" w14:textId="46B7FA55" w:rsidR="00DA7C5C" w:rsidRPr="009559BE" w:rsidRDefault="00F25BF8" w:rsidP="001512DD">
      <w:pPr>
        <w:spacing w:afterLines="20" w:after="48" w:line="240" w:lineRule="auto"/>
        <w:contextualSpacing/>
        <w:rPr>
          <w:rFonts w:eastAsia="Times New Roman" w:cs="Times New Roman"/>
          <w:b/>
          <w:bCs/>
        </w:rPr>
      </w:pPr>
      <w:r>
        <w:rPr>
          <w:rFonts w:eastAsia="Times New Roman" w:cs="Times New Roman"/>
          <w:b/>
          <w:bCs/>
        </w:rPr>
        <w:lastRenderedPageBreak/>
        <w:t>K</w:t>
      </w:r>
      <w:r w:rsidR="00DA7C5C" w:rsidRPr="009559BE">
        <w:rPr>
          <w:rFonts w:eastAsia="Times New Roman" w:cs="Times New Roman"/>
          <w:b/>
          <w:bCs/>
        </w:rPr>
        <w:t>. GOVERNANCE AND ACCOUNTABILITY</w:t>
      </w:r>
    </w:p>
    <w:p w14:paraId="176A6126" w14:textId="48BEE144" w:rsidR="00D437F1" w:rsidRPr="009559BE"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 xml:space="preserve">Now I am going to ask you some questions about decision-making about </w:t>
      </w:r>
      <w:ins w:id="162" w:author="Stickler, Mercedes M. (E3/LTRM)" w:date="2014-09-22T17:44:00Z">
        <w:r w:rsidR="00FE537B">
          <w:rPr>
            <w:rFonts w:asciiTheme="minorHAnsi" w:eastAsia="Times New Roman" w:hAnsiTheme="minorHAnsi"/>
            <w:sz w:val="22"/>
            <w:szCs w:val="22"/>
            <w:lang w:eastAsia="zh-CN"/>
          </w:rPr>
          <w:t>forest-</w:t>
        </w:r>
      </w:ins>
      <w:r w:rsidRPr="009559BE">
        <w:rPr>
          <w:rFonts w:asciiTheme="minorHAnsi" w:eastAsia="Times New Roman" w:hAnsiTheme="minorHAnsi"/>
          <w:sz w:val="22"/>
          <w:szCs w:val="22"/>
          <w:lang w:eastAsia="zh-CN"/>
        </w:rPr>
        <w:t>related issues in your village.</w:t>
      </w:r>
    </w:p>
    <w:tbl>
      <w:tblPr>
        <w:tblW w:w="10080" w:type="dxa"/>
        <w:tblInd w:w="-5" w:type="dxa"/>
        <w:tblLayout w:type="fixed"/>
        <w:tblCellMar>
          <w:left w:w="29" w:type="dxa"/>
          <w:right w:w="29" w:type="dxa"/>
        </w:tblCellMar>
        <w:tblLook w:val="0000" w:firstRow="0" w:lastRow="0" w:firstColumn="0" w:lastColumn="0" w:noHBand="0" w:noVBand="0"/>
      </w:tblPr>
      <w:tblGrid>
        <w:gridCol w:w="358"/>
        <w:gridCol w:w="8"/>
        <w:gridCol w:w="4669"/>
        <w:gridCol w:w="7"/>
        <w:gridCol w:w="7"/>
        <w:gridCol w:w="4075"/>
        <w:gridCol w:w="229"/>
        <w:gridCol w:w="727"/>
      </w:tblGrid>
      <w:tr w:rsidR="00A34F12" w:rsidRPr="009559BE" w14:paraId="1B2ECD91" w14:textId="77777777" w:rsidTr="00E94596">
        <w:trPr>
          <w:trHeight w:val="20"/>
        </w:trPr>
        <w:tc>
          <w:tcPr>
            <w:tcW w:w="358" w:type="dxa"/>
            <w:tcBorders>
              <w:top w:val="single" w:sz="4" w:space="0" w:color="000000"/>
              <w:left w:val="single" w:sz="4" w:space="0" w:color="000000"/>
              <w:bottom w:val="single" w:sz="4" w:space="0" w:color="000000"/>
              <w:right w:val="single" w:sz="4" w:space="0" w:color="auto"/>
            </w:tcBorders>
          </w:tcPr>
          <w:p w14:paraId="54D5481B" w14:textId="77777777" w:rsidR="00A34F12" w:rsidRPr="009559BE" w:rsidRDefault="00A34F12" w:rsidP="00A34F12">
            <w:pPr>
              <w:spacing w:after="0"/>
              <w:rPr>
                <w:rFonts w:eastAsia="Calibri" w:cs="Times New Roman"/>
                <w:w w:val="105"/>
              </w:rPr>
            </w:pPr>
          </w:p>
        </w:tc>
        <w:tc>
          <w:tcPr>
            <w:tcW w:w="4684" w:type="dxa"/>
            <w:gridSpan w:val="3"/>
            <w:tcBorders>
              <w:top w:val="single" w:sz="4" w:space="0" w:color="000000"/>
              <w:left w:val="single" w:sz="4" w:space="0" w:color="auto"/>
              <w:bottom w:val="single" w:sz="4" w:space="0" w:color="000000"/>
            </w:tcBorders>
          </w:tcPr>
          <w:p w14:paraId="153C1A77" w14:textId="3D677B19" w:rsidR="00A34F12" w:rsidRPr="009559BE" w:rsidRDefault="00E4165E" w:rsidP="00A34F12">
            <w:pPr>
              <w:spacing w:after="0"/>
              <w:rPr>
                <w:rFonts w:eastAsia="Calibri" w:cs="Times New Roman"/>
                <w:w w:val="105"/>
              </w:rPr>
            </w:pPr>
            <w:r>
              <w:rPr>
                <w:w w:val="105"/>
              </w:rPr>
              <w:t>K</w:t>
            </w:r>
            <w:r w:rsidR="00764E8A">
              <w:rPr>
                <w:w w:val="105"/>
              </w:rPr>
              <w:t>2. In your village, what person or group</w:t>
            </w:r>
            <w:r w:rsidR="00A34F12" w:rsidRPr="009559BE">
              <w:rPr>
                <w:w w:val="105"/>
              </w:rPr>
              <w:t xml:space="preserve"> is the most imp</w:t>
            </w:r>
            <w:r w:rsidR="0086308D">
              <w:rPr>
                <w:w w:val="105"/>
              </w:rPr>
              <w:t>ortant decisio</w:t>
            </w:r>
            <w:r w:rsidR="00764E8A">
              <w:rPr>
                <w:w w:val="105"/>
              </w:rPr>
              <w:t>n maker about the forests that your community uses</w:t>
            </w:r>
            <w:r w:rsidR="00A34F12" w:rsidRPr="009559BE">
              <w:rPr>
                <w:w w:val="105"/>
              </w:rPr>
              <w:t>? (</w:t>
            </w:r>
            <w:proofErr w:type="spellStart"/>
            <w:proofErr w:type="gramStart"/>
            <w:r w:rsidR="0086308D">
              <w:rPr>
                <w:b/>
                <w:w w:val="105"/>
              </w:rPr>
              <w:t>forest</w:t>
            </w:r>
            <w:proofErr w:type="gramEnd"/>
            <w:r w:rsidR="00A34F12" w:rsidRPr="009559BE">
              <w:rPr>
                <w:b/>
                <w:w w:val="105"/>
              </w:rPr>
              <w:t>_leaders</w:t>
            </w:r>
            <w:proofErr w:type="spellEnd"/>
            <w:r w:rsidR="00A34F12" w:rsidRPr="009559BE">
              <w:rPr>
                <w:w w:val="105"/>
              </w:rPr>
              <w:t>)</w:t>
            </w:r>
          </w:p>
        </w:tc>
        <w:tc>
          <w:tcPr>
            <w:tcW w:w="4082" w:type="dxa"/>
            <w:gridSpan w:val="2"/>
            <w:tcBorders>
              <w:top w:val="single" w:sz="4" w:space="0" w:color="000000"/>
              <w:bottom w:val="single" w:sz="4" w:space="0" w:color="000000"/>
              <w:right w:val="single" w:sz="18" w:space="0" w:color="000000"/>
            </w:tcBorders>
          </w:tcPr>
          <w:p w14:paraId="3DCFF4DD" w14:textId="0B801288" w:rsidR="00A34F12" w:rsidRPr="009559BE" w:rsidRDefault="00A34F12" w:rsidP="00A34F12">
            <w:pPr>
              <w:spacing w:after="0"/>
            </w:pPr>
            <w:r w:rsidRPr="009559BE">
              <w:t>1=Headman</w:t>
            </w:r>
          </w:p>
          <w:p w14:paraId="6DF18D83" w14:textId="4B539E22" w:rsidR="00A34F12" w:rsidRPr="009559BE" w:rsidRDefault="00A34F12" w:rsidP="00A34F12">
            <w:pPr>
              <w:spacing w:after="0"/>
            </w:pPr>
            <w:r w:rsidRPr="009559BE">
              <w:t>2=</w:t>
            </w:r>
            <w:proofErr w:type="spellStart"/>
            <w:r w:rsidRPr="009559BE">
              <w:t>Induna</w:t>
            </w:r>
            <w:proofErr w:type="spellEnd"/>
          </w:p>
          <w:p w14:paraId="25091965" w14:textId="0800E7B2" w:rsidR="00A34F12" w:rsidRPr="009559BE" w:rsidRDefault="00A34F12" w:rsidP="00A34F12">
            <w:pPr>
              <w:spacing w:after="0"/>
            </w:pPr>
            <w:r w:rsidRPr="009559BE">
              <w:t>3=Chief</w:t>
            </w:r>
          </w:p>
          <w:p w14:paraId="2FD85814" w14:textId="1F309B1C" w:rsidR="00A34F12" w:rsidRDefault="00E94596" w:rsidP="00A34F12">
            <w:pPr>
              <w:spacing w:after="0"/>
            </w:pPr>
            <w:r>
              <w:t>4</w:t>
            </w:r>
            <w:r w:rsidR="00A34F12" w:rsidRPr="009559BE">
              <w:t>=Elders</w:t>
            </w:r>
          </w:p>
          <w:p w14:paraId="0CB9EB25" w14:textId="7BD05D12" w:rsidR="00764E8A" w:rsidRDefault="00E94596" w:rsidP="00A34F12">
            <w:pPr>
              <w:spacing w:after="0"/>
            </w:pPr>
            <w:r>
              <w:t>5</w:t>
            </w:r>
            <w:r w:rsidR="00764E8A">
              <w:t>=Community Resource Board</w:t>
            </w:r>
          </w:p>
          <w:p w14:paraId="18FE9F2F" w14:textId="30F2CC23" w:rsidR="00764E8A" w:rsidRDefault="00E94596" w:rsidP="00A34F12">
            <w:pPr>
              <w:spacing w:after="0"/>
            </w:pPr>
            <w:r>
              <w:t>6</w:t>
            </w:r>
            <w:r w:rsidR="00764E8A">
              <w:t>=Local government</w:t>
            </w:r>
          </w:p>
          <w:p w14:paraId="7B2D9926" w14:textId="0033036A" w:rsidR="00764E8A" w:rsidRPr="009559BE" w:rsidRDefault="00E94596" w:rsidP="00A34F12">
            <w:pPr>
              <w:spacing w:after="0"/>
            </w:pPr>
            <w:r>
              <w:t>7</w:t>
            </w:r>
            <w:r w:rsidR="00764E8A">
              <w:t>=DFO</w:t>
            </w:r>
          </w:p>
          <w:p w14:paraId="022AAA22" w14:textId="04E91C47" w:rsidR="00A34F12" w:rsidRPr="009559BE" w:rsidRDefault="00A34F12" w:rsidP="00A34F12">
            <w:pPr>
              <w:spacing w:after="0"/>
            </w:pPr>
            <w:r w:rsidRPr="009559BE">
              <w:t>97=Other, please specify</w:t>
            </w:r>
          </w:p>
        </w:tc>
        <w:tc>
          <w:tcPr>
            <w:tcW w:w="956" w:type="dxa"/>
            <w:gridSpan w:val="2"/>
            <w:tcBorders>
              <w:top w:val="single" w:sz="18" w:space="0" w:color="000000"/>
              <w:left w:val="single" w:sz="18" w:space="0" w:color="000000"/>
              <w:bottom w:val="single" w:sz="18" w:space="0" w:color="000000"/>
              <w:right w:val="single" w:sz="18" w:space="0" w:color="000000"/>
            </w:tcBorders>
          </w:tcPr>
          <w:p w14:paraId="39CD7C85"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4DE62A22" w14:textId="77777777" w:rsidTr="00E9459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8" w:type="dxa"/>
            <w:tcBorders>
              <w:right w:val="single" w:sz="4" w:space="0" w:color="auto"/>
            </w:tcBorders>
          </w:tcPr>
          <w:p w14:paraId="5671E46C" w14:textId="1F594729" w:rsidR="00A34F12" w:rsidRPr="009559BE" w:rsidRDefault="00A34F12" w:rsidP="00A34F12">
            <w:pPr>
              <w:spacing w:after="0"/>
            </w:pPr>
          </w:p>
        </w:tc>
        <w:tc>
          <w:tcPr>
            <w:tcW w:w="4677" w:type="dxa"/>
            <w:gridSpan w:val="2"/>
            <w:tcBorders>
              <w:left w:val="single" w:sz="4" w:space="0" w:color="auto"/>
              <w:right w:val="single" w:sz="18" w:space="0" w:color="000000"/>
            </w:tcBorders>
          </w:tcPr>
          <w:p w14:paraId="6A54D8BA" w14:textId="22D5E87C" w:rsidR="00A34F12" w:rsidRPr="009559BE" w:rsidRDefault="00E4165E" w:rsidP="00A34F12">
            <w:pPr>
              <w:spacing w:after="0"/>
              <w:rPr>
                <w:w w:val="105"/>
              </w:rPr>
            </w:pPr>
            <w:r>
              <w:rPr>
                <w:w w:val="105"/>
              </w:rPr>
              <w:t>K</w:t>
            </w:r>
            <w:r w:rsidR="00A34F12" w:rsidRPr="009559BE">
              <w:rPr>
                <w:w w:val="105"/>
              </w:rPr>
              <w:t xml:space="preserve">2b. If other, please </w:t>
            </w:r>
            <w:proofErr w:type="gramStart"/>
            <w:r w:rsidR="00A34F12" w:rsidRPr="009559BE">
              <w:rPr>
                <w:w w:val="105"/>
              </w:rPr>
              <w:t>specify(</w:t>
            </w:r>
            <w:proofErr w:type="spellStart"/>
            <w:proofErr w:type="gramEnd"/>
            <w:r w:rsidR="00E94596">
              <w:rPr>
                <w:b/>
                <w:w w:val="105"/>
              </w:rPr>
              <w:t>forest</w:t>
            </w:r>
            <w:r w:rsidR="00A34F12" w:rsidRPr="009559BE">
              <w:rPr>
                <w:b/>
                <w:w w:val="105"/>
              </w:rPr>
              <w:t>_leaderso</w:t>
            </w:r>
            <w:proofErr w:type="spellEnd"/>
            <w:r w:rsidR="00A34F12" w:rsidRPr="009559BE">
              <w:rPr>
                <w:w w:val="105"/>
              </w:rPr>
              <w:t>)</w:t>
            </w:r>
          </w:p>
        </w:tc>
        <w:tc>
          <w:tcPr>
            <w:tcW w:w="5045" w:type="dxa"/>
            <w:gridSpan w:val="5"/>
            <w:tcBorders>
              <w:top w:val="single" w:sz="18" w:space="0" w:color="000000"/>
              <w:left w:val="single" w:sz="18" w:space="0" w:color="000000"/>
              <w:bottom w:val="single" w:sz="18" w:space="0" w:color="000000"/>
              <w:right w:val="single" w:sz="18" w:space="0" w:color="000000"/>
            </w:tcBorders>
          </w:tcPr>
          <w:p w14:paraId="540B3B13" w14:textId="77777777" w:rsidR="00A34F12" w:rsidRPr="009559BE" w:rsidRDefault="00A34F12" w:rsidP="00A34F12">
            <w:pPr>
              <w:spacing w:after="0"/>
              <w:rPr>
                <w:w w:val="105"/>
              </w:rPr>
            </w:pPr>
            <w:r w:rsidRPr="009559BE">
              <w:rPr>
                <w:i/>
                <w:color w:val="A6A6A6" w:themeColor="background1" w:themeShade="A6"/>
              </w:rPr>
              <w:t>(Text)</w:t>
            </w:r>
          </w:p>
        </w:tc>
      </w:tr>
      <w:tr w:rsidR="00A34F12" w:rsidRPr="009559BE" w14:paraId="7DF0D645" w14:textId="77777777" w:rsidTr="00E9459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760"/>
        </w:trPr>
        <w:tc>
          <w:tcPr>
            <w:tcW w:w="358" w:type="dxa"/>
            <w:tcBorders>
              <w:top w:val="single" w:sz="4" w:space="0" w:color="000000"/>
              <w:left w:val="single" w:sz="4" w:space="0" w:color="auto"/>
              <w:bottom w:val="single" w:sz="4" w:space="0" w:color="auto"/>
              <w:right w:val="single" w:sz="4" w:space="0" w:color="auto"/>
            </w:tcBorders>
          </w:tcPr>
          <w:p w14:paraId="5611FF6C" w14:textId="77777777" w:rsidR="00A34F12" w:rsidRPr="009559BE" w:rsidRDefault="00A34F12" w:rsidP="00A34F12">
            <w:pPr>
              <w:spacing w:after="0"/>
            </w:pPr>
          </w:p>
        </w:tc>
        <w:tc>
          <w:tcPr>
            <w:tcW w:w="8766" w:type="dxa"/>
            <w:gridSpan w:val="5"/>
            <w:tcBorders>
              <w:top w:val="single" w:sz="4" w:space="0" w:color="000000"/>
              <w:left w:val="single" w:sz="4" w:space="0" w:color="auto"/>
              <w:bottom w:val="single" w:sz="4" w:space="0" w:color="auto"/>
              <w:right w:val="single" w:sz="18" w:space="0" w:color="000000"/>
            </w:tcBorders>
          </w:tcPr>
          <w:p w14:paraId="3F1FA66E" w14:textId="75861BB7" w:rsidR="00E94596" w:rsidRDefault="00E94596" w:rsidP="00A34F12">
            <w:pPr>
              <w:spacing w:after="0"/>
              <w:rPr>
                <w:w w:val="105"/>
              </w:rPr>
            </w:pPr>
            <w:r>
              <w:rPr>
                <w:w w:val="105"/>
              </w:rPr>
              <w:t>K</w:t>
            </w:r>
            <w:r w:rsidRPr="009559BE">
              <w:rPr>
                <w:w w:val="105"/>
              </w:rPr>
              <w:t>6. How</w:t>
            </w:r>
            <w:r>
              <w:rPr>
                <w:w w:val="105"/>
              </w:rPr>
              <w:t xml:space="preserve"> satisfied are you with how forests are managed </w:t>
            </w:r>
            <w:r w:rsidRPr="009559BE">
              <w:rPr>
                <w:w w:val="105"/>
              </w:rPr>
              <w:t>in this village? (</w:t>
            </w:r>
            <w:proofErr w:type="spellStart"/>
            <w:proofErr w:type="gramStart"/>
            <w:r>
              <w:rPr>
                <w:b/>
                <w:w w:val="105"/>
              </w:rPr>
              <w:t>forest</w:t>
            </w:r>
            <w:proofErr w:type="gramEnd"/>
            <w:r w:rsidRPr="009559BE">
              <w:rPr>
                <w:b/>
                <w:w w:val="105"/>
              </w:rPr>
              <w:t>_satisfied</w:t>
            </w:r>
            <w:proofErr w:type="spellEnd"/>
            <w:r w:rsidRPr="009559BE">
              <w:rPr>
                <w:w w:val="105"/>
              </w:rPr>
              <w:t>)</w:t>
            </w:r>
          </w:p>
          <w:p w14:paraId="68DCABE1" w14:textId="77777777" w:rsidR="00E94596" w:rsidRDefault="00E94596" w:rsidP="00A34F12">
            <w:pPr>
              <w:spacing w:after="0"/>
              <w:rPr>
                <w:w w:val="105"/>
              </w:rPr>
            </w:pPr>
          </w:p>
          <w:p w14:paraId="3EDA6CF7" w14:textId="77777777" w:rsidR="00E94596" w:rsidRPr="009559BE" w:rsidRDefault="00E94596" w:rsidP="00E94596">
            <w:pPr>
              <w:spacing w:after="0"/>
              <w:rPr>
                <w:rFonts w:cs="Times New Roman"/>
                <w:w w:val="105"/>
              </w:rPr>
            </w:pPr>
            <w:r w:rsidRPr="009559BE">
              <w:rPr>
                <w:rFonts w:cs="Times New Roman"/>
                <w:w w:val="105"/>
              </w:rPr>
              <w:t>1=Very satisfied</w:t>
            </w:r>
          </w:p>
          <w:p w14:paraId="5C9310E0" w14:textId="77777777" w:rsidR="00E94596" w:rsidRPr="009559BE" w:rsidRDefault="00E94596" w:rsidP="00E94596">
            <w:pPr>
              <w:spacing w:after="0"/>
              <w:rPr>
                <w:rFonts w:cs="Times New Roman"/>
                <w:w w:val="105"/>
              </w:rPr>
            </w:pPr>
            <w:r w:rsidRPr="009559BE">
              <w:rPr>
                <w:rFonts w:cs="Times New Roman"/>
                <w:w w:val="105"/>
              </w:rPr>
              <w:t>2=Satisfied</w:t>
            </w:r>
          </w:p>
          <w:p w14:paraId="10FB56B7" w14:textId="77777777" w:rsidR="00E94596" w:rsidRPr="009559BE" w:rsidRDefault="00E94596" w:rsidP="00E94596">
            <w:pPr>
              <w:spacing w:after="0"/>
              <w:rPr>
                <w:rFonts w:cs="Times New Roman"/>
                <w:w w:val="105"/>
              </w:rPr>
            </w:pPr>
            <w:r w:rsidRPr="009559BE">
              <w:rPr>
                <w:rFonts w:cs="Times New Roman"/>
                <w:w w:val="105"/>
              </w:rPr>
              <w:t>3=Neutral</w:t>
            </w:r>
          </w:p>
          <w:p w14:paraId="153A6F31" w14:textId="77777777" w:rsidR="00E94596" w:rsidRPr="009559BE" w:rsidRDefault="00E94596" w:rsidP="00E94596">
            <w:pPr>
              <w:spacing w:after="0"/>
              <w:rPr>
                <w:rFonts w:cs="Times New Roman"/>
                <w:w w:val="105"/>
              </w:rPr>
            </w:pPr>
            <w:r w:rsidRPr="009559BE">
              <w:rPr>
                <w:rFonts w:cs="Times New Roman"/>
                <w:w w:val="105"/>
              </w:rPr>
              <w:t>4=Dissatisfied</w:t>
            </w:r>
          </w:p>
          <w:p w14:paraId="7DC873ED" w14:textId="77777777" w:rsidR="00E94596" w:rsidRPr="009559BE" w:rsidRDefault="00E94596" w:rsidP="00E94596">
            <w:pPr>
              <w:spacing w:after="0"/>
              <w:rPr>
                <w:rFonts w:cs="Times New Roman"/>
                <w:w w:val="105"/>
              </w:rPr>
            </w:pPr>
            <w:r w:rsidRPr="009559BE">
              <w:rPr>
                <w:rFonts w:cs="Times New Roman"/>
                <w:w w:val="105"/>
              </w:rPr>
              <w:t>5=Very dissatisfied</w:t>
            </w:r>
          </w:p>
          <w:p w14:paraId="0B80C51A" w14:textId="3D378819" w:rsidR="00A34F12" w:rsidRPr="009559BE" w:rsidRDefault="00E94596" w:rsidP="00A34F12">
            <w:pPr>
              <w:spacing w:after="0"/>
              <w:rPr>
                <w:w w:val="105"/>
              </w:rPr>
            </w:pPr>
            <w:r w:rsidRPr="009559BE">
              <w:rPr>
                <w:rFonts w:cs="Times New Roman"/>
                <w:w w:val="105"/>
              </w:rPr>
              <w:t>999=Prefer not to respond</w:t>
            </w:r>
          </w:p>
        </w:tc>
        <w:tc>
          <w:tcPr>
            <w:tcW w:w="956" w:type="dxa"/>
            <w:gridSpan w:val="2"/>
            <w:tcBorders>
              <w:top w:val="single" w:sz="18" w:space="0" w:color="000000"/>
              <w:left w:val="single" w:sz="18" w:space="0" w:color="000000"/>
              <w:bottom w:val="single" w:sz="4" w:space="0" w:color="auto"/>
              <w:right w:val="single" w:sz="18" w:space="0" w:color="000000"/>
            </w:tcBorders>
          </w:tcPr>
          <w:p w14:paraId="00647495" w14:textId="743D22CD" w:rsidR="00E94596" w:rsidRDefault="00E94596" w:rsidP="00A34F12">
            <w:pPr>
              <w:spacing w:after="0"/>
              <w:rPr>
                <w:i/>
                <w:color w:val="A6A6A6" w:themeColor="background1" w:themeShade="A6"/>
              </w:rPr>
            </w:pPr>
            <w:r w:rsidRPr="009559BE">
              <w:rPr>
                <w:rFonts w:eastAsia="Calibri" w:cs="Times New Roman"/>
                <w:i/>
                <w:color w:val="A6A6A6"/>
              </w:rPr>
              <w:t>(Code)</w:t>
            </w:r>
          </w:p>
          <w:p w14:paraId="28D91A5F" w14:textId="77777777" w:rsidR="00E94596" w:rsidRDefault="00E94596" w:rsidP="00A34F12">
            <w:pPr>
              <w:spacing w:after="0"/>
              <w:rPr>
                <w:i/>
                <w:color w:val="A6A6A6" w:themeColor="background1" w:themeShade="A6"/>
              </w:rPr>
            </w:pPr>
          </w:p>
          <w:p w14:paraId="66163B61" w14:textId="7B4D556E" w:rsidR="00A34F12" w:rsidRPr="009559BE" w:rsidRDefault="00A34F12" w:rsidP="00A34F12">
            <w:pPr>
              <w:spacing w:after="0"/>
              <w:rPr>
                <w:i/>
                <w:color w:val="A6A6A6" w:themeColor="background1" w:themeShade="A6"/>
              </w:rPr>
            </w:pPr>
          </w:p>
        </w:tc>
      </w:tr>
      <w:tr w:rsidR="00E94596" w:rsidRPr="009559BE" w14:paraId="3D3DA340" w14:textId="77777777" w:rsidTr="00E9459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1080"/>
        </w:trPr>
        <w:tc>
          <w:tcPr>
            <w:tcW w:w="358" w:type="dxa"/>
            <w:tcBorders>
              <w:top w:val="single" w:sz="4" w:space="0" w:color="auto"/>
              <w:left w:val="single" w:sz="4" w:space="0" w:color="auto"/>
              <w:bottom w:val="single" w:sz="4" w:space="0" w:color="000000"/>
              <w:right w:val="single" w:sz="4" w:space="0" w:color="auto"/>
            </w:tcBorders>
          </w:tcPr>
          <w:p w14:paraId="2BFA1DB5" w14:textId="77777777" w:rsidR="00E94596" w:rsidRPr="009559BE" w:rsidRDefault="00E94596" w:rsidP="00A34F12">
            <w:pPr>
              <w:spacing w:after="0"/>
            </w:pPr>
          </w:p>
        </w:tc>
        <w:tc>
          <w:tcPr>
            <w:tcW w:w="8766" w:type="dxa"/>
            <w:gridSpan w:val="5"/>
            <w:tcBorders>
              <w:top w:val="single" w:sz="4" w:space="0" w:color="auto"/>
              <w:left w:val="single" w:sz="4" w:space="0" w:color="auto"/>
              <w:bottom w:val="single" w:sz="4" w:space="0" w:color="000000"/>
              <w:right w:val="single" w:sz="18" w:space="0" w:color="000000"/>
            </w:tcBorders>
          </w:tcPr>
          <w:p w14:paraId="28E33248" w14:textId="77777777" w:rsidR="00E94596" w:rsidRDefault="00E94596" w:rsidP="00A34F12">
            <w:pPr>
              <w:spacing w:after="0"/>
              <w:rPr>
                <w:w w:val="105"/>
              </w:rPr>
            </w:pPr>
          </w:p>
          <w:p w14:paraId="355267D8" w14:textId="2F0CCD3F" w:rsidR="00E94596" w:rsidRDefault="00E94596" w:rsidP="00A34F12">
            <w:pPr>
              <w:spacing w:after="0"/>
              <w:rPr>
                <w:w w:val="105"/>
              </w:rPr>
            </w:pPr>
            <w:r>
              <w:rPr>
                <w:w w:val="105"/>
              </w:rPr>
              <w:t>K</w:t>
            </w:r>
            <w:r w:rsidRPr="009559BE">
              <w:rPr>
                <w:w w:val="105"/>
              </w:rPr>
              <w:t>3. In the past year, how ma</w:t>
            </w:r>
            <w:r>
              <w:rPr>
                <w:w w:val="105"/>
              </w:rPr>
              <w:t>ny meetings were held about forest</w:t>
            </w:r>
            <w:r w:rsidRPr="009559BE">
              <w:rPr>
                <w:w w:val="105"/>
              </w:rPr>
              <w:t xml:space="preserve"> related issues</w:t>
            </w:r>
            <w:r>
              <w:rPr>
                <w:w w:val="105"/>
              </w:rPr>
              <w:t xml:space="preserve"> in your village</w:t>
            </w:r>
            <w:r w:rsidRPr="009559BE">
              <w:rPr>
                <w:w w:val="105"/>
              </w:rPr>
              <w:t>? (</w:t>
            </w:r>
            <w:proofErr w:type="spellStart"/>
            <w:proofErr w:type="gramStart"/>
            <w:r>
              <w:rPr>
                <w:b/>
                <w:w w:val="105"/>
              </w:rPr>
              <w:t>forest</w:t>
            </w:r>
            <w:proofErr w:type="gramEnd"/>
            <w:r w:rsidRPr="009559BE">
              <w:rPr>
                <w:b/>
                <w:w w:val="105"/>
              </w:rPr>
              <w:t>_meetings</w:t>
            </w:r>
            <w:proofErr w:type="spellEnd"/>
            <w:r w:rsidRPr="009559BE">
              <w:rPr>
                <w:w w:val="105"/>
              </w:rPr>
              <w:t>)</w:t>
            </w:r>
          </w:p>
        </w:tc>
        <w:tc>
          <w:tcPr>
            <w:tcW w:w="956" w:type="dxa"/>
            <w:gridSpan w:val="2"/>
            <w:tcBorders>
              <w:top w:val="single" w:sz="4" w:space="0" w:color="auto"/>
              <w:left w:val="single" w:sz="18" w:space="0" w:color="000000"/>
              <w:bottom w:val="single" w:sz="18" w:space="0" w:color="000000"/>
              <w:right w:val="single" w:sz="18" w:space="0" w:color="000000"/>
            </w:tcBorders>
          </w:tcPr>
          <w:p w14:paraId="11720319" w14:textId="77777777" w:rsidR="00E94596" w:rsidRDefault="00E94596" w:rsidP="00A34F12">
            <w:pPr>
              <w:spacing w:after="0"/>
              <w:rPr>
                <w:i/>
                <w:color w:val="A6A6A6" w:themeColor="background1" w:themeShade="A6"/>
              </w:rPr>
            </w:pPr>
          </w:p>
          <w:p w14:paraId="3566A110" w14:textId="5DED7FD1" w:rsidR="00E94596" w:rsidRDefault="00E94596" w:rsidP="00A34F12">
            <w:pPr>
              <w:spacing w:after="0"/>
              <w:rPr>
                <w:i/>
                <w:color w:val="A6A6A6" w:themeColor="background1" w:themeShade="A6"/>
              </w:rPr>
            </w:pPr>
            <w:r w:rsidRPr="009559BE">
              <w:rPr>
                <w:i/>
                <w:color w:val="A6A6A6" w:themeColor="background1" w:themeShade="A6"/>
              </w:rPr>
              <w:t>(Integer)</w:t>
            </w:r>
          </w:p>
        </w:tc>
      </w:tr>
      <w:tr w:rsidR="00A34F12" w:rsidRPr="009559BE" w14:paraId="0D5B2755" w14:textId="77777777" w:rsidTr="00E94596">
        <w:trPr>
          <w:trHeight w:val="20"/>
        </w:trPr>
        <w:tc>
          <w:tcPr>
            <w:tcW w:w="358" w:type="dxa"/>
            <w:tcBorders>
              <w:top w:val="single" w:sz="4" w:space="0" w:color="000000"/>
              <w:left w:val="single" w:sz="4" w:space="0" w:color="000000"/>
              <w:bottom w:val="single" w:sz="4" w:space="0" w:color="000000"/>
              <w:right w:val="single" w:sz="4" w:space="0" w:color="000000"/>
            </w:tcBorders>
          </w:tcPr>
          <w:p w14:paraId="00F2670F" w14:textId="77777777" w:rsidR="00A34F12" w:rsidRPr="009559BE" w:rsidRDefault="00A34F12" w:rsidP="00A34F12">
            <w:pPr>
              <w:spacing w:after="0"/>
              <w:rPr>
                <w:rFonts w:eastAsia="Calibri" w:cs="Times New Roman"/>
              </w:rPr>
            </w:pPr>
          </w:p>
        </w:tc>
        <w:tc>
          <w:tcPr>
            <w:tcW w:w="4677" w:type="dxa"/>
            <w:gridSpan w:val="2"/>
            <w:tcBorders>
              <w:top w:val="single" w:sz="4" w:space="0" w:color="000000"/>
              <w:left w:val="single" w:sz="4" w:space="0" w:color="000000"/>
              <w:bottom w:val="single" w:sz="4" w:space="0" w:color="000000"/>
            </w:tcBorders>
          </w:tcPr>
          <w:p w14:paraId="08FF6AA8" w14:textId="73FE5D67" w:rsidR="00A34F12" w:rsidRPr="009559BE" w:rsidRDefault="00E4165E" w:rsidP="00A34F12">
            <w:pPr>
              <w:kinsoku w:val="0"/>
              <w:overflowPunct w:val="0"/>
              <w:spacing w:afterLines="20" w:after="48" w:line="240" w:lineRule="auto"/>
              <w:contextualSpacing/>
              <w:rPr>
                <w:w w:val="105"/>
              </w:rPr>
            </w:pPr>
            <w:r>
              <w:rPr>
                <w:w w:val="105"/>
              </w:rPr>
              <w:t>K</w:t>
            </w:r>
            <w:r w:rsidR="00A34F12" w:rsidRPr="009559BE">
              <w:rPr>
                <w:w w:val="105"/>
              </w:rPr>
              <w:t>4. How often did you or anyone in your household a</w:t>
            </w:r>
            <w:r w:rsidR="00E94596">
              <w:rPr>
                <w:w w:val="105"/>
              </w:rPr>
              <w:t>ttend meetings about forest use, management,</w:t>
            </w:r>
            <w:r w:rsidR="00A34F12" w:rsidRPr="009559BE">
              <w:rPr>
                <w:w w:val="105"/>
              </w:rPr>
              <w:t xml:space="preserve"> conflicts or resolution of disputes? (</w:t>
            </w:r>
            <w:proofErr w:type="spellStart"/>
            <w:proofErr w:type="gramStart"/>
            <w:r w:rsidR="00E94596">
              <w:rPr>
                <w:b/>
                <w:w w:val="105"/>
              </w:rPr>
              <w:t>forest</w:t>
            </w:r>
            <w:proofErr w:type="gramEnd"/>
            <w:r w:rsidR="00A34F12" w:rsidRPr="009559BE">
              <w:rPr>
                <w:b/>
                <w:w w:val="105"/>
              </w:rPr>
              <w:t>_participate</w:t>
            </w:r>
            <w:proofErr w:type="spellEnd"/>
            <w:r w:rsidR="00A34F12" w:rsidRPr="009559BE">
              <w:rPr>
                <w:w w:val="105"/>
              </w:rPr>
              <w:t>)</w:t>
            </w:r>
          </w:p>
          <w:p w14:paraId="49AB67AD" w14:textId="77777777" w:rsidR="00A34F12" w:rsidRPr="009559BE" w:rsidRDefault="00A34F12" w:rsidP="00A34F12">
            <w:pPr>
              <w:kinsoku w:val="0"/>
              <w:overflowPunct w:val="0"/>
              <w:spacing w:afterLines="20" w:after="48" w:line="240" w:lineRule="auto"/>
              <w:contextualSpacing/>
              <w:rPr>
                <w:w w:val="105"/>
              </w:rPr>
            </w:pPr>
          </w:p>
          <w:p w14:paraId="6E685FA5" w14:textId="4FB53DF9" w:rsidR="00A34F12" w:rsidRPr="009559BE" w:rsidRDefault="00A34F12" w:rsidP="00A34F12">
            <w:pPr>
              <w:spacing w:after="0"/>
              <w:rPr>
                <w:color w:val="000000"/>
              </w:rPr>
            </w:pPr>
            <w:r w:rsidRPr="009559BE">
              <w:rPr>
                <w:i/>
                <w:w w:val="105"/>
              </w:rPr>
              <w:t xml:space="preserve">If 1, 2, 3, 4, 888, or 999 skip </w:t>
            </w:r>
            <w:r w:rsidRPr="009559BE">
              <w:rPr>
                <w:b/>
                <w:w w:val="105"/>
              </w:rPr>
              <w:t>L5</w:t>
            </w:r>
          </w:p>
        </w:tc>
        <w:tc>
          <w:tcPr>
            <w:tcW w:w="4318" w:type="dxa"/>
            <w:gridSpan w:val="4"/>
            <w:tcBorders>
              <w:top w:val="single" w:sz="4" w:space="0" w:color="000000"/>
              <w:bottom w:val="single" w:sz="4" w:space="0" w:color="000000"/>
              <w:right w:val="single" w:sz="18" w:space="0" w:color="000000"/>
            </w:tcBorders>
          </w:tcPr>
          <w:p w14:paraId="352A3BCC" w14:textId="77176966" w:rsidR="00A34F12" w:rsidRPr="009559BE" w:rsidRDefault="00A34F12" w:rsidP="00A34F12">
            <w:pPr>
              <w:spacing w:after="0"/>
              <w:rPr>
                <w:rFonts w:cs="Times New Roman"/>
                <w:w w:val="105"/>
              </w:rPr>
            </w:pPr>
            <w:r w:rsidRPr="009559BE">
              <w:rPr>
                <w:rFonts w:cs="Times New Roman"/>
                <w:w w:val="105"/>
              </w:rPr>
              <w:t>1=Always or nearly every time one was held</w:t>
            </w:r>
          </w:p>
          <w:p w14:paraId="3044D40E" w14:textId="58335621" w:rsidR="00A34F12" w:rsidRPr="009559BE" w:rsidRDefault="00A34F12" w:rsidP="00A34F12">
            <w:pPr>
              <w:spacing w:after="0"/>
              <w:rPr>
                <w:rFonts w:cs="Times New Roman"/>
                <w:w w:val="105"/>
              </w:rPr>
            </w:pPr>
            <w:r w:rsidRPr="009559BE">
              <w:rPr>
                <w:rFonts w:cs="Times New Roman"/>
                <w:w w:val="105"/>
              </w:rPr>
              <w:t>2=Often</w:t>
            </w:r>
          </w:p>
          <w:p w14:paraId="5B87F9D9" w14:textId="447C155E" w:rsidR="00A34F12" w:rsidRPr="009559BE" w:rsidRDefault="00A34F12" w:rsidP="00A34F12">
            <w:pPr>
              <w:spacing w:after="0"/>
              <w:rPr>
                <w:rFonts w:cs="Times New Roman"/>
                <w:w w:val="105"/>
              </w:rPr>
            </w:pPr>
            <w:r w:rsidRPr="009559BE">
              <w:rPr>
                <w:rFonts w:cs="Times New Roman"/>
                <w:w w:val="105"/>
              </w:rPr>
              <w:t>3=A few times</w:t>
            </w:r>
          </w:p>
          <w:p w14:paraId="0A88CEBB" w14:textId="674C87C5" w:rsidR="00A34F12" w:rsidRPr="009559BE" w:rsidRDefault="00A34F12" w:rsidP="00A34F12">
            <w:pPr>
              <w:spacing w:after="0"/>
              <w:rPr>
                <w:rFonts w:cs="Times New Roman"/>
                <w:w w:val="105"/>
              </w:rPr>
            </w:pPr>
            <w:r w:rsidRPr="009559BE">
              <w:rPr>
                <w:rFonts w:cs="Times New Roman"/>
                <w:w w:val="105"/>
              </w:rPr>
              <w:t>4=Once or twice</w:t>
            </w:r>
          </w:p>
          <w:p w14:paraId="7D3BCBEA" w14:textId="19EB4BF8" w:rsidR="00A34F12" w:rsidRPr="009559BE" w:rsidRDefault="00A34F12" w:rsidP="00A34F12">
            <w:pPr>
              <w:spacing w:after="0"/>
            </w:pPr>
            <w:r w:rsidRPr="009559BE">
              <w:rPr>
                <w:rFonts w:cs="Times New Roman"/>
                <w:w w:val="105"/>
              </w:rPr>
              <w:t>5=Never</w:t>
            </w:r>
          </w:p>
          <w:p w14:paraId="7A0ABB27" w14:textId="77777777" w:rsidR="00A34F12" w:rsidRPr="009559BE" w:rsidRDefault="00A34F12" w:rsidP="00A34F12">
            <w:pPr>
              <w:spacing w:after="0"/>
              <w:rPr>
                <w:rFonts w:cs="Times New Roman"/>
                <w:w w:val="105"/>
              </w:rPr>
            </w:pPr>
            <w:r w:rsidRPr="009559BE">
              <w:rPr>
                <w:rFonts w:cs="Times New Roman"/>
                <w:w w:val="105"/>
              </w:rPr>
              <w:t>888=Don't know</w:t>
            </w:r>
          </w:p>
          <w:p w14:paraId="08BABDC8" w14:textId="77777777" w:rsidR="00A34F12" w:rsidRPr="009559BE" w:rsidRDefault="00A34F12" w:rsidP="00A34F12">
            <w:pPr>
              <w:spacing w:after="0"/>
              <w:rPr>
                <w:rFonts w:cs="Times New Roman"/>
                <w:i/>
                <w:w w:val="105"/>
              </w:rPr>
            </w:pPr>
            <w:r w:rsidRPr="009559BE">
              <w:rPr>
                <w:rFonts w:cs="Times New Roman"/>
                <w:w w:val="105"/>
              </w:rPr>
              <w:t>999=Prefer not to respond</w:t>
            </w:r>
          </w:p>
        </w:tc>
        <w:tc>
          <w:tcPr>
            <w:tcW w:w="727" w:type="dxa"/>
            <w:tcBorders>
              <w:top w:val="single" w:sz="18" w:space="0" w:color="000000"/>
              <w:left w:val="single" w:sz="18" w:space="0" w:color="000000"/>
              <w:bottom w:val="single" w:sz="18" w:space="0" w:color="000000"/>
              <w:right w:val="single" w:sz="18" w:space="0" w:color="000000"/>
            </w:tcBorders>
          </w:tcPr>
          <w:p w14:paraId="7F0F69CF"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5E6D0AA6" w14:textId="77777777" w:rsidTr="00E94596">
        <w:trPr>
          <w:trHeight w:val="20"/>
        </w:trPr>
        <w:tc>
          <w:tcPr>
            <w:tcW w:w="358" w:type="dxa"/>
            <w:tcBorders>
              <w:top w:val="single" w:sz="4" w:space="0" w:color="000000"/>
              <w:left w:val="single" w:sz="4" w:space="0" w:color="000000"/>
              <w:bottom w:val="single" w:sz="4" w:space="0" w:color="000000"/>
              <w:right w:val="single" w:sz="4" w:space="0" w:color="000000"/>
            </w:tcBorders>
          </w:tcPr>
          <w:p w14:paraId="7D00A88A" w14:textId="77777777" w:rsidR="00A34F12" w:rsidRPr="009559BE" w:rsidRDefault="00A34F12" w:rsidP="00A34F12">
            <w:pPr>
              <w:spacing w:after="0"/>
              <w:rPr>
                <w:rFonts w:eastAsia="Calibri" w:cs="Times New Roman"/>
              </w:rPr>
            </w:pPr>
          </w:p>
        </w:tc>
        <w:tc>
          <w:tcPr>
            <w:tcW w:w="4677" w:type="dxa"/>
            <w:gridSpan w:val="2"/>
            <w:tcBorders>
              <w:top w:val="single" w:sz="4" w:space="0" w:color="000000"/>
              <w:left w:val="single" w:sz="4" w:space="0" w:color="000000"/>
              <w:bottom w:val="single" w:sz="4" w:space="0" w:color="000000"/>
            </w:tcBorders>
          </w:tcPr>
          <w:p w14:paraId="2361E9D2" w14:textId="6BB23055" w:rsidR="00E4165E" w:rsidRPr="00E4165E" w:rsidRDefault="00E4165E" w:rsidP="00E4165E">
            <w:pPr>
              <w:spacing w:after="0"/>
              <w:rPr>
                <w:color w:val="000000"/>
              </w:rPr>
            </w:pPr>
            <w:r>
              <w:rPr>
                <w:color w:val="000000"/>
              </w:rPr>
              <w:t>K</w:t>
            </w:r>
            <w:r w:rsidRPr="00E4165E">
              <w:rPr>
                <w:color w:val="000000"/>
              </w:rPr>
              <w:t>5. Why did you not attend these meetings? (</w:t>
            </w:r>
            <w:proofErr w:type="spellStart"/>
            <w:proofErr w:type="gramStart"/>
            <w:r w:rsidR="00E94596">
              <w:rPr>
                <w:b/>
                <w:color w:val="000000"/>
              </w:rPr>
              <w:t>forest</w:t>
            </w:r>
            <w:proofErr w:type="gramEnd"/>
            <w:r w:rsidRPr="00E4165E">
              <w:rPr>
                <w:b/>
                <w:color w:val="000000"/>
              </w:rPr>
              <w:t>_noparticipate</w:t>
            </w:r>
            <w:proofErr w:type="spellEnd"/>
            <w:r w:rsidRPr="00E4165E">
              <w:rPr>
                <w:color w:val="000000"/>
              </w:rPr>
              <w:t>)</w:t>
            </w:r>
          </w:p>
          <w:p w14:paraId="1D4EACF9" w14:textId="7E53D1E3" w:rsidR="00A34F12" w:rsidRPr="009559BE" w:rsidRDefault="00E4165E" w:rsidP="00E4165E">
            <w:pPr>
              <w:spacing w:after="0"/>
              <w:rPr>
                <w:color w:val="000000"/>
              </w:rPr>
            </w:pPr>
            <w:r w:rsidRPr="00E4165E">
              <w:rPr>
                <w:color w:val="000000"/>
              </w:rPr>
              <w:t>Probe and code</w:t>
            </w:r>
          </w:p>
        </w:tc>
        <w:tc>
          <w:tcPr>
            <w:tcW w:w="4318" w:type="dxa"/>
            <w:gridSpan w:val="4"/>
            <w:tcBorders>
              <w:top w:val="single" w:sz="4" w:space="0" w:color="000000"/>
              <w:bottom w:val="single" w:sz="4" w:space="0" w:color="000000"/>
              <w:right w:val="single" w:sz="18" w:space="0" w:color="000000"/>
            </w:tcBorders>
          </w:tcPr>
          <w:p w14:paraId="6E4E833A" w14:textId="1618A9AB" w:rsidR="00A34F12" w:rsidRPr="009559BE" w:rsidRDefault="00A34F12" w:rsidP="00A34F12">
            <w:pPr>
              <w:spacing w:after="0"/>
              <w:rPr>
                <w:rFonts w:cs="Times New Roman"/>
                <w:w w:val="105"/>
              </w:rPr>
            </w:pPr>
            <w:r w:rsidRPr="009559BE">
              <w:rPr>
                <w:rFonts w:cs="Times New Roman"/>
                <w:w w:val="105"/>
              </w:rPr>
              <w:t>1=Not interested</w:t>
            </w:r>
          </w:p>
          <w:p w14:paraId="550D3FCE" w14:textId="4B31CE2D" w:rsidR="00A34F12" w:rsidRPr="009559BE" w:rsidRDefault="00A34F12" w:rsidP="00A34F12">
            <w:pPr>
              <w:spacing w:after="0"/>
              <w:rPr>
                <w:rFonts w:cs="Times New Roman"/>
                <w:w w:val="105"/>
              </w:rPr>
            </w:pPr>
            <w:r w:rsidRPr="009559BE">
              <w:rPr>
                <w:rFonts w:cs="Times New Roman"/>
                <w:w w:val="105"/>
              </w:rPr>
              <w:t>2=Feel they are not useful</w:t>
            </w:r>
          </w:p>
          <w:p w14:paraId="7855A5DD" w14:textId="2E5298FD" w:rsidR="00A34F12" w:rsidRPr="009559BE" w:rsidRDefault="00A34F12" w:rsidP="00A34F12">
            <w:pPr>
              <w:spacing w:after="0"/>
              <w:rPr>
                <w:rFonts w:cs="Times New Roman"/>
                <w:w w:val="105"/>
              </w:rPr>
            </w:pPr>
            <w:r w:rsidRPr="009559BE">
              <w:rPr>
                <w:rFonts w:cs="Times New Roman"/>
                <w:w w:val="105"/>
              </w:rPr>
              <w:t>3=Was no informed/did not know about the meeting</w:t>
            </w:r>
          </w:p>
          <w:p w14:paraId="08C8FBEF" w14:textId="31C3DCE1" w:rsidR="00A34F12" w:rsidRPr="009559BE" w:rsidRDefault="00A34F12" w:rsidP="00A34F12">
            <w:pPr>
              <w:spacing w:after="0"/>
              <w:rPr>
                <w:rFonts w:cs="Times New Roman"/>
                <w:w w:val="105"/>
              </w:rPr>
            </w:pPr>
            <w:r w:rsidRPr="009559BE">
              <w:rPr>
                <w:rFonts w:cs="Times New Roman"/>
                <w:w w:val="105"/>
              </w:rPr>
              <w:t>4=No meetings were held on these issues</w:t>
            </w:r>
          </w:p>
          <w:p w14:paraId="41FD7BB4" w14:textId="48C47A6C" w:rsidR="00A34F12" w:rsidRPr="009559BE" w:rsidRDefault="00A34F12" w:rsidP="00A34F12">
            <w:pPr>
              <w:spacing w:after="0"/>
              <w:rPr>
                <w:rFonts w:cs="Times New Roman"/>
                <w:w w:val="105"/>
              </w:rPr>
            </w:pPr>
            <w:r w:rsidRPr="009559BE">
              <w:rPr>
                <w:rFonts w:cs="Times New Roman"/>
                <w:w w:val="105"/>
              </w:rPr>
              <w:t>5=Busy working/traveling</w:t>
            </w:r>
          </w:p>
          <w:p w14:paraId="20A0B8F4" w14:textId="26F44379" w:rsidR="00A34F12" w:rsidRPr="009559BE" w:rsidRDefault="00A34F12" w:rsidP="00A34F12">
            <w:pPr>
              <w:spacing w:after="0"/>
              <w:rPr>
                <w:rFonts w:cs="Times New Roman"/>
                <w:w w:val="105"/>
              </w:rPr>
            </w:pPr>
            <w:r w:rsidRPr="009559BE">
              <w:rPr>
                <w:rFonts w:cs="Times New Roman"/>
                <w:w w:val="105"/>
              </w:rPr>
              <w:t>97=Other, please specify</w:t>
            </w:r>
          </w:p>
        </w:tc>
        <w:tc>
          <w:tcPr>
            <w:tcW w:w="727" w:type="dxa"/>
            <w:tcBorders>
              <w:top w:val="single" w:sz="18" w:space="0" w:color="000000"/>
              <w:left w:val="single" w:sz="18" w:space="0" w:color="000000"/>
              <w:bottom w:val="single" w:sz="18" w:space="0" w:color="000000"/>
              <w:right w:val="single" w:sz="18" w:space="0" w:color="000000"/>
            </w:tcBorders>
          </w:tcPr>
          <w:p w14:paraId="50E4390A"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296645D6" w14:textId="77777777" w:rsidTr="00E9459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6" w:type="dxa"/>
            <w:gridSpan w:val="2"/>
            <w:tcBorders>
              <w:top w:val="single" w:sz="4" w:space="0" w:color="000000"/>
              <w:left w:val="single" w:sz="4" w:space="0" w:color="auto"/>
              <w:bottom w:val="single" w:sz="4" w:space="0" w:color="000000"/>
              <w:right w:val="single" w:sz="4" w:space="0" w:color="auto"/>
            </w:tcBorders>
          </w:tcPr>
          <w:p w14:paraId="01D1E2CD" w14:textId="347F8BAC" w:rsidR="00A34F12" w:rsidRPr="009559BE" w:rsidRDefault="00A34F12" w:rsidP="00A34F12">
            <w:pPr>
              <w:spacing w:after="0" w:line="240" w:lineRule="auto"/>
              <w:contextualSpacing/>
              <w:rPr>
                <w:rFonts w:eastAsiaTheme="minorEastAsia"/>
                <w:lang w:eastAsia="zh-CN"/>
              </w:rPr>
            </w:pPr>
          </w:p>
        </w:tc>
        <w:tc>
          <w:tcPr>
            <w:tcW w:w="4683" w:type="dxa"/>
            <w:gridSpan w:val="3"/>
            <w:tcBorders>
              <w:top w:val="single" w:sz="4" w:space="0" w:color="000000"/>
              <w:left w:val="single" w:sz="4" w:space="0" w:color="auto"/>
              <w:bottom w:val="single" w:sz="4" w:space="0" w:color="000000"/>
              <w:right w:val="single" w:sz="18" w:space="0" w:color="000000"/>
            </w:tcBorders>
          </w:tcPr>
          <w:p w14:paraId="6BF67A2F" w14:textId="2EBE5574" w:rsidR="00A34F12" w:rsidRPr="009559BE" w:rsidRDefault="00E4165E" w:rsidP="00A34F12">
            <w:pPr>
              <w:spacing w:after="0" w:line="240" w:lineRule="auto"/>
              <w:contextualSpacing/>
              <w:rPr>
                <w:rFonts w:eastAsiaTheme="minorEastAsia"/>
                <w:w w:val="105"/>
                <w:lang w:eastAsia="zh-CN"/>
              </w:rPr>
            </w:pPr>
            <w:r>
              <w:rPr>
                <w:w w:val="105"/>
              </w:rPr>
              <w:t>K</w:t>
            </w:r>
            <w:r w:rsidR="00A34F12" w:rsidRPr="009559BE">
              <w:rPr>
                <w:w w:val="105"/>
              </w:rPr>
              <w:t xml:space="preserve">5b. If other, please specify </w:t>
            </w:r>
          </w:p>
        </w:tc>
        <w:tc>
          <w:tcPr>
            <w:tcW w:w="5031" w:type="dxa"/>
            <w:gridSpan w:val="3"/>
            <w:tcBorders>
              <w:top w:val="single" w:sz="18" w:space="0" w:color="000000"/>
              <w:left w:val="single" w:sz="18" w:space="0" w:color="000000"/>
              <w:bottom w:val="single" w:sz="18" w:space="0" w:color="000000"/>
              <w:right w:val="single" w:sz="18" w:space="0" w:color="000000"/>
            </w:tcBorders>
          </w:tcPr>
          <w:p w14:paraId="69BA4141" w14:textId="77777777" w:rsidR="00A34F12" w:rsidRPr="009559BE" w:rsidRDefault="00A34F12" w:rsidP="00A34F12">
            <w:pPr>
              <w:spacing w:after="0" w:line="240" w:lineRule="auto"/>
              <w:contextualSpacing/>
              <w:rPr>
                <w:rFonts w:eastAsiaTheme="minorEastAsia"/>
                <w:i/>
                <w:lang w:eastAsia="zh-CN"/>
              </w:rPr>
            </w:pPr>
            <w:r w:rsidRPr="009559BE">
              <w:rPr>
                <w:rFonts w:eastAsiaTheme="minorEastAsia"/>
                <w:i/>
                <w:lang w:eastAsia="zh-CN"/>
              </w:rPr>
              <w:t>(Text)</w:t>
            </w:r>
          </w:p>
        </w:tc>
      </w:tr>
    </w:tbl>
    <w:p w14:paraId="671DA1FB" w14:textId="77777777" w:rsidR="00D437F1" w:rsidRPr="009559BE" w:rsidRDefault="00D437F1"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5F9F7AE0" w14:textId="6241668C" w:rsidR="00DA7C5C" w:rsidRPr="009559BE"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 xml:space="preserve">Now I am going to read some </w:t>
      </w:r>
      <w:r w:rsidR="00E94596">
        <w:rPr>
          <w:rFonts w:asciiTheme="minorHAnsi" w:eastAsia="Times New Roman" w:hAnsiTheme="minorHAnsi"/>
          <w:sz w:val="22"/>
          <w:szCs w:val="22"/>
          <w:lang w:eastAsia="zh-CN"/>
        </w:rPr>
        <w:t>statements about forest</w:t>
      </w:r>
      <w:r w:rsidRPr="009559BE">
        <w:rPr>
          <w:rFonts w:asciiTheme="minorHAnsi" w:eastAsia="Times New Roman" w:hAnsiTheme="minorHAnsi"/>
          <w:sz w:val="22"/>
          <w:szCs w:val="22"/>
          <w:lang w:eastAsia="zh-CN"/>
        </w:rPr>
        <w:t xml:space="preserve"> management in your village. Please tell me how much you agree or disagree.</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360"/>
        <w:gridCol w:w="4681"/>
        <w:gridCol w:w="2161"/>
        <w:gridCol w:w="2167"/>
        <w:gridCol w:w="721"/>
      </w:tblGrid>
      <w:tr w:rsidR="001949A5" w:rsidRPr="009559BE" w14:paraId="5B07D742"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D2C41AF"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277A84E7" w14:textId="0C03AB0B" w:rsidR="001949A5" w:rsidRPr="009559BE" w:rsidRDefault="00E4165E" w:rsidP="001949A5">
            <w:pPr>
              <w:spacing w:after="0"/>
            </w:pPr>
            <w:r>
              <w:rPr>
                <w:w w:val="105"/>
              </w:rPr>
              <w:t>K</w:t>
            </w:r>
            <w:r w:rsidR="00E94596">
              <w:rPr>
                <w:w w:val="105"/>
              </w:rPr>
              <w:t xml:space="preserve">7. The village leaders in charge of forest management </w:t>
            </w:r>
            <w:r w:rsidR="001949A5" w:rsidRPr="009559BE">
              <w:rPr>
                <w:w w:val="105"/>
              </w:rPr>
              <w:t>are trusted and honest. (</w:t>
            </w:r>
            <w:proofErr w:type="spellStart"/>
            <w:r w:rsidR="001949A5" w:rsidRPr="009559BE">
              <w:rPr>
                <w:b/>
                <w:w w:val="105"/>
              </w:rPr>
              <w:t>leader_trust</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66DCDB30" w14:textId="77777777" w:rsidR="001949A5" w:rsidRPr="009559BE" w:rsidRDefault="001949A5" w:rsidP="001949A5">
            <w:pPr>
              <w:spacing w:after="0"/>
            </w:pPr>
            <w:r w:rsidRPr="009559BE">
              <w:t>1=Strongly agree</w:t>
            </w:r>
          </w:p>
          <w:p w14:paraId="41D1BDFB" w14:textId="77777777" w:rsidR="001949A5" w:rsidRPr="009559BE" w:rsidRDefault="001949A5" w:rsidP="001949A5">
            <w:pPr>
              <w:spacing w:after="0"/>
            </w:pPr>
            <w:r w:rsidRPr="009559BE">
              <w:t>2=Agree</w:t>
            </w:r>
          </w:p>
          <w:p w14:paraId="267219CE" w14:textId="77777777" w:rsidR="001949A5" w:rsidRPr="009559BE" w:rsidRDefault="001949A5" w:rsidP="001949A5">
            <w:pPr>
              <w:spacing w:after="0"/>
            </w:pPr>
            <w:r w:rsidRPr="009559BE">
              <w:t>3=Neither agree nor disagree</w:t>
            </w:r>
          </w:p>
          <w:p w14:paraId="0254C297"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8B9CAAA" w14:textId="77777777" w:rsidR="001949A5" w:rsidRPr="009559BE" w:rsidRDefault="001949A5" w:rsidP="001949A5">
            <w:pPr>
              <w:spacing w:after="0"/>
            </w:pPr>
            <w:r w:rsidRPr="009559BE">
              <w:t>5=Strongly disagree</w:t>
            </w:r>
          </w:p>
          <w:p w14:paraId="5AA08AE4" w14:textId="77777777" w:rsidR="001949A5" w:rsidRPr="009559BE" w:rsidRDefault="001949A5" w:rsidP="001949A5">
            <w:pPr>
              <w:spacing w:after="0"/>
              <w:rPr>
                <w:rFonts w:cs="Times New Roman"/>
                <w:w w:val="105"/>
              </w:rPr>
            </w:pPr>
            <w:r w:rsidRPr="009559BE">
              <w:rPr>
                <w:rFonts w:cs="Times New Roman"/>
                <w:w w:val="105"/>
              </w:rPr>
              <w:t>888=Don't know</w:t>
            </w:r>
          </w:p>
          <w:p w14:paraId="5BFD20F6" w14:textId="77777777" w:rsidR="001949A5" w:rsidRPr="009559BE" w:rsidRDefault="001949A5" w:rsidP="001949A5">
            <w:pPr>
              <w:spacing w:after="0"/>
            </w:pPr>
            <w:r w:rsidRPr="009559BE">
              <w:rPr>
                <w:rFonts w:cs="Times New Roman"/>
                <w:w w:val="105"/>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8E66D9D" w14:textId="77777777" w:rsidR="001949A5" w:rsidRPr="009559BE" w:rsidRDefault="001949A5" w:rsidP="001949A5">
            <w:pPr>
              <w:spacing w:after="0"/>
            </w:pPr>
            <w:r w:rsidRPr="009559BE">
              <w:t>(Code)</w:t>
            </w:r>
          </w:p>
        </w:tc>
      </w:tr>
      <w:tr w:rsidR="001949A5" w:rsidRPr="009559BE" w14:paraId="3B9869BC"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56D9D3CB"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73D1F900" w14:textId="7A73B6BD" w:rsidR="001949A5" w:rsidRPr="009559BE" w:rsidRDefault="00E4165E" w:rsidP="001949A5">
            <w:pPr>
              <w:spacing w:after="0"/>
            </w:pPr>
            <w:r>
              <w:rPr>
                <w:w w:val="105"/>
              </w:rPr>
              <w:t>K</w:t>
            </w:r>
            <w:r w:rsidR="00E94596">
              <w:rPr>
                <w:w w:val="105"/>
              </w:rPr>
              <w:t>8 .The village leaders protect shared community forests</w:t>
            </w:r>
            <w:r w:rsidR="001949A5" w:rsidRPr="009559BE">
              <w:rPr>
                <w:w w:val="105"/>
              </w:rPr>
              <w:t xml:space="preserve"> from being taken or encroached upon. (</w:t>
            </w:r>
            <w:proofErr w:type="spellStart"/>
            <w:r w:rsidR="001949A5" w:rsidRPr="009559BE">
              <w:rPr>
                <w:b/>
                <w:w w:val="105"/>
              </w:rPr>
              <w:t>leader_protect</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58735F4C" w14:textId="77777777" w:rsidR="001949A5" w:rsidRPr="009559BE" w:rsidRDefault="001949A5" w:rsidP="001949A5">
            <w:pPr>
              <w:spacing w:after="0"/>
            </w:pPr>
            <w:r w:rsidRPr="009559BE">
              <w:t>1=Strongly agree</w:t>
            </w:r>
          </w:p>
          <w:p w14:paraId="5D1BC23F" w14:textId="77777777" w:rsidR="001949A5" w:rsidRPr="009559BE" w:rsidRDefault="001949A5" w:rsidP="001949A5">
            <w:pPr>
              <w:spacing w:after="0"/>
            </w:pPr>
            <w:r w:rsidRPr="009559BE">
              <w:t>2=Agree</w:t>
            </w:r>
          </w:p>
          <w:p w14:paraId="0CF7CA59" w14:textId="77777777" w:rsidR="001949A5" w:rsidRPr="009559BE" w:rsidRDefault="001949A5" w:rsidP="001949A5">
            <w:pPr>
              <w:spacing w:after="0"/>
            </w:pPr>
            <w:r w:rsidRPr="009559BE">
              <w:t>3=Neither agree nor disagree</w:t>
            </w:r>
          </w:p>
          <w:p w14:paraId="191A7B8C"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8025AB7" w14:textId="77777777" w:rsidR="001949A5" w:rsidRPr="009559BE" w:rsidRDefault="001949A5" w:rsidP="001949A5">
            <w:pPr>
              <w:spacing w:after="0"/>
            </w:pPr>
            <w:r w:rsidRPr="009559BE">
              <w:t>5=Strongly disagree</w:t>
            </w:r>
          </w:p>
          <w:p w14:paraId="7D5EE270" w14:textId="77777777" w:rsidR="001949A5" w:rsidRPr="009559BE" w:rsidRDefault="001949A5" w:rsidP="001949A5">
            <w:pPr>
              <w:spacing w:after="0"/>
            </w:pPr>
            <w:r w:rsidRPr="009559BE">
              <w:t>888=Don't know</w:t>
            </w:r>
          </w:p>
          <w:p w14:paraId="3C21D93A"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9974754" w14:textId="77777777" w:rsidR="001949A5" w:rsidRPr="009559BE" w:rsidRDefault="001949A5" w:rsidP="001949A5">
            <w:pPr>
              <w:spacing w:after="0"/>
            </w:pPr>
            <w:r w:rsidRPr="009559BE">
              <w:t>(Code)</w:t>
            </w:r>
          </w:p>
        </w:tc>
      </w:tr>
      <w:tr w:rsidR="001949A5" w:rsidRPr="009559BE" w14:paraId="4698955E"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611D33D3"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950F420" w14:textId="0F1B2F70" w:rsidR="001949A5" w:rsidRPr="009559BE" w:rsidRDefault="00E4165E" w:rsidP="00E94596">
            <w:pPr>
              <w:spacing w:after="0"/>
            </w:pPr>
            <w:r>
              <w:rPr>
                <w:w w:val="105"/>
              </w:rPr>
              <w:t>K</w:t>
            </w:r>
            <w:r w:rsidR="00E94596">
              <w:rPr>
                <w:w w:val="105"/>
              </w:rPr>
              <w:t xml:space="preserve">9. The village leaders allow fair access to the forest and forest products </w:t>
            </w:r>
            <w:r w:rsidR="001949A5" w:rsidRPr="009559BE">
              <w:rPr>
                <w:w w:val="105"/>
              </w:rPr>
              <w:t>(</w:t>
            </w:r>
            <w:proofErr w:type="spellStart"/>
            <w:r w:rsidR="001949A5" w:rsidRPr="009559BE">
              <w:rPr>
                <w:b/>
                <w:w w:val="105"/>
              </w:rPr>
              <w:t>leader_fair</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74993DAB" w14:textId="77777777" w:rsidR="001949A5" w:rsidRPr="009559BE" w:rsidRDefault="001949A5" w:rsidP="001949A5">
            <w:pPr>
              <w:spacing w:after="0"/>
            </w:pPr>
            <w:r w:rsidRPr="009559BE">
              <w:t>1=Strongly agree</w:t>
            </w:r>
          </w:p>
          <w:p w14:paraId="35DFC2CE" w14:textId="77777777" w:rsidR="001949A5" w:rsidRPr="009559BE" w:rsidRDefault="001949A5" w:rsidP="001949A5">
            <w:pPr>
              <w:spacing w:after="0"/>
            </w:pPr>
            <w:r w:rsidRPr="009559BE">
              <w:t>2=Agree</w:t>
            </w:r>
          </w:p>
          <w:p w14:paraId="64413213" w14:textId="77777777" w:rsidR="001949A5" w:rsidRPr="009559BE" w:rsidRDefault="001949A5" w:rsidP="001949A5">
            <w:pPr>
              <w:spacing w:after="0"/>
            </w:pPr>
            <w:r w:rsidRPr="009559BE">
              <w:t>3=Neither agree nor disagree</w:t>
            </w:r>
          </w:p>
          <w:p w14:paraId="342AE98E"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6D4EC094" w14:textId="77777777" w:rsidR="001949A5" w:rsidRPr="009559BE" w:rsidRDefault="001949A5" w:rsidP="001949A5">
            <w:pPr>
              <w:spacing w:after="0"/>
            </w:pPr>
            <w:r w:rsidRPr="009559BE">
              <w:t>5=Strongly disagree</w:t>
            </w:r>
          </w:p>
          <w:p w14:paraId="013EDF5C" w14:textId="77777777" w:rsidR="001949A5" w:rsidRPr="009559BE" w:rsidRDefault="001949A5" w:rsidP="001949A5">
            <w:pPr>
              <w:spacing w:after="0"/>
            </w:pPr>
            <w:r w:rsidRPr="009559BE">
              <w:t>888=Don't know</w:t>
            </w:r>
          </w:p>
          <w:p w14:paraId="640B8DFB"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A52D3EB" w14:textId="77777777" w:rsidR="001949A5" w:rsidRPr="009559BE" w:rsidRDefault="001949A5" w:rsidP="001949A5">
            <w:pPr>
              <w:spacing w:after="0"/>
            </w:pPr>
            <w:r w:rsidRPr="009559BE">
              <w:t>(Code)</w:t>
            </w:r>
          </w:p>
        </w:tc>
      </w:tr>
      <w:tr w:rsidR="001949A5" w:rsidRPr="009559BE" w14:paraId="68CD20A0"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66A71D6C"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AD1046B" w14:textId="13754726" w:rsidR="001949A5" w:rsidRPr="009559BE" w:rsidRDefault="00E4165E" w:rsidP="001949A5">
            <w:pPr>
              <w:spacing w:after="0"/>
            </w:pPr>
            <w:r>
              <w:rPr>
                <w:w w:val="105"/>
              </w:rPr>
              <w:t>K</w:t>
            </w:r>
            <w:r w:rsidR="001949A5" w:rsidRPr="009559BE">
              <w:rPr>
                <w:w w:val="105"/>
              </w:rPr>
              <w:t>10.</w:t>
            </w:r>
            <w:r w:rsidR="00E94596">
              <w:rPr>
                <w:w w:val="105"/>
              </w:rPr>
              <w:t xml:space="preserve"> The village leaders </w:t>
            </w:r>
            <w:r w:rsidR="001949A5" w:rsidRPr="009559BE">
              <w:rPr>
                <w:w w:val="105"/>
              </w:rPr>
              <w:t>work hard</w:t>
            </w:r>
            <w:r w:rsidR="00E94596">
              <w:rPr>
                <w:w w:val="105"/>
              </w:rPr>
              <w:t xml:space="preserve"> to protect the forests and forest resources</w:t>
            </w:r>
            <w:r w:rsidR="001949A5" w:rsidRPr="009559BE">
              <w:rPr>
                <w:w w:val="105"/>
              </w:rPr>
              <w:t>. (</w:t>
            </w:r>
            <w:proofErr w:type="spellStart"/>
            <w:r w:rsidR="001949A5" w:rsidRPr="009559BE">
              <w:rPr>
                <w:b/>
                <w:w w:val="105"/>
              </w:rPr>
              <w:t>leader_work</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65F7565E" w14:textId="77777777" w:rsidR="001949A5" w:rsidRPr="009559BE" w:rsidRDefault="001949A5" w:rsidP="001949A5">
            <w:pPr>
              <w:spacing w:after="0"/>
            </w:pPr>
            <w:r w:rsidRPr="009559BE">
              <w:t>1=Strongly agree</w:t>
            </w:r>
          </w:p>
          <w:p w14:paraId="5CB93A33" w14:textId="77777777" w:rsidR="001949A5" w:rsidRPr="009559BE" w:rsidRDefault="001949A5" w:rsidP="001949A5">
            <w:pPr>
              <w:spacing w:after="0"/>
            </w:pPr>
            <w:r w:rsidRPr="009559BE">
              <w:t>2=Agree</w:t>
            </w:r>
          </w:p>
          <w:p w14:paraId="48FA9F80" w14:textId="77777777" w:rsidR="001949A5" w:rsidRPr="009559BE" w:rsidRDefault="001949A5" w:rsidP="001949A5">
            <w:pPr>
              <w:spacing w:after="0"/>
            </w:pPr>
            <w:r w:rsidRPr="009559BE">
              <w:t>3=Neither agree nor disagree</w:t>
            </w:r>
          </w:p>
          <w:p w14:paraId="51C5DDB2"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ED6DA98" w14:textId="77777777" w:rsidR="001949A5" w:rsidRPr="009559BE" w:rsidRDefault="001949A5" w:rsidP="001949A5">
            <w:pPr>
              <w:spacing w:after="0"/>
            </w:pPr>
            <w:r w:rsidRPr="009559BE">
              <w:t>5=Strongly disagree</w:t>
            </w:r>
          </w:p>
          <w:p w14:paraId="038CC666" w14:textId="77777777" w:rsidR="001949A5" w:rsidRPr="009559BE" w:rsidRDefault="001949A5" w:rsidP="001949A5">
            <w:pPr>
              <w:spacing w:after="0"/>
            </w:pPr>
            <w:r w:rsidRPr="009559BE">
              <w:t>888=Don't know</w:t>
            </w:r>
          </w:p>
          <w:p w14:paraId="4AA3EDFA"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DED6F22" w14:textId="77777777" w:rsidR="001949A5" w:rsidRPr="009559BE" w:rsidRDefault="001949A5" w:rsidP="001949A5">
            <w:pPr>
              <w:spacing w:after="0"/>
            </w:pPr>
            <w:r w:rsidRPr="009559BE">
              <w:t>(Code)</w:t>
            </w:r>
          </w:p>
        </w:tc>
      </w:tr>
      <w:tr w:rsidR="001949A5" w:rsidRPr="009559BE" w14:paraId="3976E96B"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0697996"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7DDBA51" w14:textId="04186B3E" w:rsidR="001949A5" w:rsidRPr="009559BE" w:rsidRDefault="00E4165E" w:rsidP="001949A5">
            <w:pPr>
              <w:spacing w:after="0"/>
            </w:pPr>
            <w:r>
              <w:rPr>
                <w:w w:val="105"/>
              </w:rPr>
              <w:t>K</w:t>
            </w:r>
            <w:r w:rsidR="00E94596">
              <w:rPr>
                <w:w w:val="105"/>
              </w:rPr>
              <w:t xml:space="preserve">11. The village leaders </w:t>
            </w:r>
            <w:r w:rsidR="001949A5" w:rsidRPr="009559BE">
              <w:rPr>
                <w:w w:val="105"/>
              </w:rPr>
              <w:t>do not take bribes. (</w:t>
            </w:r>
            <w:proofErr w:type="spellStart"/>
            <w:r w:rsidR="001949A5" w:rsidRPr="009559BE">
              <w:rPr>
                <w:b/>
                <w:w w:val="105"/>
              </w:rPr>
              <w:t>leader_bribes</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4A27FA9B" w14:textId="77777777" w:rsidR="001949A5" w:rsidRPr="009559BE" w:rsidRDefault="001949A5" w:rsidP="001949A5">
            <w:pPr>
              <w:spacing w:after="0"/>
            </w:pPr>
            <w:r w:rsidRPr="009559BE">
              <w:t>1=Strongly agree</w:t>
            </w:r>
          </w:p>
          <w:p w14:paraId="7AC5F6A1" w14:textId="77777777" w:rsidR="001949A5" w:rsidRPr="009559BE" w:rsidRDefault="001949A5" w:rsidP="001949A5">
            <w:pPr>
              <w:spacing w:after="0"/>
            </w:pPr>
            <w:r w:rsidRPr="009559BE">
              <w:t>2=Agree</w:t>
            </w:r>
          </w:p>
          <w:p w14:paraId="17937507" w14:textId="77777777" w:rsidR="001949A5" w:rsidRPr="009559BE" w:rsidRDefault="001949A5" w:rsidP="001949A5">
            <w:pPr>
              <w:spacing w:after="0"/>
            </w:pPr>
            <w:r w:rsidRPr="009559BE">
              <w:t>3=Neither agree nor disagree</w:t>
            </w:r>
          </w:p>
          <w:p w14:paraId="0EFD4ECF"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6C516B2" w14:textId="77777777" w:rsidR="001949A5" w:rsidRPr="009559BE" w:rsidRDefault="001949A5" w:rsidP="001949A5">
            <w:pPr>
              <w:spacing w:after="0"/>
            </w:pPr>
            <w:r w:rsidRPr="009559BE">
              <w:t>5=Strongly disagree</w:t>
            </w:r>
          </w:p>
          <w:p w14:paraId="720466AE" w14:textId="77777777" w:rsidR="001949A5" w:rsidRPr="009559BE" w:rsidRDefault="001949A5" w:rsidP="001949A5">
            <w:pPr>
              <w:spacing w:after="0"/>
            </w:pPr>
            <w:r w:rsidRPr="009559BE">
              <w:t>888=Don't know</w:t>
            </w:r>
          </w:p>
          <w:p w14:paraId="2DE40E02"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0FA32AD" w14:textId="77777777" w:rsidR="001949A5" w:rsidRPr="009559BE" w:rsidRDefault="001949A5" w:rsidP="001949A5">
            <w:pPr>
              <w:spacing w:after="0"/>
            </w:pPr>
            <w:r w:rsidRPr="009559BE">
              <w:t>(Code)</w:t>
            </w:r>
          </w:p>
        </w:tc>
      </w:tr>
      <w:tr w:rsidR="001949A5" w:rsidRPr="009559BE" w14:paraId="066A4660"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1E58E28"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7CB205ED" w14:textId="4870601A" w:rsidR="001949A5" w:rsidRPr="009559BE" w:rsidRDefault="00E4165E" w:rsidP="001949A5">
            <w:pPr>
              <w:spacing w:after="0"/>
            </w:pPr>
            <w:r>
              <w:rPr>
                <w:w w:val="105"/>
              </w:rPr>
              <w:t>K</w:t>
            </w:r>
            <w:r w:rsidR="00E94596">
              <w:rPr>
                <w:w w:val="105"/>
              </w:rPr>
              <w:t xml:space="preserve">12. The village leaders </w:t>
            </w:r>
            <w:r w:rsidR="001949A5" w:rsidRPr="009559BE">
              <w:rPr>
                <w:w w:val="105"/>
              </w:rPr>
              <w:t>do not act in secret; they are open with the community about their decisions. (</w:t>
            </w:r>
            <w:proofErr w:type="spellStart"/>
            <w:r w:rsidR="001949A5" w:rsidRPr="009559BE">
              <w:rPr>
                <w:b/>
                <w:w w:val="105"/>
              </w:rPr>
              <w:t>leader_transparent</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42AF0B5F" w14:textId="77777777" w:rsidR="001949A5" w:rsidRPr="009559BE" w:rsidRDefault="001949A5" w:rsidP="001949A5">
            <w:pPr>
              <w:spacing w:after="0"/>
            </w:pPr>
            <w:r w:rsidRPr="009559BE">
              <w:t>1=Strongly agree</w:t>
            </w:r>
          </w:p>
          <w:p w14:paraId="505403AB" w14:textId="77777777" w:rsidR="001949A5" w:rsidRPr="009559BE" w:rsidRDefault="001949A5" w:rsidP="001949A5">
            <w:pPr>
              <w:spacing w:after="0"/>
            </w:pPr>
            <w:r w:rsidRPr="009559BE">
              <w:t>2=Agree</w:t>
            </w:r>
          </w:p>
          <w:p w14:paraId="421D8DE3" w14:textId="77777777" w:rsidR="001949A5" w:rsidRPr="009559BE" w:rsidRDefault="001949A5" w:rsidP="001949A5">
            <w:pPr>
              <w:spacing w:after="0"/>
            </w:pPr>
            <w:r w:rsidRPr="009559BE">
              <w:t>3=Neither agree nor disagree</w:t>
            </w:r>
          </w:p>
          <w:p w14:paraId="02D92458"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5F540681" w14:textId="77777777" w:rsidR="001949A5" w:rsidRPr="009559BE" w:rsidRDefault="001949A5" w:rsidP="001949A5">
            <w:pPr>
              <w:spacing w:after="0"/>
            </w:pPr>
            <w:r w:rsidRPr="009559BE">
              <w:t>5=Strongly disagree</w:t>
            </w:r>
          </w:p>
          <w:p w14:paraId="358A6818" w14:textId="77777777" w:rsidR="001949A5" w:rsidRPr="009559BE" w:rsidRDefault="001949A5" w:rsidP="001949A5">
            <w:pPr>
              <w:spacing w:after="0"/>
            </w:pPr>
            <w:r w:rsidRPr="009559BE">
              <w:t>888=Don't know</w:t>
            </w:r>
          </w:p>
          <w:p w14:paraId="19C83A69"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17591E2" w14:textId="77777777" w:rsidR="001949A5" w:rsidRPr="009559BE" w:rsidRDefault="001949A5" w:rsidP="001949A5">
            <w:pPr>
              <w:spacing w:after="0"/>
            </w:pPr>
            <w:r w:rsidRPr="009559BE">
              <w:t>(Code)</w:t>
            </w:r>
          </w:p>
        </w:tc>
      </w:tr>
      <w:tr w:rsidR="001949A5" w:rsidRPr="009559BE" w14:paraId="607CA3BC"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361A77FD"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E460E0D" w14:textId="01213574" w:rsidR="001949A5" w:rsidRPr="009559BE" w:rsidRDefault="00E4165E" w:rsidP="00236681">
            <w:pPr>
              <w:spacing w:after="0"/>
            </w:pPr>
            <w:r>
              <w:rPr>
                <w:w w:val="105"/>
              </w:rPr>
              <w:t>K</w:t>
            </w:r>
            <w:r w:rsidR="001949A5" w:rsidRPr="009559BE">
              <w:rPr>
                <w:w w:val="105"/>
              </w:rPr>
              <w:t xml:space="preserve">13. I feel that rules about </w:t>
            </w:r>
            <w:r w:rsidR="00236681">
              <w:rPr>
                <w:w w:val="105"/>
              </w:rPr>
              <w:t>forest access and use are easy to understand</w:t>
            </w:r>
            <w:r w:rsidR="001949A5" w:rsidRPr="009559BE">
              <w:rPr>
                <w:w w:val="105"/>
              </w:rPr>
              <w:t>. (</w:t>
            </w:r>
            <w:proofErr w:type="spellStart"/>
            <w:r w:rsidR="001949A5" w:rsidRPr="009559BE">
              <w:rPr>
                <w:b/>
                <w:w w:val="105"/>
              </w:rPr>
              <w:t>rules_clear</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5220A994" w14:textId="77777777" w:rsidR="001949A5" w:rsidRPr="009559BE" w:rsidRDefault="001949A5" w:rsidP="001949A5">
            <w:pPr>
              <w:spacing w:after="0"/>
            </w:pPr>
            <w:r w:rsidRPr="009559BE">
              <w:t>1=Strongly agree</w:t>
            </w:r>
          </w:p>
          <w:p w14:paraId="4A166FE7" w14:textId="77777777" w:rsidR="001949A5" w:rsidRPr="009559BE" w:rsidRDefault="001949A5" w:rsidP="001949A5">
            <w:pPr>
              <w:spacing w:after="0"/>
            </w:pPr>
            <w:r w:rsidRPr="009559BE">
              <w:t>2=Agree</w:t>
            </w:r>
          </w:p>
          <w:p w14:paraId="59CFC24A" w14:textId="77777777" w:rsidR="001949A5" w:rsidRPr="009559BE" w:rsidRDefault="001949A5" w:rsidP="001949A5">
            <w:pPr>
              <w:spacing w:after="0"/>
            </w:pPr>
            <w:r w:rsidRPr="009559BE">
              <w:t>3=Neither agree nor disagree</w:t>
            </w:r>
          </w:p>
          <w:p w14:paraId="125D74C4"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6553B8D" w14:textId="77777777" w:rsidR="001949A5" w:rsidRPr="009559BE" w:rsidRDefault="001949A5" w:rsidP="001949A5">
            <w:pPr>
              <w:spacing w:after="0"/>
            </w:pPr>
            <w:r w:rsidRPr="009559BE">
              <w:t>5=Strongly disagree</w:t>
            </w:r>
          </w:p>
          <w:p w14:paraId="2EDA5A7A" w14:textId="77777777" w:rsidR="001949A5" w:rsidRPr="009559BE" w:rsidRDefault="001949A5" w:rsidP="001949A5">
            <w:pPr>
              <w:spacing w:after="0"/>
            </w:pPr>
            <w:r w:rsidRPr="009559BE">
              <w:t>888=Don't know</w:t>
            </w:r>
          </w:p>
          <w:p w14:paraId="09CDD463"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8599A2E" w14:textId="77777777" w:rsidR="001949A5" w:rsidRPr="009559BE" w:rsidRDefault="001949A5" w:rsidP="001949A5">
            <w:pPr>
              <w:spacing w:after="0"/>
            </w:pPr>
            <w:r w:rsidRPr="009559BE">
              <w:t>(Code)</w:t>
            </w:r>
          </w:p>
        </w:tc>
      </w:tr>
      <w:tr w:rsidR="001949A5" w:rsidRPr="009559BE" w14:paraId="08F2044B"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8A25903"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2EA07CD3" w14:textId="2862CEF3" w:rsidR="001949A5" w:rsidRPr="009559BE" w:rsidRDefault="00236681" w:rsidP="001949A5">
            <w:pPr>
              <w:spacing w:after="0"/>
            </w:pPr>
            <w:r>
              <w:rPr>
                <w:w w:val="105"/>
              </w:rPr>
              <w:t>K</w:t>
            </w:r>
            <w:r w:rsidRPr="009559BE">
              <w:rPr>
                <w:w w:val="105"/>
              </w:rPr>
              <w:t xml:space="preserve">13. I feel that rules about </w:t>
            </w:r>
            <w:r>
              <w:rPr>
                <w:w w:val="105"/>
              </w:rPr>
              <w:t xml:space="preserve">forest access and use are </w:t>
            </w:r>
            <w:proofErr w:type="gramStart"/>
            <w:r>
              <w:rPr>
                <w:w w:val="105"/>
              </w:rPr>
              <w:t>well-know</w:t>
            </w:r>
            <w:proofErr w:type="gramEnd"/>
            <w:r>
              <w:rPr>
                <w:w w:val="105"/>
              </w:rPr>
              <w:t xml:space="preserve"> by most people in the community</w:t>
            </w:r>
            <w:r w:rsidRPr="009559BE">
              <w:rPr>
                <w:w w:val="105"/>
              </w:rPr>
              <w:t>. (</w:t>
            </w:r>
            <w:proofErr w:type="spellStart"/>
            <w:proofErr w:type="gramStart"/>
            <w:r>
              <w:rPr>
                <w:b/>
                <w:w w:val="105"/>
              </w:rPr>
              <w:t>rules</w:t>
            </w:r>
            <w:proofErr w:type="gramEnd"/>
            <w:r>
              <w:rPr>
                <w:b/>
                <w:w w:val="105"/>
              </w:rPr>
              <w:t>_known</w:t>
            </w:r>
            <w:proofErr w:type="spellEnd"/>
            <w:r w:rsidRPr="009559BE">
              <w:rPr>
                <w:w w:val="105"/>
              </w:rPr>
              <w:t>)</w:t>
            </w:r>
          </w:p>
        </w:tc>
        <w:tc>
          <w:tcPr>
            <w:tcW w:w="2161" w:type="dxa"/>
            <w:tcBorders>
              <w:top w:val="single" w:sz="4" w:space="0" w:color="000000"/>
              <w:left w:val="nil"/>
              <w:bottom w:val="single" w:sz="4" w:space="0" w:color="000000"/>
              <w:right w:val="nil"/>
            </w:tcBorders>
          </w:tcPr>
          <w:p w14:paraId="0EC843AF" w14:textId="77777777" w:rsidR="001949A5" w:rsidRPr="009559BE" w:rsidRDefault="001949A5" w:rsidP="001949A5">
            <w:pPr>
              <w:spacing w:after="0"/>
            </w:pPr>
            <w:r w:rsidRPr="009559BE">
              <w:t>1=Strongly agree</w:t>
            </w:r>
          </w:p>
          <w:p w14:paraId="33D950CA" w14:textId="77777777" w:rsidR="001949A5" w:rsidRPr="009559BE" w:rsidRDefault="001949A5" w:rsidP="001949A5">
            <w:pPr>
              <w:spacing w:after="0"/>
            </w:pPr>
            <w:r w:rsidRPr="009559BE">
              <w:t>2=Agree</w:t>
            </w:r>
          </w:p>
          <w:p w14:paraId="32FD2269" w14:textId="77777777" w:rsidR="001949A5" w:rsidRPr="009559BE" w:rsidRDefault="001949A5" w:rsidP="001949A5">
            <w:pPr>
              <w:spacing w:after="0"/>
            </w:pPr>
            <w:r w:rsidRPr="009559BE">
              <w:t>3=Neither agree nor disagree</w:t>
            </w:r>
          </w:p>
          <w:p w14:paraId="341DE57F"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79F9FA52" w14:textId="77777777" w:rsidR="001949A5" w:rsidRPr="009559BE" w:rsidRDefault="001949A5" w:rsidP="001949A5">
            <w:pPr>
              <w:spacing w:after="0"/>
            </w:pPr>
            <w:r w:rsidRPr="009559BE">
              <w:t>5=Strongly disagree</w:t>
            </w:r>
          </w:p>
          <w:p w14:paraId="06051D0B" w14:textId="77777777" w:rsidR="001949A5" w:rsidRPr="009559BE" w:rsidRDefault="001949A5" w:rsidP="001949A5">
            <w:pPr>
              <w:spacing w:after="0"/>
            </w:pPr>
            <w:r w:rsidRPr="009559BE">
              <w:t>888=Don't know</w:t>
            </w:r>
          </w:p>
          <w:p w14:paraId="0D37EF37"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5E0B7A5" w14:textId="77777777" w:rsidR="001949A5" w:rsidRPr="009559BE" w:rsidRDefault="001949A5" w:rsidP="001949A5">
            <w:pPr>
              <w:spacing w:after="0"/>
            </w:pPr>
            <w:r w:rsidRPr="009559BE">
              <w:t>(Code)</w:t>
            </w:r>
          </w:p>
        </w:tc>
      </w:tr>
      <w:tr w:rsidR="001949A5" w:rsidRPr="009559BE" w14:paraId="4E87D5D7"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479B726F"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2F514B32" w14:textId="2C8978B2" w:rsidR="001949A5" w:rsidRPr="009559BE" w:rsidRDefault="00E4165E" w:rsidP="001949A5">
            <w:pPr>
              <w:spacing w:after="0"/>
            </w:pPr>
            <w:r>
              <w:rPr>
                <w:w w:val="105"/>
              </w:rPr>
              <w:t>K</w:t>
            </w:r>
            <w:r w:rsidR="001949A5" w:rsidRPr="009559BE">
              <w:rPr>
                <w:w w:val="105"/>
              </w:rPr>
              <w:t>15. I feel that decisions</w:t>
            </w:r>
            <w:r w:rsidR="00236681">
              <w:rPr>
                <w:w w:val="105"/>
              </w:rPr>
              <w:t xml:space="preserve"> about forest use</w:t>
            </w:r>
            <w:r w:rsidR="00492CDC">
              <w:rPr>
                <w:w w:val="105"/>
              </w:rPr>
              <w:t xml:space="preserve"> and access</w:t>
            </w:r>
            <w:r w:rsidR="001949A5" w:rsidRPr="009559BE">
              <w:rPr>
                <w:w w:val="105"/>
              </w:rPr>
              <w:t xml:space="preserve"> are fair. (</w:t>
            </w:r>
            <w:proofErr w:type="spellStart"/>
            <w:r w:rsidR="001949A5" w:rsidRPr="009559BE">
              <w:rPr>
                <w:b/>
                <w:w w:val="105"/>
              </w:rPr>
              <w:t>decisions_fair</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5F8FE91E" w14:textId="77777777" w:rsidR="001949A5" w:rsidRPr="009559BE" w:rsidRDefault="001949A5" w:rsidP="001949A5">
            <w:pPr>
              <w:spacing w:after="0"/>
            </w:pPr>
            <w:r w:rsidRPr="009559BE">
              <w:t>1=Strongly agree</w:t>
            </w:r>
          </w:p>
          <w:p w14:paraId="2EEF1052" w14:textId="77777777" w:rsidR="001949A5" w:rsidRPr="009559BE" w:rsidRDefault="001949A5" w:rsidP="001949A5">
            <w:pPr>
              <w:spacing w:after="0"/>
            </w:pPr>
            <w:r w:rsidRPr="009559BE">
              <w:t>2=Agree</w:t>
            </w:r>
          </w:p>
          <w:p w14:paraId="2451ED43" w14:textId="77777777" w:rsidR="001949A5" w:rsidRPr="009559BE" w:rsidRDefault="001949A5" w:rsidP="001949A5">
            <w:pPr>
              <w:spacing w:after="0"/>
            </w:pPr>
            <w:r w:rsidRPr="009559BE">
              <w:t>3=Neither agree nor disagree</w:t>
            </w:r>
          </w:p>
          <w:p w14:paraId="7607E426"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7C88A94" w14:textId="77777777" w:rsidR="001949A5" w:rsidRPr="009559BE" w:rsidRDefault="001949A5" w:rsidP="001949A5">
            <w:pPr>
              <w:spacing w:after="0"/>
            </w:pPr>
            <w:r w:rsidRPr="009559BE">
              <w:t>5=Strongly disagree</w:t>
            </w:r>
          </w:p>
          <w:p w14:paraId="53792482" w14:textId="77777777" w:rsidR="001949A5" w:rsidRPr="009559BE" w:rsidRDefault="001949A5" w:rsidP="001949A5">
            <w:pPr>
              <w:spacing w:after="0"/>
            </w:pPr>
            <w:r w:rsidRPr="009559BE">
              <w:t>888=Don't know</w:t>
            </w:r>
          </w:p>
          <w:p w14:paraId="697A79C6"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A9E8603" w14:textId="77777777" w:rsidR="001949A5" w:rsidRPr="009559BE" w:rsidRDefault="001949A5" w:rsidP="001949A5">
            <w:pPr>
              <w:spacing w:after="0"/>
            </w:pPr>
            <w:r w:rsidRPr="009559BE">
              <w:t>(Code)</w:t>
            </w:r>
          </w:p>
        </w:tc>
      </w:tr>
      <w:tr w:rsidR="001949A5" w:rsidRPr="009559BE" w14:paraId="3B649FE7"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4C236E26"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74C2C2F" w14:textId="5073244D" w:rsidR="001949A5" w:rsidRPr="009559BE" w:rsidRDefault="00E4165E" w:rsidP="001949A5">
            <w:pPr>
              <w:spacing w:after="0"/>
            </w:pPr>
            <w:r>
              <w:rPr>
                <w:w w:val="105"/>
              </w:rPr>
              <w:t>K</w:t>
            </w:r>
            <w:r w:rsidR="001949A5" w:rsidRPr="009559BE">
              <w:rPr>
                <w:w w:val="105"/>
              </w:rPr>
              <w:t>16. I feel that women have been disadvantaged in</w:t>
            </w:r>
            <w:r w:rsidR="00492CDC">
              <w:rPr>
                <w:w w:val="105"/>
              </w:rPr>
              <w:t xml:space="preserve"> decisions about forest use and access</w:t>
            </w:r>
            <w:r w:rsidR="001949A5" w:rsidRPr="009559BE">
              <w:rPr>
                <w:w w:val="105"/>
              </w:rPr>
              <w:t>. (</w:t>
            </w:r>
            <w:proofErr w:type="spellStart"/>
            <w:r w:rsidR="001949A5" w:rsidRPr="009559BE">
              <w:rPr>
                <w:b/>
                <w:w w:val="105"/>
              </w:rPr>
              <w:t>women_status</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3479FDE1" w14:textId="77777777" w:rsidR="001949A5" w:rsidRPr="009559BE" w:rsidRDefault="001949A5" w:rsidP="001949A5">
            <w:pPr>
              <w:spacing w:after="0"/>
            </w:pPr>
            <w:r w:rsidRPr="009559BE">
              <w:t>1=Strongly agree</w:t>
            </w:r>
          </w:p>
          <w:p w14:paraId="470D7D59" w14:textId="77777777" w:rsidR="001949A5" w:rsidRPr="009559BE" w:rsidRDefault="001949A5" w:rsidP="001949A5">
            <w:pPr>
              <w:spacing w:after="0"/>
            </w:pPr>
            <w:r w:rsidRPr="009559BE">
              <w:t>2=Agree</w:t>
            </w:r>
          </w:p>
          <w:p w14:paraId="6B8EACA6" w14:textId="77777777" w:rsidR="001949A5" w:rsidRPr="009559BE" w:rsidRDefault="001949A5" w:rsidP="001949A5">
            <w:pPr>
              <w:spacing w:after="0"/>
            </w:pPr>
            <w:r w:rsidRPr="009559BE">
              <w:t>3=Neither agree nor disagree</w:t>
            </w:r>
          </w:p>
          <w:p w14:paraId="5B825D08"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337D825" w14:textId="77777777" w:rsidR="001949A5" w:rsidRPr="009559BE" w:rsidRDefault="001949A5" w:rsidP="001949A5">
            <w:pPr>
              <w:spacing w:after="0"/>
            </w:pPr>
            <w:r w:rsidRPr="009559BE">
              <w:t>5=Strongly disagree</w:t>
            </w:r>
          </w:p>
          <w:p w14:paraId="006BCDED" w14:textId="77777777" w:rsidR="001949A5" w:rsidRPr="009559BE" w:rsidRDefault="001949A5" w:rsidP="001949A5">
            <w:pPr>
              <w:spacing w:after="0"/>
            </w:pPr>
            <w:r w:rsidRPr="009559BE">
              <w:t>888=Don't know</w:t>
            </w:r>
          </w:p>
          <w:p w14:paraId="42C79F57"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F38A6D1" w14:textId="77777777" w:rsidR="001949A5" w:rsidRPr="009559BE" w:rsidRDefault="001949A5" w:rsidP="001949A5">
            <w:pPr>
              <w:spacing w:after="0"/>
            </w:pPr>
            <w:r w:rsidRPr="009559BE">
              <w:t>(Code)</w:t>
            </w:r>
          </w:p>
        </w:tc>
      </w:tr>
      <w:tr w:rsidR="001949A5" w:rsidRPr="009559BE" w14:paraId="293FA72C" w14:textId="77777777" w:rsidTr="00492CDC">
        <w:trPr>
          <w:trHeight w:val="1638"/>
        </w:trPr>
        <w:tc>
          <w:tcPr>
            <w:tcW w:w="360" w:type="dxa"/>
            <w:tcBorders>
              <w:top w:val="single" w:sz="4" w:space="0" w:color="auto"/>
              <w:left w:val="single" w:sz="4" w:space="0" w:color="auto"/>
              <w:bottom w:val="single" w:sz="4" w:space="0" w:color="auto"/>
              <w:right w:val="single" w:sz="4" w:space="0" w:color="auto"/>
            </w:tcBorders>
          </w:tcPr>
          <w:p w14:paraId="1E57440D"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C7E915E" w14:textId="1CB345BC" w:rsidR="001949A5" w:rsidRPr="009559BE" w:rsidRDefault="00E4165E" w:rsidP="001949A5">
            <w:pPr>
              <w:spacing w:after="0"/>
            </w:pPr>
            <w:r>
              <w:rPr>
                <w:w w:val="105"/>
              </w:rPr>
              <w:t>K</w:t>
            </w:r>
            <w:r w:rsidR="001949A5" w:rsidRPr="009559BE">
              <w:rPr>
                <w:w w:val="105"/>
              </w:rPr>
              <w:t>17. I feel that elderly people have been disadvantaged in</w:t>
            </w:r>
            <w:r w:rsidR="00492CDC">
              <w:rPr>
                <w:w w:val="105"/>
              </w:rPr>
              <w:t xml:space="preserve"> decisions about forest use and access</w:t>
            </w:r>
            <w:r w:rsidR="001949A5" w:rsidRPr="009559BE">
              <w:rPr>
                <w:w w:val="105"/>
              </w:rPr>
              <w:t>. (</w:t>
            </w:r>
            <w:proofErr w:type="spellStart"/>
            <w:r w:rsidR="001949A5" w:rsidRPr="009559BE">
              <w:rPr>
                <w:b/>
                <w:w w:val="105"/>
              </w:rPr>
              <w:t>elderly_status</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198C33A4" w14:textId="77777777" w:rsidR="001949A5" w:rsidRPr="009559BE" w:rsidRDefault="001949A5" w:rsidP="001949A5">
            <w:pPr>
              <w:spacing w:after="0"/>
            </w:pPr>
            <w:r w:rsidRPr="009559BE">
              <w:t>1=Strongly agree</w:t>
            </w:r>
          </w:p>
          <w:p w14:paraId="32A5CA89" w14:textId="77777777" w:rsidR="001949A5" w:rsidRPr="009559BE" w:rsidRDefault="001949A5" w:rsidP="001949A5">
            <w:pPr>
              <w:spacing w:after="0"/>
            </w:pPr>
            <w:r w:rsidRPr="009559BE">
              <w:t>2=Agree</w:t>
            </w:r>
          </w:p>
          <w:p w14:paraId="1D57A6D7" w14:textId="77777777" w:rsidR="001949A5" w:rsidRPr="009559BE" w:rsidRDefault="001949A5" w:rsidP="001949A5">
            <w:pPr>
              <w:spacing w:after="0"/>
            </w:pPr>
            <w:r w:rsidRPr="009559BE">
              <w:t>3=Neither agree nor disagree</w:t>
            </w:r>
          </w:p>
          <w:p w14:paraId="46A83B01"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EEC7858" w14:textId="77777777" w:rsidR="001949A5" w:rsidRPr="009559BE" w:rsidRDefault="001949A5" w:rsidP="001949A5">
            <w:pPr>
              <w:spacing w:after="0"/>
            </w:pPr>
            <w:r w:rsidRPr="009559BE">
              <w:t>5=Strongly disagree</w:t>
            </w:r>
          </w:p>
          <w:p w14:paraId="10D19FCA" w14:textId="77777777" w:rsidR="001949A5" w:rsidRPr="009559BE" w:rsidRDefault="001949A5" w:rsidP="001949A5">
            <w:pPr>
              <w:spacing w:after="0"/>
            </w:pPr>
            <w:r w:rsidRPr="009559BE">
              <w:t>888=Don't know</w:t>
            </w:r>
          </w:p>
          <w:p w14:paraId="54EBB75D"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1E6405A" w14:textId="77777777" w:rsidR="001949A5" w:rsidRPr="009559BE" w:rsidRDefault="001949A5" w:rsidP="001949A5">
            <w:pPr>
              <w:spacing w:after="0"/>
            </w:pPr>
            <w:r w:rsidRPr="009559BE">
              <w:t>(Code)</w:t>
            </w:r>
          </w:p>
        </w:tc>
      </w:tr>
      <w:tr w:rsidR="00492CDC" w:rsidRPr="009559BE" w14:paraId="510EF131"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4B9ADB37" w14:textId="77777777" w:rsidR="00492CDC" w:rsidRPr="009559BE" w:rsidRDefault="00492CDC"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0ED89836" w14:textId="1335C9CC" w:rsidR="00492CDC" w:rsidRDefault="00492CDC" w:rsidP="001949A5">
            <w:pPr>
              <w:spacing w:after="0"/>
              <w:rPr>
                <w:w w:val="105"/>
              </w:rPr>
            </w:pPr>
            <w:r>
              <w:rPr>
                <w:w w:val="105"/>
              </w:rPr>
              <w:t xml:space="preserve">I feel that landless or land-constrained families have been disadvantaged in decisions about forest use and access. </w:t>
            </w:r>
          </w:p>
        </w:tc>
        <w:tc>
          <w:tcPr>
            <w:tcW w:w="2161" w:type="dxa"/>
            <w:tcBorders>
              <w:top w:val="single" w:sz="4" w:space="0" w:color="000000"/>
              <w:left w:val="nil"/>
              <w:bottom w:val="single" w:sz="4" w:space="0" w:color="000000"/>
              <w:right w:val="nil"/>
            </w:tcBorders>
          </w:tcPr>
          <w:p w14:paraId="351F71B7" w14:textId="77777777" w:rsidR="00492CDC" w:rsidRPr="009559BE" w:rsidRDefault="00492CDC" w:rsidP="00492CDC">
            <w:pPr>
              <w:spacing w:after="0"/>
            </w:pPr>
            <w:r w:rsidRPr="009559BE">
              <w:t>1=Strongly agree</w:t>
            </w:r>
          </w:p>
          <w:p w14:paraId="125A3AE5" w14:textId="77777777" w:rsidR="00492CDC" w:rsidRPr="009559BE" w:rsidRDefault="00492CDC" w:rsidP="00492CDC">
            <w:pPr>
              <w:spacing w:after="0"/>
            </w:pPr>
            <w:r w:rsidRPr="009559BE">
              <w:t>2=Agree</w:t>
            </w:r>
          </w:p>
          <w:p w14:paraId="2A922C9F" w14:textId="77777777" w:rsidR="00492CDC" w:rsidRPr="009559BE" w:rsidRDefault="00492CDC" w:rsidP="00492CDC">
            <w:pPr>
              <w:spacing w:after="0"/>
            </w:pPr>
            <w:r w:rsidRPr="009559BE">
              <w:t>3=Neither agree nor disagree</w:t>
            </w:r>
          </w:p>
          <w:p w14:paraId="2654112E" w14:textId="44C6A9E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1470CA1A" w14:textId="77777777" w:rsidR="00492CDC" w:rsidRPr="009559BE" w:rsidRDefault="00492CDC" w:rsidP="00492CDC">
            <w:pPr>
              <w:spacing w:after="0"/>
            </w:pPr>
            <w:r w:rsidRPr="009559BE">
              <w:t>5=Strongly disagree</w:t>
            </w:r>
          </w:p>
          <w:p w14:paraId="4606105A" w14:textId="77777777" w:rsidR="00492CDC" w:rsidRPr="009559BE" w:rsidRDefault="00492CDC" w:rsidP="00492CDC">
            <w:pPr>
              <w:spacing w:after="0"/>
            </w:pPr>
            <w:r w:rsidRPr="009559BE">
              <w:t>888=Don't know</w:t>
            </w:r>
          </w:p>
          <w:p w14:paraId="0223E915" w14:textId="71AE1C6B"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6B1762A" w14:textId="70191C46" w:rsidR="00492CDC" w:rsidRPr="009559BE" w:rsidRDefault="00492CDC" w:rsidP="001949A5">
            <w:pPr>
              <w:spacing w:after="0"/>
            </w:pPr>
            <w:r w:rsidRPr="009559BE">
              <w:t>(Code)</w:t>
            </w:r>
          </w:p>
        </w:tc>
      </w:tr>
      <w:tr w:rsidR="00492CDC" w:rsidRPr="009559BE" w14:paraId="25088D98"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09FCFACF" w14:textId="77777777" w:rsidR="00492CDC" w:rsidRPr="009559BE" w:rsidRDefault="00492CDC"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18C56FA" w14:textId="5E17BAC5" w:rsidR="00492CDC" w:rsidRPr="009559BE" w:rsidRDefault="00492CDC" w:rsidP="001949A5">
            <w:pPr>
              <w:spacing w:after="0"/>
            </w:pPr>
            <w:r>
              <w:rPr>
                <w:w w:val="105"/>
              </w:rPr>
              <w:t>K</w:t>
            </w:r>
            <w:r w:rsidRPr="009559BE">
              <w:rPr>
                <w:w w:val="105"/>
              </w:rPr>
              <w:t>18. I feel that poor families have been disadvantaged in</w:t>
            </w:r>
            <w:r>
              <w:rPr>
                <w:w w:val="105"/>
              </w:rPr>
              <w:t xml:space="preserve"> decisions about forest use and access</w:t>
            </w:r>
            <w:r w:rsidRPr="009559BE">
              <w:rPr>
                <w:w w:val="105"/>
              </w:rPr>
              <w:t>. (</w:t>
            </w:r>
            <w:proofErr w:type="spellStart"/>
            <w:r w:rsidRPr="009559BE">
              <w:rPr>
                <w:b/>
                <w:w w:val="105"/>
              </w:rPr>
              <w:t>poor_status</w:t>
            </w:r>
            <w:proofErr w:type="spellEnd"/>
            <w:r w:rsidRPr="009559BE">
              <w:rPr>
                <w:w w:val="105"/>
              </w:rPr>
              <w:t>)</w:t>
            </w:r>
          </w:p>
        </w:tc>
        <w:tc>
          <w:tcPr>
            <w:tcW w:w="2161" w:type="dxa"/>
            <w:tcBorders>
              <w:top w:val="single" w:sz="4" w:space="0" w:color="000000"/>
              <w:left w:val="nil"/>
              <w:bottom w:val="single" w:sz="4" w:space="0" w:color="000000"/>
              <w:right w:val="nil"/>
            </w:tcBorders>
          </w:tcPr>
          <w:p w14:paraId="1B652B2F" w14:textId="77777777" w:rsidR="00492CDC" w:rsidRPr="009559BE" w:rsidRDefault="00492CDC" w:rsidP="001949A5">
            <w:pPr>
              <w:spacing w:after="0"/>
            </w:pPr>
            <w:r w:rsidRPr="009559BE">
              <w:t>1=Strongly agree</w:t>
            </w:r>
          </w:p>
          <w:p w14:paraId="133667AB" w14:textId="77777777" w:rsidR="00492CDC" w:rsidRPr="009559BE" w:rsidRDefault="00492CDC" w:rsidP="001949A5">
            <w:pPr>
              <w:spacing w:after="0"/>
            </w:pPr>
            <w:r w:rsidRPr="009559BE">
              <w:t>2=Agree</w:t>
            </w:r>
          </w:p>
          <w:p w14:paraId="2933CA70" w14:textId="77777777" w:rsidR="00492CDC" w:rsidRPr="009559BE" w:rsidRDefault="00492CDC" w:rsidP="001949A5">
            <w:pPr>
              <w:spacing w:after="0"/>
            </w:pPr>
            <w:r w:rsidRPr="009559BE">
              <w:t>3=Neither agree nor disagree</w:t>
            </w:r>
          </w:p>
          <w:p w14:paraId="42E9F0D2" w14:textId="7777777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3C882BB" w14:textId="77777777" w:rsidR="00492CDC" w:rsidRPr="009559BE" w:rsidRDefault="00492CDC" w:rsidP="001949A5">
            <w:pPr>
              <w:spacing w:after="0"/>
            </w:pPr>
            <w:r w:rsidRPr="009559BE">
              <w:t>5=Strongly disagree</w:t>
            </w:r>
          </w:p>
          <w:p w14:paraId="5E4BFCA0" w14:textId="77777777" w:rsidR="00492CDC" w:rsidRPr="009559BE" w:rsidRDefault="00492CDC" w:rsidP="001949A5">
            <w:pPr>
              <w:spacing w:after="0"/>
            </w:pPr>
            <w:r w:rsidRPr="009559BE">
              <w:t>888=Don't know</w:t>
            </w:r>
          </w:p>
          <w:p w14:paraId="242764E9" w14:textId="77777777"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6570FDF" w14:textId="77777777" w:rsidR="00492CDC" w:rsidRPr="009559BE" w:rsidRDefault="00492CDC" w:rsidP="001949A5">
            <w:pPr>
              <w:spacing w:after="0"/>
            </w:pPr>
            <w:r w:rsidRPr="009559BE">
              <w:t>(Code)</w:t>
            </w:r>
          </w:p>
        </w:tc>
      </w:tr>
      <w:tr w:rsidR="00492CDC" w:rsidRPr="009559BE" w14:paraId="0D54CCEC"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542CC0CE" w14:textId="77777777" w:rsidR="00492CDC" w:rsidRPr="009559BE" w:rsidRDefault="00492CDC"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79EAAC69" w14:textId="090ED8C6" w:rsidR="00492CDC" w:rsidRPr="009559BE" w:rsidRDefault="00492CDC" w:rsidP="001949A5">
            <w:pPr>
              <w:spacing w:after="0"/>
            </w:pPr>
            <w:r>
              <w:rPr>
                <w:w w:val="105"/>
              </w:rPr>
              <w:t>K</w:t>
            </w:r>
            <w:r w:rsidRPr="009559BE">
              <w:rPr>
                <w:w w:val="105"/>
              </w:rPr>
              <w:t>19. I feel that households that do not share the tribe of the headman have been disadvantaged in</w:t>
            </w:r>
            <w:r w:rsidR="0064718C">
              <w:rPr>
                <w:w w:val="105"/>
              </w:rPr>
              <w:t xml:space="preserve"> decisions about forest use and access</w:t>
            </w:r>
            <w:r w:rsidRPr="009559BE">
              <w:rPr>
                <w:w w:val="105"/>
              </w:rPr>
              <w:t>. (</w:t>
            </w:r>
            <w:proofErr w:type="spellStart"/>
            <w:r w:rsidRPr="009559BE">
              <w:rPr>
                <w:b/>
                <w:w w:val="105"/>
              </w:rPr>
              <w:t>tribe_status</w:t>
            </w:r>
            <w:proofErr w:type="spellEnd"/>
            <w:r w:rsidRPr="009559BE">
              <w:rPr>
                <w:w w:val="105"/>
              </w:rPr>
              <w:t>)</w:t>
            </w:r>
          </w:p>
        </w:tc>
        <w:tc>
          <w:tcPr>
            <w:tcW w:w="2161" w:type="dxa"/>
            <w:tcBorders>
              <w:top w:val="single" w:sz="4" w:space="0" w:color="000000"/>
              <w:left w:val="nil"/>
              <w:bottom w:val="single" w:sz="4" w:space="0" w:color="000000"/>
              <w:right w:val="nil"/>
            </w:tcBorders>
          </w:tcPr>
          <w:p w14:paraId="5B88707F" w14:textId="77777777" w:rsidR="00492CDC" w:rsidRPr="009559BE" w:rsidRDefault="00492CDC" w:rsidP="001949A5">
            <w:pPr>
              <w:spacing w:after="0"/>
            </w:pPr>
            <w:r w:rsidRPr="009559BE">
              <w:t>1=Strongly agree</w:t>
            </w:r>
          </w:p>
          <w:p w14:paraId="1C50A190" w14:textId="77777777" w:rsidR="00492CDC" w:rsidRPr="009559BE" w:rsidRDefault="00492CDC" w:rsidP="001949A5">
            <w:pPr>
              <w:spacing w:after="0"/>
            </w:pPr>
            <w:r w:rsidRPr="009559BE">
              <w:t>2=Agree</w:t>
            </w:r>
          </w:p>
          <w:p w14:paraId="5C52DA97" w14:textId="77777777" w:rsidR="00492CDC" w:rsidRPr="009559BE" w:rsidRDefault="00492CDC" w:rsidP="001949A5">
            <w:pPr>
              <w:spacing w:after="0"/>
            </w:pPr>
            <w:r w:rsidRPr="009559BE">
              <w:t>3=Neither agree nor disagree</w:t>
            </w:r>
          </w:p>
          <w:p w14:paraId="7198C56B" w14:textId="7777777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CDA8FA9" w14:textId="77777777" w:rsidR="00492CDC" w:rsidRPr="009559BE" w:rsidRDefault="00492CDC" w:rsidP="001949A5">
            <w:pPr>
              <w:spacing w:after="0"/>
            </w:pPr>
            <w:r w:rsidRPr="009559BE">
              <w:t>5=Strongly disagree</w:t>
            </w:r>
          </w:p>
          <w:p w14:paraId="37C60E8D" w14:textId="77777777" w:rsidR="00492CDC" w:rsidRPr="009559BE" w:rsidRDefault="00492CDC" w:rsidP="001949A5">
            <w:pPr>
              <w:spacing w:after="0"/>
            </w:pPr>
            <w:r w:rsidRPr="009559BE">
              <w:t>888=Don't know</w:t>
            </w:r>
          </w:p>
          <w:p w14:paraId="44290DFD" w14:textId="77777777"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60A89C9" w14:textId="77777777" w:rsidR="00492CDC" w:rsidRPr="009559BE" w:rsidRDefault="00492CDC" w:rsidP="001949A5">
            <w:pPr>
              <w:spacing w:after="0"/>
            </w:pPr>
            <w:r w:rsidRPr="009559BE">
              <w:t>(Code)</w:t>
            </w:r>
          </w:p>
        </w:tc>
      </w:tr>
      <w:tr w:rsidR="00492CDC" w:rsidRPr="009559BE" w14:paraId="7FE2F0EA"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0946389A" w14:textId="77777777" w:rsidR="00492CDC" w:rsidRPr="009559BE" w:rsidRDefault="00492CDC"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0422FD5D" w14:textId="7E6F9A4D" w:rsidR="00492CDC" w:rsidRPr="009559BE" w:rsidRDefault="00492CDC" w:rsidP="0064718C">
            <w:pPr>
              <w:spacing w:after="0"/>
            </w:pPr>
            <w:r>
              <w:rPr>
                <w:w w:val="105"/>
              </w:rPr>
              <w:t>K</w:t>
            </w:r>
            <w:r w:rsidRPr="009559BE">
              <w:rPr>
                <w:w w:val="105"/>
              </w:rPr>
              <w:t xml:space="preserve">20. I feel that our village leaders are accountable for </w:t>
            </w:r>
            <w:r w:rsidR="0064718C">
              <w:rPr>
                <w:w w:val="105"/>
              </w:rPr>
              <w:t>the forest use and access decisions that they make</w:t>
            </w:r>
            <w:r w:rsidRPr="009559BE">
              <w:rPr>
                <w:w w:val="105"/>
              </w:rPr>
              <w:t>. (</w:t>
            </w:r>
            <w:proofErr w:type="spellStart"/>
            <w:r w:rsidRPr="009559BE">
              <w:rPr>
                <w:b/>
                <w:w w:val="105"/>
              </w:rPr>
              <w:t>leaders_accountable</w:t>
            </w:r>
            <w:proofErr w:type="spellEnd"/>
            <w:r w:rsidRPr="009559BE">
              <w:rPr>
                <w:w w:val="105"/>
              </w:rPr>
              <w:t>)</w:t>
            </w:r>
          </w:p>
        </w:tc>
        <w:tc>
          <w:tcPr>
            <w:tcW w:w="2161" w:type="dxa"/>
            <w:tcBorders>
              <w:top w:val="single" w:sz="4" w:space="0" w:color="000000"/>
              <w:left w:val="nil"/>
              <w:bottom w:val="single" w:sz="4" w:space="0" w:color="000000"/>
              <w:right w:val="nil"/>
            </w:tcBorders>
          </w:tcPr>
          <w:p w14:paraId="3067C9A8" w14:textId="77777777" w:rsidR="00492CDC" w:rsidRPr="009559BE" w:rsidRDefault="00492CDC" w:rsidP="001949A5">
            <w:pPr>
              <w:spacing w:after="0"/>
            </w:pPr>
            <w:r w:rsidRPr="009559BE">
              <w:t>1=Strongly agree</w:t>
            </w:r>
          </w:p>
          <w:p w14:paraId="18AFEC7A" w14:textId="77777777" w:rsidR="00492CDC" w:rsidRPr="009559BE" w:rsidRDefault="00492CDC" w:rsidP="001949A5">
            <w:pPr>
              <w:spacing w:after="0"/>
            </w:pPr>
            <w:r w:rsidRPr="009559BE">
              <w:t>2=Agree</w:t>
            </w:r>
          </w:p>
          <w:p w14:paraId="300FD1DF" w14:textId="77777777" w:rsidR="00492CDC" w:rsidRPr="009559BE" w:rsidRDefault="00492CDC" w:rsidP="001949A5">
            <w:pPr>
              <w:spacing w:after="0"/>
            </w:pPr>
            <w:r w:rsidRPr="009559BE">
              <w:t>3=Neither agree nor disagree</w:t>
            </w:r>
          </w:p>
          <w:p w14:paraId="69F331C6" w14:textId="7777777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1C969FF" w14:textId="77777777" w:rsidR="00492CDC" w:rsidRPr="009559BE" w:rsidRDefault="00492CDC" w:rsidP="001949A5">
            <w:pPr>
              <w:spacing w:after="0"/>
            </w:pPr>
            <w:r w:rsidRPr="009559BE">
              <w:t>5=Strongly disagree</w:t>
            </w:r>
          </w:p>
          <w:p w14:paraId="16F43926" w14:textId="77777777" w:rsidR="00492CDC" w:rsidRPr="009559BE" w:rsidRDefault="00492CDC" w:rsidP="001949A5">
            <w:pPr>
              <w:spacing w:after="0"/>
            </w:pPr>
            <w:r w:rsidRPr="009559BE">
              <w:t>888=Don't know</w:t>
            </w:r>
          </w:p>
          <w:p w14:paraId="324134A8" w14:textId="77777777"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A8DE04F" w14:textId="77777777" w:rsidR="00492CDC" w:rsidRPr="009559BE" w:rsidRDefault="00492CDC" w:rsidP="001949A5">
            <w:pPr>
              <w:spacing w:after="0"/>
            </w:pPr>
            <w:r w:rsidRPr="009559BE">
              <w:t>(Code)</w:t>
            </w:r>
          </w:p>
        </w:tc>
      </w:tr>
      <w:tr w:rsidR="00492CDC" w:rsidRPr="009559BE" w14:paraId="0E1DC35B"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4552BE26" w14:textId="77777777" w:rsidR="00492CDC" w:rsidRPr="009559BE" w:rsidRDefault="00492CDC"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255977E" w14:textId="4D4F5EF6" w:rsidR="00492CDC" w:rsidRPr="009559BE" w:rsidRDefault="00492CDC" w:rsidP="001949A5">
            <w:pPr>
              <w:spacing w:after="0"/>
              <w:rPr>
                <w:w w:val="105"/>
              </w:rPr>
            </w:pPr>
            <w:r>
              <w:rPr>
                <w:w w:val="105"/>
              </w:rPr>
              <w:t>K</w:t>
            </w:r>
            <w:r w:rsidR="0064718C">
              <w:rPr>
                <w:w w:val="105"/>
              </w:rPr>
              <w:t xml:space="preserve">21. If I have a </w:t>
            </w:r>
            <w:r w:rsidRPr="009559BE">
              <w:rPr>
                <w:w w:val="105"/>
              </w:rPr>
              <w:t>dispute</w:t>
            </w:r>
            <w:r w:rsidR="0064718C">
              <w:rPr>
                <w:w w:val="105"/>
              </w:rPr>
              <w:t xml:space="preserve"> about forest use and access</w:t>
            </w:r>
            <w:r w:rsidRPr="009559BE">
              <w:rPr>
                <w:w w:val="105"/>
              </w:rPr>
              <w:t>, I feel confident that</w:t>
            </w:r>
            <w:r w:rsidR="0064718C">
              <w:rPr>
                <w:w w:val="105"/>
              </w:rPr>
              <w:t xml:space="preserve"> the chief will enforce my </w:t>
            </w:r>
            <w:r w:rsidRPr="009559BE">
              <w:rPr>
                <w:w w:val="105"/>
              </w:rPr>
              <w:t>rights</w:t>
            </w:r>
            <w:r w:rsidR="0064718C">
              <w:rPr>
                <w:w w:val="105"/>
              </w:rPr>
              <w:t xml:space="preserve"> to the forest</w:t>
            </w:r>
            <w:r w:rsidRPr="009559BE">
              <w:rPr>
                <w:w w:val="105"/>
              </w:rPr>
              <w:t>.</w:t>
            </w:r>
          </w:p>
        </w:tc>
        <w:tc>
          <w:tcPr>
            <w:tcW w:w="2161" w:type="dxa"/>
            <w:tcBorders>
              <w:top w:val="single" w:sz="4" w:space="0" w:color="000000"/>
              <w:left w:val="nil"/>
              <w:bottom w:val="single" w:sz="4" w:space="0" w:color="000000"/>
              <w:right w:val="nil"/>
            </w:tcBorders>
          </w:tcPr>
          <w:p w14:paraId="4B573E03" w14:textId="77777777" w:rsidR="00492CDC" w:rsidRPr="009559BE" w:rsidRDefault="00492CDC" w:rsidP="001949A5">
            <w:pPr>
              <w:spacing w:after="0"/>
            </w:pPr>
            <w:r w:rsidRPr="009559BE">
              <w:t>1=Strongly agree</w:t>
            </w:r>
          </w:p>
          <w:p w14:paraId="6CF2E0A3" w14:textId="77777777" w:rsidR="00492CDC" w:rsidRPr="009559BE" w:rsidRDefault="00492CDC" w:rsidP="001949A5">
            <w:pPr>
              <w:spacing w:after="0"/>
            </w:pPr>
            <w:r w:rsidRPr="009559BE">
              <w:t>2=Agree</w:t>
            </w:r>
          </w:p>
          <w:p w14:paraId="3CA0CE77" w14:textId="77777777" w:rsidR="00492CDC" w:rsidRPr="009559BE" w:rsidRDefault="00492CDC" w:rsidP="001949A5">
            <w:pPr>
              <w:spacing w:after="0"/>
            </w:pPr>
            <w:r w:rsidRPr="009559BE">
              <w:t>3=Neither agree nor disagree</w:t>
            </w:r>
          </w:p>
          <w:p w14:paraId="6419FBE5" w14:textId="001D91D0"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96F7F3B" w14:textId="77777777" w:rsidR="00492CDC" w:rsidRPr="009559BE" w:rsidRDefault="00492CDC" w:rsidP="001949A5">
            <w:pPr>
              <w:spacing w:after="0"/>
            </w:pPr>
            <w:r w:rsidRPr="009559BE">
              <w:t>5=Strongly disagree</w:t>
            </w:r>
          </w:p>
          <w:p w14:paraId="1570A36C" w14:textId="77777777" w:rsidR="00492CDC" w:rsidRPr="009559BE" w:rsidRDefault="00492CDC" w:rsidP="001949A5">
            <w:pPr>
              <w:spacing w:after="0"/>
            </w:pPr>
            <w:r w:rsidRPr="009559BE">
              <w:t>888=Don't know</w:t>
            </w:r>
          </w:p>
          <w:p w14:paraId="53E16BB6" w14:textId="1D3A35CD"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9EE1810" w14:textId="77777777" w:rsidR="00492CDC" w:rsidRPr="009559BE" w:rsidRDefault="00492CDC" w:rsidP="001949A5">
            <w:pPr>
              <w:spacing w:after="0"/>
            </w:pPr>
          </w:p>
        </w:tc>
      </w:tr>
    </w:tbl>
    <w:p w14:paraId="78FAF3FB" w14:textId="757842FF" w:rsidR="0064718C" w:rsidRPr="009559BE" w:rsidRDefault="002360AB"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lastRenderedPageBreak/>
        <w:t>Now I am going to read some statements about forest management in your village. Please tell me how much you agree or disagree.</w:t>
      </w:r>
    </w:p>
    <w:tbl>
      <w:tblPr>
        <w:tblW w:w="10090" w:type="dxa"/>
        <w:tblInd w:w="-5" w:type="dxa"/>
        <w:tblLayout w:type="fixed"/>
        <w:tblCellMar>
          <w:left w:w="29" w:type="dxa"/>
          <w:right w:w="29" w:type="dxa"/>
        </w:tblCellMar>
        <w:tblLook w:val="0000" w:firstRow="0" w:lastRow="0" w:firstColumn="0" w:lastColumn="0" w:noHBand="0" w:noVBand="0"/>
      </w:tblPr>
      <w:tblGrid>
        <w:gridCol w:w="350"/>
        <w:gridCol w:w="9"/>
        <w:gridCol w:w="4681"/>
        <w:gridCol w:w="2160"/>
        <w:gridCol w:w="2158"/>
        <w:gridCol w:w="8"/>
        <w:gridCol w:w="714"/>
        <w:gridCol w:w="10"/>
      </w:tblGrid>
      <w:tr w:rsidR="002360AB" w:rsidRPr="009559BE" w14:paraId="71330783" w14:textId="77777777" w:rsidTr="00AD4C44">
        <w:trPr>
          <w:gridAfter w:val="1"/>
          <w:wAfter w:w="10" w:type="dxa"/>
          <w:trHeight w:val="900"/>
        </w:trPr>
        <w:tc>
          <w:tcPr>
            <w:tcW w:w="359" w:type="dxa"/>
            <w:gridSpan w:val="2"/>
            <w:tcBorders>
              <w:top w:val="single" w:sz="4" w:space="0" w:color="000000"/>
              <w:left w:val="single" w:sz="4" w:space="0" w:color="000000"/>
              <w:bottom w:val="single" w:sz="4" w:space="0" w:color="auto"/>
              <w:right w:val="single" w:sz="4" w:space="0" w:color="000000"/>
            </w:tcBorders>
          </w:tcPr>
          <w:p w14:paraId="614E5CA8" w14:textId="77777777" w:rsidR="002360AB" w:rsidRPr="009559BE"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auto"/>
            </w:tcBorders>
          </w:tcPr>
          <w:p w14:paraId="164593EB" w14:textId="219F2BE2" w:rsidR="002360AB" w:rsidRPr="009559BE" w:rsidRDefault="00FA74D4" w:rsidP="008250E0">
            <w:pPr>
              <w:spacing w:after="0"/>
              <w:rPr>
                <w:color w:val="000000"/>
              </w:rPr>
            </w:pPr>
            <w:r>
              <w:rPr>
                <w:bCs/>
              </w:rPr>
              <w:t>Does your village have a local community institution or committee that helps manage the local forest</w:t>
            </w:r>
            <w:r w:rsidR="00AD4C44">
              <w:rPr>
                <w:bCs/>
              </w:rPr>
              <w:t>(s)</w:t>
            </w:r>
            <w:r>
              <w:rPr>
                <w:bCs/>
              </w:rPr>
              <w:t xml:space="preserve">? </w:t>
            </w:r>
          </w:p>
        </w:tc>
        <w:tc>
          <w:tcPr>
            <w:tcW w:w="4318" w:type="dxa"/>
            <w:gridSpan w:val="2"/>
            <w:tcBorders>
              <w:top w:val="single" w:sz="4" w:space="0" w:color="000000"/>
              <w:bottom w:val="single" w:sz="4" w:space="0" w:color="auto"/>
              <w:right w:val="single" w:sz="18" w:space="0" w:color="000000"/>
            </w:tcBorders>
          </w:tcPr>
          <w:p w14:paraId="7A35589A" w14:textId="77777777" w:rsidR="0064718C" w:rsidRDefault="00FA74D4" w:rsidP="00FA74D4">
            <w:pPr>
              <w:spacing w:after="0"/>
              <w:rPr>
                <w:rFonts w:cs="Times New Roman"/>
                <w:i/>
                <w:w w:val="105"/>
              </w:rPr>
            </w:pPr>
            <w:r>
              <w:rPr>
                <w:rFonts w:cs="Times New Roman"/>
                <w:i/>
                <w:w w:val="105"/>
              </w:rPr>
              <w:t>0-No</w:t>
            </w:r>
          </w:p>
          <w:p w14:paraId="4C2BABBA" w14:textId="77777777" w:rsidR="00FA74D4" w:rsidRDefault="00FA74D4" w:rsidP="00FA74D4">
            <w:pPr>
              <w:spacing w:after="0"/>
              <w:rPr>
                <w:rFonts w:cs="Times New Roman"/>
                <w:i/>
                <w:w w:val="105"/>
              </w:rPr>
            </w:pPr>
            <w:r>
              <w:rPr>
                <w:rFonts w:cs="Times New Roman"/>
                <w:i/>
                <w:w w:val="105"/>
              </w:rPr>
              <w:t xml:space="preserve">1-Yes </w:t>
            </w:r>
          </w:p>
          <w:p w14:paraId="2E8A7424" w14:textId="03C78079" w:rsidR="00FA74D4" w:rsidRPr="009559BE" w:rsidRDefault="00FA74D4" w:rsidP="00FA74D4">
            <w:pPr>
              <w:spacing w:after="0"/>
              <w:rPr>
                <w:rFonts w:cs="Times New Roman"/>
                <w:i/>
                <w:w w:val="105"/>
              </w:rPr>
            </w:pPr>
            <w:r>
              <w:rPr>
                <w:rFonts w:cs="Times New Roman"/>
                <w:i/>
                <w:w w:val="105"/>
              </w:rPr>
              <w:t>888-Don’t know</w:t>
            </w:r>
          </w:p>
        </w:tc>
        <w:tc>
          <w:tcPr>
            <w:tcW w:w="722" w:type="dxa"/>
            <w:gridSpan w:val="2"/>
            <w:tcBorders>
              <w:top w:val="single" w:sz="18" w:space="0" w:color="000000"/>
              <w:left w:val="single" w:sz="18" w:space="0" w:color="000000"/>
              <w:bottom w:val="single" w:sz="4" w:space="0" w:color="auto"/>
              <w:right w:val="single" w:sz="18" w:space="0" w:color="000000"/>
            </w:tcBorders>
          </w:tcPr>
          <w:p w14:paraId="10964DCA"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t>(Code)</w:t>
            </w:r>
          </w:p>
        </w:tc>
      </w:tr>
      <w:tr w:rsidR="00FA74D4" w:rsidRPr="009559BE" w14:paraId="65E86DB3" w14:textId="77777777" w:rsidTr="00FA74D4">
        <w:trPr>
          <w:gridAfter w:val="1"/>
          <w:wAfter w:w="10" w:type="dxa"/>
          <w:trHeight w:val="360"/>
        </w:trPr>
        <w:tc>
          <w:tcPr>
            <w:tcW w:w="359" w:type="dxa"/>
            <w:gridSpan w:val="2"/>
            <w:tcBorders>
              <w:top w:val="single" w:sz="4" w:space="0" w:color="auto"/>
              <w:left w:val="single" w:sz="4" w:space="0" w:color="000000"/>
              <w:bottom w:val="single" w:sz="4" w:space="0" w:color="auto"/>
              <w:right w:val="single" w:sz="4" w:space="0" w:color="000000"/>
            </w:tcBorders>
          </w:tcPr>
          <w:p w14:paraId="2756CB83" w14:textId="77777777" w:rsidR="00FA74D4" w:rsidRPr="009559BE" w:rsidRDefault="00FA74D4" w:rsidP="008250E0">
            <w:pPr>
              <w:spacing w:after="0"/>
              <w:rPr>
                <w:rFonts w:eastAsia="Calibri" w:cs="Times New Roman"/>
              </w:rPr>
            </w:pPr>
          </w:p>
        </w:tc>
        <w:tc>
          <w:tcPr>
            <w:tcW w:w="4681" w:type="dxa"/>
            <w:tcBorders>
              <w:top w:val="single" w:sz="4" w:space="0" w:color="auto"/>
              <w:left w:val="single" w:sz="4" w:space="0" w:color="000000"/>
              <w:bottom w:val="single" w:sz="4" w:space="0" w:color="auto"/>
            </w:tcBorders>
          </w:tcPr>
          <w:p w14:paraId="47CA33C3" w14:textId="5F425665" w:rsidR="00FA74D4" w:rsidRDefault="00FA74D4" w:rsidP="008250E0">
            <w:pPr>
              <w:spacing w:after="0"/>
              <w:rPr>
                <w:bCs/>
              </w:rPr>
            </w:pPr>
            <w:r>
              <w:rPr>
                <w:bCs/>
              </w:rPr>
              <w:t xml:space="preserve">What is the name of the institution? </w:t>
            </w:r>
          </w:p>
        </w:tc>
        <w:tc>
          <w:tcPr>
            <w:tcW w:w="4318" w:type="dxa"/>
            <w:gridSpan w:val="2"/>
            <w:tcBorders>
              <w:top w:val="single" w:sz="4" w:space="0" w:color="auto"/>
              <w:bottom w:val="single" w:sz="4" w:space="0" w:color="auto"/>
              <w:right w:val="single" w:sz="18" w:space="0" w:color="000000"/>
            </w:tcBorders>
          </w:tcPr>
          <w:p w14:paraId="33308B25" w14:textId="77777777" w:rsidR="00FA74D4" w:rsidRDefault="00FA74D4" w:rsidP="00FA74D4">
            <w:pPr>
              <w:spacing w:after="0"/>
              <w:rPr>
                <w:rFonts w:cs="Times New Roman"/>
                <w:i/>
                <w:w w:val="105"/>
              </w:rPr>
            </w:pPr>
          </w:p>
        </w:tc>
        <w:tc>
          <w:tcPr>
            <w:tcW w:w="722" w:type="dxa"/>
            <w:gridSpan w:val="2"/>
            <w:tcBorders>
              <w:top w:val="single" w:sz="4" w:space="0" w:color="auto"/>
              <w:left w:val="single" w:sz="18" w:space="0" w:color="000000"/>
              <w:bottom w:val="single" w:sz="4" w:space="0" w:color="auto"/>
              <w:right w:val="single" w:sz="18" w:space="0" w:color="000000"/>
            </w:tcBorders>
          </w:tcPr>
          <w:p w14:paraId="6856D2F8" w14:textId="77777777" w:rsidR="00FA74D4" w:rsidRPr="009559BE" w:rsidRDefault="00FA74D4" w:rsidP="008250E0">
            <w:pPr>
              <w:spacing w:after="0"/>
              <w:rPr>
                <w:rFonts w:eastAsia="Calibri" w:cs="Times New Roman"/>
                <w:i/>
                <w:color w:val="A6A6A6"/>
              </w:rPr>
            </w:pPr>
          </w:p>
        </w:tc>
      </w:tr>
      <w:tr w:rsidR="00FA74D4" w:rsidRPr="009559BE" w14:paraId="18ADC7FE" w14:textId="77777777" w:rsidTr="00AD4C44">
        <w:trPr>
          <w:gridAfter w:val="1"/>
          <w:wAfter w:w="10" w:type="dxa"/>
          <w:trHeight w:val="260"/>
        </w:trPr>
        <w:tc>
          <w:tcPr>
            <w:tcW w:w="359" w:type="dxa"/>
            <w:gridSpan w:val="2"/>
            <w:tcBorders>
              <w:top w:val="single" w:sz="4" w:space="0" w:color="auto"/>
              <w:left w:val="single" w:sz="4" w:space="0" w:color="000000"/>
              <w:bottom w:val="single" w:sz="4" w:space="0" w:color="auto"/>
              <w:right w:val="single" w:sz="4" w:space="0" w:color="000000"/>
            </w:tcBorders>
          </w:tcPr>
          <w:p w14:paraId="1A64FC4F" w14:textId="77777777" w:rsidR="00FA74D4" w:rsidRPr="009559BE" w:rsidRDefault="00FA74D4" w:rsidP="008250E0">
            <w:pPr>
              <w:spacing w:after="0"/>
              <w:rPr>
                <w:rFonts w:eastAsia="Calibri" w:cs="Times New Roman"/>
              </w:rPr>
            </w:pPr>
          </w:p>
        </w:tc>
        <w:tc>
          <w:tcPr>
            <w:tcW w:w="4681" w:type="dxa"/>
            <w:tcBorders>
              <w:top w:val="single" w:sz="4" w:space="0" w:color="auto"/>
              <w:left w:val="single" w:sz="4" w:space="0" w:color="000000"/>
              <w:bottom w:val="single" w:sz="4" w:space="0" w:color="auto"/>
            </w:tcBorders>
          </w:tcPr>
          <w:p w14:paraId="2F30240A" w14:textId="61706D01" w:rsidR="00FA74D4" w:rsidRDefault="00FA74D4" w:rsidP="008250E0">
            <w:pPr>
              <w:spacing w:after="0"/>
              <w:rPr>
                <w:bCs/>
              </w:rPr>
            </w:pPr>
            <w:r>
              <w:rPr>
                <w:bCs/>
              </w:rPr>
              <w:t xml:space="preserve">How are leaders selected? </w:t>
            </w:r>
          </w:p>
        </w:tc>
        <w:tc>
          <w:tcPr>
            <w:tcW w:w="4318" w:type="dxa"/>
            <w:gridSpan w:val="2"/>
            <w:tcBorders>
              <w:top w:val="single" w:sz="4" w:space="0" w:color="auto"/>
              <w:bottom w:val="single" w:sz="4" w:space="0" w:color="auto"/>
              <w:right w:val="single" w:sz="18" w:space="0" w:color="000000"/>
            </w:tcBorders>
          </w:tcPr>
          <w:p w14:paraId="64E35618" w14:textId="77777777" w:rsidR="00FA74D4" w:rsidRDefault="00FA74D4" w:rsidP="00FA74D4">
            <w:pPr>
              <w:spacing w:after="0"/>
              <w:rPr>
                <w:rFonts w:cs="Times New Roman"/>
                <w:i/>
                <w:w w:val="105"/>
              </w:rPr>
            </w:pPr>
          </w:p>
        </w:tc>
        <w:tc>
          <w:tcPr>
            <w:tcW w:w="722" w:type="dxa"/>
            <w:gridSpan w:val="2"/>
            <w:tcBorders>
              <w:top w:val="single" w:sz="4" w:space="0" w:color="auto"/>
              <w:left w:val="single" w:sz="18" w:space="0" w:color="000000"/>
              <w:bottom w:val="single" w:sz="4" w:space="0" w:color="auto"/>
              <w:right w:val="single" w:sz="18" w:space="0" w:color="000000"/>
            </w:tcBorders>
          </w:tcPr>
          <w:p w14:paraId="006AB4FC" w14:textId="77777777" w:rsidR="00FA74D4" w:rsidRPr="009559BE" w:rsidRDefault="00FA74D4" w:rsidP="008250E0">
            <w:pPr>
              <w:spacing w:after="0"/>
              <w:rPr>
                <w:rFonts w:eastAsia="Calibri" w:cs="Times New Roman"/>
                <w:i/>
                <w:color w:val="A6A6A6"/>
              </w:rPr>
            </w:pPr>
          </w:p>
        </w:tc>
      </w:tr>
      <w:tr w:rsidR="00FA74D4" w:rsidRPr="009559BE" w14:paraId="0C8F57F3" w14:textId="77777777" w:rsidTr="00AD4C44">
        <w:trPr>
          <w:gridAfter w:val="1"/>
          <w:wAfter w:w="10" w:type="dxa"/>
          <w:trHeight w:val="394"/>
        </w:trPr>
        <w:tc>
          <w:tcPr>
            <w:tcW w:w="359" w:type="dxa"/>
            <w:gridSpan w:val="2"/>
            <w:tcBorders>
              <w:top w:val="single" w:sz="4" w:space="0" w:color="auto"/>
              <w:left w:val="single" w:sz="4" w:space="0" w:color="000000"/>
              <w:bottom w:val="single" w:sz="4" w:space="0" w:color="auto"/>
              <w:right w:val="single" w:sz="4" w:space="0" w:color="000000"/>
            </w:tcBorders>
          </w:tcPr>
          <w:p w14:paraId="60D93E81" w14:textId="77777777" w:rsidR="00FA74D4" w:rsidRPr="009559BE" w:rsidRDefault="00FA74D4" w:rsidP="008250E0">
            <w:pPr>
              <w:spacing w:after="0"/>
              <w:rPr>
                <w:rFonts w:eastAsia="Calibri" w:cs="Times New Roman"/>
              </w:rPr>
            </w:pPr>
          </w:p>
        </w:tc>
        <w:tc>
          <w:tcPr>
            <w:tcW w:w="4681" w:type="dxa"/>
            <w:tcBorders>
              <w:top w:val="single" w:sz="4" w:space="0" w:color="auto"/>
              <w:left w:val="single" w:sz="4" w:space="0" w:color="000000"/>
              <w:bottom w:val="single" w:sz="4" w:space="0" w:color="auto"/>
            </w:tcBorders>
          </w:tcPr>
          <w:p w14:paraId="093FD407" w14:textId="59AF5688" w:rsidR="00AD4C44" w:rsidRDefault="00FA74D4" w:rsidP="008250E0">
            <w:pPr>
              <w:spacing w:after="0"/>
              <w:rPr>
                <w:bCs/>
              </w:rPr>
            </w:pPr>
            <w:r>
              <w:rPr>
                <w:bCs/>
              </w:rPr>
              <w:t xml:space="preserve">Are you a leader? </w:t>
            </w:r>
          </w:p>
        </w:tc>
        <w:tc>
          <w:tcPr>
            <w:tcW w:w="4318" w:type="dxa"/>
            <w:gridSpan w:val="2"/>
            <w:tcBorders>
              <w:top w:val="single" w:sz="4" w:space="0" w:color="auto"/>
              <w:bottom w:val="single" w:sz="4" w:space="0" w:color="auto"/>
              <w:right w:val="single" w:sz="18" w:space="0" w:color="000000"/>
            </w:tcBorders>
          </w:tcPr>
          <w:p w14:paraId="70B5B900" w14:textId="77777777" w:rsidR="00FA74D4" w:rsidRDefault="00FA74D4" w:rsidP="00FA74D4">
            <w:pPr>
              <w:spacing w:after="0"/>
              <w:rPr>
                <w:rFonts w:cs="Times New Roman"/>
                <w:i/>
                <w:w w:val="105"/>
              </w:rPr>
            </w:pPr>
          </w:p>
        </w:tc>
        <w:tc>
          <w:tcPr>
            <w:tcW w:w="722" w:type="dxa"/>
            <w:gridSpan w:val="2"/>
            <w:tcBorders>
              <w:top w:val="single" w:sz="4" w:space="0" w:color="auto"/>
              <w:left w:val="single" w:sz="18" w:space="0" w:color="000000"/>
              <w:bottom w:val="single" w:sz="4" w:space="0" w:color="auto"/>
              <w:right w:val="single" w:sz="18" w:space="0" w:color="000000"/>
            </w:tcBorders>
          </w:tcPr>
          <w:p w14:paraId="06873881" w14:textId="77777777" w:rsidR="00FA74D4" w:rsidRPr="009559BE" w:rsidRDefault="00FA74D4" w:rsidP="008250E0">
            <w:pPr>
              <w:spacing w:after="0"/>
              <w:rPr>
                <w:rFonts w:eastAsia="Calibri" w:cs="Times New Roman"/>
                <w:i/>
                <w:color w:val="A6A6A6"/>
              </w:rPr>
            </w:pPr>
          </w:p>
        </w:tc>
      </w:tr>
      <w:tr w:rsidR="00AD4C44" w:rsidRPr="009559BE" w14:paraId="789CA4CC" w14:textId="77777777" w:rsidTr="00FA74D4">
        <w:trPr>
          <w:gridAfter w:val="1"/>
          <w:wAfter w:w="10" w:type="dxa"/>
          <w:trHeight w:val="520"/>
        </w:trPr>
        <w:tc>
          <w:tcPr>
            <w:tcW w:w="359" w:type="dxa"/>
            <w:gridSpan w:val="2"/>
            <w:tcBorders>
              <w:top w:val="single" w:sz="4" w:space="0" w:color="auto"/>
              <w:left w:val="single" w:sz="4" w:space="0" w:color="000000"/>
              <w:bottom w:val="single" w:sz="4" w:space="0" w:color="auto"/>
              <w:right w:val="single" w:sz="4" w:space="0" w:color="000000"/>
            </w:tcBorders>
          </w:tcPr>
          <w:p w14:paraId="5CE84096" w14:textId="77777777" w:rsidR="00AD4C44" w:rsidRPr="009559BE" w:rsidRDefault="00AD4C44" w:rsidP="008250E0">
            <w:pPr>
              <w:spacing w:after="0"/>
              <w:rPr>
                <w:rFonts w:eastAsia="Calibri" w:cs="Times New Roman"/>
              </w:rPr>
            </w:pPr>
          </w:p>
        </w:tc>
        <w:tc>
          <w:tcPr>
            <w:tcW w:w="4681" w:type="dxa"/>
            <w:tcBorders>
              <w:top w:val="single" w:sz="4" w:space="0" w:color="auto"/>
              <w:left w:val="single" w:sz="4" w:space="0" w:color="000000"/>
              <w:bottom w:val="single" w:sz="4" w:space="0" w:color="auto"/>
            </w:tcBorders>
          </w:tcPr>
          <w:p w14:paraId="51BB85CF" w14:textId="487AEBA6" w:rsidR="00AD4C44" w:rsidRDefault="00AD4C44" w:rsidP="008250E0">
            <w:pPr>
              <w:spacing w:after="0"/>
              <w:rPr>
                <w:bCs/>
              </w:rPr>
            </w:pPr>
            <w:r>
              <w:rPr>
                <w:bCs/>
              </w:rPr>
              <w:t>If elected by village vote….</w:t>
            </w:r>
          </w:p>
          <w:p w14:paraId="550292AF" w14:textId="16FC43B6" w:rsidR="00AD4C44" w:rsidRDefault="00AD4C44" w:rsidP="008250E0">
            <w:pPr>
              <w:spacing w:after="0"/>
              <w:rPr>
                <w:bCs/>
              </w:rPr>
            </w:pPr>
            <w:r>
              <w:rPr>
                <w:bCs/>
              </w:rPr>
              <w:t xml:space="preserve">Did you or any other household members participate in electing the current leadership? </w:t>
            </w:r>
          </w:p>
        </w:tc>
        <w:tc>
          <w:tcPr>
            <w:tcW w:w="4318" w:type="dxa"/>
            <w:gridSpan w:val="2"/>
            <w:tcBorders>
              <w:top w:val="single" w:sz="4" w:space="0" w:color="auto"/>
              <w:bottom w:val="single" w:sz="4" w:space="0" w:color="auto"/>
              <w:right w:val="single" w:sz="18" w:space="0" w:color="000000"/>
            </w:tcBorders>
          </w:tcPr>
          <w:p w14:paraId="0E367430" w14:textId="77777777" w:rsidR="00AD4C44" w:rsidRDefault="00AD4C44" w:rsidP="00FA74D4">
            <w:pPr>
              <w:spacing w:after="0"/>
              <w:rPr>
                <w:rFonts w:cs="Times New Roman"/>
                <w:i/>
                <w:w w:val="105"/>
              </w:rPr>
            </w:pPr>
            <w:r>
              <w:rPr>
                <w:rFonts w:cs="Times New Roman"/>
                <w:i/>
                <w:w w:val="105"/>
              </w:rPr>
              <w:t>0=No</w:t>
            </w:r>
          </w:p>
          <w:p w14:paraId="5EC21565" w14:textId="4BF79E14" w:rsidR="00AD4C44" w:rsidRDefault="00AD4C44" w:rsidP="00FA74D4">
            <w:pPr>
              <w:spacing w:after="0"/>
              <w:rPr>
                <w:rFonts w:cs="Times New Roman"/>
                <w:i/>
                <w:w w:val="105"/>
              </w:rPr>
            </w:pPr>
            <w:r>
              <w:rPr>
                <w:rFonts w:cs="Times New Roman"/>
                <w:i/>
                <w:w w:val="105"/>
              </w:rPr>
              <w:t xml:space="preserve">1=Yes </w:t>
            </w:r>
          </w:p>
        </w:tc>
        <w:tc>
          <w:tcPr>
            <w:tcW w:w="722" w:type="dxa"/>
            <w:gridSpan w:val="2"/>
            <w:tcBorders>
              <w:top w:val="single" w:sz="4" w:space="0" w:color="auto"/>
              <w:left w:val="single" w:sz="18" w:space="0" w:color="000000"/>
              <w:bottom w:val="single" w:sz="4" w:space="0" w:color="auto"/>
              <w:right w:val="single" w:sz="18" w:space="0" w:color="000000"/>
            </w:tcBorders>
          </w:tcPr>
          <w:p w14:paraId="56BBAB04" w14:textId="77777777" w:rsidR="00AD4C44" w:rsidRPr="009559BE" w:rsidRDefault="00AD4C44" w:rsidP="008250E0">
            <w:pPr>
              <w:spacing w:after="0"/>
              <w:rPr>
                <w:rFonts w:eastAsia="Calibri" w:cs="Times New Roman"/>
                <w:i/>
                <w:color w:val="A6A6A6"/>
              </w:rPr>
            </w:pPr>
          </w:p>
        </w:tc>
      </w:tr>
      <w:tr w:rsidR="00FA74D4" w:rsidRPr="009559BE" w14:paraId="1F8C6765" w14:textId="77777777" w:rsidTr="00AD4C44">
        <w:trPr>
          <w:gridAfter w:val="1"/>
          <w:wAfter w:w="10" w:type="dxa"/>
          <w:trHeight w:val="395"/>
        </w:trPr>
        <w:tc>
          <w:tcPr>
            <w:tcW w:w="359" w:type="dxa"/>
            <w:gridSpan w:val="2"/>
            <w:tcBorders>
              <w:top w:val="single" w:sz="4" w:space="0" w:color="auto"/>
              <w:left w:val="single" w:sz="4" w:space="0" w:color="000000"/>
              <w:bottom w:val="single" w:sz="4" w:space="0" w:color="auto"/>
              <w:right w:val="single" w:sz="4" w:space="0" w:color="000000"/>
            </w:tcBorders>
          </w:tcPr>
          <w:p w14:paraId="6AB31D86" w14:textId="5A13FDAC" w:rsidR="00FA74D4" w:rsidRPr="009559BE" w:rsidRDefault="00FA74D4" w:rsidP="008250E0">
            <w:pPr>
              <w:spacing w:after="0"/>
              <w:rPr>
                <w:rFonts w:eastAsia="Calibri" w:cs="Times New Roman"/>
              </w:rPr>
            </w:pPr>
          </w:p>
        </w:tc>
        <w:tc>
          <w:tcPr>
            <w:tcW w:w="4681" w:type="dxa"/>
            <w:tcBorders>
              <w:top w:val="single" w:sz="4" w:space="0" w:color="auto"/>
              <w:left w:val="single" w:sz="4" w:space="0" w:color="000000"/>
              <w:bottom w:val="single" w:sz="4" w:space="0" w:color="auto"/>
            </w:tcBorders>
          </w:tcPr>
          <w:p w14:paraId="74807CC3" w14:textId="3A62BD5E" w:rsidR="00AD4C44" w:rsidRDefault="00FA74D4" w:rsidP="008250E0">
            <w:pPr>
              <w:spacing w:after="0"/>
              <w:rPr>
                <w:bCs/>
              </w:rPr>
            </w:pPr>
            <w:r>
              <w:rPr>
                <w:bCs/>
              </w:rPr>
              <w:t xml:space="preserve">Are you a member? </w:t>
            </w:r>
          </w:p>
        </w:tc>
        <w:tc>
          <w:tcPr>
            <w:tcW w:w="4318" w:type="dxa"/>
            <w:gridSpan w:val="2"/>
            <w:tcBorders>
              <w:top w:val="single" w:sz="4" w:space="0" w:color="auto"/>
              <w:bottom w:val="single" w:sz="4" w:space="0" w:color="auto"/>
              <w:right w:val="single" w:sz="18" w:space="0" w:color="000000"/>
            </w:tcBorders>
          </w:tcPr>
          <w:p w14:paraId="003F31F1" w14:textId="77777777" w:rsidR="00FA74D4" w:rsidRDefault="00FA74D4" w:rsidP="00FA74D4">
            <w:pPr>
              <w:spacing w:after="0"/>
              <w:rPr>
                <w:rFonts w:cs="Times New Roman"/>
                <w:i/>
                <w:w w:val="105"/>
              </w:rPr>
            </w:pPr>
          </w:p>
        </w:tc>
        <w:tc>
          <w:tcPr>
            <w:tcW w:w="722" w:type="dxa"/>
            <w:gridSpan w:val="2"/>
            <w:tcBorders>
              <w:top w:val="single" w:sz="4" w:space="0" w:color="auto"/>
              <w:left w:val="single" w:sz="18" w:space="0" w:color="000000"/>
              <w:bottom w:val="single" w:sz="4" w:space="0" w:color="auto"/>
              <w:right w:val="single" w:sz="18" w:space="0" w:color="000000"/>
            </w:tcBorders>
          </w:tcPr>
          <w:p w14:paraId="136B89A6" w14:textId="77777777" w:rsidR="00FA74D4" w:rsidRPr="009559BE" w:rsidRDefault="00FA74D4" w:rsidP="008250E0">
            <w:pPr>
              <w:spacing w:after="0"/>
              <w:rPr>
                <w:rFonts w:eastAsia="Calibri" w:cs="Times New Roman"/>
                <w:i/>
                <w:color w:val="A6A6A6"/>
              </w:rPr>
            </w:pPr>
          </w:p>
        </w:tc>
      </w:tr>
      <w:tr w:rsidR="00AD4C44" w:rsidRPr="009559BE" w14:paraId="71A94AC9" w14:textId="77777777" w:rsidTr="00AD4C44">
        <w:trPr>
          <w:gridAfter w:val="1"/>
          <w:wAfter w:w="10" w:type="dxa"/>
          <w:trHeight w:val="354"/>
        </w:trPr>
        <w:tc>
          <w:tcPr>
            <w:tcW w:w="359" w:type="dxa"/>
            <w:gridSpan w:val="2"/>
            <w:tcBorders>
              <w:top w:val="single" w:sz="4" w:space="0" w:color="auto"/>
              <w:left w:val="single" w:sz="4" w:space="0" w:color="000000"/>
              <w:bottom w:val="single" w:sz="4" w:space="0" w:color="auto"/>
              <w:right w:val="single" w:sz="4" w:space="0" w:color="000000"/>
            </w:tcBorders>
          </w:tcPr>
          <w:p w14:paraId="24C4EE86" w14:textId="77777777" w:rsidR="00AD4C44" w:rsidRPr="009559BE" w:rsidRDefault="00AD4C44" w:rsidP="008250E0">
            <w:pPr>
              <w:spacing w:after="0"/>
              <w:rPr>
                <w:rFonts w:eastAsia="Calibri" w:cs="Times New Roman"/>
              </w:rPr>
            </w:pPr>
          </w:p>
        </w:tc>
        <w:tc>
          <w:tcPr>
            <w:tcW w:w="4681" w:type="dxa"/>
            <w:tcBorders>
              <w:top w:val="single" w:sz="4" w:space="0" w:color="auto"/>
              <w:left w:val="single" w:sz="4" w:space="0" w:color="000000"/>
              <w:bottom w:val="single" w:sz="4" w:space="0" w:color="auto"/>
            </w:tcBorders>
          </w:tcPr>
          <w:p w14:paraId="31FF5ED3" w14:textId="3CC01153" w:rsidR="00AD4C44" w:rsidRDefault="00AD4C44" w:rsidP="008250E0">
            <w:pPr>
              <w:spacing w:after="0"/>
              <w:rPr>
                <w:bCs/>
              </w:rPr>
            </w:pPr>
            <w:r>
              <w:rPr>
                <w:bCs/>
              </w:rPr>
              <w:t xml:space="preserve">Do members have to be </w:t>
            </w:r>
            <w:proofErr w:type="gramStart"/>
            <w:r>
              <w:rPr>
                <w:bCs/>
              </w:rPr>
              <w:t>land owners</w:t>
            </w:r>
            <w:proofErr w:type="gramEnd"/>
            <w:r>
              <w:rPr>
                <w:bCs/>
              </w:rPr>
              <w:t xml:space="preserve">? </w:t>
            </w:r>
          </w:p>
        </w:tc>
        <w:tc>
          <w:tcPr>
            <w:tcW w:w="4318" w:type="dxa"/>
            <w:gridSpan w:val="2"/>
            <w:tcBorders>
              <w:top w:val="single" w:sz="4" w:space="0" w:color="auto"/>
              <w:bottom w:val="single" w:sz="4" w:space="0" w:color="auto"/>
              <w:right w:val="single" w:sz="18" w:space="0" w:color="000000"/>
            </w:tcBorders>
          </w:tcPr>
          <w:p w14:paraId="2CE59DD2" w14:textId="77777777" w:rsidR="00AD4C44" w:rsidRDefault="00AD4C44" w:rsidP="00FA74D4">
            <w:pPr>
              <w:spacing w:after="0"/>
              <w:rPr>
                <w:rFonts w:cs="Times New Roman"/>
                <w:i/>
                <w:w w:val="105"/>
              </w:rPr>
            </w:pPr>
          </w:p>
        </w:tc>
        <w:tc>
          <w:tcPr>
            <w:tcW w:w="722" w:type="dxa"/>
            <w:gridSpan w:val="2"/>
            <w:tcBorders>
              <w:top w:val="single" w:sz="4" w:space="0" w:color="auto"/>
              <w:left w:val="single" w:sz="18" w:space="0" w:color="000000"/>
              <w:bottom w:val="single" w:sz="4" w:space="0" w:color="auto"/>
              <w:right w:val="single" w:sz="18" w:space="0" w:color="000000"/>
            </w:tcBorders>
          </w:tcPr>
          <w:p w14:paraId="7FE43A9B" w14:textId="77777777" w:rsidR="00AD4C44" w:rsidRPr="009559BE" w:rsidRDefault="00AD4C44" w:rsidP="008250E0">
            <w:pPr>
              <w:spacing w:after="0"/>
              <w:rPr>
                <w:rFonts w:eastAsia="Calibri" w:cs="Times New Roman"/>
                <w:i/>
                <w:color w:val="A6A6A6"/>
              </w:rPr>
            </w:pPr>
          </w:p>
        </w:tc>
      </w:tr>
      <w:tr w:rsidR="00AD4C44" w:rsidRPr="009559BE" w14:paraId="1987F232" w14:textId="77777777" w:rsidTr="00FA74D4">
        <w:trPr>
          <w:gridAfter w:val="1"/>
          <w:wAfter w:w="10" w:type="dxa"/>
          <w:trHeight w:val="560"/>
        </w:trPr>
        <w:tc>
          <w:tcPr>
            <w:tcW w:w="359" w:type="dxa"/>
            <w:gridSpan w:val="2"/>
            <w:tcBorders>
              <w:top w:val="single" w:sz="4" w:space="0" w:color="auto"/>
              <w:left w:val="single" w:sz="4" w:space="0" w:color="000000"/>
              <w:bottom w:val="single" w:sz="4" w:space="0" w:color="auto"/>
              <w:right w:val="single" w:sz="4" w:space="0" w:color="000000"/>
            </w:tcBorders>
          </w:tcPr>
          <w:p w14:paraId="14571DB8" w14:textId="77777777" w:rsidR="00AD4C44" w:rsidRPr="009559BE" w:rsidRDefault="00AD4C44" w:rsidP="008250E0">
            <w:pPr>
              <w:spacing w:after="0"/>
              <w:rPr>
                <w:rFonts w:eastAsia="Calibri" w:cs="Times New Roman"/>
              </w:rPr>
            </w:pPr>
          </w:p>
        </w:tc>
        <w:tc>
          <w:tcPr>
            <w:tcW w:w="4681" w:type="dxa"/>
            <w:tcBorders>
              <w:top w:val="single" w:sz="4" w:space="0" w:color="auto"/>
              <w:left w:val="single" w:sz="4" w:space="0" w:color="000000"/>
              <w:bottom w:val="single" w:sz="4" w:space="0" w:color="auto"/>
            </w:tcBorders>
          </w:tcPr>
          <w:p w14:paraId="08B5AD25" w14:textId="2F656F6D" w:rsidR="00AD4C44" w:rsidRDefault="00AD4C44" w:rsidP="008250E0">
            <w:pPr>
              <w:spacing w:after="0"/>
              <w:rPr>
                <w:bCs/>
              </w:rPr>
            </w:pPr>
            <w:r>
              <w:rPr>
                <w:bCs/>
              </w:rPr>
              <w:t xml:space="preserve">Can anyone in the village be a member? </w:t>
            </w:r>
          </w:p>
          <w:p w14:paraId="6D1BE4BF" w14:textId="77777777" w:rsidR="00AD4C44" w:rsidRDefault="00AD4C44" w:rsidP="008250E0">
            <w:pPr>
              <w:spacing w:after="0"/>
              <w:rPr>
                <w:bCs/>
              </w:rPr>
            </w:pPr>
          </w:p>
        </w:tc>
        <w:tc>
          <w:tcPr>
            <w:tcW w:w="4318" w:type="dxa"/>
            <w:gridSpan w:val="2"/>
            <w:tcBorders>
              <w:top w:val="single" w:sz="4" w:space="0" w:color="auto"/>
              <w:bottom w:val="single" w:sz="4" w:space="0" w:color="auto"/>
              <w:right w:val="single" w:sz="18" w:space="0" w:color="000000"/>
            </w:tcBorders>
          </w:tcPr>
          <w:p w14:paraId="62236979" w14:textId="77777777" w:rsidR="00AD4C44" w:rsidRDefault="00AD4C44" w:rsidP="00FA74D4">
            <w:pPr>
              <w:spacing w:after="0"/>
              <w:rPr>
                <w:rFonts w:cs="Times New Roman"/>
                <w:i/>
                <w:w w:val="105"/>
              </w:rPr>
            </w:pPr>
          </w:p>
        </w:tc>
        <w:tc>
          <w:tcPr>
            <w:tcW w:w="722" w:type="dxa"/>
            <w:gridSpan w:val="2"/>
            <w:tcBorders>
              <w:top w:val="single" w:sz="4" w:space="0" w:color="auto"/>
              <w:left w:val="single" w:sz="18" w:space="0" w:color="000000"/>
              <w:bottom w:val="single" w:sz="4" w:space="0" w:color="auto"/>
              <w:right w:val="single" w:sz="18" w:space="0" w:color="000000"/>
            </w:tcBorders>
          </w:tcPr>
          <w:p w14:paraId="03922AFE" w14:textId="77777777" w:rsidR="00AD4C44" w:rsidRPr="009559BE" w:rsidRDefault="00AD4C44" w:rsidP="008250E0">
            <w:pPr>
              <w:spacing w:after="0"/>
              <w:rPr>
                <w:rFonts w:eastAsia="Calibri" w:cs="Times New Roman"/>
                <w:i/>
                <w:color w:val="A6A6A6"/>
              </w:rPr>
            </w:pPr>
          </w:p>
        </w:tc>
      </w:tr>
      <w:tr w:rsidR="00FA74D4" w:rsidRPr="009559BE" w14:paraId="08273F1E" w14:textId="77777777" w:rsidTr="0064718C">
        <w:trPr>
          <w:gridAfter w:val="1"/>
          <w:wAfter w:w="10" w:type="dxa"/>
          <w:trHeight w:val="1320"/>
        </w:trPr>
        <w:tc>
          <w:tcPr>
            <w:tcW w:w="359" w:type="dxa"/>
            <w:gridSpan w:val="2"/>
            <w:tcBorders>
              <w:top w:val="single" w:sz="4" w:space="0" w:color="auto"/>
              <w:left w:val="single" w:sz="4" w:space="0" w:color="000000"/>
              <w:bottom w:val="single" w:sz="4" w:space="0" w:color="000000"/>
              <w:right w:val="single" w:sz="4" w:space="0" w:color="000000"/>
            </w:tcBorders>
          </w:tcPr>
          <w:p w14:paraId="13AFB1E9" w14:textId="4267D7CF" w:rsidR="00FA74D4" w:rsidRPr="009559BE" w:rsidRDefault="00FA74D4" w:rsidP="008250E0">
            <w:pPr>
              <w:spacing w:after="0"/>
              <w:rPr>
                <w:rFonts w:eastAsia="Calibri" w:cs="Times New Roman"/>
              </w:rPr>
            </w:pPr>
          </w:p>
        </w:tc>
        <w:tc>
          <w:tcPr>
            <w:tcW w:w="4681" w:type="dxa"/>
            <w:tcBorders>
              <w:top w:val="single" w:sz="4" w:space="0" w:color="auto"/>
              <w:left w:val="single" w:sz="4" w:space="0" w:color="000000"/>
              <w:bottom w:val="single" w:sz="4" w:space="0" w:color="000000"/>
            </w:tcBorders>
          </w:tcPr>
          <w:p w14:paraId="5648FE4D" w14:textId="207AC9DF" w:rsidR="00FA74D4" w:rsidRPr="009559BE" w:rsidRDefault="00FA74D4" w:rsidP="00AD4C44">
            <w:pPr>
              <w:spacing w:after="0"/>
              <w:rPr>
                <w:bCs/>
              </w:rPr>
            </w:pPr>
            <w:r w:rsidRPr="009559BE">
              <w:rPr>
                <w:bCs/>
              </w:rPr>
              <w:t xml:space="preserve">How satisfied are you </w:t>
            </w:r>
            <w:r w:rsidR="00AD4C44">
              <w:rPr>
                <w:bCs/>
              </w:rPr>
              <w:t xml:space="preserve">with how this village committee/institution is managing the local forest(s)? </w:t>
            </w:r>
          </w:p>
        </w:tc>
        <w:tc>
          <w:tcPr>
            <w:tcW w:w="4318" w:type="dxa"/>
            <w:gridSpan w:val="2"/>
            <w:tcBorders>
              <w:top w:val="single" w:sz="4" w:space="0" w:color="auto"/>
              <w:bottom w:val="single" w:sz="4" w:space="0" w:color="000000"/>
              <w:right w:val="single" w:sz="18" w:space="0" w:color="000000"/>
            </w:tcBorders>
          </w:tcPr>
          <w:p w14:paraId="756BCE00" w14:textId="77777777" w:rsidR="00FA74D4" w:rsidRPr="009559BE" w:rsidRDefault="00FA74D4" w:rsidP="00FA74D4">
            <w:pPr>
              <w:spacing w:after="0"/>
              <w:rPr>
                <w:rFonts w:cs="Times New Roman"/>
                <w:w w:val="105"/>
              </w:rPr>
            </w:pPr>
            <w:r w:rsidRPr="009559BE">
              <w:rPr>
                <w:rFonts w:cs="Times New Roman"/>
                <w:w w:val="105"/>
              </w:rPr>
              <w:t>1=Very satisfied</w:t>
            </w:r>
          </w:p>
          <w:p w14:paraId="43CAC8A4" w14:textId="77777777" w:rsidR="00FA74D4" w:rsidRPr="009559BE" w:rsidRDefault="00FA74D4" w:rsidP="00FA74D4">
            <w:pPr>
              <w:spacing w:after="0"/>
              <w:rPr>
                <w:rFonts w:cs="Times New Roman"/>
                <w:w w:val="105"/>
              </w:rPr>
            </w:pPr>
            <w:r w:rsidRPr="009559BE">
              <w:rPr>
                <w:rFonts w:cs="Times New Roman"/>
                <w:w w:val="105"/>
              </w:rPr>
              <w:t>2=Satisfied</w:t>
            </w:r>
          </w:p>
          <w:p w14:paraId="5580121F" w14:textId="77777777" w:rsidR="00FA74D4" w:rsidRPr="009559BE" w:rsidRDefault="00FA74D4" w:rsidP="00FA74D4">
            <w:pPr>
              <w:spacing w:after="0"/>
              <w:rPr>
                <w:rFonts w:cs="Times New Roman"/>
                <w:w w:val="105"/>
              </w:rPr>
            </w:pPr>
            <w:r w:rsidRPr="009559BE">
              <w:rPr>
                <w:rFonts w:cs="Times New Roman"/>
                <w:w w:val="105"/>
              </w:rPr>
              <w:t>3=Neutral</w:t>
            </w:r>
          </w:p>
          <w:p w14:paraId="2D44013C" w14:textId="77777777" w:rsidR="00FA74D4" w:rsidRPr="009559BE" w:rsidRDefault="00FA74D4" w:rsidP="00FA74D4">
            <w:pPr>
              <w:spacing w:after="0"/>
              <w:rPr>
                <w:rFonts w:cs="Times New Roman"/>
                <w:w w:val="105"/>
              </w:rPr>
            </w:pPr>
            <w:r w:rsidRPr="009559BE">
              <w:rPr>
                <w:rFonts w:cs="Times New Roman"/>
                <w:w w:val="105"/>
              </w:rPr>
              <w:t>4=Dissatisfied</w:t>
            </w:r>
          </w:p>
          <w:p w14:paraId="24F029B3" w14:textId="77777777" w:rsidR="00FA74D4" w:rsidRPr="009559BE" w:rsidRDefault="00FA74D4" w:rsidP="00FA74D4">
            <w:pPr>
              <w:spacing w:after="0"/>
              <w:rPr>
                <w:rFonts w:cs="Times New Roman"/>
                <w:w w:val="105"/>
              </w:rPr>
            </w:pPr>
            <w:r w:rsidRPr="009559BE">
              <w:rPr>
                <w:rFonts w:cs="Times New Roman"/>
                <w:w w:val="105"/>
              </w:rPr>
              <w:t>5=Very dissatisfied</w:t>
            </w:r>
          </w:p>
          <w:p w14:paraId="4950B4D3" w14:textId="059A996B" w:rsidR="00FA74D4" w:rsidRPr="009559BE" w:rsidRDefault="00FA74D4" w:rsidP="008250E0">
            <w:pPr>
              <w:spacing w:after="0"/>
              <w:rPr>
                <w:rFonts w:cs="Times New Roman"/>
                <w:w w:val="105"/>
              </w:rPr>
            </w:pPr>
            <w:r w:rsidRPr="009559BE">
              <w:rPr>
                <w:rFonts w:cs="Times New Roman"/>
                <w:w w:val="105"/>
              </w:rPr>
              <w:t>999=Prefer not to respond</w:t>
            </w:r>
          </w:p>
        </w:tc>
        <w:tc>
          <w:tcPr>
            <w:tcW w:w="722" w:type="dxa"/>
            <w:gridSpan w:val="2"/>
            <w:tcBorders>
              <w:top w:val="single" w:sz="4" w:space="0" w:color="auto"/>
              <w:left w:val="single" w:sz="18" w:space="0" w:color="000000"/>
              <w:bottom w:val="single" w:sz="18" w:space="0" w:color="000000"/>
              <w:right w:val="single" w:sz="18" w:space="0" w:color="000000"/>
            </w:tcBorders>
          </w:tcPr>
          <w:p w14:paraId="3835EF39" w14:textId="77777777" w:rsidR="00FA74D4" w:rsidRPr="009559BE" w:rsidRDefault="00FA74D4" w:rsidP="008250E0">
            <w:pPr>
              <w:spacing w:after="0"/>
              <w:rPr>
                <w:rFonts w:eastAsia="Calibri" w:cs="Times New Roman"/>
                <w:i/>
                <w:color w:val="A6A6A6"/>
              </w:rPr>
            </w:pPr>
          </w:p>
        </w:tc>
      </w:tr>
      <w:tr w:rsidR="00FA74D4" w:rsidRPr="009559BE" w14:paraId="5264615F"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4ABF0264" w14:textId="77777777" w:rsidR="00FA74D4" w:rsidRPr="009559BE" w:rsidRDefault="00FA74D4"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1CCBA141" w14:textId="1AC0C256" w:rsidR="00FA74D4" w:rsidRPr="009559BE" w:rsidRDefault="00FA74D4" w:rsidP="008250E0">
            <w:pPr>
              <w:spacing w:after="0"/>
              <w:rPr>
                <w:bCs/>
              </w:rPr>
            </w:pPr>
            <w:r w:rsidRPr="009559BE">
              <w:rPr>
                <w:bCs/>
              </w:rPr>
              <w:t>How satisfied are you with the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4AF5F5CE" w14:textId="77777777" w:rsidR="00FA74D4" w:rsidRPr="009559BE" w:rsidRDefault="00FA74D4" w:rsidP="008250E0">
            <w:pPr>
              <w:spacing w:after="0"/>
              <w:rPr>
                <w:rFonts w:cs="Times New Roman"/>
                <w:w w:val="105"/>
              </w:rPr>
            </w:pPr>
            <w:r w:rsidRPr="009559BE">
              <w:rPr>
                <w:rFonts w:cs="Times New Roman"/>
                <w:w w:val="105"/>
              </w:rPr>
              <w:t>1=Very satisfied</w:t>
            </w:r>
          </w:p>
          <w:p w14:paraId="58E3CCB5" w14:textId="77777777" w:rsidR="00FA74D4" w:rsidRPr="009559BE" w:rsidRDefault="00FA74D4" w:rsidP="008250E0">
            <w:pPr>
              <w:spacing w:after="0"/>
              <w:rPr>
                <w:rFonts w:cs="Times New Roman"/>
                <w:w w:val="105"/>
              </w:rPr>
            </w:pPr>
            <w:r w:rsidRPr="009559BE">
              <w:rPr>
                <w:rFonts w:cs="Times New Roman"/>
                <w:w w:val="105"/>
              </w:rPr>
              <w:t>2=Satisfied</w:t>
            </w:r>
          </w:p>
          <w:p w14:paraId="363112AC" w14:textId="77777777" w:rsidR="00FA74D4" w:rsidRPr="009559BE" w:rsidRDefault="00FA74D4" w:rsidP="008250E0">
            <w:pPr>
              <w:spacing w:after="0"/>
              <w:rPr>
                <w:rFonts w:cs="Times New Roman"/>
                <w:w w:val="105"/>
              </w:rPr>
            </w:pPr>
            <w:r w:rsidRPr="009559BE">
              <w:rPr>
                <w:rFonts w:cs="Times New Roman"/>
                <w:w w:val="105"/>
              </w:rPr>
              <w:t>3=Neutral</w:t>
            </w:r>
          </w:p>
          <w:p w14:paraId="13A61EF0" w14:textId="77777777" w:rsidR="00FA74D4" w:rsidRPr="009559BE" w:rsidRDefault="00FA74D4" w:rsidP="008250E0">
            <w:pPr>
              <w:spacing w:after="0"/>
              <w:rPr>
                <w:rFonts w:cs="Times New Roman"/>
                <w:w w:val="105"/>
              </w:rPr>
            </w:pPr>
            <w:r w:rsidRPr="009559BE">
              <w:rPr>
                <w:rFonts w:cs="Times New Roman"/>
                <w:w w:val="105"/>
              </w:rPr>
              <w:t>4=Dissatisfied</w:t>
            </w:r>
          </w:p>
          <w:p w14:paraId="66FD977B" w14:textId="77777777" w:rsidR="00FA74D4" w:rsidRPr="009559BE" w:rsidRDefault="00FA74D4" w:rsidP="008250E0">
            <w:pPr>
              <w:spacing w:after="0"/>
              <w:rPr>
                <w:rFonts w:cs="Times New Roman"/>
                <w:w w:val="105"/>
              </w:rPr>
            </w:pPr>
            <w:r w:rsidRPr="009559BE">
              <w:rPr>
                <w:rFonts w:cs="Times New Roman"/>
                <w:w w:val="105"/>
              </w:rPr>
              <w:t>5=Very dissatisfied</w:t>
            </w:r>
          </w:p>
          <w:p w14:paraId="29A92FAA" w14:textId="77777777" w:rsidR="00FA74D4" w:rsidRPr="009559BE" w:rsidRDefault="00FA74D4"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A964866" w14:textId="77777777" w:rsidR="00FA74D4" w:rsidRPr="009559BE" w:rsidRDefault="00FA74D4" w:rsidP="008250E0">
            <w:pPr>
              <w:spacing w:after="0"/>
              <w:rPr>
                <w:rFonts w:eastAsia="Calibri" w:cs="Times New Roman"/>
                <w:i/>
                <w:color w:val="A6A6A6"/>
              </w:rPr>
            </w:pPr>
            <w:r w:rsidRPr="009559BE">
              <w:rPr>
                <w:rFonts w:eastAsia="Calibri" w:cs="Times New Roman"/>
                <w:i/>
                <w:color w:val="A6A6A6"/>
              </w:rPr>
              <w:t>(Code)</w:t>
            </w:r>
          </w:p>
        </w:tc>
      </w:tr>
      <w:tr w:rsidR="00FA74D4" w:rsidRPr="009559BE" w14:paraId="41115C9A"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FF85E10" w14:textId="77777777" w:rsidR="00FA74D4" w:rsidRPr="009559BE" w:rsidRDefault="00FA74D4"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263D82E0" w14:textId="24256ACF" w:rsidR="00FA74D4" w:rsidRPr="009559BE" w:rsidRDefault="00FA74D4" w:rsidP="008250E0">
            <w:pPr>
              <w:spacing w:after="0"/>
              <w:rPr>
                <w:bCs/>
              </w:rPr>
            </w:pPr>
            <w:r w:rsidRPr="009559BE">
              <w:rPr>
                <w:bCs/>
              </w:rPr>
              <w:t xml:space="preserve">How satisfied are you with the </w:t>
            </w:r>
            <w:r w:rsidRPr="00AD4C44">
              <w:rPr>
                <w:b/>
                <w:bCs/>
              </w:rPr>
              <w:t xml:space="preserve">enforcement </w:t>
            </w:r>
            <w:r w:rsidRPr="009559BE">
              <w:rPr>
                <w:bCs/>
              </w:rPr>
              <w:t>of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20D296FB" w14:textId="77777777" w:rsidR="00FA74D4" w:rsidRPr="009559BE" w:rsidRDefault="00FA74D4" w:rsidP="008250E0">
            <w:pPr>
              <w:spacing w:after="0"/>
              <w:rPr>
                <w:rFonts w:cs="Times New Roman"/>
                <w:w w:val="105"/>
              </w:rPr>
            </w:pPr>
            <w:r w:rsidRPr="009559BE">
              <w:rPr>
                <w:rFonts w:cs="Times New Roman"/>
                <w:w w:val="105"/>
              </w:rPr>
              <w:t>1=Very satisfied</w:t>
            </w:r>
          </w:p>
          <w:p w14:paraId="49F6D939" w14:textId="77777777" w:rsidR="00FA74D4" w:rsidRPr="009559BE" w:rsidRDefault="00FA74D4" w:rsidP="008250E0">
            <w:pPr>
              <w:spacing w:after="0"/>
              <w:rPr>
                <w:rFonts w:cs="Times New Roman"/>
                <w:w w:val="105"/>
              </w:rPr>
            </w:pPr>
            <w:r w:rsidRPr="009559BE">
              <w:rPr>
                <w:rFonts w:cs="Times New Roman"/>
                <w:w w:val="105"/>
              </w:rPr>
              <w:t>2=Satisfied</w:t>
            </w:r>
          </w:p>
          <w:p w14:paraId="1DF848D5" w14:textId="77777777" w:rsidR="00FA74D4" w:rsidRPr="009559BE" w:rsidRDefault="00FA74D4" w:rsidP="008250E0">
            <w:pPr>
              <w:spacing w:after="0"/>
              <w:rPr>
                <w:rFonts w:cs="Times New Roman"/>
                <w:w w:val="105"/>
              </w:rPr>
            </w:pPr>
            <w:r w:rsidRPr="009559BE">
              <w:rPr>
                <w:rFonts w:cs="Times New Roman"/>
                <w:w w:val="105"/>
              </w:rPr>
              <w:t>3=Neutral</w:t>
            </w:r>
          </w:p>
          <w:p w14:paraId="590EE726" w14:textId="77777777" w:rsidR="00FA74D4" w:rsidRPr="009559BE" w:rsidRDefault="00FA74D4" w:rsidP="008250E0">
            <w:pPr>
              <w:spacing w:after="0"/>
              <w:rPr>
                <w:rFonts w:cs="Times New Roman"/>
                <w:w w:val="105"/>
              </w:rPr>
            </w:pPr>
            <w:r w:rsidRPr="009559BE">
              <w:rPr>
                <w:rFonts w:cs="Times New Roman"/>
                <w:w w:val="105"/>
              </w:rPr>
              <w:t>4=Dissatisfied</w:t>
            </w:r>
          </w:p>
          <w:p w14:paraId="2BC6797E" w14:textId="77777777" w:rsidR="00FA74D4" w:rsidRPr="009559BE" w:rsidRDefault="00FA74D4" w:rsidP="008250E0">
            <w:pPr>
              <w:spacing w:after="0"/>
              <w:rPr>
                <w:rFonts w:cs="Times New Roman"/>
                <w:w w:val="105"/>
              </w:rPr>
            </w:pPr>
            <w:r w:rsidRPr="009559BE">
              <w:rPr>
                <w:rFonts w:cs="Times New Roman"/>
                <w:w w:val="105"/>
              </w:rPr>
              <w:t>5=Very dissatisfied</w:t>
            </w:r>
          </w:p>
          <w:p w14:paraId="782FA4B2" w14:textId="77777777" w:rsidR="00FA74D4" w:rsidRPr="009559BE" w:rsidRDefault="00FA74D4"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6CE3D45" w14:textId="77777777" w:rsidR="00FA74D4" w:rsidRPr="009559BE" w:rsidRDefault="00FA74D4" w:rsidP="008250E0">
            <w:pPr>
              <w:spacing w:after="0"/>
              <w:rPr>
                <w:rFonts w:eastAsia="Calibri" w:cs="Times New Roman"/>
                <w:i/>
                <w:color w:val="A6A6A6"/>
              </w:rPr>
            </w:pPr>
            <w:r w:rsidRPr="009559BE">
              <w:rPr>
                <w:rFonts w:eastAsia="Calibri" w:cs="Times New Roman"/>
                <w:i/>
                <w:color w:val="A6A6A6"/>
              </w:rPr>
              <w:t>(Code)</w:t>
            </w:r>
          </w:p>
        </w:tc>
      </w:tr>
      <w:tr w:rsidR="00FA74D4" w:rsidRPr="009559BE" w14:paraId="05900C1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auto"/>
              <w:left w:val="single" w:sz="4" w:space="0" w:color="auto"/>
              <w:bottom w:val="single" w:sz="4" w:space="0" w:color="auto"/>
              <w:right w:val="single" w:sz="4" w:space="0" w:color="auto"/>
            </w:tcBorders>
          </w:tcPr>
          <w:p w14:paraId="09BCEBCB" w14:textId="77777777" w:rsidR="00FA74D4" w:rsidRPr="009559BE" w:rsidRDefault="00FA74D4" w:rsidP="008250E0">
            <w:pPr>
              <w:spacing w:after="0"/>
              <w:rPr>
                <w:w w:val="105"/>
              </w:rPr>
            </w:pPr>
          </w:p>
        </w:tc>
        <w:tc>
          <w:tcPr>
            <w:tcW w:w="4690" w:type="dxa"/>
            <w:gridSpan w:val="2"/>
            <w:tcBorders>
              <w:top w:val="single" w:sz="4" w:space="0" w:color="000000"/>
              <w:left w:val="single" w:sz="4" w:space="0" w:color="auto"/>
              <w:bottom w:val="single" w:sz="4" w:space="0" w:color="000000"/>
              <w:right w:val="nil"/>
            </w:tcBorders>
          </w:tcPr>
          <w:p w14:paraId="2FAE81E5" w14:textId="5A478A89" w:rsidR="00FA74D4" w:rsidRPr="009559BE" w:rsidRDefault="00FA74D4" w:rsidP="00AD4C44">
            <w:pPr>
              <w:spacing w:after="0"/>
            </w:pPr>
            <w:r w:rsidRPr="009559BE">
              <w:rPr>
                <w:bCs/>
              </w:rPr>
              <w:t xml:space="preserve">Do you think that your household has good information about how forest management revenues and expenditures are handled by the </w:t>
            </w:r>
            <w:r w:rsidR="00AD4C44">
              <w:rPr>
                <w:bCs/>
              </w:rPr>
              <w:t>committee/institution</w:t>
            </w:r>
            <w:r w:rsidRPr="009559BE">
              <w:rPr>
                <w:bCs/>
              </w:rPr>
              <w:t xml:space="preserve"> in your village?</w:t>
            </w:r>
          </w:p>
        </w:tc>
        <w:tc>
          <w:tcPr>
            <w:tcW w:w="2160" w:type="dxa"/>
            <w:tcBorders>
              <w:top w:val="single" w:sz="4" w:space="0" w:color="000000"/>
              <w:left w:val="nil"/>
              <w:bottom w:val="single" w:sz="4" w:space="0" w:color="000000"/>
              <w:right w:val="nil"/>
            </w:tcBorders>
          </w:tcPr>
          <w:p w14:paraId="54B9FC0A" w14:textId="77777777" w:rsidR="00FA74D4" w:rsidRPr="009559BE" w:rsidRDefault="00FA74D4" w:rsidP="008250E0">
            <w:pPr>
              <w:spacing w:after="0"/>
            </w:pPr>
            <w:r w:rsidRPr="009559BE">
              <w:t>1=Strongly agree</w:t>
            </w:r>
          </w:p>
          <w:p w14:paraId="7E070144" w14:textId="77777777" w:rsidR="00FA74D4" w:rsidRPr="009559BE" w:rsidRDefault="00FA74D4" w:rsidP="008250E0">
            <w:pPr>
              <w:spacing w:after="0"/>
            </w:pPr>
            <w:r w:rsidRPr="009559BE">
              <w:t>2=Agree</w:t>
            </w:r>
          </w:p>
          <w:p w14:paraId="6DC894A6" w14:textId="77777777" w:rsidR="00FA74D4" w:rsidRPr="009559BE" w:rsidRDefault="00FA74D4" w:rsidP="008250E0">
            <w:pPr>
              <w:spacing w:after="0"/>
            </w:pPr>
            <w:r w:rsidRPr="009559BE">
              <w:t>3=Neither agree nor disagree</w:t>
            </w:r>
          </w:p>
          <w:p w14:paraId="42FB8364" w14:textId="77777777" w:rsidR="00FA74D4" w:rsidRPr="009559BE" w:rsidRDefault="00FA74D4" w:rsidP="008250E0">
            <w:pPr>
              <w:spacing w:after="0"/>
            </w:pPr>
            <w:r w:rsidRPr="009559BE">
              <w:t>4=Disagree</w:t>
            </w:r>
          </w:p>
        </w:tc>
        <w:tc>
          <w:tcPr>
            <w:tcW w:w="2166" w:type="dxa"/>
            <w:gridSpan w:val="2"/>
            <w:tcBorders>
              <w:top w:val="single" w:sz="4" w:space="0" w:color="000000"/>
              <w:left w:val="nil"/>
              <w:bottom w:val="single" w:sz="4" w:space="0" w:color="000000"/>
              <w:right w:val="single" w:sz="18" w:space="0" w:color="auto"/>
            </w:tcBorders>
          </w:tcPr>
          <w:p w14:paraId="45EC5A23" w14:textId="77777777" w:rsidR="00FA74D4" w:rsidRPr="009559BE" w:rsidRDefault="00FA74D4" w:rsidP="008250E0">
            <w:pPr>
              <w:spacing w:after="0"/>
            </w:pPr>
            <w:r w:rsidRPr="009559BE">
              <w:t>5=Strongly disagree</w:t>
            </w:r>
          </w:p>
          <w:p w14:paraId="174ABD25" w14:textId="77777777" w:rsidR="00FA74D4" w:rsidRPr="009559BE" w:rsidRDefault="00FA74D4" w:rsidP="008250E0">
            <w:pPr>
              <w:spacing w:after="0"/>
              <w:rPr>
                <w:rFonts w:cs="Times New Roman"/>
                <w:w w:val="105"/>
              </w:rPr>
            </w:pPr>
            <w:r w:rsidRPr="009559BE">
              <w:rPr>
                <w:rFonts w:cs="Times New Roman"/>
                <w:w w:val="105"/>
              </w:rPr>
              <w:t>888=Don't know</w:t>
            </w:r>
          </w:p>
          <w:p w14:paraId="2946F269" w14:textId="77777777" w:rsidR="00FA74D4" w:rsidRPr="009559BE" w:rsidRDefault="00FA74D4" w:rsidP="008250E0">
            <w:pPr>
              <w:spacing w:after="0"/>
            </w:pPr>
            <w:r w:rsidRPr="009559BE">
              <w:rPr>
                <w:rFonts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21CE61F1" w14:textId="77777777" w:rsidR="00FA74D4" w:rsidRPr="009559BE" w:rsidRDefault="00FA74D4" w:rsidP="008250E0">
            <w:pPr>
              <w:spacing w:after="0"/>
            </w:pPr>
            <w:r w:rsidRPr="009559BE">
              <w:t>(Code)</w:t>
            </w:r>
          </w:p>
        </w:tc>
      </w:tr>
      <w:tr w:rsidR="00FA74D4" w:rsidRPr="009559BE" w14:paraId="78F6F942"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auto"/>
              <w:left w:val="single" w:sz="4" w:space="0" w:color="auto"/>
              <w:bottom w:val="single" w:sz="4" w:space="0" w:color="auto"/>
              <w:right w:val="single" w:sz="4" w:space="0" w:color="auto"/>
            </w:tcBorders>
          </w:tcPr>
          <w:p w14:paraId="3A9D3F5E" w14:textId="77777777" w:rsidR="00FA74D4" w:rsidRPr="009559BE" w:rsidRDefault="00FA74D4" w:rsidP="008250E0">
            <w:pPr>
              <w:spacing w:after="0"/>
              <w:rPr>
                <w:w w:val="105"/>
              </w:rPr>
            </w:pPr>
          </w:p>
        </w:tc>
        <w:tc>
          <w:tcPr>
            <w:tcW w:w="4690" w:type="dxa"/>
            <w:gridSpan w:val="2"/>
            <w:tcBorders>
              <w:top w:val="single" w:sz="4" w:space="0" w:color="000000"/>
              <w:left w:val="single" w:sz="4" w:space="0" w:color="auto"/>
              <w:bottom w:val="single" w:sz="4" w:space="0" w:color="000000"/>
              <w:right w:val="nil"/>
            </w:tcBorders>
          </w:tcPr>
          <w:p w14:paraId="3D94D2D7" w14:textId="3DCE6B6F" w:rsidR="00FA74D4" w:rsidRPr="009559BE" w:rsidRDefault="00FA74D4" w:rsidP="008250E0">
            <w:pPr>
              <w:spacing w:after="0"/>
            </w:pPr>
            <w:r w:rsidRPr="009559BE">
              <w:rPr>
                <w:bCs/>
              </w:rPr>
              <w:t xml:space="preserve">Do you think that your household has sufficient knowledge about forest management to participate </w:t>
            </w:r>
            <w:r w:rsidRPr="009559BE">
              <w:rPr>
                <w:bCs/>
              </w:rPr>
              <w:lastRenderedPageBreak/>
              <w:t>in developing forest management rules to guide community- or co- forest management?</w:t>
            </w:r>
          </w:p>
        </w:tc>
        <w:tc>
          <w:tcPr>
            <w:tcW w:w="2160" w:type="dxa"/>
            <w:tcBorders>
              <w:top w:val="single" w:sz="4" w:space="0" w:color="000000"/>
              <w:left w:val="nil"/>
              <w:bottom w:val="single" w:sz="4" w:space="0" w:color="000000"/>
              <w:right w:val="nil"/>
            </w:tcBorders>
          </w:tcPr>
          <w:p w14:paraId="116945D8" w14:textId="77777777" w:rsidR="00FA74D4" w:rsidRPr="009559BE" w:rsidRDefault="00FA74D4" w:rsidP="008250E0">
            <w:pPr>
              <w:spacing w:after="0"/>
            </w:pPr>
            <w:r w:rsidRPr="009559BE">
              <w:lastRenderedPageBreak/>
              <w:t>1=Strongly agree</w:t>
            </w:r>
          </w:p>
          <w:p w14:paraId="0EA92ABE" w14:textId="77777777" w:rsidR="00FA74D4" w:rsidRPr="009559BE" w:rsidRDefault="00FA74D4" w:rsidP="008250E0">
            <w:pPr>
              <w:spacing w:after="0"/>
            </w:pPr>
            <w:r w:rsidRPr="009559BE">
              <w:t>2=Agree</w:t>
            </w:r>
          </w:p>
          <w:p w14:paraId="0AD96224" w14:textId="77777777" w:rsidR="00FA74D4" w:rsidRPr="009559BE" w:rsidRDefault="00FA74D4" w:rsidP="008250E0">
            <w:pPr>
              <w:spacing w:after="0"/>
            </w:pPr>
            <w:r w:rsidRPr="009559BE">
              <w:lastRenderedPageBreak/>
              <w:t>3=Neither agree nor disagree</w:t>
            </w:r>
          </w:p>
          <w:p w14:paraId="5096AB83" w14:textId="77777777" w:rsidR="00FA74D4" w:rsidRPr="009559BE" w:rsidRDefault="00FA74D4" w:rsidP="008250E0">
            <w:pPr>
              <w:spacing w:after="0"/>
            </w:pPr>
            <w:r w:rsidRPr="009559BE">
              <w:t>4=Disagree</w:t>
            </w:r>
          </w:p>
        </w:tc>
        <w:tc>
          <w:tcPr>
            <w:tcW w:w="2166" w:type="dxa"/>
            <w:gridSpan w:val="2"/>
            <w:tcBorders>
              <w:top w:val="single" w:sz="4" w:space="0" w:color="000000"/>
              <w:left w:val="nil"/>
              <w:bottom w:val="single" w:sz="4" w:space="0" w:color="000000"/>
              <w:right w:val="single" w:sz="18" w:space="0" w:color="auto"/>
            </w:tcBorders>
          </w:tcPr>
          <w:p w14:paraId="3F3E8F6A" w14:textId="77777777" w:rsidR="00FA74D4" w:rsidRPr="009559BE" w:rsidRDefault="00FA74D4" w:rsidP="008250E0">
            <w:pPr>
              <w:spacing w:after="0"/>
            </w:pPr>
            <w:r w:rsidRPr="009559BE">
              <w:lastRenderedPageBreak/>
              <w:t>5=Strongly disagree</w:t>
            </w:r>
          </w:p>
          <w:p w14:paraId="5E10B2A4" w14:textId="77777777" w:rsidR="00FA74D4" w:rsidRPr="009559BE" w:rsidRDefault="00FA74D4" w:rsidP="008250E0">
            <w:pPr>
              <w:spacing w:after="0"/>
              <w:rPr>
                <w:rFonts w:cs="Times New Roman"/>
                <w:w w:val="105"/>
              </w:rPr>
            </w:pPr>
            <w:r w:rsidRPr="009559BE">
              <w:rPr>
                <w:rFonts w:cs="Times New Roman"/>
                <w:w w:val="105"/>
              </w:rPr>
              <w:t>888=Don't know</w:t>
            </w:r>
          </w:p>
          <w:p w14:paraId="41A23550" w14:textId="77777777" w:rsidR="00FA74D4" w:rsidRPr="009559BE" w:rsidRDefault="00FA74D4" w:rsidP="008250E0">
            <w:pPr>
              <w:spacing w:after="0"/>
            </w:pPr>
            <w:r w:rsidRPr="009559BE">
              <w:rPr>
                <w:rFonts w:cs="Times New Roman"/>
                <w:w w:val="105"/>
              </w:rPr>
              <w:lastRenderedPageBreak/>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06E421F2" w14:textId="77777777" w:rsidR="00FA74D4" w:rsidRPr="009559BE" w:rsidRDefault="00FA74D4" w:rsidP="008250E0">
            <w:pPr>
              <w:spacing w:after="0"/>
            </w:pPr>
            <w:r w:rsidRPr="009559BE">
              <w:lastRenderedPageBreak/>
              <w:t>(Code)</w:t>
            </w:r>
          </w:p>
        </w:tc>
      </w:tr>
    </w:tbl>
    <w:p w14:paraId="6230D63F" w14:textId="77777777" w:rsidR="00726F64" w:rsidRDefault="00726F64" w:rsidP="001512DD">
      <w:pPr>
        <w:spacing w:after="0" w:line="240" w:lineRule="auto"/>
        <w:contextualSpacing/>
        <w:sectPr w:rsidR="00726F64" w:rsidSect="00512DC2">
          <w:pgSz w:w="12240" w:h="15840"/>
          <w:pgMar w:top="1440" w:right="1080" w:bottom="1440" w:left="1080" w:header="720" w:footer="720" w:gutter="0"/>
          <w:cols w:space="720"/>
          <w:docGrid w:linePitch="360"/>
        </w:sectPr>
      </w:pPr>
    </w:p>
    <w:p w14:paraId="7235EA46" w14:textId="77777777" w:rsidR="00F7697D" w:rsidRDefault="00F7697D" w:rsidP="003C0031">
      <w:pPr>
        <w:spacing w:after="0" w:line="240" w:lineRule="auto"/>
        <w:contextualSpacing/>
        <w:rPr>
          <w:b/>
        </w:rPr>
      </w:pPr>
    </w:p>
    <w:p w14:paraId="548DDED3" w14:textId="77777777" w:rsidR="00F7697D" w:rsidRPr="001512DD" w:rsidRDefault="00F7697D" w:rsidP="00F7697D">
      <w:pPr>
        <w:spacing w:afterLines="20" w:after="48" w:line="240" w:lineRule="auto"/>
        <w:contextualSpacing/>
        <w:rPr>
          <w:rFonts w:eastAsia="Times New Roman" w:cs="Times New Roman"/>
          <w:b/>
          <w:bCs/>
        </w:rPr>
      </w:pPr>
      <w:r w:rsidRPr="001512DD">
        <w:rPr>
          <w:rFonts w:eastAsia="Times New Roman" w:cs="Times New Roman"/>
          <w:b/>
          <w:bCs/>
        </w:rPr>
        <w:t>SECTION D. OVERALL FARM LAND QUESTIONS</w:t>
      </w:r>
    </w:p>
    <w:p w14:paraId="61AA2AED" w14:textId="77777777" w:rsidR="00F7697D" w:rsidRPr="001512DD" w:rsidRDefault="00F7697D" w:rsidP="00F7697D">
      <w:pPr>
        <w:spacing w:after="0" w:line="240" w:lineRule="auto"/>
        <w:contextualSpacing/>
        <w:rPr>
          <w:rFonts w:eastAsia="Times New Roman" w:cs="Times New Roman"/>
          <w:lang w:eastAsia="zh-CN"/>
        </w:rPr>
      </w:pPr>
      <w:r w:rsidRPr="001512DD">
        <w:rPr>
          <w:rFonts w:eastAsia="Times New Roman" w:cs="Times New Roman"/>
          <w:lang w:eastAsia="zh-CN"/>
        </w:rPr>
        <w:t xml:space="preserve">Now I would like to ask about the FARMLAND that your household used during the 2013/2014 agricultural season. </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77"/>
        <w:gridCol w:w="2517"/>
        <w:gridCol w:w="1795"/>
        <w:gridCol w:w="20"/>
        <w:gridCol w:w="712"/>
      </w:tblGrid>
      <w:tr w:rsidR="00F7697D" w:rsidRPr="001512DD" w14:paraId="79878CD1"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583DC3FA"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54942DA7" w14:textId="77777777" w:rsidR="00F7697D" w:rsidRPr="001512DD" w:rsidRDefault="00F7697D" w:rsidP="00F7697D">
            <w:pPr>
              <w:spacing w:after="0"/>
              <w:rPr>
                <w:w w:val="105"/>
              </w:rPr>
            </w:pPr>
            <w:r>
              <w:rPr>
                <w:w w:val="105"/>
              </w:rPr>
              <w:t>D</w:t>
            </w:r>
            <w:r w:rsidRPr="001512DD">
              <w:rPr>
                <w:w w:val="105"/>
              </w:rPr>
              <w:t>1. During this agricultural year (2013/2014), what is the total land area that your household owns? (</w:t>
            </w:r>
            <w:proofErr w:type="spellStart"/>
            <w:proofErr w:type="gramStart"/>
            <w:r w:rsidRPr="001512DD">
              <w:rPr>
                <w:b/>
                <w:w w:val="105"/>
              </w:rPr>
              <w:t>landarea</w:t>
            </w:r>
            <w:proofErr w:type="gramEnd"/>
            <w:r w:rsidRPr="001512DD">
              <w:rPr>
                <w:b/>
                <w:w w:val="105"/>
              </w:rPr>
              <w:t>_own</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3A845B8"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1C3FCEE3" w14:textId="77777777" w:rsidTr="00F7697D">
        <w:trPr>
          <w:trHeight w:val="20"/>
        </w:trPr>
        <w:tc>
          <w:tcPr>
            <w:tcW w:w="359" w:type="dxa"/>
            <w:tcBorders>
              <w:top w:val="single" w:sz="4" w:space="0" w:color="000000"/>
              <w:left w:val="single" w:sz="4" w:space="0" w:color="000000"/>
              <w:bottom w:val="single" w:sz="4" w:space="0" w:color="000000"/>
              <w:right w:val="single" w:sz="4" w:space="0" w:color="000000"/>
            </w:tcBorders>
          </w:tcPr>
          <w:p w14:paraId="60321A1F" w14:textId="77777777" w:rsidR="00F7697D" w:rsidRPr="001512DD" w:rsidRDefault="00F7697D" w:rsidP="00F7697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7D20FC30" w14:textId="77777777" w:rsidR="00F7697D" w:rsidRPr="001512DD" w:rsidRDefault="00F7697D" w:rsidP="00F7697D">
            <w:pPr>
              <w:spacing w:after="0"/>
              <w:rPr>
                <w:color w:val="000000"/>
              </w:rPr>
            </w:pPr>
            <w:r>
              <w:rPr>
                <w:w w:val="105"/>
              </w:rPr>
              <w:t>D</w:t>
            </w:r>
            <w:r w:rsidRPr="001512DD">
              <w:rPr>
                <w:w w:val="105"/>
              </w:rPr>
              <w:t>1b. Units (</w:t>
            </w:r>
            <w:r w:rsidRPr="001512DD">
              <w:rPr>
                <w:b/>
                <w:w w:val="105"/>
              </w:rPr>
              <w:t>unit1</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7577B0F9" w14:textId="77777777" w:rsidR="00F7697D" w:rsidRPr="001512DD" w:rsidRDefault="00F7697D" w:rsidP="00F7697D">
            <w:pPr>
              <w:spacing w:after="0"/>
              <w:rPr>
                <w:rFonts w:cs="Times New Roman"/>
                <w:w w:val="105"/>
              </w:rPr>
            </w:pPr>
            <w:r w:rsidRPr="001512DD">
              <w:rPr>
                <w:rFonts w:cs="Times New Roman"/>
                <w:w w:val="105"/>
              </w:rPr>
              <w:t>1=Lima</w:t>
            </w:r>
          </w:p>
          <w:p w14:paraId="0BCD4442" w14:textId="77777777" w:rsidR="00F7697D" w:rsidRPr="001512DD" w:rsidRDefault="00F7697D" w:rsidP="00F7697D">
            <w:pPr>
              <w:spacing w:after="0"/>
              <w:rPr>
                <w:rFonts w:cs="Times New Roman"/>
                <w:w w:val="105"/>
              </w:rPr>
            </w:pPr>
            <w:r w:rsidRPr="001512DD">
              <w:rPr>
                <w:rFonts w:cs="Times New Roman"/>
                <w:w w:val="105"/>
              </w:rPr>
              <w:t>2=Acre</w:t>
            </w:r>
          </w:p>
          <w:p w14:paraId="5CC05EEF" w14:textId="77777777" w:rsidR="00F7697D" w:rsidRPr="001512DD" w:rsidRDefault="00F7697D" w:rsidP="00F7697D">
            <w:pPr>
              <w:spacing w:after="0"/>
              <w:rPr>
                <w:rFonts w:cs="Times New Roman"/>
                <w:w w:val="105"/>
              </w:rPr>
            </w:pPr>
            <w:r w:rsidRPr="001512DD">
              <w:rPr>
                <w:rFonts w:cs="Times New Roman"/>
                <w:w w:val="105"/>
              </w:rPr>
              <w:t>3=Hectare</w:t>
            </w:r>
          </w:p>
          <w:p w14:paraId="5B06D130" w14:textId="77777777" w:rsidR="00F7697D" w:rsidRPr="001512DD" w:rsidRDefault="00F7697D" w:rsidP="00F7697D">
            <w:pPr>
              <w:spacing w:after="0"/>
              <w:rPr>
                <w:rFonts w:cs="Times New Roman"/>
                <w:w w:val="105"/>
              </w:rPr>
            </w:pPr>
            <w:r w:rsidRPr="001512DD">
              <w:rPr>
                <w:rFonts w:cs="Times New Roman"/>
                <w:w w:val="105"/>
              </w:rPr>
              <w:t>4=Square meter</w:t>
            </w:r>
          </w:p>
          <w:p w14:paraId="2F93FA87" w14:textId="77777777" w:rsidR="00F7697D" w:rsidRPr="001512DD" w:rsidRDefault="00F7697D" w:rsidP="00F7697D">
            <w:pPr>
              <w:spacing w:after="0"/>
              <w:rPr>
                <w:rFonts w:cs="Times New Roman"/>
                <w:w w:val="105"/>
              </w:rPr>
            </w:pPr>
            <w:r w:rsidRPr="001512DD">
              <w:rPr>
                <w:rFonts w:cs="Times New Roman"/>
                <w:w w:val="105"/>
              </w:rPr>
              <w:t>5=Steps</w:t>
            </w:r>
          </w:p>
          <w:p w14:paraId="5AFEC995" w14:textId="77777777" w:rsidR="00F7697D" w:rsidRPr="001512DD" w:rsidRDefault="00F7697D" w:rsidP="00F7697D">
            <w:pPr>
              <w:spacing w:after="0"/>
            </w:pPr>
            <w:r w:rsidRPr="001512DD">
              <w:rPr>
                <w:rFonts w:cs="Times New Roman"/>
                <w:w w:val="105"/>
              </w:rPr>
              <w:t>6=Ropes</w:t>
            </w:r>
          </w:p>
          <w:p w14:paraId="7B885056" w14:textId="77777777" w:rsidR="00F7697D" w:rsidRPr="001512DD" w:rsidRDefault="00F7697D"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377EF312"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F7697D" w:rsidRPr="001512DD" w14:paraId="38A4336B"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56F089AB"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4DE4F98" w14:textId="77777777" w:rsidR="00F7697D" w:rsidRPr="001512DD" w:rsidRDefault="00F7697D" w:rsidP="00F7697D">
            <w:pPr>
              <w:spacing w:afterLines="20" w:after="48" w:line="240" w:lineRule="auto"/>
              <w:ind w:left="10"/>
              <w:contextualSpacing/>
              <w:rPr>
                <w:w w:val="105"/>
              </w:rPr>
            </w:pPr>
            <w:r>
              <w:rPr>
                <w:w w:val="105"/>
              </w:rPr>
              <w:t>D</w:t>
            </w:r>
            <w:r w:rsidRPr="001512DD">
              <w:rPr>
                <w:w w:val="105"/>
              </w:rPr>
              <w:t>2. During this agricultural year (2013/2014), what is the total land area that your household rents FROM other households?  (</w:t>
            </w:r>
            <w:proofErr w:type="spellStart"/>
            <w:proofErr w:type="gramStart"/>
            <w:r w:rsidRPr="001512DD">
              <w:rPr>
                <w:b/>
                <w:w w:val="105"/>
              </w:rPr>
              <w:t>grp</w:t>
            </w:r>
            <w:proofErr w:type="gramEnd"/>
            <w:r w:rsidRPr="001512DD">
              <w:rPr>
                <w:b/>
                <w:w w:val="105"/>
              </w:rPr>
              <w:t>_landarea_bwrentin</w:t>
            </w:r>
            <w:proofErr w:type="spellEnd"/>
            <w:r w:rsidRPr="001512DD">
              <w:rPr>
                <w:w w:val="105"/>
              </w:rPr>
              <w:t>)</w:t>
            </w:r>
          </w:p>
          <w:p w14:paraId="3FA05854" w14:textId="77777777" w:rsidR="00F7697D" w:rsidRPr="001512DD" w:rsidRDefault="00F7697D" w:rsidP="00F7697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05696DC1"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507CB23F" w14:textId="77777777" w:rsidTr="00F7697D">
        <w:trPr>
          <w:trHeight w:val="20"/>
        </w:trPr>
        <w:tc>
          <w:tcPr>
            <w:tcW w:w="359" w:type="dxa"/>
            <w:tcBorders>
              <w:top w:val="single" w:sz="4" w:space="0" w:color="000000"/>
              <w:left w:val="single" w:sz="4" w:space="0" w:color="000000"/>
              <w:bottom w:val="single" w:sz="4" w:space="0" w:color="000000"/>
              <w:right w:val="single" w:sz="4" w:space="0" w:color="000000"/>
            </w:tcBorders>
          </w:tcPr>
          <w:p w14:paraId="0E557374" w14:textId="77777777" w:rsidR="00F7697D" w:rsidRPr="001512DD" w:rsidRDefault="00F7697D" w:rsidP="00F7697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7F3AEBF9" w14:textId="77777777" w:rsidR="00F7697D" w:rsidRPr="001512DD" w:rsidRDefault="00F7697D" w:rsidP="00F7697D">
            <w:pPr>
              <w:spacing w:after="0"/>
              <w:rPr>
                <w:color w:val="000000"/>
              </w:rPr>
            </w:pPr>
            <w:r>
              <w:rPr>
                <w:w w:val="105"/>
              </w:rPr>
              <w:t>D</w:t>
            </w:r>
            <w:r w:rsidRPr="001512DD">
              <w:rPr>
                <w:w w:val="105"/>
              </w:rPr>
              <w:t>2b. Units (</w:t>
            </w:r>
            <w:r w:rsidRPr="001512DD">
              <w:rPr>
                <w:b/>
                <w:w w:val="105"/>
              </w:rPr>
              <w:t>unit2</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127BB090" w14:textId="77777777" w:rsidR="00F7697D" w:rsidRPr="001512DD" w:rsidRDefault="00F7697D" w:rsidP="00F7697D">
            <w:pPr>
              <w:spacing w:after="0"/>
              <w:rPr>
                <w:rFonts w:cs="Times New Roman"/>
                <w:w w:val="105"/>
              </w:rPr>
            </w:pPr>
            <w:r w:rsidRPr="001512DD">
              <w:rPr>
                <w:rFonts w:cs="Times New Roman"/>
                <w:w w:val="105"/>
              </w:rPr>
              <w:t>1=Lima</w:t>
            </w:r>
          </w:p>
          <w:p w14:paraId="2E313697" w14:textId="77777777" w:rsidR="00F7697D" w:rsidRPr="001512DD" w:rsidRDefault="00F7697D" w:rsidP="00F7697D">
            <w:pPr>
              <w:spacing w:after="0"/>
              <w:rPr>
                <w:rFonts w:cs="Times New Roman"/>
                <w:w w:val="105"/>
              </w:rPr>
            </w:pPr>
            <w:r w:rsidRPr="001512DD">
              <w:rPr>
                <w:rFonts w:cs="Times New Roman"/>
                <w:w w:val="105"/>
              </w:rPr>
              <w:t>2=Acre</w:t>
            </w:r>
          </w:p>
          <w:p w14:paraId="31081420" w14:textId="77777777" w:rsidR="00F7697D" w:rsidRPr="001512DD" w:rsidRDefault="00F7697D" w:rsidP="00F7697D">
            <w:pPr>
              <w:spacing w:after="0"/>
              <w:rPr>
                <w:rFonts w:cs="Times New Roman"/>
                <w:w w:val="105"/>
              </w:rPr>
            </w:pPr>
            <w:r w:rsidRPr="001512DD">
              <w:rPr>
                <w:rFonts w:cs="Times New Roman"/>
                <w:w w:val="105"/>
              </w:rPr>
              <w:t>3=Hectare</w:t>
            </w:r>
          </w:p>
          <w:p w14:paraId="1DF8DE3A" w14:textId="77777777" w:rsidR="00F7697D" w:rsidRPr="001512DD" w:rsidRDefault="00F7697D" w:rsidP="00F7697D">
            <w:pPr>
              <w:spacing w:after="0"/>
              <w:rPr>
                <w:rFonts w:cs="Times New Roman"/>
                <w:w w:val="105"/>
              </w:rPr>
            </w:pPr>
            <w:r w:rsidRPr="001512DD">
              <w:rPr>
                <w:rFonts w:cs="Times New Roman"/>
                <w:w w:val="105"/>
              </w:rPr>
              <w:t>4=Square meter</w:t>
            </w:r>
          </w:p>
          <w:p w14:paraId="6F721F4C" w14:textId="77777777" w:rsidR="00F7697D" w:rsidRPr="001512DD" w:rsidRDefault="00F7697D" w:rsidP="00F7697D">
            <w:pPr>
              <w:spacing w:after="0"/>
              <w:rPr>
                <w:rFonts w:cs="Times New Roman"/>
                <w:w w:val="105"/>
              </w:rPr>
            </w:pPr>
            <w:r w:rsidRPr="001512DD">
              <w:rPr>
                <w:rFonts w:cs="Times New Roman"/>
                <w:w w:val="105"/>
              </w:rPr>
              <w:t>5=Steps</w:t>
            </w:r>
          </w:p>
          <w:p w14:paraId="0827AAB6" w14:textId="77777777" w:rsidR="00F7697D" w:rsidRPr="001512DD" w:rsidRDefault="00F7697D" w:rsidP="00F7697D">
            <w:pPr>
              <w:spacing w:after="0"/>
            </w:pPr>
            <w:r w:rsidRPr="001512DD">
              <w:rPr>
                <w:rFonts w:cs="Times New Roman"/>
                <w:w w:val="105"/>
              </w:rPr>
              <w:t>6=Ropes</w:t>
            </w:r>
          </w:p>
          <w:p w14:paraId="74CCC495" w14:textId="77777777" w:rsidR="00F7697D" w:rsidRPr="001512DD" w:rsidRDefault="00F7697D"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6E9E785E"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F7697D" w:rsidRPr="001512DD" w14:paraId="0765E4D5"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5ACEFDB7"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51E845B9" w14:textId="77777777" w:rsidR="00F7697D" w:rsidRPr="001512DD" w:rsidRDefault="00F7697D" w:rsidP="00F7697D">
            <w:pPr>
              <w:spacing w:afterLines="20" w:after="48" w:line="240" w:lineRule="auto"/>
              <w:ind w:left="10"/>
              <w:contextualSpacing/>
              <w:rPr>
                <w:w w:val="105"/>
              </w:rPr>
            </w:pPr>
            <w:r>
              <w:rPr>
                <w:w w:val="105"/>
              </w:rPr>
              <w:t>D</w:t>
            </w:r>
            <w:r w:rsidRPr="001512DD">
              <w:rPr>
                <w:w w:val="105"/>
              </w:rPr>
              <w:t>3. During this agricultural year (2013/2014), what is the total land area that your household borrows FROM other households?  (</w:t>
            </w:r>
            <w:proofErr w:type="spellStart"/>
            <w:proofErr w:type="gramStart"/>
            <w:r w:rsidRPr="001512DD">
              <w:rPr>
                <w:b/>
                <w:w w:val="105"/>
              </w:rPr>
              <w:t>grp</w:t>
            </w:r>
            <w:proofErr w:type="gramEnd"/>
            <w:r w:rsidRPr="001512DD">
              <w:rPr>
                <w:b/>
                <w:w w:val="105"/>
              </w:rPr>
              <w:t>_landarea_borrowin</w:t>
            </w:r>
            <w:proofErr w:type="spellEnd"/>
            <w:r w:rsidRPr="001512DD">
              <w:rPr>
                <w:w w:val="105"/>
              </w:rPr>
              <w:t>)</w:t>
            </w:r>
          </w:p>
          <w:p w14:paraId="56C7A7CB" w14:textId="77777777" w:rsidR="00F7697D" w:rsidRPr="001512DD" w:rsidRDefault="00F7697D" w:rsidP="00F7697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447CEB91"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568A891B" w14:textId="77777777" w:rsidTr="00F7697D">
        <w:trPr>
          <w:trHeight w:val="20"/>
        </w:trPr>
        <w:tc>
          <w:tcPr>
            <w:tcW w:w="359" w:type="dxa"/>
            <w:tcBorders>
              <w:top w:val="single" w:sz="4" w:space="0" w:color="000000"/>
              <w:left w:val="single" w:sz="4" w:space="0" w:color="000000"/>
              <w:bottom w:val="single" w:sz="4" w:space="0" w:color="000000"/>
              <w:right w:val="single" w:sz="4" w:space="0" w:color="000000"/>
            </w:tcBorders>
          </w:tcPr>
          <w:p w14:paraId="6B0879F8" w14:textId="77777777" w:rsidR="00F7697D" w:rsidRPr="001512DD" w:rsidRDefault="00F7697D" w:rsidP="00F7697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3F3C20F2" w14:textId="77777777" w:rsidR="00F7697D" w:rsidRPr="001512DD" w:rsidRDefault="00F7697D" w:rsidP="00F7697D">
            <w:pPr>
              <w:spacing w:after="0"/>
              <w:rPr>
                <w:color w:val="000000"/>
              </w:rPr>
            </w:pPr>
            <w:r>
              <w:rPr>
                <w:w w:val="105"/>
              </w:rPr>
              <w:t>D</w:t>
            </w:r>
            <w:r w:rsidRPr="001512DD">
              <w:rPr>
                <w:w w:val="105"/>
              </w:rPr>
              <w:t>3b. Units (</w:t>
            </w:r>
            <w:r w:rsidRPr="001512DD">
              <w:rPr>
                <w:b/>
                <w:w w:val="105"/>
              </w:rPr>
              <w:t>unit3</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00C8B584" w14:textId="77777777" w:rsidR="00F7697D" w:rsidRPr="001512DD" w:rsidRDefault="00F7697D" w:rsidP="00F7697D">
            <w:pPr>
              <w:spacing w:after="0"/>
              <w:rPr>
                <w:rFonts w:cs="Times New Roman"/>
                <w:w w:val="105"/>
              </w:rPr>
            </w:pPr>
            <w:r w:rsidRPr="001512DD">
              <w:rPr>
                <w:rFonts w:cs="Times New Roman"/>
                <w:w w:val="105"/>
              </w:rPr>
              <w:t>1=Lima</w:t>
            </w:r>
          </w:p>
          <w:p w14:paraId="2EE83503" w14:textId="77777777" w:rsidR="00F7697D" w:rsidRPr="001512DD" w:rsidRDefault="00F7697D" w:rsidP="00F7697D">
            <w:pPr>
              <w:spacing w:after="0"/>
              <w:rPr>
                <w:rFonts w:cs="Times New Roman"/>
                <w:w w:val="105"/>
              </w:rPr>
            </w:pPr>
            <w:r w:rsidRPr="001512DD">
              <w:rPr>
                <w:rFonts w:cs="Times New Roman"/>
                <w:w w:val="105"/>
              </w:rPr>
              <w:t>2=Acre</w:t>
            </w:r>
          </w:p>
          <w:p w14:paraId="1D468671" w14:textId="77777777" w:rsidR="00F7697D" w:rsidRPr="001512DD" w:rsidRDefault="00F7697D" w:rsidP="00F7697D">
            <w:pPr>
              <w:spacing w:after="0"/>
              <w:rPr>
                <w:rFonts w:cs="Times New Roman"/>
                <w:w w:val="105"/>
              </w:rPr>
            </w:pPr>
            <w:r w:rsidRPr="001512DD">
              <w:rPr>
                <w:rFonts w:cs="Times New Roman"/>
                <w:w w:val="105"/>
              </w:rPr>
              <w:t>3=Hectare</w:t>
            </w:r>
          </w:p>
          <w:p w14:paraId="35A04D91" w14:textId="77777777" w:rsidR="00F7697D" w:rsidRPr="001512DD" w:rsidRDefault="00F7697D" w:rsidP="00F7697D">
            <w:pPr>
              <w:spacing w:after="0"/>
              <w:rPr>
                <w:rFonts w:cs="Times New Roman"/>
                <w:w w:val="105"/>
              </w:rPr>
            </w:pPr>
            <w:r w:rsidRPr="001512DD">
              <w:rPr>
                <w:rFonts w:cs="Times New Roman"/>
                <w:w w:val="105"/>
              </w:rPr>
              <w:t>4=Square meter</w:t>
            </w:r>
          </w:p>
          <w:p w14:paraId="61CC91D2" w14:textId="77777777" w:rsidR="00F7697D" w:rsidRPr="001512DD" w:rsidRDefault="00F7697D" w:rsidP="00F7697D">
            <w:pPr>
              <w:spacing w:after="0"/>
              <w:rPr>
                <w:rFonts w:cs="Times New Roman"/>
                <w:w w:val="105"/>
              </w:rPr>
            </w:pPr>
            <w:r w:rsidRPr="001512DD">
              <w:rPr>
                <w:rFonts w:cs="Times New Roman"/>
                <w:w w:val="105"/>
              </w:rPr>
              <w:t>5=Steps</w:t>
            </w:r>
          </w:p>
          <w:p w14:paraId="00031B3B" w14:textId="77777777" w:rsidR="00F7697D" w:rsidRPr="001512DD" w:rsidRDefault="00F7697D" w:rsidP="00F7697D">
            <w:pPr>
              <w:spacing w:after="0"/>
            </w:pPr>
            <w:r w:rsidRPr="001512DD">
              <w:rPr>
                <w:rFonts w:cs="Times New Roman"/>
                <w:w w:val="105"/>
              </w:rPr>
              <w:t>6=Ropes</w:t>
            </w:r>
          </w:p>
          <w:p w14:paraId="1238562B" w14:textId="77777777" w:rsidR="00F7697D" w:rsidRPr="001512DD" w:rsidRDefault="00F7697D"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164E57C9"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F7697D" w:rsidRPr="001512DD" w14:paraId="48180EB4"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1BBAB328"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477B555" w14:textId="77777777" w:rsidR="00F7697D" w:rsidRPr="001512DD" w:rsidRDefault="00F7697D" w:rsidP="00F7697D">
            <w:pPr>
              <w:spacing w:afterLines="20" w:after="48" w:line="240" w:lineRule="auto"/>
              <w:ind w:left="10"/>
              <w:contextualSpacing/>
              <w:rPr>
                <w:w w:val="105"/>
              </w:rPr>
            </w:pPr>
            <w:r>
              <w:rPr>
                <w:w w:val="105"/>
              </w:rPr>
              <w:t>D</w:t>
            </w:r>
            <w:r w:rsidRPr="001512DD">
              <w:rPr>
                <w:w w:val="105"/>
              </w:rPr>
              <w:t>4. During this agricultural year (2013/2014), what is the total land that your household rents TO other households? (</w:t>
            </w:r>
            <w:proofErr w:type="spellStart"/>
            <w:proofErr w:type="gramStart"/>
            <w:r w:rsidRPr="001512DD">
              <w:rPr>
                <w:b/>
                <w:w w:val="105"/>
              </w:rPr>
              <w:t>grp</w:t>
            </w:r>
            <w:proofErr w:type="gramEnd"/>
            <w:r w:rsidRPr="001512DD">
              <w:rPr>
                <w:b/>
                <w:w w:val="105"/>
              </w:rPr>
              <w:t>_landarea_rentout</w:t>
            </w:r>
            <w:proofErr w:type="spellEnd"/>
            <w:r w:rsidRPr="001512DD">
              <w:rPr>
                <w:w w:val="105"/>
              </w:rPr>
              <w:t>)</w:t>
            </w:r>
          </w:p>
          <w:p w14:paraId="5F7479BC" w14:textId="77777777" w:rsidR="00F7697D" w:rsidRPr="001512DD" w:rsidRDefault="00F7697D" w:rsidP="00F7697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126F04CE"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16AC1006" w14:textId="77777777" w:rsidTr="00F7697D">
        <w:trPr>
          <w:trHeight w:val="20"/>
        </w:trPr>
        <w:tc>
          <w:tcPr>
            <w:tcW w:w="359" w:type="dxa"/>
            <w:tcBorders>
              <w:top w:val="single" w:sz="4" w:space="0" w:color="000000"/>
              <w:left w:val="single" w:sz="4" w:space="0" w:color="000000"/>
              <w:bottom w:val="single" w:sz="4" w:space="0" w:color="000000"/>
              <w:right w:val="single" w:sz="4" w:space="0" w:color="000000"/>
            </w:tcBorders>
          </w:tcPr>
          <w:p w14:paraId="5DF8EE40" w14:textId="77777777" w:rsidR="00F7697D" w:rsidRPr="001512DD" w:rsidRDefault="00F7697D" w:rsidP="00F7697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31D8E571" w14:textId="77777777" w:rsidR="00F7697D" w:rsidRPr="001512DD" w:rsidRDefault="00F7697D" w:rsidP="00F7697D">
            <w:pPr>
              <w:spacing w:after="0"/>
              <w:rPr>
                <w:color w:val="000000"/>
              </w:rPr>
            </w:pPr>
            <w:r>
              <w:rPr>
                <w:w w:val="105"/>
              </w:rPr>
              <w:t>D</w:t>
            </w:r>
            <w:r w:rsidRPr="001512DD">
              <w:rPr>
                <w:w w:val="105"/>
              </w:rPr>
              <w:t>4b. Units (</w:t>
            </w:r>
            <w:r w:rsidRPr="001512DD">
              <w:rPr>
                <w:b/>
                <w:w w:val="105"/>
              </w:rPr>
              <w:t>unit4</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68E6F1DF" w14:textId="77777777" w:rsidR="00F7697D" w:rsidRPr="001512DD" w:rsidRDefault="00F7697D" w:rsidP="00F7697D">
            <w:pPr>
              <w:spacing w:after="0"/>
              <w:rPr>
                <w:rFonts w:cs="Times New Roman"/>
                <w:w w:val="105"/>
              </w:rPr>
            </w:pPr>
            <w:r w:rsidRPr="001512DD">
              <w:rPr>
                <w:rFonts w:cs="Times New Roman"/>
                <w:w w:val="105"/>
              </w:rPr>
              <w:t>1=Lima</w:t>
            </w:r>
          </w:p>
          <w:p w14:paraId="7ED9DF56" w14:textId="77777777" w:rsidR="00F7697D" w:rsidRPr="001512DD" w:rsidRDefault="00F7697D" w:rsidP="00F7697D">
            <w:pPr>
              <w:spacing w:after="0"/>
              <w:rPr>
                <w:rFonts w:cs="Times New Roman"/>
                <w:w w:val="105"/>
              </w:rPr>
            </w:pPr>
            <w:r w:rsidRPr="001512DD">
              <w:rPr>
                <w:rFonts w:cs="Times New Roman"/>
                <w:w w:val="105"/>
              </w:rPr>
              <w:t>2=Acre</w:t>
            </w:r>
          </w:p>
          <w:p w14:paraId="0759D298" w14:textId="77777777" w:rsidR="00F7697D" w:rsidRPr="001512DD" w:rsidRDefault="00F7697D" w:rsidP="00F7697D">
            <w:pPr>
              <w:spacing w:after="0"/>
              <w:rPr>
                <w:rFonts w:cs="Times New Roman"/>
                <w:w w:val="105"/>
              </w:rPr>
            </w:pPr>
            <w:r w:rsidRPr="001512DD">
              <w:rPr>
                <w:rFonts w:cs="Times New Roman"/>
                <w:w w:val="105"/>
              </w:rPr>
              <w:t>3=Hectare</w:t>
            </w:r>
          </w:p>
          <w:p w14:paraId="1BF0B782" w14:textId="77777777" w:rsidR="00F7697D" w:rsidRPr="001512DD" w:rsidRDefault="00F7697D" w:rsidP="00F7697D">
            <w:pPr>
              <w:spacing w:after="0"/>
              <w:rPr>
                <w:rFonts w:cs="Times New Roman"/>
                <w:w w:val="105"/>
              </w:rPr>
            </w:pPr>
            <w:r w:rsidRPr="001512DD">
              <w:rPr>
                <w:rFonts w:cs="Times New Roman"/>
                <w:w w:val="105"/>
              </w:rPr>
              <w:t>4=Square meter</w:t>
            </w:r>
          </w:p>
          <w:p w14:paraId="7CBCC918" w14:textId="77777777" w:rsidR="00F7697D" w:rsidRPr="001512DD" w:rsidRDefault="00F7697D" w:rsidP="00F7697D">
            <w:pPr>
              <w:spacing w:after="0"/>
              <w:rPr>
                <w:rFonts w:cs="Times New Roman"/>
                <w:w w:val="105"/>
              </w:rPr>
            </w:pPr>
            <w:r w:rsidRPr="001512DD">
              <w:rPr>
                <w:rFonts w:cs="Times New Roman"/>
                <w:w w:val="105"/>
              </w:rPr>
              <w:lastRenderedPageBreak/>
              <w:t>5=Steps</w:t>
            </w:r>
          </w:p>
          <w:p w14:paraId="717B99DF" w14:textId="77777777" w:rsidR="00F7697D" w:rsidRPr="001512DD" w:rsidRDefault="00F7697D" w:rsidP="00F7697D">
            <w:pPr>
              <w:spacing w:after="0"/>
            </w:pPr>
            <w:r w:rsidRPr="001512DD">
              <w:rPr>
                <w:rFonts w:cs="Times New Roman"/>
                <w:w w:val="105"/>
              </w:rPr>
              <w:t>6=Ropes</w:t>
            </w:r>
          </w:p>
          <w:p w14:paraId="2DCAFF77" w14:textId="77777777" w:rsidR="00F7697D" w:rsidRPr="001512DD" w:rsidRDefault="00F7697D"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5FB75105"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lastRenderedPageBreak/>
              <w:t>(Code)</w:t>
            </w:r>
          </w:p>
        </w:tc>
      </w:tr>
      <w:tr w:rsidR="00F7697D" w:rsidRPr="001512DD" w14:paraId="37A029D8"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61EF7C89"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3B89831D" w14:textId="77777777" w:rsidR="00F7697D" w:rsidRPr="001512DD" w:rsidRDefault="00F7697D" w:rsidP="00F7697D">
            <w:pPr>
              <w:spacing w:afterLines="20" w:after="48" w:line="240" w:lineRule="auto"/>
              <w:ind w:left="10"/>
              <w:contextualSpacing/>
              <w:rPr>
                <w:w w:val="105"/>
              </w:rPr>
            </w:pPr>
            <w:r>
              <w:rPr>
                <w:w w:val="105"/>
              </w:rPr>
              <w:t>D</w:t>
            </w:r>
            <w:r w:rsidRPr="001512DD">
              <w:rPr>
                <w:w w:val="105"/>
              </w:rPr>
              <w:t>5. During this agricultural year (2013/2014), what is the total land that your household lends TO other households? (</w:t>
            </w:r>
            <w:proofErr w:type="spellStart"/>
            <w:proofErr w:type="gramStart"/>
            <w:r w:rsidRPr="001512DD">
              <w:rPr>
                <w:b/>
                <w:w w:val="105"/>
              </w:rPr>
              <w:t>grp</w:t>
            </w:r>
            <w:proofErr w:type="gramEnd"/>
            <w:r w:rsidRPr="001512DD">
              <w:rPr>
                <w:b/>
                <w:w w:val="105"/>
              </w:rPr>
              <w:t>_landarea_rentout</w:t>
            </w:r>
            <w:proofErr w:type="spellEnd"/>
            <w:r w:rsidRPr="001512DD">
              <w:rPr>
                <w:w w:val="105"/>
              </w:rPr>
              <w:t>)</w:t>
            </w:r>
          </w:p>
          <w:p w14:paraId="2577C63B" w14:textId="77777777" w:rsidR="00F7697D" w:rsidRPr="001512DD" w:rsidRDefault="00F7697D" w:rsidP="00F7697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7EFC7EFA"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09750F49" w14:textId="77777777" w:rsidTr="00F7697D">
        <w:trPr>
          <w:trHeight w:val="20"/>
        </w:trPr>
        <w:tc>
          <w:tcPr>
            <w:tcW w:w="359" w:type="dxa"/>
            <w:tcBorders>
              <w:top w:val="single" w:sz="4" w:space="0" w:color="000000"/>
              <w:left w:val="single" w:sz="4" w:space="0" w:color="000000"/>
              <w:bottom w:val="single" w:sz="4" w:space="0" w:color="000000"/>
              <w:right w:val="single" w:sz="4" w:space="0" w:color="000000"/>
            </w:tcBorders>
          </w:tcPr>
          <w:p w14:paraId="16720209" w14:textId="77777777" w:rsidR="00F7697D" w:rsidRPr="001512DD" w:rsidRDefault="00F7697D" w:rsidP="00F7697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2EC4E072" w14:textId="77777777" w:rsidR="00F7697D" w:rsidRPr="001512DD" w:rsidRDefault="00F7697D" w:rsidP="00F7697D">
            <w:pPr>
              <w:spacing w:after="0"/>
              <w:rPr>
                <w:color w:val="000000"/>
              </w:rPr>
            </w:pPr>
            <w:r>
              <w:rPr>
                <w:w w:val="105"/>
              </w:rPr>
              <w:t>D</w:t>
            </w:r>
            <w:r w:rsidRPr="001512DD">
              <w:rPr>
                <w:w w:val="105"/>
              </w:rPr>
              <w:t>5b. Units (</w:t>
            </w:r>
            <w:r w:rsidRPr="001512DD">
              <w:rPr>
                <w:b/>
                <w:w w:val="105"/>
              </w:rPr>
              <w:t>unit4</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51E352B3" w14:textId="77777777" w:rsidR="00F7697D" w:rsidRPr="001512DD" w:rsidRDefault="00F7697D" w:rsidP="00F7697D">
            <w:pPr>
              <w:spacing w:after="0"/>
              <w:rPr>
                <w:rFonts w:cs="Times New Roman"/>
                <w:w w:val="105"/>
              </w:rPr>
            </w:pPr>
            <w:r w:rsidRPr="001512DD">
              <w:rPr>
                <w:rFonts w:cs="Times New Roman"/>
                <w:w w:val="105"/>
              </w:rPr>
              <w:t>1=Lima</w:t>
            </w:r>
          </w:p>
          <w:p w14:paraId="18E87C57" w14:textId="77777777" w:rsidR="00F7697D" w:rsidRPr="001512DD" w:rsidRDefault="00F7697D" w:rsidP="00F7697D">
            <w:pPr>
              <w:spacing w:after="0"/>
              <w:rPr>
                <w:rFonts w:cs="Times New Roman"/>
                <w:w w:val="105"/>
              </w:rPr>
            </w:pPr>
            <w:r w:rsidRPr="001512DD">
              <w:rPr>
                <w:rFonts w:cs="Times New Roman"/>
                <w:w w:val="105"/>
              </w:rPr>
              <w:t>2=Acre</w:t>
            </w:r>
          </w:p>
          <w:p w14:paraId="29F6CAE2" w14:textId="77777777" w:rsidR="00F7697D" w:rsidRPr="001512DD" w:rsidRDefault="00F7697D" w:rsidP="00F7697D">
            <w:pPr>
              <w:spacing w:after="0"/>
              <w:rPr>
                <w:rFonts w:cs="Times New Roman"/>
                <w:w w:val="105"/>
              </w:rPr>
            </w:pPr>
            <w:r w:rsidRPr="001512DD">
              <w:rPr>
                <w:rFonts w:cs="Times New Roman"/>
                <w:w w:val="105"/>
              </w:rPr>
              <w:t>3=Hectare</w:t>
            </w:r>
          </w:p>
          <w:p w14:paraId="7BD1F932" w14:textId="77777777" w:rsidR="00F7697D" w:rsidRPr="001512DD" w:rsidRDefault="00F7697D" w:rsidP="00F7697D">
            <w:pPr>
              <w:spacing w:after="0"/>
              <w:rPr>
                <w:rFonts w:cs="Times New Roman"/>
                <w:w w:val="105"/>
              </w:rPr>
            </w:pPr>
            <w:r w:rsidRPr="001512DD">
              <w:rPr>
                <w:rFonts w:cs="Times New Roman"/>
                <w:w w:val="105"/>
              </w:rPr>
              <w:t>4=Square meter</w:t>
            </w:r>
          </w:p>
          <w:p w14:paraId="4151DCBD" w14:textId="77777777" w:rsidR="00F7697D" w:rsidRPr="001512DD" w:rsidRDefault="00F7697D" w:rsidP="00F7697D">
            <w:pPr>
              <w:spacing w:after="0"/>
              <w:rPr>
                <w:rFonts w:cs="Times New Roman"/>
                <w:w w:val="105"/>
              </w:rPr>
            </w:pPr>
            <w:r w:rsidRPr="001512DD">
              <w:rPr>
                <w:rFonts w:cs="Times New Roman"/>
                <w:w w:val="105"/>
              </w:rPr>
              <w:t>5=Steps</w:t>
            </w:r>
          </w:p>
          <w:p w14:paraId="7C8E15F3" w14:textId="77777777" w:rsidR="00F7697D" w:rsidRPr="001512DD" w:rsidRDefault="00F7697D" w:rsidP="00F7697D">
            <w:pPr>
              <w:spacing w:after="0"/>
            </w:pPr>
            <w:r w:rsidRPr="001512DD">
              <w:rPr>
                <w:rFonts w:cs="Times New Roman"/>
                <w:w w:val="105"/>
              </w:rPr>
              <w:t>6=Ropes</w:t>
            </w:r>
          </w:p>
          <w:p w14:paraId="71ECFC91" w14:textId="77777777" w:rsidR="00F7697D" w:rsidRPr="001512DD" w:rsidRDefault="00F7697D"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2BA23918"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F7697D" w:rsidRPr="001512DD" w14:paraId="26ED3478"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6AD81485"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7E982A93" w14:textId="77777777" w:rsidR="00F7697D" w:rsidRPr="001512DD" w:rsidRDefault="00F7697D" w:rsidP="00F7697D">
            <w:pPr>
              <w:spacing w:afterLines="20" w:after="48" w:line="240" w:lineRule="auto"/>
              <w:ind w:left="10"/>
              <w:contextualSpacing/>
              <w:rPr>
                <w:w w:val="105"/>
              </w:rPr>
            </w:pPr>
            <w:r>
              <w:rPr>
                <w:w w:val="105"/>
              </w:rPr>
              <w:t>D</w:t>
            </w:r>
            <w:r w:rsidRPr="001512DD">
              <w:rPr>
                <w:w w:val="105"/>
              </w:rPr>
              <w:t>6. What is the total number of fields that your household owns? (</w:t>
            </w:r>
            <w:proofErr w:type="spellStart"/>
            <w:proofErr w:type="gramStart"/>
            <w:r w:rsidRPr="001512DD">
              <w:rPr>
                <w:b/>
                <w:w w:val="105"/>
              </w:rPr>
              <w:t>totfield</w:t>
            </w:r>
            <w:proofErr w:type="gramEnd"/>
            <w:r w:rsidRPr="001512DD">
              <w:rPr>
                <w:b/>
                <w:w w:val="105"/>
              </w:rPr>
              <w:t>_own</w:t>
            </w:r>
            <w:proofErr w:type="spellEnd"/>
            <w:r w:rsidRPr="001512DD">
              <w:rPr>
                <w:w w:val="105"/>
              </w:rPr>
              <w:t>)</w:t>
            </w:r>
          </w:p>
          <w:p w14:paraId="2EA637C6" w14:textId="77777777" w:rsidR="00F7697D" w:rsidRPr="001512DD" w:rsidRDefault="00F7697D" w:rsidP="00F7697D">
            <w:pPr>
              <w:spacing w:after="0"/>
              <w:rPr>
                <w:w w:val="105"/>
              </w:rPr>
            </w:pPr>
            <w:r w:rsidRPr="001512DD">
              <w:rPr>
                <w:i/>
                <w:w w:val="105"/>
              </w:rPr>
              <w:t>A field is defined as a piece of land with distinct boundaries defined by land-use</w:t>
            </w:r>
          </w:p>
        </w:tc>
        <w:tc>
          <w:tcPr>
            <w:tcW w:w="2527" w:type="dxa"/>
            <w:gridSpan w:val="3"/>
            <w:tcBorders>
              <w:top w:val="single" w:sz="18" w:space="0" w:color="000000"/>
              <w:left w:val="single" w:sz="18" w:space="0" w:color="000000"/>
              <w:bottom w:val="single" w:sz="18" w:space="0" w:color="000000"/>
              <w:right w:val="single" w:sz="18" w:space="0" w:color="000000"/>
            </w:tcBorders>
          </w:tcPr>
          <w:p w14:paraId="39B66FD6"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72868645"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75029D42"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057D9A0" w14:textId="77777777" w:rsidR="00F7697D" w:rsidRPr="001512DD" w:rsidRDefault="00F7697D" w:rsidP="00F7697D">
            <w:pPr>
              <w:spacing w:after="0"/>
              <w:rPr>
                <w:w w:val="105"/>
              </w:rPr>
            </w:pPr>
            <w:r>
              <w:rPr>
                <w:w w:val="105"/>
              </w:rPr>
              <w:t>D</w:t>
            </w:r>
            <w:r w:rsidRPr="001512DD">
              <w:rPr>
                <w:w w:val="105"/>
              </w:rPr>
              <w:t>7. What is the total number of fields that your household RENTS from other households?  (</w:t>
            </w:r>
            <w:proofErr w:type="spellStart"/>
            <w:proofErr w:type="gramStart"/>
            <w:r w:rsidRPr="001512DD">
              <w:rPr>
                <w:b/>
                <w:w w:val="105"/>
              </w:rPr>
              <w:t>totfield</w:t>
            </w:r>
            <w:proofErr w:type="gramEnd"/>
            <w:r w:rsidRPr="001512DD">
              <w:rPr>
                <w:b/>
                <w:w w:val="105"/>
              </w:rPr>
              <w:t>_rentin</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45449149"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022BC010"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2DD9EABF"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C0F6799" w14:textId="77777777" w:rsidR="00F7697D" w:rsidRPr="001512DD" w:rsidRDefault="00F7697D" w:rsidP="00F7697D">
            <w:pPr>
              <w:spacing w:after="0"/>
              <w:rPr>
                <w:w w:val="105"/>
              </w:rPr>
            </w:pPr>
            <w:r>
              <w:rPr>
                <w:w w:val="105"/>
              </w:rPr>
              <w:t>D</w:t>
            </w:r>
            <w:r w:rsidRPr="001512DD">
              <w:rPr>
                <w:w w:val="105"/>
              </w:rPr>
              <w:t>8. What is the total number of fields that your household BORROWS from other households? (</w:t>
            </w:r>
            <w:proofErr w:type="spellStart"/>
            <w:proofErr w:type="gramStart"/>
            <w:r w:rsidRPr="001512DD">
              <w:rPr>
                <w:b/>
                <w:w w:val="105"/>
              </w:rPr>
              <w:t>totfield</w:t>
            </w:r>
            <w:proofErr w:type="gramEnd"/>
            <w:r w:rsidRPr="001512DD">
              <w:rPr>
                <w:b/>
                <w:w w:val="105"/>
              </w:rPr>
              <w:t>_borrowin</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160613A1"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46CD00D0"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6373DE9B"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F2FD45F" w14:textId="77777777" w:rsidR="00F7697D" w:rsidRPr="001512DD" w:rsidRDefault="00F7697D" w:rsidP="00F7697D">
            <w:pPr>
              <w:spacing w:after="0"/>
              <w:rPr>
                <w:w w:val="105"/>
              </w:rPr>
            </w:pPr>
            <w:r>
              <w:rPr>
                <w:w w:val="105"/>
              </w:rPr>
              <w:t>D</w:t>
            </w:r>
            <w:r w:rsidRPr="001512DD">
              <w:rPr>
                <w:w w:val="105"/>
              </w:rPr>
              <w:t>9. What is the total number of fields that your household RENTS-OUT to other households? (</w:t>
            </w:r>
            <w:proofErr w:type="spellStart"/>
            <w:proofErr w:type="gramStart"/>
            <w:r w:rsidRPr="001512DD">
              <w:rPr>
                <w:b/>
                <w:w w:val="105"/>
              </w:rPr>
              <w:t>totfield</w:t>
            </w:r>
            <w:proofErr w:type="gramEnd"/>
            <w:r w:rsidRPr="001512DD">
              <w:rPr>
                <w:b/>
                <w:w w:val="105"/>
              </w:rPr>
              <w:t>_rentout</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18F33F38"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6C1ADFA9"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41A5119D"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74A19D02" w14:textId="77777777" w:rsidR="00F7697D" w:rsidRPr="001512DD" w:rsidRDefault="00F7697D" w:rsidP="00F7697D">
            <w:pPr>
              <w:spacing w:after="0"/>
              <w:rPr>
                <w:w w:val="105"/>
              </w:rPr>
            </w:pPr>
            <w:r>
              <w:rPr>
                <w:w w:val="105"/>
              </w:rPr>
              <w:t>D</w:t>
            </w:r>
            <w:r w:rsidRPr="001512DD">
              <w:rPr>
                <w:w w:val="105"/>
              </w:rPr>
              <w:t>10. What is the total number of fields that your household LENDS to other households? (</w:t>
            </w:r>
            <w:proofErr w:type="spellStart"/>
            <w:proofErr w:type="gramStart"/>
            <w:r w:rsidRPr="001512DD">
              <w:rPr>
                <w:b/>
                <w:w w:val="105"/>
              </w:rPr>
              <w:t>totfield</w:t>
            </w:r>
            <w:proofErr w:type="gramEnd"/>
            <w:r w:rsidRPr="001512DD">
              <w:rPr>
                <w:b/>
                <w:w w:val="105"/>
              </w:rPr>
              <w:t>_borrowout</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771141EC"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5A448AD1"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5E034A02"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3F3B130E" w14:textId="77777777" w:rsidR="00F7697D" w:rsidRPr="001512DD" w:rsidRDefault="00F7697D" w:rsidP="00F7697D">
            <w:pPr>
              <w:spacing w:afterLines="20" w:after="48" w:line="240" w:lineRule="auto"/>
              <w:ind w:left="10"/>
              <w:contextualSpacing/>
              <w:rPr>
                <w:w w:val="105"/>
              </w:rPr>
            </w:pPr>
            <w:r w:rsidRPr="001512DD">
              <w:rPr>
                <w:w w:val="105"/>
              </w:rPr>
              <w:t>Enumerator calculate: How many fields in total does the household own, rent-in, or borrow from another household?</w:t>
            </w:r>
          </w:p>
          <w:p w14:paraId="5856E23E" w14:textId="77777777" w:rsidR="00F7697D" w:rsidRPr="001512DD" w:rsidRDefault="00F7697D" w:rsidP="00F7697D">
            <w:pPr>
              <w:spacing w:after="0"/>
              <w:rPr>
                <w:w w:val="105"/>
              </w:rPr>
            </w:pPr>
            <w:r w:rsidRPr="001512DD">
              <w:rPr>
                <w:i/>
                <w:w w:val="105"/>
              </w:rPr>
              <w:t>This is the number of fields that you will ask the field roster questions about</w:t>
            </w:r>
          </w:p>
        </w:tc>
        <w:tc>
          <w:tcPr>
            <w:tcW w:w="2527" w:type="dxa"/>
            <w:gridSpan w:val="3"/>
            <w:tcBorders>
              <w:top w:val="single" w:sz="18" w:space="0" w:color="000000"/>
              <w:left w:val="single" w:sz="18" w:space="0" w:color="000000"/>
              <w:bottom w:val="single" w:sz="18" w:space="0" w:color="000000"/>
              <w:right w:val="single" w:sz="18" w:space="0" w:color="000000"/>
            </w:tcBorders>
          </w:tcPr>
          <w:p w14:paraId="18323C6B"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5D9F0B2E"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128E6BBD"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7CC7F624" w14:textId="77777777" w:rsidR="00F7697D" w:rsidRPr="001512DD" w:rsidRDefault="00F7697D" w:rsidP="00F7697D">
            <w:pPr>
              <w:spacing w:afterLines="20" w:after="48" w:line="240" w:lineRule="auto"/>
              <w:ind w:left="10"/>
              <w:contextualSpacing/>
              <w:rPr>
                <w:w w:val="105"/>
              </w:rPr>
            </w:pPr>
            <w:r>
              <w:rPr>
                <w:w w:val="105"/>
              </w:rPr>
              <w:t>D</w:t>
            </w:r>
            <w:r w:rsidRPr="001512DD">
              <w:rPr>
                <w:w w:val="105"/>
              </w:rPr>
              <w:t xml:space="preserve">11. How many of your fields were farmed for subsistence or cash crops during </w:t>
            </w:r>
            <w:proofErr w:type="gramStart"/>
            <w:r w:rsidRPr="001512DD">
              <w:rPr>
                <w:w w:val="105"/>
              </w:rPr>
              <w:t>the this</w:t>
            </w:r>
            <w:proofErr w:type="gramEnd"/>
            <w:r w:rsidRPr="001512DD">
              <w:rPr>
                <w:w w:val="105"/>
              </w:rPr>
              <w:t xml:space="preserve"> agricultural year (2013/2014)? (</w:t>
            </w:r>
            <w:proofErr w:type="gramStart"/>
            <w:r w:rsidRPr="001512DD">
              <w:rPr>
                <w:b/>
                <w:w w:val="105"/>
              </w:rPr>
              <w:t>subsistence</w:t>
            </w:r>
            <w:proofErr w:type="gramEnd"/>
            <w:r w:rsidRPr="001512DD">
              <w:rPr>
                <w:w w:val="105"/>
              </w:rPr>
              <w:t>)</w:t>
            </w:r>
          </w:p>
          <w:p w14:paraId="1E3AC408" w14:textId="77777777" w:rsidR="00F7697D" w:rsidRPr="001512DD" w:rsidRDefault="00F7697D" w:rsidP="00F7697D">
            <w:pPr>
              <w:spacing w:after="0"/>
              <w:rPr>
                <w:w w:val="105"/>
              </w:rPr>
            </w:pPr>
            <w:r w:rsidRPr="001512DD">
              <w:rPr>
                <w:i/>
                <w:w w:val="105"/>
              </w:rPr>
              <w:t xml:space="preserve">Only consider land that is owned, rented in, or borrowed, not land that is rented out or </w:t>
            </w:r>
            <w:proofErr w:type="spellStart"/>
            <w:r w:rsidRPr="001512DD">
              <w:rPr>
                <w:i/>
                <w:w w:val="105"/>
              </w:rPr>
              <w:t>lended</w:t>
            </w:r>
            <w:proofErr w:type="spellEnd"/>
            <w:r w:rsidRPr="001512DD">
              <w:rPr>
                <w:i/>
                <w:w w:val="105"/>
              </w:rPr>
              <w:t xml:space="preserve">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4F7F319C"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0CB6EBB3"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397CD7ED"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5746E60" w14:textId="77777777" w:rsidR="00F7697D" w:rsidRPr="001512DD" w:rsidRDefault="00F7697D" w:rsidP="00F7697D">
            <w:pPr>
              <w:spacing w:afterLines="20" w:after="48" w:line="240" w:lineRule="auto"/>
              <w:ind w:left="10"/>
              <w:contextualSpacing/>
              <w:rPr>
                <w:w w:val="105"/>
              </w:rPr>
            </w:pPr>
            <w:r>
              <w:rPr>
                <w:w w:val="105"/>
              </w:rPr>
              <w:t>D</w:t>
            </w:r>
            <w:r w:rsidRPr="001512DD">
              <w:rPr>
                <w:w w:val="105"/>
              </w:rPr>
              <w:t>12. How many of your fields were used as pastures or other non-agricultural uses, during this agricultural year (2013/2014)? (</w:t>
            </w:r>
            <w:proofErr w:type="spellStart"/>
            <w:proofErr w:type="gramStart"/>
            <w:r w:rsidRPr="001512DD">
              <w:rPr>
                <w:b/>
                <w:w w:val="105"/>
              </w:rPr>
              <w:t>past</w:t>
            </w:r>
            <w:proofErr w:type="gramEnd"/>
            <w:r w:rsidRPr="001512DD">
              <w:rPr>
                <w:b/>
                <w:w w:val="105"/>
              </w:rPr>
              <w:t>_nonagri</w:t>
            </w:r>
            <w:proofErr w:type="spellEnd"/>
            <w:r w:rsidRPr="001512DD">
              <w:rPr>
                <w:w w:val="105"/>
              </w:rPr>
              <w:t>)</w:t>
            </w:r>
          </w:p>
          <w:p w14:paraId="5EBB1318" w14:textId="77777777" w:rsidR="00F7697D" w:rsidRPr="001512DD" w:rsidRDefault="00F7697D" w:rsidP="00F7697D">
            <w:pPr>
              <w:spacing w:after="0"/>
              <w:rPr>
                <w:w w:val="105"/>
              </w:rPr>
            </w:pPr>
            <w:r w:rsidRPr="001512DD">
              <w:rPr>
                <w:i/>
                <w:w w:val="105"/>
              </w:rPr>
              <w:t xml:space="preserve">Only consider land that is owned, rented in, or borrowed, not land that is rented out or </w:t>
            </w:r>
            <w:proofErr w:type="spellStart"/>
            <w:r w:rsidRPr="001512DD">
              <w:rPr>
                <w:i/>
                <w:w w:val="105"/>
              </w:rPr>
              <w:t>lended</w:t>
            </w:r>
            <w:proofErr w:type="spellEnd"/>
            <w:r w:rsidRPr="001512DD">
              <w:rPr>
                <w:i/>
                <w:w w:val="105"/>
              </w:rPr>
              <w:t xml:space="preserve">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49D85EBA"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529AC1DE"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607CFB9B"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35CD5163" w14:textId="77777777" w:rsidR="00F7697D" w:rsidRPr="001512DD" w:rsidRDefault="00F7697D" w:rsidP="00F7697D">
            <w:pPr>
              <w:spacing w:afterLines="20" w:after="48" w:line="240" w:lineRule="auto"/>
              <w:ind w:left="10"/>
              <w:contextualSpacing/>
              <w:rPr>
                <w:w w:val="105"/>
              </w:rPr>
            </w:pPr>
            <w:r>
              <w:rPr>
                <w:w w:val="105"/>
              </w:rPr>
              <w:t>D</w:t>
            </w:r>
            <w:r w:rsidRPr="001512DD">
              <w:rPr>
                <w:w w:val="105"/>
              </w:rPr>
              <w:t>13. How many of your fields did you leave fallow during this agricultural year (2013/2014)? (</w:t>
            </w:r>
            <w:proofErr w:type="spellStart"/>
            <w:proofErr w:type="gramStart"/>
            <w:r w:rsidRPr="001512DD">
              <w:rPr>
                <w:b/>
                <w:w w:val="105"/>
              </w:rPr>
              <w:t>fallowfields</w:t>
            </w:r>
            <w:proofErr w:type="spellEnd"/>
            <w:proofErr w:type="gramEnd"/>
            <w:r w:rsidRPr="001512DD">
              <w:rPr>
                <w:w w:val="105"/>
              </w:rPr>
              <w:t>)</w:t>
            </w:r>
          </w:p>
          <w:p w14:paraId="20B801E8" w14:textId="77777777" w:rsidR="00F7697D" w:rsidRPr="001512DD" w:rsidRDefault="00F7697D" w:rsidP="00F7697D">
            <w:pPr>
              <w:spacing w:after="0"/>
              <w:rPr>
                <w:w w:val="105"/>
              </w:rPr>
            </w:pPr>
            <w:r w:rsidRPr="001512DD">
              <w:rPr>
                <w:i/>
                <w:w w:val="105"/>
              </w:rPr>
              <w:t xml:space="preserve">Only consider land that is owned, rented in, or borrowed, not land that is rented out or </w:t>
            </w:r>
            <w:proofErr w:type="spellStart"/>
            <w:r w:rsidRPr="001512DD">
              <w:rPr>
                <w:i/>
                <w:w w:val="105"/>
              </w:rPr>
              <w:t>lended</w:t>
            </w:r>
            <w:proofErr w:type="spellEnd"/>
            <w:r w:rsidRPr="001512DD">
              <w:rPr>
                <w:i/>
                <w:w w:val="105"/>
              </w:rPr>
              <w:t xml:space="preserve">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4E2DEAEF"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7BF57CC7"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160C42D5"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F6CAF68" w14:textId="77777777" w:rsidR="00F7697D" w:rsidRPr="001512DD" w:rsidRDefault="00F7697D" w:rsidP="00F7697D">
            <w:pPr>
              <w:pStyle w:val="longtableQtext"/>
              <w:spacing w:afterLines="20" w:after="48" w:line="240" w:lineRule="auto"/>
              <w:ind w:left="10"/>
              <w:contextualSpacing/>
              <w:rPr>
                <w:rFonts w:asciiTheme="minorHAnsi" w:hAnsiTheme="minorHAnsi"/>
                <w:color w:val="auto"/>
                <w:w w:val="105"/>
              </w:rPr>
            </w:pPr>
            <w:commentRangeStart w:id="163"/>
            <w:r>
              <w:rPr>
                <w:rFonts w:asciiTheme="minorHAnsi" w:hAnsiTheme="minorHAnsi"/>
                <w:color w:val="auto"/>
                <w:w w:val="105"/>
              </w:rPr>
              <w:t>D</w:t>
            </w:r>
            <w:r w:rsidRPr="001512DD">
              <w:rPr>
                <w:rFonts w:asciiTheme="minorHAnsi" w:hAnsiTheme="minorHAnsi"/>
                <w:color w:val="auto"/>
                <w:w w:val="105"/>
              </w:rPr>
              <w:t xml:space="preserve">14. How many fields did your household plant agroforestry trees on </w:t>
            </w:r>
            <w:r w:rsidRPr="001512DD">
              <w:rPr>
                <w:rFonts w:asciiTheme="minorHAnsi" w:hAnsiTheme="minorHAnsi"/>
                <w:color w:val="auto"/>
                <w:w w:val="105"/>
              </w:rPr>
              <w:lastRenderedPageBreak/>
              <w:t>during this agricultural year (2013/2014)? (</w:t>
            </w:r>
            <w:proofErr w:type="spellStart"/>
            <w:proofErr w:type="gramStart"/>
            <w:r w:rsidRPr="001512DD">
              <w:rPr>
                <w:rFonts w:asciiTheme="minorHAnsi" w:hAnsiTheme="minorHAnsi"/>
                <w:b/>
                <w:color w:val="auto"/>
                <w:w w:val="105"/>
              </w:rPr>
              <w:t>tno</w:t>
            </w:r>
            <w:proofErr w:type="gramEnd"/>
            <w:r w:rsidRPr="001512DD">
              <w:rPr>
                <w:rFonts w:asciiTheme="minorHAnsi" w:hAnsiTheme="minorHAnsi"/>
                <w:b/>
                <w:color w:val="auto"/>
                <w:w w:val="105"/>
              </w:rPr>
              <w:t>_fields</w:t>
            </w:r>
            <w:proofErr w:type="spellEnd"/>
            <w:r w:rsidRPr="001512DD">
              <w:rPr>
                <w:rFonts w:asciiTheme="minorHAnsi" w:hAnsiTheme="minorHAnsi"/>
                <w:color w:val="auto"/>
                <w:w w:val="105"/>
              </w:rPr>
              <w:t>)</w:t>
            </w:r>
            <w:commentRangeEnd w:id="163"/>
            <w:r>
              <w:rPr>
                <w:rStyle w:val="CommentReference"/>
                <w:rFonts w:asciiTheme="minorHAnsi" w:eastAsiaTheme="minorHAnsi" w:hAnsiTheme="minorHAnsi"/>
                <w:color w:val="auto"/>
              </w:rPr>
              <w:commentReference w:id="163"/>
            </w:r>
          </w:p>
          <w:p w14:paraId="3792144E" w14:textId="77777777" w:rsidR="00F7697D" w:rsidRPr="001512DD" w:rsidRDefault="00F7697D" w:rsidP="00F7697D">
            <w:pPr>
              <w:spacing w:after="0"/>
              <w:rPr>
                <w:w w:val="105"/>
              </w:rPr>
            </w:pPr>
            <w:r w:rsidRPr="001512DD">
              <w:rPr>
                <w:i/>
                <w:w w:val="105"/>
              </w:rPr>
              <w:t xml:space="preserve">Agroforestry trees include </w:t>
            </w:r>
            <w:proofErr w:type="spellStart"/>
            <w:r w:rsidRPr="001512DD">
              <w:rPr>
                <w:i/>
                <w:w w:val="105"/>
              </w:rPr>
              <w:t>musangu</w:t>
            </w:r>
            <w:proofErr w:type="spellEnd"/>
            <w:r w:rsidRPr="001512DD">
              <w:rPr>
                <w:i/>
                <w:w w:val="105"/>
              </w:rPr>
              <w:t xml:space="preserve">, </w:t>
            </w:r>
            <w:proofErr w:type="spellStart"/>
            <w:r w:rsidRPr="001512DD">
              <w:rPr>
                <w:i/>
                <w:w w:val="105"/>
              </w:rPr>
              <w:t>glricidia</w:t>
            </w:r>
            <w:proofErr w:type="spellEnd"/>
            <w:r w:rsidRPr="001512DD">
              <w:rPr>
                <w:i/>
                <w:w w:val="105"/>
              </w:rPr>
              <w:t xml:space="preserve">, </w:t>
            </w:r>
            <w:proofErr w:type="spellStart"/>
            <w:r w:rsidRPr="001512DD">
              <w:rPr>
                <w:i/>
                <w:w w:val="105"/>
              </w:rPr>
              <w:t>ububa</w:t>
            </w:r>
            <w:proofErr w:type="spellEnd"/>
            <w:r w:rsidRPr="001512DD">
              <w:rPr>
                <w:i/>
                <w:w w:val="105"/>
              </w:rPr>
              <w:t>, etc. Do not include pigeon peas or cowpeas.</w:t>
            </w:r>
          </w:p>
        </w:tc>
        <w:tc>
          <w:tcPr>
            <w:tcW w:w="2527" w:type="dxa"/>
            <w:gridSpan w:val="3"/>
            <w:tcBorders>
              <w:top w:val="single" w:sz="18" w:space="0" w:color="000000"/>
              <w:left w:val="single" w:sz="18" w:space="0" w:color="000000"/>
              <w:bottom w:val="single" w:sz="18" w:space="0" w:color="000000"/>
              <w:right w:val="single" w:sz="18" w:space="0" w:color="000000"/>
            </w:tcBorders>
          </w:tcPr>
          <w:p w14:paraId="7A21C0FC" w14:textId="77777777" w:rsidR="00F7697D" w:rsidRPr="001512DD" w:rsidRDefault="00F7697D" w:rsidP="00F7697D">
            <w:pPr>
              <w:spacing w:after="0"/>
              <w:rPr>
                <w:i/>
                <w:color w:val="A6A6A6" w:themeColor="background1" w:themeShade="A6"/>
              </w:rPr>
            </w:pPr>
            <w:r w:rsidRPr="001512DD">
              <w:rPr>
                <w:i/>
                <w:color w:val="A6A6A6" w:themeColor="background1" w:themeShade="A6"/>
              </w:rPr>
              <w:lastRenderedPageBreak/>
              <w:t>(Integer)</w:t>
            </w:r>
          </w:p>
        </w:tc>
      </w:tr>
      <w:tr w:rsidR="00F7697D" w:rsidRPr="001512DD" w14:paraId="51FC0604"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13C0DA9A" w14:textId="77777777" w:rsidR="00F7697D" w:rsidRPr="001512DD" w:rsidRDefault="00F7697D" w:rsidP="00F7697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688F069B" w14:textId="77777777" w:rsidR="00F7697D" w:rsidRPr="001512DD" w:rsidRDefault="00F7697D" w:rsidP="00F7697D">
            <w:pPr>
              <w:spacing w:after="0"/>
              <w:rPr>
                <w:rFonts w:eastAsia="Calibri" w:cs="Times New Roman"/>
                <w:w w:val="105"/>
              </w:rPr>
            </w:pPr>
            <w:r>
              <w:rPr>
                <w:w w:val="105"/>
              </w:rPr>
              <w:t>D</w:t>
            </w:r>
            <w:r w:rsidRPr="001512DD">
              <w:rPr>
                <w:w w:val="105"/>
              </w:rPr>
              <w:t>15. In the past 5 years, has your household requested or tried to obtain additional land in this village for use by your household? (</w:t>
            </w:r>
            <w:proofErr w:type="spellStart"/>
            <w:proofErr w:type="gramStart"/>
            <w:r w:rsidRPr="001512DD">
              <w:rPr>
                <w:b/>
                <w:w w:val="105"/>
              </w:rPr>
              <w:t>req</w:t>
            </w:r>
            <w:proofErr w:type="gramEnd"/>
            <w:r w:rsidRPr="001512DD">
              <w:rPr>
                <w:b/>
                <w:w w:val="105"/>
              </w:rPr>
              <w:t>_land</w:t>
            </w:r>
            <w:proofErr w:type="spellEnd"/>
            <w:r w:rsidRPr="001512DD">
              <w:rPr>
                <w:w w:val="105"/>
              </w:rPr>
              <w:t>)</w:t>
            </w:r>
          </w:p>
        </w:tc>
        <w:tc>
          <w:tcPr>
            <w:tcW w:w="4332" w:type="dxa"/>
            <w:gridSpan w:val="3"/>
            <w:tcBorders>
              <w:top w:val="single" w:sz="4" w:space="0" w:color="000000"/>
              <w:bottom w:val="single" w:sz="4" w:space="0" w:color="000000"/>
              <w:right w:val="single" w:sz="18" w:space="0" w:color="000000"/>
            </w:tcBorders>
          </w:tcPr>
          <w:p w14:paraId="51FD5F25" w14:textId="77777777" w:rsidR="00F7697D" w:rsidRPr="001512DD" w:rsidRDefault="00F7697D" w:rsidP="00F7697D">
            <w:pPr>
              <w:spacing w:after="0"/>
            </w:pPr>
            <w:r w:rsidRPr="001512DD">
              <w:t>1=No</w:t>
            </w:r>
          </w:p>
          <w:p w14:paraId="0037EB6E" w14:textId="77777777" w:rsidR="00F7697D" w:rsidRPr="001512DD" w:rsidRDefault="00F7697D" w:rsidP="00F7697D">
            <w:pPr>
              <w:spacing w:after="0"/>
            </w:pPr>
            <w:r w:rsidRPr="001512DD">
              <w:t>2=Yes</w:t>
            </w:r>
            <w:r w:rsidRPr="001512DD" w:rsidDel="00226116">
              <w:t xml:space="preserve"> </w:t>
            </w:r>
          </w:p>
          <w:p w14:paraId="7C4F9E65" w14:textId="77777777" w:rsidR="00F7697D" w:rsidRPr="001512DD" w:rsidRDefault="00F7697D" w:rsidP="00F7697D">
            <w:pPr>
              <w:spacing w:after="0"/>
            </w:pPr>
            <w:r w:rsidRPr="001512DD">
              <w:t>888=Don’t know</w:t>
            </w:r>
          </w:p>
          <w:p w14:paraId="157C74D1" w14:textId="77777777" w:rsidR="00F7697D" w:rsidRPr="001512DD" w:rsidRDefault="00F7697D" w:rsidP="00F7697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629A3BFB"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F7697D" w:rsidRPr="001512DD" w14:paraId="5C94C9F2"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4C7FAEA1" w14:textId="77777777" w:rsidR="00F7697D" w:rsidRPr="001512DD" w:rsidRDefault="00F7697D" w:rsidP="00F7697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595B34E6" w14:textId="77777777" w:rsidR="00F7697D" w:rsidRPr="001512DD" w:rsidRDefault="00F7697D" w:rsidP="00F7697D">
            <w:pPr>
              <w:spacing w:after="0"/>
              <w:rPr>
                <w:rFonts w:eastAsia="Calibri" w:cs="Times New Roman"/>
                <w:w w:val="105"/>
              </w:rPr>
            </w:pPr>
            <w:r>
              <w:rPr>
                <w:w w:val="105"/>
              </w:rPr>
              <w:t>D</w:t>
            </w:r>
            <w:r w:rsidRPr="001512DD">
              <w:rPr>
                <w:w w:val="105"/>
              </w:rPr>
              <w:t>16. From whom did you request this land? (</w:t>
            </w:r>
            <w:proofErr w:type="spellStart"/>
            <w:proofErr w:type="gramStart"/>
            <w:r w:rsidRPr="001512DD">
              <w:rPr>
                <w:b/>
                <w:w w:val="105"/>
              </w:rPr>
              <w:t>whom</w:t>
            </w:r>
            <w:proofErr w:type="gramEnd"/>
            <w:r w:rsidRPr="001512DD">
              <w:rPr>
                <w:b/>
                <w:w w:val="105"/>
              </w:rPr>
              <w:t>_request</w:t>
            </w:r>
            <w:proofErr w:type="spellEnd"/>
            <w:r w:rsidRPr="001512DD">
              <w:rPr>
                <w:w w:val="105"/>
              </w:rPr>
              <w:t>)</w:t>
            </w:r>
          </w:p>
        </w:tc>
        <w:tc>
          <w:tcPr>
            <w:tcW w:w="4332" w:type="dxa"/>
            <w:gridSpan w:val="3"/>
            <w:tcBorders>
              <w:top w:val="single" w:sz="4" w:space="0" w:color="000000"/>
              <w:bottom w:val="single" w:sz="4" w:space="0" w:color="000000"/>
              <w:right w:val="single" w:sz="18" w:space="0" w:color="000000"/>
            </w:tcBorders>
          </w:tcPr>
          <w:p w14:paraId="1B09304D" w14:textId="77777777" w:rsidR="00F7697D" w:rsidRPr="001512DD" w:rsidRDefault="00F7697D" w:rsidP="00F7697D">
            <w:pPr>
              <w:spacing w:after="0"/>
            </w:pPr>
            <w:r w:rsidRPr="001512DD">
              <w:t>1=Headman</w:t>
            </w:r>
          </w:p>
          <w:p w14:paraId="4A8EBE28" w14:textId="77777777" w:rsidR="00F7697D" w:rsidRPr="001512DD" w:rsidRDefault="00F7697D" w:rsidP="00F7697D">
            <w:pPr>
              <w:spacing w:after="0"/>
            </w:pPr>
            <w:r w:rsidRPr="001512DD">
              <w:t>2=</w:t>
            </w:r>
            <w:proofErr w:type="spellStart"/>
            <w:r w:rsidRPr="001512DD">
              <w:t>Induna</w:t>
            </w:r>
            <w:proofErr w:type="spellEnd"/>
          </w:p>
          <w:p w14:paraId="6121E99C" w14:textId="77777777" w:rsidR="00F7697D" w:rsidRPr="001512DD" w:rsidRDefault="00F7697D" w:rsidP="00F7697D">
            <w:pPr>
              <w:spacing w:after="0"/>
            </w:pPr>
            <w:r w:rsidRPr="001512DD">
              <w:t>3=Chief</w:t>
            </w:r>
          </w:p>
          <w:p w14:paraId="6D0BE0C8" w14:textId="77777777" w:rsidR="00F7697D" w:rsidRPr="001512DD" w:rsidRDefault="00F7697D" w:rsidP="00F7697D">
            <w:pPr>
              <w:spacing w:after="0"/>
            </w:pPr>
            <w:r w:rsidRPr="001512DD">
              <w:t>97=Other, please specify</w:t>
            </w:r>
          </w:p>
        </w:tc>
        <w:tc>
          <w:tcPr>
            <w:tcW w:w="712" w:type="dxa"/>
            <w:tcBorders>
              <w:top w:val="single" w:sz="18" w:space="0" w:color="000000"/>
              <w:left w:val="single" w:sz="18" w:space="0" w:color="000000"/>
              <w:bottom w:val="single" w:sz="18" w:space="0" w:color="000000"/>
              <w:right w:val="single" w:sz="18" w:space="0" w:color="000000"/>
            </w:tcBorders>
          </w:tcPr>
          <w:p w14:paraId="7BBB540F"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F7697D" w:rsidRPr="001512DD" w14:paraId="30F3363D" w14:textId="77777777" w:rsidTr="00F7697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314248D" w14:textId="77777777" w:rsidR="00F7697D" w:rsidRPr="001512DD" w:rsidRDefault="00F7697D" w:rsidP="00F7697D">
            <w:pPr>
              <w:spacing w:after="0"/>
            </w:pPr>
          </w:p>
        </w:tc>
        <w:tc>
          <w:tcPr>
            <w:tcW w:w="4677" w:type="dxa"/>
            <w:tcBorders>
              <w:left w:val="single" w:sz="4" w:space="0" w:color="auto"/>
              <w:right w:val="single" w:sz="18" w:space="0" w:color="000000"/>
            </w:tcBorders>
          </w:tcPr>
          <w:p w14:paraId="46CB14AE" w14:textId="77777777" w:rsidR="00F7697D" w:rsidRPr="001512DD" w:rsidRDefault="00F7697D" w:rsidP="00F7697D">
            <w:pPr>
              <w:spacing w:after="0"/>
              <w:rPr>
                <w:w w:val="105"/>
              </w:rPr>
            </w:pPr>
            <w:r>
              <w:rPr>
                <w:w w:val="105"/>
              </w:rPr>
              <w:t>D</w:t>
            </w:r>
            <w:r w:rsidRPr="001512DD">
              <w:rPr>
                <w:w w:val="105"/>
              </w:rPr>
              <w:t>16b. 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77E540C8" w14:textId="77777777" w:rsidR="00F7697D" w:rsidRPr="001512DD" w:rsidRDefault="00F7697D" w:rsidP="00F7697D">
            <w:pPr>
              <w:spacing w:after="0"/>
              <w:rPr>
                <w:w w:val="105"/>
              </w:rPr>
            </w:pPr>
            <w:r w:rsidRPr="001512DD">
              <w:rPr>
                <w:i/>
                <w:color w:val="A6A6A6" w:themeColor="background1" w:themeShade="A6"/>
              </w:rPr>
              <w:t>(Text)</w:t>
            </w:r>
          </w:p>
        </w:tc>
      </w:tr>
      <w:tr w:rsidR="00F7697D" w:rsidRPr="001512DD" w14:paraId="4465B69A" w14:textId="77777777" w:rsidTr="00F7697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7D74861E" w14:textId="77777777" w:rsidR="00F7697D" w:rsidRPr="001512DD" w:rsidRDefault="00F7697D" w:rsidP="00F7697D">
            <w:pPr>
              <w:spacing w:after="0"/>
            </w:pPr>
          </w:p>
        </w:tc>
        <w:tc>
          <w:tcPr>
            <w:tcW w:w="7194" w:type="dxa"/>
            <w:gridSpan w:val="2"/>
            <w:tcBorders>
              <w:top w:val="single" w:sz="4" w:space="0" w:color="000000"/>
              <w:left w:val="single" w:sz="4" w:space="0" w:color="auto"/>
              <w:bottom w:val="single" w:sz="4" w:space="0" w:color="000000"/>
              <w:right w:val="single" w:sz="18" w:space="0" w:color="000000"/>
            </w:tcBorders>
          </w:tcPr>
          <w:p w14:paraId="7A4A236F" w14:textId="77777777" w:rsidR="00F7697D" w:rsidRPr="001512DD" w:rsidRDefault="00F7697D" w:rsidP="00F7697D">
            <w:pPr>
              <w:spacing w:afterLines="20" w:after="48" w:line="240" w:lineRule="auto"/>
              <w:ind w:left="10"/>
              <w:contextualSpacing/>
              <w:rPr>
                <w:w w:val="105"/>
              </w:rPr>
            </w:pPr>
            <w:r>
              <w:rPr>
                <w:w w:val="105"/>
              </w:rPr>
              <w:t>D</w:t>
            </w:r>
            <w:r w:rsidRPr="001512DD">
              <w:rPr>
                <w:w w:val="105"/>
              </w:rPr>
              <w:t>17. How much land did your household request?  (</w:t>
            </w:r>
            <w:proofErr w:type="spellStart"/>
            <w:proofErr w:type="gramStart"/>
            <w:r w:rsidRPr="001512DD">
              <w:rPr>
                <w:b/>
                <w:w w:val="105"/>
              </w:rPr>
              <w:t>area</w:t>
            </w:r>
            <w:proofErr w:type="gramEnd"/>
            <w:r w:rsidRPr="001512DD">
              <w:rPr>
                <w:b/>
                <w:w w:val="105"/>
              </w:rPr>
              <w:t>_request</w:t>
            </w:r>
            <w:proofErr w:type="spellEnd"/>
            <w:r w:rsidRPr="001512DD">
              <w:rPr>
                <w:w w:val="105"/>
              </w:rPr>
              <w:t>)</w:t>
            </w:r>
          </w:p>
          <w:p w14:paraId="093E40F4" w14:textId="77777777" w:rsidR="00F7697D" w:rsidRPr="001512DD" w:rsidRDefault="00F7697D" w:rsidP="00F7697D">
            <w:pPr>
              <w:spacing w:after="0"/>
              <w:rPr>
                <w:w w:val="105"/>
              </w:rPr>
            </w:pPr>
            <w:r w:rsidRPr="001512DD">
              <w:rPr>
                <w:i/>
                <w:w w:val="105"/>
              </w:rPr>
              <w:t>Probe and code</w:t>
            </w:r>
          </w:p>
        </w:tc>
        <w:tc>
          <w:tcPr>
            <w:tcW w:w="2527" w:type="dxa"/>
            <w:gridSpan w:val="3"/>
            <w:tcBorders>
              <w:top w:val="single" w:sz="18" w:space="0" w:color="000000"/>
              <w:left w:val="single" w:sz="18" w:space="0" w:color="000000"/>
              <w:bottom w:val="single" w:sz="18" w:space="0" w:color="000000"/>
              <w:right w:val="single" w:sz="18" w:space="0" w:color="000000"/>
            </w:tcBorders>
          </w:tcPr>
          <w:p w14:paraId="344E8C36"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68F9C27E" w14:textId="77777777" w:rsidTr="00F7697D">
        <w:trPr>
          <w:trHeight w:val="20"/>
        </w:trPr>
        <w:tc>
          <w:tcPr>
            <w:tcW w:w="359" w:type="dxa"/>
            <w:tcBorders>
              <w:top w:val="single" w:sz="4" w:space="0" w:color="000000"/>
              <w:left w:val="single" w:sz="4" w:space="0" w:color="000000"/>
              <w:bottom w:val="single" w:sz="4" w:space="0" w:color="000000"/>
              <w:right w:val="single" w:sz="4" w:space="0" w:color="000000"/>
            </w:tcBorders>
          </w:tcPr>
          <w:p w14:paraId="0D1B1AA0" w14:textId="77777777" w:rsidR="00F7697D" w:rsidRPr="001512DD" w:rsidRDefault="00F7697D" w:rsidP="00F7697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63D91615" w14:textId="77777777" w:rsidR="00F7697D" w:rsidRPr="001512DD" w:rsidRDefault="00F7697D" w:rsidP="00F7697D">
            <w:pPr>
              <w:spacing w:after="0"/>
              <w:rPr>
                <w:color w:val="000000"/>
              </w:rPr>
            </w:pPr>
            <w:r>
              <w:rPr>
                <w:w w:val="105"/>
              </w:rPr>
              <w:t>D</w:t>
            </w:r>
            <w:r w:rsidRPr="001512DD">
              <w:rPr>
                <w:w w:val="105"/>
              </w:rPr>
              <w:t>17b. Units (</w:t>
            </w:r>
            <w:r w:rsidRPr="001512DD">
              <w:rPr>
                <w:b/>
                <w:w w:val="105"/>
              </w:rPr>
              <w:t>unit4</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1A31190B" w14:textId="77777777" w:rsidR="00F7697D" w:rsidRPr="001512DD" w:rsidRDefault="00F7697D" w:rsidP="00F7697D">
            <w:pPr>
              <w:spacing w:after="0"/>
              <w:rPr>
                <w:rFonts w:cs="Times New Roman"/>
                <w:w w:val="105"/>
              </w:rPr>
            </w:pPr>
            <w:r w:rsidRPr="001512DD">
              <w:rPr>
                <w:rFonts w:cs="Times New Roman"/>
                <w:w w:val="105"/>
              </w:rPr>
              <w:t>1=Lima</w:t>
            </w:r>
          </w:p>
          <w:p w14:paraId="689A86AC" w14:textId="77777777" w:rsidR="00F7697D" w:rsidRPr="001512DD" w:rsidRDefault="00F7697D" w:rsidP="00F7697D">
            <w:pPr>
              <w:spacing w:after="0"/>
              <w:rPr>
                <w:rFonts w:cs="Times New Roman"/>
                <w:w w:val="105"/>
              </w:rPr>
            </w:pPr>
            <w:r w:rsidRPr="001512DD">
              <w:rPr>
                <w:rFonts w:cs="Times New Roman"/>
                <w:w w:val="105"/>
              </w:rPr>
              <w:t>2=Acre</w:t>
            </w:r>
          </w:p>
          <w:p w14:paraId="0B2D5FDC" w14:textId="77777777" w:rsidR="00F7697D" w:rsidRPr="001512DD" w:rsidRDefault="00F7697D" w:rsidP="00F7697D">
            <w:pPr>
              <w:spacing w:after="0"/>
              <w:rPr>
                <w:rFonts w:cs="Times New Roman"/>
                <w:w w:val="105"/>
              </w:rPr>
            </w:pPr>
            <w:r w:rsidRPr="001512DD">
              <w:rPr>
                <w:rFonts w:cs="Times New Roman"/>
                <w:w w:val="105"/>
              </w:rPr>
              <w:t>3=Hectare</w:t>
            </w:r>
          </w:p>
          <w:p w14:paraId="66C3398F" w14:textId="77777777" w:rsidR="00F7697D" w:rsidRPr="001512DD" w:rsidRDefault="00F7697D" w:rsidP="00F7697D">
            <w:pPr>
              <w:spacing w:after="0"/>
              <w:rPr>
                <w:rFonts w:cs="Times New Roman"/>
                <w:w w:val="105"/>
              </w:rPr>
            </w:pPr>
            <w:r w:rsidRPr="001512DD">
              <w:rPr>
                <w:rFonts w:cs="Times New Roman"/>
                <w:w w:val="105"/>
              </w:rPr>
              <w:t>4=Square meter</w:t>
            </w:r>
          </w:p>
          <w:p w14:paraId="6A841D74" w14:textId="77777777" w:rsidR="00F7697D" w:rsidRPr="001512DD" w:rsidRDefault="00F7697D" w:rsidP="00F7697D">
            <w:pPr>
              <w:spacing w:after="0"/>
              <w:rPr>
                <w:rFonts w:cs="Times New Roman"/>
                <w:w w:val="105"/>
              </w:rPr>
            </w:pPr>
            <w:r w:rsidRPr="001512DD">
              <w:rPr>
                <w:rFonts w:cs="Times New Roman"/>
                <w:w w:val="105"/>
              </w:rPr>
              <w:t>5=Steps</w:t>
            </w:r>
          </w:p>
          <w:p w14:paraId="696AEAAB" w14:textId="77777777" w:rsidR="00F7697D" w:rsidRPr="001512DD" w:rsidRDefault="00F7697D" w:rsidP="00F7697D">
            <w:pPr>
              <w:spacing w:after="0"/>
            </w:pPr>
            <w:r w:rsidRPr="001512DD">
              <w:rPr>
                <w:rFonts w:cs="Times New Roman"/>
                <w:w w:val="105"/>
              </w:rPr>
              <w:t>6=Ropes</w:t>
            </w:r>
          </w:p>
          <w:p w14:paraId="45B981CE" w14:textId="77777777" w:rsidR="00F7697D" w:rsidRPr="001512DD" w:rsidRDefault="00F7697D"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8B593F3"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F7697D" w:rsidRPr="001512DD" w14:paraId="2214DF86"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50A7474B"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3C66FB30" w14:textId="77777777" w:rsidR="00F7697D" w:rsidRPr="001512DD" w:rsidRDefault="00F7697D" w:rsidP="00F7697D">
            <w:pPr>
              <w:spacing w:after="0"/>
              <w:rPr>
                <w:w w:val="105"/>
              </w:rPr>
            </w:pPr>
            <w:r>
              <w:rPr>
                <w:w w:val="105"/>
              </w:rPr>
              <w:t>D</w:t>
            </w:r>
            <w:r w:rsidRPr="001512DD">
              <w:rPr>
                <w:w w:val="105"/>
              </w:rPr>
              <w:t>18. What was the area of the land obtained? (</w:t>
            </w:r>
            <w:proofErr w:type="spellStart"/>
            <w:proofErr w:type="gramStart"/>
            <w:r w:rsidRPr="001512DD">
              <w:rPr>
                <w:b/>
                <w:w w:val="105"/>
              </w:rPr>
              <w:t>area</w:t>
            </w:r>
            <w:proofErr w:type="gramEnd"/>
            <w:r w:rsidRPr="001512DD">
              <w:rPr>
                <w:b/>
                <w:w w:val="105"/>
              </w:rPr>
              <w:t>_obtained</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5BF2C57"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513F064B" w14:textId="77777777" w:rsidTr="00F7697D">
        <w:trPr>
          <w:trHeight w:val="20"/>
        </w:trPr>
        <w:tc>
          <w:tcPr>
            <w:tcW w:w="359" w:type="dxa"/>
            <w:tcBorders>
              <w:top w:val="single" w:sz="4" w:space="0" w:color="000000"/>
              <w:left w:val="single" w:sz="4" w:space="0" w:color="000000"/>
              <w:bottom w:val="single" w:sz="4" w:space="0" w:color="000000"/>
              <w:right w:val="single" w:sz="4" w:space="0" w:color="000000"/>
            </w:tcBorders>
          </w:tcPr>
          <w:p w14:paraId="15CFC9F6" w14:textId="77777777" w:rsidR="00F7697D" w:rsidRPr="001512DD" w:rsidRDefault="00F7697D" w:rsidP="00F7697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5F839145" w14:textId="77777777" w:rsidR="00F7697D" w:rsidRPr="001512DD" w:rsidRDefault="00F7697D" w:rsidP="00F7697D">
            <w:pPr>
              <w:spacing w:after="0"/>
              <w:rPr>
                <w:color w:val="000000"/>
              </w:rPr>
            </w:pPr>
            <w:r>
              <w:rPr>
                <w:w w:val="105"/>
              </w:rPr>
              <w:t>D</w:t>
            </w:r>
            <w:r w:rsidRPr="001512DD">
              <w:rPr>
                <w:w w:val="105"/>
              </w:rPr>
              <w:t>18b. Units (</w:t>
            </w:r>
            <w:r w:rsidRPr="001512DD">
              <w:rPr>
                <w:b/>
                <w:w w:val="105"/>
              </w:rPr>
              <w:t>unit5</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5568F907" w14:textId="77777777" w:rsidR="00F7697D" w:rsidRPr="001512DD" w:rsidRDefault="00F7697D" w:rsidP="00F7697D">
            <w:pPr>
              <w:spacing w:after="0"/>
              <w:rPr>
                <w:rFonts w:cs="Times New Roman"/>
                <w:w w:val="105"/>
              </w:rPr>
            </w:pPr>
            <w:r w:rsidRPr="001512DD">
              <w:rPr>
                <w:rFonts w:cs="Times New Roman"/>
                <w:w w:val="105"/>
              </w:rPr>
              <w:t>1=Lima</w:t>
            </w:r>
          </w:p>
          <w:p w14:paraId="37267023" w14:textId="77777777" w:rsidR="00F7697D" w:rsidRPr="001512DD" w:rsidRDefault="00F7697D" w:rsidP="00F7697D">
            <w:pPr>
              <w:spacing w:after="0"/>
              <w:rPr>
                <w:rFonts w:cs="Times New Roman"/>
                <w:w w:val="105"/>
              </w:rPr>
            </w:pPr>
            <w:r w:rsidRPr="001512DD">
              <w:rPr>
                <w:rFonts w:cs="Times New Roman"/>
                <w:w w:val="105"/>
              </w:rPr>
              <w:t>2=Acre</w:t>
            </w:r>
          </w:p>
          <w:p w14:paraId="58A8CC73" w14:textId="77777777" w:rsidR="00F7697D" w:rsidRPr="001512DD" w:rsidRDefault="00F7697D" w:rsidP="00F7697D">
            <w:pPr>
              <w:spacing w:after="0"/>
              <w:rPr>
                <w:rFonts w:cs="Times New Roman"/>
                <w:w w:val="105"/>
              </w:rPr>
            </w:pPr>
            <w:r w:rsidRPr="001512DD">
              <w:rPr>
                <w:rFonts w:cs="Times New Roman"/>
                <w:w w:val="105"/>
              </w:rPr>
              <w:t>3=Hectare</w:t>
            </w:r>
          </w:p>
          <w:p w14:paraId="5EB83A88" w14:textId="77777777" w:rsidR="00F7697D" w:rsidRPr="001512DD" w:rsidRDefault="00F7697D" w:rsidP="00F7697D">
            <w:pPr>
              <w:spacing w:after="0"/>
              <w:rPr>
                <w:rFonts w:cs="Times New Roman"/>
                <w:w w:val="105"/>
              </w:rPr>
            </w:pPr>
            <w:r w:rsidRPr="001512DD">
              <w:rPr>
                <w:rFonts w:cs="Times New Roman"/>
                <w:w w:val="105"/>
              </w:rPr>
              <w:t>4=Square meter</w:t>
            </w:r>
          </w:p>
          <w:p w14:paraId="5CAA5CAE" w14:textId="77777777" w:rsidR="00F7697D" w:rsidRPr="001512DD" w:rsidRDefault="00F7697D" w:rsidP="00F7697D">
            <w:pPr>
              <w:spacing w:after="0"/>
              <w:rPr>
                <w:rFonts w:cs="Times New Roman"/>
                <w:w w:val="105"/>
              </w:rPr>
            </w:pPr>
            <w:r w:rsidRPr="001512DD">
              <w:rPr>
                <w:rFonts w:cs="Times New Roman"/>
                <w:w w:val="105"/>
              </w:rPr>
              <w:t>5=Steps</w:t>
            </w:r>
          </w:p>
          <w:p w14:paraId="0EB260EC" w14:textId="77777777" w:rsidR="00F7697D" w:rsidRPr="001512DD" w:rsidRDefault="00F7697D" w:rsidP="00F7697D">
            <w:pPr>
              <w:spacing w:after="0"/>
            </w:pPr>
            <w:r w:rsidRPr="001512DD">
              <w:rPr>
                <w:rFonts w:cs="Times New Roman"/>
                <w:w w:val="105"/>
              </w:rPr>
              <w:t>6=Ropes</w:t>
            </w:r>
          </w:p>
          <w:p w14:paraId="6C3CEBD0" w14:textId="77777777" w:rsidR="00F7697D" w:rsidRPr="001512DD" w:rsidRDefault="00F7697D"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82F7F99"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F7697D" w:rsidRPr="001512DD" w14:paraId="72CD71DF" w14:textId="77777777" w:rsidTr="00F7697D">
        <w:trPr>
          <w:trHeight w:val="20"/>
        </w:trPr>
        <w:tc>
          <w:tcPr>
            <w:tcW w:w="359" w:type="dxa"/>
            <w:tcBorders>
              <w:top w:val="single" w:sz="4" w:space="0" w:color="000000"/>
              <w:left w:val="single" w:sz="4" w:space="0" w:color="000000"/>
              <w:bottom w:val="single" w:sz="4" w:space="0" w:color="000000"/>
              <w:right w:val="single" w:sz="4" w:space="0" w:color="000000"/>
            </w:tcBorders>
          </w:tcPr>
          <w:p w14:paraId="79E152DE" w14:textId="77777777" w:rsidR="00F7697D" w:rsidRPr="001512DD" w:rsidRDefault="00F7697D" w:rsidP="00F7697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543516DE" w14:textId="77777777" w:rsidR="00F7697D" w:rsidRPr="001512DD" w:rsidRDefault="00F7697D" w:rsidP="00F7697D">
            <w:pPr>
              <w:spacing w:after="0"/>
              <w:rPr>
                <w:w w:val="105"/>
              </w:rPr>
            </w:pPr>
            <w:r>
              <w:rPr>
                <w:w w:val="105"/>
              </w:rPr>
              <w:t>D</w:t>
            </w:r>
            <w:r w:rsidRPr="001512DD">
              <w:rPr>
                <w:w w:val="105"/>
              </w:rPr>
              <w:t>19. What was the condition of the land when the household obtained it? (</w:t>
            </w:r>
            <w:proofErr w:type="spellStart"/>
            <w:proofErr w:type="gramStart"/>
            <w:r w:rsidRPr="001512DD">
              <w:rPr>
                <w:b/>
                <w:w w:val="105"/>
              </w:rPr>
              <w:t>land</w:t>
            </w:r>
            <w:proofErr w:type="gramEnd"/>
            <w:r w:rsidRPr="001512DD">
              <w:rPr>
                <w:b/>
                <w:w w:val="105"/>
              </w:rPr>
              <w:t>_state</w:t>
            </w:r>
            <w:proofErr w:type="spellEnd"/>
            <w:r w:rsidRPr="001512DD">
              <w:rPr>
                <w:w w:val="105"/>
              </w:rPr>
              <w:t>)</w:t>
            </w:r>
          </w:p>
        </w:tc>
        <w:tc>
          <w:tcPr>
            <w:tcW w:w="4312" w:type="dxa"/>
            <w:gridSpan w:val="2"/>
            <w:tcBorders>
              <w:top w:val="single" w:sz="4" w:space="0" w:color="000000"/>
              <w:bottom w:val="single" w:sz="4" w:space="0" w:color="000000"/>
              <w:right w:val="single" w:sz="18" w:space="0" w:color="000000"/>
            </w:tcBorders>
          </w:tcPr>
          <w:p w14:paraId="13BB252F" w14:textId="77777777" w:rsidR="00F7697D" w:rsidRPr="001512DD" w:rsidRDefault="00F7697D" w:rsidP="00F7697D">
            <w:pPr>
              <w:spacing w:after="0"/>
              <w:rPr>
                <w:rFonts w:cs="Times New Roman"/>
                <w:w w:val="105"/>
              </w:rPr>
            </w:pPr>
            <w:r w:rsidRPr="001512DD">
              <w:rPr>
                <w:rFonts w:cs="Times New Roman"/>
                <w:w w:val="105"/>
              </w:rPr>
              <w:t>1=Undeveloped</w:t>
            </w:r>
          </w:p>
          <w:p w14:paraId="0D8E2A15" w14:textId="77777777" w:rsidR="00F7697D" w:rsidRPr="001512DD" w:rsidRDefault="00F7697D" w:rsidP="00F7697D">
            <w:pPr>
              <w:spacing w:after="0"/>
              <w:rPr>
                <w:rFonts w:cs="Times New Roman"/>
                <w:w w:val="105"/>
              </w:rPr>
            </w:pPr>
            <w:r w:rsidRPr="001512DD">
              <w:rPr>
                <w:rFonts w:cs="Times New Roman"/>
                <w:w w:val="105"/>
              </w:rPr>
              <w:t>2=Fallow</w:t>
            </w:r>
          </w:p>
          <w:p w14:paraId="21F12F56" w14:textId="77777777" w:rsidR="00F7697D" w:rsidRPr="001512DD" w:rsidRDefault="00F7697D" w:rsidP="00F7697D">
            <w:pPr>
              <w:spacing w:after="0"/>
              <w:rPr>
                <w:rFonts w:cs="Times New Roman"/>
                <w:w w:val="105"/>
              </w:rPr>
            </w:pPr>
            <w:r w:rsidRPr="001512DD">
              <w:rPr>
                <w:rFonts w:cs="Times New Roman"/>
                <w:w w:val="105"/>
              </w:rPr>
              <w:t>3=Productive</w:t>
            </w:r>
          </w:p>
          <w:p w14:paraId="3CB1C990" w14:textId="77777777" w:rsidR="00F7697D" w:rsidRPr="001512DD" w:rsidRDefault="00F7697D" w:rsidP="00F7697D">
            <w:pPr>
              <w:spacing w:after="0"/>
              <w:rPr>
                <w:rFonts w:cs="Times New Roman"/>
                <w:w w:val="105"/>
              </w:rPr>
            </w:pPr>
            <w:r w:rsidRPr="001512DD">
              <w:rPr>
                <w:rFonts w:cs="Times New Roman"/>
                <w:w w:val="105"/>
              </w:rPr>
              <w:t>97=Other, please specify</w:t>
            </w:r>
          </w:p>
        </w:tc>
        <w:tc>
          <w:tcPr>
            <w:tcW w:w="732" w:type="dxa"/>
            <w:gridSpan w:val="2"/>
            <w:tcBorders>
              <w:top w:val="single" w:sz="18" w:space="0" w:color="000000"/>
              <w:left w:val="single" w:sz="18" w:space="0" w:color="000000"/>
              <w:bottom w:val="single" w:sz="18" w:space="0" w:color="000000"/>
              <w:right w:val="single" w:sz="18" w:space="0" w:color="000000"/>
            </w:tcBorders>
          </w:tcPr>
          <w:p w14:paraId="0B8E728E"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F7697D" w:rsidRPr="001512DD" w14:paraId="036386C1" w14:textId="77777777" w:rsidTr="00F7697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4E96725E" w14:textId="77777777" w:rsidR="00F7697D" w:rsidRPr="001512DD" w:rsidRDefault="00F7697D" w:rsidP="00F7697D">
            <w:pPr>
              <w:spacing w:after="0"/>
            </w:pPr>
          </w:p>
        </w:tc>
        <w:tc>
          <w:tcPr>
            <w:tcW w:w="4677" w:type="dxa"/>
            <w:tcBorders>
              <w:left w:val="single" w:sz="4" w:space="0" w:color="auto"/>
              <w:right w:val="single" w:sz="18" w:space="0" w:color="000000"/>
            </w:tcBorders>
          </w:tcPr>
          <w:p w14:paraId="7CAE71D0" w14:textId="77777777" w:rsidR="00F7697D" w:rsidRPr="001512DD" w:rsidRDefault="00F7697D" w:rsidP="00F7697D">
            <w:pPr>
              <w:spacing w:after="0"/>
              <w:rPr>
                <w:w w:val="105"/>
              </w:rPr>
            </w:pPr>
            <w:r>
              <w:rPr>
                <w:w w:val="105"/>
              </w:rPr>
              <w:t>D</w:t>
            </w:r>
            <w:r w:rsidRPr="001512DD">
              <w:rPr>
                <w:w w:val="105"/>
              </w:rPr>
              <w:t>19b. 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4B512775" w14:textId="77777777" w:rsidR="00F7697D" w:rsidRPr="001512DD" w:rsidRDefault="00F7697D" w:rsidP="00F7697D">
            <w:pPr>
              <w:spacing w:after="0"/>
              <w:rPr>
                <w:w w:val="105"/>
              </w:rPr>
            </w:pPr>
            <w:r w:rsidRPr="001512DD">
              <w:rPr>
                <w:i/>
                <w:color w:val="A6A6A6" w:themeColor="background1" w:themeShade="A6"/>
              </w:rPr>
              <w:t>(Text)</w:t>
            </w:r>
          </w:p>
        </w:tc>
      </w:tr>
      <w:tr w:rsidR="00F7697D" w:rsidRPr="001512DD" w14:paraId="4AE04ECF"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1C354606" w14:textId="77777777" w:rsidR="00F7697D" w:rsidRPr="001512DD" w:rsidRDefault="00F7697D" w:rsidP="00F7697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42CC1897" w14:textId="77777777" w:rsidR="00F7697D" w:rsidRPr="001512DD" w:rsidRDefault="00F7697D" w:rsidP="00F7697D">
            <w:pPr>
              <w:spacing w:afterLines="20" w:after="48" w:line="240" w:lineRule="auto"/>
              <w:ind w:left="10"/>
              <w:contextualSpacing/>
              <w:rPr>
                <w:w w:val="105"/>
              </w:rPr>
            </w:pPr>
            <w:commentRangeStart w:id="164"/>
            <w:r>
              <w:rPr>
                <w:w w:val="105"/>
              </w:rPr>
              <w:t>D</w:t>
            </w:r>
            <w:r w:rsidRPr="001512DD">
              <w:rPr>
                <w:w w:val="105"/>
              </w:rPr>
              <w:t>20. In the past five years, has your household ever had land that you were using reallocated by village or chief authorities to be used for other purposes? (</w:t>
            </w:r>
            <w:proofErr w:type="gramStart"/>
            <w:r w:rsidRPr="001512DD">
              <w:rPr>
                <w:b/>
                <w:w w:val="105"/>
              </w:rPr>
              <w:t>reallocate</w:t>
            </w:r>
            <w:proofErr w:type="gramEnd"/>
            <w:r w:rsidRPr="001512DD">
              <w:rPr>
                <w:w w:val="105"/>
              </w:rPr>
              <w:t>)</w:t>
            </w:r>
            <w:commentRangeEnd w:id="164"/>
            <w:r>
              <w:rPr>
                <w:rStyle w:val="CommentReference"/>
              </w:rPr>
              <w:commentReference w:id="164"/>
            </w:r>
          </w:p>
          <w:p w14:paraId="2AD82C7A" w14:textId="77777777" w:rsidR="00F7697D" w:rsidRPr="001512DD" w:rsidRDefault="00F7697D" w:rsidP="00F7697D">
            <w:pPr>
              <w:spacing w:afterLines="20" w:after="48" w:line="240" w:lineRule="auto"/>
              <w:ind w:left="10"/>
              <w:contextualSpacing/>
              <w:rPr>
                <w:i/>
                <w:w w:val="105"/>
              </w:rPr>
            </w:pPr>
            <w:r w:rsidRPr="001512DD">
              <w:rPr>
                <w:i/>
                <w:w w:val="105"/>
              </w:rPr>
              <w:t>If not 1, skip to Module D</w:t>
            </w:r>
          </w:p>
        </w:tc>
        <w:tc>
          <w:tcPr>
            <w:tcW w:w="4332" w:type="dxa"/>
            <w:gridSpan w:val="3"/>
            <w:tcBorders>
              <w:top w:val="single" w:sz="4" w:space="0" w:color="000000"/>
              <w:bottom w:val="single" w:sz="4" w:space="0" w:color="000000"/>
              <w:right w:val="single" w:sz="18" w:space="0" w:color="000000"/>
            </w:tcBorders>
          </w:tcPr>
          <w:p w14:paraId="422F1312" w14:textId="77777777" w:rsidR="00F7697D" w:rsidRPr="001512DD" w:rsidRDefault="00F7697D" w:rsidP="00F7697D">
            <w:pPr>
              <w:spacing w:after="0"/>
            </w:pPr>
            <w:r w:rsidRPr="001512DD">
              <w:t>1=No</w:t>
            </w:r>
          </w:p>
          <w:p w14:paraId="22FB6FB5" w14:textId="77777777" w:rsidR="00F7697D" w:rsidRPr="001512DD" w:rsidRDefault="00F7697D" w:rsidP="00F7697D">
            <w:pPr>
              <w:spacing w:after="0"/>
            </w:pPr>
            <w:r w:rsidRPr="001512DD">
              <w:t>2=Yes</w:t>
            </w:r>
            <w:r w:rsidRPr="001512DD" w:rsidDel="00226116">
              <w:t xml:space="preserve"> </w:t>
            </w:r>
          </w:p>
          <w:p w14:paraId="22F94840" w14:textId="77777777" w:rsidR="00F7697D" w:rsidRPr="001512DD" w:rsidRDefault="00F7697D" w:rsidP="00F7697D">
            <w:pPr>
              <w:spacing w:after="0"/>
            </w:pPr>
            <w:r w:rsidRPr="001512DD">
              <w:t>888=Don’t know</w:t>
            </w:r>
          </w:p>
          <w:p w14:paraId="50557C64" w14:textId="77777777" w:rsidR="00F7697D" w:rsidRPr="001512DD" w:rsidRDefault="00F7697D" w:rsidP="00F7697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7A91EA8E"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F7697D" w:rsidRPr="001512DD" w14:paraId="5011D0BD"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1A3C338B"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29214E5" w14:textId="77777777" w:rsidR="00F7697D" w:rsidRPr="001512DD" w:rsidRDefault="00F7697D" w:rsidP="00F7697D">
            <w:pPr>
              <w:spacing w:after="0"/>
              <w:rPr>
                <w:w w:val="105"/>
              </w:rPr>
            </w:pPr>
            <w:r>
              <w:rPr>
                <w:w w:val="105"/>
              </w:rPr>
              <w:t>D</w:t>
            </w:r>
            <w:r w:rsidRPr="001512DD">
              <w:rPr>
                <w:w w:val="105"/>
              </w:rPr>
              <w:t>21. How many times was land reallocated? (</w:t>
            </w:r>
            <w:proofErr w:type="spellStart"/>
            <w:proofErr w:type="gramStart"/>
            <w:r w:rsidRPr="001512DD">
              <w:rPr>
                <w:b/>
                <w:w w:val="105"/>
              </w:rPr>
              <w:t>reallocate</w:t>
            </w:r>
            <w:proofErr w:type="gramEnd"/>
            <w:r w:rsidRPr="001512DD">
              <w:rPr>
                <w:b/>
                <w:w w:val="105"/>
              </w:rPr>
              <w:t>_freq</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09384DEA"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57051AC3" w14:textId="77777777" w:rsidTr="00F7697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681CE7B" w14:textId="77777777" w:rsidR="00F7697D" w:rsidRPr="001512DD" w:rsidRDefault="00F7697D" w:rsidP="00F7697D">
            <w:pPr>
              <w:spacing w:after="0"/>
            </w:pPr>
          </w:p>
        </w:tc>
        <w:tc>
          <w:tcPr>
            <w:tcW w:w="4677" w:type="dxa"/>
            <w:tcBorders>
              <w:left w:val="single" w:sz="4" w:space="0" w:color="auto"/>
              <w:right w:val="single" w:sz="18" w:space="0" w:color="000000"/>
            </w:tcBorders>
          </w:tcPr>
          <w:p w14:paraId="4CDB2D22" w14:textId="77777777" w:rsidR="00F7697D" w:rsidRPr="001512DD" w:rsidRDefault="00F7697D" w:rsidP="00F7697D">
            <w:pPr>
              <w:spacing w:after="0"/>
              <w:rPr>
                <w:w w:val="105"/>
              </w:rPr>
            </w:pPr>
            <w:r>
              <w:rPr>
                <w:w w:val="105"/>
              </w:rPr>
              <w:t>D</w:t>
            </w:r>
            <w:r w:rsidRPr="001512DD">
              <w:rPr>
                <w:w w:val="105"/>
              </w:rPr>
              <w:t>22. Why was the land reallocated? (</w:t>
            </w:r>
            <w:proofErr w:type="spellStart"/>
            <w:proofErr w:type="gramStart"/>
            <w:r w:rsidRPr="001512DD">
              <w:rPr>
                <w:b/>
                <w:w w:val="105"/>
              </w:rPr>
              <w:t>reallocate</w:t>
            </w:r>
            <w:proofErr w:type="gramEnd"/>
            <w:r w:rsidRPr="001512DD">
              <w:rPr>
                <w:b/>
                <w:w w:val="105"/>
              </w:rPr>
              <w:t>_exp</w:t>
            </w:r>
            <w:proofErr w:type="spellEnd"/>
            <w:r w:rsidRPr="001512DD">
              <w:rPr>
                <w:w w:val="105"/>
              </w:rPr>
              <w:t>)</w:t>
            </w:r>
          </w:p>
        </w:tc>
        <w:tc>
          <w:tcPr>
            <w:tcW w:w="5044" w:type="dxa"/>
            <w:gridSpan w:val="4"/>
            <w:tcBorders>
              <w:top w:val="single" w:sz="18" w:space="0" w:color="000000"/>
              <w:left w:val="single" w:sz="18" w:space="0" w:color="000000"/>
              <w:bottom w:val="single" w:sz="18" w:space="0" w:color="000000"/>
              <w:right w:val="single" w:sz="18" w:space="0" w:color="000000"/>
            </w:tcBorders>
          </w:tcPr>
          <w:p w14:paraId="0F5F5323" w14:textId="77777777" w:rsidR="00F7697D" w:rsidRPr="001512DD" w:rsidRDefault="00F7697D" w:rsidP="00F7697D">
            <w:pPr>
              <w:spacing w:after="0"/>
              <w:rPr>
                <w:w w:val="105"/>
              </w:rPr>
            </w:pPr>
            <w:r w:rsidRPr="001512DD">
              <w:rPr>
                <w:i/>
                <w:color w:val="A6A6A6" w:themeColor="background1" w:themeShade="A6"/>
              </w:rPr>
              <w:t>(Text)</w:t>
            </w:r>
          </w:p>
        </w:tc>
      </w:tr>
      <w:tr w:rsidR="00F7697D" w:rsidRPr="001512DD" w14:paraId="1A780132" w14:textId="77777777" w:rsidTr="00F7697D">
        <w:trPr>
          <w:trHeight w:val="20"/>
        </w:trPr>
        <w:tc>
          <w:tcPr>
            <w:tcW w:w="359" w:type="dxa"/>
            <w:tcBorders>
              <w:top w:val="single" w:sz="4" w:space="0" w:color="000000"/>
              <w:left w:val="single" w:sz="4" w:space="0" w:color="000000"/>
              <w:bottom w:val="single" w:sz="4" w:space="0" w:color="000000"/>
              <w:right w:val="single" w:sz="4" w:space="0" w:color="auto"/>
            </w:tcBorders>
          </w:tcPr>
          <w:p w14:paraId="79E09BC1" w14:textId="77777777" w:rsidR="00F7697D" w:rsidRPr="001512DD" w:rsidRDefault="00F7697D" w:rsidP="00F7697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38C4310D" w14:textId="77777777" w:rsidR="00F7697D" w:rsidRPr="001512DD" w:rsidRDefault="00F7697D" w:rsidP="00F7697D">
            <w:pPr>
              <w:spacing w:after="0"/>
              <w:rPr>
                <w:w w:val="105"/>
              </w:rPr>
            </w:pPr>
            <w:r>
              <w:rPr>
                <w:w w:val="105"/>
              </w:rPr>
              <w:t>D</w:t>
            </w:r>
            <w:r w:rsidRPr="001512DD">
              <w:rPr>
                <w:w w:val="105"/>
              </w:rPr>
              <w:t>23. How much land was reallocated? (</w:t>
            </w:r>
            <w:proofErr w:type="spellStart"/>
            <w:proofErr w:type="gramStart"/>
            <w:r w:rsidRPr="001512DD">
              <w:rPr>
                <w:b/>
                <w:w w:val="105"/>
              </w:rPr>
              <w:t>reallocate</w:t>
            </w:r>
            <w:proofErr w:type="gramEnd"/>
            <w:r w:rsidRPr="001512DD">
              <w:rPr>
                <w:b/>
                <w:w w:val="105"/>
              </w:rPr>
              <w:t>_size</w:t>
            </w:r>
            <w:proofErr w:type="spellEnd"/>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99A95F7"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772A0656" w14:textId="77777777" w:rsidTr="00F7697D">
        <w:trPr>
          <w:trHeight w:val="20"/>
        </w:trPr>
        <w:tc>
          <w:tcPr>
            <w:tcW w:w="359" w:type="dxa"/>
            <w:tcBorders>
              <w:top w:val="single" w:sz="4" w:space="0" w:color="000000"/>
              <w:left w:val="single" w:sz="4" w:space="0" w:color="000000"/>
              <w:bottom w:val="single" w:sz="4" w:space="0" w:color="000000"/>
              <w:right w:val="single" w:sz="4" w:space="0" w:color="000000"/>
            </w:tcBorders>
          </w:tcPr>
          <w:p w14:paraId="08D29430" w14:textId="77777777" w:rsidR="00F7697D" w:rsidRPr="001512DD" w:rsidRDefault="00F7697D" w:rsidP="00F7697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118BB1AF" w14:textId="77777777" w:rsidR="00F7697D" w:rsidRPr="001512DD" w:rsidRDefault="00F7697D" w:rsidP="00F7697D">
            <w:pPr>
              <w:spacing w:after="0"/>
              <w:rPr>
                <w:color w:val="000000"/>
              </w:rPr>
            </w:pPr>
            <w:r>
              <w:rPr>
                <w:w w:val="105"/>
              </w:rPr>
              <w:t>D</w:t>
            </w:r>
            <w:r w:rsidRPr="001512DD">
              <w:rPr>
                <w:w w:val="105"/>
              </w:rPr>
              <w:t>23b. Units (</w:t>
            </w:r>
            <w:r w:rsidRPr="001512DD">
              <w:rPr>
                <w:b/>
                <w:w w:val="105"/>
              </w:rPr>
              <w:t>unit6</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372C3B8D" w14:textId="77777777" w:rsidR="00F7697D" w:rsidRPr="001512DD" w:rsidRDefault="00F7697D" w:rsidP="00F7697D">
            <w:pPr>
              <w:spacing w:after="0"/>
              <w:rPr>
                <w:rFonts w:cs="Times New Roman"/>
                <w:w w:val="105"/>
              </w:rPr>
            </w:pPr>
            <w:r w:rsidRPr="001512DD">
              <w:rPr>
                <w:rFonts w:cs="Times New Roman"/>
                <w:w w:val="105"/>
              </w:rPr>
              <w:t>1=Lima</w:t>
            </w:r>
          </w:p>
          <w:p w14:paraId="36F553CF" w14:textId="77777777" w:rsidR="00F7697D" w:rsidRPr="001512DD" w:rsidRDefault="00F7697D" w:rsidP="00F7697D">
            <w:pPr>
              <w:spacing w:after="0"/>
              <w:rPr>
                <w:rFonts w:cs="Times New Roman"/>
                <w:w w:val="105"/>
              </w:rPr>
            </w:pPr>
            <w:r w:rsidRPr="001512DD">
              <w:rPr>
                <w:rFonts w:cs="Times New Roman"/>
                <w:w w:val="105"/>
              </w:rPr>
              <w:t>2=Acre</w:t>
            </w:r>
          </w:p>
          <w:p w14:paraId="7C9CFFE4" w14:textId="77777777" w:rsidR="00F7697D" w:rsidRPr="001512DD" w:rsidRDefault="00F7697D" w:rsidP="00F7697D">
            <w:pPr>
              <w:spacing w:after="0"/>
              <w:rPr>
                <w:rFonts w:cs="Times New Roman"/>
                <w:w w:val="105"/>
              </w:rPr>
            </w:pPr>
            <w:r w:rsidRPr="001512DD">
              <w:rPr>
                <w:rFonts w:cs="Times New Roman"/>
                <w:w w:val="105"/>
              </w:rPr>
              <w:t>3=Hectare</w:t>
            </w:r>
          </w:p>
          <w:p w14:paraId="2E11C9E9" w14:textId="77777777" w:rsidR="00F7697D" w:rsidRPr="001512DD" w:rsidRDefault="00F7697D" w:rsidP="00F7697D">
            <w:pPr>
              <w:spacing w:after="0"/>
              <w:rPr>
                <w:rFonts w:cs="Times New Roman"/>
                <w:w w:val="105"/>
              </w:rPr>
            </w:pPr>
            <w:r w:rsidRPr="001512DD">
              <w:rPr>
                <w:rFonts w:cs="Times New Roman"/>
                <w:w w:val="105"/>
              </w:rPr>
              <w:t>4=Square meter</w:t>
            </w:r>
          </w:p>
          <w:p w14:paraId="7B7BC1B0" w14:textId="77777777" w:rsidR="00F7697D" w:rsidRPr="001512DD" w:rsidRDefault="00F7697D" w:rsidP="00F7697D">
            <w:pPr>
              <w:spacing w:after="0"/>
              <w:rPr>
                <w:rFonts w:cs="Times New Roman"/>
                <w:w w:val="105"/>
              </w:rPr>
            </w:pPr>
            <w:r w:rsidRPr="001512DD">
              <w:rPr>
                <w:rFonts w:cs="Times New Roman"/>
                <w:w w:val="105"/>
              </w:rPr>
              <w:t>5=Steps</w:t>
            </w:r>
          </w:p>
          <w:p w14:paraId="55C2792B" w14:textId="77777777" w:rsidR="00F7697D" w:rsidRPr="001512DD" w:rsidRDefault="00F7697D" w:rsidP="00F7697D">
            <w:pPr>
              <w:spacing w:after="0"/>
            </w:pPr>
            <w:r w:rsidRPr="001512DD">
              <w:rPr>
                <w:rFonts w:cs="Times New Roman"/>
                <w:w w:val="105"/>
              </w:rPr>
              <w:t>6=Ropes</w:t>
            </w:r>
          </w:p>
          <w:p w14:paraId="20AF46C2" w14:textId="77777777" w:rsidR="00F7697D" w:rsidRPr="001512DD" w:rsidRDefault="00F7697D"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F3A35AC"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bl>
    <w:p w14:paraId="2241FF04" w14:textId="77777777" w:rsidR="00F7697D" w:rsidRPr="001512DD" w:rsidRDefault="00F7697D" w:rsidP="00F7697D">
      <w:pPr>
        <w:spacing w:after="0" w:line="240" w:lineRule="auto"/>
        <w:contextualSpacing/>
        <w:rPr>
          <w:rFonts w:eastAsia="Times New Roman" w:cs="Times New Roman"/>
          <w:lang w:eastAsia="zh-CN"/>
        </w:rPr>
      </w:pPr>
    </w:p>
    <w:p w14:paraId="58E0F3F9" w14:textId="77777777" w:rsidR="00F7697D" w:rsidRPr="001512DD" w:rsidRDefault="00F7697D" w:rsidP="00F7697D">
      <w:pPr>
        <w:spacing w:after="0" w:line="240" w:lineRule="auto"/>
        <w:contextualSpacing/>
        <w:rPr>
          <w:rFonts w:eastAsia="Times New Roman" w:cs="Times New Roman"/>
          <w:lang w:eastAsia="zh-CN"/>
        </w:rPr>
      </w:pPr>
    </w:p>
    <w:p w14:paraId="48FC8826" w14:textId="77777777" w:rsidR="00F7697D" w:rsidRDefault="00F7697D" w:rsidP="00F7697D">
      <w:pPr>
        <w:spacing w:after="0" w:line="240" w:lineRule="auto"/>
        <w:contextualSpacing/>
        <w:rPr>
          <w:rFonts w:eastAsia="Times New Roman" w:cs="Times New Roman"/>
          <w:lang w:eastAsia="zh-CN"/>
        </w:rPr>
        <w:sectPr w:rsidR="00F7697D" w:rsidSect="00512DC2">
          <w:pgSz w:w="12240" w:h="15840"/>
          <w:pgMar w:top="1440" w:right="1080" w:bottom="1440" w:left="1080" w:header="720" w:footer="720" w:gutter="0"/>
          <w:cols w:space="720"/>
          <w:docGrid w:linePitch="360"/>
        </w:sectPr>
      </w:pPr>
    </w:p>
    <w:p w14:paraId="1AFFFAD7"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E. FIELD OVERVIEW</w:t>
      </w:r>
    </w:p>
    <w:p w14:paraId="6946C632" w14:textId="77777777" w:rsidR="00F7697D" w:rsidRPr="00F25BF8" w:rsidRDefault="00F7697D" w:rsidP="00F7697D">
      <w:pPr>
        <w:widowControl w:val="0"/>
        <w:autoSpaceDE w:val="0"/>
        <w:autoSpaceDN w:val="0"/>
        <w:adjustRightInd w:val="0"/>
        <w:spacing w:after="0" w:line="240" w:lineRule="auto"/>
        <w:contextualSpacing/>
        <w:rPr>
          <w:rFonts w:eastAsia="SimSun" w:cs="Times"/>
        </w:rPr>
      </w:pPr>
      <w:r w:rsidRPr="00F25BF8">
        <w:rPr>
          <w:rFonts w:eastAsia="SimSun"/>
        </w:rPr>
        <w:t>Now I would like to learn more about each of the fields that your household uses. Let’s start with a discussion of your largest field.</w:t>
      </w:r>
    </w:p>
    <w:tbl>
      <w:tblPr>
        <w:tblStyle w:val="TableGrid2"/>
        <w:tblW w:w="15000" w:type="dxa"/>
        <w:jc w:val="center"/>
        <w:tblLayout w:type="fixed"/>
        <w:tblCellMar>
          <w:left w:w="29" w:type="dxa"/>
          <w:right w:w="29" w:type="dxa"/>
        </w:tblCellMar>
        <w:tblLook w:val="04A0" w:firstRow="1" w:lastRow="0" w:firstColumn="1" w:lastColumn="0" w:noHBand="0" w:noVBand="1"/>
      </w:tblPr>
      <w:tblGrid>
        <w:gridCol w:w="694"/>
        <w:gridCol w:w="1101"/>
        <w:gridCol w:w="900"/>
        <w:gridCol w:w="900"/>
        <w:gridCol w:w="1022"/>
        <w:gridCol w:w="1023"/>
        <w:gridCol w:w="2880"/>
        <w:gridCol w:w="1800"/>
        <w:gridCol w:w="1800"/>
        <w:gridCol w:w="2880"/>
      </w:tblGrid>
      <w:tr w:rsidR="00F7697D" w:rsidRPr="00F25BF8" w14:paraId="6DC43FF6" w14:textId="77777777" w:rsidTr="00F7697D">
        <w:trPr>
          <w:trHeight w:val="20"/>
          <w:jc w:val="center"/>
        </w:trPr>
        <w:tc>
          <w:tcPr>
            <w:tcW w:w="694" w:type="dxa"/>
            <w:vMerge w:val="restart"/>
          </w:tcPr>
          <w:p w14:paraId="5B2E5FED" w14:textId="77777777" w:rsidR="00F7697D" w:rsidRPr="00F25BF8" w:rsidRDefault="00F7697D" w:rsidP="00F7697D">
            <w:pPr>
              <w:contextualSpacing/>
              <w:jc w:val="center"/>
              <w:rPr>
                <w:sz w:val="20"/>
              </w:rPr>
            </w:pPr>
            <w:r w:rsidRPr="00F25BF8">
              <w:rPr>
                <w:sz w:val="20"/>
              </w:rPr>
              <w:t>Field</w:t>
            </w:r>
          </w:p>
        </w:tc>
        <w:tc>
          <w:tcPr>
            <w:tcW w:w="1101" w:type="dxa"/>
            <w:vMerge w:val="restart"/>
          </w:tcPr>
          <w:p w14:paraId="1D22F94A" w14:textId="77777777" w:rsidR="00F7697D" w:rsidRPr="00F25BF8" w:rsidRDefault="00F7697D" w:rsidP="00F7697D">
            <w:pPr>
              <w:contextualSpacing/>
              <w:jc w:val="center"/>
              <w:rPr>
                <w:sz w:val="20"/>
              </w:rPr>
            </w:pPr>
            <w:r w:rsidRPr="00F25BF8">
              <w:rPr>
                <w:sz w:val="20"/>
              </w:rPr>
              <w:t>Field name</w:t>
            </w:r>
          </w:p>
        </w:tc>
        <w:tc>
          <w:tcPr>
            <w:tcW w:w="1800" w:type="dxa"/>
            <w:gridSpan w:val="2"/>
          </w:tcPr>
          <w:p w14:paraId="61C25ED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E1. What is the area of this field?</w:t>
            </w:r>
          </w:p>
          <w:p w14:paraId="78BCC7C6" w14:textId="77777777" w:rsidR="00F7697D" w:rsidRPr="00F25BF8" w:rsidRDefault="00F7697D" w:rsidP="00F7697D">
            <w:pPr>
              <w:kinsoku w:val="0"/>
              <w:overflowPunct w:val="0"/>
              <w:autoSpaceDE w:val="0"/>
              <w:autoSpaceDN w:val="0"/>
              <w:adjustRightInd w:val="0"/>
              <w:contextualSpacing/>
              <w:jc w:val="center"/>
              <w:rPr>
                <w:rFonts w:cs="Times New Roman"/>
                <w:b/>
                <w:w w:val="105"/>
                <w:sz w:val="20"/>
              </w:rPr>
            </w:pPr>
            <w:r w:rsidRPr="00F25BF8">
              <w:rPr>
                <w:rFonts w:cs="Times New Roman"/>
                <w:sz w:val="20"/>
              </w:rPr>
              <w:t>(</w:t>
            </w:r>
            <w:proofErr w:type="spellStart"/>
            <w:proofErr w:type="gramStart"/>
            <w:r w:rsidRPr="00F25BF8">
              <w:rPr>
                <w:rFonts w:cs="Times New Roman"/>
                <w:b/>
                <w:sz w:val="20"/>
              </w:rPr>
              <w:t>group</w:t>
            </w:r>
            <w:proofErr w:type="gramEnd"/>
            <w:r w:rsidRPr="00F25BF8">
              <w:rPr>
                <w:rFonts w:cs="Times New Roman"/>
                <w:b/>
                <w:sz w:val="20"/>
              </w:rPr>
              <w:t>_fieldarea</w:t>
            </w:r>
            <w:proofErr w:type="spellEnd"/>
            <w:r w:rsidRPr="00F25BF8">
              <w:rPr>
                <w:rFonts w:cs="Times New Roman"/>
                <w:sz w:val="20"/>
              </w:rPr>
              <w:t>)</w:t>
            </w:r>
          </w:p>
        </w:tc>
        <w:tc>
          <w:tcPr>
            <w:tcW w:w="2045" w:type="dxa"/>
            <w:gridSpan w:val="2"/>
          </w:tcPr>
          <w:p w14:paraId="7D48F22F" w14:textId="77777777" w:rsidR="00F7697D" w:rsidRPr="00F25BF8" w:rsidRDefault="00F7697D" w:rsidP="00F7697D">
            <w:pPr>
              <w:kinsoku w:val="0"/>
              <w:overflowPunct w:val="0"/>
              <w:autoSpaceDE w:val="0"/>
              <w:autoSpaceDN w:val="0"/>
              <w:adjustRightInd w:val="0"/>
              <w:ind w:right="241"/>
              <w:contextualSpacing/>
              <w:jc w:val="center"/>
              <w:rPr>
                <w:rFonts w:cs="Times New Roman"/>
                <w:w w:val="105"/>
                <w:sz w:val="20"/>
              </w:rPr>
            </w:pPr>
            <w:r w:rsidRPr="00F25BF8">
              <w:rPr>
                <w:rFonts w:cs="Times New Roman"/>
                <w:w w:val="105"/>
                <w:sz w:val="20"/>
              </w:rPr>
              <w:t>E2. What is the distance from your house to the field?</w:t>
            </w:r>
          </w:p>
          <w:p w14:paraId="727FEDA2" w14:textId="77777777" w:rsidR="00F7697D" w:rsidRPr="00F25BF8" w:rsidRDefault="00F7697D" w:rsidP="00F7697D">
            <w:pPr>
              <w:kinsoku w:val="0"/>
              <w:overflowPunct w:val="0"/>
              <w:autoSpaceDE w:val="0"/>
              <w:autoSpaceDN w:val="0"/>
              <w:adjustRightInd w:val="0"/>
              <w:ind w:right="241"/>
              <w:contextualSpacing/>
              <w:jc w:val="center"/>
              <w:rPr>
                <w:rFonts w:cs="Times New Roman"/>
                <w:i/>
                <w:w w:val="105"/>
                <w:sz w:val="20"/>
              </w:rPr>
            </w:pPr>
            <w:r w:rsidRPr="00F25BF8">
              <w:rPr>
                <w:rFonts w:cs="Times New Roman"/>
                <w:i/>
                <w:w w:val="105"/>
                <w:sz w:val="20"/>
              </w:rPr>
              <w:t>One way, from the main household</w:t>
            </w:r>
          </w:p>
          <w:p w14:paraId="30CC43BB" w14:textId="77777777" w:rsidR="00F7697D" w:rsidRPr="00F25BF8" w:rsidRDefault="00F7697D" w:rsidP="00F7697D">
            <w:pPr>
              <w:kinsoku w:val="0"/>
              <w:overflowPunct w:val="0"/>
              <w:autoSpaceDE w:val="0"/>
              <w:autoSpaceDN w:val="0"/>
              <w:adjustRightInd w:val="0"/>
              <w:ind w:right="241"/>
              <w:contextualSpacing/>
              <w:jc w:val="center"/>
              <w:rPr>
                <w:rFonts w:cs="Times New Roman"/>
                <w:sz w:val="20"/>
              </w:rPr>
            </w:pPr>
            <w:r w:rsidRPr="00F25BF8">
              <w:rPr>
                <w:rFonts w:cs="Times New Roman"/>
                <w:w w:val="105"/>
                <w:sz w:val="20"/>
              </w:rPr>
              <w:t>(</w:t>
            </w:r>
            <w:proofErr w:type="spellStart"/>
            <w:proofErr w:type="gramStart"/>
            <w:r w:rsidRPr="00F25BF8">
              <w:rPr>
                <w:rFonts w:cs="Times New Roman"/>
                <w:b/>
                <w:w w:val="105"/>
                <w:sz w:val="20"/>
              </w:rPr>
              <w:t>grp</w:t>
            </w:r>
            <w:proofErr w:type="gramEnd"/>
            <w:r w:rsidRPr="00F25BF8">
              <w:rPr>
                <w:rFonts w:cs="Times New Roman"/>
                <w:b/>
                <w:w w:val="105"/>
                <w:sz w:val="20"/>
              </w:rPr>
              <w:t>_distance_field</w:t>
            </w:r>
            <w:proofErr w:type="spellEnd"/>
            <w:r w:rsidRPr="00F25BF8">
              <w:rPr>
                <w:rFonts w:cs="Times New Roman"/>
                <w:w w:val="105"/>
                <w:sz w:val="20"/>
              </w:rPr>
              <w:t>)</w:t>
            </w:r>
          </w:p>
        </w:tc>
        <w:tc>
          <w:tcPr>
            <w:tcW w:w="2880" w:type="dxa"/>
            <w:vMerge w:val="restart"/>
          </w:tcPr>
          <w:p w14:paraId="274F3BB8"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E3. During </w:t>
            </w:r>
            <w:r w:rsidRPr="00F25BF8">
              <w:rPr>
                <w:rFonts w:cs="Times New Roman"/>
                <w:sz w:val="20"/>
                <w:lang w:eastAsia="zh-CN"/>
              </w:rPr>
              <w:t>this</w:t>
            </w:r>
            <w:r w:rsidRPr="00F25BF8">
              <w:rPr>
                <w:rFonts w:cs="Times New Roman"/>
                <w:sz w:val="20"/>
              </w:rPr>
              <w:t xml:space="preserve"> last agricultural season (2013-2014), did your household farm this field, leave it fallow, or use it for pasture or some other non-agricultural use?</w:t>
            </w:r>
            <w:r w:rsidRPr="00F25BF8">
              <w:rPr>
                <w:rFonts w:cs="Times New Roman"/>
                <w:i/>
                <w:sz w:val="20"/>
              </w:rPr>
              <w:t xml:space="preserve"> (See Code below)</w:t>
            </w:r>
          </w:p>
          <w:p w14:paraId="25B2D311"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r w:rsidRPr="00F25BF8">
              <w:rPr>
                <w:rFonts w:cs="Times New Roman"/>
                <w:sz w:val="20"/>
              </w:rPr>
              <w:t>If 1, skip to</w:t>
            </w:r>
            <w:r w:rsidRPr="00F25BF8">
              <w:rPr>
                <w:rFonts w:cs="Times New Roman"/>
                <w:b/>
                <w:sz w:val="20"/>
              </w:rPr>
              <w:t xml:space="preserve"> E5</w:t>
            </w:r>
          </w:p>
          <w:p w14:paraId="5858091E"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r w:rsidRPr="00F25BF8">
              <w:rPr>
                <w:rFonts w:cs="Times New Roman"/>
                <w:sz w:val="20"/>
              </w:rPr>
              <w:t xml:space="preserve">If 4, skip to </w:t>
            </w:r>
            <w:r w:rsidRPr="00F25BF8">
              <w:rPr>
                <w:rFonts w:cs="Times New Roman"/>
                <w:b/>
                <w:sz w:val="20"/>
              </w:rPr>
              <w:t>E6</w:t>
            </w:r>
          </w:p>
        </w:tc>
        <w:tc>
          <w:tcPr>
            <w:tcW w:w="1800" w:type="dxa"/>
            <w:vMerge w:val="restart"/>
          </w:tcPr>
          <w:p w14:paraId="4462AADA"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E4. What are the two most important reasons why your household chose to leave this field fallow?</w:t>
            </w:r>
          </w:p>
          <w:p w14:paraId="184136B4" w14:textId="77777777" w:rsidR="00F7697D" w:rsidRPr="00F25BF8" w:rsidRDefault="00F7697D" w:rsidP="00F7697D">
            <w:pPr>
              <w:kinsoku w:val="0"/>
              <w:overflowPunct w:val="0"/>
              <w:autoSpaceDE w:val="0"/>
              <w:autoSpaceDN w:val="0"/>
              <w:adjustRightInd w:val="0"/>
              <w:contextualSpacing/>
              <w:jc w:val="center"/>
              <w:rPr>
                <w:rFonts w:cs="Times New Roman"/>
                <w:i/>
                <w:sz w:val="20"/>
              </w:rPr>
            </w:pPr>
            <w:r w:rsidRPr="00F25BF8">
              <w:rPr>
                <w:rFonts w:cs="Times New Roman"/>
                <w:i/>
                <w:sz w:val="20"/>
              </w:rPr>
              <w:t>(See Code below)</w:t>
            </w:r>
          </w:p>
          <w:p w14:paraId="18DC522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i/>
                <w:sz w:val="20"/>
              </w:rPr>
              <w:t>Probe and code</w:t>
            </w:r>
          </w:p>
        </w:tc>
        <w:tc>
          <w:tcPr>
            <w:tcW w:w="1800" w:type="dxa"/>
            <w:vMerge w:val="restart"/>
          </w:tcPr>
          <w:p w14:paraId="5747CBC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E5. What was the </w:t>
            </w:r>
            <w:r w:rsidRPr="00F25BF8">
              <w:rPr>
                <w:rFonts w:cs="Times New Roman"/>
                <w:b/>
                <w:sz w:val="20"/>
              </w:rPr>
              <w:t>main crop</w:t>
            </w:r>
            <w:r w:rsidRPr="00F25BF8">
              <w:rPr>
                <w:rFonts w:cs="Times New Roman"/>
                <w:sz w:val="20"/>
              </w:rPr>
              <w:t xml:space="preserve"> your household planted </w:t>
            </w:r>
            <w:r w:rsidRPr="00F25BF8">
              <w:rPr>
                <w:rFonts w:cs="Times New Roman"/>
                <w:sz w:val="20"/>
                <w:lang w:eastAsia="zh-CN"/>
              </w:rPr>
              <w:t>on</w:t>
            </w:r>
            <w:r w:rsidRPr="00F25BF8">
              <w:rPr>
                <w:rFonts w:cs="Times New Roman"/>
                <w:sz w:val="20"/>
              </w:rPr>
              <w:t xml:space="preserve"> this field </w:t>
            </w:r>
            <w:r w:rsidRPr="00F25BF8">
              <w:rPr>
                <w:rFonts w:cs="Times New Roman"/>
                <w:sz w:val="20"/>
                <w:lang w:eastAsia="zh-CN"/>
              </w:rPr>
              <w:t>during this</w:t>
            </w:r>
            <w:r w:rsidRPr="00F25BF8">
              <w:rPr>
                <w:rFonts w:cs="Times New Roman"/>
                <w:sz w:val="20"/>
              </w:rPr>
              <w:t xml:space="preserve"> agricultural season</w:t>
            </w:r>
            <w:r w:rsidRPr="00F25BF8">
              <w:rPr>
                <w:rFonts w:cs="Times New Roman"/>
                <w:sz w:val="20"/>
                <w:lang w:eastAsia="zh-CN"/>
              </w:rPr>
              <w:t xml:space="preserve"> (2013/2014)</w:t>
            </w:r>
            <w:r w:rsidRPr="00F25BF8">
              <w:rPr>
                <w:rFonts w:cs="Times New Roman"/>
                <w:sz w:val="20"/>
              </w:rPr>
              <w:t>?</w:t>
            </w:r>
          </w:p>
          <w:p w14:paraId="78615A92"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i/>
                <w:sz w:val="20"/>
              </w:rPr>
              <w:t>(See Code below)</w:t>
            </w:r>
          </w:p>
        </w:tc>
        <w:tc>
          <w:tcPr>
            <w:tcW w:w="2880" w:type="dxa"/>
            <w:vMerge w:val="restart"/>
          </w:tcPr>
          <w:p w14:paraId="49DC859B"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E6. What was the </w:t>
            </w:r>
            <w:r w:rsidRPr="00F25BF8">
              <w:rPr>
                <w:rFonts w:cs="Times New Roman"/>
                <w:b/>
                <w:sz w:val="20"/>
              </w:rPr>
              <w:t>method</w:t>
            </w:r>
            <w:r w:rsidRPr="00F25BF8">
              <w:rPr>
                <w:rFonts w:cs="Times New Roman"/>
                <w:sz w:val="20"/>
              </w:rPr>
              <w:t xml:space="preserve"> by which this field was acquired by your household?</w:t>
            </w:r>
          </w:p>
          <w:p w14:paraId="2BFE5ACF" w14:textId="77777777" w:rsidR="00F7697D" w:rsidRPr="00F25BF8" w:rsidRDefault="00F7697D" w:rsidP="00F7697D">
            <w:pPr>
              <w:kinsoku w:val="0"/>
              <w:overflowPunct w:val="0"/>
              <w:autoSpaceDE w:val="0"/>
              <w:autoSpaceDN w:val="0"/>
              <w:adjustRightInd w:val="0"/>
              <w:contextualSpacing/>
              <w:jc w:val="center"/>
              <w:rPr>
                <w:rFonts w:cs="Times New Roman"/>
                <w:spacing w:val="1"/>
                <w:w w:val="105"/>
                <w:sz w:val="20"/>
              </w:rPr>
            </w:pPr>
          </w:p>
          <w:p w14:paraId="57EE865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1=Inherited</w:t>
            </w:r>
          </w:p>
          <w:p w14:paraId="74A3F0CC"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2=Allocated by village</w:t>
            </w:r>
          </w:p>
          <w:p w14:paraId="5059A95C"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3=Purchased</w:t>
            </w:r>
          </w:p>
          <w:p w14:paraId="1AC313F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4=Rented</w:t>
            </w:r>
          </w:p>
          <w:p w14:paraId="48E12FD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5=Borrowed</w:t>
            </w:r>
          </w:p>
          <w:p w14:paraId="01F5076D" w14:textId="77777777" w:rsidR="00F7697D" w:rsidRPr="00F25BF8" w:rsidRDefault="00F7697D" w:rsidP="00F7697D">
            <w:pPr>
              <w:kinsoku w:val="0"/>
              <w:overflowPunct w:val="0"/>
              <w:autoSpaceDE w:val="0"/>
              <w:autoSpaceDN w:val="0"/>
              <w:adjustRightInd w:val="0"/>
              <w:contextualSpacing/>
              <w:jc w:val="center"/>
              <w:rPr>
                <w:rFonts w:cs="Times New Roman"/>
                <w:i/>
                <w:sz w:val="20"/>
              </w:rPr>
            </w:pPr>
            <w:r w:rsidRPr="00F25BF8">
              <w:rPr>
                <w:rFonts w:cs="Times New Roman"/>
                <w:sz w:val="20"/>
              </w:rPr>
              <w:t>97=Other, specify</w:t>
            </w:r>
          </w:p>
          <w:p w14:paraId="302A9C8B"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If NOT 4, skip to </w:t>
            </w:r>
            <w:r w:rsidRPr="00F25BF8">
              <w:rPr>
                <w:rFonts w:cs="Times New Roman"/>
                <w:b/>
                <w:sz w:val="20"/>
              </w:rPr>
              <w:t>E8</w:t>
            </w:r>
          </w:p>
        </w:tc>
      </w:tr>
      <w:tr w:rsidR="00F7697D" w:rsidRPr="00F25BF8" w14:paraId="3D8E74A1" w14:textId="77777777" w:rsidTr="00F7697D">
        <w:trPr>
          <w:trHeight w:val="20"/>
          <w:jc w:val="center"/>
        </w:trPr>
        <w:tc>
          <w:tcPr>
            <w:tcW w:w="694" w:type="dxa"/>
            <w:vMerge/>
          </w:tcPr>
          <w:p w14:paraId="1CD6AB71" w14:textId="77777777" w:rsidR="00F7697D" w:rsidRPr="00F25BF8" w:rsidRDefault="00F7697D" w:rsidP="00F7697D">
            <w:pPr>
              <w:contextualSpacing/>
              <w:jc w:val="center"/>
              <w:rPr>
                <w:sz w:val="20"/>
              </w:rPr>
            </w:pPr>
          </w:p>
        </w:tc>
        <w:tc>
          <w:tcPr>
            <w:tcW w:w="1101" w:type="dxa"/>
            <w:vMerge/>
          </w:tcPr>
          <w:p w14:paraId="727BD741" w14:textId="77777777" w:rsidR="00F7697D" w:rsidRPr="00F25BF8" w:rsidRDefault="00F7697D" w:rsidP="00F7697D">
            <w:pPr>
              <w:contextualSpacing/>
              <w:jc w:val="center"/>
              <w:rPr>
                <w:sz w:val="20"/>
              </w:rPr>
            </w:pPr>
          </w:p>
        </w:tc>
        <w:tc>
          <w:tcPr>
            <w:tcW w:w="900" w:type="dxa"/>
          </w:tcPr>
          <w:p w14:paraId="13FDC437"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Area of field</w:t>
            </w:r>
          </w:p>
        </w:tc>
        <w:tc>
          <w:tcPr>
            <w:tcW w:w="900" w:type="dxa"/>
          </w:tcPr>
          <w:p w14:paraId="095D1F2A"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Unit</w:t>
            </w:r>
          </w:p>
          <w:p w14:paraId="5481560A"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1=lima</w:t>
            </w:r>
          </w:p>
          <w:p w14:paraId="00CE97ED"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2=acre</w:t>
            </w:r>
          </w:p>
          <w:p w14:paraId="10A70DDB"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3=hectare</w:t>
            </w:r>
          </w:p>
          <w:p w14:paraId="73CB4B38" w14:textId="77777777" w:rsidR="00F7697D" w:rsidRPr="00F25BF8" w:rsidRDefault="00F7697D" w:rsidP="00F7697D">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4=square meter</w:t>
            </w:r>
          </w:p>
          <w:p w14:paraId="5911A5AE" w14:textId="77777777" w:rsidR="00F7697D" w:rsidRPr="00F25BF8" w:rsidRDefault="00F7697D" w:rsidP="00F7697D">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5=steps</w:t>
            </w:r>
          </w:p>
          <w:p w14:paraId="150DEFE3" w14:textId="77777777" w:rsidR="00F7697D" w:rsidRPr="00F25BF8" w:rsidRDefault="00F7697D" w:rsidP="00F7697D">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6=ropes</w:t>
            </w:r>
          </w:p>
        </w:tc>
        <w:tc>
          <w:tcPr>
            <w:tcW w:w="1022" w:type="dxa"/>
          </w:tcPr>
          <w:p w14:paraId="52B88B9D" w14:textId="77777777" w:rsidR="00F7697D" w:rsidRPr="00F25BF8" w:rsidRDefault="00F7697D" w:rsidP="00F7697D">
            <w:pPr>
              <w:kinsoku w:val="0"/>
              <w:overflowPunct w:val="0"/>
              <w:autoSpaceDE w:val="0"/>
              <w:autoSpaceDN w:val="0"/>
              <w:adjustRightInd w:val="0"/>
              <w:ind w:right="-90"/>
              <w:contextualSpacing/>
              <w:jc w:val="center"/>
              <w:rPr>
                <w:rFonts w:cs="Times New Roman"/>
                <w:w w:val="105"/>
                <w:sz w:val="18"/>
                <w:szCs w:val="18"/>
              </w:rPr>
            </w:pPr>
            <w:r w:rsidRPr="00F25BF8">
              <w:rPr>
                <w:rFonts w:cs="Times New Roman"/>
                <w:w w:val="105"/>
                <w:sz w:val="18"/>
                <w:szCs w:val="18"/>
              </w:rPr>
              <w:t>Distance</w:t>
            </w:r>
          </w:p>
        </w:tc>
        <w:tc>
          <w:tcPr>
            <w:tcW w:w="1023" w:type="dxa"/>
          </w:tcPr>
          <w:p w14:paraId="0CD0F010" w14:textId="77777777" w:rsidR="00F7697D" w:rsidRPr="00F25BF8" w:rsidRDefault="00F7697D" w:rsidP="00F7697D">
            <w:pPr>
              <w:contextualSpacing/>
              <w:jc w:val="center"/>
              <w:rPr>
                <w:rFonts w:cs="Times New Roman"/>
                <w:sz w:val="18"/>
                <w:szCs w:val="18"/>
              </w:rPr>
            </w:pPr>
            <w:commentRangeStart w:id="165"/>
            <w:r w:rsidRPr="00F25BF8">
              <w:rPr>
                <w:rFonts w:cs="Times New Roman"/>
                <w:sz w:val="18"/>
                <w:szCs w:val="18"/>
              </w:rPr>
              <w:t>Units</w:t>
            </w:r>
          </w:p>
          <w:p w14:paraId="46964A1D" w14:textId="77777777" w:rsidR="00F7697D" w:rsidRPr="00F25BF8" w:rsidRDefault="00F7697D" w:rsidP="00F7697D">
            <w:pPr>
              <w:kinsoku w:val="0"/>
              <w:overflowPunct w:val="0"/>
              <w:autoSpaceDE w:val="0"/>
              <w:autoSpaceDN w:val="0"/>
              <w:adjustRightInd w:val="0"/>
              <w:contextualSpacing/>
              <w:jc w:val="center"/>
              <w:rPr>
                <w:rFonts w:eastAsia="Calibri" w:cs="Times New Roman"/>
                <w:sz w:val="18"/>
                <w:szCs w:val="18"/>
              </w:rPr>
            </w:pPr>
            <w:r w:rsidRPr="00F25BF8">
              <w:rPr>
                <w:rFonts w:eastAsia="Calibri" w:cs="Times New Roman"/>
                <w:sz w:val="18"/>
                <w:szCs w:val="18"/>
              </w:rPr>
              <w:t>1=meters</w:t>
            </w:r>
          </w:p>
          <w:p w14:paraId="0EA60C23" w14:textId="77777777" w:rsidR="00F7697D" w:rsidRPr="00F25BF8" w:rsidRDefault="00F7697D" w:rsidP="00F7697D">
            <w:pPr>
              <w:kinsoku w:val="0"/>
              <w:overflowPunct w:val="0"/>
              <w:autoSpaceDE w:val="0"/>
              <w:autoSpaceDN w:val="0"/>
              <w:adjustRightInd w:val="0"/>
              <w:contextualSpacing/>
              <w:jc w:val="center"/>
              <w:rPr>
                <w:rFonts w:eastAsia="Calibri" w:cs="Times New Roman"/>
                <w:sz w:val="18"/>
                <w:szCs w:val="18"/>
              </w:rPr>
            </w:pPr>
            <w:r w:rsidRPr="00F25BF8">
              <w:rPr>
                <w:rFonts w:eastAsia="Calibri" w:cs="Times New Roman"/>
                <w:sz w:val="18"/>
                <w:szCs w:val="18"/>
              </w:rPr>
              <w:t>2=kilometers</w:t>
            </w:r>
            <w:commentRangeEnd w:id="165"/>
            <w:r>
              <w:rPr>
                <w:rStyle w:val="CommentReference"/>
                <w:rFonts w:eastAsiaTheme="minorHAnsi"/>
              </w:rPr>
              <w:commentReference w:id="165"/>
            </w:r>
          </w:p>
          <w:p w14:paraId="132C46C7"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p>
        </w:tc>
        <w:tc>
          <w:tcPr>
            <w:tcW w:w="2880" w:type="dxa"/>
            <w:vMerge/>
          </w:tcPr>
          <w:p w14:paraId="24A3EC47"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800" w:type="dxa"/>
            <w:vMerge/>
          </w:tcPr>
          <w:p w14:paraId="3FAC2B2C"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800" w:type="dxa"/>
            <w:vMerge/>
          </w:tcPr>
          <w:p w14:paraId="4B01067C"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2880" w:type="dxa"/>
            <w:vMerge/>
          </w:tcPr>
          <w:p w14:paraId="0162922D"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F7697D" w:rsidRPr="00F25BF8" w14:paraId="5EABC16F" w14:textId="77777777" w:rsidTr="00F7697D">
        <w:trPr>
          <w:trHeight w:val="20"/>
          <w:jc w:val="center"/>
        </w:trPr>
        <w:tc>
          <w:tcPr>
            <w:tcW w:w="694" w:type="dxa"/>
          </w:tcPr>
          <w:p w14:paraId="1D1D2BBE"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01" w:type="dxa"/>
          </w:tcPr>
          <w:p w14:paraId="0323E282" w14:textId="77777777" w:rsidR="00F7697D" w:rsidRPr="00F25BF8" w:rsidRDefault="00F7697D" w:rsidP="00F7697D">
            <w:pPr>
              <w:kinsoku w:val="0"/>
              <w:overflowPunct w:val="0"/>
              <w:autoSpaceDE w:val="0"/>
              <w:autoSpaceDN w:val="0"/>
              <w:adjustRightInd w:val="0"/>
              <w:ind w:right="54"/>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f</w:t>
            </w:r>
            <w:proofErr w:type="gramEnd"/>
            <w:r w:rsidRPr="00F25BF8">
              <w:rPr>
                <w:rFonts w:cs="Times New Roman"/>
                <w:b/>
                <w:bCs/>
                <w:spacing w:val="1"/>
                <w:w w:val="105"/>
                <w:sz w:val="18"/>
                <w:szCs w:val="18"/>
              </w:rPr>
              <w:t>_nickname</w:t>
            </w:r>
            <w:proofErr w:type="spellEnd"/>
          </w:p>
        </w:tc>
        <w:tc>
          <w:tcPr>
            <w:tcW w:w="900" w:type="dxa"/>
          </w:tcPr>
          <w:p w14:paraId="12B5377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farea</w:t>
            </w:r>
            <w:proofErr w:type="spellEnd"/>
            <w:proofErr w:type="gramEnd"/>
          </w:p>
        </w:tc>
        <w:tc>
          <w:tcPr>
            <w:tcW w:w="900" w:type="dxa"/>
          </w:tcPr>
          <w:p w14:paraId="4D1DD0C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gramStart"/>
            <w:r w:rsidRPr="00F25BF8">
              <w:rPr>
                <w:rFonts w:cs="Times New Roman"/>
                <w:b/>
                <w:bCs/>
                <w:spacing w:val="1"/>
                <w:w w:val="105"/>
                <w:sz w:val="18"/>
                <w:szCs w:val="18"/>
              </w:rPr>
              <w:t>unit6a</w:t>
            </w:r>
            <w:proofErr w:type="gramEnd"/>
          </w:p>
        </w:tc>
        <w:tc>
          <w:tcPr>
            <w:tcW w:w="1022" w:type="dxa"/>
          </w:tcPr>
          <w:p w14:paraId="0BE07A5B"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fdist</w:t>
            </w:r>
            <w:proofErr w:type="spellEnd"/>
            <w:proofErr w:type="gramEnd"/>
          </w:p>
        </w:tc>
        <w:tc>
          <w:tcPr>
            <w:tcW w:w="1023" w:type="dxa"/>
          </w:tcPr>
          <w:p w14:paraId="3DC2B0C7"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Unit6b</w:t>
            </w:r>
          </w:p>
        </w:tc>
        <w:tc>
          <w:tcPr>
            <w:tcW w:w="2880" w:type="dxa"/>
          </w:tcPr>
          <w:p w14:paraId="71049336"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fieldpurp</w:t>
            </w:r>
            <w:proofErr w:type="spellEnd"/>
            <w:proofErr w:type="gramEnd"/>
          </w:p>
        </w:tc>
        <w:tc>
          <w:tcPr>
            <w:tcW w:w="1800" w:type="dxa"/>
          </w:tcPr>
          <w:p w14:paraId="5790856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fallowrsn</w:t>
            </w:r>
            <w:proofErr w:type="spellEnd"/>
            <w:proofErr w:type="gramEnd"/>
          </w:p>
        </w:tc>
        <w:tc>
          <w:tcPr>
            <w:tcW w:w="1800" w:type="dxa"/>
          </w:tcPr>
          <w:p w14:paraId="5E5B04A7"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main</w:t>
            </w:r>
            <w:proofErr w:type="gramEnd"/>
            <w:r w:rsidRPr="00F25BF8">
              <w:rPr>
                <w:rFonts w:cs="Times New Roman"/>
                <w:b/>
                <w:bCs/>
                <w:spacing w:val="1"/>
                <w:w w:val="105"/>
                <w:sz w:val="18"/>
                <w:szCs w:val="18"/>
              </w:rPr>
              <w:t>_crop</w:t>
            </w:r>
            <w:proofErr w:type="spellEnd"/>
          </w:p>
        </w:tc>
        <w:tc>
          <w:tcPr>
            <w:tcW w:w="2880" w:type="dxa"/>
          </w:tcPr>
          <w:p w14:paraId="64CE7001"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acquired</w:t>
            </w:r>
            <w:proofErr w:type="gramEnd"/>
            <w:r w:rsidRPr="00F25BF8">
              <w:rPr>
                <w:rFonts w:cs="Times New Roman"/>
                <w:b/>
                <w:bCs/>
                <w:spacing w:val="1"/>
                <w:w w:val="105"/>
                <w:sz w:val="18"/>
                <w:szCs w:val="18"/>
              </w:rPr>
              <w:t>_method</w:t>
            </w:r>
            <w:proofErr w:type="spellEnd"/>
          </w:p>
        </w:tc>
      </w:tr>
      <w:tr w:rsidR="00F7697D" w:rsidRPr="00F25BF8" w14:paraId="785B15EA" w14:textId="77777777" w:rsidTr="00F7697D">
        <w:trPr>
          <w:trHeight w:val="20"/>
          <w:jc w:val="center"/>
        </w:trPr>
        <w:tc>
          <w:tcPr>
            <w:tcW w:w="694" w:type="dxa"/>
          </w:tcPr>
          <w:p w14:paraId="7E28AED0" w14:textId="77777777" w:rsidR="00F7697D" w:rsidRPr="00F25BF8" w:rsidRDefault="00F7697D" w:rsidP="00F7697D">
            <w:pPr>
              <w:contextualSpacing/>
              <w:jc w:val="center"/>
              <w:rPr>
                <w:sz w:val="20"/>
              </w:rPr>
            </w:pPr>
            <w:r w:rsidRPr="00F25BF8">
              <w:rPr>
                <w:sz w:val="20"/>
              </w:rPr>
              <w:t>1</w:t>
            </w:r>
          </w:p>
        </w:tc>
        <w:tc>
          <w:tcPr>
            <w:tcW w:w="1101" w:type="dxa"/>
          </w:tcPr>
          <w:p w14:paraId="79C76C8D" w14:textId="77777777" w:rsidR="00F7697D" w:rsidRPr="00F25BF8" w:rsidRDefault="00F7697D" w:rsidP="00F7697D">
            <w:pPr>
              <w:contextualSpacing/>
              <w:jc w:val="center"/>
              <w:rPr>
                <w:sz w:val="20"/>
              </w:rPr>
            </w:pPr>
          </w:p>
        </w:tc>
        <w:tc>
          <w:tcPr>
            <w:tcW w:w="900" w:type="dxa"/>
          </w:tcPr>
          <w:p w14:paraId="729C5B53" w14:textId="77777777" w:rsidR="00F7697D" w:rsidRPr="00F25BF8" w:rsidRDefault="00F7697D" w:rsidP="00F7697D">
            <w:pPr>
              <w:contextualSpacing/>
              <w:jc w:val="center"/>
              <w:rPr>
                <w:sz w:val="20"/>
              </w:rPr>
            </w:pPr>
          </w:p>
        </w:tc>
        <w:tc>
          <w:tcPr>
            <w:tcW w:w="900" w:type="dxa"/>
          </w:tcPr>
          <w:p w14:paraId="736873F6" w14:textId="77777777" w:rsidR="00F7697D" w:rsidRPr="00F25BF8" w:rsidRDefault="00F7697D" w:rsidP="00F7697D">
            <w:pPr>
              <w:contextualSpacing/>
              <w:jc w:val="center"/>
              <w:rPr>
                <w:sz w:val="20"/>
              </w:rPr>
            </w:pPr>
          </w:p>
        </w:tc>
        <w:tc>
          <w:tcPr>
            <w:tcW w:w="1022" w:type="dxa"/>
          </w:tcPr>
          <w:p w14:paraId="0935AB77" w14:textId="77777777" w:rsidR="00F7697D" w:rsidRPr="00F25BF8" w:rsidRDefault="00F7697D" w:rsidP="00F7697D">
            <w:pPr>
              <w:contextualSpacing/>
              <w:jc w:val="center"/>
              <w:rPr>
                <w:sz w:val="20"/>
              </w:rPr>
            </w:pPr>
          </w:p>
        </w:tc>
        <w:tc>
          <w:tcPr>
            <w:tcW w:w="1023" w:type="dxa"/>
          </w:tcPr>
          <w:p w14:paraId="6AFFBAE3" w14:textId="77777777" w:rsidR="00F7697D" w:rsidRPr="00F25BF8" w:rsidRDefault="00F7697D" w:rsidP="00F7697D">
            <w:pPr>
              <w:contextualSpacing/>
              <w:jc w:val="center"/>
              <w:rPr>
                <w:sz w:val="20"/>
              </w:rPr>
            </w:pPr>
          </w:p>
        </w:tc>
        <w:tc>
          <w:tcPr>
            <w:tcW w:w="2880" w:type="dxa"/>
          </w:tcPr>
          <w:p w14:paraId="6FB17B51" w14:textId="77777777" w:rsidR="00F7697D" w:rsidRPr="00F25BF8" w:rsidRDefault="00F7697D" w:rsidP="00F7697D">
            <w:pPr>
              <w:contextualSpacing/>
              <w:jc w:val="center"/>
              <w:rPr>
                <w:sz w:val="20"/>
              </w:rPr>
            </w:pPr>
          </w:p>
        </w:tc>
        <w:tc>
          <w:tcPr>
            <w:tcW w:w="1800" w:type="dxa"/>
          </w:tcPr>
          <w:p w14:paraId="06D4BF27" w14:textId="77777777" w:rsidR="00F7697D" w:rsidRPr="00F25BF8" w:rsidRDefault="00F7697D" w:rsidP="00F7697D">
            <w:pPr>
              <w:contextualSpacing/>
              <w:jc w:val="center"/>
              <w:rPr>
                <w:sz w:val="20"/>
              </w:rPr>
            </w:pPr>
          </w:p>
        </w:tc>
        <w:tc>
          <w:tcPr>
            <w:tcW w:w="1800" w:type="dxa"/>
          </w:tcPr>
          <w:p w14:paraId="2AB5DDDD" w14:textId="77777777" w:rsidR="00F7697D" w:rsidRPr="00F25BF8" w:rsidRDefault="00F7697D" w:rsidP="00F7697D">
            <w:pPr>
              <w:contextualSpacing/>
              <w:jc w:val="center"/>
              <w:rPr>
                <w:sz w:val="20"/>
              </w:rPr>
            </w:pPr>
          </w:p>
        </w:tc>
        <w:tc>
          <w:tcPr>
            <w:tcW w:w="2880" w:type="dxa"/>
          </w:tcPr>
          <w:p w14:paraId="1E0D1E96" w14:textId="77777777" w:rsidR="00F7697D" w:rsidRPr="00F25BF8" w:rsidRDefault="00F7697D" w:rsidP="00F7697D">
            <w:pPr>
              <w:contextualSpacing/>
              <w:jc w:val="center"/>
              <w:rPr>
                <w:sz w:val="20"/>
              </w:rPr>
            </w:pPr>
          </w:p>
        </w:tc>
      </w:tr>
      <w:tr w:rsidR="00F7697D" w:rsidRPr="00F25BF8" w14:paraId="1D6FC098" w14:textId="77777777" w:rsidTr="00F7697D">
        <w:trPr>
          <w:trHeight w:val="20"/>
          <w:jc w:val="center"/>
        </w:trPr>
        <w:tc>
          <w:tcPr>
            <w:tcW w:w="694" w:type="dxa"/>
          </w:tcPr>
          <w:p w14:paraId="59649F67" w14:textId="77777777" w:rsidR="00F7697D" w:rsidRPr="00F25BF8" w:rsidRDefault="00F7697D" w:rsidP="00F7697D">
            <w:pPr>
              <w:contextualSpacing/>
              <w:jc w:val="center"/>
              <w:rPr>
                <w:sz w:val="20"/>
              </w:rPr>
            </w:pPr>
            <w:r w:rsidRPr="00F25BF8">
              <w:rPr>
                <w:sz w:val="20"/>
              </w:rPr>
              <w:t>2</w:t>
            </w:r>
          </w:p>
        </w:tc>
        <w:tc>
          <w:tcPr>
            <w:tcW w:w="1101" w:type="dxa"/>
          </w:tcPr>
          <w:p w14:paraId="044413C1" w14:textId="77777777" w:rsidR="00F7697D" w:rsidRPr="00F25BF8" w:rsidRDefault="00F7697D" w:rsidP="00F7697D">
            <w:pPr>
              <w:contextualSpacing/>
              <w:jc w:val="center"/>
              <w:rPr>
                <w:sz w:val="20"/>
              </w:rPr>
            </w:pPr>
          </w:p>
        </w:tc>
        <w:tc>
          <w:tcPr>
            <w:tcW w:w="900" w:type="dxa"/>
          </w:tcPr>
          <w:p w14:paraId="42B684B7" w14:textId="77777777" w:rsidR="00F7697D" w:rsidRPr="00F25BF8" w:rsidRDefault="00F7697D" w:rsidP="00F7697D">
            <w:pPr>
              <w:contextualSpacing/>
              <w:jc w:val="center"/>
              <w:rPr>
                <w:sz w:val="20"/>
              </w:rPr>
            </w:pPr>
          </w:p>
        </w:tc>
        <w:tc>
          <w:tcPr>
            <w:tcW w:w="900" w:type="dxa"/>
          </w:tcPr>
          <w:p w14:paraId="6F0E43C2" w14:textId="77777777" w:rsidR="00F7697D" w:rsidRPr="00F25BF8" w:rsidRDefault="00F7697D" w:rsidP="00F7697D">
            <w:pPr>
              <w:contextualSpacing/>
              <w:jc w:val="center"/>
              <w:rPr>
                <w:sz w:val="20"/>
              </w:rPr>
            </w:pPr>
          </w:p>
        </w:tc>
        <w:tc>
          <w:tcPr>
            <w:tcW w:w="1022" w:type="dxa"/>
          </w:tcPr>
          <w:p w14:paraId="114A5D2B" w14:textId="77777777" w:rsidR="00F7697D" w:rsidRPr="00F25BF8" w:rsidRDefault="00F7697D" w:rsidP="00F7697D">
            <w:pPr>
              <w:contextualSpacing/>
              <w:jc w:val="center"/>
              <w:rPr>
                <w:sz w:val="20"/>
              </w:rPr>
            </w:pPr>
          </w:p>
        </w:tc>
        <w:tc>
          <w:tcPr>
            <w:tcW w:w="1023" w:type="dxa"/>
          </w:tcPr>
          <w:p w14:paraId="6CE4FF7A" w14:textId="77777777" w:rsidR="00F7697D" w:rsidRPr="00F25BF8" w:rsidRDefault="00F7697D" w:rsidP="00F7697D">
            <w:pPr>
              <w:contextualSpacing/>
              <w:jc w:val="center"/>
              <w:rPr>
                <w:sz w:val="20"/>
              </w:rPr>
            </w:pPr>
          </w:p>
        </w:tc>
        <w:tc>
          <w:tcPr>
            <w:tcW w:w="2880" w:type="dxa"/>
          </w:tcPr>
          <w:p w14:paraId="2829E8C1" w14:textId="77777777" w:rsidR="00F7697D" w:rsidRPr="00F25BF8" w:rsidRDefault="00F7697D" w:rsidP="00F7697D">
            <w:pPr>
              <w:contextualSpacing/>
              <w:jc w:val="center"/>
              <w:rPr>
                <w:sz w:val="20"/>
              </w:rPr>
            </w:pPr>
          </w:p>
        </w:tc>
        <w:tc>
          <w:tcPr>
            <w:tcW w:w="1800" w:type="dxa"/>
          </w:tcPr>
          <w:p w14:paraId="6AD2EA49" w14:textId="77777777" w:rsidR="00F7697D" w:rsidRPr="00F25BF8" w:rsidRDefault="00F7697D" w:rsidP="00F7697D">
            <w:pPr>
              <w:contextualSpacing/>
              <w:jc w:val="center"/>
              <w:rPr>
                <w:sz w:val="20"/>
              </w:rPr>
            </w:pPr>
          </w:p>
        </w:tc>
        <w:tc>
          <w:tcPr>
            <w:tcW w:w="1800" w:type="dxa"/>
          </w:tcPr>
          <w:p w14:paraId="3872D8DF" w14:textId="77777777" w:rsidR="00F7697D" w:rsidRPr="00F25BF8" w:rsidRDefault="00F7697D" w:rsidP="00F7697D">
            <w:pPr>
              <w:contextualSpacing/>
              <w:jc w:val="center"/>
              <w:rPr>
                <w:sz w:val="20"/>
              </w:rPr>
            </w:pPr>
          </w:p>
        </w:tc>
        <w:tc>
          <w:tcPr>
            <w:tcW w:w="2880" w:type="dxa"/>
          </w:tcPr>
          <w:p w14:paraId="28F6C1A6" w14:textId="77777777" w:rsidR="00F7697D" w:rsidRPr="00F25BF8" w:rsidRDefault="00F7697D" w:rsidP="00F7697D">
            <w:pPr>
              <w:contextualSpacing/>
              <w:jc w:val="center"/>
              <w:rPr>
                <w:sz w:val="20"/>
              </w:rPr>
            </w:pPr>
          </w:p>
        </w:tc>
      </w:tr>
      <w:tr w:rsidR="00F7697D" w:rsidRPr="00F25BF8" w14:paraId="2ED64EB7" w14:textId="77777777" w:rsidTr="00F7697D">
        <w:trPr>
          <w:trHeight w:val="20"/>
          <w:jc w:val="center"/>
        </w:trPr>
        <w:tc>
          <w:tcPr>
            <w:tcW w:w="694" w:type="dxa"/>
          </w:tcPr>
          <w:p w14:paraId="633C3F0A" w14:textId="77777777" w:rsidR="00F7697D" w:rsidRPr="00F25BF8" w:rsidRDefault="00F7697D" w:rsidP="00F7697D">
            <w:pPr>
              <w:contextualSpacing/>
              <w:jc w:val="center"/>
              <w:rPr>
                <w:sz w:val="20"/>
              </w:rPr>
            </w:pPr>
            <w:r w:rsidRPr="00F25BF8">
              <w:rPr>
                <w:sz w:val="20"/>
              </w:rPr>
              <w:t>3</w:t>
            </w:r>
          </w:p>
        </w:tc>
        <w:tc>
          <w:tcPr>
            <w:tcW w:w="1101" w:type="dxa"/>
          </w:tcPr>
          <w:p w14:paraId="194B48D6" w14:textId="77777777" w:rsidR="00F7697D" w:rsidRPr="00F25BF8" w:rsidRDefault="00F7697D" w:rsidP="00F7697D">
            <w:pPr>
              <w:contextualSpacing/>
              <w:jc w:val="center"/>
              <w:rPr>
                <w:sz w:val="20"/>
              </w:rPr>
            </w:pPr>
          </w:p>
        </w:tc>
        <w:tc>
          <w:tcPr>
            <w:tcW w:w="900" w:type="dxa"/>
          </w:tcPr>
          <w:p w14:paraId="78360A49" w14:textId="77777777" w:rsidR="00F7697D" w:rsidRPr="00F25BF8" w:rsidRDefault="00F7697D" w:rsidP="00F7697D">
            <w:pPr>
              <w:contextualSpacing/>
              <w:jc w:val="center"/>
              <w:rPr>
                <w:sz w:val="20"/>
              </w:rPr>
            </w:pPr>
          </w:p>
        </w:tc>
        <w:tc>
          <w:tcPr>
            <w:tcW w:w="900" w:type="dxa"/>
          </w:tcPr>
          <w:p w14:paraId="4C359CD6" w14:textId="77777777" w:rsidR="00F7697D" w:rsidRPr="00F25BF8" w:rsidRDefault="00F7697D" w:rsidP="00F7697D">
            <w:pPr>
              <w:contextualSpacing/>
              <w:jc w:val="center"/>
              <w:rPr>
                <w:sz w:val="20"/>
              </w:rPr>
            </w:pPr>
          </w:p>
        </w:tc>
        <w:tc>
          <w:tcPr>
            <w:tcW w:w="1022" w:type="dxa"/>
          </w:tcPr>
          <w:p w14:paraId="3FCEA392" w14:textId="77777777" w:rsidR="00F7697D" w:rsidRPr="00F25BF8" w:rsidRDefault="00F7697D" w:rsidP="00F7697D">
            <w:pPr>
              <w:contextualSpacing/>
              <w:jc w:val="center"/>
              <w:rPr>
                <w:sz w:val="20"/>
              </w:rPr>
            </w:pPr>
          </w:p>
        </w:tc>
        <w:tc>
          <w:tcPr>
            <w:tcW w:w="1023" w:type="dxa"/>
          </w:tcPr>
          <w:p w14:paraId="7565EC1B" w14:textId="77777777" w:rsidR="00F7697D" w:rsidRPr="00F25BF8" w:rsidRDefault="00F7697D" w:rsidP="00F7697D">
            <w:pPr>
              <w:contextualSpacing/>
              <w:jc w:val="center"/>
              <w:rPr>
                <w:sz w:val="20"/>
              </w:rPr>
            </w:pPr>
          </w:p>
        </w:tc>
        <w:tc>
          <w:tcPr>
            <w:tcW w:w="2880" w:type="dxa"/>
          </w:tcPr>
          <w:p w14:paraId="621FC05E" w14:textId="77777777" w:rsidR="00F7697D" w:rsidRPr="00F25BF8" w:rsidRDefault="00F7697D" w:rsidP="00F7697D">
            <w:pPr>
              <w:contextualSpacing/>
              <w:jc w:val="center"/>
              <w:rPr>
                <w:sz w:val="20"/>
              </w:rPr>
            </w:pPr>
          </w:p>
        </w:tc>
        <w:tc>
          <w:tcPr>
            <w:tcW w:w="1800" w:type="dxa"/>
          </w:tcPr>
          <w:p w14:paraId="7723BA06" w14:textId="77777777" w:rsidR="00F7697D" w:rsidRPr="00F25BF8" w:rsidRDefault="00F7697D" w:rsidP="00F7697D">
            <w:pPr>
              <w:contextualSpacing/>
              <w:jc w:val="center"/>
              <w:rPr>
                <w:sz w:val="20"/>
              </w:rPr>
            </w:pPr>
          </w:p>
        </w:tc>
        <w:tc>
          <w:tcPr>
            <w:tcW w:w="1800" w:type="dxa"/>
          </w:tcPr>
          <w:p w14:paraId="30A47D41" w14:textId="77777777" w:rsidR="00F7697D" w:rsidRPr="00F25BF8" w:rsidRDefault="00F7697D" w:rsidP="00F7697D">
            <w:pPr>
              <w:contextualSpacing/>
              <w:jc w:val="center"/>
              <w:rPr>
                <w:sz w:val="20"/>
              </w:rPr>
            </w:pPr>
          </w:p>
        </w:tc>
        <w:tc>
          <w:tcPr>
            <w:tcW w:w="2880" w:type="dxa"/>
          </w:tcPr>
          <w:p w14:paraId="3165F0DE" w14:textId="77777777" w:rsidR="00F7697D" w:rsidRPr="00F25BF8" w:rsidRDefault="00F7697D" w:rsidP="00F7697D">
            <w:pPr>
              <w:contextualSpacing/>
              <w:jc w:val="center"/>
              <w:rPr>
                <w:sz w:val="20"/>
              </w:rPr>
            </w:pPr>
          </w:p>
        </w:tc>
      </w:tr>
      <w:tr w:rsidR="00F7697D" w:rsidRPr="00F25BF8" w14:paraId="758F032A" w14:textId="77777777" w:rsidTr="00F7697D">
        <w:trPr>
          <w:trHeight w:val="20"/>
          <w:jc w:val="center"/>
        </w:trPr>
        <w:tc>
          <w:tcPr>
            <w:tcW w:w="694" w:type="dxa"/>
          </w:tcPr>
          <w:p w14:paraId="6E9682B1" w14:textId="77777777" w:rsidR="00F7697D" w:rsidRPr="00F25BF8" w:rsidRDefault="00F7697D" w:rsidP="00F7697D">
            <w:pPr>
              <w:contextualSpacing/>
              <w:jc w:val="center"/>
              <w:rPr>
                <w:sz w:val="20"/>
              </w:rPr>
            </w:pPr>
            <w:r w:rsidRPr="00F25BF8">
              <w:rPr>
                <w:sz w:val="20"/>
              </w:rPr>
              <w:t>4</w:t>
            </w:r>
          </w:p>
        </w:tc>
        <w:tc>
          <w:tcPr>
            <w:tcW w:w="1101" w:type="dxa"/>
          </w:tcPr>
          <w:p w14:paraId="1F20B3B1" w14:textId="77777777" w:rsidR="00F7697D" w:rsidRPr="00F25BF8" w:rsidRDefault="00F7697D" w:rsidP="00F7697D">
            <w:pPr>
              <w:contextualSpacing/>
              <w:jc w:val="center"/>
              <w:rPr>
                <w:sz w:val="20"/>
              </w:rPr>
            </w:pPr>
          </w:p>
        </w:tc>
        <w:tc>
          <w:tcPr>
            <w:tcW w:w="900" w:type="dxa"/>
          </w:tcPr>
          <w:p w14:paraId="449A5CA6" w14:textId="77777777" w:rsidR="00F7697D" w:rsidRPr="00F25BF8" w:rsidRDefault="00F7697D" w:rsidP="00F7697D">
            <w:pPr>
              <w:contextualSpacing/>
              <w:jc w:val="center"/>
              <w:rPr>
                <w:sz w:val="20"/>
              </w:rPr>
            </w:pPr>
          </w:p>
        </w:tc>
        <w:tc>
          <w:tcPr>
            <w:tcW w:w="900" w:type="dxa"/>
          </w:tcPr>
          <w:p w14:paraId="70E133DA" w14:textId="77777777" w:rsidR="00F7697D" w:rsidRPr="00F25BF8" w:rsidRDefault="00F7697D" w:rsidP="00F7697D">
            <w:pPr>
              <w:contextualSpacing/>
              <w:jc w:val="center"/>
              <w:rPr>
                <w:sz w:val="20"/>
              </w:rPr>
            </w:pPr>
          </w:p>
        </w:tc>
        <w:tc>
          <w:tcPr>
            <w:tcW w:w="1022" w:type="dxa"/>
          </w:tcPr>
          <w:p w14:paraId="0A8F3373" w14:textId="77777777" w:rsidR="00F7697D" w:rsidRPr="00F25BF8" w:rsidRDefault="00F7697D" w:rsidP="00F7697D">
            <w:pPr>
              <w:contextualSpacing/>
              <w:jc w:val="center"/>
              <w:rPr>
                <w:sz w:val="20"/>
              </w:rPr>
            </w:pPr>
          </w:p>
        </w:tc>
        <w:tc>
          <w:tcPr>
            <w:tcW w:w="1023" w:type="dxa"/>
          </w:tcPr>
          <w:p w14:paraId="32B582FE" w14:textId="77777777" w:rsidR="00F7697D" w:rsidRPr="00F25BF8" w:rsidRDefault="00F7697D" w:rsidP="00F7697D">
            <w:pPr>
              <w:contextualSpacing/>
              <w:jc w:val="center"/>
              <w:rPr>
                <w:sz w:val="20"/>
              </w:rPr>
            </w:pPr>
          </w:p>
        </w:tc>
        <w:tc>
          <w:tcPr>
            <w:tcW w:w="2880" w:type="dxa"/>
          </w:tcPr>
          <w:p w14:paraId="786F174C" w14:textId="77777777" w:rsidR="00F7697D" w:rsidRPr="00F25BF8" w:rsidRDefault="00F7697D" w:rsidP="00F7697D">
            <w:pPr>
              <w:contextualSpacing/>
              <w:jc w:val="center"/>
              <w:rPr>
                <w:sz w:val="20"/>
              </w:rPr>
            </w:pPr>
          </w:p>
        </w:tc>
        <w:tc>
          <w:tcPr>
            <w:tcW w:w="1800" w:type="dxa"/>
          </w:tcPr>
          <w:p w14:paraId="58DDB452" w14:textId="77777777" w:rsidR="00F7697D" w:rsidRPr="00F25BF8" w:rsidRDefault="00F7697D" w:rsidP="00F7697D">
            <w:pPr>
              <w:contextualSpacing/>
              <w:jc w:val="center"/>
              <w:rPr>
                <w:sz w:val="20"/>
              </w:rPr>
            </w:pPr>
          </w:p>
        </w:tc>
        <w:tc>
          <w:tcPr>
            <w:tcW w:w="1800" w:type="dxa"/>
          </w:tcPr>
          <w:p w14:paraId="4C5B956A" w14:textId="77777777" w:rsidR="00F7697D" w:rsidRPr="00F25BF8" w:rsidRDefault="00F7697D" w:rsidP="00F7697D">
            <w:pPr>
              <w:contextualSpacing/>
              <w:jc w:val="center"/>
              <w:rPr>
                <w:sz w:val="20"/>
              </w:rPr>
            </w:pPr>
          </w:p>
        </w:tc>
        <w:tc>
          <w:tcPr>
            <w:tcW w:w="2880" w:type="dxa"/>
          </w:tcPr>
          <w:p w14:paraId="707FE55D" w14:textId="77777777" w:rsidR="00F7697D" w:rsidRPr="00F25BF8" w:rsidRDefault="00F7697D" w:rsidP="00F7697D">
            <w:pPr>
              <w:contextualSpacing/>
              <w:jc w:val="center"/>
              <w:rPr>
                <w:sz w:val="20"/>
              </w:rPr>
            </w:pPr>
          </w:p>
        </w:tc>
      </w:tr>
      <w:tr w:rsidR="00F7697D" w:rsidRPr="00F25BF8" w14:paraId="59AF9F7E" w14:textId="77777777" w:rsidTr="00F7697D">
        <w:trPr>
          <w:trHeight w:val="20"/>
          <w:jc w:val="center"/>
        </w:trPr>
        <w:tc>
          <w:tcPr>
            <w:tcW w:w="694" w:type="dxa"/>
          </w:tcPr>
          <w:p w14:paraId="0A794F22" w14:textId="77777777" w:rsidR="00F7697D" w:rsidRPr="00F25BF8" w:rsidRDefault="00F7697D" w:rsidP="00F7697D">
            <w:pPr>
              <w:contextualSpacing/>
              <w:jc w:val="center"/>
              <w:rPr>
                <w:sz w:val="20"/>
              </w:rPr>
            </w:pPr>
            <w:r w:rsidRPr="00F25BF8">
              <w:rPr>
                <w:sz w:val="20"/>
              </w:rPr>
              <w:t>5</w:t>
            </w:r>
          </w:p>
        </w:tc>
        <w:tc>
          <w:tcPr>
            <w:tcW w:w="1101" w:type="dxa"/>
          </w:tcPr>
          <w:p w14:paraId="6ADD7BFA" w14:textId="77777777" w:rsidR="00F7697D" w:rsidRPr="00F25BF8" w:rsidRDefault="00F7697D" w:rsidP="00F7697D">
            <w:pPr>
              <w:contextualSpacing/>
              <w:jc w:val="center"/>
              <w:rPr>
                <w:sz w:val="20"/>
              </w:rPr>
            </w:pPr>
          </w:p>
        </w:tc>
        <w:tc>
          <w:tcPr>
            <w:tcW w:w="900" w:type="dxa"/>
          </w:tcPr>
          <w:p w14:paraId="4DEA219A" w14:textId="77777777" w:rsidR="00F7697D" w:rsidRPr="00F25BF8" w:rsidRDefault="00F7697D" w:rsidP="00F7697D">
            <w:pPr>
              <w:contextualSpacing/>
              <w:jc w:val="center"/>
              <w:rPr>
                <w:sz w:val="20"/>
              </w:rPr>
            </w:pPr>
          </w:p>
        </w:tc>
        <w:tc>
          <w:tcPr>
            <w:tcW w:w="900" w:type="dxa"/>
          </w:tcPr>
          <w:p w14:paraId="2A17ED7C" w14:textId="77777777" w:rsidR="00F7697D" w:rsidRPr="00F25BF8" w:rsidRDefault="00F7697D" w:rsidP="00F7697D">
            <w:pPr>
              <w:contextualSpacing/>
              <w:jc w:val="center"/>
              <w:rPr>
                <w:sz w:val="20"/>
              </w:rPr>
            </w:pPr>
          </w:p>
        </w:tc>
        <w:tc>
          <w:tcPr>
            <w:tcW w:w="1022" w:type="dxa"/>
          </w:tcPr>
          <w:p w14:paraId="72FE6E08" w14:textId="77777777" w:rsidR="00F7697D" w:rsidRPr="00F25BF8" w:rsidRDefault="00F7697D" w:rsidP="00F7697D">
            <w:pPr>
              <w:contextualSpacing/>
              <w:jc w:val="center"/>
              <w:rPr>
                <w:sz w:val="20"/>
              </w:rPr>
            </w:pPr>
          </w:p>
        </w:tc>
        <w:tc>
          <w:tcPr>
            <w:tcW w:w="1023" w:type="dxa"/>
          </w:tcPr>
          <w:p w14:paraId="25D02DC2" w14:textId="77777777" w:rsidR="00F7697D" w:rsidRPr="00F25BF8" w:rsidRDefault="00F7697D" w:rsidP="00F7697D">
            <w:pPr>
              <w:contextualSpacing/>
              <w:jc w:val="center"/>
              <w:rPr>
                <w:sz w:val="20"/>
              </w:rPr>
            </w:pPr>
          </w:p>
        </w:tc>
        <w:tc>
          <w:tcPr>
            <w:tcW w:w="2880" w:type="dxa"/>
          </w:tcPr>
          <w:p w14:paraId="3E7820E7" w14:textId="77777777" w:rsidR="00F7697D" w:rsidRPr="00F25BF8" w:rsidRDefault="00F7697D" w:rsidP="00F7697D">
            <w:pPr>
              <w:contextualSpacing/>
              <w:jc w:val="center"/>
              <w:rPr>
                <w:sz w:val="20"/>
              </w:rPr>
            </w:pPr>
          </w:p>
        </w:tc>
        <w:tc>
          <w:tcPr>
            <w:tcW w:w="1800" w:type="dxa"/>
          </w:tcPr>
          <w:p w14:paraId="219304F4" w14:textId="77777777" w:rsidR="00F7697D" w:rsidRPr="00F25BF8" w:rsidRDefault="00F7697D" w:rsidP="00F7697D">
            <w:pPr>
              <w:contextualSpacing/>
              <w:jc w:val="center"/>
              <w:rPr>
                <w:sz w:val="20"/>
              </w:rPr>
            </w:pPr>
          </w:p>
        </w:tc>
        <w:tc>
          <w:tcPr>
            <w:tcW w:w="1800" w:type="dxa"/>
          </w:tcPr>
          <w:p w14:paraId="2031BF9D" w14:textId="77777777" w:rsidR="00F7697D" w:rsidRPr="00F25BF8" w:rsidRDefault="00F7697D" w:rsidP="00F7697D">
            <w:pPr>
              <w:contextualSpacing/>
              <w:jc w:val="center"/>
              <w:rPr>
                <w:sz w:val="20"/>
              </w:rPr>
            </w:pPr>
          </w:p>
        </w:tc>
        <w:tc>
          <w:tcPr>
            <w:tcW w:w="2880" w:type="dxa"/>
          </w:tcPr>
          <w:p w14:paraId="2F909BA4" w14:textId="77777777" w:rsidR="00F7697D" w:rsidRPr="00F25BF8" w:rsidRDefault="00F7697D" w:rsidP="00F7697D">
            <w:pPr>
              <w:contextualSpacing/>
              <w:jc w:val="center"/>
              <w:rPr>
                <w:sz w:val="20"/>
              </w:rPr>
            </w:pPr>
          </w:p>
        </w:tc>
      </w:tr>
      <w:tr w:rsidR="00F7697D" w:rsidRPr="00F25BF8" w14:paraId="2367336D" w14:textId="77777777" w:rsidTr="00F7697D">
        <w:trPr>
          <w:trHeight w:val="20"/>
          <w:jc w:val="center"/>
        </w:trPr>
        <w:tc>
          <w:tcPr>
            <w:tcW w:w="694" w:type="dxa"/>
          </w:tcPr>
          <w:p w14:paraId="41869877" w14:textId="77777777" w:rsidR="00F7697D" w:rsidRPr="00F25BF8" w:rsidRDefault="00F7697D" w:rsidP="00F7697D">
            <w:pPr>
              <w:contextualSpacing/>
              <w:jc w:val="center"/>
              <w:rPr>
                <w:sz w:val="20"/>
              </w:rPr>
            </w:pPr>
            <w:r w:rsidRPr="00F25BF8">
              <w:rPr>
                <w:sz w:val="20"/>
              </w:rPr>
              <w:t>6</w:t>
            </w:r>
          </w:p>
        </w:tc>
        <w:tc>
          <w:tcPr>
            <w:tcW w:w="1101" w:type="dxa"/>
          </w:tcPr>
          <w:p w14:paraId="6393D216" w14:textId="77777777" w:rsidR="00F7697D" w:rsidRPr="00F25BF8" w:rsidRDefault="00F7697D" w:rsidP="00F7697D">
            <w:pPr>
              <w:contextualSpacing/>
              <w:jc w:val="center"/>
              <w:rPr>
                <w:sz w:val="20"/>
              </w:rPr>
            </w:pPr>
          </w:p>
        </w:tc>
        <w:tc>
          <w:tcPr>
            <w:tcW w:w="900" w:type="dxa"/>
          </w:tcPr>
          <w:p w14:paraId="38EF936C" w14:textId="77777777" w:rsidR="00F7697D" w:rsidRPr="00F25BF8" w:rsidRDefault="00F7697D" w:rsidP="00F7697D">
            <w:pPr>
              <w:contextualSpacing/>
              <w:jc w:val="center"/>
              <w:rPr>
                <w:sz w:val="20"/>
              </w:rPr>
            </w:pPr>
          </w:p>
        </w:tc>
        <w:tc>
          <w:tcPr>
            <w:tcW w:w="900" w:type="dxa"/>
          </w:tcPr>
          <w:p w14:paraId="59F7729F" w14:textId="77777777" w:rsidR="00F7697D" w:rsidRPr="00F25BF8" w:rsidRDefault="00F7697D" w:rsidP="00F7697D">
            <w:pPr>
              <w:contextualSpacing/>
              <w:jc w:val="center"/>
              <w:rPr>
                <w:sz w:val="20"/>
              </w:rPr>
            </w:pPr>
          </w:p>
        </w:tc>
        <w:tc>
          <w:tcPr>
            <w:tcW w:w="1022" w:type="dxa"/>
          </w:tcPr>
          <w:p w14:paraId="04F5162E" w14:textId="77777777" w:rsidR="00F7697D" w:rsidRPr="00F25BF8" w:rsidRDefault="00F7697D" w:rsidP="00F7697D">
            <w:pPr>
              <w:contextualSpacing/>
              <w:jc w:val="center"/>
              <w:rPr>
                <w:sz w:val="20"/>
              </w:rPr>
            </w:pPr>
          </w:p>
        </w:tc>
        <w:tc>
          <w:tcPr>
            <w:tcW w:w="1023" w:type="dxa"/>
          </w:tcPr>
          <w:p w14:paraId="4960A313" w14:textId="77777777" w:rsidR="00F7697D" w:rsidRPr="00F25BF8" w:rsidRDefault="00F7697D" w:rsidP="00F7697D">
            <w:pPr>
              <w:contextualSpacing/>
              <w:jc w:val="center"/>
              <w:rPr>
                <w:sz w:val="20"/>
              </w:rPr>
            </w:pPr>
          </w:p>
        </w:tc>
        <w:tc>
          <w:tcPr>
            <w:tcW w:w="2880" w:type="dxa"/>
          </w:tcPr>
          <w:p w14:paraId="1B5CEADE" w14:textId="77777777" w:rsidR="00F7697D" w:rsidRPr="00F25BF8" w:rsidRDefault="00F7697D" w:rsidP="00F7697D">
            <w:pPr>
              <w:contextualSpacing/>
              <w:jc w:val="center"/>
              <w:rPr>
                <w:sz w:val="20"/>
              </w:rPr>
            </w:pPr>
          </w:p>
        </w:tc>
        <w:tc>
          <w:tcPr>
            <w:tcW w:w="1800" w:type="dxa"/>
          </w:tcPr>
          <w:p w14:paraId="56AB0DC1" w14:textId="77777777" w:rsidR="00F7697D" w:rsidRPr="00F25BF8" w:rsidRDefault="00F7697D" w:rsidP="00F7697D">
            <w:pPr>
              <w:contextualSpacing/>
              <w:jc w:val="center"/>
              <w:rPr>
                <w:sz w:val="20"/>
              </w:rPr>
            </w:pPr>
          </w:p>
        </w:tc>
        <w:tc>
          <w:tcPr>
            <w:tcW w:w="1800" w:type="dxa"/>
          </w:tcPr>
          <w:p w14:paraId="7B3B8D69" w14:textId="77777777" w:rsidR="00F7697D" w:rsidRPr="00F25BF8" w:rsidRDefault="00F7697D" w:rsidP="00F7697D">
            <w:pPr>
              <w:contextualSpacing/>
              <w:jc w:val="center"/>
              <w:rPr>
                <w:sz w:val="20"/>
              </w:rPr>
            </w:pPr>
          </w:p>
        </w:tc>
        <w:tc>
          <w:tcPr>
            <w:tcW w:w="2880" w:type="dxa"/>
          </w:tcPr>
          <w:p w14:paraId="36ACEF5A" w14:textId="77777777" w:rsidR="00F7697D" w:rsidRPr="00F25BF8" w:rsidRDefault="00F7697D" w:rsidP="00F7697D">
            <w:pPr>
              <w:contextualSpacing/>
              <w:jc w:val="center"/>
              <w:rPr>
                <w:sz w:val="20"/>
              </w:rPr>
            </w:pPr>
          </w:p>
        </w:tc>
      </w:tr>
      <w:tr w:rsidR="00F7697D" w:rsidRPr="00F25BF8" w14:paraId="27761D30" w14:textId="77777777" w:rsidTr="00F7697D">
        <w:trPr>
          <w:trHeight w:val="20"/>
          <w:jc w:val="center"/>
        </w:trPr>
        <w:tc>
          <w:tcPr>
            <w:tcW w:w="694" w:type="dxa"/>
          </w:tcPr>
          <w:p w14:paraId="492CAD5F" w14:textId="77777777" w:rsidR="00F7697D" w:rsidRPr="00F25BF8" w:rsidRDefault="00F7697D" w:rsidP="00F7697D">
            <w:pPr>
              <w:contextualSpacing/>
              <w:jc w:val="center"/>
              <w:rPr>
                <w:sz w:val="20"/>
              </w:rPr>
            </w:pPr>
            <w:r w:rsidRPr="00F25BF8">
              <w:rPr>
                <w:sz w:val="20"/>
              </w:rPr>
              <w:t>7</w:t>
            </w:r>
          </w:p>
        </w:tc>
        <w:tc>
          <w:tcPr>
            <w:tcW w:w="1101" w:type="dxa"/>
          </w:tcPr>
          <w:p w14:paraId="5203E802" w14:textId="77777777" w:rsidR="00F7697D" w:rsidRPr="00F25BF8" w:rsidRDefault="00F7697D" w:rsidP="00F7697D">
            <w:pPr>
              <w:contextualSpacing/>
              <w:jc w:val="center"/>
              <w:rPr>
                <w:sz w:val="20"/>
              </w:rPr>
            </w:pPr>
          </w:p>
        </w:tc>
        <w:tc>
          <w:tcPr>
            <w:tcW w:w="900" w:type="dxa"/>
          </w:tcPr>
          <w:p w14:paraId="7AE86E0A" w14:textId="77777777" w:rsidR="00F7697D" w:rsidRPr="00F25BF8" w:rsidRDefault="00F7697D" w:rsidP="00F7697D">
            <w:pPr>
              <w:contextualSpacing/>
              <w:jc w:val="center"/>
              <w:rPr>
                <w:sz w:val="20"/>
              </w:rPr>
            </w:pPr>
          </w:p>
        </w:tc>
        <w:tc>
          <w:tcPr>
            <w:tcW w:w="900" w:type="dxa"/>
          </w:tcPr>
          <w:p w14:paraId="41D26341" w14:textId="77777777" w:rsidR="00F7697D" w:rsidRPr="00F25BF8" w:rsidRDefault="00F7697D" w:rsidP="00F7697D">
            <w:pPr>
              <w:contextualSpacing/>
              <w:jc w:val="center"/>
              <w:rPr>
                <w:sz w:val="20"/>
              </w:rPr>
            </w:pPr>
          </w:p>
        </w:tc>
        <w:tc>
          <w:tcPr>
            <w:tcW w:w="1022" w:type="dxa"/>
          </w:tcPr>
          <w:p w14:paraId="3F368490" w14:textId="77777777" w:rsidR="00F7697D" w:rsidRPr="00F25BF8" w:rsidRDefault="00F7697D" w:rsidP="00F7697D">
            <w:pPr>
              <w:contextualSpacing/>
              <w:jc w:val="center"/>
              <w:rPr>
                <w:sz w:val="20"/>
              </w:rPr>
            </w:pPr>
          </w:p>
        </w:tc>
        <w:tc>
          <w:tcPr>
            <w:tcW w:w="1023" w:type="dxa"/>
          </w:tcPr>
          <w:p w14:paraId="29885AE3" w14:textId="77777777" w:rsidR="00F7697D" w:rsidRPr="00F25BF8" w:rsidRDefault="00F7697D" w:rsidP="00F7697D">
            <w:pPr>
              <w:contextualSpacing/>
              <w:jc w:val="center"/>
              <w:rPr>
                <w:sz w:val="20"/>
              </w:rPr>
            </w:pPr>
          </w:p>
        </w:tc>
        <w:tc>
          <w:tcPr>
            <w:tcW w:w="2880" w:type="dxa"/>
          </w:tcPr>
          <w:p w14:paraId="6F137062" w14:textId="77777777" w:rsidR="00F7697D" w:rsidRPr="00F25BF8" w:rsidRDefault="00F7697D" w:rsidP="00F7697D">
            <w:pPr>
              <w:contextualSpacing/>
              <w:jc w:val="center"/>
              <w:rPr>
                <w:sz w:val="20"/>
              </w:rPr>
            </w:pPr>
          </w:p>
        </w:tc>
        <w:tc>
          <w:tcPr>
            <w:tcW w:w="1800" w:type="dxa"/>
          </w:tcPr>
          <w:p w14:paraId="57CB4919" w14:textId="77777777" w:rsidR="00F7697D" w:rsidRPr="00F25BF8" w:rsidRDefault="00F7697D" w:rsidP="00F7697D">
            <w:pPr>
              <w:contextualSpacing/>
              <w:jc w:val="center"/>
              <w:rPr>
                <w:sz w:val="20"/>
              </w:rPr>
            </w:pPr>
          </w:p>
        </w:tc>
        <w:tc>
          <w:tcPr>
            <w:tcW w:w="1800" w:type="dxa"/>
          </w:tcPr>
          <w:p w14:paraId="2CC03AB2" w14:textId="77777777" w:rsidR="00F7697D" w:rsidRPr="00F25BF8" w:rsidRDefault="00F7697D" w:rsidP="00F7697D">
            <w:pPr>
              <w:contextualSpacing/>
              <w:jc w:val="center"/>
              <w:rPr>
                <w:sz w:val="20"/>
              </w:rPr>
            </w:pPr>
          </w:p>
        </w:tc>
        <w:tc>
          <w:tcPr>
            <w:tcW w:w="2880" w:type="dxa"/>
          </w:tcPr>
          <w:p w14:paraId="659886BE" w14:textId="77777777" w:rsidR="00F7697D" w:rsidRPr="00F25BF8" w:rsidRDefault="00F7697D" w:rsidP="00F7697D">
            <w:pPr>
              <w:contextualSpacing/>
              <w:jc w:val="center"/>
              <w:rPr>
                <w:sz w:val="20"/>
              </w:rPr>
            </w:pPr>
          </w:p>
        </w:tc>
      </w:tr>
      <w:tr w:rsidR="00F7697D" w:rsidRPr="00F25BF8" w14:paraId="74BB0204" w14:textId="77777777" w:rsidTr="00F7697D">
        <w:trPr>
          <w:trHeight w:val="20"/>
          <w:jc w:val="center"/>
        </w:trPr>
        <w:tc>
          <w:tcPr>
            <w:tcW w:w="694" w:type="dxa"/>
          </w:tcPr>
          <w:p w14:paraId="794A7F12" w14:textId="77777777" w:rsidR="00F7697D" w:rsidRPr="00F25BF8" w:rsidRDefault="00F7697D" w:rsidP="00F7697D">
            <w:pPr>
              <w:contextualSpacing/>
              <w:jc w:val="center"/>
              <w:rPr>
                <w:sz w:val="20"/>
              </w:rPr>
            </w:pPr>
            <w:r w:rsidRPr="00F25BF8">
              <w:rPr>
                <w:sz w:val="20"/>
              </w:rPr>
              <w:t>8</w:t>
            </w:r>
          </w:p>
        </w:tc>
        <w:tc>
          <w:tcPr>
            <w:tcW w:w="1101" w:type="dxa"/>
          </w:tcPr>
          <w:p w14:paraId="39F9BE11" w14:textId="77777777" w:rsidR="00F7697D" w:rsidRPr="00F25BF8" w:rsidRDefault="00F7697D" w:rsidP="00F7697D">
            <w:pPr>
              <w:contextualSpacing/>
              <w:jc w:val="center"/>
              <w:rPr>
                <w:sz w:val="20"/>
              </w:rPr>
            </w:pPr>
          </w:p>
        </w:tc>
        <w:tc>
          <w:tcPr>
            <w:tcW w:w="900" w:type="dxa"/>
          </w:tcPr>
          <w:p w14:paraId="3CFD54A3" w14:textId="77777777" w:rsidR="00F7697D" w:rsidRPr="00F25BF8" w:rsidRDefault="00F7697D" w:rsidP="00F7697D">
            <w:pPr>
              <w:contextualSpacing/>
              <w:jc w:val="center"/>
              <w:rPr>
                <w:sz w:val="20"/>
              </w:rPr>
            </w:pPr>
          </w:p>
        </w:tc>
        <w:tc>
          <w:tcPr>
            <w:tcW w:w="900" w:type="dxa"/>
          </w:tcPr>
          <w:p w14:paraId="5DA4CF79" w14:textId="77777777" w:rsidR="00F7697D" w:rsidRPr="00F25BF8" w:rsidRDefault="00F7697D" w:rsidP="00F7697D">
            <w:pPr>
              <w:contextualSpacing/>
              <w:jc w:val="center"/>
              <w:rPr>
                <w:sz w:val="20"/>
              </w:rPr>
            </w:pPr>
          </w:p>
        </w:tc>
        <w:tc>
          <w:tcPr>
            <w:tcW w:w="1022" w:type="dxa"/>
          </w:tcPr>
          <w:p w14:paraId="16B84221" w14:textId="77777777" w:rsidR="00F7697D" w:rsidRPr="00F25BF8" w:rsidRDefault="00F7697D" w:rsidP="00F7697D">
            <w:pPr>
              <w:contextualSpacing/>
              <w:jc w:val="center"/>
              <w:rPr>
                <w:sz w:val="20"/>
              </w:rPr>
            </w:pPr>
          </w:p>
        </w:tc>
        <w:tc>
          <w:tcPr>
            <w:tcW w:w="1023" w:type="dxa"/>
          </w:tcPr>
          <w:p w14:paraId="35CDB86B" w14:textId="77777777" w:rsidR="00F7697D" w:rsidRPr="00F25BF8" w:rsidRDefault="00F7697D" w:rsidP="00F7697D">
            <w:pPr>
              <w:contextualSpacing/>
              <w:jc w:val="center"/>
              <w:rPr>
                <w:sz w:val="20"/>
              </w:rPr>
            </w:pPr>
          </w:p>
        </w:tc>
        <w:tc>
          <w:tcPr>
            <w:tcW w:w="2880" w:type="dxa"/>
          </w:tcPr>
          <w:p w14:paraId="30289ED7" w14:textId="77777777" w:rsidR="00F7697D" w:rsidRPr="00F25BF8" w:rsidRDefault="00F7697D" w:rsidP="00F7697D">
            <w:pPr>
              <w:contextualSpacing/>
              <w:jc w:val="center"/>
              <w:rPr>
                <w:sz w:val="20"/>
              </w:rPr>
            </w:pPr>
          </w:p>
        </w:tc>
        <w:tc>
          <w:tcPr>
            <w:tcW w:w="1800" w:type="dxa"/>
          </w:tcPr>
          <w:p w14:paraId="216259E7" w14:textId="77777777" w:rsidR="00F7697D" w:rsidRPr="00F25BF8" w:rsidRDefault="00F7697D" w:rsidP="00F7697D">
            <w:pPr>
              <w:contextualSpacing/>
              <w:jc w:val="center"/>
              <w:rPr>
                <w:sz w:val="20"/>
              </w:rPr>
            </w:pPr>
          </w:p>
        </w:tc>
        <w:tc>
          <w:tcPr>
            <w:tcW w:w="1800" w:type="dxa"/>
          </w:tcPr>
          <w:p w14:paraId="551FA472" w14:textId="77777777" w:rsidR="00F7697D" w:rsidRPr="00F25BF8" w:rsidRDefault="00F7697D" w:rsidP="00F7697D">
            <w:pPr>
              <w:contextualSpacing/>
              <w:jc w:val="center"/>
              <w:rPr>
                <w:sz w:val="20"/>
              </w:rPr>
            </w:pPr>
          </w:p>
        </w:tc>
        <w:tc>
          <w:tcPr>
            <w:tcW w:w="2880" w:type="dxa"/>
          </w:tcPr>
          <w:p w14:paraId="39F485BA" w14:textId="77777777" w:rsidR="00F7697D" w:rsidRPr="00F25BF8" w:rsidRDefault="00F7697D" w:rsidP="00F7697D">
            <w:pPr>
              <w:contextualSpacing/>
              <w:jc w:val="center"/>
              <w:rPr>
                <w:sz w:val="20"/>
              </w:rPr>
            </w:pPr>
          </w:p>
        </w:tc>
      </w:tr>
      <w:tr w:rsidR="00F7697D" w:rsidRPr="00F25BF8" w14:paraId="496C94F1" w14:textId="77777777" w:rsidTr="00F7697D">
        <w:trPr>
          <w:trHeight w:val="20"/>
          <w:jc w:val="center"/>
        </w:trPr>
        <w:tc>
          <w:tcPr>
            <w:tcW w:w="694" w:type="dxa"/>
          </w:tcPr>
          <w:p w14:paraId="45493E4D" w14:textId="77777777" w:rsidR="00F7697D" w:rsidRPr="00F25BF8" w:rsidRDefault="00F7697D" w:rsidP="00F7697D">
            <w:pPr>
              <w:contextualSpacing/>
              <w:jc w:val="center"/>
              <w:rPr>
                <w:sz w:val="20"/>
              </w:rPr>
            </w:pPr>
            <w:r w:rsidRPr="00F25BF8">
              <w:rPr>
                <w:sz w:val="20"/>
              </w:rPr>
              <w:t>9</w:t>
            </w:r>
          </w:p>
        </w:tc>
        <w:tc>
          <w:tcPr>
            <w:tcW w:w="1101" w:type="dxa"/>
          </w:tcPr>
          <w:p w14:paraId="25E7EAB6" w14:textId="77777777" w:rsidR="00F7697D" w:rsidRPr="00F25BF8" w:rsidRDefault="00F7697D" w:rsidP="00F7697D">
            <w:pPr>
              <w:contextualSpacing/>
              <w:jc w:val="center"/>
              <w:rPr>
                <w:sz w:val="20"/>
              </w:rPr>
            </w:pPr>
          </w:p>
        </w:tc>
        <w:tc>
          <w:tcPr>
            <w:tcW w:w="900" w:type="dxa"/>
          </w:tcPr>
          <w:p w14:paraId="4D2420AF" w14:textId="77777777" w:rsidR="00F7697D" w:rsidRPr="00F25BF8" w:rsidRDefault="00F7697D" w:rsidP="00F7697D">
            <w:pPr>
              <w:contextualSpacing/>
              <w:jc w:val="center"/>
              <w:rPr>
                <w:sz w:val="20"/>
              </w:rPr>
            </w:pPr>
          </w:p>
        </w:tc>
        <w:tc>
          <w:tcPr>
            <w:tcW w:w="900" w:type="dxa"/>
          </w:tcPr>
          <w:p w14:paraId="7E06A7DF" w14:textId="77777777" w:rsidR="00F7697D" w:rsidRPr="00F25BF8" w:rsidRDefault="00F7697D" w:rsidP="00F7697D">
            <w:pPr>
              <w:contextualSpacing/>
              <w:jc w:val="center"/>
              <w:rPr>
                <w:sz w:val="20"/>
              </w:rPr>
            </w:pPr>
          </w:p>
        </w:tc>
        <w:tc>
          <w:tcPr>
            <w:tcW w:w="1022" w:type="dxa"/>
          </w:tcPr>
          <w:p w14:paraId="60630F18" w14:textId="77777777" w:rsidR="00F7697D" w:rsidRPr="00F25BF8" w:rsidRDefault="00F7697D" w:rsidP="00F7697D">
            <w:pPr>
              <w:contextualSpacing/>
              <w:jc w:val="center"/>
              <w:rPr>
                <w:sz w:val="20"/>
              </w:rPr>
            </w:pPr>
          </w:p>
        </w:tc>
        <w:tc>
          <w:tcPr>
            <w:tcW w:w="1023" w:type="dxa"/>
          </w:tcPr>
          <w:p w14:paraId="5346F9F0" w14:textId="77777777" w:rsidR="00F7697D" w:rsidRPr="00F25BF8" w:rsidRDefault="00F7697D" w:rsidP="00F7697D">
            <w:pPr>
              <w:contextualSpacing/>
              <w:jc w:val="center"/>
              <w:rPr>
                <w:sz w:val="20"/>
              </w:rPr>
            </w:pPr>
          </w:p>
        </w:tc>
        <w:tc>
          <w:tcPr>
            <w:tcW w:w="2880" w:type="dxa"/>
          </w:tcPr>
          <w:p w14:paraId="64EF4D71" w14:textId="77777777" w:rsidR="00F7697D" w:rsidRPr="00F25BF8" w:rsidRDefault="00F7697D" w:rsidP="00F7697D">
            <w:pPr>
              <w:contextualSpacing/>
              <w:jc w:val="center"/>
              <w:rPr>
                <w:sz w:val="20"/>
              </w:rPr>
            </w:pPr>
          </w:p>
        </w:tc>
        <w:tc>
          <w:tcPr>
            <w:tcW w:w="1800" w:type="dxa"/>
          </w:tcPr>
          <w:p w14:paraId="4B7ADF69" w14:textId="77777777" w:rsidR="00F7697D" w:rsidRPr="00F25BF8" w:rsidRDefault="00F7697D" w:rsidP="00F7697D">
            <w:pPr>
              <w:contextualSpacing/>
              <w:jc w:val="center"/>
              <w:rPr>
                <w:sz w:val="20"/>
              </w:rPr>
            </w:pPr>
          </w:p>
        </w:tc>
        <w:tc>
          <w:tcPr>
            <w:tcW w:w="1800" w:type="dxa"/>
          </w:tcPr>
          <w:p w14:paraId="43D9A68C" w14:textId="77777777" w:rsidR="00F7697D" w:rsidRPr="00F25BF8" w:rsidRDefault="00F7697D" w:rsidP="00F7697D">
            <w:pPr>
              <w:contextualSpacing/>
              <w:jc w:val="center"/>
              <w:rPr>
                <w:sz w:val="20"/>
              </w:rPr>
            </w:pPr>
          </w:p>
        </w:tc>
        <w:tc>
          <w:tcPr>
            <w:tcW w:w="2880" w:type="dxa"/>
          </w:tcPr>
          <w:p w14:paraId="0FD715D0" w14:textId="77777777" w:rsidR="00F7697D" w:rsidRPr="00F25BF8" w:rsidRDefault="00F7697D" w:rsidP="00F7697D">
            <w:pPr>
              <w:contextualSpacing/>
              <w:jc w:val="center"/>
              <w:rPr>
                <w:sz w:val="20"/>
              </w:rPr>
            </w:pPr>
          </w:p>
        </w:tc>
      </w:tr>
      <w:tr w:rsidR="00F7697D" w:rsidRPr="00F25BF8" w14:paraId="6BCA367A" w14:textId="77777777" w:rsidTr="00F7697D">
        <w:trPr>
          <w:trHeight w:val="20"/>
          <w:jc w:val="center"/>
        </w:trPr>
        <w:tc>
          <w:tcPr>
            <w:tcW w:w="694" w:type="dxa"/>
          </w:tcPr>
          <w:p w14:paraId="659ACD39" w14:textId="77777777" w:rsidR="00F7697D" w:rsidRPr="00F25BF8" w:rsidRDefault="00F7697D" w:rsidP="00F7697D">
            <w:pPr>
              <w:contextualSpacing/>
              <w:jc w:val="center"/>
              <w:rPr>
                <w:sz w:val="20"/>
              </w:rPr>
            </w:pPr>
            <w:r w:rsidRPr="00F25BF8">
              <w:rPr>
                <w:sz w:val="20"/>
              </w:rPr>
              <w:t>10</w:t>
            </w:r>
          </w:p>
        </w:tc>
        <w:tc>
          <w:tcPr>
            <w:tcW w:w="1101" w:type="dxa"/>
          </w:tcPr>
          <w:p w14:paraId="7EBFDE38" w14:textId="77777777" w:rsidR="00F7697D" w:rsidRPr="00F25BF8" w:rsidRDefault="00F7697D" w:rsidP="00F7697D">
            <w:pPr>
              <w:contextualSpacing/>
              <w:jc w:val="center"/>
              <w:rPr>
                <w:sz w:val="20"/>
              </w:rPr>
            </w:pPr>
          </w:p>
        </w:tc>
        <w:tc>
          <w:tcPr>
            <w:tcW w:w="900" w:type="dxa"/>
          </w:tcPr>
          <w:p w14:paraId="21BCF45F" w14:textId="77777777" w:rsidR="00F7697D" w:rsidRPr="00F25BF8" w:rsidRDefault="00F7697D" w:rsidP="00F7697D">
            <w:pPr>
              <w:contextualSpacing/>
              <w:jc w:val="center"/>
              <w:rPr>
                <w:sz w:val="20"/>
              </w:rPr>
            </w:pPr>
          </w:p>
        </w:tc>
        <w:tc>
          <w:tcPr>
            <w:tcW w:w="900" w:type="dxa"/>
          </w:tcPr>
          <w:p w14:paraId="68F794E2" w14:textId="77777777" w:rsidR="00F7697D" w:rsidRPr="00F25BF8" w:rsidRDefault="00F7697D" w:rsidP="00F7697D">
            <w:pPr>
              <w:contextualSpacing/>
              <w:jc w:val="center"/>
              <w:rPr>
                <w:sz w:val="20"/>
              </w:rPr>
            </w:pPr>
          </w:p>
        </w:tc>
        <w:tc>
          <w:tcPr>
            <w:tcW w:w="1022" w:type="dxa"/>
          </w:tcPr>
          <w:p w14:paraId="7D17A107" w14:textId="77777777" w:rsidR="00F7697D" w:rsidRPr="00F25BF8" w:rsidRDefault="00F7697D" w:rsidP="00F7697D">
            <w:pPr>
              <w:contextualSpacing/>
              <w:jc w:val="center"/>
              <w:rPr>
                <w:sz w:val="20"/>
              </w:rPr>
            </w:pPr>
          </w:p>
        </w:tc>
        <w:tc>
          <w:tcPr>
            <w:tcW w:w="1023" w:type="dxa"/>
          </w:tcPr>
          <w:p w14:paraId="0E897E36" w14:textId="77777777" w:rsidR="00F7697D" w:rsidRPr="00F25BF8" w:rsidRDefault="00F7697D" w:rsidP="00F7697D">
            <w:pPr>
              <w:contextualSpacing/>
              <w:jc w:val="center"/>
              <w:rPr>
                <w:sz w:val="20"/>
              </w:rPr>
            </w:pPr>
          </w:p>
        </w:tc>
        <w:tc>
          <w:tcPr>
            <w:tcW w:w="2880" w:type="dxa"/>
          </w:tcPr>
          <w:p w14:paraId="4BBB8A0D" w14:textId="77777777" w:rsidR="00F7697D" w:rsidRPr="00F25BF8" w:rsidRDefault="00F7697D" w:rsidP="00F7697D">
            <w:pPr>
              <w:contextualSpacing/>
              <w:jc w:val="center"/>
              <w:rPr>
                <w:sz w:val="20"/>
              </w:rPr>
            </w:pPr>
          </w:p>
        </w:tc>
        <w:tc>
          <w:tcPr>
            <w:tcW w:w="1800" w:type="dxa"/>
          </w:tcPr>
          <w:p w14:paraId="74ABE38B" w14:textId="77777777" w:rsidR="00F7697D" w:rsidRPr="00F25BF8" w:rsidRDefault="00F7697D" w:rsidP="00F7697D">
            <w:pPr>
              <w:contextualSpacing/>
              <w:jc w:val="center"/>
              <w:rPr>
                <w:sz w:val="20"/>
              </w:rPr>
            </w:pPr>
          </w:p>
        </w:tc>
        <w:tc>
          <w:tcPr>
            <w:tcW w:w="1800" w:type="dxa"/>
          </w:tcPr>
          <w:p w14:paraId="01454F00" w14:textId="77777777" w:rsidR="00F7697D" w:rsidRPr="00F25BF8" w:rsidRDefault="00F7697D" w:rsidP="00F7697D">
            <w:pPr>
              <w:contextualSpacing/>
              <w:jc w:val="center"/>
              <w:rPr>
                <w:sz w:val="20"/>
              </w:rPr>
            </w:pPr>
          </w:p>
        </w:tc>
        <w:tc>
          <w:tcPr>
            <w:tcW w:w="2880" w:type="dxa"/>
          </w:tcPr>
          <w:p w14:paraId="5AF45E15" w14:textId="77777777" w:rsidR="00F7697D" w:rsidRPr="00F25BF8" w:rsidRDefault="00F7697D" w:rsidP="00F7697D">
            <w:pPr>
              <w:contextualSpacing/>
              <w:jc w:val="center"/>
              <w:rPr>
                <w:sz w:val="20"/>
              </w:rPr>
            </w:pPr>
          </w:p>
        </w:tc>
      </w:tr>
    </w:tbl>
    <w:p w14:paraId="4798CC5F" w14:textId="77777777" w:rsidR="00F7697D" w:rsidRPr="00F25BF8" w:rsidRDefault="00F7697D" w:rsidP="00F7697D">
      <w:pPr>
        <w:spacing w:after="0" w:line="240" w:lineRule="auto"/>
        <w:contextualSpacing/>
        <w:rPr>
          <w:rFonts w:eastAsia="SimSun"/>
        </w:rPr>
      </w:pPr>
    </w:p>
    <w:tbl>
      <w:tblPr>
        <w:tblStyle w:val="TableGrid2"/>
        <w:tblW w:w="15115" w:type="dxa"/>
        <w:jc w:val="center"/>
        <w:tblCellMar>
          <w:left w:w="29" w:type="dxa"/>
          <w:right w:w="29" w:type="dxa"/>
        </w:tblCellMar>
        <w:tblLook w:val="04A0" w:firstRow="1" w:lastRow="0" w:firstColumn="1" w:lastColumn="0" w:noHBand="0" w:noVBand="1"/>
      </w:tblPr>
      <w:tblGrid>
        <w:gridCol w:w="1795"/>
        <w:gridCol w:w="4320"/>
        <w:gridCol w:w="3000"/>
        <w:gridCol w:w="3000"/>
        <w:gridCol w:w="3000"/>
      </w:tblGrid>
      <w:tr w:rsidR="00F7697D" w:rsidRPr="00F25BF8" w14:paraId="39FB70B9" w14:textId="77777777" w:rsidTr="00F7697D">
        <w:trPr>
          <w:jc w:val="center"/>
        </w:trPr>
        <w:tc>
          <w:tcPr>
            <w:tcW w:w="1795" w:type="dxa"/>
          </w:tcPr>
          <w:p w14:paraId="4BE541A3"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Field Purpose (E3)</w:t>
            </w:r>
          </w:p>
        </w:tc>
        <w:tc>
          <w:tcPr>
            <w:tcW w:w="4320" w:type="dxa"/>
          </w:tcPr>
          <w:p w14:paraId="3513DDFC"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Why Fallow (E4)</w:t>
            </w:r>
          </w:p>
        </w:tc>
        <w:tc>
          <w:tcPr>
            <w:tcW w:w="9000" w:type="dxa"/>
            <w:gridSpan w:val="3"/>
          </w:tcPr>
          <w:p w14:paraId="5637E93B"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Crop Code (E5)</w:t>
            </w:r>
          </w:p>
        </w:tc>
      </w:tr>
      <w:tr w:rsidR="00F7697D" w:rsidRPr="00F25BF8" w14:paraId="73243F46" w14:textId="77777777" w:rsidTr="00F7697D">
        <w:trPr>
          <w:jc w:val="center"/>
        </w:trPr>
        <w:tc>
          <w:tcPr>
            <w:tcW w:w="1795" w:type="dxa"/>
          </w:tcPr>
          <w:p w14:paraId="7E203F7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1=Farmed this field</w:t>
            </w:r>
          </w:p>
          <w:p w14:paraId="362EFB3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2=Left this field fallow</w:t>
            </w:r>
          </w:p>
          <w:p w14:paraId="436932B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3=Left this field in improved fallow</w:t>
            </w:r>
          </w:p>
          <w:p w14:paraId="35CAA0D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4=Used this field as pasture/other non-agricultural use</w:t>
            </w:r>
          </w:p>
        </w:tc>
        <w:tc>
          <w:tcPr>
            <w:tcW w:w="4320" w:type="dxa"/>
          </w:tcPr>
          <w:p w14:paraId="3989519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1=Prevent soil erosion</w:t>
            </w:r>
          </w:p>
          <w:p w14:paraId="640AEC0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2=Protect from floods</w:t>
            </w:r>
          </w:p>
          <w:p w14:paraId="120CFBB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3=Improve soil quality</w:t>
            </w:r>
          </w:p>
          <w:p w14:paraId="17227AE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4=Improve crop yields</w:t>
            </w:r>
          </w:p>
          <w:p w14:paraId="20D178F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5=Strengthen claim to land</w:t>
            </w:r>
          </w:p>
          <w:p w14:paraId="1F1B349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6=Raise market value of land for later sale</w:t>
            </w:r>
          </w:p>
          <w:p w14:paraId="71BC4A0E"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 xml:space="preserve">7=Strengthen ability to </w:t>
            </w:r>
            <w:proofErr w:type="spellStart"/>
            <w:r w:rsidRPr="00F25BF8">
              <w:rPr>
                <w:rFonts w:cs="Times New Roman"/>
                <w:sz w:val="20"/>
              </w:rPr>
              <w:t>bequeathland</w:t>
            </w:r>
            <w:proofErr w:type="spellEnd"/>
            <w:r w:rsidRPr="00F25BF8">
              <w:rPr>
                <w:rFonts w:cs="Times New Roman"/>
                <w:sz w:val="20"/>
              </w:rPr>
              <w:t xml:space="preserve"> to children</w:t>
            </w:r>
          </w:p>
          <w:p w14:paraId="5F7201CE"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 xml:space="preserve">8=Raise value of land to use as collateral </w:t>
            </w:r>
          </w:p>
          <w:p w14:paraId="33BC2C7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w:t>
            </w:r>
          </w:p>
        </w:tc>
        <w:tc>
          <w:tcPr>
            <w:tcW w:w="3000" w:type="dxa"/>
          </w:tcPr>
          <w:p w14:paraId="5502383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1=Local maize</w:t>
            </w:r>
          </w:p>
          <w:p w14:paraId="5133097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2=Composite (pollenated) maize</w:t>
            </w:r>
          </w:p>
          <w:p w14:paraId="2DFF0D9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3=Hybrid maize</w:t>
            </w:r>
          </w:p>
          <w:p w14:paraId="2CBA5C1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4=Cassava</w:t>
            </w:r>
          </w:p>
          <w:p w14:paraId="046C85B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5=Sweet potato</w:t>
            </w:r>
          </w:p>
          <w:p w14:paraId="5252E51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6=Irish potato</w:t>
            </w:r>
          </w:p>
          <w:p w14:paraId="512BB03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w:t>
            </w:r>
            <w:proofErr w:type="spellStart"/>
            <w:r w:rsidRPr="00F25BF8">
              <w:rPr>
                <w:rFonts w:cs="Times New Roman"/>
                <w:sz w:val="20"/>
              </w:rPr>
              <w:t>Groundnet</w:t>
            </w:r>
            <w:proofErr w:type="spellEnd"/>
          </w:p>
          <w:p w14:paraId="141440C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8=Ground bean (</w:t>
            </w:r>
            <w:proofErr w:type="spellStart"/>
            <w:r w:rsidRPr="00F25BF8">
              <w:rPr>
                <w:rFonts w:cs="Times New Roman"/>
                <w:sz w:val="20"/>
              </w:rPr>
              <w:t>Nzama</w:t>
            </w:r>
            <w:proofErr w:type="spellEnd"/>
            <w:r w:rsidRPr="00F25BF8">
              <w:rPr>
                <w:rFonts w:cs="Times New Roman"/>
                <w:sz w:val="20"/>
              </w:rPr>
              <w:t>)</w:t>
            </w:r>
          </w:p>
          <w:p w14:paraId="680572A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9=Rice</w:t>
            </w:r>
          </w:p>
          <w:p w14:paraId="340D17A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10=Finger millet (</w:t>
            </w:r>
            <w:proofErr w:type="spellStart"/>
            <w:r w:rsidRPr="00F25BF8">
              <w:rPr>
                <w:rFonts w:cs="Times New Roman"/>
                <w:sz w:val="20"/>
              </w:rPr>
              <w:t>mawere</w:t>
            </w:r>
            <w:proofErr w:type="spellEnd"/>
            <w:r w:rsidRPr="00F25BF8">
              <w:rPr>
                <w:rFonts w:cs="Times New Roman"/>
                <w:sz w:val="20"/>
              </w:rPr>
              <w:t>)</w:t>
            </w:r>
          </w:p>
        </w:tc>
        <w:tc>
          <w:tcPr>
            <w:tcW w:w="3000" w:type="dxa"/>
          </w:tcPr>
          <w:p w14:paraId="75518CC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11=Sorghum</w:t>
            </w:r>
          </w:p>
          <w:p w14:paraId="54938F9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12=Pearl millet (</w:t>
            </w:r>
            <w:proofErr w:type="spellStart"/>
            <w:r w:rsidRPr="00F25BF8">
              <w:rPr>
                <w:rFonts w:cs="Times New Roman"/>
                <w:sz w:val="20"/>
              </w:rPr>
              <w:t>mchewere</w:t>
            </w:r>
            <w:proofErr w:type="spellEnd"/>
            <w:r w:rsidRPr="00F25BF8">
              <w:rPr>
                <w:rFonts w:cs="Times New Roman"/>
                <w:sz w:val="20"/>
              </w:rPr>
              <w:t>)</w:t>
            </w:r>
          </w:p>
          <w:p w14:paraId="3BF80B6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13=Bean</w:t>
            </w:r>
          </w:p>
          <w:p w14:paraId="35D9C10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14=</w:t>
            </w:r>
            <w:proofErr w:type="spellStart"/>
            <w:r w:rsidRPr="00F25BF8">
              <w:rPr>
                <w:rFonts w:cs="Times New Roman"/>
                <w:sz w:val="20"/>
              </w:rPr>
              <w:t>Soyabean</w:t>
            </w:r>
            <w:proofErr w:type="spellEnd"/>
          </w:p>
          <w:p w14:paraId="7DCE671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15=Pigeon Peas</w:t>
            </w:r>
          </w:p>
          <w:p w14:paraId="7255660B"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16=Burley tobacco</w:t>
            </w:r>
          </w:p>
          <w:p w14:paraId="5138B6E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17=Tobacco (other)</w:t>
            </w:r>
          </w:p>
          <w:p w14:paraId="07CD559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18=Cotton</w:t>
            </w:r>
          </w:p>
          <w:p w14:paraId="6B5A73D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19=Sugarcane</w:t>
            </w:r>
          </w:p>
        </w:tc>
        <w:tc>
          <w:tcPr>
            <w:tcW w:w="3000" w:type="dxa"/>
          </w:tcPr>
          <w:p w14:paraId="081B49C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 xml:space="preserve">20=Cabbage </w:t>
            </w:r>
            <w:proofErr w:type="spellStart"/>
            <w:r w:rsidRPr="00F25BF8">
              <w:rPr>
                <w:rFonts w:cs="Times New Roman"/>
                <w:sz w:val="20"/>
              </w:rPr>
              <w:t>Tanaposi</w:t>
            </w:r>
            <w:proofErr w:type="spellEnd"/>
          </w:p>
          <w:p w14:paraId="19EA8AE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21=</w:t>
            </w:r>
            <w:proofErr w:type="spellStart"/>
            <w:r w:rsidRPr="00F25BF8">
              <w:rPr>
                <w:rFonts w:cs="Times New Roman"/>
                <w:sz w:val="20"/>
              </w:rPr>
              <w:t>Nkhwani</w:t>
            </w:r>
            <w:proofErr w:type="spellEnd"/>
          </w:p>
          <w:p w14:paraId="55DF5C1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22=</w:t>
            </w:r>
            <w:proofErr w:type="spellStart"/>
            <w:r w:rsidRPr="00F25BF8">
              <w:rPr>
                <w:rFonts w:cs="Times New Roman"/>
                <w:sz w:val="20"/>
              </w:rPr>
              <w:t>Therere</w:t>
            </w:r>
            <w:proofErr w:type="spellEnd"/>
            <w:r w:rsidRPr="00F25BF8">
              <w:rPr>
                <w:rFonts w:cs="Times New Roman"/>
                <w:sz w:val="20"/>
              </w:rPr>
              <w:t>/Okra</w:t>
            </w:r>
          </w:p>
          <w:p w14:paraId="74DCC39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23=Tomato</w:t>
            </w:r>
          </w:p>
          <w:p w14:paraId="5448142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24=Onion</w:t>
            </w:r>
          </w:p>
          <w:p w14:paraId="6C3AF5A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25=Peas</w:t>
            </w:r>
          </w:p>
          <w:p w14:paraId="2CEF432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26=Trees or woodlot</w:t>
            </w:r>
          </w:p>
          <w:p w14:paraId="71EF818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27=Sunflower</w:t>
            </w:r>
          </w:p>
          <w:p w14:paraId="0C494D3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509C49C7" w14:textId="77777777" w:rsidR="00F7697D" w:rsidRPr="00F25BF8" w:rsidRDefault="00F7697D" w:rsidP="00F7697D">
      <w:pPr>
        <w:spacing w:after="0" w:line="240" w:lineRule="auto"/>
        <w:contextualSpacing/>
        <w:rPr>
          <w:rFonts w:eastAsia="SimSun"/>
        </w:rPr>
      </w:pPr>
      <w:r w:rsidRPr="00F25BF8">
        <w:rPr>
          <w:rFonts w:eastAsia="SimSun"/>
        </w:rPr>
        <w:br w:type="page"/>
      </w:r>
    </w:p>
    <w:p w14:paraId="16C7401F"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74F39D28" w14:textId="77777777" w:rsidR="00F7697D" w:rsidRPr="00F25BF8" w:rsidRDefault="00F7697D" w:rsidP="00F7697D">
      <w:pPr>
        <w:spacing w:after="0" w:line="240" w:lineRule="auto"/>
        <w:contextualSpacing/>
        <w:rPr>
          <w:rFonts w:eastAsia="SimSun"/>
        </w:rPr>
      </w:pPr>
    </w:p>
    <w:tbl>
      <w:tblPr>
        <w:tblStyle w:val="TableGrid2"/>
        <w:tblW w:w="14691" w:type="dxa"/>
        <w:jc w:val="center"/>
        <w:tblCellMar>
          <w:left w:w="29" w:type="dxa"/>
          <w:right w:w="29" w:type="dxa"/>
        </w:tblCellMar>
        <w:tblLook w:val="04A0" w:firstRow="1" w:lastRow="0" w:firstColumn="1" w:lastColumn="0" w:noHBand="0" w:noVBand="1"/>
      </w:tblPr>
      <w:tblGrid>
        <w:gridCol w:w="706"/>
        <w:gridCol w:w="2169"/>
        <w:gridCol w:w="1370"/>
        <w:gridCol w:w="1741"/>
        <w:gridCol w:w="1741"/>
        <w:gridCol w:w="1741"/>
        <w:gridCol w:w="1203"/>
        <w:gridCol w:w="1204"/>
        <w:gridCol w:w="2816"/>
      </w:tblGrid>
      <w:tr w:rsidR="00F7697D" w:rsidRPr="00F25BF8" w14:paraId="26482719" w14:textId="77777777" w:rsidTr="00F7697D">
        <w:trPr>
          <w:trHeight w:val="20"/>
          <w:jc w:val="center"/>
        </w:trPr>
        <w:tc>
          <w:tcPr>
            <w:tcW w:w="706" w:type="dxa"/>
            <w:vMerge w:val="restart"/>
          </w:tcPr>
          <w:p w14:paraId="40E0F4B4" w14:textId="77777777" w:rsidR="00F7697D" w:rsidRPr="00F25BF8" w:rsidRDefault="00F7697D" w:rsidP="00F7697D">
            <w:pPr>
              <w:contextualSpacing/>
              <w:jc w:val="center"/>
              <w:rPr>
                <w:sz w:val="20"/>
              </w:rPr>
            </w:pPr>
            <w:r w:rsidRPr="00F25BF8">
              <w:rPr>
                <w:sz w:val="20"/>
              </w:rPr>
              <w:t>Field</w:t>
            </w:r>
          </w:p>
        </w:tc>
        <w:tc>
          <w:tcPr>
            <w:tcW w:w="2169" w:type="dxa"/>
            <w:vMerge w:val="restart"/>
          </w:tcPr>
          <w:p w14:paraId="111869E5"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E7a. Thinking over the past year, what type of payment did your household make for renting one or more of your fields from another household?</w:t>
            </w:r>
          </w:p>
          <w:p w14:paraId="70A33B1F"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1=Cash</w:t>
            </w:r>
          </w:p>
          <w:p w14:paraId="412018A9"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2=Labor</w:t>
            </w:r>
          </w:p>
          <w:p w14:paraId="075EE3BD"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3=Crops</w:t>
            </w:r>
          </w:p>
          <w:p w14:paraId="5E53830E"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97=Other, specify</w:t>
            </w:r>
          </w:p>
        </w:tc>
        <w:tc>
          <w:tcPr>
            <w:tcW w:w="1370" w:type="dxa"/>
            <w:vMerge w:val="restart"/>
          </w:tcPr>
          <w:p w14:paraId="44D78F2C"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r w:rsidRPr="00F25BF8">
              <w:rPr>
                <w:rFonts w:cs="Times New Roman"/>
                <w:b/>
                <w:sz w:val="20"/>
              </w:rPr>
              <w:t>If E7a=1</w:t>
            </w:r>
          </w:p>
          <w:p w14:paraId="1C9C51B8"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E7c. How much did you pay to rent this field?</w:t>
            </w:r>
          </w:p>
          <w:p w14:paraId="33F7C54E"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In kwacha</w:t>
            </w:r>
          </w:p>
        </w:tc>
        <w:tc>
          <w:tcPr>
            <w:tcW w:w="1741" w:type="dxa"/>
            <w:vMerge w:val="restart"/>
          </w:tcPr>
          <w:p w14:paraId="4359036C"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r w:rsidRPr="00F25BF8">
              <w:rPr>
                <w:rFonts w:cs="Times New Roman"/>
                <w:b/>
                <w:sz w:val="20"/>
              </w:rPr>
              <w:t>If E7a=2</w:t>
            </w:r>
          </w:p>
          <w:p w14:paraId="48E5280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E7d. How many person-days of labor did your household perform in exchange for renting this field?</w:t>
            </w:r>
          </w:p>
        </w:tc>
        <w:tc>
          <w:tcPr>
            <w:tcW w:w="1741" w:type="dxa"/>
            <w:vMerge w:val="restart"/>
          </w:tcPr>
          <w:p w14:paraId="1A3CFCDE"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r w:rsidRPr="00F25BF8">
              <w:rPr>
                <w:rFonts w:cs="Times New Roman"/>
                <w:b/>
                <w:sz w:val="20"/>
              </w:rPr>
              <w:t>If E7a=3</w:t>
            </w:r>
          </w:p>
          <w:p w14:paraId="30BD9B3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E7e. What share of the field's crop yield did you give as payment for renting your field?</w:t>
            </w:r>
          </w:p>
          <w:p w14:paraId="74F7E97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1=Less than 25%</w:t>
            </w:r>
          </w:p>
          <w:p w14:paraId="65C45052"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2=25% - 49%</w:t>
            </w:r>
          </w:p>
          <w:p w14:paraId="374A4EC1"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3=50%-74%</w:t>
            </w:r>
          </w:p>
          <w:p w14:paraId="38BC0A58"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4=More than 75%</w:t>
            </w:r>
          </w:p>
        </w:tc>
        <w:tc>
          <w:tcPr>
            <w:tcW w:w="1741" w:type="dxa"/>
            <w:vMerge w:val="restart"/>
          </w:tcPr>
          <w:p w14:paraId="20E5AFB5"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If E7a=3</w:t>
            </w:r>
          </w:p>
          <w:p w14:paraId="26926F2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E7f. What crop did you give in exchange for renting this field?</w:t>
            </w:r>
          </w:p>
          <w:p w14:paraId="5ABEC7B7"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p w14:paraId="6400992F"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See </w:t>
            </w:r>
            <w:r w:rsidRPr="00F25BF8">
              <w:rPr>
                <w:rFonts w:cs="Times New Roman" w:hint="eastAsia"/>
                <w:sz w:val="20"/>
              </w:rPr>
              <w:t>code below</w:t>
            </w:r>
          </w:p>
        </w:tc>
        <w:tc>
          <w:tcPr>
            <w:tcW w:w="2407" w:type="dxa"/>
            <w:gridSpan w:val="2"/>
            <w:tcBorders>
              <w:bottom w:val="nil"/>
            </w:tcBorders>
          </w:tcPr>
          <w:p w14:paraId="06019AE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If E7a=3</w:t>
            </w:r>
          </w:p>
          <w:p w14:paraId="069F9EC8"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E7g. How much of the crop did your household give in return for renting this field?</w:t>
            </w:r>
          </w:p>
        </w:tc>
        <w:tc>
          <w:tcPr>
            <w:tcW w:w="2816" w:type="dxa"/>
            <w:vMerge w:val="restart"/>
          </w:tcPr>
          <w:p w14:paraId="349B077E"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E8. What year did you household acquire this field?</w:t>
            </w:r>
          </w:p>
          <w:p w14:paraId="3A7B466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If they don't know because it has been in the family a long time, enter 777</w:t>
            </w:r>
          </w:p>
        </w:tc>
      </w:tr>
      <w:tr w:rsidR="00F7697D" w:rsidRPr="00F25BF8" w14:paraId="19CB6BC7" w14:textId="77777777" w:rsidTr="00F7697D">
        <w:trPr>
          <w:trHeight w:val="20"/>
          <w:jc w:val="center"/>
        </w:trPr>
        <w:tc>
          <w:tcPr>
            <w:tcW w:w="706" w:type="dxa"/>
            <w:vMerge/>
          </w:tcPr>
          <w:p w14:paraId="3910A979" w14:textId="77777777" w:rsidR="00F7697D" w:rsidRPr="00F25BF8" w:rsidRDefault="00F7697D" w:rsidP="00F7697D">
            <w:pPr>
              <w:contextualSpacing/>
              <w:jc w:val="center"/>
              <w:rPr>
                <w:sz w:val="20"/>
              </w:rPr>
            </w:pPr>
          </w:p>
        </w:tc>
        <w:tc>
          <w:tcPr>
            <w:tcW w:w="2169" w:type="dxa"/>
            <w:vMerge/>
          </w:tcPr>
          <w:p w14:paraId="4F42540F"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370" w:type="dxa"/>
            <w:vMerge/>
          </w:tcPr>
          <w:p w14:paraId="3E9F99C4"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741" w:type="dxa"/>
            <w:vMerge/>
          </w:tcPr>
          <w:p w14:paraId="0BDAD7A3"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741" w:type="dxa"/>
            <w:vMerge/>
          </w:tcPr>
          <w:p w14:paraId="658F3D1D"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741" w:type="dxa"/>
            <w:vMerge/>
          </w:tcPr>
          <w:p w14:paraId="43286484"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203" w:type="dxa"/>
            <w:tcBorders>
              <w:top w:val="nil"/>
              <w:right w:val="nil"/>
            </w:tcBorders>
          </w:tcPr>
          <w:p w14:paraId="7FA4F3C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Unit:</w:t>
            </w:r>
          </w:p>
          <w:p w14:paraId="7628A1E8" w14:textId="77777777" w:rsidR="00F7697D" w:rsidRPr="00F25BF8" w:rsidRDefault="00F7697D" w:rsidP="00F7697D">
            <w:pPr>
              <w:contextualSpacing/>
              <w:jc w:val="center"/>
              <w:rPr>
                <w:rFonts w:cs="Times New Roman"/>
                <w:sz w:val="20"/>
              </w:rPr>
            </w:pPr>
            <w:r w:rsidRPr="00F25BF8">
              <w:rPr>
                <w:rFonts w:cs="Times New Roman"/>
                <w:sz w:val="20"/>
              </w:rPr>
              <w:t>1=ox cart</w:t>
            </w:r>
          </w:p>
          <w:p w14:paraId="0FD83D4A" w14:textId="77777777" w:rsidR="00F7697D" w:rsidRPr="00F25BF8" w:rsidRDefault="00F7697D" w:rsidP="00F7697D">
            <w:pPr>
              <w:contextualSpacing/>
              <w:jc w:val="center"/>
              <w:rPr>
                <w:rFonts w:cs="Times New Roman"/>
                <w:sz w:val="20"/>
              </w:rPr>
            </w:pPr>
            <w:r w:rsidRPr="00F25BF8">
              <w:rPr>
                <w:rFonts w:cs="Times New Roman"/>
                <w:sz w:val="20"/>
              </w:rPr>
              <w:t>2=kilo</w:t>
            </w:r>
          </w:p>
          <w:p w14:paraId="75B40B08" w14:textId="77777777" w:rsidR="00F7697D" w:rsidRPr="00F25BF8" w:rsidRDefault="00F7697D" w:rsidP="00F7697D">
            <w:pPr>
              <w:contextualSpacing/>
              <w:jc w:val="center"/>
              <w:rPr>
                <w:rFonts w:cs="Times New Roman"/>
                <w:sz w:val="20"/>
              </w:rPr>
            </w:pPr>
            <w:r w:rsidRPr="00F25BF8">
              <w:rPr>
                <w:rFonts w:cs="Times New Roman"/>
                <w:sz w:val="20"/>
              </w:rPr>
              <w:t>3=</w:t>
            </w:r>
            <w:proofErr w:type="spellStart"/>
            <w:r w:rsidRPr="00F25BF8">
              <w:rPr>
                <w:rFonts w:cs="Times New Roman"/>
                <w:sz w:val="20"/>
              </w:rPr>
              <w:t>litres</w:t>
            </w:r>
            <w:proofErr w:type="spellEnd"/>
          </w:p>
        </w:tc>
        <w:tc>
          <w:tcPr>
            <w:tcW w:w="1204" w:type="dxa"/>
            <w:tcBorders>
              <w:top w:val="nil"/>
              <w:left w:val="nil"/>
            </w:tcBorders>
          </w:tcPr>
          <w:p w14:paraId="1718393B" w14:textId="77777777" w:rsidR="00F7697D" w:rsidRPr="00F25BF8" w:rsidRDefault="00F7697D" w:rsidP="00F7697D">
            <w:pPr>
              <w:contextualSpacing/>
              <w:jc w:val="center"/>
              <w:rPr>
                <w:rFonts w:cs="Times New Roman"/>
                <w:sz w:val="20"/>
              </w:rPr>
            </w:pPr>
            <w:r w:rsidRPr="00F25BF8">
              <w:rPr>
                <w:rFonts w:cs="Times New Roman"/>
                <w:sz w:val="20"/>
              </w:rPr>
              <w:t>4=tins</w:t>
            </w:r>
          </w:p>
          <w:p w14:paraId="175841B6" w14:textId="77777777" w:rsidR="00F7697D" w:rsidRPr="00F25BF8" w:rsidRDefault="00F7697D" w:rsidP="00F7697D">
            <w:pPr>
              <w:contextualSpacing/>
              <w:jc w:val="center"/>
              <w:rPr>
                <w:rFonts w:cs="Times New Roman"/>
                <w:sz w:val="20"/>
              </w:rPr>
            </w:pPr>
            <w:r w:rsidRPr="00F25BF8">
              <w:rPr>
                <w:rFonts w:cs="Times New Roman"/>
                <w:sz w:val="20"/>
              </w:rPr>
              <w:t>5=25 kg bunch</w:t>
            </w:r>
          </w:p>
          <w:p w14:paraId="2FDD9C37" w14:textId="77777777" w:rsidR="00F7697D" w:rsidRPr="00F25BF8" w:rsidRDefault="00F7697D" w:rsidP="00F7697D">
            <w:pPr>
              <w:contextualSpacing/>
              <w:jc w:val="center"/>
              <w:rPr>
                <w:rFonts w:cs="Times New Roman"/>
                <w:sz w:val="20"/>
              </w:rPr>
            </w:pPr>
            <w:r w:rsidRPr="00F25BF8">
              <w:rPr>
                <w:rFonts w:cs="Times New Roman"/>
                <w:sz w:val="20"/>
              </w:rPr>
              <w:t>6=crates</w:t>
            </w:r>
          </w:p>
          <w:p w14:paraId="63BEAD30"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7=</w:t>
            </w:r>
            <w:proofErr w:type="spellStart"/>
            <w:r w:rsidRPr="00F25BF8">
              <w:rPr>
                <w:rFonts w:cs="Times New Roman"/>
                <w:sz w:val="20"/>
              </w:rPr>
              <w:t>tonnes</w:t>
            </w:r>
            <w:proofErr w:type="spellEnd"/>
          </w:p>
        </w:tc>
        <w:tc>
          <w:tcPr>
            <w:tcW w:w="2816" w:type="dxa"/>
            <w:vMerge/>
          </w:tcPr>
          <w:p w14:paraId="25070805"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F7697D" w:rsidRPr="00F25BF8" w14:paraId="7A5C6B19" w14:textId="77777777" w:rsidTr="00F7697D">
        <w:trPr>
          <w:trHeight w:val="20"/>
          <w:jc w:val="center"/>
        </w:trPr>
        <w:tc>
          <w:tcPr>
            <w:tcW w:w="706" w:type="dxa"/>
          </w:tcPr>
          <w:p w14:paraId="2BF28178"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169" w:type="dxa"/>
          </w:tcPr>
          <w:p w14:paraId="115D99B6" w14:textId="77777777" w:rsidR="00F7697D" w:rsidRPr="00F25BF8" w:rsidRDefault="00F7697D" w:rsidP="00F7697D">
            <w:pPr>
              <w:kinsoku w:val="0"/>
              <w:overflowPunct w:val="0"/>
              <w:autoSpaceDE w:val="0"/>
              <w:autoSpaceDN w:val="0"/>
              <w:adjustRightInd w:val="0"/>
              <w:ind w:right="8"/>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payment</w:t>
            </w:r>
            <w:proofErr w:type="gramEnd"/>
            <w:r w:rsidRPr="00F25BF8">
              <w:rPr>
                <w:rFonts w:cs="Times New Roman"/>
                <w:b/>
                <w:bCs/>
                <w:spacing w:val="1"/>
                <w:w w:val="105"/>
                <w:sz w:val="18"/>
                <w:szCs w:val="18"/>
              </w:rPr>
              <w:t>_rent</w:t>
            </w:r>
            <w:proofErr w:type="spellEnd"/>
          </w:p>
        </w:tc>
        <w:tc>
          <w:tcPr>
            <w:tcW w:w="1370" w:type="dxa"/>
          </w:tcPr>
          <w:p w14:paraId="4EDE88AC" w14:textId="77777777" w:rsidR="00F7697D" w:rsidRPr="00F25BF8" w:rsidRDefault="00F7697D" w:rsidP="00F7697D">
            <w:pPr>
              <w:kinsoku w:val="0"/>
              <w:overflowPunct w:val="0"/>
              <w:autoSpaceDE w:val="0"/>
              <w:autoSpaceDN w:val="0"/>
              <w:adjustRightInd w:val="0"/>
              <w:ind w:right="8"/>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payment</w:t>
            </w:r>
            <w:proofErr w:type="gramEnd"/>
            <w:r w:rsidRPr="00F25BF8">
              <w:rPr>
                <w:rFonts w:cs="Times New Roman"/>
                <w:b/>
                <w:bCs/>
                <w:spacing w:val="1"/>
                <w:w w:val="105"/>
                <w:sz w:val="18"/>
                <w:szCs w:val="18"/>
              </w:rPr>
              <w:t>_rento</w:t>
            </w:r>
            <w:proofErr w:type="spellEnd"/>
          </w:p>
        </w:tc>
        <w:tc>
          <w:tcPr>
            <w:tcW w:w="1741" w:type="dxa"/>
          </w:tcPr>
          <w:p w14:paraId="4A2E191B" w14:textId="77777777" w:rsidR="00F7697D" w:rsidRPr="00F25BF8" w:rsidRDefault="00F7697D" w:rsidP="00F7697D">
            <w:pPr>
              <w:kinsoku w:val="0"/>
              <w:overflowPunct w:val="0"/>
              <w:autoSpaceDE w:val="0"/>
              <w:autoSpaceDN w:val="0"/>
              <w:adjustRightInd w:val="0"/>
              <w:ind w:right="8"/>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rent</w:t>
            </w:r>
            <w:proofErr w:type="gramEnd"/>
            <w:r w:rsidRPr="00F25BF8">
              <w:rPr>
                <w:rFonts w:cs="Times New Roman"/>
                <w:b/>
                <w:bCs/>
                <w:spacing w:val="1"/>
                <w:w w:val="105"/>
                <w:sz w:val="18"/>
                <w:szCs w:val="18"/>
              </w:rPr>
              <w:t>_pay_cash</w:t>
            </w:r>
            <w:proofErr w:type="spellEnd"/>
          </w:p>
        </w:tc>
        <w:tc>
          <w:tcPr>
            <w:tcW w:w="1741" w:type="dxa"/>
          </w:tcPr>
          <w:p w14:paraId="65860CDA" w14:textId="77777777" w:rsidR="00F7697D" w:rsidRPr="00F25BF8" w:rsidRDefault="00F7697D" w:rsidP="00F7697D">
            <w:pPr>
              <w:kinsoku w:val="0"/>
              <w:overflowPunct w:val="0"/>
              <w:autoSpaceDE w:val="0"/>
              <w:autoSpaceDN w:val="0"/>
              <w:adjustRightInd w:val="0"/>
              <w:ind w:right="8"/>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rent</w:t>
            </w:r>
            <w:proofErr w:type="gramEnd"/>
            <w:r w:rsidRPr="00F25BF8">
              <w:rPr>
                <w:rFonts w:cs="Times New Roman"/>
                <w:b/>
                <w:bCs/>
                <w:spacing w:val="1"/>
                <w:w w:val="105"/>
                <w:sz w:val="18"/>
                <w:szCs w:val="18"/>
              </w:rPr>
              <w:t>_pay_labor</w:t>
            </w:r>
            <w:proofErr w:type="spellEnd"/>
          </w:p>
        </w:tc>
        <w:tc>
          <w:tcPr>
            <w:tcW w:w="1741" w:type="dxa"/>
          </w:tcPr>
          <w:p w14:paraId="62A8048C"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rent</w:t>
            </w:r>
            <w:proofErr w:type="gramEnd"/>
            <w:r w:rsidRPr="00F25BF8">
              <w:rPr>
                <w:rFonts w:cs="Times New Roman"/>
                <w:b/>
                <w:bCs/>
                <w:spacing w:val="1"/>
                <w:w w:val="105"/>
                <w:sz w:val="18"/>
                <w:szCs w:val="18"/>
              </w:rPr>
              <w:t>_pay_crop</w:t>
            </w:r>
            <w:proofErr w:type="spellEnd"/>
          </w:p>
        </w:tc>
        <w:tc>
          <w:tcPr>
            <w:tcW w:w="1203" w:type="dxa"/>
          </w:tcPr>
          <w:p w14:paraId="62C36AA4"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Amount</w:t>
            </w:r>
          </w:p>
        </w:tc>
        <w:tc>
          <w:tcPr>
            <w:tcW w:w="1204" w:type="dxa"/>
          </w:tcPr>
          <w:p w14:paraId="7DDEF21C"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w:t>
            </w:r>
          </w:p>
        </w:tc>
        <w:tc>
          <w:tcPr>
            <w:tcW w:w="2816" w:type="dxa"/>
          </w:tcPr>
          <w:p w14:paraId="6CFB28E3"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year</w:t>
            </w:r>
            <w:proofErr w:type="gramEnd"/>
            <w:r w:rsidRPr="00F25BF8">
              <w:rPr>
                <w:rFonts w:cs="Times New Roman"/>
                <w:b/>
                <w:bCs/>
                <w:spacing w:val="1"/>
                <w:w w:val="105"/>
                <w:sz w:val="18"/>
                <w:szCs w:val="18"/>
              </w:rPr>
              <w:t>_acquire</w:t>
            </w:r>
            <w:proofErr w:type="spellEnd"/>
          </w:p>
        </w:tc>
      </w:tr>
      <w:tr w:rsidR="00F7697D" w:rsidRPr="00F25BF8" w14:paraId="4E508DB2" w14:textId="77777777" w:rsidTr="00F7697D">
        <w:trPr>
          <w:trHeight w:val="20"/>
          <w:jc w:val="center"/>
        </w:trPr>
        <w:tc>
          <w:tcPr>
            <w:tcW w:w="706" w:type="dxa"/>
          </w:tcPr>
          <w:p w14:paraId="468587CE" w14:textId="77777777" w:rsidR="00F7697D" w:rsidRPr="00F25BF8" w:rsidRDefault="00F7697D" w:rsidP="00F7697D">
            <w:pPr>
              <w:contextualSpacing/>
              <w:jc w:val="center"/>
              <w:rPr>
                <w:sz w:val="20"/>
              </w:rPr>
            </w:pPr>
            <w:r w:rsidRPr="00F25BF8">
              <w:rPr>
                <w:sz w:val="20"/>
              </w:rPr>
              <w:t>1</w:t>
            </w:r>
          </w:p>
        </w:tc>
        <w:tc>
          <w:tcPr>
            <w:tcW w:w="2169" w:type="dxa"/>
          </w:tcPr>
          <w:p w14:paraId="0BB7CF11" w14:textId="77777777" w:rsidR="00F7697D" w:rsidRPr="00F25BF8" w:rsidRDefault="00F7697D" w:rsidP="00F7697D">
            <w:pPr>
              <w:contextualSpacing/>
              <w:jc w:val="center"/>
            </w:pPr>
          </w:p>
        </w:tc>
        <w:tc>
          <w:tcPr>
            <w:tcW w:w="1370" w:type="dxa"/>
          </w:tcPr>
          <w:p w14:paraId="258F81DD" w14:textId="77777777" w:rsidR="00F7697D" w:rsidRPr="00F25BF8" w:rsidRDefault="00F7697D" w:rsidP="00F7697D">
            <w:pPr>
              <w:contextualSpacing/>
              <w:jc w:val="center"/>
            </w:pPr>
          </w:p>
        </w:tc>
        <w:tc>
          <w:tcPr>
            <w:tcW w:w="1741" w:type="dxa"/>
          </w:tcPr>
          <w:p w14:paraId="0D75C817" w14:textId="77777777" w:rsidR="00F7697D" w:rsidRPr="00F25BF8" w:rsidRDefault="00F7697D" w:rsidP="00F7697D">
            <w:pPr>
              <w:contextualSpacing/>
              <w:jc w:val="center"/>
            </w:pPr>
          </w:p>
        </w:tc>
        <w:tc>
          <w:tcPr>
            <w:tcW w:w="1741" w:type="dxa"/>
          </w:tcPr>
          <w:p w14:paraId="7A89D4CC" w14:textId="77777777" w:rsidR="00F7697D" w:rsidRPr="00F25BF8" w:rsidRDefault="00F7697D" w:rsidP="00F7697D">
            <w:pPr>
              <w:contextualSpacing/>
              <w:jc w:val="center"/>
            </w:pPr>
          </w:p>
        </w:tc>
        <w:tc>
          <w:tcPr>
            <w:tcW w:w="1741" w:type="dxa"/>
          </w:tcPr>
          <w:p w14:paraId="14B58A07" w14:textId="77777777" w:rsidR="00F7697D" w:rsidRPr="00F25BF8" w:rsidRDefault="00F7697D" w:rsidP="00F7697D">
            <w:pPr>
              <w:contextualSpacing/>
              <w:jc w:val="center"/>
            </w:pPr>
          </w:p>
        </w:tc>
        <w:tc>
          <w:tcPr>
            <w:tcW w:w="1203" w:type="dxa"/>
          </w:tcPr>
          <w:p w14:paraId="137CE206" w14:textId="77777777" w:rsidR="00F7697D" w:rsidRPr="00F25BF8" w:rsidRDefault="00F7697D" w:rsidP="00F7697D">
            <w:pPr>
              <w:contextualSpacing/>
              <w:jc w:val="center"/>
            </w:pPr>
          </w:p>
        </w:tc>
        <w:tc>
          <w:tcPr>
            <w:tcW w:w="1204" w:type="dxa"/>
          </w:tcPr>
          <w:p w14:paraId="38F7AB7D" w14:textId="77777777" w:rsidR="00F7697D" w:rsidRPr="00F25BF8" w:rsidRDefault="00F7697D" w:rsidP="00F7697D">
            <w:pPr>
              <w:contextualSpacing/>
              <w:jc w:val="center"/>
            </w:pPr>
          </w:p>
        </w:tc>
        <w:tc>
          <w:tcPr>
            <w:tcW w:w="2816" w:type="dxa"/>
          </w:tcPr>
          <w:p w14:paraId="107AB3CE" w14:textId="77777777" w:rsidR="00F7697D" w:rsidRPr="00F25BF8" w:rsidRDefault="00F7697D" w:rsidP="00F7697D">
            <w:pPr>
              <w:contextualSpacing/>
              <w:jc w:val="center"/>
            </w:pPr>
          </w:p>
        </w:tc>
      </w:tr>
      <w:tr w:rsidR="00F7697D" w:rsidRPr="00F25BF8" w14:paraId="13AAB7E2" w14:textId="77777777" w:rsidTr="00F7697D">
        <w:trPr>
          <w:trHeight w:val="20"/>
          <w:jc w:val="center"/>
        </w:trPr>
        <w:tc>
          <w:tcPr>
            <w:tcW w:w="706" w:type="dxa"/>
          </w:tcPr>
          <w:p w14:paraId="0358D7C9" w14:textId="77777777" w:rsidR="00F7697D" w:rsidRPr="00F25BF8" w:rsidRDefault="00F7697D" w:rsidP="00F7697D">
            <w:pPr>
              <w:contextualSpacing/>
              <w:jc w:val="center"/>
              <w:rPr>
                <w:sz w:val="20"/>
              </w:rPr>
            </w:pPr>
            <w:r w:rsidRPr="00F25BF8">
              <w:rPr>
                <w:sz w:val="20"/>
              </w:rPr>
              <w:t>2</w:t>
            </w:r>
          </w:p>
        </w:tc>
        <w:tc>
          <w:tcPr>
            <w:tcW w:w="2169" w:type="dxa"/>
          </w:tcPr>
          <w:p w14:paraId="025ADFA3" w14:textId="77777777" w:rsidR="00F7697D" w:rsidRPr="00F25BF8" w:rsidRDefault="00F7697D" w:rsidP="00F7697D">
            <w:pPr>
              <w:contextualSpacing/>
              <w:jc w:val="center"/>
            </w:pPr>
          </w:p>
        </w:tc>
        <w:tc>
          <w:tcPr>
            <w:tcW w:w="1370" w:type="dxa"/>
          </w:tcPr>
          <w:p w14:paraId="73422ABB" w14:textId="77777777" w:rsidR="00F7697D" w:rsidRPr="00F25BF8" w:rsidRDefault="00F7697D" w:rsidP="00F7697D">
            <w:pPr>
              <w:contextualSpacing/>
              <w:jc w:val="center"/>
            </w:pPr>
          </w:p>
        </w:tc>
        <w:tc>
          <w:tcPr>
            <w:tcW w:w="1741" w:type="dxa"/>
          </w:tcPr>
          <w:p w14:paraId="4C6E42D1" w14:textId="77777777" w:rsidR="00F7697D" w:rsidRPr="00F25BF8" w:rsidRDefault="00F7697D" w:rsidP="00F7697D">
            <w:pPr>
              <w:contextualSpacing/>
              <w:jc w:val="center"/>
            </w:pPr>
          </w:p>
        </w:tc>
        <w:tc>
          <w:tcPr>
            <w:tcW w:w="1741" w:type="dxa"/>
          </w:tcPr>
          <w:p w14:paraId="3D0638A6" w14:textId="77777777" w:rsidR="00F7697D" w:rsidRPr="00F25BF8" w:rsidRDefault="00F7697D" w:rsidP="00F7697D">
            <w:pPr>
              <w:contextualSpacing/>
              <w:jc w:val="center"/>
            </w:pPr>
          </w:p>
        </w:tc>
        <w:tc>
          <w:tcPr>
            <w:tcW w:w="1741" w:type="dxa"/>
          </w:tcPr>
          <w:p w14:paraId="32B80149" w14:textId="77777777" w:rsidR="00F7697D" w:rsidRPr="00F25BF8" w:rsidRDefault="00F7697D" w:rsidP="00F7697D">
            <w:pPr>
              <w:contextualSpacing/>
              <w:jc w:val="center"/>
            </w:pPr>
          </w:p>
        </w:tc>
        <w:tc>
          <w:tcPr>
            <w:tcW w:w="1203" w:type="dxa"/>
          </w:tcPr>
          <w:p w14:paraId="58162436" w14:textId="77777777" w:rsidR="00F7697D" w:rsidRPr="00F25BF8" w:rsidRDefault="00F7697D" w:rsidP="00F7697D">
            <w:pPr>
              <w:contextualSpacing/>
              <w:jc w:val="center"/>
            </w:pPr>
          </w:p>
        </w:tc>
        <w:tc>
          <w:tcPr>
            <w:tcW w:w="1204" w:type="dxa"/>
          </w:tcPr>
          <w:p w14:paraId="64780B86" w14:textId="77777777" w:rsidR="00F7697D" w:rsidRPr="00F25BF8" w:rsidRDefault="00F7697D" w:rsidP="00F7697D">
            <w:pPr>
              <w:contextualSpacing/>
              <w:jc w:val="center"/>
            </w:pPr>
          </w:p>
        </w:tc>
        <w:tc>
          <w:tcPr>
            <w:tcW w:w="2816" w:type="dxa"/>
          </w:tcPr>
          <w:p w14:paraId="6C5F00B3" w14:textId="77777777" w:rsidR="00F7697D" w:rsidRPr="00F25BF8" w:rsidRDefault="00F7697D" w:rsidP="00F7697D">
            <w:pPr>
              <w:contextualSpacing/>
              <w:jc w:val="center"/>
            </w:pPr>
          </w:p>
        </w:tc>
      </w:tr>
      <w:tr w:rsidR="00F7697D" w:rsidRPr="00F25BF8" w14:paraId="0FBEA0C0" w14:textId="77777777" w:rsidTr="00F7697D">
        <w:trPr>
          <w:trHeight w:val="20"/>
          <w:jc w:val="center"/>
        </w:trPr>
        <w:tc>
          <w:tcPr>
            <w:tcW w:w="706" w:type="dxa"/>
          </w:tcPr>
          <w:p w14:paraId="175D1F76" w14:textId="77777777" w:rsidR="00F7697D" w:rsidRPr="00F25BF8" w:rsidRDefault="00F7697D" w:rsidP="00F7697D">
            <w:pPr>
              <w:contextualSpacing/>
              <w:jc w:val="center"/>
              <w:rPr>
                <w:sz w:val="20"/>
              </w:rPr>
            </w:pPr>
            <w:r w:rsidRPr="00F25BF8">
              <w:rPr>
                <w:sz w:val="20"/>
              </w:rPr>
              <w:t>3</w:t>
            </w:r>
          </w:p>
        </w:tc>
        <w:tc>
          <w:tcPr>
            <w:tcW w:w="2169" w:type="dxa"/>
          </w:tcPr>
          <w:p w14:paraId="6A8CBAD8" w14:textId="77777777" w:rsidR="00F7697D" w:rsidRPr="00F25BF8" w:rsidRDefault="00F7697D" w:rsidP="00F7697D">
            <w:pPr>
              <w:contextualSpacing/>
              <w:jc w:val="center"/>
            </w:pPr>
          </w:p>
        </w:tc>
        <w:tc>
          <w:tcPr>
            <w:tcW w:w="1370" w:type="dxa"/>
          </w:tcPr>
          <w:p w14:paraId="33E8ED86" w14:textId="77777777" w:rsidR="00F7697D" w:rsidRPr="00F25BF8" w:rsidRDefault="00F7697D" w:rsidP="00F7697D">
            <w:pPr>
              <w:contextualSpacing/>
              <w:jc w:val="center"/>
            </w:pPr>
          </w:p>
        </w:tc>
        <w:tc>
          <w:tcPr>
            <w:tcW w:w="1741" w:type="dxa"/>
          </w:tcPr>
          <w:p w14:paraId="09ED0D97" w14:textId="77777777" w:rsidR="00F7697D" w:rsidRPr="00F25BF8" w:rsidRDefault="00F7697D" w:rsidP="00F7697D">
            <w:pPr>
              <w:contextualSpacing/>
              <w:jc w:val="center"/>
            </w:pPr>
          </w:p>
        </w:tc>
        <w:tc>
          <w:tcPr>
            <w:tcW w:w="1741" w:type="dxa"/>
          </w:tcPr>
          <w:p w14:paraId="662F2083" w14:textId="77777777" w:rsidR="00F7697D" w:rsidRPr="00F25BF8" w:rsidRDefault="00F7697D" w:rsidP="00F7697D">
            <w:pPr>
              <w:contextualSpacing/>
              <w:jc w:val="center"/>
            </w:pPr>
          </w:p>
        </w:tc>
        <w:tc>
          <w:tcPr>
            <w:tcW w:w="1741" w:type="dxa"/>
          </w:tcPr>
          <w:p w14:paraId="38FF2672" w14:textId="77777777" w:rsidR="00F7697D" w:rsidRPr="00F25BF8" w:rsidRDefault="00F7697D" w:rsidP="00F7697D">
            <w:pPr>
              <w:contextualSpacing/>
              <w:jc w:val="center"/>
            </w:pPr>
          </w:p>
        </w:tc>
        <w:tc>
          <w:tcPr>
            <w:tcW w:w="1203" w:type="dxa"/>
          </w:tcPr>
          <w:p w14:paraId="2F72A9A0" w14:textId="77777777" w:rsidR="00F7697D" w:rsidRPr="00F25BF8" w:rsidRDefault="00F7697D" w:rsidP="00F7697D">
            <w:pPr>
              <w:contextualSpacing/>
              <w:jc w:val="center"/>
            </w:pPr>
          </w:p>
        </w:tc>
        <w:tc>
          <w:tcPr>
            <w:tcW w:w="1204" w:type="dxa"/>
          </w:tcPr>
          <w:p w14:paraId="5CE21A2B" w14:textId="77777777" w:rsidR="00F7697D" w:rsidRPr="00F25BF8" w:rsidRDefault="00F7697D" w:rsidP="00F7697D">
            <w:pPr>
              <w:contextualSpacing/>
              <w:jc w:val="center"/>
            </w:pPr>
          </w:p>
        </w:tc>
        <w:tc>
          <w:tcPr>
            <w:tcW w:w="2816" w:type="dxa"/>
          </w:tcPr>
          <w:p w14:paraId="6912C28E" w14:textId="77777777" w:rsidR="00F7697D" w:rsidRPr="00F25BF8" w:rsidRDefault="00F7697D" w:rsidP="00F7697D">
            <w:pPr>
              <w:contextualSpacing/>
              <w:jc w:val="center"/>
            </w:pPr>
          </w:p>
        </w:tc>
      </w:tr>
      <w:tr w:rsidR="00F7697D" w:rsidRPr="00F25BF8" w14:paraId="5254F0B8" w14:textId="77777777" w:rsidTr="00F7697D">
        <w:trPr>
          <w:trHeight w:val="20"/>
          <w:jc w:val="center"/>
        </w:trPr>
        <w:tc>
          <w:tcPr>
            <w:tcW w:w="706" w:type="dxa"/>
          </w:tcPr>
          <w:p w14:paraId="1F298D17" w14:textId="77777777" w:rsidR="00F7697D" w:rsidRPr="00F25BF8" w:rsidRDefault="00F7697D" w:rsidP="00F7697D">
            <w:pPr>
              <w:contextualSpacing/>
              <w:jc w:val="center"/>
              <w:rPr>
                <w:sz w:val="20"/>
              </w:rPr>
            </w:pPr>
            <w:r w:rsidRPr="00F25BF8">
              <w:rPr>
                <w:sz w:val="20"/>
              </w:rPr>
              <w:t>4</w:t>
            </w:r>
          </w:p>
        </w:tc>
        <w:tc>
          <w:tcPr>
            <w:tcW w:w="2169" w:type="dxa"/>
          </w:tcPr>
          <w:p w14:paraId="18166CB2" w14:textId="77777777" w:rsidR="00F7697D" w:rsidRPr="00F25BF8" w:rsidRDefault="00F7697D" w:rsidP="00F7697D">
            <w:pPr>
              <w:contextualSpacing/>
              <w:jc w:val="center"/>
            </w:pPr>
          </w:p>
        </w:tc>
        <w:tc>
          <w:tcPr>
            <w:tcW w:w="1370" w:type="dxa"/>
          </w:tcPr>
          <w:p w14:paraId="2F54AB20" w14:textId="77777777" w:rsidR="00F7697D" w:rsidRPr="00F25BF8" w:rsidRDefault="00F7697D" w:rsidP="00F7697D">
            <w:pPr>
              <w:contextualSpacing/>
              <w:jc w:val="center"/>
            </w:pPr>
          </w:p>
        </w:tc>
        <w:tc>
          <w:tcPr>
            <w:tcW w:w="1741" w:type="dxa"/>
          </w:tcPr>
          <w:p w14:paraId="5E35C8E2" w14:textId="77777777" w:rsidR="00F7697D" w:rsidRPr="00F25BF8" w:rsidRDefault="00F7697D" w:rsidP="00F7697D">
            <w:pPr>
              <w:contextualSpacing/>
              <w:jc w:val="center"/>
            </w:pPr>
          </w:p>
        </w:tc>
        <w:tc>
          <w:tcPr>
            <w:tcW w:w="1741" w:type="dxa"/>
          </w:tcPr>
          <w:p w14:paraId="50687345" w14:textId="77777777" w:rsidR="00F7697D" w:rsidRPr="00F25BF8" w:rsidRDefault="00F7697D" w:rsidP="00F7697D">
            <w:pPr>
              <w:contextualSpacing/>
              <w:jc w:val="center"/>
            </w:pPr>
          </w:p>
        </w:tc>
        <w:tc>
          <w:tcPr>
            <w:tcW w:w="1741" w:type="dxa"/>
          </w:tcPr>
          <w:p w14:paraId="521B10DB" w14:textId="77777777" w:rsidR="00F7697D" w:rsidRPr="00F25BF8" w:rsidRDefault="00F7697D" w:rsidP="00F7697D">
            <w:pPr>
              <w:contextualSpacing/>
              <w:jc w:val="center"/>
            </w:pPr>
          </w:p>
        </w:tc>
        <w:tc>
          <w:tcPr>
            <w:tcW w:w="1203" w:type="dxa"/>
          </w:tcPr>
          <w:p w14:paraId="736285E2" w14:textId="77777777" w:rsidR="00F7697D" w:rsidRPr="00F25BF8" w:rsidRDefault="00F7697D" w:rsidP="00F7697D">
            <w:pPr>
              <w:contextualSpacing/>
              <w:jc w:val="center"/>
            </w:pPr>
          </w:p>
        </w:tc>
        <w:tc>
          <w:tcPr>
            <w:tcW w:w="1204" w:type="dxa"/>
          </w:tcPr>
          <w:p w14:paraId="25B7379F" w14:textId="77777777" w:rsidR="00F7697D" w:rsidRPr="00F25BF8" w:rsidRDefault="00F7697D" w:rsidP="00F7697D">
            <w:pPr>
              <w:contextualSpacing/>
              <w:jc w:val="center"/>
            </w:pPr>
          </w:p>
        </w:tc>
        <w:tc>
          <w:tcPr>
            <w:tcW w:w="2816" w:type="dxa"/>
          </w:tcPr>
          <w:p w14:paraId="00DDA6CF" w14:textId="77777777" w:rsidR="00F7697D" w:rsidRPr="00F25BF8" w:rsidRDefault="00F7697D" w:rsidP="00F7697D">
            <w:pPr>
              <w:contextualSpacing/>
              <w:jc w:val="center"/>
            </w:pPr>
          </w:p>
        </w:tc>
      </w:tr>
      <w:tr w:rsidR="00F7697D" w:rsidRPr="00F25BF8" w14:paraId="2A51B710" w14:textId="77777777" w:rsidTr="00F7697D">
        <w:trPr>
          <w:trHeight w:val="20"/>
          <w:jc w:val="center"/>
        </w:trPr>
        <w:tc>
          <w:tcPr>
            <w:tcW w:w="706" w:type="dxa"/>
          </w:tcPr>
          <w:p w14:paraId="1FA3B26A" w14:textId="77777777" w:rsidR="00F7697D" w:rsidRPr="00F25BF8" w:rsidRDefault="00F7697D" w:rsidP="00F7697D">
            <w:pPr>
              <w:contextualSpacing/>
              <w:jc w:val="center"/>
              <w:rPr>
                <w:sz w:val="20"/>
              </w:rPr>
            </w:pPr>
            <w:r w:rsidRPr="00F25BF8">
              <w:rPr>
                <w:sz w:val="20"/>
              </w:rPr>
              <w:t>5</w:t>
            </w:r>
          </w:p>
        </w:tc>
        <w:tc>
          <w:tcPr>
            <w:tcW w:w="2169" w:type="dxa"/>
          </w:tcPr>
          <w:p w14:paraId="66005D34" w14:textId="77777777" w:rsidR="00F7697D" w:rsidRPr="00F25BF8" w:rsidRDefault="00F7697D" w:rsidP="00F7697D">
            <w:pPr>
              <w:contextualSpacing/>
              <w:jc w:val="center"/>
            </w:pPr>
          </w:p>
        </w:tc>
        <w:tc>
          <w:tcPr>
            <w:tcW w:w="1370" w:type="dxa"/>
          </w:tcPr>
          <w:p w14:paraId="370485C8" w14:textId="77777777" w:rsidR="00F7697D" w:rsidRPr="00F25BF8" w:rsidRDefault="00F7697D" w:rsidP="00F7697D">
            <w:pPr>
              <w:contextualSpacing/>
              <w:jc w:val="center"/>
            </w:pPr>
          </w:p>
        </w:tc>
        <w:tc>
          <w:tcPr>
            <w:tcW w:w="1741" w:type="dxa"/>
          </w:tcPr>
          <w:p w14:paraId="438D2718" w14:textId="77777777" w:rsidR="00F7697D" w:rsidRPr="00F25BF8" w:rsidRDefault="00F7697D" w:rsidP="00F7697D">
            <w:pPr>
              <w:contextualSpacing/>
              <w:jc w:val="center"/>
            </w:pPr>
          </w:p>
        </w:tc>
        <w:tc>
          <w:tcPr>
            <w:tcW w:w="1741" w:type="dxa"/>
          </w:tcPr>
          <w:p w14:paraId="19218A9B" w14:textId="77777777" w:rsidR="00F7697D" w:rsidRPr="00F25BF8" w:rsidRDefault="00F7697D" w:rsidP="00F7697D">
            <w:pPr>
              <w:contextualSpacing/>
              <w:jc w:val="center"/>
            </w:pPr>
          </w:p>
        </w:tc>
        <w:tc>
          <w:tcPr>
            <w:tcW w:w="1741" w:type="dxa"/>
          </w:tcPr>
          <w:p w14:paraId="36CF0957" w14:textId="77777777" w:rsidR="00F7697D" w:rsidRPr="00F25BF8" w:rsidRDefault="00F7697D" w:rsidP="00F7697D">
            <w:pPr>
              <w:contextualSpacing/>
              <w:jc w:val="center"/>
            </w:pPr>
          </w:p>
        </w:tc>
        <w:tc>
          <w:tcPr>
            <w:tcW w:w="1203" w:type="dxa"/>
          </w:tcPr>
          <w:p w14:paraId="3FA62ED0" w14:textId="77777777" w:rsidR="00F7697D" w:rsidRPr="00F25BF8" w:rsidRDefault="00F7697D" w:rsidP="00F7697D">
            <w:pPr>
              <w:contextualSpacing/>
              <w:jc w:val="center"/>
            </w:pPr>
          </w:p>
        </w:tc>
        <w:tc>
          <w:tcPr>
            <w:tcW w:w="1204" w:type="dxa"/>
          </w:tcPr>
          <w:p w14:paraId="655EC417" w14:textId="77777777" w:rsidR="00F7697D" w:rsidRPr="00F25BF8" w:rsidRDefault="00F7697D" w:rsidP="00F7697D">
            <w:pPr>
              <w:contextualSpacing/>
              <w:jc w:val="center"/>
            </w:pPr>
          </w:p>
        </w:tc>
        <w:tc>
          <w:tcPr>
            <w:tcW w:w="2816" w:type="dxa"/>
          </w:tcPr>
          <w:p w14:paraId="7F95A116" w14:textId="77777777" w:rsidR="00F7697D" w:rsidRPr="00F25BF8" w:rsidRDefault="00F7697D" w:rsidP="00F7697D">
            <w:pPr>
              <w:contextualSpacing/>
              <w:jc w:val="center"/>
            </w:pPr>
          </w:p>
        </w:tc>
      </w:tr>
      <w:tr w:rsidR="00F7697D" w:rsidRPr="00F25BF8" w14:paraId="232AEF56" w14:textId="77777777" w:rsidTr="00F7697D">
        <w:trPr>
          <w:trHeight w:val="20"/>
          <w:jc w:val="center"/>
        </w:trPr>
        <w:tc>
          <w:tcPr>
            <w:tcW w:w="706" w:type="dxa"/>
          </w:tcPr>
          <w:p w14:paraId="1BE8B436" w14:textId="77777777" w:rsidR="00F7697D" w:rsidRPr="00F25BF8" w:rsidRDefault="00F7697D" w:rsidP="00F7697D">
            <w:pPr>
              <w:contextualSpacing/>
              <w:jc w:val="center"/>
              <w:rPr>
                <w:sz w:val="20"/>
              </w:rPr>
            </w:pPr>
            <w:r w:rsidRPr="00F25BF8">
              <w:rPr>
                <w:sz w:val="20"/>
              </w:rPr>
              <w:t>6</w:t>
            </w:r>
          </w:p>
        </w:tc>
        <w:tc>
          <w:tcPr>
            <w:tcW w:w="2169" w:type="dxa"/>
          </w:tcPr>
          <w:p w14:paraId="49563576" w14:textId="77777777" w:rsidR="00F7697D" w:rsidRPr="00F25BF8" w:rsidRDefault="00F7697D" w:rsidP="00F7697D">
            <w:pPr>
              <w:contextualSpacing/>
              <w:jc w:val="center"/>
            </w:pPr>
          </w:p>
        </w:tc>
        <w:tc>
          <w:tcPr>
            <w:tcW w:w="1370" w:type="dxa"/>
          </w:tcPr>
          <w:p w14:paraId="0B4DD267" w14:textId="77777777" w:rsidR="00F7697D" w:rsidRPr="00F25BF8" w:rsidRDefault="00F7697D" w:rsidP="00F7697D">
            <w:pPr>
              <w:contextualSpacing/>
              <w:jc w:val="center"/>
            </w:pPr>
          </w:p>
        </w:tc>
        <w:tc>
          <w:tcPr>
            <w:tcW w:w="1741" w:type="dxa"/>
          </w:tcPr>
          <w:p w14:paraId="438D676D" w14:textId="77777777" w:rsidR="00F7697D" w:rsidRPr="00F25BF8" w:rsidRDefault="00F7697D" w:rsidP="00F7697D">
            <w:pPr>
              <w:contextualSpacing/>
              <w:jc w:val="center"/>
            </w:pPr>
          </w:p>
        </w:tc>
        <w:tc>
          <w:tcPr>
            <w:tcW w:w="1741" w:type="dxa"/>
          </w:tcPr>
          <w:p w14:paraId="22C5884E" w14:textId="77777777" w:rsidR="00F7697D" w:rsidRPr="00F25BF8" w:rsidRDefault="00F7697D" w:rsidP="00F7697D">
            <w:pPr>
              <w:contextualSpacing/>
              <w:jc w:val="center"/>
            </w:pPr>
          </w:p>
        </w:tc>
        <w:tc>
          <w:tcPr>
            <w:tcW w:w="1741" w:type="dxa"/>
          </w:tcPr>
          <w:p w14:paraId="0F0AEBA9" w14:textId="77777777" w:rsidR="00F7697D" w:rsidRPr="00F25BF8" w:rsidRDefault="00F7697D" w:rsidP="00F7697D">
            <w:pPr>
              <w:contextualSpacing/>
              <w:jc w:val="center"/>
            </w:pPr>
          </w:p>
        </w:tc>
        <w:tc>
          <w:tcPr>
            <w:tcW w:w="1203" w:type="dxa"/>
          </w:tcPr>
          <w:p w14:paraId="30FF6546" w14:textId="77777777" w:rsidR="00F7697D" w:rsidRPr="00F25BF8" w:rsidRDefault="00F7697D" w:rsidP="00F7697D">
            <w:pPr>
              <w:contextualSpacing/>
              <w:jc w:val="center"/>
            </w:pPr>
          </w:p>
        </w:tc>
        <w:tc>
          <w:tcPr>
            <w:tcW w:w="1204" w:type="dxa"/>
          </w:tcPr>
          <w:p w14:paraId="50DCEEB8" w14:textId="77777777" w:rsidR="00F7697D" w:rsidRPr="00F25BF8" w:rsidRDefault="00F7697D" w:rsidP="00F7697D">
            <w:pPr>
              <w:contextualSpacing/>
              <w:jc w:val="center"/>
            </w:pPr>
          </w:p>
        </w:tc>
        <w:tc>
          <w:tcPr>
            <w:tcW w:w="2816" w:type="dxa"/>
          </w:tcPr>
          <w:p w14:paraId="46BEDCD7" w14:textId="77777777" w:rsidR="00F7697D" w:rsidRPr="00F25BF8" w:rsidRDefault="00F7697D" w:rsidP="00F7697D">
            <w:pPr>
              <w:contextualSpacing/>
              <w:jc w:val="center"/>
            </w:pPr>
          </w:p>
        </w:tc>
      </w:tr>
      <w:tr w:rsidR="00F7697D" w:rsidRPr="00F25BF8" w14:paraId="08863445" w14:textId="77777777" w:rsidTr="00F7697D">
        <w:trPr>
          <w:trHeight w:val="20"/>
          <w:jc w:val="center"/>
        </w:trPr>
        <w:tc>
          <w:tcPr>
            <w:tcW w:w="706" w:type="dxa"/>
          </w:tcPr>
          <w:p w14:paraId="412C77CE" w14:textId="77777777" w:rsidR="00F7697D" w:rsidRPr="00F25BF8" w:rsidRDefault="00F7697D" w:rsidP="00F7697D">
            <w:pPr>
              <w:contextualSpacing/>
              <w:jc w:val="center"/>
              <w:rPr>
                <w:sz w:val="20"/>
              </w:rPr>
            </w:pPr>
            <w:r w:rsidRPr="00F25BF8">
              <w:rPr>
                <w:sz w:val="20"/>
              </w:rPr>
              <w:t>7</w:t>
            </w:r>
          </w:p>
        </w:tc>
        <w:tc>
          <w:tcPr>
            <w:tcW w:w="2169" w:type="dxa"/>
          </w:tcPr>
          <w:p w14:paraId="61FCF133" w14:textId="77777777" w:rsidR="00F7697D" w:rsidRPr="00F25BF8" w:rsidRDefault="00F7697D" w:rsidP="00F7697D">
            <w:pPr>
              <w:contextualSpacing/>
              <w:jc w:val="center"/>
            </w:pPr>
          </w:p>
        </w:tc>
        <w:tc>
          <w:tcPr>
            <w:tcW w:w="1370" w:type="dxa"/>
          </w:tcPr>
          <w:p w14:paraId="3FBE29CA" w14:textId="77777777" w:rsidR="00F7697D" w:rsidRPr="00F25BF8" w:rsidRDefault="00F7697D" w:rsidP="00F7697D">
            <w:pPr>
              <w:contextualSpacing/>
              <w:jc w:val="center"/>
            </w:pPr>
          </w:p>
        </w:tc>
        <w:tc>
          <w:tcPr>
            <w:tcW w:w="1741" w:type="dxa"/>
          </w:tcPr>
          <w:p w14:paraId="7D55F250" w14:textId="77777777" w:rsidR="00F7697D" w:rsidRPr="00F25BF8" w:rsidRDefault="00F7697D" w:rsidP="00F7697D">
            <w:pPr>
              <w:contextualSpacing/>
              <w:jc w:val="center"/>
            </w:pPr>
          </w:p>
        </w:tc>
        <w:tc>
          <w:tcPr>
            <w:tcW w:w="1741" w:type="dxa"/>
          </w:tcPr>
          <w:p w14:paraId="653DCF49" w14:textId="77777777" w:rsidR="00F7697D" w:rsidRPr="00F25BF8" w:rsidRDefault="00F7697D" w:rsidP="00F7697D">
            <w:pPr>
              <w:contextualSpacing/>
              <w:jc w:val="center"/>
            </w:pPr>
          </w:p>
        </w:tc>
        <w:tc>
          <w:tcPr>
            <w:tcW w:w="1741" w:type="dxa"/>
          </w:tcPr>
          <w:p w14:paraId="0F4616D6" w14:textId="77777777" w:rsidR="00F7697D" w:rsidRPr="00F25BF8" w:rsidRDefault="00F7697D" w:rsidP="00F7697D">
            <w:pPr>
              <w:contextualSpacing/>
              <w:jc w:val="center"/>
            </w:pPr>
          </w:p>
        </w:tc>
        <w:tc>
          <w:tcPr>
            <w:tcW w:w="1203" w:type="dxa"/>
          </w:tcPr>
          <w:p w14:paraId="0EE6D820" w14:textId="77777777" w:rsidR="00F7697D" w:rsidRPr="00F25BF8" w:rsidRDefault="00F7697D" w:rsidP="00F7697D">
            <w:pPr>
              <w:contextualSpacing/>
              <w:jc w:val="center"/>
            </w:pPr>
          </w:p>
        </w:tc>
        <w:tc>
          <w:tcPr>
            <w:tcW w:w="1204" w:type="dxa"/>
          </w:tcPr>
          <w:p w14:paraId="48FE08EF" w14:textId="77777777" w:rsidR="00F7697D" w:rsidRPr="00F25BF8" w:rsidRDefault="00F7697D" w:rsidP="00F7697D">
            <w:pPr>
              <w:contextualSpacing/>
              <w:jc w:val="center"/>
            </w:pPr>
          </w:p>
        </w:tc>
        <w:tc>
          <w:tcPr>
            <w:tcW w:w="2816" w:type="dxa"/>
          </w:tcPr>
          <w:p w14:paraId="54A99356" w14:textId="77777777" w:rsidR="00F7697D" w:rsidRPr="00F25BF8" w:rsidRDefault="00F7697D" w:rsidP="00F7697D">
            <w:pPr>
              <w:contextualSpacing/>
              <w:jc w:val="center"/>
            </w:pPr>
          </w:p>
        </w:tc>
      </w:tr>
      <w:tr w:rsidR="00F7697D" w:rsidRPr="00F25BF8" w14:paraId="32B31FC7" w14:textId="77777777" w:rsidTr="00F7697D">
        <w:trPr>
          <w:trHeight w:val="20"/>
          <w:jc w:val="center"/>
        </w:trPr>
        <w:tc>
          <w:tcPr>
            <w:tcW w:w="706" w:type="dxa"/>
          </w:tcPr>
          <w:p w14:paraId="1F8FEF5E" w14:textId="77777777" w:rsidR="00F7697D" w:rsidRPr="00F25BF8" w:rsidRDefault="00F7697D" w:rsidP="00F7697D">
            <w:pPr>
              <w:contextualSpacing/>
              <w:jc w:val="center"/>
              <w:rPr>
                <w:sz w:val="20"/>
              </w:rPr>
            </w:pPr>
            <w:r w:rsidRPr="00F25BF8">
              <w:rPr>
                <w:sz w:val="20"/>
              </w:rPr>
              <w:t>8</w:t>
            </w:r>
          </w:p>
        </w:tc>
        <w:tc>
          <w:tcPr>
            <w:tcW w:w="2169" w:type="dxa"/>
          </w:tcPr>
          <w:p w14:paraId="6FDEBABE" w14:textId="77777777" w:rsidR="00F7697D" w:rsidRPr="00F25BF8" w:rsidRDefault="00F7697D" w:rsidP="00F7697D">
            <w:pPr>
              <w:contextualSpacing/>
              <w:jc w:val="center"/>
            </w:pPr>
          </w:p>
        </w:tc>
        <w:tc>
          <w:tcPr>
            <w:tcW w:w="1370" w:type="dxa"/>
          </w:tcPr>
          <w:p w14:paraId="4EAF03CF" w14:textId="77777777" w:rsidR="00F7697D" w:rsidRPr="00F25BF8" w:rsidRDefault="00F7697D" w:rsidP="00F7697D">
            <w:pPr>
              <w:contextualSpacing/>
              <w:jc w:val="center"/>
            </w:pPr>
          </w:p>
        </w:tc>
        <w:tc>
          <w:tcPr>
            <w:tcW w:w="1741" w:type="dxa"/>
          </w:tcPr>
          <w:p w14:paraId="2B31EE8C" w14:textId="77777777" w:rsidR="00F7697D" w:rsidRPr="00F25BF8" w:rsidRDefault="00F7697D" w:rsidP="00F7697D">
            <w:pPr>
              <w:contextualSpacing/>
              <w:jc w:val="center"/>
            </w:pPr>
          </w:p>
        </w:tc>
        <w:tc>
          <w:tcPr>
            <w:tcW w:w="1741" w:type="dxa"/>
          </w:tcPr>
          <w:p w14:paraId="35993C3D" w14:textId="77777777" w:rsidR="00F7697D" w:rsidRPr="00F25BF8" w:rsidRDefault="00F7697D" w:rsidP="00F7697D">
            <w:pPr>
              <w:contextualSpacing/>
              <w:jc w:val="center"/>
            </w:pPr>
          </w:p>
        </w:tc>
        <w:tc>
          <w:tcPr>
            <w:tcW w:w="1741" w:type="dxa"/>
          </w:tcPr>
          <w:p w14:paraId="52A8BFA9" w14:textId="77777777" w:rsidR="00F7697D" w:rsidRPr="00F25BF8" w:rsidRDefault="00F7697D" w:rsidP="00F7697D">
            <w:pPr>
              <w:contextualSpacing/>
              <w:jc w:val="center"/>
            </w:pPr>
          </w:p>
        </w:tc>
        <w:tc>
          <w:tcPr>
            <w:tcW w:w="1203" w:type="dxa"/>
          </w:tcPr>
          <w:p w14:paraId="2ECD8585" w14:textId="77777777" w:rsidR="00F7697D" w:rsidRPr="00F25BF8" w:rsidRDefault="00F7697D" w:rsidP="00F7697D">
            <w:pPr>
              <w:contextualSpacing/>
              <w:jc w:val="center"/>
            </w:pPr>
          </w:p>
        </w:tc>
        <w:tc>
          <w:tcPr>
            <w:tcW w:w="1204" w:type="dxa"/>
          </w:tcPr>
          <w:p w14:paraId="1D8811F7" w14:textId="77777777" w:rsidR="00F7697D" w:rsidRPr="00F25BF8" w:rsidRDefault="00F7697D" w:rsidP="00F7697D">
            <w:pPr>
              <w:contextualSpacing/>
              <w:jc w:val="center"/>
            </w:pPr>
          </w:p>
        </w:tc>
        <w:tc>
          <w:tcPr>
            <w:tcW w:w="2816" w:type="dxa"/>
          </w:tcPr>
          <w:p w14:paraId="0825F19F" w14:textId="77777777" w:rsidR="00F7697D" w:rsidRPr="00F25BF8" w:rsidRDefault="00F7697D" w:rsidP="00F7697D">
            <w:pPr>
              <w:contextualSpacing/>
              <w:jc w:val="center"/>
            </w:pPr>
          </w:p>
        </w:tc>
      </w:tr>
      <w:tr w:rsidR="00F7697D" w:rsidRPr="00F25BF8" w14:paraId="5BD338D9" w14:textId="77777777" w:rsidTr="00F7697D">
        <w:trPr>
          <w:trHeight w:val="20"/>
          <w:jc w:val="center"/>
        </w:trPr>
        <w:tc>
          <w:tcPr>
            <w:tcW w:w="706" w:type="dxa"/>
          </w:tcPr>
          <w:p w14:paraId="1CD6E5EB" w14:textId="77777777" w:rsidR="00F7697D" w:rsidRPr="00F25BF8" w:rsidRDefault="00F7697D" w:rsidP="00F7697D">
            <w:pPr>
              <w:contextualSpacing/>
              <w:jc w:val="center"/>
              <w:rPr>
                <w:sz w:val="20"/>
              </w:rPr>
            </w:pPr>
            <w:r w:rsidRPr="00F25BF8">
              <w:rPr>
                <w:sz w:val="20"/>
              </w:rPr>
              <w:t>9</w:t>
            </w:r>
          </w:p>
        </w:tc>
        <w:tc>
          <w:tcPr>
            <w:tcW w:w="2169" w:type="dxa"/>
          </w:tcPr>
          <w:p w14:paraId="7B3F2CED" w14:textId="77777777" w:rsidR="00F7697D" w:rsidRPr="00F25BF8" w:rsidRDefault="00F7697D" w:rsidP="00F7697D">
            <w:pPr>
              <w:contextualSpacing/>
              <w:jc w:val="center"/>
            </w:pPr>
          </w:p>
        </w:tc>
        <w:tc>
          <w:tcPr>
            <w:tcW w:w="1370" w:type="dxa"/>
          </w:tcPr>
          <w:p w14:paraId="41AB8805" w14:textId="77777777" w:rsidR="00F7697D" w:rsidRPr="00F25BF8" w:rsidRDefault="00F7697D" w:rsidP="00F7697D">
            <w:pPr>
              <w:contextualSpacing/>
              <w:jc w:val="center"/>
            </w:pPr>
          </w:p>
        </w:tc>
        <w:tc>
          <w:tcPr>
            <w:tcW w:w="1741" w:type="dxa"/>
          </w:tcPr>
          <w:p w14:paraId="6C8DEE79" w14:textId="77777777" w:rsidR="00F7697D" w:rsidRPr="00F25BF8" w:rsidRDefault="00F7697D" w:rsidP="00F7697D">
            <w:pPr>
              <w:contextualSpacing/>
              <w:jc w:val="center"/>
            </w:pPr>
          </w:p>
        </w:tc>
        <w:tc>
          <w:tcPr>
            <w:tcW w:w="1741" w:type="dxa"/>
          </w:tcPr>
          <w:p w14:paraId="1C027CD0" w14:textId="77777777" w:rsidR="00F7697D" w:rsidRPr="00F25BF8" w:rsidRDefault="00F7697D" w:rsidP="00F7697D">
            <w:pPr>
              <w:contextualSpacing/>
              <w:jc w:val="center"/>
            </w:pPr>
          </w:p>
        </w:tc>
        <w:tc>
          <w:tcPr>
            <w:tcW w:w="1741" w:type="dxa"/>
          </w:tcPr>
          <w:p w14:paraId="267AFDEC" w14:textId="77777777" w:rsidR="00F7697D" w:rsidRPr="00F25BF8" w:rsidRDefault="00F7697D" w:rsidP="00F7697D">
            <w:pPr>
              <w:contextualSpacing/>
              <w:jc w:val="center"/>
            </w:pPr>
          </w:p>
        </w:tc>
        <w:tc>
          <w:tcPr>
            <w:tcW w:w="1203" w:type="dxa"/>
          </w:tcPr>
          <w:p w14:paraId="576C0FB7" w14:textId="77777777" w:rsidR="00F7697D" w:rsidRPr="00F25BF8" w:rsidRDefault="00F7697D" w:rsidP="00F7697D">
            <w:pPr>
              <w:contextualSpacing/>
              <w:jc w:val="center"/>
            </w:pPr>
          </w:p>
        </w:tc>
        <w:tc>
          <w:tcPr>
            <w:tcW w:w="1204" w:type="dxa"/>
          </w:tcPr>
          <w:p w14:paraId="67A3B62C" w14:textId="77777777" w:rsidR="00F7697D" w:rsidRPr="00F25BF8" w:rsidRDefault="00F7697D" w:rsidP="00F7697D">
            <w:pPr>
              <w:contextualSpacing/>
              <w:jc w:val="center"/>
            </w:pPr>
          </w:p>
        </w:tc>
        <w:tc>
          <w:tcPr>
            <w:tcW w:w="2816" w:type="dxa"/>
          </w:tcPr>
          <w:p w14:paraId="0E9095E5" w14:textId="77777777" w:rsidR="00F7697D" w:rsidRPr="00F25BF8" w:rsidRDefault="00F7697D" w:rsidP="00F7697D">
            <w:pPr>
              <w:contextualSpacing/>
              <w:jc w:val="center"/>
            </w:pPr>
          </w:p>
        </w:tc>
      </w:tr>
      <w:tr w:rsidR="00F7697D" w:rsidRPr="00F25BF8" w14:paraId="09465375" w14:textId="77777777" w:rsidTr="00F7697D">
        <w:trPr>
          <w:trHeight w:val="20"/>
          <w:jc w:val="center"/>
        </w:trPr>
        <w:tc>
          <w:tcPr>
            <w:tcW w:w="706" w:type="dxa"/>
          </w:tcPr>
          <w:p w14:paraId="5138C1AF" w14:textId="77777777" w:rsidR="00F7697D" w:rsidRPr="00F25BF8" w:rsidRDefault="00F7697D" w:rsidP="00F7697D">
            <w:pPr>
              <w:contextualSpacing/>
              <w:jc w:val="center"/>
              <w:rPr>
                <w:sz w:val="20"/>
              </w:rPr>
            </w:pPr>
            <w:r w:rsidRPr="00F25BF8">
              <w:rPr>
                <w:sz w:val="20"/>
              </w:rPr>
              <w:t>10</w:t>
            </w:r>
          </w:p>
        </w:tc>
        <w:tc>
          <w:tcPr>
            <w:tcW w:w="2169" w:type="dxa"/>
          </w:tcPr>
          <w:p w14:paraId="096B4326" w14:textId="77777777" w:rsidR="00F7697D" w:rsidRPr="00F25BF8" w:rsidRDefault="00F7697D" w:rsidP="00F7697D">
            <w:pPr>
              <w:contextualSpacing/>
              <w:jc w:val="center"/>
            </w:pPr>
          </w:p>
        </w:tc>
        <w:tc>
          <w:tcPr>
            <w:tcW w:w="1370" w:type="dxa"/>
          </w:tcPr>
          <w:p w14:paraId="72FBC3D8" w14:textId="77777777" w:rsidR="00F7697D" w:rsidRPr="00F25BF8" w:rsidRDefault="00F7697D" w:rsidP="00F7697D">
            <w:pPr>
              <w:contextualSpacing/>
              <w:jc w:val="center"/>
            </w:pPr>
          </w:p>
        </w:tc>
        <w:tc>
          <w:tcPr>
            <w:tcW w:w="1741" w:type="dxa"/>
          </w:tcPr>
          <w:p w14:paraId="3F953AC4" w14:textId="77777777" w:rsidR="00F7697D" w:rsidRPr="00F25BF8" w:rsidRDefault="00F7697D" w:rsidP="00F7697D">
            <w:pPr>
              <w:contextualSpacing/>
              <w:jc w:val="center"/>
            </w:pPr>
          </w:p>
        </w:tc>
        <w:tc>
          <w:tcPr>
            <w:tcW w:w="1741" w:type="dxa"/>
          </w:tcPr>
          <w:p w14:paraId="5AFC5070" w14:textId="77777777" w:rsidR="00F7697D" w:rsidRPr="00F25BF8" w:rsidRDefault="00F7697D" w:rsidP="00F7697D">
            <w:pPr>
              <w:contextualSpacing/>
              <w:jc w:val="center"/>
            </w:pPr>
          </w:p>
        </w:tc>
        <w:tc>
          <w:tcPr>
            <w:tcW w:w="1741" w:type="dxa"/>
          </w:tcPr>
          <w:p w14:paraId="1CA6AD5C" w14:textId="77777777" w:rsidR="00F7697D" w:rsidRPr="00F25BF8" w:rsidRDefault="00F7697D" w:rsidP="00F7697D">
            <w:pPr>
              <w:contextualSpacing/>
              <w:jc w:val="center"/>
            </w:pPr>
          </w:p>
        </w:tc>
        <w:tc>
          <w:tcPr>
            <w:tcW w:w="1203" w:type="dxa"/>
          </w:tcPr>
          <w:p w14:paraId="41555FA3" w14:textId="77777777" w:rsidR="00F7697D" w:rsidRPr="00F25BF8" w:rsidRDefault="00F7697D" w:rsidP="00F7697D">
            <w:pPr>
              <w:contextualSpacing/>
              <w:jc w:val="center"/>
            </w:pPr>
          </w:p>
        </w:tc>
        <w:tc>
          <w:tcPr>
            <w:tcW w:w="1204" w:type="dxa"/>
          </w:tcPr>
          <w:p w14:paraId="0342D96B" w14:textId="77777777" w:rsidR="00F7697D" w:rsidRPr="00F25BF8" w:rsidRDefault="00F7697D" w:rsidP="00F7697D">
            <w:pPr>
              <w:contextualSpacing/>
              <w:jc w:val="center"/>
            </w:pPr>
          </w:p>
        </w:tc>
        <w:tc>
          <w:tcPr>
            <w:tcW w:w="2816" w:type="dxa"/>
          </w:tcPr>
          <w:p w14:paraId="369B923F" w14:textId="77777777" w:rsidR="00F7697D" w:rsidRPr="00F25BF8" w:rsidRDefault="00F7697D" w:rsidP="00F7697D">
            <w:pPr>
              <w:contextualSpacing/>
              <w:jc w:val="center"/>
            </w:pPr>
          </w:p>
        </w:tc>
      </w:tr>
    </w:tbl>
    <w:p w14:paraId="69FC6E71" w14:textId="77777777" w:rsidR="00F7697D" w:rsidRPr="00F25BF8" w:rsidRDefault="00F7697D" w:rsidP="00F7697D">
      <w:pPr>
        <w:spacing w:after="0" w:line="240" w:lineRule="auto"/>
        <w:contextualSpacing/>
        <w:rPr>
          <w:rFonts w:eastAsia="SimSun"/>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F7697D" w:rsidRPr="00F25BF8" w14:paraId="0A6BDC39" w14:textId="77777777" w:rsidTr="00F7697D">
        <w:trPr>
          <w:jc w:val="center"/>
        </w:trPr>
        <w:tc>
          <w:tcPr>
            <w:tcW w:w="10212" w:type="dxa"/>
            <w:gridSpan w:val="3"/>
          </w:tcPr>
          <w:p w14:paraId="1425D512"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Crop Code (E7f)</w:t>
            </w:r>
          </w:p>
        </w:tc>
      </w:tr>
      <w:tr w:rsidR="00F7697D" w:rsidRPr="00F25BF8" w14:paraId="7FC0671A" w14:textId="77777777" w:rsidTr="00F7697D">
        <w:trPr>
          <w:jc w:val="center"/>
        </w:trPr>
        <w:tc>
          <w:tcPr>
            <w:tcW w:w="3404" w:type="dxa"/>
          </w:tcPr>
          <w:p w14:paraId="66EC318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1=Local maize</w:t>
            </w:r>
          </w:p>
          <w:p w14:paraId="0E34D21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2=Composite (pollenated) maize</w:t>
            </w:r>
          </w:p>
          <w:p w14:paraId="1B6BE81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3=Hybrid maize</w:t>
            </w:r>
          </w:p>
          <w:p w14:paraId="15B27A6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4=Cassava</w:t>
            </w:r>
          </w:p>
          <w:p w14:paraId="7B0E1A3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5=Sweet potato</w:t>
            </w:r>
          </w:p>
          <w:p w14:paraId="6711235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6=Irish potato</w:t>
            </w:r>
          </w:p>
          <w:p w14:paraId="1785E5F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w:t>
            </w:r>
            <w:ins w:id="166" w:author="Stickler, Mercedes M. (E3/LTRM)" w:date="2014-09-22T16:19:00Z">
              <w:r w:rsidRPr="00F25BF8">
                <w:rPr>
                  <w:rFonts w:cs="Times New Roman"/>
                  <w:sz w:val="20"/>
                </w:rPr>
                <w:t>Groundnut</w:t>
              </w:r>
            </w:ins>
          </w:p>
          <w:p w14:paraId="06D456BB"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8=Ground bean (</w:t>
            </w:r>
            <w:proofErr w:type="spellStart"/>
            <w:r w:rsidRPr="00F25BF8">
              <w:rPr>
                <w:rFonts w:cs="Times New Roman"/>
                <w:sz w:val="20"/>
              </w:rPr>
              <w:t>Nzama</w:t>
            </w:r>
            <w:proofErr w:type="spellEnd"/>
            <w:r w:rsidRPr="00F25BF8">
              <w:rPr>
                <w:rFonts w:cs="Times New Roman"/>
                <w:sz w:val="20"/>
              </w:rPr>
              <w:t>)</w:t>
            </w:r>
          </w:p>
          <w:p w14:paraId="1B0FEC2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9=Rice</w:t>
            </w:r>
          </w:p>
          <w:p w14:paraId="4CE41C3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10=Finger millet (</w:t>
            </w:r>
            <w:proofErr w:type="spellStart"/>
            <w:r w:rsidRPr="00F25BF8">
              <w:rPr>
                <w:rFonts w:cs="Times New Roman"/>
                <w:sz w:val="20"/>
              </w:rPr>
              <w:t>mawere</w:t>
            </w:r>
            <w:proofErr w:type="spellEnd"/>
            <w:r w:rsidRPr="00F25BF8">
              <w:rPr>
                <w:rFonts w:cs="Times New Roman"/>
                <w:sz w:val="20"/>
              </w:rPr>
              <w:t>)</w:t>
            </w:r>
          </w:p>
        </w:tc>
        <w:tc>
          <w:tcPr>
            <w:tcW w:w="3404" w:type="dxa"/>
          </w:tcPr>
          <w:p w14:paraId="661B47B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11=Sorghum</w:t>
            </w:r>
          </w:p>
          <w:p w14:paraId="3F9B1A3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12=Pearl millet (</w:t>
            </w:r>
            <w:proofErr w:type="spellStart"/>
            <w:r w:rsidRPr="00F25BF8">
              <w:rPr>
                <w:rFonts w:cs="Times New Roman"/>
                <w:sz w:val="20"/>
              </w:rPr>
              <w:t>mchewere</w:t>
            </w:r>
            <w:proofErr w:type="spellEnd"/>
            <w:r w:rsidRPr="00F25BF8">
              <w:rPr>
                <w:rFonts w:cs="Times New Roman"/>
                <w:sz w:val="20"/>
              </w:rPr>
              <w:t>)</w:t>
            </w:r>
          </w:p>
          <w:p w14:paraId="3C4A591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13=Bean</w:t>
            </w:r>
          </w:p>
          <w:p w14:paraId="0B47E94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14=</w:t>
            </w:r>
            <w:proofErr w:type="spellStart"/>
            <w:r w:rsidRPr="00F25BF8">
              <w:rPr>
                <w:rFonts w:cs="Times New Roman"/>
                <w:sz w:val="20"/>
              </w:rPr>
              <w:t>Soyabean</w:t>
            </w:r>
            <w:proofErr w:type="spellEnd"/>
          </w:p>
          <w:p w14:paraId="60CBEA5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15=Pigeon Peas</w:t>
            </w:r>
          </w:p>
          <w:p w14:paraId="09E98D8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16=Burley tobacco</w:t>
            </w:r>
          </w:p>
          <w:p w14:paraId="5FE84FC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17=Tobacco (other)</w:t>
            </w:r>
          </w:p>
          <w:p w14:paraId="6E49ABA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18=Cotton</w:t>
            </w:r>
          </w:p>
          <w:p w14:paraId="1B4A48F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19=Sugarcane</w:t>
            </w:r>
          </w:p>
        </w:tc>
        <w:tc>
          <w:tcPr>
            <w:tcW w:w="3404" w:type="dxa"/>
          </w:tcPr>
          <w:p w14:paraId="0BDEAB0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 xml:space="preserve">20=Cabbage </w:t>
            </w:r>
            <w:proofErr w:type="spellStart"/>
            <w:r w:rsidRPr="00F25BF8">
              <w:rPr>
                <w:rFonts w:cs="Times New Roman"/>
                <w:sz w:val="20"/>
              </w:rPr>
              <w:t>Tanaposi</w:t>
            </w:r>
            <w:proofErr w:type="spellEnd"/>
          </w:p>
          <w:p w14:paraId="7853662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21=</w:t>
            </w:r>
            <w:proofErr w:type="spellStart"/>
            <w:r w:rsidRPr="00F25BF8">
              <w:rPr>
                <w:rFonts w:cs="Times New Roman"/>
                <w:sz w:val="20"/>
              </w:rPr>
              <w:t>Nkhwani</w:t>
            </w:r>
            <w:proofErr w:type="spellEnd"/>
          </w:p>
          <w:p w14:paraId="3283051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22=</w:t>
            </w:r>
            <w:proofErr w:type="spellStart"/>
            <w:r w:rsidRPr="00F25BF8">
              <w:rPr>
                <w:rFonts w:cs="Times New Roman"/>
                <w:sz w:val="20"/>
              </w:rPr>
              <w:t>Therere</w:t>
            </w:r>
            <w:proofErr w:type="spellEnd"/>
            <w:r w:rsidRPr="00F25BF8">
              <w:rPr>
                <w:rFonts w:cs="Times New Roman"/>
                <w:sz w:val="20"/>
              </w:rPr>
              <w:t>/Okra</w:t>
            </w:r>
          </w:p>
          <w:p w14:paraId="6767273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23=Tomato</w:t>
            </w:r>
          </w:p>
          <w:p w14:paraId="7B59078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24=Onion</w:t>
            </w:r>
          </w:p>
          <w:p w14:paraId="2181D07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25=Peas</w:t>
            </w:r>
          </w:p>
          <w:p w14:paraId="0C27D8D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26=Trees or woodlot</w:t>
            </w:r>
          </w:p>
          <w:p w14:paraId="6FB5DDD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27=Sunflower</w:t>
            </w:r>
          </w:p>
          <w:p w14:paraId="2F0C23A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13403B72" w14:textId="77777777" w:rsidR="00F7697D" w:rsidRPr="00F25BF8" w:rsidRDefault="00F7697D" w:rsidP="00F7697D">
      <w:pPr>
        <w:spacing w:after="0" w:line="240" w:lineRule="auto"/>
        <w:contextualSpacing/>
        <w:rPr>
          <w:rFonts w:eastAsia="SimSun"/>
        </w:rPr>
      </w:pPr>
    </w:p>
    <w:p w14:paraId="22354694" w14:textId="77777777" w:rsidR="00F7697D" w:rsidRPr="00F25BF8" w:rsidRDefault="00F7697D" w:rsidP="00F7697D">
      <w:pPr>
        <w:spacing w:after="0" w:line="240" w:lineRule="auto"/>
        <w:contextualSpacing/>
        <w:rPr>
          <w:rFonts w:eastAsia="SimSun"/>
        </w:rPr>
      </w:pPr>
      <w:r w:rsidRPr="00F25BF8">
        <w:rPr>
          <w:rFonts w:eastAsia="SimSun"/>
        </w:rPr>
        <w:br w:type="page"/>
      </w:r>
    </w:p>
    <w:p w14:paraId="70E15E26"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10E5D576" w14:textId="77777777" w:rsidR="00F7697D" w:rsidRPr="00F25BF8" w:rsidRDefault="00F7697D" w:rsidP="00F7697D">
      <w:pPr>
        <w:spacing w:after="0" w:line="240" w:lineRule="auto"/>
        <w:contextualSpacing/>
        <w:rPr>
          <w:rFonts w:eastAsia="SimSun"/>
        </w:rPr>
      </w:pPr>
    </w:p>
    <w:tbl>
      <w:tblPr>
        <w:tblStyle w:val="TableGrid2"/>
        <w:tblW w:w="11515" w:type="dxa"/>
        <w:jc w:val="center"/>
        <w:tblLayout w:type="fixed"/>
        <w:tblCellMar>
          <w:left w:w="29" w:type="dxa"/>
          <w:right w:w="29" w:type="dxa"/>
        </w:tblCellMar>
        <w:tblLook w:val="04A0" w:firstRow="1" w:lastRow="0" w:firstColumn="1" w:lastColumn="0" w:noHBand="0" w:noVBand="1"/>
      </w:tblPr>
      <w:tblGrid>
        <w:gridCol w:w="677"/>
        <w:gridCol w:w="1118"/>
        <w:gridCol w:w="1080"/>
        <w:gridCol w:w="1080"/>
        <w:gridCol w:w="1080"/>
        <w:gridCol w:w="1080"/>
        <w:gridCol w:w="1080"/>
        <w:gridCol w:w="1440"/>
        <w:gridCol w:w="1440"/>
        <w:gridCol w:w="1440"/>
      </w:tblGrid>
      <w:tr w:rsidR="00F7697D" w:rsidRPr="00F25BF8" w14:paraId="43DD1A15" w14:textId="77777777" w:rsidTr="00F7697D">
        <w:trPr>
          <w:trHeight w:val="20"/>
          <w:jc w:val="center"/>
        </w:trPr>
        <w:tc>
          <w:tcPr>
            <w:tcW w:w="677" w:type="dxa"/>
            <w:vMerge w:val="restart"/>
          </w:tcPr>
          <w:p w14:paraId="5C3ADADE"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118" w:type="dxa"/>
            <w:vMerge w:val="restart"/>
          </w:tcPr>
          <w:p w14:paraId="58EB7008"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E9. Who primarily decides how to use this field?</w:t>
            </w:r>
          </w:p>
          <w:p w14:paraId="5B35C6A2"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(See Code below)</w:t>
            </w:r>
          </w:p>
        </w:tc>
        <w:tc>
          <w:tcPr>
            <w:tcW w:w="1080" w:type="dxa"/>
            <w:vMerge w:val="restart"/>
          </w:tcPr>
          <w:p w14:paraId="39122BFD"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E10. What is the primary soil type of this field?</w:t>
            </w:r>
          </w:p>
          <w:p w14:paraId="092E5B69"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1=Clay</w:t>
            </w:r>
          </w:p>
          <w:p w14:paraId="52757E18"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2=Sandy loamy</w:t>
            </w:r>
          </w:p>
          <w:p w14:paraId="00734C58"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3=Loamy</w:t>
            </w:r>
          </w:p>
          <w:p w14:paraId="6244757A"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4=Silt</w:t>
            </w:r>
          </w:p>
          <w:p w14:paraId="775BBB49"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5=Gravel</w:t>
            </w:r>
          </w:p>
          <w:p w14:paraId="152CCF6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97=Other</w:t>
            </w:r>
          </w:p>
        </w:tc>
        <w:tc>
          <w:tcPr>
            <w:tcW w:w="1080" w:type="dxa"/>
            <w:vMerge w:val="restart"/>
          </w:tcPr>
          <w:p w14:paraId="731CEA25"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E11. </w:t>
            </w:r>
            <w:r w:rsidRPr="00F25BF8">
              <w:rPr>
                <w:rFonts w:cs="Times New Roman" w:hint="eastAsia"/>
                <w:sz w:val="20"/>
              </w:rPr>
              <w:t>Overall, w</w:t>
            </w:r>
            <w:r w:rsidRPr="00F25BF8">
              <w:rPr>
                <w:rFonts w:cs="Times New Roman"/>
                <w:sz w:val="20"/>
              </w:rPr>
              <w:t>hat is the slope of this field?</w:t>
            </w:r>
          </w:p>
          <w:p w14:paraId="374F7DD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1=Flat</w:t>
            </w:r>
          </w:p>
          <w:p w14:paraId="7F9B3FE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2=Slightly sloped</w:t>
            </w:r>
          </w:p>
          <w:p w14:paraId="01EF4D80"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3=Steeply sloped</w:t>
            </w:r>
          </w:p>
        </w:tc>
        <w:tc>
          <w:tcPr>
            <w:tcW w:w="1080" w:type="dxa"/>
            <w:vMerge w:val="restart"/>
          </w:tcPr>
          <w:p w14:paraId="547CCD30"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hint="eastAsia"/>
                <w:sz w:val="20"/>
              </w:rPr>
              <w:t xml:space="preserve">Ask if </w:t>
            </w:r>
            <w:r w:rsidRPr="00F25BF8">
              <w:rPr>
                <w:rFonts w:cs="Times New Roman"/>
                <w:sz w:val="20"/>
              </w:rPr>
              <w:t>E</w:t>
            </w:r>
            <w:r w:rsidRPr="00F25BF8">
              <w:rPr>
                <w:rFonts w:cs="Times New Roman" w:hint="eastAsia"/>
                <w:sz w:val="20"/>
              </w:rPr>
              <w:t>3 does not equal 2</w:t>
            </w:r>
          </w:p>
          <w:p w14:paraId="52D8924A"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E12. Is the field irrigated?</w:t>
            </w:r>
          </w:p>
          <w:p w14:paraId="59710848"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6057A578"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1D73DB57"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00B25DEB"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55C9B485"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If not 1, skip to E16</w:t>
            </w:r>
          </w:p>
        </w:tc>
        <w:tc>
          <w:tcPr>
            <w:tcW w:w="2160" w:type="dxa"/>
            <w:gridSpan w:val="2"/>
            <w:tcBorders>
              <w:bottom w:val="single" w:sz="4" w:space="0" w:color="auto"/>
            </w:tcBorders>
          </w:tcPr>
          <w:p w14:paraId="361F3C58"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E15. What is the distance you have to walk to collect water to irrigate this field?</w:t>
            </w:r>
          </w:p>
        </w:tc>
        <w:tc>
          <w:tcPr>
            <w:tcW w:w="1440" w:type="dxa"/>
            <w:vMerge w:val="restart"/>
          </w:tcPr>
          <w:p w14:paraId="675ABBBB"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E16. From October - April, approximately how many person-days did your household irrigate crops on this field during this </w:t>
            </w:r>
            <w:commentRangeStart w:id="167"/>
            <w:r w:rsidRPr="00F25BF8">
              <w:rPr>
                <w:rFonts w:cs="Times New Roman"/>
                <w:sz w:val="20"/>
              </w:rPr>
              <w:t xml:space="preserve">agricultural season </w:t>
            </w:r>
            <w:commentRangeEnd w:id="167"/>
            <w:r>
              <w:rPr>
                <w:rStyle w:val="CommentReference"/>
                <w:rFonts w:eastAsiaTheme="minorHAnsi"/>
              </w:rPr>
              <w:commentReference w:id="167"/>
            </w:r>
            <w:r w:rsidRPr="00F25BF8">
              <w:rPr>
                <w:rFonts w:cs="Times New Roman"/>
                <w:sz w:val="20"/>
              </w:rPr>
              <w:t>(2013/2014)?</w:t>
            </w:r>
          </w:p>
        </w:tc>
        <w:tc>
          <w:tcPr>
            <w:tcW w:w="1440" w:type="dxa"/>
            <w:vMerge w:val="restart"/>
          </w:tcPr>
          <w:p w14:paraId="1EE0E4E1"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E17. On average, about how many hours per day did you irrigate this field?</w:t>
            </w:r>
          </w:p>
        </w:tc>
        <w:tc>
          <w:tcPr>
            <w:tcW w:w="1440" w:type="dxa"/>
            <w:vMerge w:val="restart"/>
          </w:tcPr>
          <w:p w14:paraId="34B94D7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E18. From June - January, approximately how many person-days did your household spend on land preparation and planting?</w:t>
            </w:r>
          </w:p>
        </w:tc>
      </w:tr>
      <w:tr w:rsidR="00F7697D" w:rsidRPr="00F25BF8" w14:paraId="072DF3EF" w14:textId="77777777" w:rsidTr="00F7697D">
        <w:trPr>
          <w:trHeight w:val="20"/>
          <w:jc w:val="center"/>
        </w:trPr>
        <w:tc>
          <w:tcPr>
            <w:tcW w:w="677" w:type="dxa"/>
            <w:vMerge/>
          </w:tcPr>
          <w:p w14:paraId="143E6149" w14:textId="77777777" w:rsidR="00F7697D" w:rsidRPr="00F25BF8" w:rsidRDefault="00F7697D" w:rsidP="00F7697D">
            <w:pPr>
              <w:contextualSpacing/>
              <w:jc w:val="center"/>
              <w:rPr>
                <w:sz w:val="20"/>
              </w:rPr>
            </w:pPr>
          </w:p>
        </w:tc>
        <w:tc>
          <w:tcPr>
            <w:tcW w:w="1118" w:type="dxa"/>
            <w:vMerge/>
          </w:tcPr>
          <w:p w14:paraId="3826F633"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080" w:type="dxa"/>
            <w:vMerge/>
          </w:tcPr>
          <w:p w14:paraId="49BFE3B6"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080" w:type="dxa"/>
            <w:vMerge/>
          </w:tcPr>
          <w:p w14:paraId="618F8725"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080" w:type="dxa"/>
            <w:vMerge/>
          </w:tcPr>
          <w:p w14:paraId="5A4081F6"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080" w:type="dxa"/>
            <w:tcBorders>
              <w:top w:val="single" w:sz="4" w:space="0" w:color="auto"/>
              <w:right w:val="single" w:sz="4" w:space="0" w:color="auto"/>
            </w:tcBorders>
          </w:tcPr>
          <w:p w14:paraId="77C6AD4E" w14:textId="77777777" w:rsidR="00F7697D" w:rsidRPr="00F25BF8" w:rsidRDefault="00F7697D" w:rsidP="00F7697D">
            <w:pPr>
              <w:contextualSpacing/>
              <w:jc w:val="center"/>
              <w:rPr>
                <w:rFonts w:cs="Times New Roman"/>
                <w:sz w:val="20"/>
              </w:rPr>
            </w:pPr>
            <w:r w:rsidRPr="00F25BF8">
              <w:rPr>
                <w:rFonts w:cs="Times New Roman"/>
                <w:sz w:val="20"/>
              </w:rPr>
              <w:t>Hours</w:t>
            </w:r>
          </w:p>
        </w:tc>
        <w:tc>
          <w:tcPr>
            <w:tcW w:w="1080" w:type="dxa"/>
            <w:tcBorders>
              <w:top w:val="single" w:sz="4" w:space="0" w:color="auto"/>
              <w:left w:val="single" w:sz="4" w:space="0" w:color="auto"/>
            </w:tcBorders>
          </w:tcPr>
          <w:p w14:paraId="1BF37B9B" w14:textId="77777777" w:rsidR="00F7697D" w:rsidRPr="00F25BF8" w:rsidRDefault="00F7697D" w:rsidP="00F7697D">
            <w:pPr>
              <w:contextualSpacing/>
              <w:jc w:val="center"/>
              <w:rPr>
                <w:rFonts w:cs="Times New Roman"/>
                <w:sz w:val="20"/>
              </w:rPr>
            </w:pPr>
            <w:r w:rsidRPr="00F25BF8">
              <w:rPr>
                <w:rFonts w:cs="Times New Roman"/>
                <w:sz w:val="20"/>
              </w:rPr>
              <w:t>Minutes</w:t>
            </w:r>
          </w:p>
        </w:tc>
        <w:tc>
          <w:tcPr>
            <w:tcW w:w="1440" w:type="dxa"/>
            <w:vMerge/>
          </w:tcPr>
          <w:p w14:paraId="66D99CEF" w14:textId="77777777" w:rsidR="00F7697D" w:rsidRPr="00F25BF8" w:rsidRDefault="00F7697D" w:rsidP="00F7697D">
            <w:pPr>
              <w:contextualSpacing/>
              <w:jc w:val="center"/>
              <w:rPr>
                <w:rFonts w:cs="Times New Roman"/>
                <w:sz w:val="20"/>
              </w:rPr>
            </w:pPr>
          </w:p>
        </w:tc>
        <w:tc>
          <w:tcPr>
            <w:tcW w:w="1440" w:type="dxa"/>
            <w:vMerge/>
          </w:tcPr>
          <w:p w14:paraId="45665C6F" w14:textId="77777777" w:rsidR="00F7697D" w:rsidRPr="00F25BF8" w:rsidRDefault="00F7697D" w:rsidP="00F7697D">
            <w:pPr>
              <w:contextualSpacing/>
              <w:jc w:val="center"/>
              <w:rPr>
                <w:rFonts w:cs="Times New Roman"/>
                <w:sz w:val="20"/>
              </w:rPr>
            </w:pPr>
          </w:p>
        </w:tc>
        <w:tc>
          <w:tcPr>
            <w:tcW w:w="1440" w:type="dxa"/>
            <w:vMerge/>
          </w:tcPr>
          <w:p w14:paraId="02F4DF7A"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F7697D" w:rsidRPr="00F25BF8" w14:paraId="70F26DD6" w14:textId="77777777" w:rsidTr="00F7697D">
        <w:trPr>
          <w:trHeight w:val="20"/>
          <w:jc w:val="center"/>
        </w:trPr>
        <w:tc>
          <w:tcPr>
            <w:tcW w:w="677" w:type="dxa"/>
          </w:tcPr>
          <w:p w14:paraId="08F3DC8A"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18" w:type="dxa"/>
          </w:tcPr>
          <w:p w14:paraId="0E6053E6"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who</w:t>
            </w:r>
            <w:proofErr w:type="gramEnd"/>
            <w:r w:rsidRPr="00F25BF8">
              <w:rPr>
                <w:rFonts w:cs="Times New Roman"/>
                <w:b/>
                <w:bCs/>
                <w:spacing w:val="1"/>
                <w:w w:val="105"/>
                <w:sz w:val="18"/>
                <w:szCs w:val="18"/>
              </w:rPr>
              <w:t>_decide</w:t>
            </w:r>
            <w:proofErr w:type="spellEnd"/>
          </w:p>
        </w:tc>
        <w:tc>
          <w:tcPr>
            <w:tcW w:w="1080" w:type="dxa"/>
          </w:tcPr>
          <w:p w14:paraId="207F4480"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hint="eastAsia"/>
                <w:b/>
                <w:bCs/>
                <w:spacing w:val="1"/>
                <w:w w:val="105"/>
                <w:sz w:val="18"/>
                <w:szCs w:val="18"/>
              </w:rPr>
              <w:t>soil</w:t>
            </w:r>
            <w:proofErr w:type="gramEnd"/>
            <w:r w:rsidRPr="00F25BF8">
              <w:rPr>
                <w:rFonts w:cs="Times New Roman" w:hint="eastAsia"/>
                <w:b/>
                <w:bCs/>
                <w:spacing w:val="1"/>
                <w:w w:val="105"/>
                <w:sz w:val="18"/>
                <w:szCs w:val="18"/>
              </w:rPr>
              <w:t>_type</w:t>
            </w:r>
            <w:proofErr w:type="spellEnd"/>
          </w:p>
        </w:tc>
        <w:tc>
          <w:tcPr>
            <w:tcW w:w="1080" w:type="dxa"/>
          </w:tcPr>
          <w:p w14:paraId="4D7399F2"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hint="eastAsia"/>
                <w:b/>
                <w:bCs/>
                <w:spacing w:val="1"/>
                <w:w w:val="105"/>
                <w:sz w:val="18"/>
                <w:szCs w:val="18"/>
              </w:rPr>
              <w:t>field</w:t>
            </w:r>
            <w:proofErr w:type="gramEnd"/>
            <w:r w:rsidRPr="00F25BF8">
              <w:rPr>
                <w:rFonts w:cs="Times New Roman" w:hint="eastAsia"/>
                <w:b/>
                <w:bCs/>
                <w:spacing w:val="1"/>
                <w:w w:val="105"/>
                <w:sz w:val="18"/>
                <w:szCs w:val="18"/>
              </w:rPr>
              <w:t>_slope</w:t>
            </w:r>
            <w:proofErr w:type="spellEnd"/>
          </w:p>
        </w:tc>
        <w:tc>
          <w:tcPr>
            <w:tcW w:w="1080" w:type="dxa"/>
          </w:tcPr>
          <w:p w14:paraId="66E5C2A3"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gramStart"/>
            <w:r w:rsidRPr="00F25BF8">
              <w:rPr>
                <w:rFonts w:cs="Times New Roman" w:hint="eastAsia"/>
                <w:b/>
                <w:bCs/>
                <w:spacing w:val="1"/>
                <w:w w:val="105"/>
                <w:sz w:val="18"/>
                <w:szCs w:val="18"/>
              </w:rPr>
              <w:t>irrigated</w:t>
            </w:r>
            <w:proofErr w:type="gramEnd"/>
          </w:p>
        </w:tc>
        <w:tc>
          <w:tcPr>
            <w:tcW w:w="1080" w:type="dxa"/>
          </w:tcPr>
          <w:p w14:paraId="1768CC5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Hours_water</w:t>
            </w:r>
            <w:proofErr w:type="spellEnd"/>
          </w:p>
        </w:tc>
        <w:tc>
          <w:tcPr>
            <w:tcW w:w="1080" w:type="dxa"/>
          </w:tcPr>
          <w:p w14:paraId="2A75143B"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Mins_water</w:t>
            </w:r>
            <w:proofErr w:type="spellEnd"/>
          </w:p>
        </w:tc>
        <w:tc>
          <w:tcPr>
            <w:tcW w:w="1440" w:type="dxa"/>
          </w:tcPr>
          <w:p w14:paraId="6895EC5B"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irrigate</w:t>
            </w:r>
            <w:proofErr w:type="gramEnd"/>
            <w:r w:rsidRPr="00F25BF8">
              <w:rPr>
                <w:rFonts w:cs="Times New Roman"/>
                <w:b/>
                <w:bCs/>
                <w:spacing w:val="1"/>
                <w:w w:val="105"/>
                <w:sz w:val="18"/>
                <w:szCs w:val="18"/>
              </w:rPr>
              <w:t>_days</w:t>
            </w:r>
            <w:proofErr w:type="spellEnd"/>
          </w:p>
        </w:tc>
        <w:tc>
          <w:tcPr>
            <w:tcW w:w="1440" w:type="dxa"/>
          </w:tcPr>
          <w:p w14:paraId="5A993F7D"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irrigate</w:t>
            </w:r>
            <w:proofErr w:type="gramEnd"/>
            <w:r w:rsidRPr="00F25BF8">
              <w:rPr>
                <w:rFonts w:cs="Times New Roman"/>
                <w:b/>
                <w:bCs/>
                <w:spacing w:val="1"/>
                <w:w w:val="105"/>
                <w:sz w:val="18"/>
                <w:szCs w:val="18"/>
              </w:rPr>
              <w:t>_hours</w:t>
            </w:r>
            <w:proofErr w:type="spellEnd"/>
          </w:p>
        </w:tc>
        <w:tc>
          <w:tcPr>
            <w:tcW w:w="1440" w:type="dxa"/>
          </w:tcPr>
          <w:p w14:paraId="442595D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land</w:t>
            </w:r>
            <w:proofErr w:type="gramEnd"/>
            <w:r w:rsidRPr="00F25BF8">
              <w:rPr>
                <w:rFonts w:cs="Times New Roman"/>
                <w:b/>
                <w:bCs/>
                <w:spacing w:val="1"/>
                <w:w w:val="105"/>
                <w:sz w:val="18"/>
                <w:szCs w:val="18"/>
              </w:rPr>
              <w:t>_prepdays</w:t>
            </w:r>
            <w:proofErr w:type="spellEnd"/>
          </w:p>
        </w:tc>
      </w:tr>
      <w:tr w:rsidR="00F7697D" w:rsidRPr="00F25BF8" w14:paraId="21A131B4" w14:textId="77777777" w:rsidTr="00F7697D">
        <w:trPr>
          <w:trHeight w:val="20"/>
          <w:jc w:val="center"/>
        </w:trPr>
        <w:tc>
          <w:tcPr>
            <w:tcW w:w="677" w:type="dxa"/>
          </w:tcPr>
          <w:p w14:paraId="1F6C99F0" w14:textId="77777777" w:rsidR="00F7697D" w:rsidRPr="00F25BF8" w:rsidRDefault="00F7697D" w:rsidP="00F7697D">
            <w:pPr>
              <w:contextualSpacing/>
              <w:jc w:val="center"/>
              <w:rPr>
                <w:sz w:val="20"/>
              </w:rPr>
            </w:pPr>
            <w:r w:rsidRPr="00F25BF8">
              <w:rPr>
                <w:sz w:val="20"/>
              </w:rPr>
              <w:t>1</w:t>
            </w:r>
          </w:p>
        </w:tc>
        <w:tc>
          <w:tcPr>
            <w:tcW w:w="1118" w:type="dxa"/>
          </w:tcPr>
          <w:p w14:paraId="245A54F2" w14:textId="77777777" w:rsidR="00F7697D" w:rsidRPr="00F25BF8" w:rsidRDefault="00F7697D" w:rsidP="00F7697D">
            <w:pPr>
              <w:contextualSpacing/>
              <w:jc w:val="center"/>
            </w:pPr>
          </w:p>
        </w:tc>
        <w:tc>
          <w:tcPr>
            <w:tcW w:w="1080" w:type="dxa"/>
          </w:tcPr>
          <w:p w14:paraId="387989B4" w14:textId="77777777" w:rsidR="00F7697D" w:rsidRPr="00F25BF8" w:rsidRDefault="00F7697D" w:rsidP="00F7697D">
            <w:pPr>
              <w:contextualSpacing/>
              <w:jc w:val="center"/>
            </w:pPr>
          </w:p>
        </w:tc>
        <w:tc>
          <w:tcPr>
            <w:tcW w:w="1080" w:type="dxa"/>
          </w:tcPr>
          <w:p w14:paraId="29A4844D" w14:textId="77777777" w:rsidR="00F7697D" w:rsidRPr="00F25BF8" w:rsidRDefault="00F7697D" w:rsidP="00F7697D">
            <w:pPr>
              <w:contextualSpacing/>
              <w:jc w:val="center"/>
            </w:pPr>
          </w:p>
        </w:tc>
        <w:tc>
          <w:tcPr>
            <w:tcW w:w="1080" w:type="dxa"/>
          </w:tcPr>
          <w:p w14:paraId="27744382" w14:textId="77777777" w:rsidR="00F7697D" w:rsidRPr="00F25BF8" w:rsidRDefault="00F7697D" w:rsidP="00F7697D">
            <w:pPr>
              <w:contextualSpacing/>
              <w:jc w:val="center"/>
            </w:pPr>
          </w:p>
        </w:tc>
        <w:tc>
          <w:tcPr>
            <w:tcW w:w="1080" w:type="dxa"/>
          </w:tcPr>
          <w:p w14:paraId="324E9B48" w14:textId="77777777" w:rsidR="00F7697D" w:rsidRPr="00F25BF8" w:rsidRDefault="00F7697D" w:rsidP="00F7697D">
            <w:pPr>
              <w:contextualSpacing/>
              <w:jc w:val="center"/>
            </w:pPr>
          </w:p>
        </w:tc>
        <w:tc>
          <w:tcPr>
            <w:tcW w:w="1080" w:type="dxa"/>
          </w:tcPr>
          <w:p w14:paraId="0CA7F6D2" w14:textId="77777777" w:rsidR="00F7697D" w:rsidRPr="00F25BF8" w:rsidRDefault="00F7697D" w:rsidP="00F7697D">
            <w:pPr>
              <w:contextualSpacing/>
              <w:jc w:val="center"/>
            </w:pPr>
          </w:p>
        </w:tc>
        <w:tc>
          <w:tcPr>
            <w:tcW w:w="1440" w:type="dxa"/>
          </w:tcPr>
          <w:p w14:paraId="22B48BB7" w14:textId="77777777" w:rsidR="00F7697D" w:rsidRPr="00F25BF8" w:rsidRDefault="00F7697D" w:rsidP="00F7697D">
            <w:pPr>
              <w:contextualSpacing/>
              <w:jc w:val="center"/>
            </w:pPr>
          </w:p>
        </w:tc>
        <w:tc>
          <w:tcPr>
            <w:tcW w:w="1440" w:type="dxa"/>
          </w:tcPr>
          <w:p w14:paraId="0360B284" w14:textId="77777777" w:rsidR="00F7697D" w:rsidRPr="00F25BF8" w:rsidRDefault="00F7697D" w:rsidP="00F7697D">
            <w:pPr>
              <w:contextualSpacing/>
              <w:jc w:val="center"/>
            </w:pPr>
          </w:p>
        </w:tc>
        <w:tc>
          <w:tcPr>
            <w:tcW w:w="1440" w:type="dxa"/>
          </w:tcPr>
          <w:p w14:paraId="2FAD2CEC" w14:textId="77777777" w:rsidR="00F7697D" w:rsidRPr="00F25BF8" w:rsidRDefault="00F7697D" w:rsidP="00F7697D">
            <w:pPr>
              <w:contextualSpacing/>
              <w:jc w:val="center"/>
            </w:pPr>
          </w:p>
        </w:tc>
      </w:tr>
      <w:tr w:rsidR="00F7697D" w:rsidRPr="00F25BF8" w14:paraId="6E970BF1" w14:textId="77777777" w:rsidTr="00F7697D">
        <w:trPr>
          <w:trHeight w:val="20"/>
          <w:jc w:val="center"/>
        </w:trPr>
        <w:tc>
          <w:tcPr>
            <w:tcW w:w="677" w:type="dxa"/>
          </w:tcPr>
          <w:p w14:paraId="3FFC834F" w14:textId="77777777" w:rsidR="00F7697D" w:rsidRPr="00F25BF8" w:rsidRDefault="00F7697D" w:rsidP="00F7697D">
            <w:pPr>
              <w:contextualSpacing/>
              <w:jc w:val="center"/>
              <w:rPr>
                <w:sz w:val="20"/>
              </w:rPr>
            </w:pPr>
            <w:r w:rsidRPr="00F25BF8">
              <w:rPr>
                <w:sz w:val="20"/>
              </w:rPr>
              <w:t>2</w:t>
            </w:r>
          </w:p>
        </w:tc>
        <w:tc>
          <w:tcPr>
            <w:tcW w:w="1118" w:type="dxa"/>
          </w:tcPr>
          <w:p w14:paraId="55463B06" w14:textId="77777777" w:rsidR="00F7697D" w:rsidRPr="00F25BF8" w:rsidRDefault="00F7697D" w:rsidP="00F7697D">
            <w:pPr>
              <w:contextualSpacing/>
              <w:jc w:val="center"/>
            </w:pPr>
          </w:p>
        </w:tc>
        <w:tc>
          <w:tcPr>
            <w:tcW w:w="1080" w:type="dxa"/>
          </w:tcPr>
          <w:p w14:paraId="02534068" w14:textId="77777777" w:rsidR="00F7697D" w:rsidRPr="00F25BF8" w:rsidRDefault="00F7697D" w:rsidP="00F7697D">
            <w:pPr>
              <w:contextualSpacing/>
              <w:jc w:val="center"/>
            </w:pPr>
          </w:p>
        </w:tc>
        <w:tc>
          <w:tcPr>
            <w:tcW w:w="1080" w:type="dxa"/>
          </w:tcPr>
          <w:p w14:paraId="4EDA867C" w14:textId="77777777" w:rsidR="00F7697D" w:rsidRPr="00F25BF8" w:rsidRDefault="00F7697D" w:rsidP="00F7697D">
            <w:pPr>
              <w:contextualSpacing/>
              <w:jc w:val="center"/>
            </w:pPr>
          </w:p>
        </w:tc>
        <w:tc>
          <w:tcPr>
            <w:tcW w:w="1080" w:type="dxa"/>
          </w:tcPr>
          <w:p w14:paraId="30661F70" w14:textId="77777777" w:rsidR="00F7697D" w:rsidRPr="00F25BF8" w:rsidRDefault="00F7697D" w:rsidP="00F7697D">
            <w:pPr>
              <w:contextualSpacing/>
              <w:jc w:val="center"/>
            </w:pPr>
          </w:p>
        </w:tc>
        <w:tc>
          <w:tcPr>
            <w:tcW w:w="1080" w:type="dxa"/>
          </w:tcPr>
          <w:p w14:paraId="58D0D4BE" w14:textId="77777777" w:rsidR="00F7697D" w:rsidRPr="00F25BF8" w:rsidRDefault="00F7697D" w:rsidP="00F7697D">
            <w:pPr>
              <w:contextualSpacing/>
              <w:jc w:val="center"/>
            </w:pPr>
          </w:p>
        </w:tc>
        <w:tc>
          <w:tcPr>
            <w:tcW w:w="1080" w:type="dxa"/>
          </w:tcPr>
          <w:p w14:paraId="5E7E5AAF" w14:textId="77777777" w:rsidR="00F7697D" w:rsidRPr="00F25BF8" w:rsidRDefault="00F7697D" w:rsidP="00F7697D">
            <w:pPr>
              <w:contextualSpacing/>
              <w:jc w:val="center"/>
            </w:pPr>
          </w:p>
        </w:tc>
        <w:tc>
          <w:tcPr>
            <w:tcW w:w="1440" w:type="dxa"/>
          </w:tcPr>
          <w:p w14:paraId="3069C75D" w14:textId="77777777" w:rsidR="00F7697D" w:rsidRPr="00F25BF8" w:rsidRDefault="00F7697D" w:rsidP="00F7697D">
            <w:pPr>
              <w:contextualSpacing/>
              <w:jc w:val="center"/>
            </w:pPr>
          </w:p>
        </w:tc>
        <w:tc>
          <w:tcPr>
            <w:tcW w:w="1440" w:type="dxa"/>
          </w:tcPr>
          <w:p w14:paraId="651201D1" w14:textId="77777777" w:rsidR="00F7697D" w:rsidRPr="00F25BF8" w:rsidRDefault="00F7697D" w:rsidP="00F7697D">
            <w:pPr>
              <w:contextualSpacing/>
              <w:jc w:val="center"/>
            </w:pPr>
          </w:p>
        </w:tc>
        <w:tc>
          <w:tcPr>
            <w:tcW w:w="1440" w:type="dxa"/>
          </w:tcPr>
          <w:p w14:paraId="7EDC9041" w14:textId="77777777" w:rsidR="00F7697D" w:rsidRPr="00F25BF8" w:rsidRDefault="00F7697D" w:rsidP="00F7697D">
            <w:pPr>
              <w:contextualSpacing/>
              <w:jc w:val="center"/>
            </w:pPr>
          </w:p>
        </w:tc>
      </w:tr>
      <w:tr w:rsidR="00F7697D" w:rsidRPr="00F25BF8" w14:paraId="09033386" w14:textId="77777777" w:rsidTr="00F7697D">
        <w:trPr>
          <w:trHeight w:val="20"/>
          <w:jc w:val="center"/>
        </w:trPr>
        <w:tc>
          <w:tcPr>
            <w:tcW w:w="677" w:type="dxa"/>
          </w:tcPr>
          <w:p w14:paraId="33B1FFFB" w14:textId="77777777" w:rsidR="00F7697D" w:rsidRPr="00F25BF8" w:rsidRDefault="00F7697D" w:rsidP="00F7697D">
            <w:pPr>
              <w:contextualSpacing/>
              <w:jc w:val="center"/>
              <w:rPr>
                <w:sz w:val="20"/>
              </w:rPr>
            </w:pPr>
            <w:r w:rsidRPr="00F25BF8">
              <w:rPr>
                <w:sz w:val="20"/>
              </w:rPr>
              <w:t>3</w:t>
            </w:r>
          </w:p>
        </w:tc>
        <w:tc>
          <w:tcPr>
            <w:tcW w:w="1118" w:type="dxa"/>
          </w:tcPr>
          <w:p w14:paraId="4EB61B85" w14:textId="77777777" w:rsidR="00F7697D" w:rsidRPr="00F25BF8" w:rsidRDefault="00F7697D" w:rsidP="00F7697D">
            <w:pPr>
              <w:contextualSpacing/>
              <w:jc w:val="center"/>
            </w:pPr>
          </w:p>
        </w:tc>
        <w:tc>
          <w:tcPr>
            <w:tcW w:w="1080" w:type="dxa"/>
          </w:tcPr>
          <w:p w14:paraId="3B4AA744" w14:textId="77777777" w:rsidR="00F7697D" w:rsidRPr="00F25BF8" w:rsidRDefault="00F7697D" w:rsidP="00F7697D">
            <w:pPr>
              <w:contextualSpacing/>
              <w:jc w:val="center"/>
            </w:pPr>
          </w:p>
        </w:tc>
        <w:tc>
          <w:tcPr>
            <w:tcW w:w="1080" w:type="dxa"/>
          </w:tcPr>
          <w:p w14:paraId="39FFAF66" w14:textId="77777777" w:rsidR="00F7697D" w:rsidRPr="00F25BF8" w:rsidRDefault="00F7697D" w:rsidP="00F7697D">
            <w:pPr>
              <w:contextualSpacing/>
              <w:jc w:val="center"/>
            </w:pPr>
          </w:p>
        </w:tc>
        <w:tc>
          <w:tcPr>
            <w:tcW w:w="1080" w:type="dxa"/>
          </w:tcPr>
          <w:p w14:paraId="20F8B1C6" w14:textId="77777777" w:rsidR="00F7697D" w:rsidRPr="00F25BF8" w:rsidRDefault="00F7697D" w:rsidP="00F7697D">
            <w:pPr>
              <w:contextualSpacing/>
              <w:jc w:val="center"/>
            </w:pPr>
          </w:p>
        </w:tc>
        <w:tc>
          <w:tcPr>
            <w:tcW w:w="1080" w:type="dxa"/>
          </w:tcPr>
          <w:p w14:paraId="7FC8CAF9" w14:textId="77777777" w:rsidR="00F7697D" w:rsidRPr="00F25BF8" w:rsidRDefault="00F7697D" w:rsidP="00F7697D">
            <w:pPr>
              <w:contextualSpacing/>
              <w:jc w:val="center"/>
            </w:pPr>
          </w:p>
        </w:tc>
        <w:tc>
          <w:tcPr>
            <w:tcW w:w="1080" w:type="dxa"/>
          </w:tcPr>
          <w:p w14:paraId="551FAEB0" w14:textId="77777777" w:rsidR="00F7697D" w:rsidRPr="00F25BF8" w:rsidRDefault="00F7697D" w:rsidP="00F7697D">
            <w:pPr>
              <w:contextualSpacing/>
              <w:jc w:val="center"/>
            </w:pPr>
          </w:p>
        </w:tc>
        <w:tc>
          <w:tcPr>
            <w:tcW w:w="1440" w:type="dxa"/>
          </w:tcPr>
          <w:p w14:paraId="3B7D7612" w14:textId="77777777" w:rsidR="00F7697D" w:rsidRPr="00F25BF8" w:rsidRDefault="00F7697D" w:rsidP="00F7697D">
            <w:pPr>
              <w:contextualSpacing/>
              <w:jc w:val="center"/>
            </w:pPr>
          </w:p>
        </w:tc>
        <w:tc>
          <w:tcPr>
            <w:tcW w:w="1440" w:type="dxa"/>
          </w:tcPr>
          <w:p w14:paraId="57276C1A" w14:textId="77777777" w:rsidR="00F7697D" w:rsidRPr="00F25BF8" w:rsidRDefault="00F7697D" w:rsidP="00F7697D">
            <w:pPr>
              <w:contextualSpacing/>
              <w:jc w:val="center"/>
            </w:pPr>
          </w:p>
        </w:tc>
        <w:tc>
          <w:tcPr>
            <w:tcW w:w="1440" w:type="dxa"/>
          </w:tcPr>
          <w:p w14:paraId="1E6AF9F0" w14:textId="77777777" w:rsidR="00F7697D" w:rsidRPr="00F25BF8" w:rsidRDefault="00F7697D" w:rsidP="00F7697D">
            <w:pPr>
              <w:contextualSpacing/>
              <w:jc w:val="center"/>
            </w:pPr>
          </w:p>
        </w:tc>
      </w:tr>
      <w:tr w:rsidR="00F7697D" w:rsidRPr="00F25BF8" w14:paraId="37DCD1FF" w14:textId="77777777" w:rsidTr="00F7697D">
        <w:trPr>
          <w:trHeight w:val="20"/>
          <w:jc w:val="center"/>
        </w:trPr>
        <w:tc>
          <w:tcPr>
            <w:tcW w:w="677" w:type="dxa"/>
          </w:tcPr>
          <w:p w14:paraId="5ADC4C28" w14:textId="77777777" w:rsidR="00F7697D" w:rsidRPr="00F25BF8" w:rsidRDefault="00F7697D" w:rsidP="00F7697D">
            <w:pPr>
              <w:contextualSpacing/>
              <w:jc w:val="center"/>
              <w:rPr>
                <w:sz w:val="20"/>
              </w:rPr>
            </w:pPr>
            <w:r w:rsidRPr="00F25BF8">
              <w:rPr>
                <w:sz w:val="20"/>
              </w:rPr>
              <w:t>4</w:t>
            </w:r>
          </w:p>
        </w:tc>
        <w:tc>
          <w:tcPr>
            <w:tcW w:w="1118" w:type="dxa"/>
          </w:tcPr>
          <w:p w14:paraId="50628860" w14:textId="77777777" w:rsidR="00F7697D" w:rsidRPr="00F25BF8" w:rsidRDefault="00F7697D" w:rsidP="00F7697D">
            <w:pPr>
              <w:contextualSpacing/>
              <w:jc w:val="center"/>
            </w:pPr>
          </w:p>
        </w:tc>
        <w:tc>
          <w:tcPr>
            <w:tcW w:w="1080" w:type="dxa"/>
          </w:tcPr>
          <w:p w14:paraId="6F16AFA7" w14:textId="77777777" w:rsidR="00F7697D" w:rsidRPr="00F25BF8" w:rsidRDefault="00F7697D" w:rsidP="00F7697D">
            <w:pPr>
              <w:contextualSpacing/>
              <w:jc w:val="center"/>
            </w:pPr>
          </w:p>
        </w:tc>
        <w:tc>
          <w:tcPr>
            <w:tcW w:w="1080" w:type="dxa"/>
          </w:tcPr>
          <w:p w14:paraId="545D7F45" w14:textId="77777777" w:rsidR="00F7697D" w:rsidRPr="00F25BF8" w:rsidRDefault="00F7697D" w:rsidP="00F7697D">
            <w:pPr>
              <w:contextualSpacing/>
              <w:jc w:val="center"/>
            </w:pPr>
          </w:p>
        </w:tc>
        <w:tc>
          <w:tcPr>
            <w:tcW w:w="1080" w:type="dxa"/>
          </w:tcPr>
          <w:p w14:paraId="21E85F99" w14:textId="77777777" w:rsidR="00F7697D" w:rsidRPr="00F25BF8" w:rsidRDefault="00F7697D" w:rsidP="00F7697D">
            <w:pPr>
              <w:contextualSpacing/>
              <w:jc w:val="center"/>
            </w:pPr>
          </w:p>
        </w:tc>
        <w:tc>
          <w:tcPr>
            <w:tcW w:w="1080" w:type="dxa"/>
          </w:tcPr>
          <w:p w14:paraId="6AA828C7" w14:textId="77777777" w:rsidR="00F7697D" w:rsidRPr="00F25BF8" w:rsidRDefault="00F7697D" w:rsidP="00F7697D">
            <w:pPr>
              <w:contextualSpacing/>
              <w:jc w:val="center"/>
            </w:pPr>
          </w:p>
        </w:tc>
        <w:tc>
          <w:tcPr>
            <w:tcW w:w="1080" w:type="dxa"/>
          </w:tcPr>
          <w:p w14:paraId="50313CF9" w14:textId="77777777" w:rsidR="00F7697D" w:rsidRPr="00F25BF8" w:rsidRDefault="00F7697D" w:rsidP="00F7697D">
            <w:pPr>
              <w:contextualSpacing/>
              <w:jc w:val="center"/>
            </w:pPr>
          </w:p>
        </w:tc>
        <w:tc>
          <w:tcPr>
            <w:tcW w:w="1440" w:type="dxa"/>
          </w:tcPr>
          <w:p w14:paraId="0BFCFEC4" w14:textId="77777777" w:rsidR="00F7697D" w:rsidRPr="00F25BF8" w:rsidRDefault="00F7697D" w:rsidP="00F7697D">
            <w:pPr>
              <w:contextualSpacing/>
              <w:jc w:val="center"/>
            </w:pPr>
          </w:p>
        </w:tc>
        <w:tc>
          <w:tcPr>
            <w:tcW w:w="1440" w:type="dxa"/>
          </w:tcPr>
          <w:p w14:paraId="03C664AC" w14:textId="77777777" w:rsidR="00F7697D" w:rsidRPr="00F25BF8" w:rsidRDefault="00F7697D" w:rsidP="00F7697D">
            <w:pPr>
              <w:contextualSpacing/>
              <w:jc w:val="center"/>
            </w:pPr>
          </w:p>
        </w:tc>
        <w:tc>
          <w:tcPr>
            <w:tcW w:w="1440" w:type="dxa"/>
          </w:tcPr>
          <w:p w14:paraId="6D10C830" w14:textId="77777777" w:rsidR="00F7697D" w:rsidRPr="00F25BF8" w:rsidRDefault="00F7697D" w:rsidP="00F7697D">
            <w:pPr>
              <w:contextualSpacing/>
              <w:jc w:val="center"/>
            </w:pPr>
          </w:p>
        </w:tc>
      </w:tr>
      <w:tr w:rsidR="00F7697D" w:rsidRPr="00F25BF8" w14:paraId="7BE6A6B2" w14:textId="77777777" w:rsidTr="00F7697D">
        <w:trPr>
          <w:trHeight w:val="20"/>
          <w:jc w:val="center"/>
        </w:trPr>
        <w:tc>
          <w:tcPr>
            <w:tcW w:w="677" w:type="dxa"/>
          </w:tcPr>
          <w:p w14:paraId="2D710785" w14:textId="77777777" w:rsidR="00F7697D" w:rsidRPr="00F25BF8" w:rsidRDefault="00F7697D" w:rsidP="00F7697D">
            <w:pPr>
              <w:contextualSpacing/>
              <w:jc w:val="center"/>
              <w:rPr>
                <w:sz w:val="20"/>
              </w:rPr>
            </w:pPr>
            <w:r w:rsidRPr="00F25BF8">
              <w:rPr>
                <w:sz w:val="20"/>
              </w:rPr>
              <w:t>5</w:t>
            </w:r>
          </w:p>
        </w:tc>
        <w:tc>
          <w:tcPr>
            <w:tcW w:w="1118" w:type="dxa"/>
          </w:tcPr>
          <w:p w14:paraId="643A31A9" w14:textId="77777777" w:rsidR="00F7697D" w:rsidRPr="00F25BF8" w:rsidRDefault="00F7697D" w:rsidP="00F7697D">
            <w:pPr>
              <w:contextualSpacing/>
              <w:jc w:val="center"/>
            </w:pPr>
          </w:p>
        </w:tc>
        <w:tc>
          <w:tcPr>
            <w:tcW w:w="1080" w:type="dxa"/>
          </w:tcPr>
          <w:p w14:paraId="27901103" w14:textId="77777777" w:rsidR="00F7697D" w:rsidRPr="00F25BF8" w:rsidRDefault="00F7697D" w:rsidP="00F7697D">
            <w:pPr>
              <w:contextualSpacing/>
              <w:jc w:val="center"/>
            </w:pPr>
          </w:p>
        </w:tc>
        <w:tc>
          <w:tcPr>
            <w:tcW w:w="1080" w:type="dxa"/>
          </w:tcPr>
          <w:p w14:paraId="5CE97A27" w14:textId="77777777" w:rsidR="00F7697D" w:rsidRPr="00F25BF8" w:rsidRDefault="00F7697D" w:rsidP="00F7697D">
            <w:pPr>
              <w:contextualSpacing/>
              <w:jc w:val="center"/>
            </w:pPr>
          </w:p>
        </w:tc>
        <w:tc>
          <w:tcPr>
            <w:tcW w:w="1080" w:type="dxa"/>
          </w:tcPr>
          <w:p w14:paraId="040010C0" w14:textId="77777777" w:rsidR="00F7697D" w:rsidRPr="00F25BF8" w:rsidRDefault="00F7697D" w:rsidP="00F7697D">
            <w:pPr>
              <w:contextualSpacing/>
              <w:jc w:val="center"/>
            </w:pPr>
          </w:p>
        </w:tc>
        <w:tc>
          <w:tcPr>
            <w:tcW w:w="1080" w:type="dxa"/>
          </w:tcPr>
          <w:p w14:paraId="118F3C6B" w14:textId="77777777" w:rsidR="00F7697D" w:rsidRPr="00F25BF8" w:rsidRDefault="00F7697D" w:rsidP="00F7697D">
            <w:pPr>
              <w:contextualSpacing/>
              <w:jc w:val="center"/>
            </w:pPr>
          </w:p>
        </w:tc>
        <w:tc>
          <w:tcPr>
            <w:tcW w:w="1080" w:type="dxa"/>
          </w:tcPr>
          <w:p w14:paraId="3F0D7DDB" w14:textId="77777777" w:rsidR="00F7697D" w:rsidRPr="00F25BF8" w:rsidRDefault="00F7697D" w:rsidP="00F7697D">
            <w:pPr>
              <w:contextualSpacing/>
              <w:jc w:val="center"/>
            </w:pPr>
          </w:p>
        </w:tc>
        <w:tc>
          <w:tcPr>
            <w:tcW w:w="1440" w:type="dxa"/>
          </w:tcPr>
          <w:p w14:paraId="03A2221D" w14:textId="77777777" w:rsidR="00F7697D" w:rsidRPr="00F25BF8" w:rsidRDefault="00F7697D" w:rsidP="00F7697D">
            <w:pPr>
              <w:contextualSpacing/>
              <w:jc w:val="center"/>
            </w:pPr>
          </w:p>
        </w:tc>
        <w:tc>
          <w:tcPr>
            <w:tcW w:w="1440" w:type="dxa"/>
          </w:tcPr>
          <w:p w14:paraId="7E03670E" w14:textId="77777777" w:rsidR="00F7697D" w:rsidRPr="00F25BF8" w:rsidRDefault="00F7697D" w:rsidP="00F7697D">
            <w:pPr>
              <w:contextualSpacing/>
              <w:jc w:val="center"/>
            </w:pPr>
          </w:p>
        </w:tc>
        <w:tc>
          <w:tcPr>
            <w:tcW w:w="1440" w:type="dxa"/>
          </w:tcPr>
          <w:p w14:paraId="639590F3" w14:textId="77777777" w:rsidR="00F7697D" w:rsidRPr="00F25BF8" w:rsidRDefault="00F7697D" w:rsidP="00F7697D">
            <w:pPr>
              <w:contextualSpacing/>
              <w:jc w:val="center"/>
            </w:pPr>
          </w:p>
        </w:tc>
      </w:tr>
      <w:tr w:rsidR="00F7697D" w:rsidRPr="00F25BF8" w14:paraId="4AC2F552" w14:textId="77777777" w:rsidTr="00F7697D">
        <w:trPr>
          <w:trHeight w:val="20"/>
          <w:jc w:val="center"/>
        </w:trPr>
        <w:tc>
          <w:tcPr>
            <w:tcW w:w="677" w:type="dxa"/>
          </w:tcPr>
          <w:p w14:paraId="5A95F47F" w14:textId="77777777" w:rsidR="00F7697D" w:rsidRPr="00F25BF8" w:rsidRDefault="00F7697D" w:rsidP="00F7697D">
            <w:pPr>
              <w:contextualSpacing/>
              <w:jc w:val="center"/>
              <w:rPr>
                <w:sz w:val="20"/>
              </w:rPr>
            </w:pPr>
            <w:r w:rsidRPr="00F25BF8">
              <w:rPr>
                <w:sz w:val="20"/>
              </w:rPr>
              <w:t>6</w:t>
            </w:r>
          </w:p>
        </w:tc>
        <w:tc>
          <w:tcPr>
            <w:tcW w:w="1118" w:type="dxa"/>
          </w:tcPr>
          <w:p w14:paraId="45D19376" w14:textId="77777777" w:rsidR="00F7697D" w:rsidRPr="00F25BF8" w:rsidRDefault="00F7697D" w:rsidP="00F7697D">
            <w:pPr>
              <w:contextualSpacing/>
              <w:jc w:val="center"/>
            </w:pPr>
          </w:p>
        </w:tc>
        <w:tc>
          <w:tcPr>
            <w:tcW w:w="1080" w:type="dxa"/>
          </w:tcPr>
          <w:p w14:paraId="14130237" w14:textId="77777777" w:rsidR="00F7697D" w:rsidRPr="00F25BF8" w:rsidRDefault="00F7697D" w:rsidP="00F7697D">
            <w:pPr>
              <w:contextualSpacing/>
              <w:jc w:val="center"/>
            </w:pPr>
          </w:p>
        </w:tc>
        <w:tc>
          <w:tcPr>
            <w:tcW w:w="1080" w:type="dxa"/>
          </w:tcPr>
          <w:p w14:paraId="3848C47C" w14:textId="77777777" w:rsidR="00F7697D" w:rsidRPr="00F25BF8" w:rsidRDefault="00F7697D" w:rsidP="00F7697D">
            <w:pPr>
              <w:contextualSpacing/>
              <w:jc w:val="center"/>
            </w:pPr>
          </w:p>
        </w:tc>
        <w:tc>
          <w:tcPr>
            <w:tcW w:w="1080" w:type="dxa"/>
          </w:tcPr>
          <w:p w14:paraId="5AA68DFB" w14:textId="77777777" w:rsidR="00F7697D" w:rsidRPr="00F25BF8" w:rsidRDefault="00F7697D" w:rsidP="00F7697D">
            <w:pPr>
              <w:contextualSpacing/>
              <w:jc w:val="center"/>
            </w:pPr>
          </w:p>
        </w:tc>
        <w:tc>
          <w:tcPr>
            <w:tcW w:w="1080" w:type="dxa"/>
          </w:tcPr>
          <w:p w14:paraId="42A1B438" w14:textId="77777777" w:rsidR="00F7697D" w:rsidRPr="00F25BF8" w:rsidRDefault="00F7697D" w:rsidP="00F7697D">
            <w:pPr>
              <w:contextualSpacing/>
              <w:jc w:val="center"/>
            </w:pPr>
          </w:p>
        </w:tc>
        <w:tc>
          <w:tcPr>
            <w:tcW w:w="1080" w:type="dxa"/>
          </w:tcPr>
          <w:p w14:paraId="508BA09C" w14:textId="77777777" w:rsidR="00F7697D" w:rsidRPr="00F25BF8" w:rsidRDefault="00F7697D" w:rsidP="00F7697D">
            <w:pPr>
              <w:contextualSpacing/>
              <w:jc w:val="center"/>
            </w:pPr>
          </w:p>
        </w:tc>
        <w:tc>
          <w:tcPr>
            <w:tcW w:w="1440" w:type="dxa"/>
          </w:tcPr>
          <w:p w14:paraId="179D5977" w14:textId="77777777" w:rsidR="00F7697D" w:rsidRPr="00F25BF8" w:rsidRDefault="00F7697D" w:rsidP="00F7697D">
            <w:pPr>
              <w:contextualSpacing/>
              <w:jc w:val="center"/>
            </w:pPr>
          </w:p>
        </w:tc>
        <w:tc>
          <w:tcPr>
            <w:tcW w:w="1440" w:type="dxa"/>
          </w:tcPr>
          <w:p w14:paraId="0A7DE713" w14:textId="77777777" w:rsidR="00F7697D" w:rsidRPr="00F25BF8" w:rsidRDefault="00F7697D" w:rsidP="00F7697D">
            <w:pPr>
              <w:contextualSpacing/>
              <w:jc w:val="center"/>
            </w:pPr>
          </w:p>
        </w:tc>
        <w:tc>
          <w:tcPr>
            <w:tcW w:w="1440" w:type="dxa"/>
          </w:tcPr>
          <w:p w14:paraId="1B168A43" w14:textId="77777777" w:rsidR="00F7697D" w:rsidRPr="00F25BF8" w:rsidRDefault="00F7697D" w:rsidP="00F7697D">
            <w:pPr>
              <w:contextualSpacing/>
              <w:jc w:val="center"/>
            </w:pPr>
          </w:p>
        </w:tc>
      </w:tr>
      <w:tr w:rsidR="00F7697D" w:rsidRPr="00F25BF8" w14:paraId="6A9EC5E4" w14:textId="77777777" w:rsidTr="00F7697D">
        <w:trPr>
          <w:trHeight w:val="20"/>
          <w:jc w:val="center"/>
        </w:trPr>
        <w:tc>
          <w:tcPr>
            <w:tcW w:w="677" w:type="dxa"/>
          </w:tcPr>
          <w:p w14:paraId="344A217B" w14:textId="77777777" w:rsidR="00F7697D" w:rsidRPr="00F25BF8" w:rsidRDefault="00F7697D" w:rsidP="00F7697D">
            <w:pPr>
              <w:contextualSpacing/>
              <w:jc w:val="center"/>
              <w:rPr>
                <w:sz w:val="20"/>
              </w:rPr>
            </w:pPr>
            <w:r w:rsidRPr="00F25BF8">
              <w:rPr>
                <w:sz w:val="20"/>
              </w:rPr>
              <w:t>7</w:t>
            </w:r>
          </w:p>
        </w:tc>
        <w:tc>
          <w:tcPr>
            <w:tcW w:w="1118" w:type="dxa"/>
          </w:tcPr>
          <w:p w14:paraId="1AF34B98" w14:textId="77777777" w:rsidR="00F7697D" w:rsidRPr="00F25BF8" w:rsidRDefault="00F7697D" w:rsidP="00F7697D">
            <w:pPr>
              <w:contextualSpacing/>
              <w:jc w:val="center"/>
            </w:pPr>
          </w:p>
        </w:tc>
        <w:tc>
          <w:tcPr>
            <w:tcW w:w="1080" w:type="dxa"/>
          </w:tcPr>
          <w:p w14:paraId="02A7CCE1" w14:textId="77777777" w:rsidR="00F7697D" w:rsidRPr="00F25BF8" w:rsidRDefault="00F7697D" w:rsidP="00F7697D">
            <w:pPr>
              <w:contextualSpacing/>
              <w:jc w:val="center"/>
            </w:pPr>
          </w:p>
        </w:tc>
        <w:tc>
          <w:tcPr>
            <w:tcW w:w="1080" w:type="dxa"/>
          </w:tcPr>
          <w:p w14:paraId="7A6B923A" w14:textId="77777777" w:rsidR="00F7697D" w:rsidRPr="00F25BF8" w:rsidRDefault="00F7697D" w:rsidP="00F7697D">
            <w:pPr>
              <w:contextualSpacing/>
              <w:jc w:val="center"/>
            </w:pPr>
          </w:p>
        </w:tc>
        <w:tc>
          <w:tcPr>
            <w:tcW w:w="1080" w:type="dxa"/>
          </w:tcPr>
          <w:p w14:paraId="0BD5A7A6" w14:textId="77777777" w:rsidR="00F7697D" w:rsidRPr="00F25BF8" w:rsidRDefault="00F7697D" w:rsidP="00F7697D">
            <w:pPr>
              <w:contextualSpacing/>
              <w:jc w:val="center"/>
            </w:pPr>
          </w:p>
        </w:tc>
        <w:tc>
          <w:tcPr>
            <w:tcW w:w="1080" w:type="dxa"/>
          </w:tcPr>
          <w:p w14:paraId="1E8D36FE" w14:textId="77777777" w:rsidR="00F7697D" w:rsidRPr="00F25BF8" w:rsidRDefault="00F7697D" w:rsidP="00F7697D">
            <w:pPr>
              <w:contextualSpacing/>
              <w:jc w:val="center"/>
            </w:pPr>
          </w:p>
        </w:tc>
        <w:tc>
          <w:tcPr>
            <w:tcW w:w="1080" w:type="dxa"/>
          </w:tcPr>
          <w:p w14:paraId="2A835DC8" w14:textId="77777777" w:rsidR="00F7697D" w:rsidRPr="00F25BF8" w:rsidRDefault="00F7697D" w:rsidP="00F7697D">
            <w:pPr>
              <w:contextualSpacing/>
              <w:jc w:val="center"/>
            </w:pPr>
          </w:p>
        </w:tc>
        <w:tc>
          <w:tcPr>
            <w:tcW w:w="1440" w:type="dxa"/>
          </w:tcPr>
          <w:p w14:paraId="0CB17B48" w14:textId="77777777" w:rsidR="00F7697D" w:rsidRPr="00F25BF8" w:rsidRDefault="00F7697D" w:rsidP="00F7697D">
            <w:pPr>
              <w:contextualSpacing/>
              <w:jc w:val="center"/>
            </w:pPr>
          </w:p>
        </w:tc>
        <w:tc>
          <w:tcPr>
            <w:tcW w:w="1440" w:type="dxa"/>
          </w:tcPr>
          <w:p w14:paraId="0FD3206C" w14:textId="77777777" w:rsidR="00F7697D" w:rsidRPr="00F25BF8" w:rsidRDefault="00F7697D" w:rsidP="00F7697D">
            <w:pPr>
              <w:contextualSpacing/>
              <w:jc w:val="center"/>
            </w:pPr>
          </w:p>
        </w:tc>
        <w:tc>
          <w:tcPr>
            <w:tcW w:w="1440" w:type="dxa"/>
          </w:tcPr>
          <w:p w14:paraId="318F899B" w14:textId="77777777" w:rsidR="00F7697D" w:rsidRPr="00F25BF8" w:rsidRDefault="00F7697D" w:rsidP="00F7697D">
            <w:pPr>
              <w:contextualSpacing/>
              <w:jc w:val="center"/>
            </w:pPr>
          </w:p>
        </w:tc>
      </w:tr>
      <w:tr w:rsidR="00F7697D" w:rsidRPr="00F25BF8" w14:paraId="2122459E" w14:textId="77777777" w:rsidTr="00F7697D">
        <w:trPr>
          <w:trHeight w:val="20"/>
          <w:jc w:val="center"/>
        </w:trPr>
        <w:tc>
          <w:tcPr>
            <w:tcW w:w="677" w:type="dxa"/>
          </w:tcPr>
          <w:p w14:paraId="681A99B6" w14:textId="77777777" w:rsidR="00F7697D" w:rsidRPr="00F25BF8" w:rsidRDefault="00F7697D" w:rsidP="00F7697D">
            <w:pPr>
              <w:contextualSpacing/>
              <w:jc w:val="center"/>
              <w:rPr>
                <w:sz w:val="20"/>
              </w:rPr>
            </w:pPr>
            <w:r w:rsidRPr="00F25BF8">
              <w:rPr>
                <w:sz w:val="20"/>
              </w:rPr>
              <w:t>8</w:t>
            </w:r>
          </w:p>
        </w:tc>
        <w:tc>
          <w:tcPr>
            <w:tcW w:w="1118" w:type="dxa"/>
          </w:tcPr>
          <w:p w14:paraId="5F87CBCF" w14:textId="77777777" w:rsidR="00F7697D" w:rsidRPr="00F25BF8" w:rsidRDefault="00F7697D" w:rsidP="00F7697D">
            <w:pPr>
              <w:contextualSpacing/>
              <w:jc w:val="center"/>
            </w:pPr>
          </w:p>
        </w:tc>
        <w:tc>
          <w:tcPr>
            <w:tcW w:w="1080" w:type="dxa"/>
          </w:tcPr>
          <w:p w14:paraId="77A2A53A" w14:textId="77777777" w:rsidR="00F7697D" w:rsidRPr="00F25BF8" w:rsidRDefault="00F7697D" w:rsidP="00F7697D">
            <w:pPr>
              <w:contextualSpacing/>
              <w:jc w:val="center"/>
            </w:pPr>
          </w:p>
        </w:tc>
        <w:tc>
          <w:tcPr>
            <w:tcW w:w="1080" w:type="dxa"/>
          </w:tcPr>
          <w:p w14:paraId="35A9AAE4" w14:textId="77777777" w:rsidR="00F7697D" w:rsidRPr="00F25BF8" w:rsidRDefault="00F7697D" w:rsidP="00F7697D">
            <w:pPr>
              <w:contextualSpacing/>
              <w:jc w:val="center"/>
            </w:pPr>
          </w:p>
        </w:tc>
        <w:tc>
          <w:tcPr>
            <w:tcW w:w="1080" w:type="dxa"/>
          </w:tcPr>
          <w:p w14:paraId="490DBA61" w14:textId="77777777" w:rsidR="00F7697D" w:rsidRPr="00F25BF8" w:rsidRDefault="00F7697D" w:rsidP="00F7697D">
            <w:pPr>
              <w:contextualSpacing/>
              <w:jc w:val="center"/>
            </w:pPr>
          </w:p>
        </w:tc>
        <w:tc>
          <w:tcPr>
            <w:tcW w:w="1080" w:type="dxa"/>
          </w:tcPr>
          <w:p w14:paraId="2EB3F501" w14:textId="77777777" w:rsidR="00F7697D" w:rsidRPr="00F25BF8" w:rsidRDefault="00F7697D" w:rsidP="00F7697D">
            <w:pPr>
              <w:contextualSpacing/>
              <w:jc w:val="center"/>
            </w:pPr>
          </w:p>
        </w:tc>
        <w:tc>
          <w:tcPr>
            <w:tcW w:w="1080" w:type="dxa"/>
          </w:tcPr>
          <w:p w14:paraId="48CAF211" w14:textId="77777777" w:rsidR="00F7697D" w:rsidRPr="00F25BF8" w:rsidRDefault="00F7697D" w:rsidP="00F7697D">
            <w:pPr>
              <w:contextualSpacing/>
              <w:jc w:val="center"/>
            </w:pPr>
          </w:p>
        </w:tc>
        <w:tc>
          <w:tcPr>
            <w:tcW w:w="1440" w:type="dxa"/>
          </w:tcPr>
          <w:p w14:paraId="2CB553B0" w14:textId="77777777" w:rsidR="00F7697D" w:rsidRPr="00F25BF8" w:rsidRDefault="00F7697D" w:rsidP="00F7697D">
            <w:pPr>
              <w:contextualSpacing/>
              <w:jc w:val="center"/>
            </w:pPr>
          </w:p>
        </w:tc>
        <w:tc>
          <w:tcPr>
            <w:tcW w:w="1440" w:type="dxa"/>
          </w:tcPr>
          <w:p w14:paraId="435854CA" w14:textId="77777777" w:rsidR="00F7697D" w:rsidRPr="00F25BF8" w:rsidRDefault="00F7697D" w:rsidP="00F7697D">
            <w:pPr>
              <w:contextualSpacing/>
              <w:jc w:val="center"/>
            </w:pPr>
          </w:p>
        </w:tc>
        <w:tc>
          <w:tcPr>
            <w:tcW w:w="1440" w:type="dxa"/>
          </w:tcPr>
          <w:p w14:paraId="2EB998A9" w14:textId="77777777" w:rsidR="00F7697D" w:rsidRPr="00F25BF8" w:rsidRDefault="00F7697D" w:rsidP="00F7697D">
            <w:pPr>
              <w:contextualSpacing/>
              <w:jc w:val="center"/>
            </w:pPr>
          </w:p>
        </w:tc>
      </w:tr>
      <w:tr w:rsidR="00F7697D" w:rsidRPr="00F25BF8" w14:paraId="6DBE7480" w14:textId="77777777" w:rsidTr="00F7697D">
        <w:trPr>
          <w:trHeight w:val="20"/>
          <w:jc w:val="center"/>
        </w:trPr>
        <w:tc>
          <w:tcPr>
            <w:tcW w:w="677" w:type="dxa"/>
          </w:tcPr>
          <w:p w14:paraId="3AD5770B" w14:textId="77777777" w:rsidR="00F7697D" w:rsidRPr="00F25BF8" w:rsidRDefault="00F7697D" w:rsidP="00F7697D">
            <w:pPr>
              <w:contextualSpacing/>
              <w:jc w:val="center"/>
              <w:rPr>
                <w:sz w:val="20"/>
              </w:rPr>
            </w:pPr>
            <w:r w:rsidRPr="00F25BF8">
              <w:rPr>
                <w:sz w:val="20"/>
              </w:rPr>
              <w:t>9</w:t>
            </w:r>
          </w:p>
        </w:tc>
        <w:tc>
          <w:tcPr>
            <w:tcW w:w="1118" w:type="dxa"/>
          </w:tcPr>
          <w:p w14:paraId="2A44C720" w14:textId="77777777" w:rsidR="00F7697D" w:rsidRPr="00F25BF8" w:rsidRDefault="00F7697D" w:rsidP="00F7697D">
            <w:pPr>
              <w:contextualSpacing/>
              <w:jc w:val="center"/>
            </w:pPr>
          </w:p>
        </w:tc>
        <w:tc>
          <w:tcPr>
            <w:tcW w:w="1080" w:type="dxa"/>
          </w:tcPr>
          <w:p w14:paraId="2B97E035" w14:textId="77777777" w:rsidR="00F7697D" w:rsidRPr="00F25BF8" w:rsidRDefault="00F7697D" w:rsidP="00F7697D">
            <w:pPr>
              <w:contextualSpacing/>
              <w:jc w:val="center"/>
            </w:pPr>
          </w:p>
        </w:tc>
        <w:tc>
          <w:tcPr>
            <w:tcW w:w="1080" w:type="dxa"/>
          </w:tcPr>
          <w:p w14:paraId="7C8112F6" w14:textId="77777777" w:rsidR="00F7697D" w:rsidRPr="00F25BF8" w:rsidRDefault="00F7697D" w:rsidP="00F7697D">
            <w:pPr>
              <w:contextualSpacing/>
              <w:jc w:val="center"/>
            </w:pPr>
          </w:p>
        </w:tc>
        <w:tc>
          <w:tcPr>
            <w:tcW w:w="1080" w:type="dxa"/>
          </w:tcPr>
          <w:p w14:paraId="7EC17308" w14:textId="77777777" w:rsidR="00F7697D" w:rsidRPr="00F25BF8" w:rsidRDefault="00F7697D" w:rsidP="00F7697D">
            <w:pPr>
              <w:contextualSpacing/>
              <w:jc w:val="center"/>
            </w:pPr>
          </w:p>
        </w:tc>
        <w:tc>
          <w:tcPr>
            <w:tcW w:w="1080" w:type="dxa"/>
          </w:tcPr>
          <w:p w14:paraId="5E66E9EC" w14:textId="77777777" w:rsidR="00F7697D" w:rsidRPr="00F25BF8" w:rsidRDefault="00F7697D" w:rsidP="00F7697D">
            <w:pPr>
              <w:contextualSpacing/>
              <w:jc w:val="center"/>
            </w:pPr>
          </w:p>
        </w:tc>
        <w:tc>
          <w:tcPr>
            <w:tcW w:w="1080" w:type="dxa"/>
          </w:tcPr>
          <w:p w14:paraId="2D28F1DB" w14:textId="77777777" w:rsidR="00F7697D" w:rsidRPr="00F25BF8" w:rsidRDefault="00F7697D" w:rsidP="00F7697D">
            <w:pPr>
              <w:contextualSpacing/>
              <w:jc w:val="center"/>
            </w:pPr>
          </w:p>
        </w:tc>
        <w:tc>
          <w:tcPr>
            <w:tcW w:w="1440" w:type="dxa"/>
          </w:tcPr>
          <w:p w14:paraId="16D32059" w14:textId="77777777" w:rsidR="00F7697D" w:rsidRPr="00F25BF8" w:rsidRDefault="00F7697D" w:rsidP="00F7697D">
            <w:pPr>
              <w:contextualSpacing/>
              <w:jc w:val="center"/>
            </w:pPr>
          </w:p>
        </w:tc>
        <w:tc>
          <w:tcPr>
            <w:tcW w:w="1440" w:type="dxa"/>
          </w:tcPr>
          <w:p w14:paraId="3C8CBC3E" w14:textId="77777777" w:rsidR="00F7697D" w:rsidRPr="00F25BF8" w:rsidRDefault="00F7697D" w:rsidP="00F7697D">
            <w:pPr>
              <w:contextualSpacing/>
              <w:jc w:val="center"/>
            </w:pPr>
          </w:p>
        </w:tc>
        <w:tc>
          <w:tcPr>
            <w:tcW w:w="1440" w:type="dxa"/>
          </w:tcPr>
          <w:p w14:paraId="7E1E5C0E" w14:textId="77777777" w:rsidR="00F7697D" w:rsidRPr="00F25BF8" w:rsidRDefault="00F7697D" w:rsidP="00F7697D">
            <w:pPr>
              <w:contextualSpacing/>
              <w:jc w:val="center"/>
            </w:pPr>
          </w:p>
        </w:tc>
      </w:tr>
      <w:tr w:rsidR="00F7697D" w:rsidRPr="00F25BF8" w14:paraId="50DBAAB3" w14:textId="77777777" w:rsidTr="00F7697D">
        <w:trPr>
          <w:trHeight w:val="20"/>
          <w:jc w:val="center"/>
        </w:trPr>
        <w:tc>
          <w:tcPr>
            <w:tcW w:w="677" w:type="dxa"/>
          </w:tcPr>
          <w:p w14:paraId="3E885699" w14:textId="77777777" w:rsidR="00F7697D" w:rsidRPr="00F25BF8" w:rsidRDefault="00F7697D" w:rsidP="00F7697D">
            <w:pPr>
              <w:contextualSpacing/>
              <w:jc w:val="center"/>
              <w:rPr>
                <w:sz w:val="20"/>
              </w:rPr>
            </w:pPr>
            <w:r w:rsidRPr="00F25BF8">
              <w:rPr>
                <w:sz w:val="20"/>
              </w:rPr>
              <w:t>10</w:t>
            </w:r>
          </w:p>
        </w:tc>
        <w:tc>
          <w:tcPr>
            <w:tcW w:w="1118" w:type="dxa"/>
          </w:tcPr>
          <w:p w14:paraId="0F6F0E6A" w14:textId="77777777" w:rsidR="00F7697D" w:rsidRPr="00F25BF8" w:rsidRDefault="00F7697D" w:rsidP="00F7697D">
            <w:pPr>
              <w:contextualSpacing/>
              <w:jc w:val="center"/>
            </w:pPr>
          </w:p>
        </w:tc>
        <w:tc>
          <w:tcPr>
            <w:tcW w:w="1080" w:type="dxa"/>
          </w:tcPr>
          <w:p w14:paraId="3288C263" w14:textId="77777777" w:rsidR="00F7697D" w:rsidRPr="00F25BF8" w:rsidRDefault="00F7697D" w:rsidP="00F7697D">
            <w:pPr>
              <w:contextualSpacing/>
              <w:jc w:val="center"/>
            </w:pPr>
          </w:p>
        </w:tc>
        <w:tc>
          <w:tcPr>
            <w:tcW w:w="1080" w:type="dxa"/>
          </w:tcPr>
          <w:p w14:paraId="43962D8D" w14:textId="77777777" w:rsidR="00F7697D" w:rsidRPr="00F25BF8" w:rsidRDefault="00F7697D" w:rsidP="00F7697D">
            <w:pPr>
              <w:contextualSpacing/>
              <w:jc w:val="center"/>
            </w:pPr>
          </w:p>
        </w:tc>
        <w:tc>
          <w:tcPr>
            <w:tcW w:w="1080" w:type="dxa"/>
          </w:tcPr>
          <w:p w14:paraId="735E4F0A" w14:textId="77777777" w:rsidR="00F7697D" w:rsidRPr="00F25BF8" w:rsidRDefault="00F7697D" w:rsidP="00F7697D">
            <w:pPr>
              <w:contextualSpacing/>
              <w:jc w:val="center"/>
            </w:pPr>
          </w:p>
        </w:tc>
        <w:tc>
          <w:tcPr>
            <w:tcW w:w="1080" w:type="dxa"/>
          </w:tcPr>
          <w:p w14:paraId="040B2427" w14:textId="77777777" w:rsidR="00F7697D" w:rsidRPr="00F25BF8" w:rsidRDefault="00F7697D" w:rsidP="00F7697D">
            <w:pPr>
              <w:contextualSpacing/>
              <w:jc w:val="center"/>
            </w:pPr>
          </w:p>
        </w:tc>
        <w:tc>
          <w:tcPr>
            <w:tcW w:w="1080" w:type="dxa"/>
          </w:tcPr>
          <w:p w14:paraId="3A76A6D6" w14:textId="77777777" w:rsidR="00F7697D" w:rsidRPr="00F25BF8" w:rsidRDefault="00F7697D" w:rsidP="00F7697D">
            <w:pPr>
              <w:contextualSpacing/>
              <w:jc w:val="center"/>
            </w:pPr>
          </w:p>
        </w:tc>
        <w:tc>
          <w:tcPr>
            <w:tcW w:w="1440" w:type="dxa"/>
          </w:tcPr>
          <w:p w14:paraId="74EB4232" w14:textId="77777777" w:rsidR="00F7697D" w:rsidRPr="00F25BF8" w:rsidRDefault="00F7697D" w:rsidP="00F7697D">
            <w:pPr>
              <w:contextualSpacing/>
              <w:jc w:val="center"/>
            </w:pPr>
          </w:p>
        </w:tc>
        <w:tc>
          <w:tcPr>
            <w:tcW w:w="1440" w:type="dxa"/>
          </w:tcPr>
          <w:p w14:paraId="00576BEF" w14:textId="77777777" w:rsidR="00F7697D" w:rsidRPr="00F25BF8" w:rsidRDefault="00F7697D" w:rsidP="00F7697D">
            <w:pPr>
              <w:contextualSpacing/>
              <w:jc w:val="center"/>
            </w:pPr>
          </w:p>
        </w:tc>
        <w:tc>
          <w:tcPr>
            <w:tcW w:w="1440" w:type="dxa"/>
          </w:tcPr>
          <w:p w14:paraId="34D4555D" w14:textId="77777777" w:rsidR="00F7697D" w:rsidRPr="00F25BF8" w:rsidRDefault="00F7697D" w:rsidP="00F7697D">
            <w:pPr>
              <w:contextualSpacing/>
              <w:jc w:val="center"/>
            </w:pPr>
          </w:p>
        </w:tc>
      </w:tr>
    </w:tbl>
    <w:p w14:paraId="16307C0E" w14:textId="77777777" w:rsidR="00F7697D" w:rsidRPr="00F25BF8" w:rsidRDefault="00F7697D" w:rsidP="00F7697D">
      <w:pPr>
        <w:spacing w:after="0" w:line="240" w:lineRule="auto"/>
        <w:contextualSpacing/>
        <w:rPr>
          <w:rFonts w:eastAsia="SimSun"/>
        </w:rPr>
      </w:pPr>
    </w:p>
    <w:tbl>
      <w:tblPr>
        <w:tblStyle w:val="TableGrid2"/>
        <w:tblW w:w="3955" w:type="dxa"/>
        <w:jc w:val="center"/>
        <w:tblCellMar>
          <w:left w:w="29" w:type="dxa"/>
          <w:right w:w="29" w:type="dxa"/>
        </w:tblCellMar>
        <w:tblLook w:val="04A0" w:firstRow="1" w:lastRow="0" w:firstColumn="1" w:lastColumn="0" w:noHBand="0" w:noVBand="1"/>
      </w:tblPr>
      <w:tblGrid>
        <w:gridCol w:w="3955"/>
      </w:tblGrid>
      <w:tr w:rsidR="00F7697D" w:rsidRPr="00F25BF8" w14:paraId="61C04BEF" w14:textId="77777777" w:rsidTr="00F7697D">
        <w:trPr>
          <w:jc w:val="center"/>
        </w:trPr>
        <w:tc>
          <w:tcPr>
            <w:tcW w:w="3955" w:type="dxa"/>
          </w:tcPr>
          <w:p w14:paraId="5D13F58F"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Primary Decision (E9)</w:t>
            </w:r>
          </w:p>
        </w:tc>
      </w:tr>
      <w:tr w:rsidR="00F7697D" w:rsidRPr="00F25BF8" w14:paraId="330544A3" w14:textId="77777777" w:rsidTr="00F7697D">
        <w:trPr>
          <w:jc w:val="center"/>
        </w:trPr>
        <w:tc>
          <w:tcPr>
            <w:tcW w:w="3955" w:type="dxa"/>
          </w:tcPr>
          <w:p w14:paraId="292DF9A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1=Head of household</w:t>
            </w:r>
          </w:p>
          <w:p w14:paraId="63CE34E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2=Spouse</w:t>
            </w:r>
          </w:p>
          <w:p w14:paraId="78CFA00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3=Both head and spouse together</w:t>
            </w:r>
          </w:p>
          <w:p w14:paraId="503C571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4=Other male household member</w:t>
            </w:r>
          </w:p>
          <w:p w14:paraId="35E6AA2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5=Other female household member</w:t>
            </w:r>
          </w:p>
          <w:p w14:paraId="6D1AAA5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w:t>
            </w:r>
          </w:p>
        </w:tc>
      </w:tr>
    </w:tbl>
    <w:p w14:paraId="6C26FF3F" w14:textId="77777777" w:rsidR="00F7697D" w:rsidRPr="00F25BF8" w:rsidRDefault="00F7697D" w:rsidP="00F7697D">
      <w:pPr>
        <w:spacing w:after="0" w:line="240" w:lineRule="auto"/>
        <w:contextualSpacing/>
        <w:rPr>
          <w:rFonts w:eastAsia="SimSun"/>
        </w:rPr>
      </w:pPr>
      <w:r w:rsidRPr="00F25BF8">
        <w:rPr>
          <w:rFonts w:eastAsia="SimSun"/>
        </w:rPr>
        <w:br w:type="page"/>
      </w:r>
    </w:p>
    <w:p w14:paraId="2F1B1284"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3CA22AE5" w14:textId="77777777" w:rsidR="00F7697D" w:rsidRPr="00F25BF8" w:rsidRDefault="00F7697D" w:rsidP="00F7697D">
      <w:pPr>
        <w:spacing w:after="0" w:line="240" w:lineRule="auto"/>
        <w:contextualSpacing/>
        <w:rPr>
          <w:rFonts w:eastAsia="SimSun"/>
        </w:rPr>
      </w:pPr>
    </w:p>
    <w:tbl>
      <w:tblPr>
        <w:tblStyle w:val="TableGrid2"/>
        <w:tblW w:w="10795" w:type="dxa"/>
        <w:jc w:val="center"/>
        <w:tblLayout w:type="fixed"/>
        <w:tblCellMar>
          <w:left w:w="29" w:type="dxa"/>
          <w:right w:w="29" w:type="dxa"/>
        </w:tblCellMar>
        <w:tblLook w:val="04A0" w:firstRow="1" w:lastRow="0" w:firstColumn="1" w:lastColumn="0" w:noHBand="0" w:noVBand="1"/>
      </w:tblPr>
      <w:tblGrid>
        <w:gridCol w:w="677"/>
        <w:gridCol w:w="1118"/>
        <w:gridCol w:w="1440"/>
        <w:gridCol w:w="1440"/>
        <w:gridCol w:w="2160"/>
        <w:gridCol w:w="1080"/>
        <w:gridCol w:w="1440"/>
        <w:gridCol w:w="1440"/>
      </w:tblGrid>
      <w:tr w:rsidR="00F7697D" w:rsidRPr="00F25BF8" w14:paraId="2A205040" w14:textId="77777777" w:rsidTr="00F7697D">
        <w:trPr>
          <w:trHeight w:val="244"/>
          <w:jc w:val="center"/>
        </w:trPr>
        <w:tc>
          <w:tcPr>
            <w:tcW w:w="677" w:type="dxa"/>
            <w:vMerge w:val="restart"/>
          </w:tcPr>
          <w:p w14:paraId="34545DF9"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118" w:type="dxa"/>
            <w:vMerge w:val="restart"/>
          </w:tcPr>
          <w:p w14:paraId="23A5D79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E19. From December-April, approximately how many person-days did your household </w:t>
            </w:r>
            <w:commentRangeStart w:id="168"/>
            <w:r w:rsidRPr="00F25BF8">
              <w:rPr>
                <w:rFonts w:cs="Times New Roman"/>
                <w:sz w:val="20"/>
              </w:rPr>
              <w:t>weed</w:t>
            </w:r>
            <w:r w:rsidRPr="00F25BF8">
              <w:rPr>
                <w:rFonts w:cs="Times New Roman" w:hint="eastAsia"/>
                <w:sz w:val="20"/>
              </w:rPr>
              <w:t xml:space="preserve"> </w:t>
            </w:r>
            <w:commentRangeEnd w:id="168"/>
            <w:r>
              <w:rPr>
                <w:rStyle w:val="CommentReference"/>
                <w:rFonts w:eastAsiaTheme="minorHAnsi"/>
              </w:rPr>
              <w:commentReference w:id="168"/>
            </w:r>
            <w:r w:rsidRPr="00F25BF8">
              <w:rPr>
                <w:rFonts w:cs="Times New Roman" w:hint="eastAsia"/>
                <w:sz w:val="20"/>
              </w:rPr>
              <w:t>on this field</w:t>
            </w:r>
            <w:r w:rsidRPr="00F25BF8">
              <w:rPr>
                <w:rFonts w:cs="Times New Roman"/>
                <w:sz w:val="20"/>
              </w:rPr>
              <w:t>?</w:t>
            </w:r>
          </w:p>
        </w:tc>
        <w:tc>
          <w:tcPr>
            <w:tcW w:w="1440" w:type="dxa"/>
            <w:vMerge w:val="restart"/>
          </w:tcPr>
          <w:p w14:paraId="2C4BEC22"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E20. Since last July, how many person days did your household spend ridging, fertilizing, and other non-harvesting activities on this field?</w:t>
            </w:r>
          </w:p>
        </w:tc>
        <w:tc>
          <w:tcPr>
            <w:tcW w:w="1440" w:type="dxa"/>
            <w:vMerge w:val="restart"/>
          </w:tcPr>
          <w:p w14:paraId="77AEA3FF"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E21. From February - today, how many person days did your household spend harvesting on this field?</w:t>
            </w:r>
          </w:p>
        </w:tc>
        <w:tc>
          <w:tcPr>
            <w:tcW w:w="2160" w:type="dxa"/>
            <w:vMerge w:val="restart"/>
          </w:tcPr>
          <w:p w14:paraId="01D67111"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E22. What was the main tillage method used?</w:t>
            </w:r>
          </w:p>
          <w:p w14:paraId="1ABC3D5E"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1=Conventional hand hoeing</w:t>
            </w:r>
          </w:p>
          <w:p w14:paraId="428B0EBA"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2=Planting basins / pot holing</w:t>
            </w:r>
          </w:p>
          <w:p w14:paraId="6BC0BC4D"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3=Zero tillage</w:t>
            </w:r>
          </w:p>
          <w:p w14:paraId="5C04C1CB"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4=</w:t>
            </w:r>
            <w:proofErr w:type="spellStart"/>
            <w:r w:rsidRPr="00F25BF8">
              <w:rPr>
                <w:rFonts w:cs="Times New Roman"/>
                <w:sz w:val="20"/>
              </w:rPr>
              <w:t>Ploughing</w:t>
            </w:r>
            <w:proofErr w:type="spellEnd"/>
          </w:p>
          <w:p w14:paraId="3D8B714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5=Ripping</w:t>
            </w:r>
          </w:p>
          <w:p w14:paraId="29854CD1"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6=Ridging (before planting)</w:t>
            </w:r>
          </w:p>
          <w:p w14:paraId="79E0C537"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7=</w:t>
            </w:r>
            <w:proofErr w:type="spellStart"/>
            <w:r w:rsidRPr="00F25BF8">
              <w:rPr>
                <w:rFonts w:cs="Times New Roman"/>
                <w:sz w:val="20"/>
              </w:rPr>
              <w:t>Bunding</w:t>
            </w:r>
            <w:proofErr w:type="spellEnd"/>
          </w:p>
          <w:p w14:paraId="3EFAC04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8=Mounding</w:t>
            </w:r>
          </w:p>
        </w:tc>
        <w:tc>
          <w:tcPr>
            <w:tcW w:w="1080" w:type="dxa"/>
            <w:vMerge w:val="restart"/>
          </w:tcPr>
          <w:p w14:paraId="34AF097C"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E23. What types of fertilizer did you use on this field?</w:t>
            </w:r>
          </w:p>
          <w:p w14:paraId="3A0B9B89"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(See Code below. Select all that apply)</w:t>
            </w:r>
          </w:p>
          <w:p w14:paraId="6A5AA72A"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Probe and code</w:t>
            </w:r>
          </w:p>
        </w:tc>
        <w:tc>
          <w:tcPr>
            <w:tcW w:w="1440" w:type="dxa"/>
            <w:vMerge w:val="restart"/>
          </w:tcPr>
          <w:p w14:paraId="32CBF2A4" w14:textId="77777777" w:rsidR="00F7697D" w:rsidRPr="00F25BF8" w:rsidRDefault="00F7697D" w:rsidP="00F7697D">
            <w:pPr>
              <w:contextualSpacing/>
              <w:jc w:val="center"/>
              <w:rPr>
                <w:rFonts w:cs="Times New Roman"/>
                <w:sz w:val="20"/>
              </w:rPr>
            </w:pPr>
            <w:r w:rsidRPr="00F25BF8">
              <w:rPr>
                <w:rFonts w:cs="Times New Roman"/>
                <w:sz w:val="20"/>
              </w:rPr>
              <w:t>E24. What quantity of fertilizer (in total) did the household apply</w:t>
            </w:r>
            <w:r w:rsidRPr="00F25BF8">
              <w:rPr>
                <w:rFonts w:cs="Times New Roman" w:hint="eastAsia"/>
                <w:sz w:val="20"/>
              </w:rPr>
              <w:t xml:space="preserve"> to this field</w:t>
            </w:r>
            <w:r w:rsidRPr="00F25BF8">
              <w:rPr>
                <w:rFonts w:cs="Times New Roman"/>
                <w:sz w:val="20"/>
              </w:rPr>
              <w:t>?</w:t>
            </w:r>
          </w:p>
          <w:p w14:paraId="55284522" w14:textId="77777777" w:rsidR="00F7697D" w:rsidRPr="00F25BF8" w:rsidRDefault="00F7697D" w:rsidP="00F7697D">
            <w:pPr>
              <w:contextualSpacing/>
              <w:jc w:val="center"/>
              <w:rPr>
                <w:rFonts w:cs="Times New Roman"/>
                <w:sz w:val="20"/>
              </w:rPr>
            </w:pPr>
            <w:r w:rsidRPr="00F25BF8">
              <w:rPr>
                <w:rFonts w:cs="Times New Roman"/>
                <w:sz w:val="20"/>
              </w:rPr>
              <w:t xml:space="preserve">In </w:t>
            </w:r>
            <w:proofErr w:type="spellStart"/>
            <w:r w:rsidRPr="00F25BF8">
              <w:rPr>
                <w:rFonts w:cs="Times New Roman"/>
                <w:sz w:val="20"/>
              </w:rPr>
              <w:t>kgs</w:t>
            </w:r>
            <w:proofErr w:type="spellEnd"/>
          </w:p>
          <w:p w14:paraId="04F1151A" w14:textId="77777777" w:rsidR="00F7697D" w:rsidRPr="00F25BF8" w:rsidRDefault="00F7697D" w:rsidP="00F7697D">
            <w:pPr>
              <w:contextualSpacing/>
              <w:jc w:val="center"/>
              <w:rPr>
                <w:rFonts w:cs="Times New Roman"/>
                <w:sz w:val="20"/>
              </w:rPr>
            </w:pPr>
            <w:r w:rsidRPr="00F25BF8">
              <w:rPr>
                <w:rFonts w:cs="Times New Roman" w:hint="eastAsia"/>
                <w:sz w:val="20"/>
              </w:rPr>
              <w:t xml:space="preserve">Skip if </w:t>
            </w:r>
            <w:r w:rsidRPr="00F25BF8">
              <w:rPr>
                <w:rFonts w:cs="Times New Roman"/>
                <w:sz w:val="20"/>
              </w:rPr>
              <w:t>E</w:t>
            </w:r>
            <w:r w:rsidRPr="00F25BF8">
              <w:rPr>
                <w:rFonts w:cs="Times New Roman" w:hint="eastAsia"/>
                <w:sz w:val="20"/>
              </w:rPr>
              <w:t>23=0</w:t>
            </w:r>
          </w:p>
        </w:tc>
        <w:tc>
          <w:tcPr>
            <w:tcW w:w="1440" w:type="dxa"/>
            <w:vMerge w:val="restart"/>
          </w:tcPr>
          <w:p w14:paraId="2FC34191"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E26. Within the past 5 years, has your household ever let this field rest (lie fallow)?</w:t>
            </w:r>
          </w:p>
          <w:p w14:paraId="70B7173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3B027405"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6829B1F7"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229D3BE1"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050EF6D7"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If No, skip to E28</w:t>
            </w:r>
          </w:p>
        </w:tc>
      </w:tr>
      <w:tr w:rsidR="00F7697D" w:rsidRPr="00F25BF8" w14:paraId="6923D0BD" w14:textId="77777777" w:rsidTr="00F7697D">
        <w:trPr>
          <w:trHeight w:val="244"/>
          <w:jc w:val="center"/>
        </w:trPr>
        <w:tc>
          <w:tcPr>
            <w:tcW w:w="677" w:type="dxa"/>
            <w:vMerge/>
          </w:tcPr>
          <w:p w14:paraId="34B37F4B" w14:textId="77777777" w:rsidR="00F7697D" w:rsidRPr="00F25BF8" w:rsidRDefault="00F7697D" w:rsidP="00F7697D">
            <w:pPr>
              <w:contextualSpacing/>
              <w:jc w:val="center"/>
              <w:rPr>
                <w:sz w:val="20"/>
              </w:rPr>
            </w:pPr>
          </w:p>
        </w:tc>
        <w:tc>
          <w:tcPr>
            <w:tcW w:w="1118" w:type="dxa"/>
            <w:vMerge/>
          </w:tcPr>
          <w:p w14:paraId="65272421"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440" w:type="dxa"/>
            <w:vMerge/>
          </w:tcPr>
          <w:p w14:paraId="29A1F58F"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440" w:type="dxa"/>
            <w:vMerge/>
          </w:tcPr>
          <w:p w14:paraId="4556342F"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2160" w:type="dxa"/>
            <w:vMerge/>
          </w:tcPr>
          <w:p w14:paraId="171CC29F"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080" w:type="dxa"/>
            <w:vMerge/>
          </w:tcPr>
          <w:p w14:paraId="4563158B"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440" w:type="dxa"/>
            <w:vMerge/>
          </w:tcPr>
          <w:p w14:paraId="053E4FCA"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440" w:type="dxa"/>
            <w:vMerge/>
          </w:tcPr>
          <w:p w14:paraId="4287A723" w14:textId="77777777" w:rsidR="00F7697D" w:rsidRPr="00F25BF8" w:rsidRDefault="00F7697D" w:rsidP="00F7697D">
            <w:pPr>
              <w:contextualSpacing/>
              <w:jc w:val="center"/>
              <w:rPr>
                <w:rFonts w:cs="Times New Roman"/>
                <w:sz w:val="20"/>
              </w:rPr>
            </w:pPr>
          </w:p>
        </w:tc>
      </w:tr>
      <w:tr w:rsidR="00F7697D" w:rsidRPr="00F25BF8" w14:paraId="2154DC42" w14:textId="77777777" w:rsidTr="00F7697D">
        <w:trPr>
          <w:trHeight w:val="20"/>
          <w:jc w:val="center"/>
        </w:trPr>
        <w:tc>
          <w:tcPr>
            <w:tcW w:w="677" w:type="dxa"/>
          </w:tcPr>
          <w:p w14:paraId="1E0BD980"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18" w:type="dxa"/>
          </w:tcPr>
          <w:p w14:paraId="47A3BA1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weed</w:t>
            </w:r>
            <w:proofErr w:type="gramEnd"/>
            <w:r w:rsidRPr="00F25BF8">
              <w:rPr>
                <w:rFonts w:cs="Times New Roman"/>
                <w:b/>
                <w:bCs/>
                <w:spacing w:val="1"/>
                <w:w w:val="105"/>
                <w:sz w:val="18"/>
                <w:szCs w:val="18"/>
              </w:rPr>
              <w:t>_days</w:t>
            </w:r>
            <w:proofErr w:type="spellEnd"/>
          </w:p>
        </w:tc>
        <w:tc>
          <w:tcPr>
            <w:tcW w:w="1440" w:type="dxa"/>
          </w:tcPr>
          <w:p w14:paraId="6F28210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nonharvest</w:t>
            </w:r>
            <w:proofErr w:type="gramEnd"/>
            <w:r w:rsidRPr="00F25BF8">
              <w:rPr>
                <w:rFonts w:cs="Times New Roman"/>
                <w:b/>
                <w:bCs/>
                <w:spacing w:val="1"/>
                <w:w w:val="105"/>
                <w:sz w:val="18"/>
                <w:szCs w:val="18"/>
              </w:rPr>
              <w:t>_days</w:t>
            </w:r>
            <w:proofErr w:type="spellEnd"/>
          </w:p>
        </w:tc>
        <w:tc>
          <w:tcPr>
            <w:tcW w:w="1440" w:type="dxa"/>
          </w:tcPr>
          <w:p w14:paraId="71892891"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harvest</w:t>
            </w:r>
            <w:proofErr w:type="gramEnd"/>
            <w:r w:rsidRPr="00F25BF8">
              <w:rPr>
                <w:rFonts w:cs="Times New Roman"/>
                <w:b/>
                <w:bCs/>
                <w:spacing w:val="1"/>
                <w:w w:val="105"/>
                <w:sz w:val="18"/>
                <w:szCs w:val="18"/>
              </w:rPr>
              <w:t>_days</w:t>
            </w:r>
            <w:proofErr w:type="spellEnd"/>
          </w:p>
        </w:tc>
        <w:tc>
          <w:tcPr>
            <w:tcW w:w="2160" w:type="dxa"/>
          </w:tcPr>
          <w:p w14:paraId="35E64713"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gramStart"/>
            <w:r w:rsidRPr="00F25BF8">
              <w:rPr>
                <w:rFonts w:cs="Times New Roman"/>
                <w:b/>
                <w:bCs/>
                <w:spacing w:val="1"/>
                <w:w w:val="105"/>
                <w:sz w:val="18"/>
                <w:szCs w:val="18"/>
              </w:rPr>
              <w:t>tillage</w:t>
            </w:r>
            <w:proofErr w:type="gramEnd"/>
          </w:p>
        </w:tc>
        <w:tc>
          <w:tcPr>
            <w:tcW w:w="1080" w:type="dxa"/>
          </w:tcPr>
          <w:p w14:paraId="5E417C3E"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gramStart"/>
            <w:r w:rsidRPr="00F25BF8">
              <w:rPr>
                <w:rFonts w:cs="Times New Roman"/>
                <w:b/>
                <w:bCs/>
                <w:spacing w:val="1"/>
                <w:w w:val="105"/>
                <w:sz w:val="18"/>
                <w:szCs w:val="18"/>
              </w:rPr>
              <w:t>fertilizer</w:t>
            </w:r>
            <w:proofErr w:type="gramEnd"/>
          </w:p>
        </w:tc>
        <w:tc>
          <w:tcPr>
            <w:tcW w:w="1440" w:type="dxa"/>
          </w:tcPr>
          <w:p w14:paraId="1148364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fertilizer</w:t>
            </w:r>
            <w:proofErr w:type="gramEnd"/>
            <w:r w:rsidRPr="00F25BF8">
              <w:rPr>
                <w:rFonts w:cs="Times New Roman"/>
                <w:b/>
                <w:bCs/>
                <w:spacing w:val="1"/>
                <w:w w:val="105"/>
                <w:sz w:val="18"/>
                <w:szCs w:val="18"/>
              </w:rPr>
              <w:t>_kgs</w:t>
            </w:r>
            <w:proofErr w:type="spellEnd"/>
          </w:p>
        </w:tc>
        <w:tc>
          <w:tcPr>
            <w:tcW w:w="1440" w:type="dxa"/>
          </w:tcPr>
          <w:p w14:paraId="1A57473E"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gramStart"/>
            <w:r w:rsidRPr="00F25BF8">
              <w:rPr>
                <w:rFonts w:cs="Times New Roman"/>
                <w:b/>
                <w:bCs/>
                <w:spacing w:val="1"/>
                <w:w w:val="105"/>
                <w:sz w:val="18"/>
                <w:szCs w:val="18"/>
              </w:rPr>
              <w:t>fallow5</w:t>
            </w:r>
            <w:proofErr w:type="gramEnd"/>
          </w:p>
        </w:tc>
      </w:tr>
      <w:tr w:rsidR="00F7697D" w:rsidRPr="00F25BF8" w14:paraId="2E84BFDC" w14:textId="77777777" w:rsidTr="00F7697D">
        <w:trPr>
          <w:trHeight w:val="20"/>
          <w:jc w:val="center"/>
        </w:trPr>
        <w:tc>
          <w:tcPr>
            <w:tcW w:w="677" w:type="dxa"/>
          </w:tcPr>
          <w:p w14:paraId="4F92956F" w14:textId="77777777" w:rsidR="00F7697D" w:rsidRPr="00F25BF8" w:rsidRDefault="00F7697D" w:rsidP="00F7697D">
            <w:pPr>
              <w:contextualSpacing/>
              <w:jc w:val="center"/>
              <w:rPr>
                <w:sz w:val="20"/>
              </w:rPr>
            </w:pPr>
            <w:r w:rsidRPr="00F25BF8">
              <w:rPr>
                <w:sz w:val="20"/>
              </w:rPr>
              <w:t>1</w:t>
            </w:r>
          </w:p>
        </w:tc>
        <w:tc>
          <w:tcPr>
            <w:tcW w:w="1118" w:type="dxa"/>
          </w:tcPr>
          <w:p w14:paraId="457BABC6" w14:textId="77777777" w:rsidR="00F7697D" w:rsidRPr="00F25BF8" w:rsidRDefault="00F7697D" w:rsidP="00F7697D">
            <w:pPr>
              <w:contextualSpacing/>
              <w:jc w:val="center"/>
            </w:pPr>
          </w:p>
        </w:tc>
        <w:tc>
          <w:tcPr>
            <w:tcW w:w="1440" w:type="dxa"/>
          </w:tcPr>
          <w:p w14:paraId="3479ACB6" w14:textId="77777777" w:rsidR="00F7697D" w:rsidRPr="00F25BF8" w:rsidRDefault="00F7697D" w:rsidP="00F7697D">
            <w:pPr>
              <w:contextualSpacing/>
              <w:jc w:val="center"/>
            </w:pPr>
          </w:p>
        </w:tc>
        <w:tc>
          <w:tcPr>
            <w:tcW w:w="1440" w:type="dxa"/>
          </w:tcPr>
          <w:p w14:paraId="3AE39D88" w14:textId="77777777" w:rsidR="00F7697D" w:rsidRPr="00F25BF8" w:rsidRDefault="00F7697D" w:rsidP="00F7697D">
            <w:pPr>
              <w:contextualSpacing/>
              <w:jc w:val="center"/>
            </w:pPr>
          </w:p>
        </w:tc>
        <w:tc>
          <w:tcPr>
            <w:tcW w:w="2160" w:type="dxa"/>
          </w:tcPr>
          <w:p w14:paraId="491F34F6" w14:textId="77777777" w:rsidR="00F7697D" w:rsidRPr="00F25BF8" w:rsidRDefault="00F7697D" w:rsidP="00F7697D">
            <w:pPr>
              <w:contextualSpacing/>
              <w:jc w:val="center"/>
            </w:pPr>
          </w:p>
        </w:tc>
        <w:tc>
          <w:tcPr>
            <w:tcW w:w="1080" w:type="dxa"/>
          </w:tcPr>
          <w:p w14:paraId="4D3F90F1" w14:textId="77777777" w:rsidR="00F7697D" w:rsidRPr="00F25BF8" w:rsidRDefault="00F7697D" w:rsidP="00F7697D">
            <w:pPr>
              <w:contextualSpacing/>
              <w:jc w:val="center"/>
            </w:pPr>
          </w:p>
        </w:tc>
        <w:tc>
          <w:tcPr>
            <w:tcW w:w="1440" w:type="dxa"/>
          </w:tcPr>
          <w:p w14:paraId="1AA843A5" w14:textId="77777777" w:rsidR="00F7697D" w:rsidRPr="00F25BF8" w:rsidRDefault="00F7697D" w:rsidP="00F7697D">
            <w:pPr>
              <w:contextualSpacing/>
              <w:jc w:val="center"/>
            </w:pPr>
          </w:p>
        </w:tc>
        <w:tc>
          <w:tcPr>
            <w:tcW w:w="1440" w:type="dxa"/>
          </w:tcPr>
          <w:p w14:paraId="4437DF77" w14:textId="77777777" w:rsidR="00F7697D" w:rsidRPr="00F25BF8" w:rsidRDefault="00F7697D" w:rsidP="00F7697D">
            <w:pPr>
              <w:contextualSpacing/>
              <w:jc w:val="center"/>
            </w:pPr>
          </w:p>
        </w:tc>
      </w:tr>
      <w:tr w:rsidR="00F7697D" w:rsidRPr="00F25BF8" w14:paraId="2AE4EF04" w14:textId="77777777" w:rsidTr="00F7697D">
        <w:trPr>
          <w:trHeight w:val="20"/>
          <w:jc w:val="center"/>
        </w:trPr>
        <w:tc>
          <w:tcPr>
            <w:tcW w:w="677" w:type="dxa"/>
          </w:tcPr>
          <w:p w14:paraId="35C1166A" w14:textId="77777777" w:rsidR="00F7697D" w:rsidRPr="00F25BF8" w:rsidRDefault="00F7697D" w:rsidP="00F7697D">
            <w:pPr>
              <w:contextualSpacing/>
              <w:jc w:val="center"/>
              <w:rPr>
                <w:sz w:val="20"/>
              </w:rPr>
            </w:pPr>
            <w:r w:rsidRPr="00F25BF8">
              <w:rPr>
                <w:sz w:val="20"/>
              </w:rPr>
              <w:t>2</w:t>
            </w:r>
          </w:p>
        </w:tc>
        <w:tc>
          <w:tcPr>
            <w:tcW w:w="1118" w:type="dxa"/>
          </w:tcPr>
          <w:p w14:paraId="4B85C2E3" w14:textId="77777777" w:rsidR="00F7697D" w:rsidRPr="00F25BF8" w:rsidRDefault="00F7697D" w:rsidP="00F7697D">
            <w:pPr>
              <w:contextualSpacing/>
              <w:jc w:val="center"/>
            </w:pPr>
          </w:p>
        </w:tc>
        <w:tc>
          <w:tcPr>
            <w:tcW w:w="1440" w:type="dxa"/>
          </w:tcPr>
          <w:p w14:paraId="65926B42" w14:textId="77777777" w:rsidR="00F7697D" w:rsidRPr="00F25BF8" w:rsidRDefault="00F7697D" w:rsidP="00F7697D">
            <w:pPr>
              <w:contextualSpacing/>
              <w:jc w:val="center"/>
            </w:pPr>
          </w:p>
        </w:tc>
        <w:tc>
          <w:tcPr>
            <w:tcW w:w="1440" w:type="dxa"/>
          </w:tcPr>
          <w:p w14:paraId="3D29B94A" w14:textId="77777777" w:rsidR="00F7697D" w:rsidRPr="00F25BF8" w:rsidRDefault="00F7697D" w:rsidP="00F7697D">
            <w:pPr>
              <w:contextualSpacing/>
              <w:jc w:val="center"/>
            </w:pPr>
          </w:p>
        </w:tc>
        <w:tc>
          <w:tcPr>
            <w:tcW w:w="2160" w:type="dxa"/>
          </w:tcPr>
          <w:p w14:paraId="04B61E75" w14:textId="77777777" w:rsidR="00F7697D" w:rsidRPr="00F25BF8" w:rsidRDefault="00F7697D" w:rsidP="00F7697D">
            <w:pPr>
              <w:contextualSpacing/>
              <w:jc w:val="center"/>
            </w:pPr>
          </w:p>
        </w:tc>
        <w:tc>
          <w:tcPr>
            <w:tcW w:w="1080" w:type="dxa"/>
          </w:tcPr>
          <w:p w14:paraId="59BB286C" w14:textId="77777777" w:rsidR="00F7697D" w:rsidRPr="00F25BF8" w:rsidRDefault="00F7697D" w:rsidP="00F7697D">
            <w:pPr>
              <w:contextualSpacing/>
              <w:jc w:val="center"/>
            </w:pPr>
          </w:p>
        </w:tc>
        <w:tc>
          <w:tcPr>
            <w:tcW w:w="1440" w:type="dxa"/>
          </w:tcPr>
          <w:p w14:paraId="7C0AA0BB" w14:textId="77777777" w:rsidR="00F7697D" w:rsidRPr="00F25BF8" w:rsidRDefault="00F7697D" w:rsidP="00F7697D">
            <w:pPr>
              <w:contextualSpacing/>
              <w:jc w:val="center"/>
            </w:pPr>
          </w:p>
        </w:tc>
        <w:tc>
          <w:tcPr>
            <w:tcW w:w="1440" w:type="dxa"/>
          </w:tcPr>
          <w:p w14:paraId="3EC51C8C" w14:textId="77777777" w:rsidR="00F7697D" w:rsidRPr="00F25BF8" w:rsidRDefault="00F7697D" w:rsidP="00F7697D">
            <w:pPr>
              <w:contextualSpacing/>
              <w:jc w:val="center"/>
            </w:pPr>
          </w:p>
        </w:tc>
      </w:tr>
      <w:tr w:rsidR="00F7697D" w:rsidRPr="00F25BF8" w14:paraId="67318200" w14:textId="77777777" w:rsidTr="00F7697D">
        <w:trPr>
          <w:trHeight w:val="20"/>
          <w:jc w:val="center"/>
        </w:trPr>
        <w:tc>
          <w:tcPr>
            <w:tcW w:w="677" w:type="dxa"/>
          </w:tcPr>
          <w:p w14:paraId="2BB24339" w14:textId="77777777" w:rsidR="00F7697D" w:rsidRPr="00F25BF8" w:rsidRDefault="00F7697D" w:rsidP="00F7697D">
            <w:pPr>
              <w:contextualSpacing/>
              <w:jc w:val="center"/>
              <w:rPr>
                <w:sz w:val="20"/>
              </w:rPr>
            </w:pPr>
            <w:r w:rsidRPr="00F25BF8">
              <w:rPr>
                <w:sz w:val="20"/>
              </w:rPr>
              <w:t>3</w:t>
            </w:r>
          </w:p>
        </w:tc>
        <w:tc>
          <w:tcPr>
            <w:tcW w:w="1118" w:type="dxa"/>
          </w:tcPr>
          <w:p w14:paraId="70C9A238" w14:textId="77777777" w:rsidR="00F7697D" w:rsidRPr="00F25BF8" w:rsidRDefault="00F7697D" w:rsidP="00F7697D">
            <w:pPr>
              <w:contextualSpacing/>
              <w:jc w:val="center"/>
            </w:pPr>
          </w:p>
        </w:tc>
        <w:tc>
          <w:tcPr>
            <w:tcW w:w="1440" w:type="dxa"/>
          </w:tcPr>
          <w:p w14:paraId="0261273F" w14:textId="77777777" w:rsidR="00F7697D" w:rsidRPr="00F25BF8" w:rsidRDefault="00F7697D" w:rsidP="00F7697D">
            <w:pPr>
              <w:contextualSpacing/>
              <w:jc w:val="center"/>
            </w:pPr>
          </w:p>
        </w:tc>
        <w:tc>
          <w:tcPr>
            <w:tcW w:w="1440" w:type="dxa"/>
          </w:tcPr>
          <w:p w14:paraId="642B5AC0" w14:textId="77777777" w:rsidR="00F7697D" w:rsidRPr="00F25BF8" w:rsidRDefault="00F7697D" w:rsidP="00F7697D">
            <w:pPr>
              <w:contextualSpacing/>
              <w:jc w:val="center"/>
            </w:pPr>
          </w:p>
        </w:tc>
        <w:tc>
          <w:tcPr>
            <w:tcW w:w="2160" w:type="dxa"/>
          </w:tcPr>
          <w:p w14:paraId="6E4560CD" w14:textId="77777777" w:rsidR="00F7697D" w:rsidRPr="00F25BF8" w:rsidRDefault="00F7697D" w:rsidP="00F7697D">
            <w:pPr>
              <w:contextualSpacing/>
              <w:jc w:val="center"/>
            </w:pPr>
          </w:p>
        </w:tc>
        <w:tc>
          <w:tcPr>
            <w:tcW w:w="1080" w:type="dxa"/>
          </w:tcPr>
          <w:p w14:paraId="769F7C46" w14:textId="77777777" w:rsidR="00F7697D" w:rsidRPr="00F25BF8" w:rsidRDefault="00F7697D" w:rsidP="00F7697D">
            <w:pPr>
              <w:contextualSpacing/>
              <w:jc w:val="center"/>
            </w:pPr>
          </w:p>
        </w:tc>
        <w:tc>
          <w:tcPr>
            <w:tcW w:w="1440" w:type="dxa"/>
          </w:tcPr>
          <w:p w14:paraId="5F6F8788" w14:textId="77777777" w:rsidR="00F7697D" w:rsidRPr="00F25BF8" w:rsidRDefault="00F7697D" w:rsidP="00F7697D">
            <w:pPr>
              <w:contextualSpacing/>
              <w:jc w:val="center"/>
            </w:pPr>
          </w:p>
        </w:tc>
        <w:tc>
          <w:tcPr>
            <w:tcW w:w="1440" w:type="dxa"/>
          </w:tcPr>
          <w:p w14:paraId="54AF6138" w14:textId="77777777" w:rsidR="00F7697D" w:rsidRPr="00F25BF8" w:rsidRDefault="00F7697D" w:rsidP="00F7697D">
            <w:pPr>
              <w:contextualSpacing/>
              <w:jc w:val="center"/>
            </w:pPr>
          </w:p>
        </w:tc>
      </w:tr>
      <w:tr w:rsidR="00F7697D" w:rsidRPr="00F25BF8" w14:paraId="56D211E3" w14:textId="77777777" w:rsidTr="00F7697D">
        <w:trPr>
          <w:trHeight w:val="20"/>
          <w:jc w:val="center"/>
        </w:trPr>
        <w:tc>
          <w:tcPr>
            <w:tcW w:w="677" w:type="dxa"/>
          </w:tcPr>
          <w:p w14:paraId="71551FFA" w14:textId="77777777" w:rsidR="00F7697D" w:rsidRPr="00F25BF8" w:rsidRDefault="00F7697D" w:rsidP="00F7697D">
            <w:pPr>
              <w:contextualSpacing/>
              <w:jc w:val="center"/>
              <w:rPr>
                <w:sz w:val="20"/>
              </w:rPr>
            </w:pPr>
            <w:r w:rsidRPr="00F25BF8">
              <w:rPr>
                <w:sz w:val="20"/>
              </w:rPr>
              <w:t>4</w:t>
            </w:r>
          </w:p>
        </w:tc>
        <w:tc>
          <w:tcPr>
            <w:tcW w:w="1118" w:type="dxa"/>
          </w:tcPr>
          <w:p w14:paraId="69B89BD3" w14:textId="77777777" w:rsidR="00F7697D" w:rsidRPr="00F25BF8" w:rsidRDefault="00F7697D" w:rsidP="00F7697D">
            <w:pPr>
              <w:contextualSpacing/>
              <w:jc w:val="center"/>
            </w:pPr>
          </w:p>
        </w:tc>
        <w:tc>
          <w:tcPr>
            <w:tcW w:w="1440" w:type="dxa"/>
          </w:tcPr>
          <w:p w14:paraId="6A3EDDF8" w14:textId="77777777" w:rsidR="00F7697D" w:rsidRPr="00F25BF8" w:rsidRDefault="00F7697D" w:rsidP="00F7697D">
            <w:pPr>
              <w:contextualSpacing/>
              <w:jc w:val="center"/>
            </w:pPr>
          </w:p>
        </w:tc>
        <w:tc>
          <w:tcPr>
            <w:tcW w:w="1440" w:type="dxa"/>
          </w:tcPr>
          <w:p w14:paraId="08D657A7" w14:textId="77777777" w:rsidR="00F7697D" w:rsidRPr="00F25BF8" w:rsidRDefault="00F7697D" w:rsidP="00F7697D">
            <w:pPr>
              <w:contextualSpacing/>
              <w:jc w:val="center"/>
            </w:pPr>
          </w:p>
        </w:tc>
        <w:tc>
          <w:tcPr>
            <w:tcW w:w="2160" w:type="dxa"/>
          </w:tcPr>
          <w:p w14:paraId="21ED4C01" w14:textId="77777777" w:rsidR="00F7697D" w:rsidRPr="00F25BF8" w:rsidRDefault="00F7697D" w:rsidP="00F7697D">
            <w:pPr>
              <w:contextualSpacing/>
              <w:jc w:val="center"/>
            </w:pPr>
          </w:p>
        </w:tc>
        <w:tc>
          <w:tcPr>
            <w:tcW w:w="1080" w:type="dxa"/>
          </w:tcPr>
          <w:p w14:paraId="27898DE5" w14:textId="77777777" w:rsidR="00F7697D" w:rsidRPr="00F25BF8" w:rsidRDefault="00F7697D" w:rsidP="00F7697D">
            <w:pPr>
              <w:contextualSpacing/>
              <w:jc w:val="center"/>
            </w:pPr>
          </w:p>
        </w:tc>
        <w:tc>
          <w:tcPr>
            <w:tcW w:w="1440" w:type="dxa"/>
          </w:tcPr>
          <w:p w14:paraId="63154143" w14:textId="77777777" w:rsidR="00F7697D" w:rsidRPr="00F25BF8" w:rsidRDefault="00F7697D" w:rsidP="00F7697D">
            <w:pPr>
              <w:contextualSpacing/>
              <w:jc w:val="center"/>
            </w:pPr>
          </w:p>
        </w:tc>
        <w:tc>
          <w:tcPr>
            <w:tcW w:w="1440" w:type="dxa"/>
          </w:tcPr>
          <w:p w14:paraId="41759496" w14:textId="77777777" w:rsidR="00F7697D" w:rsidRPr="00F25BF8" w:rsidRDefault="00F7697D" w:rsidP="00F7697D">
            <w:pPr>
              <w:contextualSpacing/>
              <w:jc w:val="center"/>
            </w:pPr>
          </w:p>
        </w:tc>
      </w:tr>
      <w:tr w:rsidR="00F7697D" w:rsidRPr="00F25BF8" w14:paraId="7DB6FD4A" w14:textId="77777777" w:rsidTr="00F7697D">
        <w:trPr>
          <w:trHeight w:val="20"/>
          <w:jc w:val="center"/>
        </w:trPr>
        <w:tc>
          <w:tcPr>
            <w:tcW w:w="677" w:type="dxa"/>
          </w:tcPr>
          <w:p w14:paraId="540511AC" w14:textId="77777777" w:rsidR="00F7697D" w:rsidRPr="00F25BF8" w:rsidRDefault="00F7697D" w:rsidP="00F7697D">
            <w:pPr>
              <w:contextualSpacing/>
              <w:jc w:val="center"/>
              <w:rPr>
                <w:sz w:val="20"/>
              </w:rPr>
            </w:pPr>
            <w:r w:rsidRPr="00F25BF8">
              <w:rPr>
                <w:sz w:val="20"/>
              </w:rPr>
              <w:t>5</w:t>
            </w:r>
          </w:p>
        </w:tc>
        <w:tc>
          <w:tcPr>
            <w:tcW w:w="1118" w:type="dxa"/>
          </w:tcPr>
          <w:p w14:paraId="6183D603" w14:textId="77777777" w:rsidR="00F7697D" w:rsidRPr="00F25BF8" w:rsidRDefault="00F7697D" w:rsidP="00F7697D">
            <w:pPr>
              <w:contextualSpacing/>
              <w:jc w:val="center"/>
            </w:pPr>
          </w:p>
        </w:tc>
        <w:tc>
          <w:tcPr>
            <w:tcW w:w="1440" w:type="dxa"/>
          </w:tcPr>
          <w:p w14:paraId="19B62BD3" w14:textId="77777777" w:rsidR="00F7697D" w:rsidRPr="00F25BF8" w:rsidRDefault="00F7697D" w:rsidP="00F7697D">
            <w:pPr>
              <w:contextualSpacing/>
              <w:jc w:val="center"/>
            </w:pPr>
          </w:p>
        </w:tc>
        <w:tc>
          <w:tcPr>
            <w:tcW w:w="1440" w:type="dxa"/>
          </w:tcPr>
          <w:p w14:paraId="7CBC055B" w14:textId="77777777" w:rsidR="00F7697D" w:rsidRPr="00F25BF8" w:rsidRDefault="00F7697D" w:rsidP="00F7697D">
            <w:pPr>
              <w:contextualSpacing/>
              <w:jc w:val="center"/>
            </w:pPr>
          </w:p>
        </w:tc>
        <w:tc>
          <w:tcPr>
            <w:tcW w:w="2160" w:type="dxa"/>
          </w:tcPr>
          <w:p w14:paraId="54266DBE" w14:textId="77777777" w:rsidR="00F7697D" w:rsidRPr="00F25BF8" w:rsidRDefault="00F7697D" w:rsidP="00F7697D">
            <w:pPr>
              <w:contextualSpacing/>
              <w:jc w:val="center"/>
            </w:pPr>
          </w:p>
        </w:tc>
        <w:tc>
          <w:tcPr>
            <w:tcW w:w="1080" w:type="dxa"/>
          </w:tcPr>
          <w:p w14:paraId="614CEB43" w14:textId="77777777" w:rsidR="00F7697D" w:rsidRPr="00F25BF8" w:rsidRDefault="00F7697D" w:rsidP="00F7697D">
            <w:pPr>
              <w:contextualSpacing/>
              <w:jc w:val="center"/>
            </w:pPr>
          </w:p>
        </w:tc>
        <w:tc>
          <w:tcPr>
            <w:tcW w:w="1440" w:type="dxa"/>
          </w:tcPr>
          <w:p w14:paraId="5EEA4FFD" w14:textId="77777777" w:rsidR="00F7697D" w:rsidRPr="00F25BF8" w:rsidRDefault="00F7697D" w:rsidP="00F7697D">
            <w:pPr>
              <w:contextualSpacing/>
              <w:jc w:val="center"/>
            </w:pPr>
          </w:p>
        </w:tc>
        <w:tc>
          <w:tcPr>
            <w:tcW w:w="1440" w:type="dxa"/>
          </w:tcPr>
          <w:p w14:paraId="5E0B9744" w14:textId="77777777" w:rsidR="00F7697D" w:rsidRPr="00F25BF8" w:rsidRDefault="00F7697D" w:rsidP="00F7697D">
            <w:pPr>
              <w:contextualSpacing/>
              <w:jc w:val="center"/>
            </w:pPr>
          </w:p>
        </w:tc>
      </w:tr>
      <w:tr w:rsidR="00F7697D" w:rsidRPr="00F25BF8" w14:paraId="4D14FA29" w14:textId="77777777" w:rsidTr="00F7697D">
        <w:trPr>
          <w:trHeight w:val="20"/>
          <w:jc w:val="center"/>
        </w:trPr>
        <w:tc>
          <w:tcPr>
            <w:tcW w:w="677" w:type="dxa"/>
          </w:tcPr>
          <w:p w14:paraId="70200E2B" w14:textId="77777777" w:rsidR="00F7697D" w:rsidRPr="00F25BF8" w:rsidRDefault="00F7697D" w:rsidP="00F7697D">
            <w:pPr>
              <w:contextualSpacing/>
              <w:jc w:val="center"/>
              <w:rPr>
                <w:sz w:val="20"/>
              </w:rPr>
            </w:pPr>
            <w:r w:rsidRPr="00F25BF8">
              <w:rPr>
                <w:sz w:val="20"/>
              </w:rPr>
              <w:t>6</w:t>
            </w:r>
          </w:p>
        </w:tc>
        <w:tc>
          <w:tcPr>
            <w:tcW w:w="1118" w:type="dxa"/>
          </w:tcPr>
          <w:p w14:paraId="18CC856E" w14:textId="77777777" w:rsidR="00F7697D" w:rsidRPr="00F25BF8" w:rsidRDefault="00F7697D" w:rsidP="00F7697D">
            <w:pPr>
              <w:contextualSpacing/>
              <w:jc w:val="center"/>
            </w:pPr>
          </w:p>
        </w:tc>
        <w:tc>
          <w:tcPr>
            <w:tcW w:w="1440" w:type="dxa"/>
          </w:tcPr>
          <w:p w14:paraId="79277F89" w14:textId="77777777" w:rsidR="00F7697D" w:rsidRPr="00F25BF8" w:rsidRDefault="00F7697D" w:rsidP="00F7697D">
            <w:pPr>
              <w:contextualSpacing/>
              <w:jc w:val="center"/>
            </w:pPr>
          </w:p>
        </w:tc>
        <w:tc>
          <w:tcPr>
            <w:tcW w:w="1440" w:type="dxa"/>
          </w:tcPr>
          <w:p w14:paraId="7B549BE8" w14:textId="77777777" w:rsidR="00F7697D" w:rsidRPr="00F25BF8" w:rsidRDefault="00F7697D" w:rsidP="00F7697D">
            <w:pPr>
              <w:contextualSpacing/>
              <w:jc w:val="center"/>
            </w:pPr>
          </w:p>
        </w:tc>
        <w:tc>
          <w:tcPr>
            <w:tcW w:w="2160" w:type="dxa"/>
          </w:tcPr>
          <w:p w14:paraId="77EE1E45" w14:textId="77777777" w:rsidR="00F7697D" w:rsidRPr="00F25BF8" w:rsidRDefault="00F7697D" w:rsidP="00F7697D">
            <w:pPr>
              <w:contextualSpacing/>
              <w:jc w:val="center"/>
            </w:pPr>
          </w:p>
        </w:tc>
        <w:tc>
          <w:tcPr>
            <w:tcW w:w="1080" w:type="dxa"/>
          </w:tcPr>
          <w:p w14:paraId="050C3B2D" w14:textId="77777777" w:rsidR="00F7697D" w:rsidRPr="00F25BF8" w:rsidRDefault="00F7697D" w:rsidP="00F7697D">
            <w:pPr>
              <w:contextualSpacing/>
              <w:jc w:val="center"/>
            </w:pPr>
          </w:p>
        </w:tc>
        <w:tc>
          <w:tcPr>
            <w:tcW w:w="1440" w:type="dxa"/>
          </w:tcPr>
          <w:p w14:paraId="4146D56F" w14:textId="77777777" w:rsidR="00F7697D" w:rsidRPr="00F25BF8" w:rsidRDefault="00F7697D" w:rsidP="00F7697D">
            <w:pPr>
              <w:contextualSpacing/>
              <w:jc w:val="center"/>
            </w:pPr>
          </w:p>
        </w:tc>
        <w:tc>
          <w:tcPr>
            <w:tcW w:w="1440" w:type="dxa"/>
          </w:tcPr>
          <w:p w14:paraId="5576E3FB" w14:textId="77777777" w:rsidR="00F7697D" w:rsidRPr="00F25BF8" w:rsidRDefault="00F7697D" w:rsidP="00F7697D">
            <w:pPr>
              <w:contextualSpacing/>
              <w:jc w:val="center"/>
            </w:pPr>
          </w:p>
        </w:tc>
      </w:tr>
      <w:tr w:rsidR="00F7697D" w:rsidRPr="00F25BF8" w14:paraId="048382A0" w14:textId="77777777" w:rsidTr="00F7697D">
        <w:trPr>
          <w:trHeight w:val="20"/>
          <w:jc w:val="center"/>
        </w:trPr>
        <w:tc>
          <w:tcPr>
            <w:tcW w:w="677" w:type="dxa"/>
          </w:tcPr>
          <w:p w14:paraId="38CDD8E7" w14:textId="77777777" w:rsidR="00F7697D" w:rsidRPr="00F25BF8" w:rsidRDefault="00F7697D" w:rsidP="00F7697D">
            <w:pPr>
              <w:contextualSpacing/>
              <w:jc w:val="center"/>
              <w:rPr>
                <w:sz w:val="20"/>
              </w:rPr>
            </w:pPr>
            <w:r w:rsidRPr="00F25BF8">
              <w:rPr>
                <w:sz w:val="20"/>
              </w:rPr>
              <w:t>7</w:t>
            </w:r>
          </w:p>
        </w:tc>
        <w:tc>
          <w:tcPr>
            <w:tcW w:w="1118" w:type="dxa"/>
          </w:tcPr>
          <w:p w14:paraId="4C06DFDF" w14:textId="77777777" w:rsidR="00F7697D" w:rsidRPr="00F25BF8" w:rsidRDefault="00F7697D" w:rsidP="00F7697D">
            <w:pPr>
              <w:contextualSpacing/>
              <w:jc w:val="center"/>
            </w:pPr>
          </w:p>
        </w:tc>
        <w:tc>
          <w:tcPr>
            <w:tcW w:w="1440" w:type="dxa"/>
          </w:tcPr>
          <w:p w14:paraId="3EC75291" w14:textId="77777777" w:rsidR="00F7697D" w:rsidRPr="00F25BF8" w:rsidRDefault="00F7697D" w:rsidP="00F7697D">
            <w:pPr>
              <w:contextualSpacing/>
              <w:jc w:val="center"/>
            </w:pPr>
          </w:p>
        </w:tc>
        <w:tc>
          <w:tcPr>
            <w:tcW w:w="1440" w:type="dxa"/>
          </w:tcPr>
          <w:p w14:paraId="7FB7555F" w14:textId="77777777" w:rsidR="00F7697D" w:rsidRPr="00F25BF8" w:rsidRDefault="00F7697D" w:rsidP="00F7697D">
            <w:pPr>
              <w:contextualSpacing/>
              <w:jc w:val="center"/>
            </w:pPr>
          </w:p>
        </w:tc>
        <w:tc>
          <w:tcPr>
            <w:tcW w:w="2160" w:type="dxa"/>
          </w:tcPr>
          <w:p w14:paraId="37530F67" w14:textId="77777777" w:rsidR="00F7697D" w:rsidRPr="00F25BF8" w:rsidRDefault="00F7697D" w:rsidP="00F7697D">
            <w:pPr>
              <w:contextualSpacing/>
              <w:jc w:val="center"/>
            </w:pPr>
          </w:p>
        </w:tc>
        <w:tc>
          <w:tcPr>
            <w:tcW w:w="1080" w:type="dxa"/>
          </w:tcPr>
          <w:p w14:paraId="0882BFDB" w14:textId="77777777" w:rsidR="00F7697D" w:rsidRPr="00F25BF8" w:rsidRDefault="00F7697D" w:rsidP="00F7697D">
            <w:pPr>
              <w:contextualSpacing/>
              <w:jc w:val="center"/>
            </w:pPr>
          </w:p>
        </w:tc>
        <w:tc>
          <w:tcPr>
            <w:tcW w:w="1440" w:type="dxa"/>
          </w:tcPr>
          <w:p w14:paraId="1B06FB71" w14:textId="77777777" w:rsidR="00F7697D" w:rsidRPr="00F25BF8" w:rsidRDefault="00F7697D" w:rsidP="00F7697D">
            <w:pPr>
              <w:contextualSpacing/>
              <w:jc w:val="center"/>
            </w:pPr>
          </w:p>
        </w:tc>
        <w:tc>
          <w:tcPr>
            <w:tcW w:w="1440" w:type="dxa"/>
          </w:tcPr>
          <w:p w14:paraId="75E8F171" w14:textId="77777777" w:rsidR="00F7697D" w:rsidRPr="00F25BF8" w:rsidRDefault="00F7697D" w:rsidP="00F7697D">
            <w:pPr>
              <w:contextualSpacing/>
              <w:jc w:val="center"/>
            </w:pPr>
          </w:p>
        </w:tc>
      </w:tr>
      <w:tr w:rsidR="00F7697D" w:rsidRPr="00F25BF8" w14:paraId="5C9E7CD3" w14:textId="77777777" w:rsidTr="00F7697D">
        <w:trPr>
          <w:trHeight w:val="20"/>
          <w:jc w:val="center"/>
        </w:trPr>
        <w:tc>
          <w:tcPr>
            <w:tcW w:w="677" w:type="dxa"/>
          </w:tcPr>
          <w:p w14:paraId="4436F04B" w14:textId="77777777" w:rsidR="00F7697D" w:rsidRPr="00F25BF8" w:rsidRDefault="00F7697D" w:rsidP="00F7697D">
            <w:pPr>
              <w:contextualSpacing/>
              <w:jc w:val="center"/>
              <w:rPr>
                <w:sz w:val="20"/>
              </w:rPr>
            </w:pPr>
            <w:r w:rsidRPr="00F25BF8">
              <w:rPr>
                <w:sz w:val="20"/>
              </w:rPr>
              <w:t>8</w:t>
            </w:r>
          </w:p>
        </w:tc>
        <w:tc>
          <w:tcPr>
            <w:tcW w:w="1118" w:type="dxa"/>
          </w:tcPr>
          <w:p w14:paraId="0AAD419E" w14:textId="77777777" w:rsidR="00F7697D" w:rsidRPr="00F25BF8" w:rsidRDefault="00F7697D" w:rsidP="00F7697D">
            <w:pPr>
              <w:contextualSpacing/>
              <w:jc w:val="center"/>
            </w:pPr>
          </w:p>
        </w:tc>
        <w:tc>
          <w:tcPr>
            <w:tcW w:w="1440" w:type="dxa"/>
          </w:tcPr>
          <w:p w14:paraId="33BB121B" w14:textId="77777777" w:rsidR="00F7697D" w:rsidRPr="00F25BF8" w:rsidRDefault="00F7697D" w:rsidP="00F7697D">
            <w:pPr>
              <w:contextualSpacing/>
              <w:jc w:val="center"/>
            </w:pPr>
          </w:p>
        </w:tc>
        <w:tc>
          <w:tcPr>
            <w:tcW w:w="1440" w:type="dxa"/>
          </w:tcPr>
          <w:p w14:paraId="2AB26921" w14:textId="77777777" w:rsidR="00F7697D" w:rsidRPr="00F25BF8" w:rsidRDefault="00F7697D" w:rsidP="00F7697D">
            <w:pPr>
              <w:contextualSpacing/>
              <w:jc w:val="center"/>
            </w:pPr>
          </w:p>
        </w:tc>
        <w:tc>
          <w:tcPr>
            <w:tcW w:w="2160" w:type="dxa"/>
          </w:tcPr>
          <w:p w14:paraId="1977F03B" w14:textId="77777777" w:rsidR="00F7697D" w:rsidRPr="00F25BF8" w:rsidRDefault="00F7697D" w:rsidP="00F7697D">
            <w:pPr>
              <w:contextualSpacing/>
              <w:jc w:val="center"/>
            </w:pPr>
          </w:p>
        </w:tc>
        <w:tc>
          <w:tcPr>
            <w:tcW w:w="1080" w:type="dxa"/>
          </w:tcPr>
          <w:p w14:paraId="2947C7B9" w14:textId="77777777" w:rsidR="00F7697D" w:rsidRPr="00F25BF8" w:rsidRDefault="00F7697D" w:rsidP="00F7697D">
            <w:pPr>
              <w:contextualSpacing/>
              <w:jc w:val="center"/>
            </w:pPr>
          </w:p>
        </w:tc>
        <w:tc>
          <w:tcPr>
            <w:tcW w:w="1440" w:type="dxa"/>
          </w:tcPr>
          <w:p w14:paraId="41C5D834" w14:textId="77777777" w:rsidR="00F7697D" w:rsidRPr="00F25BF8" w:rsidRDefault="00F7697D" w:rsidP="00F7697D">
            <w:pPr>
              <w:contextualSpacing/>
              <w:jc w:val="center"/>
            </w:pPr>
          </w:p>
        </w:tc>
        <w:tc>
          <w:tcPr>
            <w:tcW w:w="1440" w:type="dxa"/>
          </w:tcPr>
          <w:p w14:paraId="5E040E1E" w14:textId="77777777" w:rsidR="00F7697D" w:rsidRPr="00F25BF8" w:rsidRDefault="00F7697D" w:rsidP="00F7697D">
            <w:pPr>
              <w:contextualSpacing/>
              <w:jc w:val="center"/>
            </w:pPr>
          </w:p>
        </w:tc>
      </w:tr>
      <w:tr w:rsidR="00F7697D" w:rsidRPr="00F25BF8" w14:paraId="3A277F94" w14:textId="77777777" w:rsidTr="00F7697D">
        <w:trPr>
          <w:trHeight w:val="20"/>
          <w:jc w:val="center"/>
        </w:trPr>
        <w:tc>
          <w:tcPr>
            <w:tcW w:w="677" w:type="dxa"/>
          </w:tcPr>
          <w:p w14:paraId="47278205" w14:textId="77777777" w:rsidR="00F7697D" w:rsidRPr="00F25BF8" w:rsidRDefault="00F7697D" w:rsidP="00F7697D">
            <w:pPr>
              <w:contextualSpacing/>
              <w:jc w:val="center"/>
              <w:rPr>
                <w:sz w:val="20"/>
              </w:rPr>
            </w:pPr>
            <w:r w:rsidRPr="00F25BF8">
              <w:rPr>
                <w:sz w:val="20"/>
              </w:rPr>
              <w:t>9</w:t>
            </w:r>
          </w:p>
        </w:tc>
        <w:tc>
          <w:tcPr>
            <w:tcW w:w="1118" w:type="dxa"/>
          </w:tcPr>
          <w:p w14:paraId="51B3CBB6" w14:textId="77777777" w:rsidR="00F7697D" w:rsidRPr="00F25BF8" w:rsidRDefault="00F7697D" w:rsidP="00F7697D">
            <w:pPr>
              <w:contextualSpacing/>
              <w:jc w:val="center"/>
            </w:pPr>
          </w:p>
        </w:tc>
        <w:tc>
          <w:tcPr>
            <w:tcW w:w="1440" w:type="dxa"/>
          </w:tcPr>
          <w:p w14:paraId="799AF369" w14:textId="77777777" w:rsidR="00F7697D" w:rsidRPr="00F25BF8" w:rsidRDefault="00F7697D" w:rsidP="00F7697D">
            <w:pPr>
              <w:contextualSpacing/>
              <w:jc w:val="center"/>
            </w:pPr>
          </w:p>
        </w:tc>
        <w:tc>
          <w:tcPr>
            <w:tcW w:w="1440" w:type="dxa"/>
          </w:tcPr>
          <w:p w14:paraId="4878EB5F" w14:textId="77777777" w:rsidR="00F7697D" w:rsidRPr="00F25BF8" w:rsidRDefault="00F7697D" w:rsidP="00F7697D">
            <w:pPr>
              <w:contextualSpacing/>
              <w:jc w:val="center"/>
            </w:pPr>
          </w:p>
        </w:tc>
        <w:tc>
          <w:tcPr>
            <w:tcW w:w="2160" w:type="dxa"/>
          </w:tcPr>
          <w:p w14:paraId="61EA6876" w14:textId="77777777" w:rsidR="00F7697D" w:rsidRPr="00F25BF8" w:rsidRDefault="00F7697D" w:rsidP="00F7697D">
            <w:pPr>
              <w:contextualSpacing/>
              <w:jc w:val="center"/>
            </w:pPr>
          </w:p>
        </w:tc>
        <w:tc>
          <w:tcPr>
            <w:tcW w:w="1080" w:type="dxa"/>
          </w:tcPr>
          <w:p w14:paraId="78B6659C" w14:textId="77777777" w:rsidR="00F7697D" w:rsidRPr="00F25BF8" w:rsidRDefault="00F7697D" w:rsidP="00F7697D">
            <w:pPr>
              <w:contextualSpacing/>
              <w:jc w:val="center"/>
            </w:pPr>
          </w:p>
        </w:tc>
        <w:tc>
          <w:tcPr>
            <w:tcW w:w="1440" w:type="dxa"/>
          </w:tcPr>
          <w:p w14:paraId="0864FD59" w14:textId="77777777" w:rsidR="00F7697D" w:rsidRPr="00F25BF8" w:rsidRDefault="00F7697D" w:rsidP="00F7697D">
            <w:pPr>
              <w:contextualSpacing/>
              <w:jc w:val="center"/>
            </w:pPr>
          </w:p>
        </w:tc>
        <w:tc>
          <w:tcPr>
            <w:tcW w:w="1440" w:type="dxa"/>
          </w:tcPr>
          <w:p w14:paraId="2557F38F" w14:textId="77777777" w:rsidR="00F7697D" w:rsidRPr="00F25BF8" w:rsidRDefault="00F7697D" w:rsidP="00F7697D">
            <w:pPr>
              <w:contextualSpacing/>
              <w:jc w:val="center"/>
            </w:pPr>
          </w:p>
        </w:tc>
      </w:tr>
      <w:tr w:rsidR="00F7697D" w:rsidRPr="00F25BF8" w14:paraId="58662900" w14:textId="77777777" w:rsidTr="00F7697D">
        <w:trPr>
          <w:trHeight w:val="20"/>
          <w:jc w:val="center"/>
        </w:trPr>
        <w:tc>
          <w:tcPr>
            <w:tcW w:w="677" w:type="dxa"/>
          </w:tcPr>
          <w:p w14:paraId="18562750" w14:textId="77777777" w:rsidR="00F7697D" w:rsidRPr="00F25BF8" w:rsidRDefault="00F7697D" w:rsidP="00F7697D">
            <w:pPr>
              <w:contextualSpacing/>
              <w:jc w:val="center"/>
              <w:rPr>
                <w:sz w:val="20"/>
              </w:rPr>
            </w:pPr>
            <w:r w:rsidRPr="00F25BF8">
              <w:rPr>
                <w:sz w:val="20"/>
              </w:rPr>
              <w:t>10</w:t>
            </w:r>
          </w:p>
        </w:tc>
        <w:tc>
          <w:tcPr>
            <w:tcW w:w="1118" w:type="dxa"/>
          </w:tcPr>
          <w:p w14:paraId="3C2ED3AC" w14:textId="77777777" w:rsidR="00F7697D" w:rsidRPr="00F25BF8" w:rsidRDefault="00F7697D" w:rsidP="00F7697D">
            <w:pPr>
              <w:contextualSpacing/>
              <w:jc w:val="center"/>
            </w:pPr>
          </w:p>
        </w:tc>
        <w:tc>
          <w:tcPr>
            <w:tcW w:w="1440" w:type="dxa"/>
          </w:tcPr>
          <w:p w14:paraId="6B7B3C62" w14:textId="77777777" w:rsidR="00F7697D" w:rsidRPr="00F25BF8" w:rsidRDefault="00F7697D" w:rsidP="00F7697D">
            <w:pPr>
              <w:contextualSpacing/>
              <w:jc w:val="center"/>
            </w:pPr>
          </w:p>
        </w:tc>
        <w:tc>
          <w:tcPr>
            <w:tcW w:w="1440" w:type="dxa"/>
          </w:tcPr>
          <w:p w14:paraId="71C85FB4" w14:textId="77777777" w:rsidR="00F7697D" w:rsidRPr="00F25BF8" w:rsidRDefault="00F7697D" w:rsidP="00F7697D">
            <w:pPr>
              <w:contextualSpacing/>
              <w:jc w:val="center"/>
            </w:pPr>
          </w:p>
        </w:tc>
        <w:tc>
          <w:tcPr>
            <w:tcW w:w="2160" w:type="dxa"/>
          </w:tcPr>
          <w:p w14:paraId="2F0C7002" w14:textId="77777777" w:rsidR="00F7697D" w:rsidRPr="00F25BF8" w:rsidRDefault="00F7697D" w:rsidP="00F7697D">
            <w:pPr>
              <w:contextualSpacing/>
              <w:jc w:val="center"/>
            </w:pPr>
          </w:p>
        </w:tc>
        <w:tc>
          <w:tcPr>
            <w:tcW w:w="1080" w:type="dxa"/>
          </w:tcPr>
          <w:p w14:paraId="0B31BAB2" w14:textId="77777777" w:rsidR="00F7697D" w:rsidRPr="00F25BF8" w:rsidRDefault="00F7697D" w:rsidP="00F7697D">
            <w:pPr>
              <w:contextualSpacing/>
              <w:jc w:val="center"/>
            </w:pPr>
          </w:p>
        </w:tc>
        <w:tc>
          <w:tcPr>
            <w:tcW w:w="1440" w:type="dxa"/>
          </w:tcPr>
          <w:p w14:paraId="0DD3FA76" w14:textId="77777777" w:rsidR="00F7697D" w:rsidRPr="00F25BF8" w:rsidRDefault="00F7697D" w:rsidP="00F7697D">
            <w:pPr>
              <w:contextualSpacing/>
              <w:jc w:val="center"/>
            </w:pPr>
          </w:p>
        </w:tc>
        <w:tc>
          <w:tcPr>
            <w:tcW w:w="1440" w:type="dxa"/>
          </w:tcPr>
          <w:p w14:paraId="183C3266" w14:textId="77777777" w:rsidR="00F7697D" w:rsidRPr="00F25BF8" w:rsidRDefault="00F7697D" w:rsidP="00F7697D">
            <w:pPr>
              <w:contextualSpacing/>
              <w:jc w:val="center"/>
            </w:pPr>
          </w:p>
        </w:tc>
      </w:tr>
    </w:tbl>
    <w:p w14:paraId="623FDCCF" w14:textId="77777777" w:rsidR="00F7697D" w:rsidRPr="00F25BF8" w:rsidRDefault="00F7697D" w:rsidP="00F7697D">
      <w:pPr>
        <w:spacing w:after="0" w:line="240" w:lineRule="auto"/>
        <w:contextualSpacing/>
        <w:rPr>
          <w:rFonts w:eastAsia="SimSun"/>
        </w:rPr>
      </w:pPr>
    </w:p>
    <w:tbl>
      <w:tblPr>
        <w:tblStyle w:val="TableGrid2"/>
        <w:tblW w:w="7915" w:type="dxa"/>
        <w:jc w:val="center"/>
        <w:tblCellMar>
          <w:left w:w="29" w:type="dxa"/>
          <w:right w:w="29" w:type="dxa"/>
        </w:tblCellMar>
        <w:tblLook w:val="04A0" w:firstRow="1" w:lastRow="0" w:firstColumn="1" w:lastColumn="0" w:noHBand="0" w:noVBand="1"/>
      </w:tblPr>
      <w:tblGrid>
        <w:gridCol w:w="2638"/>
        <w:gridCol w:w="2638"/>
        <w:gridCol w:w="2639"/>
      </w:tblGrid>
      <w:tr w:rsidR="00F7697D" w:rsidRPr="00F25BF8" w14:paraId="6D3492F2" w14:textId="77777777" w:rsidTr="00F7697D">
        <w:trPr>
          <w:jc w:val="center"/>
        </w:trPr>
        <w:tc>
          <w:tcPr>
            <w:tcW w:w="7915" w:type="dxa"/>
            <w:gridSpan w:val="3"/>
          </w:tcPr>
          <w:p w14:paraId="4706DC0C"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Crop Code (E5)</w:t>
            </w:r>
          </w:p>
        </w:tc>
      </w:tr>
      <w:tr w:rsidR="00F7697D" w:rsidRPr="00F25BF8" w14:paraId="0DE8A16B" w14:textId="77777777" w:rsidTr="00F7697D">
        <w:trPr>
          <w:jc w:val="center"/>
        </w:trPr>
        <w:tc>
          <w:tcPr>
            <w:tcW w:w="2638" w:type="dxa"/>
          </w:tcPr>
          <w:p w14:paraId="14F63EE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0=None</w:t>
            </w:r>
          </w:p>
          <w:p w14:paraId="45D820D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1=Compound D</w:t>
            </w:r>
          </w:p>
          <w:p w14:paraId="0F7010A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2=Compound X</w:t>
            </w:r>
          </w:p>
          <w:p w14:paraId="593A990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3=Triple Super Phosphate (TSP)</w:t>
            </w:r>
          </w:p>
          <w:p w14:paraId="380D5F4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 xml:space="preserve">4=Single Super </w:t>
            </w:r>
            <w:proofErr w:type="spellStart"/>
            <w:r w:rsidRPr="00F25BF8">
              <w:rPr>
                <w:rFonts w:cs="Times New Roman"/>
                <w:sz w:val="20"/>
              </w:rPr>
              <w:t>Phosephate</w:t>
            </w:r>
            <w:proofErr w:type="spellEnd"/>
          </w:p>
          <w:p w14:paraId="740D40C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5=Compound R</w:t>
            </w:r>
          </w:p>
        </w:tc>
        <w:tc>
          <w:tcPr>
            <w:tcW w:w="2638" w:type="dxa"/>
          </w:tcPr>
          <w:p w14:paraId="3B7AA9D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6=Compound WV</w:t>
            </w:r>
          </w:p>
          <w:p w14:paraId="6BD1B8A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7=Di-grow (foliar)</w:t>
            </w:r>
          </w:p>
          <w:p w14:paraId="67A4BC1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8=Wonder (foliar)</w:t>
            </w:r>
          </w:p>
          <w:p w14:paraId="35CFF8C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9=Vegetative (foliar)</w:t>
            </w:r>
          </w:p>
          <w:p w14:paraId="06869B0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10=Urea</w:t>
            </w:r>
          </w:p>
          <w:p w14:paraId="74F6BEC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11=Ammonium Nitrate</w:t>
            </w:r>
          </w:p>
        </w:tc>
        <w:tc>
          <w:tcPr>
            <w:tcW w:w="2639" w:type="dxa"/>
          </w:tcPr>
          <w:p w14:paraId="3902951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12=CAN</w:t>
            </w:r>
          </w:p>
          <w:p w14:paraId="331E6C4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13=</w:t>
            </w:r>
            <w:proofErr w:type="spellStart"/>
            <w:r w:rsidRPr="00F25BF8">
              <w:rPr>
                <w:rFonts w:cs="Times New Roman"/>
                <w:sz w:val="20"/>
              </w:rPr>
              <w:t>Allwin</w:t>
            </w:r>
            <w:proofErr w:type="spellEnd"/>
            <w:r w:rsidRPr="00F25BF8">
              <w:rPr>
                <w:rFonts w:cs="Times New Roman"/>
                <w:sz w:val="20"/>
              </w:rPr>
              <w:t xml:space="preserve"> top</w:t>
            </w:r>
          </w:p>
          <w:p w14:paraId="312D6A6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14=</w:t>
            </w:r>
            <w:proofErr w:type="spellStart"/>
            <w:r w:rsidRPr="00F25BF8">
              <w:rPr>
                <w:rFonts w:cs="Times New Roman"/>
                <w:sz w:val="20"/>
              </w:rPr>
              <w:t>Flower&amp;Plant</w:t>
            </w:r>
            <w:proofErr w:type="spellEnd"/>
            <w:r w:rsidRPr="00F25BF8">
              <w:rPr>
                <w:rFonts w:cs="Times New Roman"/>
                <w:sz w:val="20"/>
              </w:rPr>
              <w:t xml:space="preserve"> (foliar)</w:t>
            </w:r>
          </w:p>
          <w:p w14:paraId="36573C7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15=Compound B</w:t>
            </w:r>
          </w:p>
          <w:p w14:paraId="4BB6AB2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16=Manure</w:t>
            </w:r>
          </w:p>
          <w:p w14:paraId="39D07A1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888=Do not know</w:t>
            </w:r>
          </w:p>
        </w:tc>
      </w:tr>
    </w:tbl>
    <w:p w14:paraId="30855047" w14:textId="77777777" w:rsidR="00F7697D" w:rsidRPr="00F25BF8" w:rsidRDefault="00F7697D" w:rsidP="00F7697D">
      <w:pPr>
        <w:spacing w:after="0" w:line="240" w:lineRule="auto"/>
        <w:contextualSpacing/>
        <w:rPr>
          <w:rFonts w:eastAsia="SimSun"/>
        </w:rPr>
      </w:pPr>
    </w:p>
    <w:p w14:paraId="0565756F" w14:textId="77777777" w:rsidR="00F7697D" w:rsidRPr="00F25BF8" w:rsidRDefault="00F7697D" w:rsidP="00F7697D">
      <w:pPr>
        <w:spacing w:after="0" w:line="240" w:lineRule="auto"/>
        <w:contextualSpacing/>
        <w:rPr>
          <w:rFonts w:eastAsia="SimSun"/>
        </w:rPr>
      </w:pPr>
      <w:r w:rsidRPr="00F25BF8">
        <w:rPr>
          <w:rFonts w:eastAsia="SimSun"/>
        </w:rPr>
        <w:br w:type="page"/>
      </w:r>
    </w:p>
    <w:p w14:paraId="2056DB4C"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3F27C063" w14:textId="77777777" w:rsidR="00F7697D" w:rsidRPr="00F25BF8" w:rsidRDefault="00F7697D" w:rsidP="00F7697D">
      <w:pPr>
        <w:spacing w:after="0" w:line="240" w:lineRule="auto"/>
        <w:contextualSpacing/>
        <w:rPr>
          <w:rFonts w:eastAsia="SimSun"/>
        </w:rPr>
      </w:pPr>
    </w:p>
    <w:tbl>
      <w:tblPr>
        <w:tblStyle w:val="TableGrid2"/>
        <w:tblW w:w="5734" w:type="dxa"/>
        <w:jc w:val="center"/>
        <w:tblLayout w:type="fixed"/>
        <w:tblCellMar>
          <w:left w:w="29" w:type="dxa"/>
          <w:right w:w="29" w:type="dxa"/>
        </w:tblCellMar>
        <w:tblLook w:val="04A0" w:firstRow="1" w:lastRow="0" w:firstColumn="1" w:lastColumn="0" w:noHBand="0" w:noVBand="1"/>
      </w:tblPr>
      <w:tblGrid>
        <w:gridCol w:w="694"/>
        <w:gridCol w:w="1440"/>
        <w:gridCol w:w="2160"/>
        <w:gridCol w:w="1440"/>
      </w:tblGrid>
      <w:tr w:rsidR="00F7697D" w:rsidRPr="00F25BF8" w14:paraId="41CB6B02" w14:textId="77777777" w:rsidTr="00F7697D">
        <w:trPr>
          <w:trHeight w:val="244"/>
          <w:jc w:val="center"/>
        </w:trPr>
        <w:tc>
          <w:tcPr>
            <w:tcW w:w="694" w:type="dxa"/>
            <w:vMerge w:val="restart"/>
          </w:tcPr>
          <w:p w14:paraId="730C5E45"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440" w:type="dxa"/>
            <w:vMerge w:val="restart"/>
          </w:tcPr>
          <w:p w14:paraId="3C8961C5"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E30. Did you replant this field during the 2013-2014 agricultural seasons?</w:t>
            </w:r>
          </w:p>
          <w:p w14:paraId="7D78A13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17CD0B2E"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30329BAF"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208B565A"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tc>
        <w:tc>
          <w:tcPr>
            <w:tcW w:w="2160" w:type="dxa"/>
            <w:vMerge w:val="restart"/>
          </w:tcPr>
          <w:p w14:paraId="1C7C8301"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E32. </w:t>
            </w:r>
            <w:r>
              <w:rPr>
                <w:rFonts w:cs="Times New Roman"/>
                <w:sz w:val="20"/>
              </w:rPr>
              <w:t>Does your household plan to sell</w:t>
            </w:r>
            <w:r w:rsidRPr="00F25BF8">
              <w:rPr>
                <w:rFonts w:cs="Times New Roman"/>
                <w:sz w:val="20"/>
              </w:rPr>
              <w:t xml:space="preserve"> any of the harvest from this field </w:t>
            </w:r>
          </w:p>
          <w:p w14:paraId="6FBA7BB3"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p w14:paraId="60288706"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0=No</w:t>
            </w:r>
          </w:p>
          <w:p w14:paraId="0DD0DAE8"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1=Yes</w:t>
            </w:r>
          </w:p>
          <w:p w14:paraId="206AB51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Pr>
                <w:rFonts w:cs="Times New Roman"/>
                <w:sz w:val="20"/>
              </w:rPr>
              <w:t xml:space="preserve"> If No, skip to X</w:t>
            </w:r>
          </w:p>
        </w:tc>
        <w:tc>
          <w:tcPr>
            <w:tcW w:w="1440" w:type="dxa"/>
            <w:vMerge w:val="restart"/>
          </w:tcPr>
          <w:p w14:paraId="38B1559F"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E35. How much money do you anticipate your household will make by selling the main crop harvest from this field?</w:t>
            </w:r>
          </w:p>
          <w:p w14:paraId="062E85B0"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(In ZK)</w:t>
            </w:r>
          </w:p>
        </w:tc>
      </w:tr>
      <w:tr w:rsidR="00F7697D" w:rsidRPr="00F25BF8" w14:paraId="3198C2E8" w14:textId="77777777" w:rsidTr="00F7697D">
        <w:trPr>
          <w:trHeight w:val="244"/>
          <w:jc w:val="center"/>
        </w:trPr>
        <w:tc>
          <w:tcPr>
            <w:tcW w:w="694" w:type="dxa"/>
            <w:vMerge/>
          </w:tcPr>
          <w:p w14:paraId="33D4FCCD"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440" w:type="dxa"/>
            <w:vMerge/>
          </w:tcPr>
          <w:p w14:paraId="0CF30C7B"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2160" w:type="dxa"/>
            <w:vMerge/>
          </w:tcPr>
          <w:p w14:paraId="63329383"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440" w:type="dxa"/>
            <w:vMerge/>
          </w:tcPr>
          <w:p w14:paraId="2651F7B6"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F7697D" w:rsidRPr="00F25BF8" w14:paraId="47F990B9" w14:textId="77777777" w:rsidTr="00F7697D">
        <w:trPr>
          <w:trHeight w:val="20"/>
          <w:jc w:val="center"/>
        </w:trPr>
        <w:tc>
          <w:tcPr>
            <w:tcW w:w="694" w:type="dxa"/>
          </w:tcPr>
          <w:p w14:paraId="4C7A0430"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440" w:type="dxa"/>
          </w:tcPr>
          <w:p w14:paraId="7FFF9155"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gramStart"/>
            <w:r w:rsidRPr="00F25BF8">
              <w:rPr>
                <w:rFonts w:cs="Times New Roman"/>
                <w:b/>
                <w:bCs/>
                <w:spacing w:val="1"/>
                <w:w w:val="105"/>
                <w:sz w:val="18"/>
                <w:szCs w:val="18"/>
              </w:rPr>
              <w:t>replant</w:t>
            </w:r>
            <w:proofErr w:type="gramEnd"/>
          </w:p>
        </w:tc>
        <w:tc>
          <w:tcPr>
            <w:tcW w:w="2160" w:type="dxa"/>
          </w:tcPr>
          <w:p w14:paraId="0A77594D"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crop</w:t>
            </w:r>
            <w:proofErr w:type="gramEnd"/>
            <w:r w:rsidRPr="00F25BF8">
              <w:rPr>
                <w:rFonts w:cs="Times New Roman"/>
                <w:b/>
                <w:bCs/>
                <w:spacing w:val="1"/>
                <w:w w:val="105"/>
                <w:sz w:val="18"/>
                <w:szCs w:val="18"/>
              </w:rPr>
              <w:t>_sell</w:t>
            </w:r>
            <w:proofErr w:type="spellEnd"/>
          </w:p>
        </w:tc>
        <w:tc>
          <w:tcPr>
            <w:tcW w:w="1440" w:type="dxa"/>
          </w:tcPr>
          <w:p w14:paraId="1FA9965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Harvest_profit_hypothetical</w:t>
            </w:r>
            <w:proofErr w:type="spellEnd"/>
          </w:p>
        </w:tc>
      </w:tr>
      <w:tr w:rsidR="00F7697D" w:rsidRPr="00F25BF8" w14:paraId="4455CD82" w14:textId="77777777" w:rsidTr="00F7697D">
        <w:trPr>
          <w:trHeight w:val="20"/>
          <w:jc w:val="center"/>
        </w:trPr>
        <w:tc>
          <w:tcPr>
            <w:tcW w:w="694" w:type="dxa"/>
          </w:tcPr>
          <w:p w14:paraId="4C31F27B" w14:textId="77777777" w:rsidR="00F7697D" w:rsidRPr="00F25BF8" w:rsidRDefault="00F7697D" w:rsidP="00F7697D">
            <w:pPr>
              <w:contextualSpacing/>
              <w:jc w:val="center"/>
              <w:rPr>
                <w:sz w:val="20"/>
              </w:rPr>
            </w:pPr>
            <w:r w:rsidRPr="00F25BF8">
              <w:rPr>
                <w:sz w:val="20"/>
              </w:rPr>
              <w:t>1</w:t>
            </w:r>
          </w:p>
        </w:tc>
        <w:tc>
          <w:tcPr>
            <w:tcW w:w="1440" w:type="dxa"/>
          </w:tcPr>
          <w:p w14:paraId="33303A64" w14:textId="77777777" w:rsidR="00F7697D" w:rsidRPr="00F25BF8" w:rsidRDefault="00F7697D" w:rsidP="00F7697D">
            <w:pPr>
              <w:contextualSpacing/>
              <w:jc w:val="center"/>
              <w:rPr>
                <w:sz w:val="20"/>
              </w:rPr>
            </w:pPr>
          </w:p>
        </w:tc>
        <w:tc>
          <w:tcPr>
            <w:tcW w:w="2160" w:type="dxa"/>
          </w:tcPr>
          <w:p w14:paraId="5C3CE2C5" w14:textId="77777777" w:rsidR="00F7697D" w:rsidRPr="00F25BF8" w:rsidRDefault="00F7697D" w:rsidP="00F7697D">
            <w:pPr>
              <w:contextualSpacing/>
              <w:jc w:val="center"/>
              <w:rPr>
                <w:sz w:val="20"/>
              </w:rPr>
            </w:pPr>
          </w:p>
        </w:tc>
        <w:tc>
          <w:tcPr>
            <w:tcW w:w="1440" w:type="dxa"/>
          </w:tcPr>
          <w:p w14:paraId="26D4949B" w14:textId="77777777" w:rsidR="00F7697D" w:rsidRPr="00F25BF8" w:rsidRDefault="00F7697D" w:rsidP="00F7697D">
            <w:pPr>
              <w:contextualSpacing/>
              <w:jc w:val="center"/>
              <w:rPr>
                <w:sz w:val="20"/>
              </w:rPr>
            </w:pPr>
          </w:p>
        </w:tc>
      </w:tr>
      <w:tr w:rsidR="00F7697D" w:rsidRPr="00F25BF8" w14:paraId="12ABDB79" w14:textId="77777777" w:rsidTr="00F7697D">
        <w:trPr>
          <w:trHeight w:val="20"/>
          <w:jc w:val="center"/>
        </w:trPr>
        <w:tc>
          <w:tcPr>
            <w:tcW w:w="694" w:type="dxa"/>
          </w:tcPr>
          <w:p w14:paraId="2AB9CDD8" w14:textId="77777777" w:rsidR="00F7697D" w:rsidRPr="00F25BF8" w:rsidRDefault="00F7697D" w:rsidP="00F7697D">
            <w:pPr>
              <w:contextualSpacing/>
              <w:jc w:val="center"/>
              <w:rPr>
                <w:sz w:val="20"/>
              </w:rPr>
            </w:pPr>
            <w:r w:rsidRPr="00F25BF8">
              <w:rPr>
                <w:sz w:val="20"/>
              </w:rPr>
              <w:t>2</w:t>
            </w:r>
          </w:p>
        </w:tc>
        <w:tc>
          <w:tcPr>
            <w:tcW w:w="1440" w:type="dxa"/>
          </w:tcPr>
          <w:p w14:paraId="351A943D" w14:textId="77777777" w:rsidR="00F7697D" w:rsidRPr="00F25BF8" w:rsidRDefault="00F7697D" w:rsidP="00F7697D">
            <w:pPr>
              <w:contextualSpacing/>
              <w:jc w:val="center"/>
              <w:rPr>
                <w:sz w:val="20"/>
              </w:rPr>
            </w:pPr>
          </w:p>
        </w:tc>
        <w:tc>
          <w:tcPr>
            <w:tcW w:w="2160" w:type="dxa"/>
          </w:tcPr>
          <w:p w14:paraId="57B5A78C" w14:textId="77777777" w:rsidR="00F7697D" w:rsidRPr="00F25BF8" w:rsidRDefault="00F7697D" w:rsidP="00F7697D">
            <w:pPr>
              <w:contextualSpacing/>
              <w:jc w:val="center"/>
              <w:rPr>
                <w:sz w:val="20"/>
              </w:rPr>
            </w:pPr>
          </w:p>
        </w:tc>
        <w:tc>
          <w:tcPr>
            <w:tcW w:w="1440" w:type="dxa"/>
          </w:tcPr>
          <w:p w14:paraId="6EE99952" w14:textId="77777777" w:rsidR="00F7697D" w:rsidRPr="00F25BF8" w:rsidRDefault="00F7697D" w:rsidP="00F7697D">
            <w:pPr>
              <w:contextualSpacing/>
              <w:jc w:val="center"/>
              <w:rPr>
                <w:sz w:val="20"/>
              </w:rPr>
            </w:pPr>
          </w:p>
        </w:tc>
      </w:tr>
      <w:tr w:rsidR="00F7697D" w:rsidRPr="00F25BF8" w14:paraId="221C856C" w14:textId="77777777" w:rsidTr="00F7697D">
        <w:trPr>
          <w:trHeight w:val="20"/>
          <w:jc w:val="center"/>
        </w:trPr>
        <w:tc>
          <w:tcPr>
            <w:tcW w:w="694" w:type="dxa"/>
          </w:tcPr>
          <w:p w14:paraId="660F6E06" w14:textId="77777777" w:rsidR="00F7697D" w:rsidRPr="00F25BF8" w:rsidRDefault="00F7697D" w:rsidP="00F7697D">
            <w:pPr>
              <w:contextualSpacing/>
              <w:jc w:val="center"/>
              <w:rPr>
                <w:sz w:val="20"/>
              </w:rPr>
            </w:pPr>
            <w:r w:rsidRPr="00F25BF8">
              <w:rPr>
                <w:sz w:val="20"/>
              </w:rPr>
              <w:t>3</w:t>
            </w:r>
          </w:p>
        </w:tc>
        <w:tc>
          <w:tcPr>
            <w:tcW w:w="1440" w:type="dxa"/>
          </w:tcPr>
          <w:p w14:paraId="78FCB770" w14:textId="77777777" w:rsidR="00F7697D" w:rsidRPr="00F25BF8" w:rsidRDefault="00F7697D" w:rsidP="00F7697D">
            <w:pPr>
              <w:contextualSpacing/>
              <w:jc w:val="center"/>
              <w:rPr>
                <w:sz w:val="20"/>
              </w:rPr>
            </w:pPr>
          </w:p>
        </w:tc>
        <w:tc>
          <w:tcPr>
            <w:tcW w:w="2160" w:type="dxa"/>
          </w:tcPr>
          <w:p w14:paraId="12164D09" w14:textId="77777777" w:rsidR="00F7697D" w:rsidRPr="00F25BF8" w:rsidRDefault="00F7697D" w:rsidP="00F7697D">
            <w:pPr>
              <w:contextualSpacing/>
              <w:jc w:val="center"/>
              <w:rPr>
                <w:sz w:val="20"/>
              </w:rPr>
            </w:pPr>
          </w:p>
        </w:tc>
        <w:tc>
          <w:tcPr>
            <w:tcW w:w="1440" w:type="dxa"/>
          </w:tcPr>
          <w:p w14:paraId="7C9603CB" w14:textId="77777777" w:rsidR="00F7697D" w:rsidRPr="00F25BF8" w:rsidRDefault="00F7697D" w:rsidP="00F7697D">
            <w:pPr>
              <w:contextualSpacing/>
              <w:jc w:val="center"/>
              <w:rPr>
                <w:sz w:val="20"/>
              </w:rPr>
            </w:pPr>
          </w:p>
        </w:tc>
      </w:tr>
      <w:tr w:rsidR="00F7697D" w:rsidRPr="00F25BF8" w14:paraId="6B4443E1" w14:textId="77777777" w:rsidTr="00F7697D">
        <w:trPr>
          <w:trHeight w:val="20"/>
          <w:jc w:val="center"/>
        </w:trPr>
        <w:tc>
          <w:tcPr>
            <w:tcW w:w="694" w:type="dxa"/>
          </w:tcPr>
          <w:p w14:paraId="3B3751AF" w14:textId="77777777" w:rsidR="00F7697D" w:rsidRPr="00F25BF8" w:rsidRDefault="00F7697D" w:rsidP="00F7697D">
            <w:pPr>
              <w:contextualSpacing/>
              <w:jc w:val="center"/>
              <w:rPr>
                <w:sz w:val="20"/>
              </w:rPr>
            </w:pPr>
            <w:r w:rsidRPr="00F25BF8">
              <w:rPr>
                <w:sz w:val="20"/>
              </w:rPr>
              <w:t>4</w:t>
            </w:r>
          </w:p>
        </w:tc>
        <w:tc>
          <w:tcPr>
            <w:tcW w:w="1440" w:type="dxa"/>
          </w:tcPr>
          <w:p w14:paraId="54456B0F" w14:textId="77777777" w:rsidR="00F7697D" w:rsidRPr="00F25BF8" w:rsidRDefault="00F7697D" w:rsidP="00F7697D">
            <w:pPr>
              <w:contextualSpacing/>
              <w:jc w:val="center"/>
              <w:rPr>
                <w:sz w:val="20"/>
              </w:rPr>
            </w:pPr>
          </w:p>
        </w:tc>
        <w:tc>
          <w:tcPr>
            <w:tcW w:w="2160" w:type="dxa"/>
          </w:tcPr>
          <w:p w14:paraId="0628F90B" w14:textId="77777777" w:rsidR="00F7697D" w:rsidRPr="00F25BF8" w:rsidRDefault="00F7697D" w:rsidP="00F7697D">
            <w:pPr>
              <w:contextualSpacing/>
              <w:jc w:val="center"/>
              <w:rPr>
                <w:sz w:val="20"/>
              </w:rPr>
            </w:pPr>
          </w:p>
        </w:tc>
        <w:tc>
          <w:tcPr>
            <w:tcW w:w="1440" w:type="dxa"/>
          </w:tcPr>
          <w:p w14:paraId="6CE6BF42" w14:textId="77777777" w:rsidR="00F7697D" w:rsidRPr="00F25BF8" w:rsidRDefault="00F7697D" w:rsidP="00F7697D">
            <w:pPr>
              <w:contextualSpacing/>
              <w:jc w:val="center"/>
              <w:rPr>
                <w:sz w:val="20"/>
              </w:rPr>
            </w:pPr>
          </w:p>
        </w:tc>
      </w:tr>
      <w:tr w:rsidR="00F7697D" w:rsidRPr="00F25BF8" w14:paraId="77754A5A" w14:textId="77777777" w:rsidTr="00F7697D">
        <w:trPr>
          <w:trHeight w:val="20"/>
          <w:jc w:val="center"/>
        </w:trPr>
        <w:tc>
          <w:tcPr>
            <w:tcW w:w="694" w:type="dxa"/>
          </w:tcPr>
          <w:p w14:paraId="34ED0726" w14:textId="77777777" w:rsidR="00F7697D" w:rsidRPr="00F25BF8" w:rsidRDefault="00F7697D" w:rsidP="00F7697D">
            <w:pPr>
              <w:contextualSpacing/>
              <w:jc w:val="center"/>
              <w:rPr>
                <w:sz w:val="20"/>
              </w:rPr>
            </w:pPr>
            <w:r w:rsidRPr="00F25BF8">
              <w:rPr>
                <w:sz w:val="20"/>
              </w:rPr>
              <w:t>5</w:t>
            </w:r>
          </w:p>
        </w:tc>
        <w:tc>
          <w:tcPr>
            <w:tcW w:w="1440" w:type="dxa"/>
          </w:tcPr>
          <w:p w14:paraId="043812C0" w14:textId="77777777" w:rsidR="00F7697D" w:rsidRPr="00F25BF8" w:rsidRDefault="00F7697D" w:rsidP="00F7697D">
            <w:pPr>
              <w:contextualSpacing/>
              <w:jc w:val="center"/>
              <w:rPr>
                <w:sz w:val="20"/>
              </w:rPr>
            </w:pPr>
          </w:p>
        </w:tc>
        <w:tc>
          <w:tcPr>
            <w:tcW w:w="2160" w:type="dxa"/>
          </w:tcPr>
          <w:p w14:paraId="76341056" w14:textId="77777777" w:rsidR="00F7697D" w:rsidRPr="00F25BF8" w:rsidRDefault="00F7697D" w:rsidP="00F7697D">
            <w:pPr>
              <w:contextualSpacing/>
              <w:jc w:val="center"/>
              <w:rPr>
                <w:sz w:val="20"/>
              </w:rPr>
            </w:pPr>
          </w:p>
        </w:tc>
        <w:tc>
          <w:tcPr>
            <w:tcW w:w="1440" w:type="dxa"/>
          </w:tcPr>
          <w:p w14:paraId="4663A31C" w14:textId="77777777" w:rsidR="00F7697D" w:rsidRPr="00F25BF8" w:rsidRDefault="00F7697D" w:rsidP="00F7697D">
            <w:pPr>
              <w:contextualSpacing/>
              <w:jc w:val="center"/>
              <w:rPr>
                <w:sz w:val="20"/>
              </w:rPr>
            </w:pPr>
          </w:p>
        </w:tc>
      </w:tr>
      <w:tr w:rsidR="00F7697D" w:rsidRPr="00F25BF8" w14:paraId="18568F5B" w14:textId="77777777" w:rsidTr="00F7697D">
        <w:trPr>
          <w:trHeight w:val="20"/>
          <w:jc w:val="center"/>
        </w:trPr>
        <w:tc>
          <w:tcPr>
            <w:tcW w:w="694" w:type="dxa"/>
          </w:tcPr>
          <w:p w14:paraId="69B24F16" w14:textId="77777777" w:rsidR="00F7697D" w:rsidRPr="00F25BF8" w:rsidRDefault="00F7697D" w:rsidP="00F7697D">
            <w:pPr>
              <w:contextualSpacing/>
              <w:jc w:val="center"/>
              <w:rPr>
                <w:sz w:val="20"/>
              </w:rPr>
            </w:pPr>
            <w:r w:rsidRPr="00F25BF8">
              <w:rPr>
                <w:sz w:val="20"/>
              </w:rPr>
              <w:t>6</w:t>
            </w:r>
          </w:p>
        </w:tc>
        <w:tc>
          <w:tcPr>
            <w:tcW w:w="1440" w:type="dxa"/>
          </w:tcPr>
          <w:p w14:paraId="7890EA83" w14:textId="77777777" w:rsidR="00F7697D" w:rsidRPr="00F25BF8" w:rsidRDefault="00F7697D" w:rsidP="00F7697D">
            <w:pPr>
              <w:contextualSpacing/>
              <w:jc w:val="center"/>
              <w:rPr>
                <w:sz w:val="20"/>
              </w:rPr>
            </w:pPr>
          </w:p>
        </w:tc>
        <w:tc>
          <w:tcPr>
            <w:tcW w:w="2160" w:type="dxa"/>
          </w:tcPr>
          <w:p w14:paraId="6A819687" w14:textId="77777777" w:rsidR="00F7697D" w:rsidRPr="00F25BF8" w:rsidRDefault="00F7697D" w:rsidP="00F7697D">
            <w:pPr>
              <w:contextualSpacing/>
              <w:jc w:val="center"/>
              <w:rPr>
                <w:sz w:val="20"/>
              </w:rPr>
            </w:pPr>
          </w:p>
        </w:tc>
        <w:tc>
          <w:tcPr>
            <w:tcW w:w="1440" w:type="dxa"/>
          </w:tcPr>
          <w:p w14:paraId="0878AB76" w14:textId="77777777" w:rsidR="00F7697D" w:rsidRPr="00F25BF8" w:rsidRDefault="00F7697D" w:rsidP="00F7697D">
            <w:pPr>
              <w:contextualSpacing/>
              <w:jc w:val="center"/>
              <w:rPr>
                <w:sz w:val="20"/>
              </w:rPr>
            </w:pPr>
          </w:p>
        </w:tc>
      </w:tr>
      <w:tr w:rsidR="00F7697D" w:rsidRPr="00F25BF8" w14:paraId="10F132FB" w14:textId="77777777" w:rsidTr="00F7697D">
        <w:trPr>
          <w:trHeight w:val="20"/>
          <w:jc w:val="center"/>
        </w:trPr>
        <w:tc>
          <w:tcPr>
            <w:tcW w:w="694" w:type="dxa"/>
          </w:tcPr>
          <w:p w14:paraId="4BC66675" w14:textId="77777777" w:rsidR="00F7697D" w:rsidRPr="00F25BF8" w:rsidRDefault="00F7697D" w:rsidP="00F7697D">
            <w:pPr>
              <w:contextualSpacing/>
              <w:jc w:val="center"/>
              <w:rPr>
                <w:sz w:val="20"/>
              </w:rPr>
            </w:pPr>
            <w:r w:rsidRPr="00F25BF8">
              <w:rPr>
                <w:sz w:val="20"/>
              </w:rPr>
              <w:t>7</w:t>
            </w:r>
          </w:p>
        </w:tc>
        <w:tc>
          <w:tcPr>
            <w:tcW w:w="1440" w:type="dxa"/>
          </w:tcPr>
          <w:p w14:paraId="15556C86" w14:textId="77777777" w:rsidR="00F7697D" w:rsidRPr="00F25BF8" w:rsidRDefault="00F7697D" w:rsidP="00F7697D">
            <w:pPr>
              <w:contextualSpacing/>
              <w:jc w:val="center"/>
              <w:rPr>
                <w:sz w:val="20"/>
              </w:rPr>
            </w:pPr>
          </w:p>
        </w:tc>
        <w:tc>
          <w:tcPr>
            <w:tcW w:w="2160" w:type="dxa"/>
          </w:tcPr>
          <w:p w14:paraId="0931183D" w14:textId="77777777" w:rsidR="00F7697D" w:rsidRPr="00F25BF8" w:rsidRDefault="00F7697D" w:rsidP="00F7697D">
            <w:pPr>
              <w:contextualSpacing/>
              <w:jc w:val="center"/>
              <w:rPr>
                <w:sz w:val="20"/>
              </w:rPr>
            </w:pPr>
          </w:p>
        </w:tc>
        <w:tc>
          <w:tcPr>
            <w:tcW w:w="1440" w:type="dxa"/>
          </w:tcPr>
          <w:p w14:paraId="3B7BA18B" w14:textId="77777777" w:rsidR="00F7697D" w:rsidRPr="00F25BF8" w:rsidRDefault="00F7697D" w:rsidP="00F7697D">
            <w:pPr>
              <w:contextualSpacing/>
              <w:jc w:val="center"/>
              <w:rPr>
                <w:sz w:val="20"/>
              </w:rPr>
            </w:pPr>
          </w:p>
        </w:tc>
      </w:tr>
      <w:tr w:rsidR="00F7697D" w:rsidRPr="00F25BF8" w14:paraId="4BA6E414" w14:textId="77777777" w:rsidTr="00F7697D">
        <w:trPr>
          <w:trHeight w:val="20"/>
          <w:jc w:val="center"/>
        </w:trPr>
        <w:tc>
          <w:tcPr>
            <w:tcW w:w="694" w:type="dxa"/>
          </w:tcPr>
          <w:p w14:paraId="103D86BA" w14:textId="77777777" w:rsidR="00F7697D" w:rsidRPr="00F25BF8" w:rsidRDefault="00F7697D" w:rsidP="00F7697D">
            <w:pPr>
              <w:contextualSpacing/>
              <w:jc w:val="center"/>
              <w:rPr>
                <w:sz w:val="20"/>
              </w:rPr>
            </w:pPr>
            <w:r w:rsidRPr="00F25BF8">
              <w:rPr>
                <w:sz w:val="20"/>
              </w:rPr>
              <w:t>8</w:t>
            </w:r>
          </w:p>
        </w:tc>
        <w:tc>
          <w:tcPr>
            <w:tcW w:w="1440" w:type="dxa"/>
          </w:tcPr>
          <w:p w14:paraId="2366423F" w14:textId="77777777" w:rsidR="00F7697D" w:rsidRPr="00F25BF8" w:rsidRDefault="00F7697D" w:rsidP="00F7697D">
            <w:pPr>
              <w:contextualSpacing/>
              <w:jc w:val="center"/>
              <w:rPr>
                <w:sz w:val="20"/>
              </w:rPr>
            </w:pPr>
          </w:p>
        </w:tc>
        <w:tc>
          <w:tcPr>
            <w:tcW w:w="2160" w:type="dxa"/>
          </w:tcPr>
          <w:p w14:paraId="250838F7" w14:textId="77777777" w:rsidR="00F7697D" w:rsidRPr="00F25BF8" w:rsidRDefault="00F7697D" w:rsidP="00F7697D">
            <w:pPr>
              <w:contextualSpacing/>
              <w:jc w:val="center"/>
              <w:rPr>
                <w:sz w:val="20"/>
              </w:rPr>
            </w:pPr>
          </w:p>
        </w:tc>
        <w:tc>
          <w:tcPr>
            <w:tcW w:w="1440" w:type="dxa"/>
          </w:tcPr>
          <w:p w14:paraId="477E198C" w14:textId="77777777" w:rsidR="00F7697D" w:rsidRPr="00F25BF8" w:rsidRDefault="00F7697D" w:rsidP="00F7697D">
            <w:pPr>
              <w:contextualSpacing/>
              <w:jc w:val="center"/>
              <w:rPr>
                <w:sz w:val="20"/>
              </w:rPr>
            </w:pPr>
          </w:p>
        </w:tc>
      </w:tr>
      <w:tr w:rsidR="00F7697D" w:rsidRPr="00F25BF8" w14:paraId="0F3629BD" w14:textId="77777777" w:rsidTr="00F7697D">
        <w:trPr>
          <w:trHeight w:val="20"/>
          <w:jc w:val="center"/>
        </w:trPr>
        <w:tc>
          <w:tcPr>
            <w:tcW w:w="694" w:type="dxa"/>
          </w:tcPr>
          <w:p w14:paraId="5C88B366" w14:textId="77777777" w:rsidR="00F7697D" w:rsidRPr="00F25BF8" w:rsidRDefault="00F7697D" w:rsidP="00F7697D">
            <w:pPr>
              <w:contextualSpacing/>
              <w:jc w:val="center"/>
              <w:rPr>
                <w:sz w:val="20"/>
              </w:rPr>
            </w:pPr>
            <w:r w:rsidRPr="00F25BF8">
              <w:rPr>
                <w:sz w:val="20"/>
              </w:rPr>
              <w:t>9</w:t>
            </w:r>
          </w:p>
        </w:tc>
        <w:tc>
          <w:tcPr>
            <w:tcW w:w="1440" w:type="dxa"/>
          </w:tcPr>
          <w:p w14:paraId="03572B9F" w14:textId="77777777" w:rsidR="00F7697D" w:rsidRPr="00F25BF8" w:rsidRDefault="00F7697D" w:rsidP="00F7697D">
            <w:pPr>
              <w:contextualSpacing/>
              <w:jc w:val="center"/>
              <w:rPr>
                <w:sz w:val="20"/>
              </w:rPr>
            </w:pPr>
          </w:p>
        </w:tc>
        <w:tc>
          <w:tcPr>
            <w:tcW w:w="2160" w:type="dxa"/>
          </w:tcPr>
          <w:p w14:paraId="423124E4" w14:textId="77777777" w:rsidR="00F7697D" w:rsidRPr="00F25BF8" w:rsidRDefault="00F7697D" w:rsidP="00F7697D">
            <w:pPr>
              <w:contextualSpacing/>
              <w:jc w:val="center"/>
              <w:rPr>
                <w:sz w:val="20"/>
              </w:rPr>
            </w:pPr>
          </w:p>
        </w:tc>
        <w:tc>
          <w:tcPr>
            <w:tcW w:w="1440" w:type="dxa"/>
          </w:tcPr>
          <w:p w14:paraId="72610628" w14:textId="77777777" w:rsidR="00F7697D" w:rsidRPr="00F25BF8" w:rsidRDefault="00F7697D" w:rsidP="00F7697D">
            <w:pPr>
              <w:contextualSpacing/>
              <w:jc w:val="center"/>
              <w:rPr>
                <w:sz w:val="20"/>
              </w:rPr>
            </w:pPr>
          </w:p>
        </w:tc>
      </w:tr>
      <w:tr w:rsidR="00F7697D" w:rsidRPr="00F25BF8" w14:paraId="15CBD22A" w14:textId="77777777" w:rsidTr="00F7697D">
        <w:trPr>
          <w:trHeight w:val="20"/>
          <w:jc w:val="center"/>
        </w:trPr>
        <w:tc>
          <w:tcPr>
            <w:tcW w:w="694" w:type="dxa"/>
          </w:tcPr>
          <w:p w14:paraId="2BEBFF38" w14:textId="77777777" w:rsidR="00F7697D" w:rsidRPr="00F25BF8" w:rsidRDefault="00F7697D" w:rsidP="00F7697D">
            <w:pPr>
              <w:contextualSpacing/>
              <w:jc w:val="center"/>
              <w:rPr>
                <w:sz w:val="20"/>
              </w:rPr>
            </w:pPr>
            <w:r w:rsidRPr="00F25BF8">
              <w:rPr>
                <w:sz w:val="20"/>
              </w:rPr>
              <w:t>10</w:t>
            </w:r>
          </w:p>
        </w:tc>
        <w:tc>
          <w:tcPr>
            <w:tcW w:w="1440" w:type="dxa"/>
          </w:tcPr>
          <w:p w14:paraId="17AACCBB" w14:textId="77777777" w:rsidR="00F7697D" w:rsidRPr="00F25BF8" w:rsidRDefault="00F7697D" w:rsidP="00F7697D">
            <w:pPr>
              <w:contextualSpacing/>
              <w:jc w:val="center"/>
              <w:rPr>
                <w:sz w:val="20"/>
              </w:rPr>
            </w:pPr>
          </w:p>
        </w:tc>
        <w:tc>
          <w:tcPr>
            <w:tcW w:w="2160" w:type="dxa"/>
          </w:tcPr>
          <w:p w14:paraId="0E7CDD0E" w14:textId="77777777" w:rsidR="00F7697D" w:rsidRPr="00F25BF8" w:rsidRDefault="00F7697D" w:rsidP="00F7697D">
            <w:pPr>
              <w:contextualSpacing/>
              <w:jc w:val="center"/>
              <w:rPr>
                <w:sz w:val="20"/>
              </w:rPr>
            </w:pPr>
          </w:p>
        </w:tc>
        <w:tc>
          <w:tcPr>
            <w:tcW w:w="1440" w:type="dxa"/>
          </w:tcPr>
          <w:p w14:paraId="673921A0" w14:textId="77777777" w:rsidR="00F7697D" w:rsidRPr="00F25BF8" w:rsidRDefault="00F7697D" w:rsidP="00F7697D">
            <w:pPr>
              <w:contextualSpacing/>
              <w:jc w:val="center"/>
              <w:rPr>
                <w:sz w:val="20"/>
              </w:rPr>
            </w:pPr>
          </w:p>
        </w:tc>
      </w:tr>
    </w:tbl>
    <w:p w14:paraId="474A6355" w14:textId="77777777" w:rsidR="00F7697D" w:rsidRPr="00F25BF8" w:rsidRDefault="00F7697D" w:rsidP="00F7697D">
      <w:pPr>
        <w:spacing w:after="0" w:line="240" w:lineRule="auto"/>
        <w:contextualSpacing/>
        <w:rPr>
          <w:rFonts w:eastAsia="SimSun"/>
        </w:rPr>
      </w:pPr>
    </w:p>
    <w:p w14:paraId="0BD19810" w14:textId="77777777" w:rsidR="00F7697D" w:rsidRPr="00F25BF8" w:rsidRDefault="00F7697D" w:rsidP="00F7697D">
      <w:pPr>
        <w:spacing w:after="0" w:line="240" w:lineRule="auto"/>
        <w:contextualSpacing/>
        <w:rPr>
          <w:rFonts w:eastAsia="SimSun"/>
        </w:rPr>
      </w:pPr>
    </w:p>
    <w:p w14:paraId="02C34BAC" w14:textId="77777777" w:rsidR="00F7697D" w:rsidRPr="00F25BF8" w:rsidRDefault="00F7697D" w:rsidP="00F7697D">
      <w:pPr>
        <w:spacing w:after="0" w:line="240" w:lineRule="auto"/>
        <w:contextualSpacing/>
        <w:rPr>
          <w:rFonts w:eastAsia="SimSun"/>
        </w:rPr>
      </w:pPr>
      <w:r w:rsidRPr="00F25BF8">
        <w:rPr>
          <w:rFonts w:eastAsia="SimSun"/>
        </w:rPr>
        <w:br w:type="page"/>
      </w:r>
    </w:p>
    <w:p w14:paraId="193ABF42" w14:textId="77777777" w:rsidR="00F7697D" w:rsidRPr="00F25BF8" w:rsidRDefault="00F7697D" w:rsidP="00F7697D">
      <w:pPr>
        <w:spacing w:after="0" w:line="240" w:lineRule="auto"/>
        <w:contextualSpacing/>
        <w:rPr>
          <w:rFonts w:eastAsia="Times New Roman" w:cs="Times New Roman"/>
          <w:b/>
          <w:bCs/>
        </w:rPr>
      </w:pPr>
      <w:commentRangeStart w:id="169"/>
      <w:commentRangeStart w:id="170"/>
      <w:r w:rsidRPr="00F25BF8">
        <w:rPr>
          <w:rFonts w:eastAsia="Times New Roman" w:cs="Times New Roman"/>
          <w:b/>
          <w:bCs/>
        </w:rPr>
        <w:lastRenderedPageBreak/>
        <w:t xml:space="preserve">SECTION F. INVESTMENTS AND IMPROVEMENTS </w:t>
      </w:r>
      <w:commentRangeEnd w:id="169"/>
      <w:r>
        <w:rPr>
          <w:rStyle w:val="CommentReference"/>
        </w:rPr>
        <w:commentReference w:id="169"/>
      </w:r>
      <w:commentRangeEnd w:id="170"/>
      <w:r>
        <w:rPr>
          <w:rStyle w:val="CommentReference"/>
        </w:rPr>
        <w:commentReference w:id="170"/>
      </w:r>
    </w:p>
    <w:p w14:paraId="7DC7FC2D" w14:textId="77777777" w:rsidR="00F7697D" w:rsidRPr="00F25BF8" w:rsidRDefault="00F7697D" w:rsidP="00F7697D">
      <w:pPr>
        <w:spacing w:after="0" w:line="240" w:lineRule="auto"/>
        <w:contextualSpacing/>
        <w:rPr>
          <w:rFonts w:eastAsia="SimSun"/>
        </w:rPr>
      </w:pPr>
    </w:p>
    <w:tbl>
      <w:tblPr>
        <w:tblStyle w:val="TableGrid2"/>
        <w:tblW w:w="6094" w:type="dxa"/>
        <w:jc w:val="center"/>
        <w:tblLayout w:type="fixed"/>
        <w:tblCellMar>
          <w:left w:w="29" w:type="dxa"/>
          <w:right w:w="29" w:type="dxa"/>
        </w:tblCellMar>
        <w:tblLook w:val="04A0" w:firstRow="1" w:lastRow="0" w:firstColumn="1" w:lastColumn="0" w:noHBand="0" w:noVBand="1"/>
      </w:tblPr>
      <w:tblGrid>
        <w:gridCol w:w="694"/>
        <w:gridCol w:w="1440"/>
        <w:gridCol w:w="2160"/>
        <w:gridCol w:w="1800"/>
      </w:tblGrid>
      <w:tr w:rsidR="00F7697D" w:rsidRPr="00F25BF8" w14:paraId="0042CD1C" w14:textId="77777777" w:rsidTr="00F7697D">
        <w:trPr>
          <w:trHeight w:val="244"/>
          <w:jc w:val="center"/>
        </w:trPr>
        <w:tc>
          <w:tcPr>
            <w:tcW w:w="694" w:type="dxa"/>
            <w:vMerge w:val="restart"/>
          </w:tcPr>
          <w:p w14:paraId="7C2239D6" w14:textId="77777777" w:rsidR="00F7697D" w:rsidRPr="00F25BF8" w:rsidRDefault="00F7697D" w:rsidP="00F7697D">
            <w:pPr>
              <w:contextualSpacing/>
              <w:jc w:val="center"/>
              <w:rPr>
                <w:sz w:val="20"/>
              </w:rPr>
            </w:pPr>
            <w:r w:rsidRPr="00F25BF8">
              <w:rPr>
                <w:sz w:val="20"/>
              </w:rPr>
              <w:t>Field</w:t>
            </w:r>
          </w:p>
        </w:tc>
        <w:tc>
          <w:tcPr>
            <w:tcW w:w="1440" w:type="dxa"/>
            <w:vMerge w:val="restart"/>
          </w:tcPr>
          <w:p w14:paraId="4811D1BC"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F1. In the field, how was the crop/field residue from the last agricultural season mainly used or disposed of?</w:t>
            </w:r>
          </w:p>
          <w:p w14:paraId="6EA7F109"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(See residue Code Below)</w:t>
            </w:r>
          </w:p>
          <w:p w14:paraId="3BD6DB02"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Probe and Code</w:t>
            </w:r>
          </w:p>
        </w:tc>
        <w:tc>
          <w:tcPr>
            <w:tcW w:w="2160" w:type="dxa"/>
            <w:vMerge w:val="restart"/>
          </w:tcPr>
          <w:p w14:paraId="3C9CB591" w14:textId="77777777" w:rsidR="00F7697D"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F2a. In the past five years, </w:t>
            </w:r>
            <w:r>
              <w:rPr>
                <w:rFonts w:cs="Times New Roman"/>
                <w:sz w:val="20"/>
              </w:rPr>
              <w:t xml:space="preserve">how many years </w:t>
            </w:r>
            <w:r w:rsidRPr="00F25BF8">
              <w:rPr>
                <w:rFonts w:cs="Times New Roman"/>
                <w:sz w:val="20"/>
              </w:rPr>
              <w:t>did your household improve this field with planting basins (pot holes)?</w:t>
            </w:r>
          </w:p>
          <w:p w14:paraId="62EE4D59" w14:textId="77777777" w:rsidR="00F7697D" w:rsidRDefault="00F7697D" w:rsidP="00F7697D">
            <w:pPr>
              <w:kinsoku w:val="0"/>
              <w:overflowPunct w:val="0"/>
              <w:autoSpaceDE w:val="0"/>
              <w:autoSpaceDN w:val="0"/>
              <w:adjustRightInd w:val="0"/>
              <w:contextualSpacing/>
              <w:jc w:val="center"/>
              <w:rPr>
                <w:rFonts w:cs="Times New Roman"/>
                <w:sz w:val="20"/>
              </w:rPr>
            </w:pPr>
          </w:p>
          <w:p w14:paraId="6B1A28B8"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0-None</w:t>
            </w:r>
          </w:p>
          <w:p w14:paraId="65990F6E"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1-One</w:t>
            </w:r>
          </w:p>
          <w:p w14:paraId="3BF1E114"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2-Two</w:t>
            </w:r>
          </w:p>
          <w:p w14:paraId="4954883E"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3-Three</w:t>
            </w:r>
          </w:p>
          <w:p w14:paraId="4AFB9368"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4-Four</w:t>
            </w:r>
          </w:p>
          <w:p w14:paraId="3052D14D"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Pr>
                <w:rFonts w:cs="Times New Roman"/>
                <w:sz w:val="20"/>
              </w:rPr>
              <w:t>5-Five</w:t>
            </w:r>
          </w:p>
          <w:p w14:paraId="74344C9D"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156C147B"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6E5A6675"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800" w:type="dxa"/>
            <w:vMerge w:val="restart"/>
          </w:tcPr>
          <w:p w14:paraId="1D19840D" w14:textId="77777777" w:rsidR="00F7697D"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F3a. In the past five years, </w:t>
            </w:r>
            <w:r>
              <w:rPr>
                <w:rFonts w:cs="Times New Roman"/>
                <w:sz w:val="20"/>
              </w:rPr>
              <w:t xml:space="preserve">how many years </w:t>
            </w:r>
            <w:r w:rsidRPr="00F25BF8">
              <w:rPr>
                <w:rFonts w:cs="Times New Roman"/>
                <w:sz w:val="20"/>
              </w:rPr>
              <w:t>did your household improve this field through zero tillage?</w:t>
            </w:r>
          </w:p>
          <w:p w14:paraId="76EBAFC6" w14:textId="77777777" w:rsidR="00F7697D" w:rsidRDefault="00F7697D" w:rsidP="00F7697D">
            <w:pPr>
              <w:kinsoku w:val="0"/>
              <w:overflowPunct w:val="0"/>
              <w:autoSpaceDE w:val="0"/>
              <w:autoSpaceDN w:val="0"/>
              <w:adjustRightInd w:val="0"/>
              <w:contextualSpacing/>
              <w:jc w:val="center"/>
              <w:rPr>
                <w:rFonts w:cs="Times New Roman"/>
                <w:sz w:val="20"/>
              </w:rPr>
            </w:pPr>
          </w:p>
          <w:p w14:paraId="4AC342F4"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0-None</w:t>
            </w:r>
          </w:p>
          <w:p w14:paraId="3FEC6694"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1-One</w:t>
            </w:r>
          </w:p>
          <w:p w14:paraId="6B2810BB"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2-Two</w:t>
            </w:r>
          </w:p>
          <w:p w14:paraId="7B16D562"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3-Three</w:t>
            </w:r>
          </w:p>
          <w:p w14:paraId="36050FC1"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4-Four</w:t>
            </w:r>
          </w:p>
          <w:p w14:paraId="7B3A426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Pr>
                <w:rFonts w:cs="Times New Roman"/>
                <w:sz w:val="20"/>
              </w:rPr>
              <w:t>5-Five</w:t>
            </w:r>
          </w:p>
          <w:p w14:paraId="0511EA05"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p w14:paraId="1B4B86AE"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3B7A71EA" w14:textId="77777777" w:rsidR="00F7697D" w:rsidRPr="00F25BF8" w:rsidRDefault="00F7697D" w:rsidP="00F7697D">
            <w:pPr>
              <w:contextualSpacing/>
              <w:jc w:val="center"/>
              <w:rPr>
                <w:rFonts w:cs="Times New Roman"/>
                <w:sz w:val="20"/>
              </w:rPr>
            </w:pPr>
            <w:r w:rsidRPr="00F25BF8">
              <w:rPr>
                <w:sz w:val="20"/>
              </w:rPr>
              <w:t>999=Prefer not to respond</w:t>
            </w:r>
          </w:p>
          <w:p w14:paraId="6370FA64" w14:textId="77777777" w:rsidR="00F7697D" w:rsidRPr="00F25BF8" w:rsidRDefault="00F7697D" w:rsidP="00F7697D">
            <w:pPr>
              <w:contextualSpacing/>
              <w:jc w:val="center"/>
              <w:rPr>
                <w:rFonts w:cs="Times New Roman"/>
                <w:sz w:val="20"/>
              </w:rPr>
            </w:pPr>
          </w:p>
        </w:tc>
      </w:tr>
      <w:tr w:rsidR="00F7697D" w:rsidRPr="00F25BF8" w14:paraId="688C5C90" w14:textId="77777777" w:rsidTr="00F7697D">
        <w:trPr>
          <w:trHeight w:val="244"/>
          <w:jc w:val="center"/>
        </w:trPr>
        <w:tc>
          <w:tcPr>
            <w:tcW w:w="694" w:type="dxa"/>
            <w:vMerge/>
          </w:tcPr>
          <w:p w14:paraId="1DC36B8A" w14:textId="77777777" w:rsidR="00F7697D" w:rsidRPr="00F25BF8" w:rsidRDefault="00F7697D" w:rsidP="00F7697D">
            <w:pPr>
              <w:contextualSpacing/>
              <w:jc w:val="center"/>
              <w:rPr>
                <w:sz w:val="20"/>
              </w:rPr>
            </w:pPr>
          </w:p>
        </w:tc>
        <w:tc>
          <w:tcPr>
            <w:tcW w:w="1440" w:type="dxa"/>
            <w:vMerge/>
          </w:tcPr>
          <w:p w14:paraId="6D0141BB"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2160" w:type="dxa"/>
            <w:vMerge/>
          </w:tcPr>
          <w:p w14:paraId="64439ECA"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800" w:type="dxa"/>
            <w:vMerge/>
          </w:tcPr>
          <w:p w14:paraId="112F8EF7"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F7697D" w:rsidRPr="00F25BF8" w14:paraId="756BA28A" w14:textId="77777777" w:rsidTr="00F7697D">
        <w:trPr>
          <w:trHeight w:val="20"/>
          <w:jc w:val="center"/>
        </w:trPr>
        <w:tc>
          <w:tcPr>
            <w:tcW w:w="694" w:type="dxa"/>
          </w:tcPr>
          <w:p w14:paraId="6BC8016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440" w:type="dxa"/>
          </w:tcPr>
          <w:p w14:paraId="72EB1812"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gramStart"/>
            <w:r w:rsidRPr="00F25BF8">
              <w:rPr>
                <w:rFonts w:cs="Times New Roman"/>
                <w:b/>
                <w:bCs/>
                <w:spacing w:val="1"/>
                <w:w w:val="105"/>
                <w:sz w:val="18"/>
                <w:szCs w:val="18"/>
              </w:rPr>
              <w:t>residue</w:t>
            </w:r>
            <w:proofErr w:type="gramEnd"/>
          </w:p>
        </w:tc>
        <w:tc>
          <w:tcPr>
            <w:tcW w:w="2160" w:type="dxa"/>
          </w:tcPr>
          <w:p w14:paraId="40075F5A"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plantbasin</w:t>
            </w:r>
            <w:proofErr w:type="spellEnd"/>
            <w:proofErr w:type="gramEnd"/>
          </w:p>
        </w:tc>
        <w:tc>
          <w:tcPr>
            <w:tcW w:w="1800" w:type="dxa"/>
          </w:tcPr>
          <w:p w14:paraId="75E1E06D"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zerotill</w:t>
            </w:r>
            <w:proofErr w:type="spellEnd"/>
            <w:proofErr w:type="gramEnd"/>
          </w:p>
        </w:tc>
      </w:tr>
      <w:tr w:rsidR="00F7697D" w:rsidRPr="00F25BF8" w14:paraId="2BD66385" w14:textId="77777777" w:rsidTr="00F7697D">
        <w:trPr>
          <w:trHeight w:val="20"/>
          <w:jc w:val="center"/>
        </w:trPr>
        <w:tc>
          <w:tcPr>
            <w:tcW w:w="694" w:type="dxa"/>
          </w:tcPr>
          <w:p w14:paraId="3D478C88" w14:textId="77777777" w:rsidR="00F7697D" w:rsidRPr="00F25BF8" w:rsidRDefault="00F7697D" w:rsidP="00F7697D">
            <w:pPr>
              <w:contextualSpacing/>
              <w:jc w:val="center"/>
              <w:rPr>
                <w:sz w:val="20"/>
              </w:rPr>
            </w:pPr>
            <w:r w:rsidRPr="00F25BF8">
              <w:rPr>
                <w:sz w:val="20"/>
              </w:rPr>
              <w:t>1</w:t>
            </w:r>
          </w:p>
        </w:tc>
        <w:tc>
          <w:tcPr>
            <w:tcW w:w="1440" w:type="dxa"/>
          </w:tcPr>
          <w:p w14:paraId="7CE715BE" w14:textId="77777777" w:rsidR="00F7697D" w:rsidRPr="00F25BF8" w:rsidRDefault="00F7697D" w:rsidP="00F7697D">
            <w:pPr>
              <w:contextualSpacing/>
              <w:jc w:val="center"/>
              <w:rPr>
                <w:sz w:val="20"/>
              </w:rPr>
            </w:pPr>
          </w:p>
        </w:tc>
        <w:tc>
          <w:tcPr>
            <w:tcW w:w="2160" w:type="dxa"/>
          </w:tcPr>
          <w:p w14:paraId="483A2025" w14:textId="77777777" w:rsidR="00F7697D" w:rsidRPr="00F25BF8" w:rsidRDefault="00F7697D" w:rsidP="00F7697D">
            <w:pPr>
              <w:contextualSpacing/>
              <w:jc w:val="center"/>
              <w:rPr>
                <w:sz w:val="20"/>
              </w:rPr>
            </w:pPr>
          </w:p>
        </w:tc>
        <w:tc>
          <w:tcPr>
            <w:tcW w:w="1800" w:type="dxa"/>
          </w:tcPr>
          <w:p w14:paraId="78F00AAC" w14:textId="77777777" w:rsidR="00F7697D" w:rsidRPr="00F25BF8" w:rsidRDefault="00F7697D" w:rsidP="00F7697D">
            <w:pPr>
              <w:contextualSpacing/>
              <w:jc w:val="center"/>
              <w:rPr>
                <w:sz w:val="20"/>
              </w:rPr>
            </w:pPr>
          </w:p>
        </w:tc>
      </w:tr>
      <w:tr w:rsidR="00F7697D" w:rsidRPr="00F25BF8" w14:paraId="490DC623" w14:textId="77777777" w:rsidTr="00F7697D">
        <w:trPr>
          <w:trHeight w:val="20"/>
          <w:jc w:val="center"/>
        </w:trPr>
        <w:tc>
          <w:tcPr>
            <w:tcW w:w="694" w:type="dxa"/>
          </w:tcPr>
          <w:p w14:paraId="5AB4A2AE" w14:textId="77777777" w:rsidR="00F7697D" w:rsidRPr="00F25BF8" w:rsidRDefault="00F7697D" w:rsidP="00F7697D">
            <w:pPr>
              <w:contextualSpacing/>
              <w:jc w:val="center"/>
              <w:rPr>
                <w:sz w:val="20"/>
              </w:rPr>
            </w:pPr>
            <w:r w:rsidRPr="00F25BF8">
              <w:rPr>
                <w:sz w:val="20"/>
              </w:rPr>
              <w:t>2</w:t>
            </w:r>
          </w:p>
        </w:tc>
        <w:tc>
          <w:tcPr>
            <w:tcW w:w="1440" w:type="dxa"/>
          </w:tcPr>
          <w:p w14:paraId="5ED1E458" w14:textId="77777777" w:rsidR="00F7697D" w:rsidRPr="00F25BF8" w:rsidRDefault="00F7697D" w:rsidP="00F7697D">
            <w:pPr>
              <w:contextualSpacing/>
              <w:jc w:val="center"/>
              <w:rPr>
                <w:sz w:val="20"/>
              </w:rPr>
            </w:pPr>
          </w:p>
        </w:tc>
        <w:tc>
          <w:tcPr>
            <w:tcW w:w="2160" w:type="dxa"/>
          </w:tcPr>
          <w:p w14:paraId="3531FCD4" w14:textId="77777777" w:rsidR="00F7697D" w:rsidRPr="00F25BF8" w:rsidRDefault="00F7697D" w:rsidP="00F7697D">
            <w:pPr>
              <w:contextualSpacing/>
              <w:jc w:val="center"/>
              <w:rPr>
                <w:sz w:val="20"/>
              </w:rPr>
            </w:pPr>
          </w:p>
        </w:tc>
        <w:tc>
          <w:tcPr>
            <w:tcW w:w="1800" w:type="dxa"/>
          </w:tcPr>
          <w:p w14:paraId="59BD2A54" w14:textId="77777777" w:rsidR="00F7697D" w:rsidRPr="00F25BF8" w:rsidRDefault="00F7697D" w:rsidP="00F7697D">
            <w:pPr>
              <w:contextualSpacing/>
              <w:jc w:val="center"/>
              <w:rPr>
                <w:sz w:val="20"/>
              </w:rPr>
            </w:pPr>
          </w:p>
        </w:tc>
      </w:tr>
      <w:tr w:rsidR="00F7697D" w:rsidRPr="00F25BF8" w14:paraId="0C53E68E" w14:textId="77777777" w:rsidTr="00F7697D">
        <w:trPr>
          <w:trHeight w:val="20"/>
          <w:jc w:val="center"/>
        </w:trPr>
        <w:tc>
          <w:tcPr>
            <w:tcW w:w="694" w:type="dxa"/>
          </w:tcPr>
          <w:p w14:paraId="3076FC97" w14:textId="77777777" w:rsidR="00F7697D" w:rsidRPr="00F25BF8" w:rsidRDefault="00F7697D" w:rsidP="00F7697D">
            <w:pPr>
              <w:contextualSpacing/>
              <w:jc w:val="center"/>
              <w:rPr>
                <w:sz w:val="20"/>
              </w:rPr>
            </w:pPr>
            <w:r w:rsidRPr="00F25BF8">
              <w:rPr>
                <w:sz w:val="20"/>
              </w:rPr>
              <w:t>3</w:t>
            </w:r>
          </w:p>
        </w:tc>
        <w:tc>
          <w:tcPr>
            <w:tcW w:w="1440" w:type="dxa"/>
          </w:tcPr>
          <w:p w14:paraId="5FC4F875" w14:textId="77777777" w:rsidR="00F7697D" w:rsidRPr="00F25BF8" w:rsidRDefault="00F7697D" w:rsidP="00F7697D">
            <w:pPr>
              <w:contextualSpacing/>
              <w:jc w:val="center"/>
              <w:rPr>
                <w:sz w:val="20"/>
              </w:rPr>
            </w:pPr>
          </w:p>
        </w:tc>
        <w:tc>
          <w:tcPr>
            <w:tcW w:w="2160" w:type="dxa"/>
          </w:tcPr>
          <w:p w14:paraId="227C84E9" w14:textId="77777777" w:rsidR="00F7697D" w:rsidRPr="00F25BF8" w:rsidRDefault="00F7697D" w:rsidP="00F7697D">
            <w:pPr>
              <w:contextualSpacing/>
              <w:jc w:val="center"/>
              <w:rPr>
                <w:sz w:val="20"/>
              </w:rPr>
            </w:pPr>
          </w:p>
        </w:tc>
        <w:tc>
          <w:tcPr>
            <w:tcW w:w="1800" w:type="dxa"/>
          </w:tcPr>
          <w:p w14:paraId="1E03A168" w14:textId="77777777" w:rsidR="00F7697D" w:rsidRPr="00F25BF8" w:rsidRDefault="00F7697D" w:rsidP="00F7697D">
            <w:pPr>
              <w:contextualSpacing/>
              <w:jc w:val="center"/>
              <w:rPr>
                <w:sz w:val="20"/>
              </w:rPr>
            </w:pPr>
          </w:p>
        </w:tc>
      </w:tr>
      <w:tr w:rsidR="00F7697D" w:rsidRPr="00F25BF8" w14:paraId="33899CC9" w14:textId="77777777" w:rsidTr="00F7697D">
        <w:trPr>
          <w:trHeight w:val="20"/>
          <w:jc w:val="center"/>
        </w:trPr>
        <w:tc>
          <w:tcPr>
            <w:tcW w:w="694" w:type="dxa"/>
          </w:tcPr>
          <w:p w14:paraId="09C08BEA" w14:textId="77777777" w:rsidR="00F7697D" w:rsidRPr="00F25BF8" w:rsidRDefault="00F7697D" w:rsidP="00F7697D">
            <w:pPr>
              <w:contextualSpacing/>
              <w:jc w:val="center"/>
              <w:rPr>
                <w:sz w:val="20"/>
              </w:rPr>
            </w:pPr>
            <w:r w:rsidRPr="00F25BF8">
              <w:rPr>
                <w:sz w:val="20"/>
              </w:rPr>
              <w:t>4</w:t>
            </w:r>
          </w:p>
        </w:tc>
        <w:tc>
          <w:tcPr>
            <w:tcW w:w="1440" w:type="dxa"/>
          </w:tcPr>
          <w:p w14:paraId="3AC43792" w14:textId="77777777" w:rsidR="00F7697D" w:rsidRPr="00F25BF8" w:rsidRDefault="00F7697D" w:rsidP="00F7697D">
            <w:pPr>
              <w:contextualSpacing/>
              <w:jc w:val="center"/>
              <w:rPr>
                <w:sz w:val="20"/>
              </w:rPr>
            </w:pPr>
          </w:p>
        </w:tc>
        <w:tc>
          <w:tcPr>
            <w:tcW w:w="2160" w:type="dxa"/>
          </w:tcPr>
          <w:p w14:paraId="1494B249" w14:textId="77777777" w:rsidR="00F7697D" w:rsidRPr="00F25BF8" w:rsidRDefault="00F7697D" w:rsidP="00F7697D">
            <w:pPr>
              <w:contextualSpacing/>
              <w:jc w:val="center"/>
              <w:rPr>
                <w:sz w:val="20"/>
              </w:rPr>
            </w:pPr>
          </w:p>
        </w:tc>
        <w:tc>
          <w:tcPr>
            <w:tcW w:w="1800" w:type="dxa"/>
          </w:tcPr>
          <w:p w14:paraId="2788509F" w14:textId="77777777" w:rsidR="00F7697D" w:rsidRPr="00F25BF8" w:rsidRDefault="00F7697D" w:rsidP="00F7697D">
            <w:pPr>
              <w:contextualSpacing/>
              <w:jc w:val="center"/>
              <w:rPr>
                <w:sz w:val="20"/>
              </w:rPr>
            </w:pPr>
          </w:p>
        </w:tc>
      </w:tr>
      <w:tr w:rsidR="00F7697D" w:rsidRPr="00F25BF8" w14:paraId="54D31B8E" w14:textId="77777777" w:rsidTr="00F7697D">
        <w:trPr>
          <w:trHeight w:val="20"/>
          <w:jc w:val="center"/>
        </w:trPr>
        <w:tc>
          <w:tcPr>
            <w:tcW w:w="694" w:type="dxa"/>
          </w:tcPr>
          <w:p w14:paraId="41508743" w14:textId="77777777" w:rsidR="00F7697D" w:rsidRPr="00F25BF8" w:rsidRDefault="00F7697D" w:rsidP="00F7697D">
            <w:pPr>
              <w:contextualSpacing/>
              <w:jc w:val="center"/>
              <w:rPr>
                <w:sz w:val="20"/>
              </w:rPr>
            </w:pPr>
            <w:r w:rsidRPr="00F25BF8">
              <w:rPr>
                <w:sz w:val="20"/>
              </w:rPr>
              <w:t>5</w:t>
            </w:r>
          </w:p>
        </w:tc>
        <w:tc>
          <w:tcPr>
            <w:tcW w:w="1440" w:type="dxa"/>
          </w:tcPr>
          <w:p w14:paraId="4961F0AD" w14:textId="77777777" w:rsidR="00F7697D" w:rsidRPr="00F25BF8" w:rsidRDefault="00F7697D" w:rsidP="00F7697D">
            <w:pPr>
              <w:contextualSpacing/>
              <w:jc w:val="center"/>
              <w:rPr>
                <w:sz w:val="20"/>
              </w:rPr>
            </w:pPr>
          </w:p>
        </w:tc>
        <w:tc>
          <w:tcPr>
            <w:tcW w:w="2160" w:type="dxa"/>
          </w:tcPr>
          <w:p w14:paraId="4D5B06CC" w14:textId="77777777" w:rsidR="00F7697D" w:rsidRPr="00F25BF8" w:rsidRDefault="00F7697D" w:rsidP="00F7697D">
            <w:pPr>
              <w:contextualSpacing/>
              <w:jc w:val="center"/>
              <w:rPr>
                <w:sz w:val="20"/>
              </w:rPr>
            </w:pPr>
          </w:p>
        </w:tc>
        <w:tc>
          <w:tcPr>
            <w:tcW w:w="1800" w:type="dxa"/>
          </w:tcPr>
          <w:p w14:paraId="382093CE" w14:textId="77777777" w:rsidR="00F7697D" w:rsidRPr="00F25BF8" w:rsidRDefault="00F7697D" w:rsidP="00F7697D">
            <w:pPr>
              <w:contextualSpacing/>
              <w:jc w:val="center"/>
              <w:rPr>
                <w:sz w:val="20"/>
              </w:rPr>
            </w:pPr>
          </w:p>
        </w:tc>
      </w:tr>
      <w:tr w:rsidR="00F7697D" w:rsidRPr="00F25BF8" w14:paraId="56B0F44F" w14:textId="77777777" w:rsidTr="00F7697D">
        <w:trPr>
          <w:trHeight w:val="20"/>
          <w:jc w:val="center"/>
        </w:trPr>
        <w:tc>
          <w:tcPr>
            <w:tcW w:w="694" w:type="dxa"/>
          </w:tcPr>
          <w:p w14:paraId="41D4E8A2" w14:textId="77777777" w:rsidR="00F7697D" w:rsidRPr="00F25BF8" w:rsidRDefault="00F7697D" w:rsidP="00F7697D">
            <w:pPr>
              <w:contextualSpacing/>
              <w:jc w:val="center"/>
              <w:rPr>
                <w:sz w:val="20"/>
              </w:rPr>
            </w:pPr>
            <w:r w:rsidRPr="00F25BF8">
              <w:rPr>
                <w:sz w:val="20"/>
              </w:rPr>
              <w:t>6</w:t>
            </w:r>
          </w:p>
        </w:tc>
        <w:tc>
          <w:tcPr>
            <w:tcW w:w="1440" w:type="dxa"/>
          </w:tcPr>
          <w:p w14:paraId="1FED64B9" w14:textId="77777777" w:rsidR="00F7697D" w:rsidRPr="00F25BF8" w:rsidRDefault="00F7697D" w:rsidP="00F7697D">
            <w:pPr>
              <w:contextualSpacing/>
              <w:jc w:val="center"/>
              <w:rPr>
                <w:sz w:val="20"/>
              </w:rPr>
            </w:pPr>
          </w:p>
        </w:tc>
        <w:tc>
          <w:tcPr>
            <w:tcW w:w="2160" w:type="dxa"/>
          </w:tcPr>
          <w:p w14:paraId="713DC6D3" w14:textId="77777777" w:rsidR="00F7697D" w:rsidRPr="00F25BF8" w:rsidRDefault="00F7697D" w:rsidP="00F7697D">
            <w:pPr>
              <w:contextualSpacing/>
              <w:jc w:val="center"/>
              <w:rPr>
                <w:sz w:val="20"/>
              </w:rPr>
            </w:pPr>
          </w:p>
        </w:tc>
        <w:tc>
          <w:tcPr>
            <w:tcW w:w="1800" w:type="dxa"/>
          </w:tcPr>
          <w:p w14:paraId="6A0180A4" w14:textId="77777777" w:rsidR="00F7697D" w:rsidRPr="00F25BF8" w:rsidRDefault="00F7697D" w:rsidP="00F7697D">
            <w:pPr>
              <w:contextualSpacing/>
              <w:jc w:val="center"/>
              <w:rPr>
                <w:sz w:val="20"/>
              </w:rPr>
            </w:pPr>
          </w:p>
        </w:tc>
      </w:tr>
      <w:tr w:rsidR="00F7697D" w:rsidRPr="00F25BF8" w14:paraId="1BFC6075" w14:textId="77777777" w:rsidTr="00F7697D">
        <w:trPr>
          <w:trHeight w:val="20"/>
          <w:jc w:val="center"/>
        </w:trPr>
        <w:tc>
          <w:tcPr>
            <w:tcW w:w="694" w:type="dxa"/>
          </w:tcPr>
          <w:p w14:paraId="5D9967A5" w14:textId="77777777" w:rsidR="00F7697D" w:rsidRPr="00F25BF8" w:rsidRDefault="00F7697D" w:rsidP="00F7697D">
            <w:pPr>
              <w:contextualSpacing/>
              <w:jc w:val="center"/>
              <w:rPr>
                <w:sz w:val="20"/>
              </w:rPr>
            </w:pPr>
            <w:r w:rsidRPr="00F25BF8">
              <w:rPr>
                <w:sz w:val="20"/>
              </w:rPr>
              <w:t>7</w:t>
            </w:r>
          </w:p>
        </w:tc>
        <w:tc>
          <w:tcPr>
            <w:tcW w:w="1440" w:type="dxa"/>
          </w:tcPr>
          <w:p w14:paraId="612A02D3" w14:textId="77777777" w:rsidR="00F7697D" w:rsidRPr="00F25BF8" w:rsidRDefault="00F7697D" w:rsidP="00F7697D">
            <w:pPr>
              <w:contextualSpacing/>
              <w:jc w:val="center"/>
              <w:rPr>
                <w:sz w:val="20"/>
              </w:rPr>
            </w:pPr>
          </w:p>
        </w:tc>
        <w:tc>
          <w:tcPr>
            <w:tcW w:w="2160" w:type="dxa"/>
          </w:tcPr>
          <w:p w14:paraId="23BB4959" w14:textId="77777777" w:rsidR="00F7697D" w:rsidRPr="00F25BF8" w:rsidRDefault="00F7697D" w:rsidP="00F7697D">
            <w:pPr>
              <w:contextualSpacing/>
              <w:jc w:val="center"/>
              <w:rPr>
                <w:sz w:val="20"/>
              </w:rPr>
            </w:pPr>
          </w:p>
        </w:tc>
        <w:tc>
          <w:tcPr>
            <w:tcW w:w="1800" w:type="dxa"/>
          </w:tcPr>
          <w:p w14:paraId="62F99600" w14:textId="77777777" w:rsidR="00F7697D" w:rsidRPr="00F25BF8" w:rsidRDefault="00F7697D" w:rsidP="00F7697D">
            <w:pPr>
              <w:contextualSpacing/>
              <w:jc w:val="center"/>
              <w:rPr>
                <w:sz w:val="20"/>
              </w:rPr>
            </w:pPr>
          </w:p>
        </w:tc>
      </w:tr>
      <w:tr w:rsidR="00F7697D" w:rsidRPr="00F25BF8" w14:paraId="678D3970" w14:textId="77777777" w:rsidTr="00F7697D">
        <w:trPr>
          <w:trHeight w:val="20"/>
          <w:jc w:val="center"/>
        </w:trPr>
        <w:tc>
          <w:tcPr>
            <w:tcW w:w="694" w:type="dxa"/>
          </w:tcPr>
          <w:p w14:paraId="3C0D35E8" w14:textId="77777777" w:rsidR="00F7697D" w:rsidRPr="00F25BF8" w:rsidRDefault="00F7697D" w:rsidP="00F7697D">
            <w:pPr>
              <w:contextualSpacing/>
              <w:jc w:val="center"/>
              <w:rPr>
                <w:sz w:val="20"/>
              </w:rPr>
            </w:pPr>
            <w:r w:rsidRPr="00F25BF8">
              <w:rPr>
                <w:sz w:val="20"/>
              </w:rPr>
              <w:t>8</w:t>
            </w:r>
          </w:p>
        </w:tc>
        <w:tc>
          <w:tcPr>
            <w:tcW w:w="1440" w:type="dxa"/>
          </w:tcPr>
          <w:p w14:paraId="61D9D11B" w14:textId="77777777" w:rsidR="00F7697D" w:rsidRPr="00F25BF8" w:rsidRDefault="00F7697D" w:rsidP="00F7697D">
            <w:pPr>
              <w:contextualSpacing/>
              <w:jc w:val="center"/>
              <w:rPr>
                <w:sz w:val="20"/>
              </w:rPr>
            </w:pPr>
          </w:p>
        </w:tc>
        <w:tc>
          <w:tcPr>
            <w:tcW w:w="2160" w:type="dxa"/>
          </w:tcPr>
          <w:p w14:paraId="7C37F21D" w14:textId="77777777" w:rsidR="00F7697D" w:rsidRPr="00F25BF8" w:rsidRDefault="00F7697D" w:rsidP="00F7697D">
            <w:pPr>
              <w:contextualSpacing/>
              <w:jc w:val="center"/>
              <w:rPr>
                <w:sz w:val="20"/>
              </w:rPr>
            </w:pPr>
          </w:p>
        </w:tc>
        <w:tc>
          <w:tcPr>
            <w:tcW w:w="1800" w:type="dxa"/>
          </w:tcPr>
          <w:p w14:paraId="095045AA" w14:textId="77777777" w:rsidR="00F7697D" w:rsidRPr="00F25BF8" w:rsidRDefault="00F7697D" w:rsidP="00F7697D">
            <w:pPr>
              <w:contextualSpacing/>
              <w:jc w:val="center"/>
              <w:rPr>
                <w:sz w:val="20"/>
              </w:rPr>
            </w:pPr>
          </w:p>
        </w:tc>
      </w:tr>
      <w:tr w:rsidR="00F7697D" w:rsidRPr="00F25BF8" w14:paraId="6409E89D" w14:textId="77777777" w:rsidTr="00F7697D">
        <w:trPr>
          <w:trHeight w:val="20"/>
          <w:jc w:val="center"/>
        </w:trPr>
        <w:tc>
          <w:tcPr>
            <w:tcW w:w="694" w:type="dxa"/>
          </w:tcPr>
          <w:p w14:paraId="2FE15DBF" w14:textId="77777777" w:rsidR="00F7697D" w:rsidRPr="00F25BF8" w:rsidRDefault="00F7697D" w:rsidP="00F7697D">
            <w:pPr>
              <w:contextualSpacing/>
              <w:jc w:val="center"/>
              <w:rPr>
                <w:sz w:val="20"/>
              </w:rPr>
            </w:pPr>
            <w:r w:rsidRPr="00F25BF8">
              <w:rPr>
                <w:sz w:val="20"/>
              </w:rPr>
              <w:t>9</w:t>
            </w:r>
          </w:p>
        </w:tc>
        <w:tc>
          <w:tcPr>
            <w:tcW w:w="1440" w:type="dxa"/>
          </w:tcPr>
          <w:p w14:paraId="73D63CFA" w14:textId="77777777" w:rsidR="00F7697D" w:rsidRPr="00F25BF8" w:rsidRDefault="00F7697D" w:rsidP="00F7697D">
            <w:pPr>
              <w:contextualSpacing/>
              <w:jc w:val="center"/>
              <w:rPr>
                <w:sz w:val="20"/>
              </w:rPr>
            </w:pPr>
          </w:p>
        </w:tc>
        <w:tc>
          <w:tcPr>
            <w:tcW w:w="2160" w:type="dxa"/>
          </w:tcPr>
          <w:p w14:paraId="7CEE45CB" w14:textId="77777777" w:rsidR="00F7697D" w:rsidRPr="00F25BF8" w:rsidRDefault="00F7697D" w:rsidP="00F7697D">
            <w:pPr>
              <w:contextualSpacing/>
              <w:jc w:val="center"/>
              <w:rPr>
                <w:sz w:val="20"/>
              </w:rPr>
            </w:pPr>
          </w:p>
        </w:tc>
        <w:tc>
          <w:tcPr>
            <w:tcW w:w="1800" w:type="dxa"/>
          </w:tcPr>
          <w:p w14:paraId="5BF86A11" w14:textId="77777777" w:rsidR="00F7697D" w:rsidRPr="00F25BF8" w:rsidRDefault="00F7697D" w:rsidP="00F7697D">
            <w:pPr>
              <w:contextualSpacing/>
              <w:jc w:val="center"/>
              <w:rPr>
                <w:sz w:val="20"/>
              </w:rPr>
            </w:pPr>
          </w:p>
        </w:tc>
      </w:tr>
      <w:tr w:rsidR="00F7697D" w:rsidRPr="00F25BF8" w14:paraId="291B31DA" w14:textId="77777777" w:rsidTr="00F7697D">
        <w:trPr>
          <w:trHeight w:val="20"/>
          <w:jc w:val="center"/>
        </w:trPr>
        <w:tc>
          <w:tcPr>
            <w:tcW w:w="694" w:type="dxa"/>
          </w:tcPr>
          <w:p w14:paraId="6B2DB217" w14:textId="77777777" w:rsidR="00F7697D" w:rsidRPr="00F25BF8" w:rsidRDefault="00F7697D" w:rsidP="00F7697D">
            <w:pPr>
              <w:contextualSpacing/>
              <w:jc w:val="center"/>
              <w:rPr>
                <w:sz w:val="20"/>
              </w:rPr>
            </w:pPr>
            <w:r w:rsidRPr="00F25BF8">
              <w:rPr>
                <w:sz w:val="20"/>
              </w:rPr>
              <w:t>10</w:t>
            </w:r>
          </w:p>
        </w:tc>
        <w:tc>
          <w:tcPr>
            <w:tcW w:w="1440" w:type="dxa"/>
          </w:tcPr>
          <w:p w14:paraId="5315FB24" w14:textId="77777777" w:rsidR="00F7697D" w:rsidRPr="00F25BF8" w:rsidRDefault="00F7697D" w:rsidP="00F7697D">
            <w:pPr>
              <w:contextualSpacing/>
              <w:jc w:val="center"/>
              <w:rPr>
                <w:sz w:val="20"/>
              </w:rPr>
            </w:pPr>
          </w:p>
        </w:tc>
        <w:tc>
          <w:tcPr>
            <w:tcW w:w="2160" w:type="dxa"/>
          </w:tcPr>
          <w:p w14:paraId="0D506561" w14:textId="77777777" w:rsidR="00F7697D" w:rsidRPr="00F25BF8" w:rsidRDefault="00F7697D" w:rsidP="00F7697D">
            <w:pPr>
              <w:contextualSpacing/>
              <w:jc w:val="center"/>
              <w:rPr>
                <w:sz w:val="20"/>
              </w:rPr>
            </w:pPr>
          </w:p>
        </w:tc>
        <w:tc>
          <w:tcPr>
            <w:tcW w:w="1800" w:type="dxa"/>
          </w:tcPr>
          <w:p w14:paraId="604DF0C9" w14:textId="77777777" w:rsidR="00F7697D" w:rsidRPr="00F25BF8" w:rsidRDefault="00F7697D" w:rsidP="00F7697D">
            <w:pPr>
              <w:contextualSpacing/>
              <w:jc w:val="center"/>
              <w:rPr>
                <w:sz w:val="20"/>
              </w:rPr>
            </w:pPr>
          </w:p>
        </w:tc>
      </w:tr>
    </w:tbl>
    <w:p w14:paraId="13544214" w14:textId="77777777" w:rsidR="00F7697D" w:rsidRPr="00F25BF8" w:rsidRDefault="00F7697D" w:rsidP="00F7697D">
      <w:pPr>
        <w:spacing w:after="0" w:line="240" w:lineRule="auto"/>
        <w:contextualSpacing/>
        <w:rPr>
          <w:rFonts w:eastAsia="SimSun"/>
        </w:rPr>
      </w:pPr>
    </w:p>
    <w:tbl>
      <w:tblPr>
        <w:tblStyle w:val="TableGrid2"/>
        <w:tblW w:w="8275" w:type="dxa"/>
        <w:jc w:val="center"/>
        <w:tblCellMar>
          <w:left w:w="29" w:type="dxa"/>
          <w:right w:w="29" w:type="dxa"/>
        </w:tblCellMar>
        <w:tblLook w:val="04A0" w:firstRow="1" w:lastRow="0" w:firstColumn="1" w:lastColumn="0" w:noHBand="0" w:noVBand="1"/>
      </w:tblPr>
      <w:tblGrid>
        <w:gridCol w:w="8275"/>
      </w:tblGrid>
      <w:tr w:rsidR="00F7697D" w:rsidRPr="00F25BF8" w14:paraId="64BA803A" w14:textId="77777777" w:rsidTr="00F7697D">
        <w:trPr>
          <w:jc w:val="center"/>
        </w:trPr>
        <w:tc>
          <w:tcPr>
            <w:tcW w:w="8275" w:type="dxa"/>
          </w:tcPr>
          <w:p w14:paraId="2277B07D"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Crop residue use (F1)</w:t>
            </w:r>
          </w:p>
        </w:tc>
      </w:tr>
      <w:tr w:rsidR="00F7697D" w:rsidRPr="00F25BF8" w14:paraId="607DBFB4" w14:textId="77777777" w:rsidTr="00F7697D">
        <w:trPr>
          <w:jc w:val="center"/>
        </w:trPr>
        <w:tc>
          <w:tcPr>
            <w:tcW w:w="8275" w:type="dxa"/>
          </w:tcPr>
          <w:p w14:paraId="61D6229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1=Left in fields then plowed/incorporated into the field</w:t>
            </w:r>
          </w:p>
          <w:p w14:paraId="6EF9B57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2=Burned on the field</w:t>
            </w:r>
          </w:p>
          <w:p w14:paraId="7CB2D84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3=Cut and spread on the field</w:t>
            </w:r>
          </w:p>
          <w:p w14:paraId="741F7A4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4=Cut and removed from the field and fed to animals</w:t>
            </w:r>
          </w:p>
          <w:p w14:paraId="76A3AE7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5=Cut and removed from the field for other household uses</w:t>
            </w:r>
          </w:p>
          <w:p w14:paraId="00690AF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6=Grazed by animals</w:t>
            </w:r>
          </w:p>
          <w:p w14:paraId="58D733D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lastRenderedPageBreak/>
              <w:t>7=For sale</w:t>
            </w:r>
          </w:p>
          <w:p w14:paraId="52ECDE8E"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8=Mulched</w:t>
            </w:r>
          </w:p>
          <w:p w14:paraId="6422C3D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9=No crop residue because they did not cultivate on this field during the last agricultural season</w:t>
            </w:r>
          </w:p>
          <w:p w14:paraId="24BF787B"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w:t>
            </w:r>
          </w:p>
        </w:tc>
      </w:tr>
    </w:tbl>
    <w:p w14:paraId="53303EFF" w14:textId="77777777" w:rsidR="00F7697D" w:rsidRPr="00F25BF8" w:rsidRDefault="00F7697D" w:rsidP="00F7697D">
      <w:pPr>
        <w:spacing w:after="0" w:line="240" w:lineRule="auto"/>
        <w:contextualSpacing/>
        <w:rPr>
          <w:rFonts w:eastAsia="SimSun"/>
        </w:rPr>
      </w:pPr>
    </w:p>
    <w:p w14:paraId="7CED97F9" w14:textId="77777777" w:rsidR="00F7697D" w:rsidRPr="00F25BF8" w:rsidRDefault="00F7697D" w:rsidP="00F7697D">
      <w:pPr>
        <w:spacing w:after="0" w:line="240" w:lineRule="auto"/>
        <w:contextualSpacing/>
        <w:rPr>
          <w:rFonts w:eastAsia="SimSun"/>
        </w:rPr>
      </w:pPr>
      <w:r w:rsidRPr="00F25BF8">
        <w:rPr>
          <w:rFonts w:eastAsia="SimSun"/>
        </w:rPr>
        <w:br w:type="page"/>
      </w:r>
    </w:p>
    <w:p w14:paraId="41EC1568"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F. INVESTMENTS AND IMPROVEMENTS (Continued)</w:t>
      </w:r>
    </w:p>
    <w:p w14:paraId="18FE0AA1" w14:textId="77777777" w:rsidR="00F7697D" w:rsidRPr="00F25BF8" w:rsidRDefault="00F7697D" w:rsidP="00F7697D">
      <w:pPr>
        <w:spacing w:after="0" w:line="240" w:lineRule="auto"/>
        <w:contextualSpacing/>
        <w:rPr>
          <w:rFonts w:eastAsia="SimSun"/>
        </w:rPr>
      </w:pPr>
    </w:p>
    <w:tbl>
      <w:tblPr>
        <w:tblStyle w:val="TableGrid2"/>
        <w:tblW w:w="6737" w:type="dxa"/>
        <w:jc w:val="center"/>
        <w:tblLayout w:type="fixed"/>
        <w:tblCellMar>
          <w:left w:w="29" w:type="dxa"/>
          <w:right w:w="29" w:type="dxa"/>
        </w:tblCellMar>
        <w:tblLook w:val="04A0" w:firstRow="1" w:lastRow="0" w:firstColumn="1" w:lastColumn="0" w:noHBand="0" w:noVBand="1"/>
      </w:tblPr>
      <w:tblGrid>
        <w:gridCol w:w="694"/>
        <w:gridCol w:w="2520"/>
        <w:gridCol w:w="3523"/>
      </w:tblGrid>
      <w:tr w:rsidR="00F7697D" w:rsidRPr="00F25BF8" w14:paraId="3180D854" w14:textId="77777777" w:rsidTr="00F7697D">
        <w:trPr>
          <w:trHeight w:val="244"/>
          <w:jc w:val="center"/>
        </w:trPr>
        <w:tc>
          <w:tcPr>
            <w:tcW w:w="694" w:type="dxa"/>
            <w:vMerge w:val="restart"/>
          </w:tcPr>
          <w:p w14:paraId="64EA7FC7" w14:textId="77777777" w:rsidR="00F7697D" w:rsidRPr="00F25BF8" w:rsidRDefault="00F7697D" w:rsidP="00F7697D">
            <w:pPr>
              <w:contextualSpacing/>
              <w:jc w:val="center"/>
              <w:rPr>
                <w:sz w:val="20"/>
              </w:rPr>
            </w:pPr>
            <w:r w:rsidRPr="00F25BF8">
              <w:rPr>
                <w:sz w:val="20"/>
              </w:rPr>
              <w:t>Field</w:t>
            </w:r>
          </w:p>
        </w:tc>
        <w:tc>
          <w:tcPr>
            <w:tcW w:w="2520" w:type="dxa"/>
            <w:vMerge w:val="restart"/>
            <w:vAlign w:val="center"/>
          </w:tcPr>
          <w:p w14:paraId="1334E577" w14:textId="77777777" w:rsidR="00F7697D"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 xml:space="preserve">F4a. In the past five years, </w:t>
            </w:r>
            <w:r>
              <w:rPr>
                <w:rFonts w:cs="Times New Roman"/>
                <w:sz w:val="20"/>
              </w:rPr>
              <w:t xml:space="preserve">how many years </w:t>
            </w:r>
            <w:r w:rsidRPr="00F25BF8">
              <w:rPr>
                <w:rFonts w:cs="Times New Roman"/>
                <w:sz w:val="20"/>
              </w:rPr>
              <w:t xml:space="preserve">did your household improve this field through ridging, mounding, or terracing? </w:t>
            </w:r>
          </w:p>
          <w:p w14:paraId="6F53B67B" w14:textId="77777777" w:rsidR="00F7697D" w:rsidRDefault="00F7697D" w:rsidP="00F7697D">
            <w:pPr>
              <w:kinsoku w:val="0"/>
              <w:overflowPunct w:val="0"/>
              <w:autoSpaceDE w:val="0"/>
              <w:autoSpaceDN w:val="0"/>
              <w:adjustRightInd w:val="0"/>
              <w:contextualSpacing/>
              <w:jc w:val="center"/>
              <w:rPr>
                <w:rFonts w:cs="Times New Roman"/>
                <w:sz w:val="20"/>
              </w:rPr>
            </w:pPr>
          </w:p>
          <w:p w14:paraId="798C8BFC"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0-None</w:t>
            </w:r>
          </w:p>
          <w:p w14:paraId="1FE333C4"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1-One</w:t>
            </w:r>
          </w:p>
          <w:p w14:paraId="6A45AB5C"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2-Two</w:t>
            </w:r>
          </w:p>
          <w:p w14:paraId="0DCBDB5E"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3-Three</w:t>
            </w:r>
          </w:p>
          <w:p w14:paraId="60AB4AB0"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4-Four</w:t>
            </w:r>
          </w:p>
          <w:p w14:paraId="265D1BDA"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Pr>
                <w:rFonts w:cs="Times New Roman"/>
                <w:sz w:val="20"/>
              </w:rPr>
              <w:t>5-Five</w:t>
            </w:r>
          </w:p>
          <w:p w14:paraId="5D0252D6" w14:textId="77777777" w:rsidR="00F7697D" w:rsidRDefault="00F7697D" w:rsidP="00F7697D">
            <w:pPr>
              <w:kinsoku w:val="0"/>
              <w:overflowPunct w:val="0"/>
              <w:autoSpaceDE w:val="0"/>
              <w:autoSpaceDN w:val="0"/>
              <w:adjustRightInd w:val="0"/>
              <w:contextualSpacing/>
              <w:jc w:val="center"/>
              <w:rPr>
                <w:rFonts w:cs="Times New Roman"/>
                <w:sz w:val="20"/>
              </w:rPr>
            </w:pPr>
          </w:p>
          <w:p w14:paraId="3D30B103"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p w14:paraId="10038EB1"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385E487" w14:textId="77777777" w:rsidR="00F7697D" w:rsidRPr="00F25BF8" w:rsidRDefault="00F7697D" w:rsidP="00F7697D">
            <w:pPr>
              <w:contextualSpacing/>
              <w:jc w:val="center"/>
              <w:rPr>
                <w:rFonts w:cs="Times New Roman"/>
                <w:sz w:val="20"/>
              </w:rPr>
            </w:pPr>
            <w:r w:rsidRPr="00F25BF8">
              <w:rPr>
                <w:sz w:val="20"/>
              </w:rPr>
              <w:t>999=Prefer not to respond</w:t>
            </w:r>
          </w:p>
          <w:p w14:paraId="729D1324"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3523" w:type="dxa"/>
            <w:vMerge w:val="restart"/>
            <w:vAlign w:val="center"/>
          </w:tcPr>
          <w:p w14:paraId="0EF42EE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 xml:space="preserve">F5a. In the past five years, </w:t>
            </w:r>
            <w:r>
              <w:rPr>
                <w:rFonts w:cs="Times New Roman"/>
                <w:sz w:val="20"/>
              </w:rPr>
              <w:t xml:space="preserve">how many years </w:t>
            </w:r>
            <w:r w:rsidRPr="00F25BF8">
              <w:rPr>
                <w:rFonts w:cs="Times New Roman"/>
                <w:sz w:val="20"/>
              </w:rPr>
              <w:t xml:space="preserve">did your household improve this field through fencing? </w:t>
            </w:r>
          </w:p>
          <w:p w14:paraId="48B86A99"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65DE5422" w14:textId="77777777" w:rsidR="00F7697D" w:rsidRDefault="00F7697D" w:rsidP="00F7697D">
            <w:pPr>
              <w:contextualSpacing/>
              <w:jc w:val="center"/>
              <w:rPr>
                <w:sz w:val="20"/>
              </w:rPr>
            </w:pPr>
            <w:r w:rsidRPr="00F25BF8">
              <w:rPr>
                <w:sz w:val="20"/>
              </w:rPr>
              <w:t>999=Prefer not to respond</w:t>
            </w:r>
          </w:p>
          <w:p w14:paraId="1D4E936A" w14:textId="77777777" w:rsidR="00F7697D" w:rsidRDefault="00F7697D" w:rsidP="00F7697D">
            <w:pPr>
              <w:contextualSpacing/>
              <w:jc w:val="center"/>
              <w:rPr>
                <w:sz w:val="20"/>
              </w:rPr>
            </w:pPr>
          </w:p>
          <w:p w14:paraId="6A7A1509"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0-None</w:t>
            </w:r>
          </w:p>
          <w:p w14:paraId="6885D7B4"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1-One</w:t>
            </w:r>
          </w:p>
          <w:p w14:paraId="71B101A2"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2-Two</w:t>
            </w:r>
          </w:p>
          <w:p w14:paraId="2E989D9D"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3-Three</w:t>
            </w:r>
          </w:p>
          <w:p w14:paraId="2FE349F5" w14:textId="77777777" w:rsidR="00F7697D" w:rsidRDefault="00F7697D" w:rsidP="00F7697D">
            <w:pPr>
              <w:kinsoku w:val="0"/>
              <w:overflowPunct w:val="0"/>
              <w:autoSpaceDE w:val="0"/>
              <w:autoSpaceDN w:val="0"/>
              <w:adjustRightInd w:val="0"/>
              <w:contextualSpacing/>
              <w:jc w:val="center"/>
              <w:rPr>
                <w:rFonts w:cs="Times New Roman"/>
                <w:sz w:val="20"/>
              </w:rPr>
            </w:pPr>
            <w:r>
              <w:rPr>
                <w:rFonts w:cs="Times New Roman"/>
                <w:sz w:val="20"/>
              </w:rPr>
              <w:t>4-Four</w:t>
            </w:r>
          </w:p>
          <w:p w14:paraId="3D98FF2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Pr>
                <w:rFonts w:cs="Times New Roman"/>
                <w:sz w:val="20"/>
              </w:rPr>
              <w:t>5-Five</w:t>
            </w:r>
          </w:p>
        </w:tc>
      </w:tr>
      <w:tr w:rsidR="00F7697D" w:rsidRPr="00F25BF8" w14:paraId="4FE69D52" w14:textId="77777777" w:rsidTr="00F7697D">
        <w:trPr>
          <w:trHeight w:val="4517"/>
          <w:jc w:val="center"/>
        </w:trPr>
        <w:tc>
          <w:tcPr>
            <w:tcW w:w="694" w:type="dxa"/>
            <w:vMerge/>
          </w:tcPr>
          <w:p w14:paraId="36F7D699" w14:textId="77777777" w:rsidR="00F7697D" w:rsidRPr="00F25BF8" w:rsidRDefault="00F7697D" w:rsidP="00F7697D">
            <w:pPr>
              <w:contextualSpacing/>
              <w:jc w:val="center"/>
              <w:rPr>
                <w:sz w:val="20"/>
              </w:rPr>
            </w:pPr>
          </w:p>
        </w:tc>
        <w:tc>
          <w:tcPr>
            <w:tcW w:w="2520" w:type="dxa"/>
            <w:vMerge/>
          </w:tcPr>
          <w:p w14:paraId="5CF07B61"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3523" w:type="dxa"/>
            <w:vMerge/>
          </w:tcPr>
          <w:p w14:paraId="10BA233D"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F7697D" w:rsidRPr="00F25BF8" w14:paraId="1FF73B19" w14:textId="77777777" w:rsidTr="00F7697D">
        <w:trPr>
          <w:trHeight w:val="20"/>
          <w:jc w:val="center"/>
        </w:trPr>
        <w:tc>
          <w:tcPr>
            <w:tcW w:w="694" w:type="dxa"/>
          </w:tcPr>
          <w:p w14:paraId="5D2E3B8A"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520" w:type="dxa"/>
            <w:vAlign w:val="center"/>
          </w:tcPr>
          <w:p w14:paraId="51AEF46C"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gramStart"/>
            <w:r w:rsidRPr="00F25BF8">
              <w:rPr>
                <w:rFonts w:cs="Times New Roman"/>
                <w:b/>
                <w:bCs/>
                <w:spacing w:val="1"/>
                <w:w w:val="105"/>
                <w:sz w:val="18"/>
                <w:szCs w:val="18"/>
              </w:rPr>
              <w:t>ridge</w:t>
            </w:r>
            <w:proofErr w:type="gramEnd"/>
          </w:p>
        </w:tc>
        <w:tc>
          <w:tcPr>
            <w:tcW w:w="3523" w:type="dxa"/>
            <w:vAlign w:val="center"/>
          </w:tcPr>
          <w:p w14:paraId="3FE3C487"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gramStart"/>
            <w:r w:rsidRPr="00F25BF8">
              <w:rPr>
                <w:rFonts w:cs="Times New Roman"/>
                <w:b/>
                <w:bCs/>
                <w:spacing w:val="1"/>
                <w:w w:val="105"/>
                <w:sz w:val="18"/>
                <w:szCs w:val="18"/>
              </w:rPr>
              <w:t>fence</w:t>
            </w:r>
            <w:proofErr w:type="gramEnd"/>
          </w:p>
        </w:tc>
      </w:tr>
      <w:tr w:rsidR="00F7697D" w:rsidRPr="00F25BF8" w14:paraId="312EF150" w14:textId="77777777" w:rsidTr="00F7697D">
        <w:trPr>
          <w:trHeight w:val="20"/>
          <w:jc w:val="center"/>
        </w:trPr>
        <w:tc>
          <w:tcPr>
            <w:tcW w:w="694" w:type="dxa"/>
          </w:tcPr>
          <w:p w14:paraId="6AA2EF91" w14:textId="77777777" w:rsidR="00F7697D" w:rsidRPr="00F25BF8" w:rsidRDefault="00F7697D" w:rsidP="00F7697D">
            <w:pPr>
              <w:contextualSpacing/>
              <w:jc w:val="center"/>
              <w:rPr>
                <w:sz w:val="20"/>
              </w:rPr>
            </w:pPr>
            <w:r w:rsidRPr="00F25BF8">
              <w:rPr>
                <w:sz w:val="20"/>
              </w:rPr>
              <w:t>1</w:t>
            </w:r>
          </w:p>
        </w:tc>
        <w:tc>
          <w:tcPr>
            <w:tcW w:w="2520" w:type="dxa"/>
          </w:tcPr>
          <w:p w14:paraId="07CD8471" w14:textId="77777777" w:rsidR="00F7697D" w:rsidRPr="00F25BF8" w:rsidRDefault="00F7697D" w:rsidP="00F7697D">
            <w:pPr>
              <w:contextualSpacing/>
              <w:jc w:val="center"/>
              <w:rPr>
                <w:sz w:val="20"/>
              </w:rPr>
            </w:pPr>
          </w:p>
        </w:tc>
        <w:tc>
          <w:tcPr>
            <w:tcW w:w="3523" w:type="dxa"/>
          </w:tcPr>
          <w:p w14:paraId="725E92B4" w14:textId="77777777" w:rsidR="00F7697D" w:rsidRPr="00F25BF8" w:rsidRDefault="00F7697D" w:rsidP="00F7697D">
            <w:pPr>
              <w:contextualSpacing/>
              <w:jc w:val="center"/>
              <w:rPr>
                <w:sz w:val="20"/>
              </w:rPr>
            </w:pPr>
          </w:p>
        </w:tc>
      </w:tr>
      <w:tr w:rsidR="00F7697D" w:rsidRPr="00F25BF8" w14:paraId="632D2FB3" w14:textId="77777777" w:rsidTr="00F7697D">
        <w:trPr>
          <w:trHeight w:val="20"/>
          <w:jc w:val="center"/>
        </w:trPr>
        <w:tc>
          <w:tcPr>
            <w:tcW w:w="694" w:type="dxa"/>
          </w:tcPr>
          <w:p w14:paraId="70EC4F85" w14:textId="77777777" w:rsidR="00F7697D" w:rsidRPr="00F25BF8" w:rsidRDefault="00F7697D" w:rsidP="00F7697D">
            <w:pPr>
              <w:contextualSpacing/>
              <w:jc w:val="center"/>
              <w:rPr>
                <w:sz w:val="20"/>
              </w:rPr>
            </w:pPr>
            <w:r w:rsidRPr="00F25BF8">
              <w:rPr>
                <w:sz w:val="20"/>
              </w:rPr>
              <w:t>2</w:t>
            </w:r>
          </w:p>
        </w:tc>
        <w:tc>
          <w:tcPr>
            <w:tcW w:w="2520" w:type="dxa"/>
          </w:tcPr>
          <w:p w14:paraId="34B389C4" w14:textId="77777777" w:rsidR="00F7697D" w:rsidRPr="00F25BF8" w:rsidRDefault="00F7697D" w:rsidP="00F7697D">
            <w:pPr>
              <w:contextualSpacing/>
              <w:jc w:val="center"/>
              <w:rPr>
                <w:sz w:val="20"/>
              </w:rPr>
            </w:pPr>
          </w:p>
        </w:tc>
        <w:tc>
          <w:tcPr>
            <w:tcW w:w="3523" w:type="dxa"/>
          </w:tcPr>
          <w:p w14:paraId="66B90622" w14:textId="77777777" w:rsidR="00F7697D" w:rsidRPr="00F25BF8" w:rsidRDefault="00F7697D" w:rsidP="00F7697D">
            <w:pPr>
              <w:contextualSpacing/>
              <w:jc w:val="center"/>
              <w:rPr>
                <w:sz w:val="20"/>
              </w:rPr>
            </w:pPr>
          </w:p>
        </w:tc>
      </w:tr>
      <w:tr w:rsidR="00F7697D" w:rsidRPr="00F25BF8" w14:paraId="52CD7315" w14:textId="77777777" w:rsidTr="00F7697D">
        <w:trPr>
          <w:trHeight w:val="20"/>
          <w:jc w:val="center"/>
        </w:trPr>
        <w:tc>
          <w:tcPr>
            <w:tcW w:w="694" w:type="dxa"/>
          </w:tcPr>
          <w:p w14:paraId="578BCEB3" w14:textId="77777777" w:rsidR="00F7697D" w:rsidRPr="00F25BF8" w:rsidRDefault="00F7697D" w:rsidP="00F7697D">
            <w:pPr>
              <w:contextualSpacing/>
              <w:jc w:val="center"/>
              <w:rPr>
                <w:sz w:val="20"/>
              </w:rPr>
            </w:pPr>
            <w:r w:rsidRPr="00F25BF8">
              <w:rPr>
                <w:sz w:val="20"/>
              </w:rPr>
              <w:t>3</w:t>
            </w:r>
          </w:p>
        </w:tc>
        <w:tc>
          <w:tcPr>
            <w:tcW w:w="2520" w:type="dxa"/>
          </w:tcPr>
          <w:p w14:paraId="29859FB7" w14:textId="77777777" w:rsidR="00F7697D" w:rsidRPr="00F25BF8" w:rsidRDefault="00F7697D" w:rsidP="00F7697D">
            <w:pPr>
              <w:contextualSpacing/>
              <w:jc w:val="center"/>
              <w:rPr>
                <w:sz w:val="20"/>
              </w:rPr>
            </w:pPr>
          </w:p>
        </w:tc>
        <w:tc>
          <w:tcPr>
            <w:tcW w:w="3523" w:type="dxa"/>
          </w:tcPr>
          <w:p w14:paraId="064CFE89" w14:textId="77777777" w:rsidR="00F7697D" w:rsidRPr="00F25BF8" w:rsidRDefault="00F7697D" w:rsidP="00F7697D">
            <w:pPr>
              <w:contextualSpacing/>
              <w:jc w:val="center"/>
              <w:rPr>
                <w:sz w:val="20"/>
              </w:rPr>
            </w:pPr>
          </w:p>
        </w:tc>
      </w:tr>
      <w:tr w:rsidR="00F7697D" w:rsidRPr="00F25BF8" w14:paraId="33BC2B64" w14:textId="77777777" w:rsidTr="00F7697D">
        <w:trPr>
          <w:trHeight w:val="20"/>
          <w:jc w:val="center"/>
        </w:trPr>
        <w:tc>
          <w:tcPr>
            <w:tcW w:w="694" w:type="dxa"/>
          </w:tcPr>
          <w:p w14:paraId="2EC4D801" w14:textId="77777777" w:rsidR="00F7697D" w:rsidRPr="00F25BF8" w:rsidRDefault="00F7697D" w:rsidP="00F7697D">
            <w:pPr>
              <w:contextualSpacing/>
              <w:jc w:val="center"/>
              <w:rPr>
                <w:sz w:val="20"/>
              </w:rPr>
            </w:pPr>
            <w:r w:rsidRPr="00F25BF8">
              <w:rPr>
                <w:sz w:val="20"/>
              </w:rPr>
              <w:t>4</w:t>
            </w:r>
          </w:p>
        </w:tc>
        <w:tc>
          <w:tcPr>
            <w:tcW w:w="2520" w:type="dxa"/>
          </w:tcPr>
          <w:p w14:paraId="509F5D01" w14:textId="77777777" w:rsidR="00F7697D" w:rsidRPr="00F25BF8" w:rsidRDefault="00F7697D" w:rsidP="00F7697D">
            <w:pPr>
              <w:contextualSpacing/>
              <w:jc w:val="center"/>
              <w:rPr>
                <w:sz w:val="20"/>
              </w:rPr>
            </w:pPr>
          </w:p>
        </w:tc>
        <w:tc>
          <w:tcPr>
            <w:tcW w:w="3523" w:type="dxa"/>
          </w:tcPr>
          <w:p w14:paraId="0CBFC383" w14:textId="77777777" w:rsidR="00F7697D" w:rsidRPr="00F25BF8" w:rsidRDefault="00F7697D" w:rsidP="00F7697D">
            <w:pPr>
              <w:contextualSpacing/>
              <w:jc w:val="center"/>
              <w:rPr>
                <w:sz w:val="20"/>
              </w:rPr>
            </w:pPr>
          </w:p>
        </w:tc>
      </w:tr>
      <w:tr w:rsidR="00F7697D" w:rsidRPr="00F25BF8" w14:paraId="79A78D41" w14:textId="77777777" w:rsidTr="00F7697D">
        <w:trPr>
          <w:trHeight w:val="20"/>
          <w:jc w:val="center"/>
        </w:trPr>
        <w:tc>
          <w:tcPr>
            <w:tcW w:w="694" w:type="dxa"/>
          </w:tcPr>
          <w:p w14:paraId="54D97B03" w14:textId="77777777" w:rsidR="00F7697D" w:rsidRPr="00F25BF8" w:rsidRDefault="00F7697D" w:rsidP="00F7697D">
            <w:pPr>
              <w:contextualSpacing/>
              <w:jc w:val="center"/>
              <w:rPr>
                <w:sz w:val="20"/>
              </w:rPr>
            </w:pPr>
            <w:r w:rsidRPr="00F25BF8">
              <w:rPr>
                <w:sz w:val="20"/>
              </w:rPr>
              <w:t>5</w:t>
            </w:r>
          </w:p>
        </w:tc>
        <w:tc>
          <w:tcPr>
            <w:tcW w:w="2520" w:type="dxa"/>
          </w:tcPr>
          <w:p w14:paraId="3650FA35" w14:textId="77777777" w:rsidR="00F7697D" w:rsidRPr="00F25BF8" w:rsidRDefault="00F7697D" w:rsidP="00F7697D">
            <w:pPr>
              <w:contextualSpacing/>
              <w:jc w:val="center"/>
              <w:rPr>
                <w:sz w:val="20"/>
              </w:rPr>
            </w:pPr>
          </w:p>
        </w:tc>
        <w:tc>
          <w:tcPr>
            <w:tcW w:w="3523" w:type="dxa"/>
          </w:tcPr>
          <w:p w14:paraId="5B9B8E1B" w14:textId="77777777" w:rsidR="00F7697D" w:rsidRPr="00F25BF8" w:rsidRDefault="00F7697D" w:rsidP="00F7697D">
            <w:pPr>
              <w:contextualSpacing/>
              <w:jc w:val="center"/>
              <w:rPr>
                <w:sz w:val="20"/>
              </w:rPr>
            </w:pPr>
          </w:p>
        </w:tc>
      </w:tr>
      <w:tr w:rsidR="00F7697D" w:rsidRPr="00F25BF8" w14:paraId="307C28D4" w14:textId="77777777" w:rsidTr="00F7697D">
        <w:trPr>
          <w:trHeight w:val="20"/>
          <w:jc w:val="center"/>
        </w:trPr>
        <w:tc>
          <w:tcPr>
            <w:tcW w:w="694" w:type="dxa"/>
          </w:tcPr>
          <w:p w14:paraId="2BE2E296" w14:textId="77777777" w:rsidR="00F7697D" w:rsidRPr="00F25BF8" w:rsidRDefault="00F7697D" w:rsidP="00F7697D">
            <w:pPr>
              <w:contextualSpacing/>
              <w:jc w:val="center"/>
              <w:rPr>
                <w:sz w:val="20"/>
              </w:rPr>
            </w:pPr>
            <w:r w:rsidRPr="00F25BF8">
              <w:rPr>
                <w:sz w:val="20"/>
              </w:rPr>
              <w:t>6</w:t>
            </w:r>
          </w:p>
        </w:tc>
        <w:tc>
          <w:tcPr>
            <w:tcW w:w="2520" w:type="dxa"/>
          </w:tcPr>
          <w:p w14:paraId="3A1B6497" w14:textId="77777777" w:rsidR="00F7697D" w:rsidRPr="00F25BF8" w:rsidRDefault="00F7697D" w:rsidP="00F7697D">
            <w:pPr>
              <w:contextualSpacing/>
              <w:jc w:val="center"/>
              <w:rPr>
                <w:sz w:val="20"/>
              </w:rPr>
            </w:pPr>
          </w:p>
        </w:tc>
        <w:tc>
          <w:tcPr>
            <w:tcW w:w="3523" w:type="dxa"/>
          </w:tcPr>
          <w:p w14:paraId="47EED55D" w14:textId="77777777" w:rsidR="00F7697D" w:rsidRPr="00F25BF8" w:rsidRDefault="00F7697D" w:rsidP="00F7697D">
            <w:pPr>
              <w:contextualSpacing/>
              <w:jc w:val="center"/>
              <w:rPr>
                <w:sz w:val="20"/>
              </w:rPr>
            </w:pPr>
          </w:p>
        </w:tc>
      </w:tr>
      <w:tr w:rsidR="00F7697D" w:rsidRPr="00F25BF8" w14:paraId="2FC54A78" w14:textId="77777777" w:rsidTr="00F7697D">
        <w:trPr>
          <w:trHeight w:val="20"/>
          <w:jc w:val="center"/>
        </w:trPr>
        <w:tc>
          <w:tcPr>
            <w:tcW w:w="694" w:type="dxa"/>
          </w:tcPr>
          <w:p w14:paraId="263710E7" w14:textId="77777777" w:rsidR="00F7697D" w:rsidRPr="00F25BF8" w:rsidRDefault="00F7697D" w:rsidP="00F7697D">
            <w:pPr>
              <w:contextualSpacing/>
              <w:jc w:val="center"/>
              <w:rPr>
                <w:sz w:val="20"/>
              </w:rPr>
            </w:pPr>
            <w:r w:rsidRPr="00F25BF8">
              <w:rPr>
                <w:sz w:val="20"/>
              </w:rPr>
              <w:t>7</w:t>
            </w:r>
          </w:p>
        </w:tc>
        <w:tc>
          <w:tcPr>
            <w:tcW w:w="2520" w:type="dxa"/>
          </w:tcPr>
          <w:p w14:paraId="29903720" w14:textId="77777777" w:rsidR="00F7697D" w:rsidRPr="00F25BF8" w:rsidRDefault="00F7697D" w:rsidP="00F7697D">
            <w:pPr>
              <w:contextualSpacing/>
              <w:jc w:val="center"/>
              <w:rPr>
                <w:sz w:val="20"/>
              </w:rPr>
            </w:pPr>
          </w:p>
        </w:tc>
        <w:tc>
          <w:tcPr>
            <w:tcW w:w="3523" w:type="dxa"/>
          </w:tcPr>
          <w:p w14:paraId="1C9F8BDC" w14:textId="77777777" w:rsidR="00F7697D" w:rsidRPr="00F25BF8" w:rsidRDefault="00F7697D" w:rsidP="00F7697D">
            <w:pPr>
              <w:contextualSpacing/>
              <w:jc w:val="center"/>
              <w:rPr>
                <w:sz w:val="20"/>
              </w:rPr>
            </w:pPr>
          </w:p>
        </w:tc>
      </w:tr>
      <w:tr w:rsidR="00F7697D" w:rsidRPr="00F25BF8" w14:paraId="190307E7" w14:textId="77777777" w:rsidTr="00F7697D">
        <w:trPr>
          <w:trHeight w:val="20"/>
          <w:jc w:val="center"/>
        </w:trPr>
        <w:tc>
          <w:tcPr>
            <w:tcW w:w="694" w:type="dxa"/>
          </w:tcPr>
          <w:p w14:paraId="3EC6A560" w14:textId="77777777" w:rsidR="00F7697D" w:rsidRPr="00F25BF8" w:rsidRDefault="00F7697D" w:rsidP="00F7697D">
            <w:pPr>
              <w:contextualSpacing/>
              <w:jc w:val="center"/>
              <w:rPr>
                <w:sz w:val="20"/>
              </w:rPr>
            </w:pPr>
            <w:r w:rsidRPr="00F25BF8">
              <w:rPr>
                <w:sz w:val="20"/>
              </w:rPr>
              <w:t>8</w:t>
            </w:r>
          </w:p>
        </w:tc>
        <w:tc>
          <w:tcPr>
            <w:tcW w:w="2520" w:type="dxa"/>
          </w:tcPr>
          <w:p w14:paraId="65C32E29" w14:textId="77777777" w:rsidR="00F7697D" w:rsidRPr="00F25BF8" w:rsidRDefault="00F7697D" w:rsidP="00F7697D">
            <w:pPr>
              <w:contextualSpacing/>
              <w:jc w:val="center"/>
              <w:rPr>
                <w:sz w:val="20"/>
              </w:rPr>
            </w:pPr>
          </w:p>
        </w:tc>
        <w:tc>
          <w:tcPr>
            <w:tcW w:w="3523" w:type="dxa"/>
          </w:tcPr>
          <w:p w14:paraId="0BCED661" w14:textId="77777777" w:rsidR="00F7697D" w:rsidRPr="00F25BF8" w:rsidRDefault="00F7697D" w:rsidP="00F7697D">
            <w:pPr>
              <w:contextualSpacing/>
              <w:jc w:val="center"/>
              <w:rPr>
                <w:sz w:val="20"/>
              </w:rPr>
            </w:pPr>
          </w:p>
        </w:tc>
      </w:tr>
      <w:tr w:rsidR="00F7697D" w:rsidRPr="00F25BF8" w14:paraId="2796B00C" w14:textId="77777777" w:rsidTr="00F7697D">
        <w:trPr>
          <w:trHeight w:val="20"/>
          <w:jc w:val="center"/>
        </w:trPr>
        <w:tc>
          <w:tcPr>
            <w:tcW w:w="694" w:type="dxa"/>
          </w:tcPr>
          <w:p w14:paraId="2452F965" w14:textId="77777777" w:rsidR="00F7697D" w:rsidRPr="00F25BF8" w:rsidRDefault="00F7697D" w:rsidP="00F7697D">
            <w:pPr>
              <w:contextualSpacing/>
              <w:jc w:val="center"/>
              <w:rPr>
                <w:sz w:val="20"/>
              </w:rPr>
            </w:pPr>
            <w:r w:rsidRPr="00F25BF8">
              <w:rPr>
                <w:sz w:val="20"/>
              </w:rPr>
              <w:t>9</w:t>
            </w:r>
          </w:p>
        </w:tc>
        <w:tc>
          <w:tcPr>
            <w:tcW w:w="2520" w:type="dxa"/>
          </w:tcPr>
          <w:p w14:paraId="1E364E51" w14:textId="77777777" w:rsidR="00F7697D" w:rsidRPr="00F25BF8" w:rsidRDefault="00F7697D" w:rsidP="00F7697D">
            <w:pPr>
              <w:contextualSpacing/>
              <w:jc w:val="center"/>
              <w:rPr>
                <w:sz w:val="20"/>
              </w:rPr>
            </w:pPr>
          </w:p>
        </w:tc>
        <w:tc>
          <w:tcPr>
            <w:tcW w:w="3523" w:type="dxa"/>
          </w:tcPr>
          <w:p w14:paraId="24673CDD" w14:textId="77777777" w:rsidR="00F7697D" w:rsidRPr="00F25BF8" w:rsidRDefault="00F7697D" w:rsidP="00F7697D">
            <w:pPr>
              <w:contextualSpacing/>
              <w:jc w:val="center"/>
              <w:rPr>
                <w:sz w:val="20"/>
              </w:rPr>
            </w:pPr>
          </w:p>
        </w:tc>
      </w:tr>
      <w:tr w:rsidR="00F7697D" w:rsidRPr="00F25BF8" w14:paraId="3EF1D5EF" w14:textId="77777777" w:rsidTr="00F7697D">
        <w:trPr>
          <w:trHeight w:val="20"/>
          <w:jc w:val="center"/>
        </w:trPr>
        <w:tc>
          <w:tcPr>
            <w:tcW w:w="694" w:type="dxa"/>
          </w:tcPr>
          <w:p w14:paraId="5AEC73F4" w14:textId="77777777" w:rsidR="00F7697D" w:rsidRPr="00F25BF8" w:rsidRDefault="00F7697D" w:rsidP="00F7697D">
            <w:pPr>
              <w:contextualSpacing/>
              <w:jc w:val="center"/>
              <w:rPr>
                <w:sz w:val="20"/>
              </w:rPr>
            </w:pPr>
            <w:r w:rsidRPr="00F25BF8">
              <w:rPr>
                <w:sz w:val="20"/>
              </w:rPr>
              <w:t>10</w:t>
            </w:r>
          </w:p>
        </w:tc>
        <w:tc>
          <w:tcPr>
            <w:tcW w:w="2520" w:type="dxa"/>
          </w:tcPr>
          <w:p w14:paraId="3C294F4D" w14:textId="77777777" w:rsidR="00F7697D" w:rsidRPr="00F25BF8" w:rsidRDefault="00F7697D" w:rsidP="00F7697D">
            <w:pPr>
              <w:contextualSpacing/>
              <w:jc w:val="center"/>
              <w:rPr>
                <w:sz w:val="20"/>
              </w:rPr>
            </w:pPr>
          </w:p>
        </w:tc>
        <w:tc>
          <w:tcPr>
            <w:tcW w:w="3523" w:type="dxa"/>
          </w:tcPr>
          <w:p w14:paraId="17D419E3" w14:textId="77777777" w:rsidR="00F7697D" w:rsidRPr="00F25BF8" w:rsidRDefault="00F7697D" w:rsidP="00F7697D">
            <w:pPr>
              <w:contextualSpacing/>
              <w:jc w:val="center"/>
              <w:rPr>
                <w:sz w:val="20"/>
              </w:rPr>
            </w:pPr>
          </w:p>
        </w:tc>
      </w:tr>
    </w:tbl>
    <w:p w14:paraId="5EA8FBB4" w14:textId="77777777" w:rsidR="00F7697D" w:rsidRPr="00F25BF8" w:rsidRDefault="00F7697D" w:rsidP="00F7697D">
      <w:pPr>
        <w:tabs>
          <w:tab w:val="left" w:pos="4093"/>
        </w:tabs>
        <w:spacing w:after="0" w:line="240" w:lineRule="auto"/>
        <w:contextualSpacing/>
        <w:rPr>
          <w:rFonts w:eastAsia="SimSun"/>
        </w:rPr>
      </w:pPr>
      <w:r>
        <w:rPr>
          <w:rFonts w:eastAsia="SimSun"/>
        </w:rPr>
        <w:tab/>
      </w:r>
    </w:p>
    <w:p w14:paraId="13CD05FB" w14:textId="77777777" w:rsidR="00F7697D" w:rsidRPr="00F25BF8" w:rsidRDefault="00F7697D" w:rsidP="00F7697D">
      <w:pPr>
        <w:spacing w:after="0" w:line="240" w:lineRule="auto"/>
        <w:contextualSpacing/>
        <w:rPr>
          <w:rFonts w:eastAsia="SimSun"/>
        </w:rPr>
      </w:pPr>
    </w:p>
    <w:p w14:paraId="3B6B1CA4" w14:textId="77777777" w:rsidR="00F7697D" w:rsidRPr="00F25BF8" w:rsidRDefault="00F7697D" w:rsidP="00F7697D">
      <w:pPr>
        <w:spacing w:after="0" w:line="240" w:lineRule="auto"/>
        <w:contextualSpacing/>
        <w:rPr>
          <w:rFonts w:eastAsia="SimSun"/>
        </w:rPr>
      </w:pPr>
      <w:r w:rsidRPr="00F25BF8">
        <w:rPr>
          <w:rFonts w:eastAsia="SimSun"/>
        </w:rPr>
        <w:br w:type="page"/>
      </w:r>
    </w:p>
    <w:p w14:paraId="17368ABC"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F. INVESTMENTS AND IMPROVEMENTS (Continued)</w:t>
      </w:r>
    </w:p>
    <w:p w14:paraId="227508E5" w14:textId="77777777" w:rsidR="00F7697D" w:rsidRPr="00F25BF8" w:rsidRDefault="00F7697D" w:rsidP="00F7697D">
      <w:pPr>
        <w:spacing w:after="0" w:line="240" w:lineRule="auto"/>
        <w:contextualSpacing/>
        <w:rPr>
          <w:rFonts w:eastAsia="SimSun"/>
        </w:rPr>
      </w:pPr>
    </w:p>
    <w:tbl>
      <w:tblPr>
        <w:tblStyle w:val="TableGrid2"/>
        <w:tblW w:w="5014" w:type="dxa"/>
        <w:jc w:val="center"/>
        <w:tblLayout w:type="fixed"/>
        <w:tblCellMar>
          <w:left w:w="29" w:type="dxa"/>
          <w:right w:w="29" w:type="dxa"/>
        </w:tblCellMar>
        <w:tblLook w:val="04A0" w:firstRow="1" w:lastRow="0" w:firstColumn="1" w:lastColumn="0" w:noHBand="0" w:noVBand="1"/>
      </w:tblPr>
      <w:tblGrid>
        <w:gridCol w:w="694"/>
        <w:gridCol w:w="1440"/>
        <w:gridCol w:w="2880"/>
      </w:tblGrid>
      <w:tr w:rsidR="00F7697D" w:rsidRPr="00F25BF8" w14:paraId="26124634" w14:textId="77777777" w:rsidTr="00F7697D">
        <w:trPr>
          <w:trHeight w:val="244"/>
          <w:jc w:val="center"/>
        </w:trPr>
        <w:tc>
          <w:tcPr>
            <w:tcW w:w="694" w:type="dxa"/>
            <w:vMerge w:val="restart"/>
          </w:tcPr>
          <w:p w14:paraId="7EE2EE50" w14:textId="77777777" w:rsidR="00F7697D" w:rsidRPr="00F25BF8" w:rsidRDefault="00F7697D" w:rsidP="00F7697D">
            <w:pPr>
              <w:contextualSpacing/>
              <w:jc w:val="center"/>
              <w:rPr>
                <w:sz w:val="20"/>
              </w:rPr>
            </w:pPr>
            <w:r w:rsidRPr="00F25BF8">
              <w:rPr>
                <w:sz w:val="20"/>
              </w:rPr>
              <w:t>Field</w:t>
            </w:r>
          </w:p>
        </w:tc>
        <w:tc>
          <w:tcPr>
            <w:tcW w:w="1440" w:type="dxa"/>
            <w:vMerge w:val="restart"/>
          </w:tcPr>
          <w:p w14:paraId="62DD6AF2"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F6b. In the last five agricultural seasons, how many seasons has your household left this field fallow?</w:t>
            </w:r>
          </w:p>
          <w:p w14:paraId="635CB7BA"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2880" w:type="dxa"/>
            <w:vMerge w:val="restart"/>
          </w:tcPr>
          <w:p w14:paraId="77015766" w14:textId="77777777" w:rsidR="00F7697D"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F7a. In the past five years</w:t>
            </w:r>
            <w:proofErr w:type="gramStart"/>
            <w:r w:rsidRPr="00F25BF8">
              <w:rPr>
                <w:rFonts w:cs="Times New Roman"/>
                <w:sz w:val="20"/>
              </w:rPr>
              <w:t xml:space="preserve">, </w:t>
            </w:r>
            <w:r>
              <w:rPr>
                <w:rFonts w:cs="Times New Roman"/>
                <w:sz w:val="20"/>
              </w:rPr>
              <w:t xml:space="preserve"> how</w:t>
            </w:r>
            <w:proofErr w:type="gramEnd"/>
            <w:r>
              <w:rPr>
                <w:rFonts w:cs="Times New Roman"/>
                <w:sz w:val="20"/>
              </w:rPr>
              <w:t xml:space="preserve"> many years </w:t>
            </w:r>
            <w:r w:rsidRPr="00F25BF8">
              <w:rPr>
                <w:rFonts w:cs="Times New Roman"/>
                <w:sz w:val="20"/>
              </w:rPr>
              <w:t>did your household improve this field by investing in irrigation practices that reduce water use, such as drip irrigation/sprinklers?</w:t>
            </w:r>
          </w:p>
          <w:p w14:paraId="0982D56D" w14:textId="77777777" w:rsidR="00F7697D" w:rsidRDefault="00F7697D" w:rsidP="00F7697D">
            <w:pPr>
              <w:kinsoku w:val="0"/>
              <w:overflowPunct w:val="0"/>
              <w:autoSpaceDE w:val="0"/>
              <w:autoSpaceDN w:val="0"/>
              <w:adjustRightInd w:val="0"/>
              <w:contextualSpacing/>
              <w:jc w:val="center"/>
              <w:rPr>
                <w:rFonts w:cs="Times New Roman"/>
                <w:sz w:val="20"/>
              </w:rPr>
            </w:pPr>
          </w:p>
          <w:p w14:paraId="7B426354" w14:textId="77777777" w:rsidR="00F7697D" w:rsidRDefault="00F7697D" w:rsidP="00F7697D">
            <w:pPr>
              <w:kinsoku w:val="0"/>
              <w:overflowPunct w:val="0"/>
              <w:autoSpaceDE w:val="0"/>
              <w:autoSpaceDN w:val="0"/>
              <w:adjustRightInd w:val="0"/>
              <w:contextualSpacing/>
              <w:jc w:val="center"/>
              <w:rPr>
                <w:rFonts w:cs="Times New Roman"/>
                <w:sz w:val="20"/>
              </w:rPr>
            </w:pPr>
          </w:p>
          <w:p w14:paraId="3CE97837" w14:textId="77777777" w:rsidR="00F7697D" w:rsidRDefault="00F7697D" w:rsidP="00F7697D">
            <w:pPr>
              <w:kinsoku w:val="0"/>
              <w:overflowPunct w:val="0"/>
              <w:autoSpaceDE w:val="0"/>
              <w:autoSpaceDN w:val="0"/>
              <w:adjustRightInd w:val="0"/>
              <w:contextualSpacing/>
              <w:jc w:val="center"/>
              <w:rPr>
                <w:rFonts w:cs="Times New Roman"/>
                <w:sz w:val="20"/>
              </w:rPr>
            </w:pPr>
          </w:p>
          <w:p w14:paraId="63B5A2A1"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p w14:paraId="4A2CF3B9"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398ED600"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37B4970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If not 2, skip to F8a</w:t>
            </w:r>
          </w:p>
        </w:tc>
      </w:tr>
      <w:tr w:rsidR="00F7697D" w:rsidRPr="00F25BF8" w14:paraId="3DCB8B14" w14:textId="77777777" w:rsidTr="00F7697D">
        <w:trPr>
          <w:trHeight w:val="244"/>
          <w:jc w:val="center"/>
        </w:trPr>
        <w:tc>
          <w:tcPr>
            <w:tcW w:w="694" w:type="dxa"/>
            <w:vMerge/>
          </w:tcPr>
          <w:p w14:paraId="261BF2E3" w14:textId="77777777" w:rsidR="00F7697D" w:rsidRPr="00F25BF8" w:rsidRDefault="00F7697D" w:rsidP="00F7697D">
            <w:pPr>
              <w:contextualSpacing/>
              <w:jc w:val="center"/>
              <w:rPr>
                <w:sz w:val="20"/>
              </w:rPr>
            </w:pPr>
          </w:p>
        </w:tc>
        <w:tc>
          <w:tcPr>
            <w:tcW w:w="1440" w:type="dxa"/>
            <w:vMerge/>
          </w:tcPr>
          <w:p w14:paraId="1941B892"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2880" w:type="dxa"/>
            <w:vMerge/>
          </w:tcPr>
          <w:p w14:paraId="0952852B"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F7697D" w:rsidRPr="00F25BF8" w14:paraId="577F576D" w14:textId="77777777" w:rsidTr="00F7697D">
        <w:trPr>
          <w:trHeight w:val="20"/>
          <w:jc w:val="center"/>
        </w:trPr>
        <w:tc>
          <w:tcPr>
            <w:tcW w:w="694" w:type="dxa"/>
          </w:tcPr>
          <w:p w14:paraId="44A34A8B"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440" w:type="dxa"/>
            <w:vAlign w:val="center"/>
          </w:tcPr>
          <w:p w14:paraId="476F8CE3"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fallowyr</w:t>
            </w:r>
            <w:proofErr w:type="spellEnd"/>
            <w:proofErr w:type="gramEnd"/>
          </w:p>
        </w:tc>
        <w:tc>
          <w:tcPr>
            <w:tcW w:w="2880" w:type="dxa"/>
          </w:tcPr>
          <w:p w14:paraId="1D7CCADE"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dripirrigate</w:t>
            </w:r>
            <w:proofErr w:type="spellEnd"/>
            <w:proofErr w:type="gramEnd"/>
          </w:p>
        </w:tc>
      </w:tr>
      <w:tr w:rsidR="00F7697D" w:rsidRPr="00F25BF8" w14:paraId="31F1798A" w14:textId="77777777" w:rsidTr="00F7697D">
        <w:trPr>
          <w:trHeight w:val="20"/>
          <w:jc w:val="center"/>
        </w:trPr>
        <w:tc>
          <w:tcPr>
            <w:tcW w:w="694" w:type="dxa"/>
          </w:tcPr>
          <w:p w14:paraId="4B49D3F4" w14:textId="77777777" w:rsidR="00F7697D" w:rsidRPr="00F25BF8" w:rsidRDefault="00F7697D" w:rsidP="00F7697D">
            <w:pPr>
              <w:contextualSpacing/>
              <w:jc w:val="center"/>
              <w:rPr>
                <w:sz w:val="20"/>
              </w:rPr>
            </w:pPr>
            <w:r w:rsidRPr="00F25BF8">
              <w:rPr>
                <w:sz w:val="20"/>
              </w:rPr>
              <w:t>1</w:t>
            </w:r>
          </w:p>
        </w:tc>
        <w:tc>
          <w:tcPr>
            <w:tcW w:w="1440" w:type="dxa"/>
          </w:tcPr>
          <w:p w14:paraId="6A550BEF" w14:textId="77777777" w:rsidR="00F7697D" w:rsidRPr="00F25BF8" w:rsidRDefault="00F7697D" w:rsidP="00F7697D">
            <w:pPr>
              <w:contextualSpacing/>
              <w:jc w:val="center"/>
              <w:rPr>
                <w:sz w:val="20"/>
              </w:rPr>
            </w:pPr>
          </w:p>
        </w:tc>
        <w:tc>
          <w:tcPr>
            <w:tcW w:w="2880" w:type="dxa"/>
          </w:tcPr>
          <w:p w14:paraId="5BB7B6ED" w14:textId="77777777" w:rsidR="00F7697D" w:rsidRPr="00F25BF8" w:rsidRDefault="00F7697D" w:rsidP="00F7697D">
            <w:pPr>
              <w:contextualSpacing/>
              <w:jc w:val="center"/>
              <w:rPr>
                <w:sz w:val="20"/>
              </w:rPr>
            </w:pPr>
          </w:p>
        </w:tc>
      </w:tr>
      <w:tr w:rsidR="00F7697D" w:rsidRPr="00F25BF8" w14:paraId="313D21D4" w14:textId="77777777" w:rsidTr="00F7697D">
        <w:trPr>
          <w:trHeight w:val="20"/>
          <w:jc w:val="center"/>
        </w:trPr>
        <w:tc>
          <w:tcPr>
            <w:tcW w:w="694" w:type="dxa"/>
          </w:tcPr>
          <w:p w14:paraId="17D07C00" w14:textId="77777777" w:rsidR="00F7697D" w:rsidRPr="00F25BF8" w:rsidRDefault="00F7697D" w:rsidP="00F7697D">
            <w:pPr>
              <w:contextualSpacing/>
              <w:jc w:val="center"/>
              <w:rPr>
                <w:sz w:val="20"/>
              </w:rPr>
            </w:pPr>
            <w:r w:rsidRPr="00F25BF8">
              <w:rPr>
                <w:sz w:val="20"/>
              </w:rPr>
              <w:t>2</w:t>
            </w:r>
          </w:p>
        </w:tc>
        <w:tc>
          <w:tcPr>
            <w:tcW w:w="1440" w:type="dxa"/>
          </w:tcPr>
          <w:p w14:paraId="3431CFD0" w14:textId="77777777" w:rsidR="00F7697D" w:rsidRPr="00F25BF8" w:rsidRDefault="00F7697D" w:rsidP="00F7697D">
            <w:pPr>
              <w:contextualSpacing/>
              <w:jc w:val="center"/>
              <w:rPr>
                <w:sz w:val="20"/>
              </w:rPr>
            </w:pPr>
          </w:p>
        </w:tc>
        <w:tc>
          <w:tcPr>
            <w:tcW w:w="2880" w:type="dxa"/>
          </w:tcPr>
          <w:p w14:paraId="75FE20CC" w14:textId="77777777" w:rsidR="00F7697D" w:rsidRPr="00F25BF8" w:rsidRDefault="00F7697D" w:rsidP="00F7697D">
            <w:pPr>
              <w:contextualSpacing/>
              <w:jc w:val="center"/>
              <w:rPr>
                <w:sz w:val="20"/>
              </w:rPr>
            </w:pPr>
          </w:p>
        </w:tc>
      </w:tr>
      <w:tr w:rsidR="00F7697D" w:rsidRPr="00F25BF8" w14:paraId="359BCD0A" w14:textId="77777777" w:rsidTr="00F7697D">
        <w:trPr>
          <w:trHeight w:val="20"/>
          <w:jc w:val="center"/>
        </w:trPr>
        <w:tc>
          <w:tcPr>
            <w:tcW w:w="694" w:type="dxa"/>
          </w:tcPr>
          <w:p w14:paraId="11479544" w14:textId="77777777" w:rsidR="00F7697D" w:rsidRPr="00F25BF8" w:rsidRDefault="00F7697D" w:rsidP="00F7697D">
            <w:pPr>
              <w:contextualSpacing/>
              <w:jc w:val="center"/>
              <w:rPr>
                <w:sz w:val="20"/>
              </w:rPr>
            </w:pPr>
            <w:r w:rsidRPr="00F25BF8">
              <w:rPr>
                <w:sz w:val="20"/>
              </w:rPr>
              <w:t>3</w:t>
            </w:r>
          </w:p>
        </w:tc>
        <w:tc>
          <w:tcPr>
            <w:tcW w:w="1440" w:type="dxa"/>
          </w:tcPr>
          <w:p w14:paraId="0235FD9D" w14:textId="77777777" w:rsidR="00F7697D" w:rsidRPr="00F25BF8" w:rsidRDefault="00F7697D" w:rsidP="00F7697D">
            <w:pPr>
              <w:contextualSpacing/>
              <w:jc w:val="center"/>
              <w:rPr>
                <w:sz w:val="20"/>
              </w:rPr>
            </w:pPr>
          </w:p>
        </w:tc>
        <w:tc>
          <w:tcPr>
            <w:tcW w:w="2880" w:type="dxa"/>
          </w:tcPr>
          <w:p w14:paraId="6C4F3471" w14:textId="77777777" w:rsidR="00F7697D" w:rsidRPr="00F25BF8" w:rsidRDefault="00F7697D" w:rsidP="00F7697D">
            <w:pPr>
              <w:contextualSpacing/>
              <w:jc w:val="center"/>
              <w:rPr>
                <w:sz w:val="20"/>
              </w:rPr>
            </w:pPr>
          </w:p>
        </w:tc>
      </w:tr>
      <w:tr w:rsidR="00F7697D" w:rsidRPr="00F25BF8" w14:paraId="08D59898" w14:textId="77777777" w:rsidTr="00F7697D">
        <w:trPr>
          <w:trHeight w:val="20"/>
          <w:jc w:val="center"/>
        </w:trPr>
        <w:tc>
          <w:tcPr>
            <w:tcW w:w="694" w:type="dxa"/>
          </w:tcPr>
          <w:p w14:paraId="3515B819" w14:textId="77777777" w:rsidR="00F7697D" w:rsidRPr="00F25BF8" w:rsidRDefault="00F7697D" w:rsidP="00F7697D">
            <w:pPr>
              <w:contextualSpacing/>
              <w:jc w:val="center"/>
              <w:rPr>
                <w:sz w:val="20"/>
              </w:rPr>
            </w:pPr>
            <w:r w:rsidRPr="00F25BF8">
              <w:rPr>
                <w:sz w:val="20"/>
              </w:rPr>
              <w:t>4</w:t>
            </w:r>
          </w:p>
        </w:tc>
        <w:tc>
          <w:tcPr>
            <w:tcW w:w="1440" w:type="dxa"/>
          </w:tcPr>
          <w:p w14:paraId="1D446B27" w14:textId="77777777" w:rsidR="00F7697D" w:rsidRPr="00F25BF8" w:rsidRDefault="00F7697D" w:rsidP="00F7697D">
            <w:pPr>
              <w:contextualSpacing/>
              <w:jc w:val="center"/>
              <w:rPr>
                <w:sz w:val="20"/>
              </w:rPr>
            </w:pPr>
          </w:p>
        </w:tc>
        <w:tc>
          <w:tcPr>
            <w:tcW w:w="2880" w:type="dxa"/>
          </w:tcPr>
          <w:p w14:paraId="64CF895D" w14:textId="77777777" w:rsidR="00F7697D" w:rsidRPr="00F25BF8" w:rsidRDefault="00F7697D" w:rsidP="00F7697D">
            <w:pPr>
              <w:contextualSpacing/>
              <w:jc w:val="center"/>
              <w:rPr>
                <w:sz w:val="20"/>
              </w:rPr>
            </w:pPr>
          </w:p>
        </w:tc>
      </w:tr>
      <w:tr w:rsidR="00F7697D" w:rsidRPr="00F25BF8" w14:paraId="58A00366" w14:textId="77777777" w:rsidTr="00F7697D">
        <w:trPr>
          <w:trHeight w:val="20"/>
          <w:jc w:val="center"/>
        </w:trPr>
        <w:tc>
          <w:tcPr>
            <w:tcW w:w="694" w:type="dxa"/>
          </w:tcPr>
          <w:p w14:paraId="054BB09A" w14:textId="77777777" w:rsidR="00F7697D" w:rsidRPr="00F25BF8" w:rsidRDefault="00F7697D" w:rsidP="00F7697D">
            <w:pPr>
              <w:contextualSpacing/>
              <w:jc w:val="center"/>
              <w:rPr>
                <w:sz w:val="20"/>
              </w:rPr>
            </w:pPr>
            <w:r w:rsidRPr="00F25BF8">
              <w:rPr>
                <w:sz w:val="20"/>
              </w:rPr>
              <w:t>5</w:t>
            </w:r>
          </w:p>
        </w:tc>
        <w:tc>
          <w:tcPr>
            <w:tcW w:w="1440" w:type="dxa"/>
          </w:tcPr>
          <w:p w14:paraId="43C2ABF5" w14:textId="77777777" w:rsidR="00F7697D" w:rsidRPr="00F25BF8" w:rsidRDefault="00F7697D" w:rsidP="00F7697D">
            <w:pPr>
              <w:contextualSpacing/>
              <w:jc w:val="center"/>
              <w:rPr>
                <w:sz w:val="20"/>
              </w:rPr>
            </w:pPr>
          </w:p>
        </w:tc>
        <w:tc>
          <w:tcPr>
            <w:tcW w:w="2880" w:type="dxa"/>
          </w:tcPr>
          <w:p w14:paraId="1E4BAFB2" w14:textId="77777777" w:rsidR="00F7697D" w:rsidRPr="00F25BF8" w:rsidRDefault="00F7697D" w:rsidP="00F7697D">
            <w:pPr>
              <w:contextualSpacing/>
              <w:jc w:val="center"/>
              <w:rPr>
                <w:sz w:val="20"/>
              </w:rPr>
            </w:pPr>
          </w:p>
        </w:tc>
      </w:tr>
      <w:tr w:rsidR="00F7697D" w:rsidRPr="00F25BF8" w14:paraId="4A93DA29" w14:textId="77777777" w:rsidTr="00F7697D">
        <w:trPr>
          <w:trHeight w:val="20"/>
          <w:jc w:val="center"/>
        </w:trPr>
        <w:tc>
          <w:tcPr>
            <w:tcW w:w="694" w:type="dxa"/>
          </w:tcPr>
          <w:p w14:paraId="0DAF41B1" w14:textId="77777777" w:rsidR="00F7697D" w:rsidRPr="00F25BF8" w:rsidRDefault="00F7697D" w:rsidP="00F7697D">
            <w:pPr>
              <w:contextualSpacing/>
              <w:jc w:val="center"/>
              <w:rPr>
                <w:sz w:val="20"/>
              </w:rPr>
            </w:pPr>
            <w:r w:rsidRPr="00F25BF8">
              <w:rPr>
                <w:sz w:val="20"/>
              </w:rPr>
              <w:t>6</w:t>
            </w:r>
          </w:p>
        </w:tc>
        <w:tc>
          <w:tcPr>
            <w:tcW w:w="1440" w:type="dxa"/>
          </w:tcPr>
          <w:p w14:paraId="1777CA6B" w14:textId="77777777" w:rsidR="00F7697D" w:rsidRPr="00F25BF8" w:rsidRDefault="00F7697D" w:rsidP="00F7697D">
            <w:pPr>
              <w:contextualSpacing/>
              <w:jc w:val="center"/>
              <w:rPr>
                <w:sz w:val="20"/>
              </w:rPr>
            </w:pPr>
          </w:p>
        </w:tc>
        <w:tc>
          <w:tcPr>
            <w:tcW w:w="2880" w:type="dxa"/>
          </w:tcPr>
          <w:p w14:paraId="699D174D" w14:textId="77777777" w:rsidR="00F7697D" w:rsidRPr="00F25BF8" w:rsidRDefault="00F7697D" w:rsidP="00F7697D">
            <w:pPr>
              <w:contextualSpacing/>
              <w:jc w:val="center"/>
              <w:rPr>
                <w:sz w:val="20"/>
              </w:rPr>
            </w:pPr>
          </w:p>
        </w:tc>
      </w:tr>
      <w:tr w:rsidR="00F7697D" w:rsidRPr="00F25BF8" w14:paraId="2A0BD832" w14:textId="77777777" w:rsidTr="00F7697D">
        <w:trPr>
          <w:trHeight w:val="20"/>
          <w:jc w:val="center"/>
        </w:trPr>
        <w:tc>
          <w:tcPr>
            <w:tcW w:w="694" w:type="dxa"/>
          </w:tcPr>
          <w:p w14:paraId="25253408" w14:textId="77777777" w:rsidR="00F7697D" w:rsidRPr="00F25BF8" w:rsidRDefault="00F7697D" w:rsidP="00F7697D">
            <w:pPr>
              <w:contextualSpacing/>
              <w:jc w:val="center"/>
              <w:rPr>
                <w:sz w:val="20"/>
              </w:rPr>
            </w:pPr>
            <w:r w:rsidRPr="00F25BF8">
              <w:rPr>
                <w:sz w:val="20"/>
              </w:rPr>
              <w:t>7</w:t>
            </w:r>
          </w:p>
        </w:tc>
        <w:tc>
          <w:tcPr>
            <w:tcW w:w="1440" w:type="dxa"/>
          </w:tcPr>
          <w:p w14:paraId="1F49E848" w14:textId="77777777" w:rsidR="00F7697D" w:rsidRPr="00F25BF8" w:rsidRDefault="00F7697D" w:rsidP="00F7697D">
            <w:pPr>
              <w:contextualSpacing/>
              <w:jc w:val="center"/>
              <w:rPr>
                <w:sz w:val="20"/>
              </w:rPr>
            </w:pPr>
          </w:p>
        </w:tc>
        <w:tc>
          <w:tcPr>
            <w:tcW w:w="2880" w:type="dxa"/>
          </w:tcPr>
          <w:p w14:paraId="7160CFAB" w14:textId="77777777" w:rsidR="00F7697D" w:rsidRPr="00F25BF8" w:rsidRDefault="00F7697D" w:rsidP="00F7697D">
            <w:pPr>
              <w:contextualSpacing/>
              <w:jc w:val="center"/>
              <w:rPr>
                <w:sz w:val="20"/>
              </w:rPr>
            </w:pPr>
          </w:p>
        </w:tc>
      </w:tr>
      <w:tr w:rsidR="00F7697D" w:rsidRPr="00F25BF8" w14:paraId="40B8E972" w14:textId="77777777" w:rsidTr="00F7697D">
        <w:trPr>
          <w:trHeight w:val="20"/>
          <w:jc w:val="center"/>
        </w:trPr>
        <w:tc>
          <w:tcPr>
            <w:tcW w:w="694" w:type="dxa"/>
          </w:tcPr>
          <w:p w14:paraId="2371C06C" w14:textId="77777777" w:rsidR="00F7697D" w:rsidRPr="00F25BF8" w:rsidRDefault="00F7697D" w:rsidP="00F7697D">
            <w:pPr>
              <w:contextualSpacing/>
              <w:jc w:val="center"/>
              <w:rPr>
                <w:sz w:val="20"/>
              </w:rPr>
            </w:pPr>
            <w:r w:rsidRPr="00F25BF8">
              <w:rPr>
                <w:sz w:val="20"/>
              </w:rPr>
              <w:t>8</w:t>
            </w:r>
          </w:p>
        </w:tc>
        <w:tc>
          <w:tcPr>
            <w:tcW w:w="1440" w:type="dxa"/>
          </w:tcPr>
          <w:p w14:paraId="5DEFA2EF" w14:textId="77777777" w:rsidR="00F7697D" w:rsidRPr="00F25BF8" w:rsidRDefault="00F7697D" w:rsidP="00F7697D">
            <w:pPr>
              <w:contextualSpacing/>
              <w:jc w:val="center"/>
              <w:rPr>
                <w:sz w:val="20"/>
              </w:rPr>
            </w:pPr>
          </w:p>
        </w:tc>
        <w:tc>
          <w:tcPr>
            <w:tcW w:w="2880" w:type="dxa"/>
          </w:tcPr>
          <w:p w14:paraId="4D4A9167" w14:textId="77777777" w:rsidR="00F7697D" w:rsidRPr="00F25BF8" w:rsidRDefault="00F7697D" w:rsidP="00F7697D">
            <w:pPr>
              <w:contextualSpacing/>
              <w:jc w:val="center"/>
              <w:rPr>
                <w:sz w:val="20"/>
              </w:rPr>
            </w:pPr>
          </w:p>
        </w:tc>
      </w:tr>
      <w:tr w:rsidR="00F7697D" w:rsidRPr="00F25BF8" w14:paraId="0E3A0C7C" w14:textId="77777777" w:rsidTr="00F7697D">
        <w:trPr>
          <w:trHeight w:val="20"/>
          <w:jc w:val="center"/>
        </w:trPr>
        <w:tc>
          <w:tcPr>
            <w:tcW w:w="694" w:type="dxa"/>
          </w:tcPr>
          <w:p w14:paraId="10E089C4" w14:textId="77777777" w:rsidR="00F7697D" w:rsidRPr="00F25BF8" w:rsidRDefault="00F7697D" w:rsidP="00F7697D">
            <w:pPr>
              <w:contextualSpacing/>
              <w:jc w:val="center"/>
              <w:rPr>
                <w:sz w:val="20"/>
              </w:rPr>
            </w:pPr>
            <w:r w:rsidRPr="00F25BF8">
              <w:rPr>
                <w:sz w:val="20"/>
              </w:rPr>
              <w:t>9</w:t>
            </w:r>
          </w:p>
        </w:tc>
        <w:tc>
          <w:tcPr>
            <w:tcW w:w="1440" w:type="dxa"/>
          </w:tcPr>
          <w:p w14:paraId="1111E565" w14:textId="77777777" w:rsidR="00F7697D" w:rsidRPr="00F25BF8" w:rsidRDefault="00F7697D" w:rsidP="00F7697D">
            <w:pPr>
              <w:contextualSpacing/>
              <w:jc w:val="center"/>
              <w:rPr>
                <w:sz w:val="20"/>
              </w:rPr>
            </w:pPr>
          </w:p>
        </w:tc>
        <w:tc>
          <w:tcPr>
            <w:tcW w:w="2880" w:type="dxa"/>
          </w:tcPr>
          <w:p w14:paraId="769A0837" w14:textId="77777777" w:rsidR="00F7697D" w:rsidRPr="00F25BF8" w:rsidRDefault="00F7697D" w:rsidP="00F7697D">
            <w:pPr>
              <w:contextualSpacing/>
              <w:jc w:val="center"/>
              <w:rPr>
                <w:sz w:val="20"/>
              </w:rPr>
            </w:pPr>
          </w:p>
        </w:tc>
      </w:tr>
      <w:tr w:rsidR="00F7697D" w:rsidRPr="00F25BF8" w14:paraId="0709D482" w14:textId="77777777" w:rsidTr="00F7697D">
        <w:trPr>
          <w:trHeight w:val="20"/>
          <w:jc w:val="center"/>
        </w:trPr>
        <w:tc>
          <w:tcPr>
            <w:tcW w:w="694" w:type="dxa"/>
          </w:tcPr>
          <w:p w14:paraId="63FDB71A" w14:textId="77777777" w:rsidR="00F7697D" w:rsidRPr="00F25BF8" w:rsidRDefault="00F7697D" w:rsidP="00F7697D">
            <w:pPr>
              <w:contextualSpacing/>
              <w:jc w:val="center"/>
              <w:rPr>
                <w:sz w:val="20"/>
              </w:rPr>
            </w:pPr>
            <w:r w:rsidRPr="00F25BF8">
              <w:rPr>
                <w:sz w:val="20"/>
              </w:rPr>
              <w:t>10</w:t>
            </w:r>
          </w:p>
        </w:tc>
        <w:tc>
          <w:tcPr>
            <w:tcW w:w="1440" w:type="dxa"/>
          </w:tcPr>
          <w:p w14:paraId="17665A48" w14:textId="77777777" w:rsidR="00F7697D" w:rsidRPr="00F25BF8" w:rsidRDefault="00F7697D" w:rsidP="00F7697D">
            <w:pPr>
              <w:contextualSpacing/>
              <w:jc w:val="center"/>
              <w:rPr>
                <w:sz w:val="20"/>
              </w:rPr>
            </w:pPr>
          </w:p>
        </w:tc>
        <w:tc>
          <w:tcPr>
            <w:tcW w:w="2880" w:type="dxa"/>
          </w:tcPr>
          <w:p w14:paraId="4CA23CF8" w14:textId="77777777" w:rsidR="00F7697D" w:rsidRPr="00F25BF8" w:rsidRDefault="00F7697D" w:rsidP="00F7697D">
            <w:pPr>
              <w:contextualSpacing/>
              <w:jc w:val="center"/>
              <w:rPr>
                <w:sz w:val="20"/>
              </w:rPr>
            </w:pPr>
          </w:p>
        </w:tc>
      </w:tr>
    </w:tbl>
    <w:p w14:paraId="1F2A2D9C" w14:textId="77777777" w:rsidR="00F7697D" w:rsidRPr="00F25BF8" w:rsidRDefault="00F7697D" w:rsidP="00F7697D">
      <w:pPr>
        <w:spacing w:after="0" w:line="240" w:lineRule="auto"/>
        <w:contextualSpacing/>
        <w:rPr>
          <w:rFonts w:eastAsia="SimSun"/>
        </w:rPr>
      </w:pPr>
    </w:p>
    <w:p w14:paraId="30247DDC" w14:textId="77777777" w:rsidR="00F7697D" w:rsidRPr="00F25BF8" w:rsidRDefault="00F7697D" w:rsidP="00F7697D">
      <w:pPr>
        <w:spacing w:after="0" w:line="240" w:lineRule="auto"/>
        <w:contextualSpacing/>
        <w:rPr>
          <w:rFonts w:eastAsia="SimSun"/>
        </w:rPr>
      </w:pPr>
    </w:p>
    <w:p w14:paraId="02FD1FA4" w14:textId="77777777" w:rsidR="00F7697D" w:rsidRPr="00F25BF8" w:rsidRDefault="00F7697D" w:rsidP="00F7697D">
      <w:pPr>
        <w:spacing w:after="0" w:line="240" w:lineRule="auto"/>
        <w:contextualSpacing/>
        <w:rPr>
          <w:rFonts w:eastAsia="SimSun"/>
        </w:rPr>
      </w:pPr>
      <w:r w:rsidRPr="00F25BF8">
        <w:rPr>
          <w:rFonts w:eastAsia="SimSun"/>
        </w:rPr>
        <w:br w:type="page"/>
      </w:r>
    </w:p>
    <w:p w14:paraId="43B38B54"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F. INVESTMENTS AND IMPROVEMENTS (Continued)</w:t>
      </w:r>
    </w:p>
    <w:p w14:paraId="59F4EA8F" w14:textId="77777777" w:rsidR="00F7697D" w:rsidRPr="00F25BF8" w:rsidRDefault="00F7697D" w:rsidP="00F7697D">
      <w:pPr>
        <w:spacing w:after="0" w:line="240" w:lineRule="auto"/>
        <w:contextualSpacing/>
        <w:rPr>
          <w:rFonts w:eastAsia="SimSun"/>
        </w:rPr>
      </w:pPr>
    </w:p>
    <w:tbl>
      <w:tblPr>
        <w:tblStyle w:val="TableGrid2"/>
        <w:tblW w:w="4294" w:type="dxa"/>
        <w:jc w:val="center"/>
        <w:tblLayout w:type="fixed"/>
        <w:tblCellMar>
          <w:left w:w="29" w:type="dxa"/>
          <w:right w:w="29" w:type="dxa"/>
        </w:tblCellMar>
        <w:tblLook w:val="04A0" w:firstRow="1" w:lastRow="0" w:firstColumn="1" w:lastColumn="0" w:noHBand="0" w:noVBand="1"/>
      </w:tblPr>
      <w:tblGrid>
        <w:gridCol w:w="694"/>
        <w:gridCol w:w="3600"/>
      </w:tblGrid>
      <w:tr w:rsidR="00F7697D" w:rsidRPr="00F25BF8" w14:paraId="675C1935" w14:textId="77777777" w:rsidTr="00F7697D">
        <w:trPr>
          <w:trHeight w:val="244"/>
          <w:jc w:val="center"/>
        </w:trPr>
        <w:tc>
          <w:tcPr>
            <w:tcW w:w="694" w:type="dxa"/>
            <w:vMerge w:val="restart"/>
          </w:tcPr>
          <w:p w14:paraId="23D76703" w14:textId="77777777" w:rsidR="00F7697D" w:rsidRPr="00F25BF8" w:rsidRDefault="00F7697D" w:rsidP="00F7697D">
            <w:pPr>
              <w:contextualSpacing/>
              <w:jc w:val="center"/>
              <w:rPr>
                <w:sz w:val="20"/>
              </w:rPr>
            </w:pPr>
            <w:r w:rsidRPr="00F25BF8">
              <w:rPr>
                <w:sz w:val="20"/>
              </w:rPr>
              <w:t>Field</w:t>
            </w:r>
          </w:p>
        </w:tc>
        <w:tc>
          <w:tcPr>
            <w:tcW w:w="3600" w:type="dxa"/>
            <w:vMerge w:val="restart"/>
          </w:tcPr>
          <w:p w14:paraId="1997A99F" w14:textId="77777777" w:rsidR="00F7697D" w:rsidRPr="00F25BF8" w:rsidRDefault="00F7697D" w:rsidP="00F7697D">
            <w:pPr>
              <w:kinsoku w:val="0"/>
              <w:overflowPunct w:val="0"/>
              <w:autoSpaceDE w:val="0"/>
              <w:autoSpaceDN w:val="0"/>
              <w:adjustRightInd w:val="0"/>
              <w:contextualSpacing/>
              <w:jc w:val="center"/>
              <w:rPr>
                <w:rFonts w:cs="Times New Roman"/>
                <w:sz w:val="20"/>
              </w:rPr>
            </w:pPr>
            <w:commentRangeStart w:id="171"/>
            <w:r w:rsidRPr="00F25BF8">
              <w:rPr>
                <w:rFonts w:cs="Times New Roman"/>
                <w:sz w:val="20"/>
              </w:rPr>
              <w:t xml:space="preserve">F8a. Is this field currently planted with agroforestry trees or shrubs, such as </w:t>
            </w:r>
            <w:proofErr w:type="spellStart"/>
            <w:r w:rsidRPr="00F25BF8">
              <w:rPr>
                <w:rFonts w:cs="Times New Roman"/>
                <w:sz w:val="20"/>
              </w:rPr>
              <w:t>musangu</w:t>
            </w:r>
            <w:proofErr w:type="spellEnd"/>
            <w:r w:rsidRPr="00F25BF8">
              <w:rPr>
                <w:rFonts w:cs="Times New Roman"/>
                <w:sz w:val="20"/>
              </w:rPr>
              <w:t xml:space="preserve">, </w:t>
            </w:r>
            <w:proofErr w:type="spellStart"/>
            <w:r w:rsidRPr="00F25BF8">
              <w:rPr>
                <w:rFonts w:cs="Times New Roman"/>
                <w:sz w:val="20"/>
              </w:rPr>
              <w:t>glricidia</w:t>
            </w:r>
            <w:proofErr w:type="spellEnd"/>
            <w:r w:rsidRPr="00F25BF8">
              <w:rPr>
                <w:rFonts w:cs="Times New Roman"/>
                <w:sz w:val="20"/>
              </w:rPr>
              <w:t xml:space="preserve">, </w:t>
            </w:r>
            <w:proofErr w:type="spellStart"/>
            <w:r w:rsidRPr="00F25BF8">
              <w:rPr>
                <w:rFonts w:cs="Times New Roman"/>
                <w:sz w:val="20"/>
              </w:rPr>
              <w:t>ububa</w:t>
            </w:r>
            <w:proofErr w:type="spellEnd"/>
            <w:r w:rsidRPr="00F25BF8">
              <w:rPr>
                <w:rFonts w:cs="Times New Roman"/>
                <w:sz w:val="20"/>
              </w:rPr>
              <w:t>, cowpeas, or pigeon peas?</w:t>
            </w:r>
            <w:commentRangeEnd w:id="171"/>
            <w:r>
              <w:rPr>
                <w:rStyle w:val="CommentReference"/>
                <w:rFonts w:eastAsiaTheme="minorHAnsi"/>
              </w:rPr>
              <w:commentReference w:id="171"/>
            </w:r>
          </w:p>
          <w:p w14:paraId="6A52EFD5"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0AC7ABA1"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290FEC8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62F18A8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999=Prefer not to respond </w:t>
            </w:r>
          </w:p>
        </w:tc>
      </w:tr>
      <w:tr w:rsidR="00F7697D" w:rsidRPr="00F25BF8" w14:paraId="2014CDB9" w14:textId="77777777" w:rsidTr="00F7697D">
        <w:trPr>
          <w:trHeight w:val="244"/>
          <w:jc w:val="center"/>
        </w:trPr>
        <w:tc>
          <w:tcPr>
            <w:tcW w:w="694" w:type="dxa"/>
            <w:vMerge/>
          </w:tcPr>
          <w:p w14:paraId="534000FC" w14:textId="77777777" w:rsidR="00F7697D" w:rsidRPr="00F25BF8" w:rsidRDefault="00F7697D" w:rsidP="00F7697D">
            <w:pPr>
              <w:contextualSpacing/>
              <w:jc w:val="center"/>
              <w:rPr>
                <w:sz w:val="20"/>
              </w:rPr>
            </w:pPr>
          </w:p>
        </w:tc>
        <w:tc>
          <w:tcPr>
            <w:tcW w:w="3600" w:type="dxa"/>
            <w:vMerge/>
          </w:tcPr>
          <w:p w14:paraId="5972B19E"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F7697D" w:rsidRPr="00F25BF8" w14:paraId="67BCC726" w14:textId="77777777" w:rsidTr="00F7697D">
        <w:trPr>
          <w:trHeight w:val="20"/>
          <w:jc w:val="center"/>
        </w:trPr>
        <w:tc>
          <w:tcPr>
            <w:tcW w:w="694" w:type="dxa"/>
          </w:tcPr>
          <w:p w14:paraId="5924E515"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3600" w:type="dxa"/>
          </w:tcPr>
          <w:p w14:paraId="77753D47"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gramStart"/>
            <w:r w:rsidRPr="00F25BF8">
              <w:rPr>
                <w:rFonts w:cs="Times New Roman"/>
                <w:b/>
                <w:bCs/>
                <w:spacing w:val="1"/>
                <w:w w:val="105"/>
                <w:sz w:val="18"/>
                <w:szCs w:val="18"/>
              </w:rPr>
              <w:t>fence</w:t>
            </w:r>
            <w:proofErr w:type="gramEnd"/>
          </w:p>
        </w:tc>
      </w:tr>
      <w:tr w:rsidR="00F7697D" w:rsidRPr="00F25BF8" w14:paraId="34376EA8" w14:textId="77777777" w:rsidTr="00F7697D">
        <w:trPr>
          <w:trHeight w:val="20"/>
          <w:jc w:val="center"/>
        </w:trPr>
        <w:tc>
          <w:tcPr>
            <w:tcW w:w="694" w:type="dxa"/>
          </w:tcPr>
          <w:p w14:paraId="5030EE78" w14:textId="77777777" w:rsidR="00F7697D" w:rsidRPr="00F25BF8" w:rsidRDefault="00F7697D" w:rsidP="00F7697D">
            <w:pPr>
              <w:contextualSpacing/>
              <w:jc w:val="center"/>
              <w:rPr>
                <w:sz w:val="20"/>
              </w:rPr>
            </w:pPr>
            <w:r w:rsidRPr="00F25BF8">
              <w:rPr>
                <w:sz w:val="20"/>
              </w:rPr>
              <w:t>1</w:t>
            </w:r>
          </w:p>
        </w:tc>
        <w:tc>
          <w:tcPr>
            <w:tcW w:w="3600" w:type="dxa"/>
          </w:tcPr>
          <w:p w14:paraId="0039607E" w14:textId="77777777" w:rsidR="00F7697D" w:rsidRPr="00F25BF8" w:rsidRDefault="00F7697D" w:rsidP="00F7697D">
            <w:pPr>
              <w:contextualSpacing/>
              <w:jc w:val="center"/>
              <w:rPr>
                <w:sz w:val="20"/>
              </w:rPr>
            </w:pPr>
          </w:p>
        </w:tc>
      </w:tr>
      <w:tr w:rsidR="00F7697D" w:rsidRPr="00F25BF8" w14:paraId="3288DB2D" w14:textId="77777777" w:rsidTr="00F7697D">
        <w:trPr>
          <w:trHeight w:val="20"/>
          <w:jc w:val="center"/>
        </w:trPr>
        <w:tc>
          <w:tcPr>
            <w:tcW w:w="694" w:type="dxa"/>
          </w:tcPr>
          <w:p w14:paraId="4D9CF54E" w14:textId="77777777" w:rsidR="00F7697D" w:rsidRPr="00F25BF8" w:rsidRDefault="00F7697D" w:rsidP="00F7697D">
            <w:pPr>
              <w:contextualSpacing/>
              <w:jc w:val="center"/>
              <w:rPr>
                <w:sz w:val="20"/>
              </w:rPr>
            </w:pPr>
            <w:r w:rsidRPr="00F25BF8">
              <w:rPr>
                <w:sz w:val="20"/>
              </w:rPr>
              <w:t>2</w:t>
            </w:r>
          </w:p>
        </w:tc>
        <w:tc>
          <w:tcPr>
            <w:tcW w:w="3600" w:type="dxa"/>
          </w:tcPr>
          <w:p w14:paraId="197B8422" w14:textId="77777777" w:rsidR="00F7697D" w:rsidRPr="00F25BF8" w:rsidRDefault="00F7697D" w:rsidP="00F7697D">
            <w:pPr>
              <w:contextualSpacing/>
              <w:jc w:val="center"/>
              <w:rPr>
                <w:sz w:val="20"/>
              </w:rPr>
            </w:pPr>
          </w:p>
        </w:tc>
      </w:tr>
      <w:tr w:rsidR="00F7697D" w:rsidRPr="00F25BF8" w14:paraId="6840F4C0" w14:textId="77777777" w:rsidTr="00F7697D">
        <w:trPr>
          <w:trHeight w:val="20"/>
          <w:jc w:val="center"/>
        </w:trPr>
        <w:tc>
          <w:tcPr>
            <w:tcW w:w="694" w:type="dxa"/>
          </w:tcPr>
          <w:p w14:paraId="474D2A7C" w14:textId="77777777" w:rsidR="00F7697D" w:rsidRPr="00F25BF8" w:rsidRDefault="00F7697D" w:rsidP="00F7697D">
            <w:pPr>
              <w:contextualSpacing/>
              <w:jc w:val="center"/>
              <w:rPr>
                <w:sz w:val="20"/>
              </w:rPr>
            </w:pPr>
            <w:r w:rsidRPr="00F25BF8">
              <w:rPr>
                <w:sz w:val="20"/>
              </w:rPr>
              <w:t>3</w:t>
            </w:r>
          </w:p>
        </w:tc>
        <w:tc>
          <w:tcPr>
            <w:tcW w:w="3600" w:type="dxa"/>
          </w:tcPr>
          <w:p w14:paraId="7663A86A" w14:textId="77777777" w:rsidR="00F7697D" w:rsidRPr="00F25BF8" w:rsidRDefault="00F7697D" w:rsidP="00F7697D">
            <w:pPr>
              <w:contextualSpacing/>
              <w:jc w:val="center"/>
              <w:rPr>
                <w:sz w:val="20"/>
              </w:rPr>
            </w:pPr>
          </w:p>
        </w:tc>
      </w:tr>
      <w:tr w:rsidR="00F7697D" w:rsidRPr="00F25BF8" w14:paraId="3B0A6638" w14:textId="77777777" w:rsidTr="00F7697D">
        <w:trPr>
          <w:trHeight w:val="20"/>
          <w:jc w:val="center"/>
        </w:trPr>
        <w:tc>
          <w:tcPr>
            <w:tcW w:w="694" w:type="dxa"/>
          </w:tcPr>
          <w:p w14:paraId="1EFA4889" w14:textId="77777777" w:rsidR="00F7697D" w:rsidRPr="00F25BF8" w:rsidRDefault="00F7697D" w:rsidP="00F7697D">
            <w:pPr>
              <w:contextualSpacing/>
              <w:jc w:val="center"/>
              <w:rPr>
                <w:sz w:val="20"/>
              </w:rPr>
            </w:pPr>
            <w:r w:rsidRPr="00F25BF8">
              <w:rPr>
                <w:sz w:val="20"/>
              </w:rPr>
              <w:t>4</w:t>
            </w:r>
          </w:p>
        </w:tc>
        <w:tc>
          <w:tcPr>
            <w:tcW w:w="3600" w:type="dxa"/>
          </w:tcPr>
          <w:p w14:paraId="02BD80FF" w14:textId="77777777" w:rsidR="00F7697D" w:rsidRPr="00F25BF8" w:rsidRDefault="00F7697D" w:rsidP="00F7697D">
            <w:pPr>
              <w:contextualSpacing/>
              <w:jc w:val="center"/>
              <w:rPr>
                <w:sz w:val="20"/>
              </w:rPr>
            </w:pPr>
          </w:p>
        </w:tc>
      </w:tr>
      <w:tr w:rsidR="00F7697D" w:rsidRPr="00F25BF8" w14:paraId="4A2123EB" w14:textId="77777777" w:rsidTr="00F7697D">
        <w:trPr>
          <w:trHeight w:val="20"/>
          <w:jc w:val="center"/>
        </w:trPr>
        <w:tc>
          <w:tcPr>
            <w:tcW w:w="694" w:type="dxa"/>
          </w:tcPr>
          <w:p w14:paraId="190032F0" w14:textId="77777777" w:rsidR="00F7697D" w:rsidRPr="00F25BF8" w:rsidRDefault="00F7697D" w:rsidP="00F7697D">
            <w:pPr>
              <w:contextualSpacing/>
              <w:jc w:val="center"/>
              <w:rPr>
                <w:sz w:val="20"/>
              </w:rPr>
            </w:pPr>
            <w:r w:rsidRPr="00F25BF8">
              <w:rPr>
                <w:sz w:val="20"/>
              </w:rPr>
              <w:t>5</w:t>
            </w:r>
          </w:p>
        </w:tc>
        <w:tc>
          <w:tcPr>
            <w:tcW w:w="3600" w:type="dxa"/>
          </w:tcPr>
          <w:p w14:paraId="37AEDB55" w14:textId="77777777" w:rsidR="00F7697D" w:rsidRPr="00F25BF8" w:rsidRDefault="00F7697D" w:rsidP="00F7697D">
            <w:pPr>
              <w:contextualSpacing/>
              <w:jc w:val="center"/>
              <w:rPr>
                <w:sz w:val="20"/>
              </w:rPr>
            </w:pPr>
          </w:p>
        </w:tc>
      </w:tr>
      <w:tr w:rsidR="00F7697D" w:rsidRPr="00F25BF8" w14:paraId="15CB3368" w14:textId="77777777" w:rsidTr="00F7697D">
        <w:trPr>
          <w:trHeight w:val="20"/>
          <w:jc w:val="center"/>
        </w:trPr>
        <w:tc>
          <w:tcPr>
            <w:tcW w:w="694" w:type="dxa"/>
          </w:tcPr>
          <w:p w14:paraId="746BD89E" w14:textId="77777777" w:rsidR="00F7697D" w:rsidRPr="00F25BF8" w:rsidRDefault="00F7697D" w:rsidP="00F7697D">
            <w:pPr>
              <w:contextualSpacing/>
              <w:jc w:val="center"/>
              <w:rPr>
                <w:sz w:val="20"/>
              </w:rPr>
            </w:pPr>
            <w:r w:rsidRPr="00F25BF8">
              <w:rPr>
                <w:sz w:val="20"/>
              </w:rPr>
              <w:t>6</w:t>
            </w:r>
          </w:p>
        </w:tc>
        <w:tc>
          <w:tcPr>
            <w:tcW w:w="3600" w:type="dxa"/>
          </w:tcPr>
          <w:p w14:paraId="686214F7" w14:textId="77777777" w:rsidR="00F7697D" w:rsidRPr="00F25BF8" w:rsidRDefault="00F7697D" w:rsidP="00F7697D">
            <w:pPr>
              <w:contextualSpacing/>
              <w:jc w:val="center"/>
              <w:rPr>
                <w:sz w:val="20"/>
              </w:rPr>
            </w:pPr>
          </w:p>
        </w:tc>
      </w:tr>
      <w:tr w:rsidR="00F7697D" w:rsidRPr="00F25BF8" w14:paraId="09A783B7" w14:textId="77777777" w:rsidTr="00F7697D">
        <w:trPr>
          <w:trHeight w:val="20"/>
          <w:jc w:val="center"/>
        </w:trPr>
        <w:tc>
          <w:tcPr>
            <w:tcW w:w="694" w:type="dxa"/>
          </w:tcPr>
          <w:p w14:paraId="2F7FD0EF" w14:textId="77777777" w:rsidR="00F7697D" w:rsidRPr="00F25BF8" w:rsidRDefault="00F7697D" w:rsidP="00F7697D">
            <w:pPr>
              <w:contextualSpacing/>
              <w:jc w:val="center"/>
              <w:rPr>
                <w:sz w:val="20"/>
              </w:rPr>
            </w:pPr>
            <w:r w:rsidRPr="00F25BF8">
              <w:rPr>
                <w:sz w:val="20"/>
              </w:rPr>
              <w:t>7</w:t>
            </w:r>
          </w:p>
        </w:tc>
        <w:tc>
          <w:tcPr>
            <w:tcW w:w="3600" w:type="dxa"/>
          </w:tcPr>
          <w:p w14:paraId="557F247C" w14:textId="77777777" w:rsidR="00F7697D" w:rsidRPr="00F25BF8" w:rsidRDefault="00F7697D" w:rsidP="00F7697D">
            <w:pPr>
              <w:contextualSpacing/>
              <w:jc w:val="center"/>
              <w:rPr>
                <w:sz w:val="20"/>
              </w:rPr>
            </w:pPr>
          </w:p>
        </w:tc>
      </w:tr>
      <w:tr w:rsidR="00F7697D" w:rsidRPr="00F25BF8" w14:paraId="0E149444" w14:textId="77777777" w:rsidTr="00F7697D">
        <w:trPr>
          <w:trHeight w:val="20"/>
          <w:jc w:val="center"/>
        </w:trPr>
        <w:tc>
          <w:tcPr>
            <w:tcW w:w="694" w:type="dxa"/>
          </w:tcPr>
          <w:p w14:paraId="7A74AEB6" w14:textId="77777777" w:rsidR="00F7697D" w:rsidRPr="00F25BF8" w:rsidRDefault="00F7697D" w:rsidP="00F7697D">
            <w:pPr>
              <w:contextualSpacing/>
              <w:jc w:val="center"/>
              <w:rPr>
                <w:sz w:val="20"/>
              </w:rPr>
            </w:pPr>
            <w:r w:rsidRPr="00F25BF8">
              <w:rPr>
                <w:sz w:val="20"/>
              </w:rPr>
              <w:t>8</w:t>
            </w:r>
          </w:p>
        </w:tc>
        <w:tc>
          <w:tcPr>
            <w:tcW w:w="3600" w:type="dxa"/>
          </w:tcPr>
          <w:p w14:paraId="695F74E6" w14:textId="77777777" w:rsidR="00F7697D" w:rsidRPr="00F25BF8" w:rsidRDefault="00F7697D" w:rsidP="00F7697D">
            <w:pPr>
              <w:contextualSpacing/>
              <w:jc w:val="center"/>
              <w:rPr>
                <w:sz w:val="20"/>
              </w:rPr>
            </w:pPr>
          </w:p>
        </w:tc>
      </w:tr>
      <w:tr w:rsidR="00F7697D" w:rsidRPr="00F25BF8" w14:paraId="655A821C" w14:textId="77777777" w:rsidTr="00F7697D">
        <w:trPr>
          <w:trHeight w:val="20"/>
          <w:jc w:val="center"/>
        </w:trPr>
        <w:tc>
          <w:tcPr>
            <w:tcW w:w="694" w:type="dxa"/>
          </w:tcPr>
          <w:p w14:paraId="4688C015" w14:textId="77777777" w:rsidR="00F7697D" w:rsidRPr="00F25BF8" w:rsidRDefault="00F7697D" w:rsidP="00F7697D">
            <w:pPr>
              <w:contextualSpacing/>
              <w:jc w:val="center"/>
              <w:rPr>
                <w:sz w:val="20"/>
              </w:rPr>
            </w:pPr>
            <w:r w:rsidRPr="00F25BF8">
              <w:rPr>
                <w:sz w:val="20"/>
              </w:rPr>
              <w:t>9</w:t>
            </w:r>
          </w:p>
        </w:tc>
        <w:tc>
          <w:tcPr>
            <w:tcW w:w="3600" w:type="dxa"/>
          </w:tcPr>
          <w:p w14:paraId="073DB522" w14:textId="77777777" w:rsidR="00F7697D" w:rsidRPr="00F25BF8" w:rsidRDefault="00F7697D" w:rsidP="00F7697D">
            <w:pPr>
              <w:contextualSpacing/>
              <w:jc w:val="center"/>
              <w:rPr>
                <w:sz w:val="20"/>
              </w:rPr>
            </w:pPr>
          </w:p>
        </w:tc>
      </w:tr>
      <w:tr w:rsidR="00F7697D" w:rsidRPr="00F25BF8" w14:paraId="3A12CEBF" w14:textId="77777777" w:rsidTr="00F7697D">
        <w:trPr>
          <w:trHeight w:val="20"/>
          <w:jc w:val="center"/>
        </w:trPr>
        <w:tc>
          <w:tcPr>
            <w:tcW w:w="694" w:type="dxa"/>
          </w:tcPr>
          <w:p w14:paraId="5C3E652E" w14:textId="77777777" w:rsidR="00F7697D" w:rsidRPr="00F25BF8" w:rsidRDefault="00F7697D" w:rsidP="00F7697D">
            <w:pPr>
              <w:contextualSpacing/>
              <w:jc w:val="center"/>
              <w:rPr>
                <w:sz w:val="20"/>
              </w:rPr>
            </w:pPr>
            <w:r w:rsidRPr="00F25BF8">
              <w:rPr>
                <w:sz w:val="20"/>
              </w:rPr>
              <w:t>10</w:t>
            </w:r>
          </w:p>
        </w:tc>
        <w:tc>
          <w:tcPr>
            <w:tcW w:w="3600" w:type="dxa"/>
          </w:tcPr>
          <w:p w14:paraId="60BC7CF6" w14:textId="77777777" w:rsidR="00F7697D" w:rsidRPr="00F25BF8" w:rsidRDefault="00F7697D" w:rsidP="00F7697D">
            <w:pPr>
              <w:contextualSpacing/>
              <w:jc w:val="center"/>
              <w:rPr>
                <w:sz w:val="20"/>
              </w:rPr>
            </w:pPr>
          </w:p>
        </w:tc>
      </w:tr>
    </w:tbl>
    <w:p w14:paraId="7E924602" w14:textId="77777777" w:rsidR="00F7697D" w:rsidRPr="00F25BF8" w:rsidRDefault="00F7697D" w:rsidP="00F7697D">
      <w:pPr>
        <w:spacing w:after="0" w:line="240" w:lineRule="auto"/>
        <w:contextualSpacing/>
        <w:rPr>
          <w:rFonts w:eastAsia="SimSun"/>
        </w:rPr>
      </w:pPr>
    </w:p>
    <w:p w14:paraId="4C94A5A6" w14:textId="77777777" w:rsidR="00F7697D" w:rsidRPr="00F25BF8" w:rsidRDefault="00F7697D" w:rsidP="00F7697D">
      <w:pPr>
        <w:spacing w:after="0" w:line="240" w:lineRule="auto"/>
        <w:contextualSpacing/>
        <w:rPr>
          <w:rFonts w:eastAsia="SimSun"/>
        </w:rPr>
      </w:pPr>
    </w:p>
    <w:p w14:paraId="7DA3B2EF" w14:textId="77777777" w:rsidR="00F7697D" w:rsidRPr="00F25BF8" w:rsidRDefault="00F7697D" w:rsidP="00F7697D">
      <w:pPr>
        <w:spacing w:after="0" w:line="240" w:lineRule="auto"/>
        <w:contextualSpacing/>
        <w:rPr>
          <w:rFonts w:eastAsia="Times New Roman" w:cs="Times New Roman"/>
          <w:b/>
          <w:bCs/>
        </w:rPr>
      </w:pPr>
      <w:r w:rsidRPr="00F25BF8">
        <w:rPr>
          <w:rFonts w:eastAsia="SimSun"/>
        </w:rPr>
        <w:br w:type="page"/>
      </w:r>
      <w:r w:rsidRPr="00F25BF8">
        <w:rPr>
          <w:rFonts w:eastAsia="Times New Roman" w:cs="Times New Roman"/>
          <w:b/>
          <w:bCs/>
        </w:rPr>
        <w:lastRenderedPageBreak/>
        <w:t xml:space="preserve">SECTION G. TENURE STATUS </w:t>
      </w:r>
    </w:p>
    <w:p w14:paraId="0C146EAB" w14:textId="77777777" w:rsidR="00F7697D" w:rsidRPr="00F25BF8" w:rsidRDefault="00F7697D" w:rsidP="00F7697D">
      <w:pPr>
        <w:spacing w:after="0" w:line="240" w:lineRule="auto"/>
        <w:contextualSpacing/>
        <w:rPr>
          <w:rFonts w:eastAsia="SimSun"/>
        </w:rPr>
      </w:pPr>
    </w:p>
    <w:tbl>
      <w:tblPr>
        <w:tblStyle w:val="TableGrid2"/>
        <w:tblW w:w="9766" w:type="dxa"/>
        <w:jc w:val="center"/>
        <w:tblLayout w:type="fixed"/>
        <w:tblCellMar>
          <w:left w:w="29" w:type="dxa"/>
          <w:right w:w="29" w:type="dxa"/>
        </w:tblCellMar>
        <w:tblLook w:val="04A0" w:firstRow="1" w:lastRow="0" w:firstColumn="1" w:lastColumn="0" w:noHBand="0" w:noVBand="1"/>
      </w:tblPr>
      <w:tblGrid>
        <w:gridCol w:w="694"/>
        <w:gridCol w:w="1101"/>
        <w:gridCol w:w="1594"/>
        <w:gridCol w:w="1594"/>
        <w:gridCol w:w="1594"/>
        <w:gridCol w:w="1595"/>
        <w:gridCol w:w="1594"/>
      </w:tblGrid>
      <w:tr w:rsidR="00F7697D" w:rsidRPr="00F25BF8" w14:paraId="3BD0BDDB" w14:textId="77777777" w:rsidTr="00F7697D">
        <w:trPr>
          <w:trHeight w:val="244"/>
          <w:jc w:val="center"/>
        </w:trPr>
        <w:tc>
          <w:tcPr>
            <w:tcW w:w="694" w:type="dxa"/>
            <w:vMerge w:val="restart"/>
          </w:tcPr>
          <w:p w14:paraId="06E642B5" w14:textId="77777777" w:rsidR="00F7697D" w:rsidRPr="00F25BF8" w:rsidRDefault="00F7697D" w:rsidP="00F7697D">
            <w:pPr>
              <w:contextualSpacing/>
              <w:jc w:val="center"/>
              <w:rPr>
                <w:sz w:val="20"/>
              </w:rPr>
            </w:pPr>
            <w:r w:rsidRPr="00F25BF8">
              <w:rPr>
                <w:sz w:val="20"/>
              </w:rPr>
              <w:t>Field</w:t>
            </w:r>
          </w:p>
        </w:tc>
        <w:tc>
          <w:tcPr>
            <w:tcW w:w="1101" w:type="dxa"/>
            <w:vMerge w:val="restart"/>
          </w:tcPr>
          <w:p w14:paraId="4A99D027" w14:textId="77777777" w:rsidR="00F7697D" w:rsidRPr="00F25BF8" w:rsidRDefault="00F7697D" w:rsidP="00F7697D">
            <w:pPr>
              <w:contextualSpacing/>
              <w:jc w:val="center"/>
              <w:rPr>
                <w:sz w:val="20"/>
              </w:rPr>
            </w:pPr>
            <w:r w:rsidRPr="00F25BF8">
              <w:rPr>
                <w:sz w:val="20"/>
              </w:rPr>
              <w:t>Field name</w:t>
            </w:r>
          </w:p>
        </w:tc>
        <w:tc>
          <w:tcPr>
            <w:tcW w:w="1594" w:type="dxa"/>
            <w:vMerge w:val="restart"/>
          </w:tcPr>
          <w:p w14:paraId="09D33D11" w14:textId="77777777" w:rsidR="00F7697D" w:rsidRPr="00F25BF8" w:rsidRDefault="00F7697D" w:rsidP="00F7697D">
            <w:pPr>
              <w:contextualSpacing/>
              <w:jc w:val="center"/>
              <w:rPr>
                <w:rFonts w:cs="Times New Roman"/>
                <w:sz w:val="20"/>
              </w:rPr>
            </w:pPr>
            <w:r w:rsidRPr="00F25BF8">
              <w:rPr>
                <w:rFonts w:cs="Times New Roman"/>
                <w:sz w:val="20"/>
              </w:rPr>
              <w:t>G1. What is the tenure status of this field?</w:t>
            </w:r>
          </w:p>
          <w:p w14:paraId="07DA60F0" w14:textId="77777777" w:rsidR="00F7697D" w:rsidRPr="00F25BF8" w:rsidRDefault="00F7697D" w:rsidP="00F7697D">
            <w:pPr>
              <w:contextualSpacing/>
              <w:jc w:val="center"/>
              <w:rPr>
                <w:rFonts w:cs="Times New Roman"/>
                <w:sz w:val="20"/>
              </w:rPr>
            </w:pPr>
            <w:commentRangeStart w:id="172"/>
            <w:r w:rsidRPr="00F25BF8">
              <w:rPr>
                <w:rFonts w:cs="Times New Roman"/>
                <w:sz w:val="20"/>
              </w:rPr>
              <w:t>1=State land</w:t>
            </w:r>
            <w:commentRangeEnd w:id="172"/>
            <w:r>
              <w:rPr>
                <w:rStyle w:val="CommentReference"/>
                <w:rFonts w:eastAsiaTheme="minorHAnsi"/>
              </w:rPr>
              <w:commentReference w:id="172"/>
            </w:r>
          </w:p>
          <w:p w14:paraId="5FC58DA9" w14:textId="77777777" w:rsidR="00F7697D" w:rsidRPr="00F25BF8" w:rsidRDefault="00F7697D" w:rsidP="00F7697D">
            <w:pPr>
              <w:contextualSpacing/>
              <w:jc w:val="center"/>
              <w:rPr>
                <w:rFonts w:cs="Times New Roman"/>
                <w:sz w:val="20"/>
              </w:rPr>
            </w:pPr>
            <w:r w:rsidRPr="00F25BF8">
              <w:rPr>
                <w:rFonts w:cs="Times New Roman"/>
                <w:sz w:val="20"/>
              </w:rPr>
              <w:t>2=Former customary land converted to state land</w:t>
            </w:r>
          </w:p>
          <w:p w14:paraId="38D86842" w14:textId="77777777" w:rsidR="00F7697D" w:rsidRPr="00F25BF8" w:rsidRDefault="00F7697D" w:rsidP="00F7697D">
            <w:pPr>
              <w:contextualSpacing/>
              <w:jc w:val="center"/>
              <w:rPr>
                <w:rFonts w:cs="Times New Roman"/>
                <w:sz w:val="20"/>
              </w:rPr>
            </w:pPr>
            <w:r w:rsidRPr="00F25BF8">
              <w:rPr>
                <w:rFonts w:cs="Times New Roman"/>
                <w:sz w:val="20"/>
              </w:rPr>
              <w:t>3=</w:t>
            </w:r>
            <w:commentRangeStart w:id="173"/>
            <w:r w:rsidRPr="00F25BF8">
              <w:rPr>
                <w:rFonts w:cs="Times New Roman"/>
                <w:sz w:val="20"/>
              </w:rPr>
              <w:t>Customary</w:t>
            </w:r>
            <w:commentRangeEnd w:id="173"/>
            <w:r>
              <w:rPr>
                <w:rStyle w:val="CommentReference"/>
                <w:rFonts w:eastAsiaTheme="minorHAnsi"/>
              </w:rPr>
              <w:commentReference w:id="173"/>
            </w:r>
          </w:p>
          <w:p w14:paraId="612479FA" w14:textId="77777777" w:rsidR="00F7697D" w:rsidRPr="00F25BF8" w:rsidRDefault="00F7697D" w:rsidP="00F7697D">
            <w:pPr>
              <w:contextualSpacing/>
              <w:jc w:val="center"/>
              <w:rPr>
                <w:rFonts w:cs="Times New Roman"/>
                <w:sz w:val="20"/>
              </w:rPr>
            </w:pPr>
            <w:r w:rsidRPr="00F25BF8">
              <w:rPr>
                <w:rFonts w:cs="Times New Roman"/>
                <w:sz w:val="20"/>
              </w:rPr>
              <w:t>97=</w:t>
            </w:r>
            <w:proofErr w:type="spellStart"/>
            <w:r w:rsidRPr="00F25BF8">
              <w:rPr>
                <w:rFonts w:cs="Times New Roman"/>
                <w:sz w:val="20"/>
              </w:rPr>
              <w:t>Other</w:t>
            </w:r>
            <w:proofErr w:type="gramStart"/>
            <w:r w:rsidRPr="00F25BF8">
              <w:rPr>
                <w:rFonts w:cs="Times New Roman"/>
                <w:sz w:val="20"/>
              </w:rPr>
              <w:t>,specify</w:t>
            </w:r>
            <w:proofErr w:type="spellEnd"/>
            <w:proofErr w:type="gramEnd"/>
          </w:p>
          <w:p w14:paraId="4F684908" w14:textId="77777777" w:rsidR="00F7697D" w:rsidRPr="00F25BF8" w:rsidRDefault="00F7697D" w:rsidP="00F7697D">
            <w:pPr>
              <w:contextualSpacing/>
              <w:jc w:val="center"/>
              <w:rPr>
                <w:rFonts w:cs="Times New Roman"/>
                <w:sz w:val="20"/>
              </w:rPr>
            </w:pPr>
            <w:r w:rsidRPr="00F25BF8">
              <w:rPr>
                <w:rFonts w:cs="Times New Roman"/>
                <w:sz w:val="20"/>
              </w:rPr>
              <w:t>888=Don't know</w:t>
            </w:r>
          </w:p>
          <w:p w14:paraId="6EC6903F" w14:textId="77777777" w:rsidR="00F7697D" w:rsidRPr="00F25BF8" w:rsidRDefault="00F7697D" w:rsidP="00F7697D">
            <w:pPr>
              <w:contextualSpacing/>
              <w:jc w:val="center"/>
              <w:rPr>
                <w:rFonts w:cs="Times New Roman"/>
                <w:sz w:val="20"/>
              </w:rPr>
            </w:pPr>
            <w:r w:rsidRPr="00F25BF8">
              <w:rPr>
                <w:rFonts w:cs="Times New Roman"/>
                <w:sz w:val="20"/>
              </w:rPr>
              <w:t>999=Prefer not to answer</w:t>
            </w:r>
          </w:p>
        </w:tc>
        <w:tc>
          <w:tcPr>
            <w:tcW w:w="1594" w:type="dxa"/>
            <w:vMerge w:val="restart"/>
          </w:tcPr>
          <w:p w14:paraId="5298A0A5" w14:textId="77777777" w:rsidR="00F7697D" w:rsidRPr="00F25BF8" w:rsidRDefault="00F7697D" w:rsidP="00F7697D">
            <w:pPr>
              <w:contextualSpacing/>
              <w:jc w:val="center"/>
              <w:rPr>
                <w:rFonts w:cs="Times New Roman"/>
                <w:sz w:val="20"/>
              </w:rPr>
            </w:pPr>
            <w:r w:rsidRPr="00F25BF8">
              <w:rPr>
                <w:rFonts w:cs="Times New Roman"/>
                <w:sz w:val="20"/>
              </w:rPr>
              <w:t>G2. Do you or your household have any kind of paper documentation for this field?</w:t>
            </w:r>
          </w:p>
          <w:p w14:paraId="4457B92D"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7467C80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4C712508"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2BA68D2F" w14:textId="77777777" w:rsidR="00F7697D" w:rsidRPr="00F25BF8" w:rsidRDefault="00F7697D" w:rsidP="00F7697D">
            <w:pPr>
              <w:contextualSpacing/>
              <w:jc w:val="center"/>
              <w:rPr>
                <w:rFonts w:cs="Times New Roman"/>
                <w:sz w:val="20"/>
              </w:rPr>
            </w:pPr>
            <w:r w:rsidRPr="00F25BF8">
              <w:rPr>
                <w:sz w:val="20"/>
              </w:rPr>
              <w:t>999=Prefer not to respond</w:t>
            </w:r>
          </w:p>
          <w:p w14:paraId="2F82FF6B" w14:textId="77777777" w:rsidR="00F7697D" w:rsidRPr="00F25BF8" w:rsidRDefault="00F7697D" w:rsidP="00F7697D">
            <w:pPr>
              <w:contextualSpacing/>
              <w:jc w:val="center"/>
              <w:rPr>
                <w:rFonts w:cs="Times New Roman"/>
                <w:sz w:val="20"/>
              </w:rPr>
            </w:pPr>
            <w:r w:rsidRPr="00F25BF8">
              <w:rPr>
                <w:rFonts w:cs="Times New Roman"/>
                <w:sz w:val="20"/>
              </w:rPr>
              <w:t>If not 2,skip to G12</w:t>
            </w:r>
          </w:p>
        </w:tc>
        <w:tc>
          <w:tcPr>
            <w:tcW w:w="1594" w:type="dxa"/>
            <w:vMerge w:val="restart"/>
          </w:tcPr>
          <w:p w14:paraId="4F8D8051" w14:textId="77777777" w:rsidR="00F7697D" w:rsidRPr="00F25BF8" w:rsidRDefault="00F7697D" w:rsidP="00F7697D">
            <w:pPr>
              <w:contextualSpacing/>
              <w:jc w:val="center"/>
              <w:rPr>
                <w:rFonts w:cs="Times New Roman"/>
                <w:sz w:val="20"/>
              </w:rPr>
            </w:pPr>
            <w:r w:rsidRPr="00F25BF8">
              <w:rPr>
                <w:rFonts w:cs="Times New Roman"/>
                <w:sz w:val="20"/>
              </w:rPr>
              <w:t>G3. What type of documentation does your household have for this field?</w:t>
            </w:r>
          </w:p>
          <w:p w14:paraId="0280721B" w14:textId="77777777" w:rsidR="00F7697D" w:rsidRPr="00F25BF8" w:rsidRDefault="00F7697D" w:rsidP="00F7697D">
            <w:pPr>
              <w:contextualSpacing/>
              <w:jc w:val="center"/>
              <w:rPr>
                <w:rFonts w:cs="Times New Roman"/>
                <w:sz w:val="20"/>
              </w:rPr>
            </w:pPr>
            <w:r w:rsidRPr="00F25BF8">
              <w:rPr>
                <w:rFonts w:cs="Times New Roman"/>
                <w:sz w:val="20"/>
              </w:rPr>
              <w:t>See code below</w:t>
            </w:r>
          </w:p>
          <w:p w14:paraId="14A61EA6" w14:textId="77777777" w:rsidR="00F7697D" w:rsidRPr="00F25BF8" w:rsidRDefault="00F7697D" w:rsidP="00F7697D">
            <w:pPr>
              <w:contextualSpacing/>
              <w:jc w:val="center"/>
              <w:rPr>
                <w:rFonts w:cs="Times New Roman"/>
                <w:sz w:val="20"/>
              </w:rPr>
            </w:pPr>
            <w:r w:rsidRPr="00F25BF8">
              <w:rPr>
                <w:rFonts w:cs="Times New Roman"/>
                <w:sz w:val="20"/>
              </w:rPr>
              <w:t>If not 4, skip to G4</w:t>
            </w:r>
          </w:p>
        </w:tc>
        <w:tc>
          <w:tcPr>
            <w:tcW w:w="1595" w:type="dxa"/>
            <w:vMerge w:val="restart"/>
          </w:tcPr>
          <w:p w14:paraId="43F2798F" w14:textId="77777777" w:rsidR="00F7697D" w:rsidRPr="00F25BF8" w:rsidRDefault="00F7697D" w:rsidP="00F7697D">
            <w:pPr>
              <w:contextualSpacing/>
              <w:jc w:val="center"/>
              <w:rPr>
                <w:rFonts w:cs="Times New Roman"/>
                <w:sz w:val="20"/>
              </w:rPr>
            </w:pPr>
            <w:r w:rsidRPr="00F25BF8">
              <w:rPr>
                <w:rFonts w:cs="Times New Roman"/>
                <w:sz w:val="20"/>
              </w:rPr>
              <w:t>G3c. Who is this letter signed by?</w:t>
            </w:r>
          </w:p>
          <w:p w14:paraId="482E36B8" w14:textId="77777777" w:rsidR="00F7697D" w:rsidRPr="00F25BF8" w:rsidRDefault="00F7697D" w:rsidP="00F7697D">
            <w:pPr>
              <w:contextualSpacing/>
              <w:jc w:val="center"/>
              <w:rPr>
                <w:rFonts w:cs="Times New Roman"/>
                <w:sz w:val="20"/>
              </w:rPr>
            </w:pPr>
            <w:r w:rsidRPr="00F25BF8">
              <w:rPr>
                <w:rFonts w:cs="Times New Roman"/>
                <w:sz w:val="20"/>
              </w:rPr>
              <w:t>1=Chief</w:t>
            </w:r>
          </w:p>
          <w:p w14:paraId="2FF60D88" w14:textId="77777777" w:rsidR="00F7697D" w:rsidRPr="00F25BF8" w:rsidRDefault="00F7697D" w:rsidP="00F7697D">
            <w:pPr>
              <w:contextualSpacing/>
              <w:jc w:val="center"/>
              <w:rPr>
                <w:rFonts w:cs="Times New Roman"/>
                <w:sz w:val="20"/>
              </w:rPr>
            </w:pPr>
            <w:r w:rsidRPr="00F25BF8">
              <w:rPr>
                <w:rFonts w:cs="Times New Roman"/>
                <w:sz w:val="20"/>
              </w:rPr>
              <w:t>2=District Council</w:t>
            </w:r>
          </w:p>
          <w:p w14:paraId="0D71E856" w14:textId="77777777" w:rsidR="00F7697D" w:rsidRPr="00F25BF8" w:rsidRDefault="00F7697D" w:rsidP="00F7697D">
            <w:pPr>
              <w:contextualSpacing/>
              <w:jc w:val="center"/>
              <w:rPr>
                <w:rFonts w:cs="Times New Roman"/>
                <w:sz w:val="20"/>
              </w:rPr>
            </w:pPr>
            <w:r w:rsidRPr="00F25BF8">
              <w:rPr>
                <w:rFonts w:cs="Times New Roman"/>
                <w:sz w:val="20"/>
              </w:rPr>
              <w:t>3=Both</w:t>
            </w:r>
          </w:p>
          <w:p w14:paraId="65EADB1F" w14:textId="77777777" w:rsidR="00F7697D" w:rsidRPr="00F25BF8" w:rsidRDefault="00F7697D" w:rsidP="00F7697D">
            <w:pPr>
              <w:contextualSpacing/>
              <w:jc w:val="center"/>
              <w:rPr>
                <w:rFonts w:cs="Times New Roman"/>
                <w:sz w:val="20"/>
              </w:rPr>
            </w:pPr>
            <w:r w:rsidRPr="00F25BF8">
              <w:rPr>
                <w:rFonts w:cs="Times New Roman"/>
                <w:sz w:val="20"/>
              </w:rPr>
              <w:t>888=Don't know</w:t>
            </w:r>
          </w:p>
          <w:p w14:paraId="7DE510B8" w14:textId="77777777" w:rsidR="00F7697D" w:rsidRPr="00F25BF8" w:rsidRDefault="00F7697D" w:rsidP="00F7697D">
            <w:pPr>
              <w:contextualSpacing/>
              <w:jc w:val="center"/>
              <w:rPr>
                <w:rFonts w:cs="Times New Roman"/>
                <w:sz w:val="20"/>
              </w:rPr>
            </w:pPr>
            <w:r w:rsidRPr="00F25BF8">
              <w:rPr>
                <w:rFonts w:cs="Times New Roman"/>
                <w:sz w:val="20"/>
              </w:rPr>
              <w:t>999=Prefer not to answer</w:t>
            </w:r>
          </w:p>
        </w:tc>
        <w:tc>
          <w:tcPr>
            <w:tcW w:w="1594" w:type="dxa"/>
            <w:vMerge w:val="restart"/>
          </w:tcPr>
          <w:p w14:paraId="57BF6897" w14:textId="77777777" w:rsidR="00F7697D" w:rsidRPr="00F25BF8" w:rsidRDefault="00F7697D" w:rsidP="00F7697D">
            <w:pPr>
              <w:contextualSpacing/>
              <w:jc w:val="center"/>
              <w:rPr>
                <w:rFonts w:cs="Times New Roman"/>
                <w:sz w:val="20"/>
              </w:rPr>
            </w:pPr>
            <w:commentRangeStart w:id="174"/>
            <w:r w:rsidRPr="00F25BF8">
              <w:rPr>
                <w:rFonts w:cs="Times New Roman"/>
                <w:sz w:val="20"/>
              </w:rPr>
              <w:t>G4. Which household members are listed on the documentation for this field?</w:t>
            </w:r>
            <w:commentRangeEnd w:id="174"/>
            <w:r>
              <w:rPr>
                <w:rStyle w:val="CommentReference"/>
                <w:rFonts w:eastAsiaTheme="minorHAnsi"/>
              </w:rPr>
              <w:commentReference w:id="174"/>
            </w:r>
          </w:p>
          <w:p w14:paraId="651C4B89" w14:textId="77777777" w:rsidR="00F7697D" w:rsidRPr="00F25BF8" w:rsidRDefault="00F7697D" w:rsidP="00F7697D">
            <w:pPr>
              <w:contextualSpacing/>
              <w:jc w:val="center"/>
              <w:rPr>
                <w:rFonts w:cs="Times New Roman"/>
                <w:sz w:val="20"/>
              </w:rPr>
            </w:pPr>
            <w:r w:rsidRPr="00F25BF8">
              <w:rPr>
                <w:rFonts w:cs="Times New Roman"/>
                <w:sz w:val="20"/>
              </w:rPr>
              <w:t>1=Husband only</w:t>
            </w:r>
          </w:p>
          <w:p w14:paraId="098AA914" w14:textId="77777777" w:rsidR="00F7697D" w:rsidRPr="00F25BF8" w:rsidRDefault="00F7697D" w:rsidP="00F7697D">
            <w:pPr>
              <w:contextualSpacing/>
              <w:jc w:val="center"/>
              <w:rPr>
                <w:rFonts w:cs="Times New Roman"/>
                <w:sz w:val="20"/>
              </w:rPr>
            </w:pPr>
            <w:r w:rsidRPr="00F25BF8">
              <w:rPr>
                <w:rFonts w:cs="Times New Roman"/>
                <w:sz w:val="20"/>
              </w:rPr>
              <w:t>2=Wife only</w:t>
            </w:r>
          </w:p>
          <w:p w14:paraId="278523BB" w14:textId="77777777" w:rsidR="00F7697D" w:rsidRPr="00F25BF8" w:rsidRDefault="00F7697D" w:rsidP="00F7697D">
            <w:pPr>
              <w:contextualSpacing/>
              <w:jc w:val="center"/>
              <w:rPr>
                <w:rFonts w:cs="Times New Roman"/>
                <w:sz w:val="20"/>
              </w:rPr>
            </w:pPr>
            <w:r w:rsidRPr="00F25BF8">
              <w:rPr>
                <w:rFonts w:cs="Times New Roman"/>
                <w:sz w:val="20"/>
              </w:rPr>
              <w:t>3=Husband and wire</w:t>
            </w:r>
          </w:p>
          <w:p w14:paraId="39B89101" w14:textId="77777777" w:rsidR="00F7697D" w:rsidRPr="00F25BF8" w:rsidRDefault="00F7697D" w:rsidP="00F7697D">
            <w:pPr>
              <w:contextualSpacing/>
              <w:jc w:val="center"/>
              <w:rPr>
                <w:rFonts w:cs="Times New Roman"/>
                <w:sz w:val="20"/>
              </w:rPr>
            </w:pPr>
            <w:r w:rsidRPr="00F25BF8">
              <w:rPr>
                <w:rFonts w:cs="Times New Roman"/>
                <w:sz w:val="20"/>
              </w:rPr>
              <w:t>4=Husband, wife and children</w:t>
            </w:r>
          </w:p>
          <w:p w14:paraId="789FA58E" w14:textId="77777777" w:rsidR="00F7697D" w:rsidRPr="00F25BF8" w:rsidRDefault="00F7697D" w:rsidP="00F7697D">
            <w:pPr>
              <w:contextualSpacing/>
              <w:jc w:val="center"/>
              <w:rPr>
                <w:rFonts w:cs="Times New Roman"/>
                <w:sz w:val="20"/>
              </w:rPr>
            </w:pPr>
            <w:r w:rsidRPr="00F25BF8">
              <w:rPr>
                <w:rFonts w:cs="Times New Roman"/>
                <w:sz w:val="20"/>
              </w:rPr>
              <w:t>97=Other</w:t>
            </w:r>
          </w:p>
          <w:p w14:paraId="1F9F42C2" w14:textId="77777777" w:rsidR="00F7697D" w:rsidRPr="00F25BF8" w:rsidRDefault="00F7697D" w:rsidP="00F7697D">
            <w:pPr>
              <w:contextualSpacing/>
              <w:jc w:val="center"/>
              <w:rPr>
                <w:rFonts w:cs="Times New Roman"/>
                <w:sz w:val="20"/>
              </w:rPr>
            </w:pPr>
            <w:r w:rsidRPr="00F25BF8">
              <w:rPr>
                <w:rFonts w:cs="Times New Roman"/>
                <w:sz w:val="20"/>
              </w:rPr>
              <w:t>Probe and code</w:t>
            </w:r>
          </w:p>
        </w:tc>
      </w:tr>
      <w:tr w:rsidR="00F7697D" w:rsidRPr="00F25BF8" w14:paraId="4BF43A8A" w14:textId="77777777" w:rsidTr="00F7697D">
        <w:trPr>
          <w:trHeight w:val="244"/>
          <w:jc w:val="center"/>
        </w:trPr>
        <w:tc>
          <w:tcPr>
            <w:tcW w:w="694" w:type="dxa"/>
            <w:vMerge/>
          </w:tcPr>
          <w:p w14:paraId="521048EF" w14:textId="77777777" w:rsidR="00F7697D" w:rsidRPr="00F25BF8" w:rsidRDefault="00F7697D" w:rsidP="00F7697D">
            <w:pPr>
              <w:contextualSpacing/>
              <w:jc w:val="center"/>
              <w:rPr>
                <w:sz w:val="20"/>
              </w:rPr>
            </w:pPr>
          </w:p>
        </w:tc>
        <w:tc>
          <w:tcPr>
            <w:tcW w:w="1101" w:type="dxa"/>
            <w:vMerge/>
          </w:tcPr>
          <w:p w14:paraId="55CAD283" w14:textId="77777777" w:rsidR="00F7697D" w:rsidRPr="00F25BF8" w:rsidRDefault="00F7697D" w:rsidP="00F7697D">
            <w:pPr>
              <w:contextualSpacing/>
              <w:jc w:val="center"/>
              <w:rPr>
                <w:sz w:val="20"/>
              </w:rPr>
            </w:pPr>
          </w:p>
        </w:tc>
        <w:tc>
          <w:tcPr>
            <w:tcW w:w="1594" w:type="dxa"/>
            <w:vMerge/>
          </w:tcPr>
          <w:p w14:paraId="60FAD5B0"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594" w:type="dxa"/>
            <w:vMerge/>
          </w:tcPr>
          <w:p w14:paraId="11E4A292"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594" w:type="dxa"/>
            <w:vMerge/>
          </w:tcPr>
          <w:p w14:paraId="0B3D8885"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595" w:type="dxa"/>
            <w:vMerge/>
          </w:tcPr>
          <w:p w14:paraId="52AB02C0"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594" w:type="dxa"/>
            <w:vMerge/>
          </w:tcPr>
          <w:p w14:paraId="05954E94"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F7697D" w:rsidRPr="00F25BF8" w14:paraId="7029946D" w14:textId="77777777" w:rsidTr="00F7697D">
        <w:trPr>
          <w:trHeight w:val="20"/>
          <w:jc w:val="center"/>
        </w:trPr>
        <w:tc>
          <w:tcPr>
            <w:tcW w:w="694" w:type="dxa"/>
          </w:tcPr>
          <w:p w14:paraId="73769181"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01" w:type="dxa"/>
          </w:tcPr>
          <w:p w14:paraId="26B8E5BF" w14:textId="77777777" w:rsidR="00F7697D" w:rsidRPr="00F25BF8" w:rsidRDefault="00F7697D" w:rsidP="00F7697D">
            <w:pPr>
              <w:kinsoku w:val="0"/>
              <w:overflowPunct w:val="0"/>
              <w:autoSpaceDE w:val="0"/>
              <w:autoSpaceDN w:val="0"/>
              <w:adjustRightInd w:val="0"/>
              <w:ind w:right="54"/>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f</w:t>
            </w:r>
            <w:proofErr w:type="gramEnd"/>
            <w:r w:rsidRPr="00F25BF8">
              <w:rPr>
                <w:rFonts w:cs="Times New Roman"/>
                <w:b/>
                <w:bCs/>
                <w:spacing w:val="1"/>
                <w:w w:val="105"/>
                <w:sz w:val="18"/>
                <w:szCs w:val="18"/>
              </w:rPr>
              <w:t>_nickname</w:t>
            </w:r>
            <w:proofErr w:type="spellEnd"/>
          </w:p>
        </w:tc>
        <w:tc>
          <w:tcPr>
            <w:tcW w:w="1594" w:type="dxa"/>
          </w:tcPr>
          <w:p w14:paraId="1E5288C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tenurestatus</w:t>
            </w:r>
            <w:proofErr w:type="spellEnd"/>
            <w:proofErr w:type="gramEnd"/>
          </w:p>
        </w:tc>
        <w:tc>
          <w:tcPr>
            <w:tcW w:w="1594" w:type="dxa"/>
          </w:tcPr>
          <w:p w14:paraId="5F573E6B"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paperdoc</w:t>
            </w:r>
            <w:proofErr w:type="spellEnd"/>
            <w:proofErr w:type="gramEnd"/>
          </w:p>
        </w:tc>
        <w:tc>
          <w:tcPr>
            <w:tcW w:w="1594" w:type="dxa"/>
          </w:tcPr>
          <w:p w14:paraId="31028B2E"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gramStart"/>
            <w:r w:rsidRPr="00F25BF8">
              <w:rPr>
                <w:rFonts w:cs="Times New Roman"/>
                <w:b/>
                <w:bCs/>
                <w:spacing w:val="1"/>
                <w:w w:val="105"/>
                <w:sz w:val="18"/>
                <w:szCs w:val="18"/>
              </w:rPr>
              <w:t>document</w:t>
            </w:r>
            <w:proofErr w:type="gramEnd"/>
          </w:p>
        </w:tc>
        <w:tc>
          <w:tcPr>
            <w:tcW w:w="1595" w:type="dxa"/>
          </w:tcPr>
          <w:p w14:paraId="49A2244D"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docsign</w:t>
            </w:r>
            <w:proofErr w:type="spellEnd"/>
            <w:proofErr w:type="gramEnd"/>
          </w:p>
        </w:tc>
        <w:tc>
          <w:tcPr>
            <w:tcW w:w="1594" w:type="dxa"/>
          </w:tcPr>
          <w:p w14:paraId="6C57677A"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decument</w:t>
            </w:r>
            <w:proofErr w:type="gramEnd"/>
            <w:r w:rsidRPr="00F25BF8">
              <w:rPr>
                <w:rFonts w:cs="Times New Roman"/>
                <w:b/>
                <w:bCs/>
                <w:spacing w:val="1"/>
                <w:w w:val="105"/>
                <w:sz w:val="18"/>
                <w:szCs w:val="18"/>
              </w:rPr>
              <w:t>_mem</w:t>
            </w:r>
            <w:proofErr w:type="spellEnd"/>
          </w:p>
        </w:tc>
      </w:tr>
      <w:tr w:rsidR="00F7697D" w:rsidRPr="00F25BF8" w14:paraId="01C90AD2" w14:textId="77777777" w:rsidTr="00F7697D">
        <w:trPr>
          <w:trHeight w:val="20"/>
          <w:jc w:val="center"/>
        </w:trPr>
        <w:tc>
          <w:tcPr>
            <w:tcW w:w="694" w:type="dxa"/>
          </w:tcPr>
          <w:p w14:paraId="06300307" w14:textId="77777777" w:rsidR="00F7697D" w:rsidRPr="00F25BF8" w:rsidRDefault="00F7697D" w:rsidP="00F7697D">
            <w:pPr>
              <w:contextualSpacing/>
              <w:jc w:val="center"/>
              <w:rPr>
                <w:sz w:val="20"/>
              </w:rPr>
            </w:pPr>
            <w:r w:rsidRPr="00F25BF8">
              <w:rPr>
                <w:sz w:val="20"/>
              </w:rPr>
              <w:t>1</w:t>
            </w:r>
          </w:p>
        </w:tc>
        <w:tc>
          <w:tcPr>
            <w:tcW w:w="1101" w:type="dxa"/>
          </w:tcPr>
          <w:p w14:paraId="7AF0C688" w14:textId="77777777" w:rsidR="00F7697D" w:rsidRPr="00F25BF8" w:rsidRDefault="00F7697D" w:rsidP="00F7697D">
            <w:pPr>
              <w:contextualSpacing/>
              <w:jc w:val="center"/>
              <w:rPr>
                <w:sz w:val="20"/>
              </w:rPr>
            </w:pPr>
          </w:p>
        </w:tc>
        <w:tc>
          <w:tcPr>
            <w:tcW w:w="1594" w:type="dxa"/>
          </w:tcPr>
          <w:p w14:paraId="01FD48F2" w14:textId="77777777" w:rsidR="00F7697D" w:rsidRPr="00F25BF8" w:rsidRDefault="00F7697D" w:rsidP="00F7697D">
            <w:pPr>
              <w:contextualSpacing/>
              <w:jc w:val="center"/>
              <w:rPr>
                <w:sz w:val="20"/>
              </w:rPr>
            </w:pPr>
          </w:p>
        </w:tc>
        <w:tc>
          <w:tcPr>
            <w:tcW w:w="1594" w:type="dxa"/>
          </w:tcPr>
          <w:p w14:paraId="6CE41100" w14:textId="77777777" w:rsidR="00F7697D" w:rsidRPr="00F25BF8" w:rsidRDefault="00F7697D" w:rsidP="00F7697D">
            <w:pPr>
              <w:contextualSpacing/>
              <w:jc w:val="center"/>
              <w:rPr>
                <w:sz w:val="20"/>
              </w:rPr>
            </w:pPr>
          </w:p>
        </w:tc>
        <w:tc>
          <w:tcPr>
            <w:tcW w:w="1594" w:type="dxa"/>
          </w:tcPr>
          <w:p w14:paraId="046D29D6" w14:textId="77777777" w:rsidR="00F7697D" w:rsidRPr="00F25BF8" w:rsidRDefault="00F7697D" w:rsidP="00F7697D">
            <w:pPr>
              <w:contextualSpacing/>
              <w:jc w:val="center"/>
              <w:rPr>
                <w:sz w:val="20"/>
              </w:rPr>
            </w:pPr>
          </w:p>
        </w:tc>
        <w:tc>
          <w:tcPr>
            <w:tcW w:w="1595" w:type="dxa"/>
          </w:tcPr>
          <w:p w14:paraId="6AEAB275" w14:textId="77777777" w:rsidR="00F7697D" w:rsidRPr="00F25BF8" w:rsidRDefault="00F7697D" w:rsidP="00F7697D">
            <w:pPr>
              <w:contextualSpacing/>
              <w:jc w:val="center"/>
              <w:rPr>
                <w:sz w:val="20"/>
              </w:rPr>
            </w:pPr>
          </w:p>
        </w:tc>
        <w:tc>
          <w:tcPr>
            <w:tcW w:w="1594" w:type="dxa"/>
          </w:tcPr>
          <w:p w14:paraId="48CD29CA" w14:textId="77777777" w:rsidR="00F7697D" w:rsidRPr="00F25BF8" w:rsidRDefault="00F7697D" w:rsidP="00F7697D">
            <w:pPr>
              <w:contextualSpacing/>
              <w:jc w:val="center"/>
              <w:rPr>
                <w:sz w:val="20"/>
              </w:rPr>
            </w:pPr>
          </w:p>
        </w:tc>
      </w:tr>
      <w:tr w:rsidR="00F7697D" w:rsidRPr="00F25BF8" w14:paraId="3A68BEC2" w14:textId="77777777" w:rsidTr="00F7697D">
        <w:trPr>
          <w:trHeight w:val="20"/>
          <w:jc w:val="center"/>
        </w:trPr>
        <w:tc>
          <w:tcPr>
            <w:tcW w:w="694" w:type="dxa"/>
          </w:tcPr>
          <w:p w14:paraId="18B0C500" w14:textId="77777777" w:rsidR="00F7697D" w:rsidRPr="00F25BF8" w:rsidRDefault="00F7697D" w:rsidP="00F7697D">
            <w:pPr>
              <w:contextualSpacing/>
              <w:jc w:val="center"/>
              <w:rPr>
                <w:sz w:val="20"/>
              </w:rPr>
            </w:pPr>
            <w:r w:rsidRPr="00F25BF8">
              <w:rPr>
                <w:sz w:val="20"/>
              </w:rPr>
              <w:t>2</w:t>
            </w:r>
          </w:p>
        </w:tc>
        <w:tc>
          <w:tcPr>
            <w:tcW w:w="1101" w:type="dxa"/>
          </w:tcPr>
          <w:p w14:paraId="50825902" w14:textId="77777777" w:rsidR="00F7697D" w:rsidRPr="00F25BF8" w:rsidRDefault="00F7697D" w:rsidP="00F7697D">
            <w:pPr>
              <w:contextualSpacing/>
              <w:jc w:val="center"/>
              <w:rPr>
                <w:sz w:val="20"/>
              </w:rPr>
            </w:pPr>
          </w:p>
        </w:tc>
        <w:tc>
          <w:tcPr>
            <w:tcW w:w="1594" w:type="dxa"/>
          </w:tcPr>
          <w:p w14:paraId="339D8190" w14:textId="77777777" w:rsidR="00F7697D" w:rsidRPr="00F25BF8" w:rsidRDefault="00F7697D" w:rsidP="00F7697D">
            <w:pPr>
              <w:contextualSpacing/>
              <w:jc w:val="center"/>
              <w:rPr>
                <w:sz w:val="20"/>
              </w:rPr>
            </w:pPr>
          </w:p>
        </w:tc>
        <w:tc>
          <w:tcPr>
            <w:tcW w:w="1594" w:type="dxa"/>
          </w:tcPr>
          <w:p w14:paraId="3C803101" w14:textId="77777777" w:rsidR="00F7697D" w:rsidRPr="00F25BF8" w:rsidRDefault="00F7697D" w:rsidP="00F7697D">
            <w:pPr>
              <w:contextualSpacing/>
              <w:jc w:val="center"/>
              <w:rPr>
                <w:sz w:val="20"/>
              </w:rPr>
            </w:pPr>
          </w:p>
        </w:tc>
        <w:tc>
          <w:tcPr>
            <w:tcW w:w="1594" w:type="dxa"/>
          </w:tcPr>
          <w:p w14:paraId="1CE4B5FA" w14:textId="77777777" w:rsidR="00F7697D" w:rsidRPr="00F25BF8" w:rsidRDefault="00F7697D" w:rsidP="00F7697D">
            <w:pPr>
              <w:contextualSpacing/>
              <w:jc w:val="center"/>
              <w:rPr>
                <w:sz w:val="20"/>
              </w:rPr>
            </w:pPr>
          </w:p>
        </w:tc>
        <w:tc>
          <w:tcPr>
            <w:tcW w:w="1595" w:type="dxa"/>
          </w:tcPr>
          <w:p w14:paraId="0D25FDA8" w14:textId="77777777" w:rsidR="00F7697D" w:rsidRPr="00F25BF8" w:rsidRDefault="00F7697D" w:rsidP="00F7697D">
            <w:pPr>
              <w:contextualSpacing/>
              <w:jc w:val="center"/>
              <w:rPr>
                <w:sz w:val="20"/>
              </w:rPr>
            </w:pPr>
          </w:p>
        </w:tc>
        <w:tc>
          <w:tcPr>
            <w:tcW w:w="1594" w:type="dxa"/>
          </w:tcPr>
          <w:p w14:paraId="0580D49A" w14:textId="77777777" w:rsidR="00F7697D" w:rsidRPr="00F25BF8" w:rsidRDefault="00F7697D" w:rsidP="00F7697D">
            <w:pPr>
              <w:contextualSpacing/>
              <w:jc w:val="center"/>
              <w:rPr>
                <w:sz w:val="20"/>
              </w:rPr>
            </w:pPr>
          </w:p>
        </w:tc>
      </w:tr>
      <w:tr w:rsidR="00F7697D" w:rsidRPr="00F25BF8" w14:paraId="4CCE1F83" w14:textId="77777777" w:rsidTr="00F7697D">
        <w:trPr>
          <w:trHeight w:val="20"/>
          <w:jc w:val="center"/>
        </w:trPr>
        <w:tc>
          <w:tcPr>
            <w:tcW w:w="694" w:type="dxa"/>
          </w:tcPr>
          <w:p w14:paraId="5F6AF5C3" w14:textId="77777777" w:rsidR="00F7697D" w:rsidRPr="00F25BF8" w:rsidRDefault="00F7697D" w:rsidP="00F7697D">
            <w:pPr>
              <w:contextualSpacing/>
              <w:jc w:val="center"/>
              <w:rPr>
                <w:sz w:val="20"/>
              </w:rPr>
            </w:pPr>
            <w:r w:rsidRPr="00F25BF8">
              <w:rPr>
                <w:sz w:val="20"/>
              </w:rPr>
              <w:t>3</w:t>
            </w:r>
          </w:p>
        </w:tc>
        <w:tc>
          <w:tcPr>
            <w:tcW w:w="1101" w:type="dxa"/>
          </w:tcPr>
          <w:p w14:paraId="25631927" w14:textId="77777777" w:rsidR="00F7697D" w:rsidRPr="00F25BF8" w:rsidRDefault="00F7697D" w:rsidP="00F7697D">
            <w:pPr>
              <w:contextualSpacing/>
              <w:jc w:val="center"/>
              <w:rPr>
                <w:sz w:val="20"/>
              </w:rPr>
            </w:pPr>
          </w:p>
        </w:tc>
        <w:tc>
          <w:tcPr>
            <w:tcW w:w="1594" w:type="dxa"/>
          </w:tcPr>
          <w:p w14:paraId="65C8A271" w14:textId="77777777" w:rsidR="00F7697D" w:rsidRPr="00F25BF8" w:rsidRDefault="00F7697D" w:rsidP="00F7697D">
            <w:pPr>
              <w:contextualSpacing/>
              <w:jc w:val="center"/>
              <w:rPr>
                <w:sz w:val="20"/>
              </w:rPr>
            </w:pPr>
          </w:p>
        </w:tc>
        <w:tc>
          <w:tcPr>
            <w:tcW w:w="1594" w:type="dxa"/>
          </w:tcPr>
          <w:p w14:paraId="5D0CA882" w14:textId="77777777" w:rsidR="00F7697D" w:rsidRPr="00F25BF8" w:rsidRDefault="00F7697D" w:rsidP="00F7697D">
            <w:pPr>
              <w:contextualSpacing/>
              <w:jc w:val="center"/>
              <w:rPr>
                <w:sz w:val="20"/>
              </w:rPr>
            </w:pPr>
          </w:p>
        </w:tc>
        <w:tc>
          <w:tcPr>
            <w:tcW w:w="1594" w:type="dxa"/>
          </w:tcPr>
          <w:p w14:paraId="49A96CCD" w14:textId="77777777" w:rsidR="00F7697D" w:rsidRPr="00F25BF8" w:rsidRDefault="00F7697D" w:rsidP="00F7697D">
            <w:pPr>
              <w:contextualSpacing/>
              <w:jc w:val="center"/>
              <w:rPr>
                <w:sz w:val="20"/>
              </w:rPr>
            </w:pPr>
          </w:p>
        </w:tc>
        <w:tc>
          <w:tcPr>
            <w:tcW w:w="1595" w:type="dxa"/>
          </w:tcPr>
          <w:p w14:paraId="03BFCBB1" w14:textId="77777777" w:rsidR="00F7697D" w:rsidRPr="00F25BF8" w:rsidRDefault="00F7697D" w:rsidP="00F7697D">
            <w:pPr>
              <w:contextualSpacing/>
              <w:jc w:val="center"/>
              <w:rPr>
                <w:sz w:val="20"/>
              </w:rPr>
            </w:pPr>
          </w:p>
        </w:tc>
        <w:tc>
          <w:tcPr>
            <w:tcW w:w="1594" w:type="dxa"/>
          </w:tcPr>
          <w:p w14:paraId="6FF60942" w14:textId="77777777" w:rsidR="00F7697D" w:rsidRPr="00F25BF8" w:rsidRDefault="00F7697D" w:rsidP="00F7697D">
            <w:pPr>
              <w:contextualSpacing/>
              <w:jc w:val="center"/>
              <w:rPr>
                <w:sz w:val="20"/>
              </w:rPr>
            </w:pPr>
          </w:p>
        </w:tc>
      </w:tr>
      <w:tr w:rsidR="00F7697D" w:rsidRPr="00F25BF8" w14:paraId="60BF0847" w14:textId="77777777" w:rsidTr="00F7697D">
        <w:trPr>
          <w:trHeight w:val="20"/>
          <w:jc w:val="center"/>
        </w:trPr>
        <w:tc>
          <w:tcPr>
            <w:tcW w:w="694" w:type="dxa"/>
          </w:tcPr>
          <w:p w14:paraId="1A9BCC38" w14:textId="77777777" w:rsidR="00F7697D" w:rsidRPr="00F25BF8" w:rsidRDefault="00F7697D" w:rsidP="00F7697D">
            <w:pPr>
              <w:contextualSpacing/>
              <w:jc w:val="center"/>
              <w:rPr>
                <w:sz w:val="20"/>
              </w:rPr>
            </w:pPr>
            <w:r w:rsidRPr="00F25BF8">
              <w:rPr>
                <w:sz w:val="20"/>
              </w:rPr>
              <w:t>4</w:t>
            </w:r>
          </w:p>
        </w:tc>
        <w:tc>
          <w:tcPr>
            <w:tcW w:w="1101" w:type="dxa"/>
          </w:tcPr>
          <w:p w14:paraId="65F63BD6" w14:textId="77777777" w:rsidR="00F7697D" w:rsidRPr="00F25BF8" w:rsidRDefault="00F7697D" w:rsidP="00F7697D">
            <w:pPr>
              <w:contextualSpacing/>
              <w:jc w:val="center"/>
              <w:rPr>
                <w:sz w:val="20"/>
              </w:rPr>
            </w:pPr>
          </w:p>
        </w:tc>
        <w:tc>
          <w:tcPr>
            <w:tcW w:w="1594" w:type="dxa"/>
          </w:tcPr>
          <w:p w14:paraId="32626320" w14:textId="77777777" w:rsidR="00F7697D" w:rsidRPr="00F25BF8" w:rsidRDefault="00F7697D" w:rsidP="00F7697D">
            <w:pPr>
              <w:contextualSpacing/>
              <w:jc w:val="center"/>
              <w:rPr>
                <w:sz w:val="20"/>
              </w:rPr>
            </w:pPr>
          </w:p>
        </w:tc>
        <w:tc>
          <w:tcPr>
            <w:tcW w:w="1594" w:type="dxa"/>
          </w:tcPr>
          <w:p w14:paraId="03818910" w14:textId="77777777" w:rsidR="00F7697D" w:rsidRPr="00F25BF8" w:rsidRDefault="00F7697D" w:rsidP="00F7697D">
            <w:pPr>
              <w:contextualSpacing/>
              <w:jc w:val="center"/>
              <w:rPr>
                <w:sz w:val="20"/>
              </w:rPr>
            </w:pPr>
          </w:p>
        </w:tc>
        <w:tc>
          <w:tcPr>
            <w:tcW w:w="1594" w:type="dxa"/>
          </w:tcPr>
          <w:p w14:paraId="1B73D466" w14:textId="77777777" w:rsidR="00F7697D" w:rsidRPr="00F25BF8" w:rsidRDefault="00F7697D" w:rsidP="00F7697D">
            <w:pPr>
              <w:contextualSpacing/>
              <w:jc w:val="center"/>
              <w:rPr>
                <w:sz w:val="20"/>
              </w:rPr>
            </w:pPr>
          </w:p>
        </w:tc>
        <w:tc>
          <w:tcPr>
            <w:tcW w:w="1595" w:type="dxa"/>
          </w:tcPr>
          <w:p w14:paraId="45A81FA0" w14:textId="77777777" w:rsidR="00F7697D" w:rsidRPr="00F25BF8" w:rsidRDefault="00F7697D" w:rsidP="00F7697D">
            <w:pPr>
              <w:contextualSpacing/>
              <w:jc w:val="center"/>
              <w:rPr>
                <w:sz w:val="20"/>
              </w:rPr>
            </w:pPr>
          </w:p>
        </w:tc>
        <w:tc>
          <w:tcPr>
            <w:tcW w:w="1594" w:type="dxa"/>
          </w:tcPr>
          <w:p w14:paraId="5DD21D68" w14:textId="77777777" w:rsidR="00F7697D" w:rsidRPr="00F25BF8" w:rsidRDefault="00F7697D" w:rsidP="00F7697D">
            <w:pPr>
              <w:contextualSpacing/>
              <w:jc w:val="center"/>
              <w:rPr>
                <w:sz w:val="20"/>
              </w:rPr>
            </w:pPr>
          </w:p>
        </w:tc>
      </w:tr>
      <w:tr w:rsidR="00F7697D" w:rsidRPr="00F25BF8" w14:paraId="7C09E42A" w14:textId="77777777" w:rsidTr="00F7697D">
        <w:trPr>
          <w:trHeight w:val="20"/>
          <w:jc w:val="center"/>
        </w:trPr>
        <w:tc>
          <w:tcPr>
            <w:tcW w:w="694" w:type="dxa"/>
          </w:tcPr>
          <w:p w14:paraId="1BAD8268" w14:textId="77777777" w:rsidR="00F7697D" w:rsidRPr="00F25BF8" w:rsidRDefault="00F7697D" w:rsidP="00F7697D">
            <w:pPr>
              <w:contextualSpacing/>
              <w:jc w:val="center"/>
              <w:rPr>
                <w:sz w:val="20"/>
              </w:rPr>
            </w:pPr>
            <w:r w:rsidRPr="00F25BF8">
              <w:rPr>
                <w:sz w:val="20"/>
              </w:rPr>
              <w:t>5</w:t>
            </w:r>
          </w:p>
        </w:tc>
        <w:tc>
          <w:tcPr>
            <w:tcW w:w="1101" w:type="dxa"/>
          </w:tcPr>
          <w:p w14:paraId="6A7097DC" w14:textId="77777777" w:rsidR="00F7697D" w:rsidRPr="00F25BF8" w:rsidRDefault="00F7697D" w:rsidP="00F7697D">
            <w:pPr>
              <w:contextualSpacing/>
              <w:jc w:val="center"/>
              <w:rPr>
                <w:sz w:val="20"/>
              </w:rPr>
            </w:pPr>
          </w:p>
        </w:tc>
        <w:tc>
          <w:tcPr>
            <w:tcW w:w="1594" w:type="dxa"/>
          </w:tcPr>
          <w:p w14:paraId="7C7EC915" w14:textId="77777777" w:rsidR="00F7697D" w:rsidRPr="00F25BF8" w:rsidRDefault="00F7697D" w:rsidP="00F7697D">
            <w:pPr>
              <w:contextualSpacing/>
              <w:jc w:val="center"/>
              <w:rPr>
                <w:sz w:val="20"/>
              </w:rPr>
            </w:pPr>
          </w:p>
        </w:tc>
        <w:tc>
          <w:tcPr>
            <w:tcW w:w="1594" w:type="dxa"/>
          </w:tcPr>
          <w:p w14:paraId="26F515A1" w14:textId="77777777" w:rsidR="00F7697D" w:rsidRPr="00F25BF8" w:rsidRDefault="00F7697D" w:rsidP="00F7697D">
            <w:pPr>
              <w:contextualSpacing/>
              <w:jc w:val="center"/>
              <w:rPr>
                <w:sz w:val="20"/>
              </w:rPr>
            </w:pPr>
          </w:p>
        </w:tc>
        <w:tc>
          <w:tcPr>
            <w:tcW w:w="1594" w:type="dxa"/>
          </w:tcPr>
          <w:p w14:paraId="234B83A7" w14:textId="77777777" w:rsidR="00F7697D" w:rsidRPr="00F25BF8" w:rsidRDefault="00F7697D" w:rsidP="00F7697D">
            <w:pPr>
              <w:contextualSpacing/>
              <w:jc w:val="center"/>
              <w:rPr>
                <w:sz w:val="20"/>
              </w:rPr>
            </w:pPr>
          </w:p>
        </w:tc>
        <w:tc>
          <w:tcPr>
            <w:tcW w:w="1595" w:type="dxa"/>
          </w:tcPr>
          <w:p w14:paraId="2306600E" w14:textId="77777777" w:rsidR="00F7697D" w:rsidRPr="00F25BF8" w:rsidRDefault="00F7697D" w:rsidP="00F7697D">
            <w:pPr>
              <w:contextualSpacing/>
              <w:jc w:val="center"/>
              <w:rPr>
                <w:sz w:val="20"/>
              </w:rPr>
            </w:pPr>
          </w:p>
        </w:tc>
        <w:tc>
          <w:tcPr>
            <w:tcW w:w="1594" w:type="dxa"/>
          </w:tcPr>
          <w:p w14:paraId="469FD061" w14:textId="77777777" w:rsidR="00F7697D" w:rsidRPr="00F25BF8" w:rsidRDefault="00F7697D" w:rsidP="00F7697D">
            <w:pPr>
              <w:contextualSpacing/>
              <w:jc w:val="center"/>
              <w:rPr>
                <w:sz w:val="20"/>
              </w:rPr>
            </w:pPr>
          </w:p>
        </w:tc>
      </w:tr>
      <w:tr w:rsidR="00F7697D" w:rsidRPr="00F25BF8" w14:paraId="4E37A28A" w14:textId="77777777" w:rsidTr="00F7697D">
        <w:trPr>
          <w:trHeight w:val="20"/>
          <w:jc w:val="center"/>
        </w:trPr>
        <w:tc>
          <w:tcPr>
            <w:tcW w:w="694" w:type="dxa"/>
          </w:tcPr>
          <w:p w14:paraId="228311AD" w14:textId="77777777" w:rsidR="00F7697D" w:rsidRPr="00F25BF8" w:rsidRDefault="00F7697D" w:rsidP="00F7697D">
            <w:pPr>
              <w:contextualSpacing/>
              <w:jc w:val="center"/>
              <w:rPr>
                <w:sz w:val="20"/>
              </w:rPr>
            </w:pPr>
            <w:r w:rsidRPr="00F25BF8">
              <w:rPr>
                <w:sz w:val="20"/>
              </w:rPr>
              <w:t>6</w:t>
            </w:r>
          </w:p>
        </w:tc>
        <w:tc>
          <w:tcPr>
            <w:tcW w:w="1101" w:type="dxa"/>
          </w:tcPr>
          <w:p w14:paraId="1949DB6A" w14:textId="77777777" w:rsidR="00F7697D" w:rsidRPr="00F25BF8" w:rsidRDefault="00F7697D" w:rsidP="00F7697D">
            <w:pPr>
              <w:contextualSpacing/>
              <w:jc w:val="center"/>
              <w:rPr>
                <w:sz w:val="20"/>
              </w:rPr>
            </w:pPr>
          </w:p>
        </w:tc>
        <w:tc>
          <w:tcPr>
            <w:tcW w:w="1594" w:type="dxa"/>
          </w:tcPr>
          <w:p w14:paraId="41732283" w14:textId="77777777" w:rsidR="00F7697D" w:rsidRPr="00F25BF8" w:rsidRDefault="00F7697D" w:rsidP="00F7697D">
            <w:pPr>
              <w:contextualSpacing/>
              <w:jc w:val="center"/>
              <w:rPr>
                <w:sz w:val="20"/>
              </w:rPr>
            </w:pPr>
          </w:p>
        </w:tc>
        <w:tc>
          <w:tcPr>
            <w:tcW w:w="1594" w:type="dxa"/>
          </w:tcPr>
          <w:p w14:paraId="78FFCD7C" w14:textId="77777777" w:rsidR="00F7697D" w:rsidRPr="00F25BF8" w:rsidRDefault="00F7697D" w:rsidP="00F7697D">
            <w:pPr>
              <w:contextualSpacing/>
              <w:jc w:val="center"/>
              <w:rPr>
                <w:sz w:val="20"/>
              </w:rPr>
            </w:pPr>
          </w:p>
        </w:tc>
        <w:tc>
          <w:tcPr>
            <w:tcW w:w="1594" w:type="dxa"/>
          </w:tcPr>
          <w:p w14:paraId="087AFC58" w14:textId="77777777" w:rsidR="00F7697D" w:rsidRPr="00F25BF8" w:rsidRDefault="00F7697D" w:rsidP="00F7697D">
            <w:pPr>
              <w:contextualSpacing/>
              <w:jc w:val="center"/>
              <w:rPr>
                <w:sz w:val="20"/>
              </w:rPr>
            </w:pPr>
          </w:p>
        </w:tc>
        <w:tc>
          <w:tcPr>
            <w:tcW w:w="1595" w:type="dxa"/>
          </w:tcPr>
          <w:p w14:paraId="712F7DD4" w14:textId="77777777" w:rsidR="00F7697D" w:rsidRPr="00F25BF8" w:rsidRDefault="00F7697D" w:rsidP="00F7697D">
            <w:pPr>
              <w:contextualSpacing/>
              <w:jc w:val="center"/>
              <w:rPr>
                <w:sz w:val="20"/>
              </w:rPr>
            </w:pPr>
          </w:p>
        </w:tc>
        <w:tc>
          <w:tcPr>
            <w:tcW w:w="1594" w:type="dxa"/>
          </w:tcPr>
          <w:p w14:paraId="45FB2141" w14:textId="77777777" w:rsidR="00F7697D" w:rsidRPr="00F25BF8" w:rsidRDefault="00F7697D" w:rsidP="00F7697D">
            <w:pPr>
              <w:contextualSpacing/>
              <w:jc w:val="center"/>
              <w:rPr>
                <w:sz w:val="20"/>
              </w:rPr>
            </w:pPr>
          </w:p>
        </w:tc>
      </w:tr>
      <w:tr w:rsidR="00F7697D" w:rsidRPr="00F25BF8" w14:paraId="78E30CB6" w14:textId="77777777" w:rsidTr="00F7697D">
        <w:trPr>
          <w:trHeight w:val="20"/>
          <w:jc w:val="center"/>
        </w:trPr>
        <w:tc>
          <w:tcPr>
            <w:tcW w:w="694" w:type="dxa"/>
          </w:tcPr>
          <w:p w14:paraId="47635F80" w14:textId="77777777" w:rsidR="00F7697D" w:rsidRPr="00F25BF8" w:rsidRDefault="00F7697D" w:rsidP="00F7697D">
            <w:pPr>
              <w:contextualSpacing/>
              <w:jc w:val="center"/>
              <w:rPr>
                <w:sz w:val="20"/>
              </w:rPr>
            </w:pPr>
            <w:r w:rsidRPr="00F25BF8">
              <w:rPr>
                <w:sz w:val="20"/>
              </w:rPr>
              <w:t>7</w:t>
            </w:r>
          </w:p>
        </w:tc>
        <w:tc>
          <w:tcPr>
            <w:tcW w:w="1101" w:type="dxa"/>
          </w:tcPr>
          <w:p w14:paraId="4A538365" w14:textId="77777777" w:rsidR="00F7697D" w:rsidRPr="00F25BF8" w:rsidRDefault="00F7697D" w:rsidP="00F7697D">
            <w:pPr>
              <w:contextualSpacing/>
              <w:jc w:val="center"/>
              <w:rPr>
                <w:sz w:val="20"/>
              </w:rPr>
            </w:pPr>
          </w:p>
        </w:tc>
        <w:tc>
          <w:tcPr>
            <w:tcW w:w="1594" w:type="dxa"/>
          </w:tcPr>
          <w:p w14:paraId="00E4A7FD" w14:textId="77777777" w:rsidR="00F7697D" w:rsidRPr="00F25BF8" w:rsidRDefault="00F7697D" w:rsidP="00F7697D">
            <w:pPr>
              <w:contextualSpacing/>
              <w:jc w:val="center"/>
              <w:rPr>
                <w:sz w:val="20"/>
              </w:rPr>
            </w:pPr>
          </w:p>
        </w:tc>
        <w:tc>
          <w:tcPr>
            <w:tcW w:w="1594" w:type="dxa"/>
          </w:tcPr>
          <w:p w14:paraId="5F0D56C5" w14:textId="77777777" w:rsidR="00F7697D" w:rsidRPr="00F25BF8" w:rsidRDefault="00F7697D" w:rsidP="00F7697D">
            <w:pPr>
              <w:contextualSpacing/>
              <w:jc w:val="center"/>
              <w:rPr>
                <w:sz w:val="20"/>
              </w:rPr>
            </w:pPr>
          </w:p>
        </w:tc>
        <w:tc>
          <w:tcPr>
            <w:tcW w:w="1594" w:type="dxa"/>
          </w:tcPr>
          <w:p w14:paraId="1DC6B6CF" w14:textId="77777777" w:rsidR="00F7697D" w:rsidRPr="00F25BF8" w:rsidRDefault="00F7697D" w:rsidP="00F7697D">
            <w:pPr>
              <w:contextualSpacing/>
              <w:jc w:val="center"/>
              <w:rPr>
                <w:sz w:val="20"/>
              </w:rPr>
            </w:pPr>
          </w:p>
        </w:tc>
        <w:tc>
          <w:tcPr>
            <w:tcW w:w="1595" w:type="dxa"/>
          </w:tcPr>
          <w:p w14:paraId="6B5FF013" w14:textId="77777777" w:rsidR="00F7697D" w:rsidRPr="00F25BF8" w:rsidRDefault="00F7697D" w:rsidP="00F7697D">
            <w:pPr>
              <w:contextualSpacing/>
              <w:jc w:val="center"/>
              <w:rPr>
                <w:sz w:val="20"/>
              </w:rPr>
            </w:pPr>
          </w:p>
        </w:tc>
        <w:tc>
          <w:tcPr>
            <w:tcW w:w="1594" w:type="dxa"/>
          </w:tcPr>
          <w:p w14:paraId="5A89F0AD" w14:textId="77777777" w:rsidR="00F7697D" w:rsidRPr="00F25BF8" w:rsidRDefault="00F7697D" w:rsidP="00F7697D">
            <w:pPr>
              <w:contextualSpacing/>
              <w:jc w:val="center"/>
              <w:rPr>
                <w:sz w:val="20"/>
              </w:rPr>
            </w:pPr>
          </w:p>
        </w:tc>
      </w:tr>
      <w:tr w:rsidR="00F7697D" w:rsidRPr="00F25BF8" w14:paraId="6C9DB410" w14:textId="77777777" w:rsidTr="00F7697D">
        <w:trPr>
          <w:trHeight w:val="20"/>
          <w:jc w:val="center"/>
        </w:trPr>
        <w:tc>
          <w:tcPr>
            <w:tcW w:w="694" w:type="dxa"/>
          </w:tcPr>
          <w:p w14:paraId="396BA997" w14:textId="77777777" w:rsidR="00F7697D" w:rsidRPr="00F25BF8" w:rsidRDefault="00F7697D" w:rsidP="00F7697D">
            <w:pPr>
              <w:contextualSpacing/>
              <w:jc w:val="center"/>
              <w:rPr>
                <w:sz w:val="20"/>
              </w:rPr>
            </w:pPr>
            <w:r w:rsidRPr="00F25BF8">
              <w:rPr>
                <w:sz w:val="20"/>
              </w:rPr>
              <w:t>8</w:t>
            </w:r>
          </w:p>
        </w:tc>
        <w:tc>
          <w:tcPr>
            <w:tcW w:w="1101" w:type="dxa"/>
          </w:tcPr>
          <w:p w14:paraId="7255C8EA" w14:textId="77777777" w:rsidR="00F7697D" w:rsidRPr="00F25BF8" w:rsidRDefault="00F7697D" w:rsidP="00F7697D">
            <w:pPr>
              <w:contextualSpacing/>
              <w:jc w:val="center"/>
              <w:rPr>
                <w:sz w:val="20"/>
              </w:rPr>
            </w:pPr>
          </w:p>
        </w:tc>
        <w:tc>
          <w:tcPr>
            <w:tcW w:w="1594" w:type="dxa"/>
          </w:tcPr>
          <w:p w14:paraId="6009A8A6" w14:textId="77777777" w:rsidR="00F7697D" w:rsidRPr="00F25BF8" w:rsidRDefault="00F7697D" w:rsidP="00F7697D">
            <w:pPr>
              <w:contextualSpacing/>
              <w:jc w:val="center"/>
              <w:rPr>
                <w:sz w:val="20"/>
              </w:rPr>
            </w:pPr>
          </w:p>
        </w:tc>
        <w:tc>
          <w:tcPr>
            <w:tcW w:w="1594" w:type="dxa"/>
          </w:tcPr>
          <w:p w14:paraId="6D97DB04" w14:textId="77777777" w:rsidR="00F7697D" w:rsidRPr="00F25BF8" w:rsidRDefault="00F7697D" w:rsidP="00F7697D">
            <w:pPr>
              <w:contextualSpacing/>
              <w:jc w:val="center"/>
              <w:rPr>
                <w:sz w:val="20"/>
              </w:rPr>
            </w:pPr>
          </w:p>
        </w:tc>
        <w:tc>
          <w:tcPr>
            <w:tcW w:w="1594" w:type="dxa"/>
          </w:tcPr>
          <w:p w14:paraId="75BA2C2D" w14:textId="77777777" w:rsidR="00F7697D" w:rsidRPr="00F25BF8" w:rsidRDefault="00F7697D" w:rsidP="00F7697D">
            <w:pPr>
              <w:contextualSpacing/>
              <w:jc w:val="center"/>
              <w:rPr>
                <w:sz w:val="20"/>
              </w:rPr>
            </w:pPr>
          </w:p>
        </w:tc>
        <w:tc>
          <w:tcPr>
            <w:tcW w:w="1595" w:type="dxa"/>
          </w:tcPr>
          <w:p w14:paraId="023DA0C7" w14:textId="77777777" w:rsidR="00F7697D" w:rsidRPr="00F25BF8" w:rsidRDefault="00F7697D" w:rsidP="00F7697D">
            <w:pPr>
              <w:contextualSpacing/>
              <w:jc w:val="center"/>
              <w:rPr>
                <w:sz w:val="20"/>
              </w:rPr>
            </w:pPr>
          </w:p>
        </w:tc>
        <w:tc>
          <w:tcPr>
            <w:tcW w:w="1594" w:type="dxa"/>
          </w:tcPr>
          <w:p w14:paraId="114DB176" w14:textId="77777777" w:rsidR="00F7697D" w:rsidRPr="00F25BF8" w:rsidRDefault="00F7697D" w:rsidP="00F7697D">
            <w:pPr>
              <w:contextualSpacing/>
              <w:jc w:val="center"/>
              <w:rPr>
                <w:sz w:val="20"/>
              </w:rPr>
            </w:pPr>
          </w:p>
        </w:tc>
      </w:tr>
      <w:tr w:rsidR="00F7697D" w:rsidRPr="00F25BF8" w14:paraId="31CF7A55" w14:textId="77777777" w:rsidTr="00F7697D">
        <w:trPr>
          <w:trHeight w:val="20"/>
          <w:jc w:val="center"/>
        </w:trPr>
        <w:tc>
          <w:tcPr>
            <w:tcW w:w="694" w:type="dxa"/>
          </w:tcPr>
          <w:p w14:paraId="7911C37E" w14:textId="77777777" w:rsidR="00F7697D" w:rsidRPr="00F25BF8" w:rsidRDefault="00F7697D" w:rsidP="00F7697D">
            <w:pPr>
              <w:contextualSpacing/>
              <w:jc w:val="center"/>
              <w:rPr>
                <w:sz w:val="20"/>
              </w:rPr>
            </w:pPr>
            <w:r w:rsidRPr="00F25BF8">
              <w:rPr>
                <w:sz w:val="20"/>
              </w:rPr>
              <w:t>9</w:t>
            </w:r>
          </w:p>
        </w:tc>
        <w:tc>
          <w:tcPr>
            <w:tcW w:w="1101" w:type="dxa"/>
          </w:tcPr>
          <w:p w14:paraId="3985B861" w14:textId="77777777" w:rsidR="00F7697D" w:rsidRPr="00F25BF8" w:rsidRDefault="00F7697D" w:rsidP="00F7697D">
            <w:pPr>
              <w:contextualSpacing/>
              <w:jc w:val="center"/>
              <w:rPr>
                <w:sz w:val="20"/>
              </w:rPr>
            </w:pPr>
          </w:p>
        </w:tc>
        <w:tc>
          <w:tcPr>
            <w:tcW w:w="1594" w:type="dxa"/>
          </w:tcPr>
          <w:p w14:paraId="59FF219A" w14:textId="77777777" w:rsidR="00F7697D" w:rsidRPr="00F25BF8" w:rsidRDefault="00F7697D" w:rsidP="00F7697D">
            <w:pPr>
              <w:contextualSpacing/>
              <w:jc w:val="center"/>
              <w:rPr>
                <w:sz w:val="20"/>
              </w:rPr>
            </w:pPr>
          </w:p>
        </w:tc>
        <w:tc>
          <w:tcPr>
            <w:tcW w:w="1594" w:type="dxa"/>
          </w:tcPr>
          <w:p w14:paraId="2BB8EBE9" w14:textId="77777777" w:rsidR="00F7697D" w:rsidRPr="00F25BF8" w:rsidRDefault="00F7697D" w:rsidP="00F7697D">
            <w:pPr>
              <w:contextualSpacing/>
              <w:jc w:val="center"/>
              <w:rPr>
                <w:sz w:val="20"/>
              </w:rPr>
            </w:pPr>
          </w:p>
        </w:tc>
        <w:tc>
          <w:tcPr>
            <w:tcW w:w="1594" w:type="dxa"/>
          </w:tcPr>
          <w:p w14:paraId="703F10C0" w14:textId="77777777" w:rsidR="00F7697D" w:rsidRPr="00F25BF8" w:rsidRDefault="00F7697D" w:rsidP="00F7697D">
            <w:pPr>
              <w:contextualSpacing/>
              <w:jc w:val="center"/>
              <w:rPr>
                <w:sz w:val="20"/>
              </w:rPr>
            </w:pPr>
          </w:p>
        </w:tc>
        <w:tc>
          <w:tcPr>
            <w:tcW w:w="1595" w:type="dxa"/>
          </w:tcPr>
          <w:p w14:paraId="3E727E0D" w14:textId="77777777" w:rsidR="00F7697D" w:rsidRPr="00F25BF8" w:rsidRDefault="00F7697D" w:rsidP="00F7697D">
            <w:pPr>
              <w:contextualSpacing/>
              <w:jc w:val="center"/>
              <w:rPr>
                <w:sz w:val="20"/>
              </w:rPr>
            </w:pPr>
          </w:p>
        </w:tc>
        <w:tc>
          <w:tcPr>
            <w:tcW w:w="1594" w:type="dxa"/>
          </w:tcPr>
          <w:p w14:paraId="495A8C91" w14:textId="77777777" w:rsidR="00F7697D" w:rsidRPr="00F25BF8" w:rsidRDefault="00F7697D" w:rsidP="00F7697D">
            <w:pPr>
              <w:contextualSpacing/>
              <w:jc w:val="center"/>
              <w:rPr>
                <w:sz w:val="20"/>
              </w:rPr>
            </w:pPr>
          </w:p>
        </w:tc>
      </w:tr>
      <w:tr w:rsidR="00F7697D" w:rsidRPr="00F25BF8" w14:paraId="60761F5C" w14:textId="77777777" w:rsidTr="00F7697D">
        <w:trPr>
          <w:trHeight w:val="20"/>
          <w:jc w:val="center"/>
        </w:trPr>
        <w:tc>
          <w:tcPr>
            <w:tcW w:w="694" w:type="dxa"/>
          </w:tcPr>
          <w:p w14:paraId="7F94D8AE" w14:textId="77777777" w:rsidR="00F7697D" w:rsidRPr="00F25BF8" w:rsidRDefault="00F7697D" w:rsidP="00F7697D">
            <w:pPr>
              <w:contextualSpacing/>
              <w:jc w:val="center"/>
              <w:rPr>
                <w:sz w:val="20"/>
              </w:rPr>
            </w:pPr>
            <w:r w:rsidRPr="00F25BF8">
              <w:rPr>
                <w:sz w:val="20"/>
              </w:rPr>
              <w:t>10</w:t>
            </w:r>
          </w:p>
        </w:tc>
        <w:tc>
          <w:tcPr>
            <w:tcW w:w="1101" w:type="dxa"/>
          </w:tcPr>
          <w:p w14:paraId="0C498832" w14:textId="77777777" w:rsidR="00F7697D" w:rsidRPr="00F25BF8" w:rsidRDefault="00F7697D" w:rsidP="00F7697D">
            <w:pPr>
              <w:contextualSpacing/>
              <w:jc w:val="center"/>
              <w:rPr>
                <w:sz w:val="20"/>
              </w:rPr>
            </w:pPr>
          </w:p>
        </w:tc>
        <w:tc>
          <w:tcPr>
            <w:tcW w:w="1594" w:type="dxa"/>
          </w:tcPr>
          <w:p w14:paraId="7BFA98BD" w14:textId="77777777" w:rsidR="00F7697D" w:rsidRPr="00F25BF8" w:rsidRDefault="00F7697D" w:rsidP="00F7697D">
            <w:pPr>
              <w:contextualSpacing/>
              <w:jc w:val="center"/>
              <w:rPr>
                <w:sz w:val="20"/>
              </w:rPr>
            </w:pPr>
          </w:p>
        </w:tc>
        <w:tc>
          <w:tcPr>
            <w:tcW w:w="1594" w:type="dxa"/>
          </w:tcPr>
          <w:p w14:paraId="57C27BCD" w14:textId="77777777" w:rsidR="00F7697D" w:rsidRPr="00F25BF8" w:rsidRDefault="00F7697D" w:rsidP="00F7697D">
            <w:pPr>
              <w:contextualSpacing/>
              <w:jc w:val="center"/>
              <w:rPr>
                <w:sz w:val="20"/>
              </w:rPr>
            </w:pPr>
          </w:p>
        </w:tc>
        <w:tc>
          <w:tcPr>
            <w:tcW w:w="1594" w:type="dxa"/>
          </w:tcPr>
          <w:p w14:paraId="5B144C1A" w14:textId="77777777" w:rsidR="00F7697D" w:rsidRPr="00F25BF8" w:rsidRDefault="00F7697D" w:rsidP="00F7697D">
            <w:pPr>
              <w:contextualSpacing/>
              <w:jc w:val="center"/>
              <w:rPr>
                <w:sz w:val="20"/>
              </w:rPr>
            </w:pPr>
          </w:p>
        </w:tc>
        <w:tc>
          <w:tcPr>
            <w:tcW w:w="1595" w:type="dxa"/>
          </w:tcPr>
          <w:p w14:paraId="34B8591D" w14:textId="77777777" w:rsidR="00F7697D" w:rsidRPr="00F25BF8" w:rsidRDefault="00F7697D" w:rsidP="00F7697D">
            <w:pPr>
              <w:contextualSpacing/>
              <w:jc w:val="center"/>
              <w:rPr>
                <w:sz w:val="20"/>
              </w:rPr>
            </w:pPr>
          </w:p>
        </w:tc>
        <w:tc>
          <w:tcPr>
            <w:tcW w:w="1594" w:type="dxa"/>
          </w:tcPr>
          <w:p w14:paraId="1F3F74F2" w14:textId="77777777" w:rsidR="00F7697D" w:rsidRPr="00F25BF8" w:rsidRDefault="00F7697D" w:rsidP="00F7697D">
            <w:pPr>
              <w:contextualSpacing/>
              <w:jc w:val="center"/>
              <w:rPr>
                <w:sz w:val="20"/>
              </w:rPr>
            </w:pPr>
          </w:p>
        </w:tc>
      </w:tr>
    </w:tbl>
    <w:p w14:paraId="2E9DF626" w14:textId="77777777" w:rsidR="00F7697D" w:rsidRPr="00F25BF8" w:rsidRDefault="00F7697D" w:rsidP="00F7697D">
      <w:pPr>
        <w:spacing w:after="0" w:line="240" w:lineRule="auto"/>
        <w:contextualSpacing/>
        <w:rPr>
          <w:rFonts w:eastAsia="SimSun"/>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F7697D" w:rsidRPr="00F25BF8" w14:paraId="43927DF8" w14:textId="77777777" w:rsidTr="00F7697D">
        <w:trPr>
          <w:jc w:val="center"/>
        </w:trPr>
        <w:tc>
          <w:tcPr>
            <w:tcW w:w="5397" w:type="dxa"/>
          </w:tcPr>
          <w:p w14:paraId="7CF8CE97"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Documentation Type (G3)</w:t>
            </w:r>
          </w:p>
        </w:tc>
        <w:tc>
          <w:tcPr>
            <w:tcW w:w="5398" w:type="dxa"/>
          </w:tcPr>
          <w:p w14:paraId="701A7F4C"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Benefits to documentation (G7)</w:t>
            </w:r>
          </w:p>
        </w:tc>
      </w:tr>
      <w:tr w:rsidR="00F7697D" w:rsidRPr="00F25BF8" w14:paraId="39555FF7" w14:textId="77777777" w:rsidTr="00F7697D">
        <w:trPr>
          <w:jc w:val="center"/>
        </w:trPr>
        <w:tc>
          <w:tcPr>
            <w:tcW w:w="5397" w:type="dxa"/>
          </w:tcPr>
          <w:p w14:paraId="65F77A9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1=Customary land certificate</w:t>
            </w:r>
          </w:p>
          <w:p w14:paraId="622606F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2=State land lease/title - 14 year lease</w:t>
            </w:r>
          </w:p>
          <w:p w14:paraId="67E5CFA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3=State land lease/title - 99 year lease</w:t>
            </w:r>
          </w:p>
          <w:p w14:paraId="765B192B"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4=Letter of consent not yet registered with the Ministry of Lands</w:t>
            </w:r>
          </w:p>
          <w:p w14:paraId="1FE183F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5=Other documentation</w:t>
            </w:r>
          </w:p>
        </w:tc>
        <w:tc>
          <w:tcPr>
            <w:tcW w:w="5398" w:type="dxa"/>
          </w:tcPr>
          <w:p w14:paraId="2990E35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366D579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1BC537E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77FE9E2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7E05A344" w14:textId="77777777" w:rsidR="00F7697D" w:rsidRPr="00F25BF8" w:rsidRDefault="00F7697D" w:rsidP="00F7697D">
            <w:pPr>
              <w:kinsoku w:val="0"/>
              <w:overflowPunct w:val="0"/>
              <w:autoSpaceDE w:val="0"/>
              <w:autoSpaceDN w:val="0"/>
              <w:adjustRightInd w:val="0"/>
              <w:contextualSpacing/>
              <w:rPr>
                <w:rFonts w:cs="Times New Roman"/>
                <w:sz w:val="20"/>
              </w:rPr>
            </w:pPr>
            <w:r>
              <w:rPr>
                <w:rFonts w:cs="Times New Roman"/>
                <w:sz w:val="20"/>
              </w:rPr>
              <w:t>97</w:t>
            </w:r>
            <w:r w:rsidRPr="00F25BF8">
              <w:rPr>
                <w:rFonts w:cs="Times New Roman"/>
                <w:sz w:val="20"/>
              </w:rPr>
              <w:t>=Other</w:t>
            </w:r>
          </w:p>
        </w:tc>
      </w:tr>
    </w:tbl>
    <w:p w14:paraId="1B4F4EBD" w14:textId="77777777" w:rsidR="00F7697D" w:rsidRPr="00F25BF8" w:rsidRDefault="00F7697D" w:rsidP="00F7697D">
      <w:pPr>
        <w:spacing w:after="0" w:line="240" w:lineRule="auto"/>
        <w:contextualSpacing/>
        <w:rPr>
          <w:rFonts w:eastAsia="SimSun"/>
        </w:rPr>
      </w:pPr>
    </w:p>
    <w:p w14:paraId="4C8C717D" w14:textId="77777777" w:rsidR="00F7697D" w:rsidRPr="00F25BF8" w:rsidRDefault="00F7697D" w:rsidP="00F7697D">
      <w:pPr>
        <w:spacing w:after="0" w:line="240" w:lineRule="auto"/>
        <w:contextualSpacing/>
        <w:rPr>
          <w:rFonts w:eastAsia="SimSun"/>
        </w:rPr>
      </w:pPr>
      <w:r w:rsidRPr="00F25BF8">
        <w:rPr>
          <w:rFonts w:eastAsia="SimSun"/>
        </w:rPr>
        <w:br w:type="page"/>
      </w:r>
    </w:p>
    <w:p w14:paraId="42EAB787" w14:textId="77777777" w:rsidR="00F7697D" w:rsidRPr="00F25BF8" w:rsidRDefault="00F7697D" w:rsidP="00F7697D">
      <w:pPr>
        <w:spacing w:after="0" w:line="240" w:lineRule="auto"/>
        <w:contextualSpacing/>
        <w:rPr>
          <w:rFonts w:eastAsia="SimSun"/>
        </w:rPr>
      </w:pPr>
    </w:p>
    <w:p w14:paraId="418F9E32" w14:textId="77777777" w:rsidR="00F7697D" w:rsidRPr="00F25BF8" w:rsidRDefault="00F7697D" w:rsidP="00F7697D">
      <w:pPr>
        <w:spacing w:after="0" w:line="240" w:lineRule="auto"/>
        <w:contextualSpacing/>
        <w:rPr>
          <w:rFonts w:eastAsia="SimSun"/>
        </w:rPr>
      </w:pPr>
    </w:p>
    <w:p w14:paraId="3DB4AA13" w14:textId="77777777" w:rsidR="00F7697D" w:rsidRPr="00F25BF8" w:rsidRDefault="00F7697D" w:rsidP="00F7697D">
      <w:pPr>
        <w:spacing w:after="0" w:line="240" w:lineRule="auto"/>
        <w:contextualSpacing/>
        <w:rPr>
          <w:rFonts w:eastAsia="SimSun"/>
        </w:rPr>
      </w:pPr>
    </w:p>
    <w:p w14:paraId="56ED606F" w14:textId="77777777" w:rsidR="00F7697D" w:rsidRPr="00F25BF8" w:rsidRDefault="00F7697D" w:rsidP="00F7697D">
      <w:pPr>
        <w:spacing w:after="0" w:line="240" w:lineRule="auto"/>
        <w:contextualSpacing/>
        <w:rPr>
          <w:rFonts w:eastAsia="SimSun"/>
        </w:rPr>
      </w:pPr>
      <w:r w:rsidRPr="00F25BF8">
        <w:rPr>
          <w:rFonts w:eastAsia="SimSun"/>
        </w:rPr>
        <w:br w:type="page"/>
      </w:r>
    </w:p>
    <w:p w14:paraId="6B9971BE"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G. TENURE STATUS (Continued)</w:t>
      </w:r>
    </w:p>
    <w:p w14:paraId="78AD63AE" w14:textId="77777777" w:rsidR="00F7697D" w:rsidRPr="00F25BF8" w:rsidRDefault="00F7697D" w:rsidP="00F7697D">
      <w:pPr>
        <w:spacing w:after="0" w:line="240" w:lineRule="auto"/>
        <w:contextualSpacing/>
        <w:rPr>
          <w:rFonts w:eastAsia="SimSun"/>
        </w:rPr>
      </w:pPr>
    </w:p>
    <w:tbl>
      <w:tblPr>
        <w:tblStyle w:val="TableGrid2"/>
        <w:tblW w:w="7920" w:type="dxa"/>
        <w:jc w:val="center"/>
        <w:tblLayout w:type="fixed"/>
        <w:tblCellMar>
          <w:left w:w="29" w:type="dxa"/>
          <w:right w:w="29" w:type="dxa"/>
        </w:tblCellMar>
        <w:tblLook w:val="04A0" w:firstRow="1" w:lastRow="0" w:firstColumn="1" w:lastColumn="0" w:noHBand="0" w:noVBand="1"/>
      </w:tblPr>
      <w:tblGrid>
        <w:gridCol w:w="1440"/>
        <w:gridCol w:w="1440"/>
        <w:gridCol w:w="1440"/>
        <w:gridCol w:w="1440"/>
        <w:gridCol w:w="1080"/>
        <w:gridCol w:w="1080"/>
      </w:tblGrid>
      <w:tr w:rsidR="00F7697D" w:rsidRPr="00F25BF8" w14:paraId="46ED73D4" w14:textId="77777777" w:rsidTr="00F7697D">
        <w:trPr>
          <w:trHeight w:val="20"/>
          <w:jc w:val="center"/>
        </w:trPr>
        <w:tc>
          <w:tcPr>
            <w:tcW w:w="2880" w:type="dxa"/>
            <w:gridSpan w:val="2"/>
          </w:tcPr>
          <w:p w14:paraId="2ED60C83" w14:textId="77777777" w:rsidR="00F7697D" w:rsidRPr="00F25BF8" w:rsidRDefault="00F7697D" w:rsidP="00F7697D">
            <w:pPr>
              <w:contextualSpacing/>
              <w:jc w:val="center"/>
              <w:rPr>
                <w:rFonts w:cs="Times New Roman"/>
                <w:sz w:val="20"/>
              </w:rPr>
            </w:pPr>
            <w:commentRangeStart w:id="175"/>
            <w:r w:rsidRPr="00F25BF8">
              <w:rPr>
                <w:rFonts w:cs="Times New Roman"/>
                <w:sz w:val="20"/>
              </w:rPr>
              <w:t xml:space="preserve">G17. How likely do you think it is that other households within your village may try to cross-over your boundaries (step on your </w:t>
            </w:r>
            <w:proofErr w:type="gramStart"/>
            <w:r w:rsidRPr="00F25BF8">
              <w:rPr>
                <w:rFonts w:cs="Times New Roman"/>
                <w:sz w:val="20"/>
              </w:rPr>
              <w:t>side)and</w:t>
            </w:r>
            <w:proofErr w:type="gramEnd"/>
            <w:r w:rsidRPr="00F25BF8">
              <w:rPr>
                <w:rFonts w:cs="Times New Roman"/>
                <w:sz w:val="20"/>
              </w:rPr>
              <w:t xml:space="preserve"> take or use some of this field?</w:t>
            </w:r>
          </w:p>
          <w:p w14:paraId="64AAD2A2" w14:textId="77777777" w:rsidR="00F7697D" w:rsidRPr="00F25BF8" w:rsidRDefault="00F7697D" w:rsidP="00F7697D">
            <w:pPr>
              <w:contextualSpacing/>
              <w:jc w:val="center"/>
              <w:rPr>
                <w:rFonts w:cs="Times New Roman"/>
                <w:sz w:val="20"/>
              </w:rPr>
            </w:pPr>
            <w:r w:rsidRPr="00F25BF8">
              <w:rPr>
                <w:rFonts w:cs="Times New Roman"/>
                <w:sz w:val="20"/>
              </w:rPr>
              <w:t>(See Code Below)</w:t>
            </w:r>
          </w:p>
        </w:tc>
        <w:tc>
          <w:tcPr>
            <w:tcW w:w="2880" w:type="dxa"/>
            <w:gridSpan w:val="2"/>
          </w:tcPr>
          <w:p w14:paraId="085F70EA" w14:textId="77777777" w:rsidR="00F7697D" w:rsidRPr="00F25BF8" w:rsidRDefault="00F7697D" w:rsidP="00F7697D">
            <w:pPr>
              <w:contextualSpacing/>
              <w:jc w:val="center"/>
              <w:rPr>
                <w:rFonts w:cs="Times New Roman"/>
                <w:sz w:val="20"/>
              </w:rPr>
            </w:pPr>
            <w:r w:rsidRPr="00F25BF8">
              <w:rPr>
                <w:rFonts w:cs="Times New Roman"/>
                <w:sz w:val="20"/>
              </w:rPr>
              <w:t>G19. How likely do you think it is that elites/big people may take this field without your permission/agreement?</w:t>
            </w:r>
          </w:p>
          <w:p w14:paraId="507B6F3D" w14:textId="77777777" w:rsidR="00F7697D" w:rsidRPr="00F25BF8" w:rsidRDefault="00F7697D" w:rsidP="00F7697D">
            <w:pPr>
              <w:contextualSpacing/>
              <w:jc w:val="center"/>
              <w:rPr>
                <w:rFonts w:cs="Times New Roman"/>
                <w:sz w:val="20"/>
              </w:rPr>
            </w:pPr>
            <w:r w:rsidRPr="00F25BF8">
              <w:rPr>
                <w:rFonts w:cs="Times New Roman"/>
                <w:sz w:val="20"/>
              </w:rPr>
              <w:t>(</w:t>
            </w:r>
            <w:proofErr w:type="gramStart"/>
            <w:r w:rsidRPr="00F25BF8">
              <w:rPr>
                <w:rFonts w:cs="Times New Roman"/>
                <w:sz w:val="20"/>
              </w:rPr>
              <w:t>See  Code</w:t>
            </w:r>
            <w:proofErr w:type="gramEnd"/>
            <w:r w:rsidRPr="00F25BF8">
              <w:rPr>
                <w:rFonts w:cs="Times New Roman"/>
                <w:sz w:val="20"/>
              </w:rPr>
              <w:t xml:space="preserve"> Below)</w:t>
            </w:r>
          </w:p>
        </w:tc>
        <w:tc>
          <w:tcPr>
            <w:tcW w:w="2160" w:type="dxa"/>
            <w:gridSpan w:val="2"/>
          </w:tcPr>
          <w:p w14:paraId="2A6753C6" w14:textId="77777777" w:rsidR="00F7697D" w:rsidRPr="00F25BF8" w:rsidRDefault="00F7697D" w:rsidP="00F7697D">
            <w:pPr>
              <w:contextualSpacing/>
              <w:jc w:val="center"/>
              <w:rPr>
                <w:rFonts w:cs="Times New Roman"/>
                <w:sz w:val="20"/>
              </w:rPr>
            </w:pPr>
            <w:r w:rsidRPr="00F25BF8">
              <w:rPr>
                <w:rFonts w:cs="Times New Roman"/>
                <w:sz w:val="20"/>
              </w:rPr>
              <w:t>G21. How likely do you think it is that people from a neighboring community with encroach/cross-over to use this field?</w:t>
            </w:r>
          </w:p>
          <w:p w14:paraId="590599E3" w14:textId="77777777" w:rsidR="00F7697D" w:rsidRPr="00F25BF8" w:rsidRDefault="00F7697D" w:rsidP="00F7697D">
            <w:pPr>
              <w:contextualSpacing/>
              <w:jc w:val="center"/>
              <w:rPr>
                <w:rFonts w:cs="Times New Roman"/>
                <w:sz w:val="20"/>
              </w:rPr>
            </w:pPr>
            <w:r w:rsidRPr="00F25BF8">
              <w:rPr>
                <w:rFonts w:cs="Times New Roman"/>
                <w:sz w:val="20"/>
              </w:rPr>
              <w:t>(See Code Below)</w:t>
            </w:r>
            <w:commentRangeEnd w:id="175"/>
            <w:r>
              <w:rPr>
                <w:rStyle w:val="CommentReference"/>
                <w:rFonts w:eastAsiaTheme="minorHAnsi"/>
              </w:rPr>
              <w:commentReference w:id="175"/>
            </w:r>
          </w:p>
        </w:tc>
      </w:tr>
      <w:tr w:rsidR="00F7697D" w:rsidRPr="00F25BF8" w14:paraId="27DFE791" w14:textId="77777777" w:rsidTr="00F7697D">
        <w:trPr>
          <w:trHeight w:val="20"/>
          <w:jc w:val="center"/>
        </w:trPr>
        <w:tc>
          <w:tcPr>
            <w:tcW w:w="1440" w:type="dxa"/>
          </w:tcPr>
          <w:p w14:paraId="1E81681B" w14:textId="77777777" w:rsidR="00F7697D" w:rsidRPr="00F25BF8" w:rsidRDefault="00F7697D" w:rsidP="00F7697D">
            <w:pPr>
              <w:contextualSpacing/>
              <w:jc w:val="center"/>
              <w:rPr>
                <w:rFonts w:cs="Times New Roman"/>
                <w:sz w:val="20"/>
              </w:rPr>
            </w:pPr>
            <w:proofErr w:type="gramStart"/>
            <w:r w:rsidRPr="00F25BF8">
              <w:rPr>
                <w:rFonts w:cs="Times New Roman"/>
                <w:sz w:val="20"/>
              </w:rPr>
              <w:t>in</w:t>
            </w:r>
            <w:proofErr w:type="gramEnd"/>
            <w:r w:rsidRPr="00F25BF8">
              <w:rPr>
                <w:rFonts w:cs="Times New Roman"/>
                <w:sz w:val="20"/>
              </w:rPr>
              <w:t xml:space="preserve"> the next </w:t>
            </w:r>
            <w:r>
              <w:rPr>
                <w:rFonts w:cs="Times New Roman"/>
                <w:sz w:val="20"/>
              </w:rPr>
              <w:t>5</w:t>
            </w:r>
            <w:r w:rsidRPr="00F25BF8">
              <w:rPr>
                <w:rFonts w:cs="Times New Roman"/>
                <w:sz w:val="20"/>
              </w:rPr>
              <w:t xml:space="preserve"> years?</w:t>
            </w:r>
          </w:p>
        </w:tc>
        <w:tc>
          <w:tcPr>
            <w:tcW w:w="1440" w:type="dxa"/>
          </w:tcPr>
          <w:p w14:paraId="65839059" w14:textId="77777777" w:rsidR="00F7697D" w:rsidRPr="00F25BF8" w:rsidRDefault="00F7697D" w:rsidP="00F7697D">
            <w:pPr>
              <w:contextualSpacing/>
              <w:jc w:val="center"/>
              <w:rPr>
                <w:rFonts w:cs="Times New Roman"/>
                <w:sz w:val="20"/>
              </w:rPr>
            </w:pPr>
          </w:p>
        </w:tc>
        <w:tc>
          <w:tcPr>
            <w:tcW w:w="1440" w:type="dxa"/>
          </w:tcPr>
          <w:p w14:paraId="03459D8C" w14:textId="77777777" w:rsidR="00F7697D" w:rsidRPr="00F25BF8" w:rsidRDefault="00F7697D" w:rsidP="00F7697D">
            <w:pPr>
              <w:contextualSpacing/>
              <w:jc w:val="center"/>
              <w:rPr>
                <w:rFonts w:cs="Times New Roman"/>
                <w:sz w:val="20"/>
              </w:rPr>
            </w:pPr>
            <w:proofErr w:type="gramStart"/>
            <w:r>
              <w:rPr>
                <w:rFonts w:cs="Times New Roman"/>
                <w:sz w:val="20"/>
              </w:rPr>
              <w:t>in</w:t>
            </w:r>
            <w:proofErr w:type="gramEnd"/>
            <w:r>
              <w:rPr>
                <w:rFonts w:cs="Times New Roman"/>
                <w:sz w:val="20"/>
              </w:rPr>
              <w:t xml:space="preserve"> the next 5 years?</w:t>
            </w:r>
          </w:p>
        </w:tc>
        <w:tc>
          <w:tcPr>
            <w:tcW w:w="1440" w:type="dxa"/>
          </w:tcPr>
          <w:p w14:paraId="20B9B6F6" w14:textId="77777777" w:rsidR="00F7697D" w:rsidRPr="00F25BF8" w:rsidRDefault="00F7697D" w:rsidP="00F7697D">
            <w:pPr>
              <w:contextualSpacing/>
              <w:jc w:val="center"/>
              <w:rPr>
                <w:rFonts w:cs="Times New Roman"/>
                <w:sz w:val="20"/>
              </w:rPr>
            </w:pPr>
          </w:p>
        </w:tc>
        <w:tc>
          <w:tcPr>
            <w:tcW w:w="1080" w:type="dxa"/>
          </w:tcPr>
          <w:p w14:paraId="0FACD091" w14:textId="77777777" w:rsidR="00F7697D" w:rsidRPr="00F25BF8" w:rsidRDefault="00F7697D" w:rsidP="00F7697D">
            <w:pPr>
              <w:contextualSpacing/>
              <w:jc w:val="center"/>
              <w:rPr>
                <w:rFonts w:cs="Times New Roman"/>
                <w:sz w:val="20"/>
              </w:rPr>
            </w:pPr>
            <w:proofErr w:type="gramStart"/>
            <w:r>
              <w:rPr>
                <w:rFonts w:cs="Times New Roman"/>
                <w:sz w:val="20"/>
              </w:rPr>
              <w:t>in</w:t>
            </w:r>
            <w:proofErr w:type="gramEnd"/>
            <w:r>
              <w:rPr>
                <w:rFonts w:cs="Times New Roman"/>
                <w:sz w:val="20"/>
              </w:rPr>
              <w:t xml:space="preserve"> the next 5 years? </w:t>
            </w:r>
          </w:p>
        </w:tc>
        <w:tc>
          <w:tcPr>
            <w:tcW w:w="1080" w:type="dxa"/>
          </w:tcPr>
          <w:p w14:paraId="73CA02F2" w14:textId="77777777" w:rsidR="00F7697D" w:rsidRPr="00F25BF8" w:rsidRDefault="00F7697D" w:rsidP="00F7697D">
            <w:pPr>
              <w:contextualSpacing/>
              <w:jc w:val="center"/>
              <w:rPr>
                <w:rFonts w:cs="Times New Roman"/>
                <w:sz w:val="20"/>
              </w:rPr>
            </w:pPr>
          </w:p>
        </w:tc>
      </w:tr>
      <w:tr w:rsidR="00F7697D" w:rsidRPr="00F25BF8" w14:paraId="50767652" w14:textId="77777777" w:rsidTr="00F7697D">
        <w:trPr>
          <w:trHeight w:val="20"/>
          <w:jc w:val="center"/>
        </w:trPr>
        <w:tc>
          <w:tcPr>
            <w:tcW w:w="1440" w:type="dxa"/>
          </w:tcPr>
          <w:p w14:paraId="53C35DA5"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villhh</w:t>
            </w:r>
            <w:proofErr w:type="gramEnd"/>
            <w:r w:rsidRPr="00F25BF8">
              <w:rPr>
                <w:rFonts w:cs="Times New Roman"/>
                <w:b/>
                <w:bCs/>
                <w:spacing w:val="1"/>
                <w:w w:val="105"/>
                <w:sz w:val="18"/>
                <w:szCs w:val="18"/>
              </w:rPr>
              <w:t>_encroach</w:t>
            </w:r>
            <w:proofErr w:type="spellEnd"/>
          </w:p>
        </w:tc>
        <w:tc>
          <w:tcPr>
            <w:tcW w:w="1440" w:type="dxa"/>
          </w:tcPr>
          <w:p w14:paraId="08EC7715"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
        </w:tc>
        <w:tc>
          <w:tcPr>
            <w:tcW w:w="1440" w:type="dxa"/>
          </w:tcPr>
          <w:p w14:paraId="72A128E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elite</w:t>
            </w:r>
            <w:proofErr w:type="gramEnd"/>
            <w:r w:rsidRPr="00F25BF8">
              <w:rPr>
                <w:rFonts w:cs="Times New Roman"/>
                <w:b/>
                <w:bCs/>
                <w:spacing w:val="1"/>
                <w:w w:val="105"/>
                <w:sz w:val="18"/>
                <w:szCs w:val="18"/>
              </w:rPr>
              <w:t>_encroach</w:t>
            </w:r>
            <w:proofErr w:type="spellEnd"/>
          </w:p>
        </w:tc>
        <w:tc>
          <w:tcPr>
            <w:tcW w:w="1440" w:type="dxa"/>
          </w:tcPr>
          <w:p w14:paraId="2BAC3D88"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
        </w:tc>
        <w:tc>
          <w:tcPr>
            <w:tcW w:w="1080" w:type="dxa"/>
          </w:tcPr>
          <w:p w14:paraId="09C142AE"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neighvill</w:t>
            </w:r>
            <w:proofErr w:type="gramEnd"/>
            <w:r w:rsidRPr="00F25BF8">
              <w:rPr>
                <w:rFonts w:cs="Times New Roman"/>
                <w:b/>
                <w:bCs/>
                <w:spacing w:val="1"/>
                <w:w w:val="105"/>
                <w:sz w:val="18"/>
                <w:szCs w:val="18"/>
              </w:rPr>
              <w:t>_encroach</w:t>
            </w:r>
            <w:proofErr w:type="spellEnd"/>
          </w:p>
        </w:tc>
        <w:tc>
          <w:tcPr>
            <w:tcW w:w="1080" w:type="dxa"/>
          </w:tcPr>
          <w:p w14:paraId="5627D07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
        </w:tc>
      </w:tr>
      <w:tr w:rsidR="00F7697D" w:rsidRPr="00F25BF8" w14:paraId="1001B1D3" w14:textId="77777777" w:rsidTr="00F7697D">
        <w:trPr>
          <w:trHeight w:val="20"/>
          <w:jc w:val="center"/>
        </w:trPr>
        <w:tc>
          <w:tcPr>
            <w:tcW w:w="1440" w:type="dxa"/>
          </w:tcPr>
          <w:p w14:paraId="6BA60DFD" w14:textId="77777777" w:rsidR="00F7697D" w:rsidRPr="00F25BF8" w:rsidRDefault="00F7697D" w:rsidP="00F7697D">
            <w:pPr>
              <w:contextualSpacing/>
              <w:jc w:val="center"/>
              <w:rPr>
                <w:sz w:val="20"/>
              </w:rPr>
            </w:pPr>
          </w:p>
        </w:tc>
        <w:tc>
          <w:tcPr>
            <w:tcW w:w="1440" w:type="dxa"/>
          </w:tcPr>
          <w:p w14:paraId="5C7399D2" w14:textId="77777777" w:rsidR="00F7697D" w:rsidRPr="00F25BF8" w:rsidRDefault="00F7697D" w:rsidP="00F7697D">
            <w:pPr>
              <w:contextualSpacing/>
              <w:jc w:val="center"/>
              <w:rPr>
                <w:sz w:val="20"/>
              </w:rPr>
            </w:pPr>
          </w:p>
        </w:tc>
        <w:tc>
          <w:tcPr>
            <w:tcW w:w="1440" w:type="dxa"/>
          </w:tcPr>
          <w:p w14:paraId="59E0F151" w14:textId="77777777" w:rsidR="00F7697D" w:rsidRPr="00F25BF8" w:rsidRDefault="00F7697D" w:rsidP="00F7697D">
            <w:pPr>
              <w:contextualSpacing/>
              <w:jc w:val="center"/>
              <w:rPr>
                <w:sz w:val="20"/>
              </w:rPr>
            </w:pPr>
          </w:p>
        </w:tc>
        <w:tc>
          <w:tcPr>
            <w:tcW w:w="1440" w:type="dxa"/>
          </w:tcPr>
          <w:p w14:paraId="25969D13" w14:textId="77777777" w:rsidR="00F7697D" w:rsidRPr="00F25BF8" w:rsidRDefault="00F7697D" w:rsidP="00F7697D">
            <w:pPr>
              <w:contextualSpacing/>
              <w:jc w:val="center"/>
              <w:rPr>
                <w:sz w:val="20"/>
              </w:rPr>
            </w:pPr>
          </w:p>
        </w:tc>
        <w:tc>
          <w:tcPr>
            <w:tcW w:w="1080" w:type="dxa"/>
          </w:tcPr>
          <w:p w14:paraId="1E14A3EB" w14:textId="77777777" w:rsidR="00F7697D" w:rsidRPr="00F25BF8" w:rsidRDefault="00F7697D" w:rsidP="00F7697D">
            <w:pPr>
              <w:contextualSpacing/>
              <w:jc w:val="center"/>
              <w:rPr>
                <w:sz w:val="20"/>
              </w:rPr>
            </w:pPr>
          </w:p>
        </w:tc>
        <w:tc>
          <w:tcPr>
            <w:tcW w:w="1080" w:type="dxa"/>
          </w:tcPr>
          <w:p w14:paraId="18E122D3" w14:textId="77777777" w:rsidR="00F7697D" w:rsidRPr="00F25BF8" w:rsidRDefault="00F7697D" w:rsidP="00F7697D">
            <w:pPr>
              <w:contextualSpacing/>
              <w:jc w:val="center"/>
              <w:rPr>
                <w:sz w:val="20"/>
              </w:rPr>
            </w:pPr>
          </w:p>
        </w:tc>
      </w:tr>
      <w:tr w:rsidR="00F7697D" w:rsidRPr="00F25BF8" w14:paraId="5058E845" w14:textId="77777777" w:rsidTr="00F7697D">
        <w:trPr>
          <w:trHeight w:val="20"/>
          <w:jc w:val="center"/>
        </w:trPr>
        <w:tc>
          <w:tcPr>
            <w:tcW w:w="1440" w:type="dxa"/>
          </w:tcPr>
          <w:p w14:paraId="2C0FB5D5" w14:textId="77777777" w:rsidR="00F7697D" w:rsidRPr="00F25BF8" w:rsidRDefault="00F7697D" w:rsidP="00F7697D">
            <w:pPr>
              <w:contextualSpacing/>
              <w:jc w:val="center"/>
              <w:rPr>
                <w:sz w:val="20"/>
              </w:rPr>
            </w:pPr>
          </w:p>
        </w:tc>
        <w:tc>
          <w:tcPr>
            <w:tcW w:w="1440" w:type="dxa"/>
          </w:tcPr>
          <w:p w14:paraId="71BF7F79" w14:textId="77777777" w:rsidR="00F7697D" w:rsidRPr="00F25BF8" w:rsidRDefault="00F7697D" w:rsidP="00F7697D">
            <w:pPr>
              <w:contextualSpacing/>
              <w:jc w:val="center"/>
              <w:rPr>
                <w:sz w:val="20"/>
              </w:rPr>
            </w:pPr>
          </w:p>
        </w:tc>
        <w:tc>
          <w:tcPr>
            <w:tcW w:w="1440" w:type="dxa"/>
          </w:tcPr>
          <w:p w14:paraId="5A8A2FA7" w14:textId="77777777" w:rsidR="00F7697D" w:rsidRPr="00F25BF8" w:rsidRDefault="00F7697D" w:rsidP="00F7697D">
            <w:pPr>
              <w:contextualSpacing/>
              <w:jc w:val="center"/>
              <w:rPr>
                <w:sz w:val="20"/>
              </w:rPr>
            </w:pPr>
          </w:p>
        </w:tc>
        <w:tc>
          <w:tcPr>
            <w:tcW w:w="1440" w:type="dxa"/>
          </w:tcPr>
          <w:p w14:paraId="02530CB0" w14:textId="77777777" w:rsidR="00F7697D" w:rsidRPr="00F25BF8" w:rsidRDefault="00F7697D" w:rsidP="00F7697D">
            <w:pPr>
              <w:contextualSpacing/>
              <w:jc w:val="center"/>
              <w:rPr>
                <w:sz w:val="20"/>
              </w:rPr>
            </w:pPr>
          </w:p>
        </w:tc>
        <w:tc>
          <w:tcPr>
            <w:tcW w:w="1080" w:type="dxa"/>
          </w:tcPr>
          <w:p w14:paraId="471A6872" w14:textId="77777777" w:rsidR="00F7697D" w:rsidRPr="00F25BF8" w:rsidRDefault="00F7697D" w:rsidP="00F7697D">
            <w:pPr>
              <w:contextualSpacing/>
              <w:jc w:val="center"/>
              <w:rPr>
                <w:sz w:val="20"/>
              </w:rPr>
            </w:pPr>
          </w:p>
        </w:tc>
        <w:tc>
          <w:tcPr>
            <w:tcW w:w="1080" w:type="dxa"/>
          </w:tcPr>
          <w:p w14:paraId="5B25B335" w14:textId="77777777" w:rsidR="00F7697D" w:rsidRPr="00F25BF8" w:rsidRDefault="00F7697D" w:rsidP="00F7697D">
            <w:pPr>
              <w:contextualSpacing/>
              <w:jc w:val="center"/>
              <w:rPr>
                <w:sz w:val="20"/>
              </w:rPr>
            </w:pPr>
          </w:p>
        </w:tc>
      </w:tr>
      <w:tr w:rsidR="00F7697D" w:rsidRPr="00F25BF8" w14:paraId="0ECF99FD" w14:textId="77777777" w:rsidTr="00F7697D">
        <w:trPr>
          <w:trHeight w:val="20"/>
          <w:jc w:val="center"/>
        </w:trPr>
        <w:tc>
          <w:tcPr>
            <w:tcW w:w="1440" w:type="dxa"/>
          </w:tcPr>
          <w:p w14:paraId="7DD38E1B" w14:textId="77777777" w:rsidR="00F7697D" w:rsidRPr="00F25BF8" w:rsidRDefault="00F7697D" w:rsidP="00F7697D">
            <w:pPr>
              <w:contextualSpacing/>
              <w:jc w:val="center"/>
              <w:rPr>
                <w:sz w:val="20"/>
              </w:rPr>
            </w:pPr>
          </w:p>
        </w:tc>
        <w:tc>
          <w:tcPr>
            <w:tcW w:w="1440" w:type="dxa"/>
          </w:tcPr>
          <w:p w14:paraId="37FFA95B" w14:textId="77777777" w:rsidR="00F7697D" w:rsidRPr="00F25BF8" w:rsidRDefault="00F7697D" w:rsidP="00F7697D">
            <w:pPr>
              <w:contextualSpacing/>
              <w:jc w:val="center"/>
              <w:rPr>
                <w:sz w:val="20"/>
              </w:rPr>
            </w:pPr>
          </w:p>
        </w:tc>
        <w:tc>
          <w:tcPr>
            <w:tcW w:w="1440" w:type="dxa"/>
          </w:tcPr>
          <w:p w14:paraId="6610D229" w14:textId="77777777" w:rsidR="00F7697D" w:rsidRPr="00F25BF8" w:rsidRDefault="00F7697D" w:rsidP="00F7697D">
            <w:pPr>
              <w:contextualSpacing/>
              <w:jc w:val="center"/>
              <w:rPr>
                <w:sz w:val="20"/>
              </w:rPr>
            </w:pPr>
          </w:p>
        </w:tc>
        <w:tc>
          <w:tcPr>
            <w:tcW w:w="1440" w:type="dxa"/>
          </w:tcPr>
          <w:p w14:paraId="2E5B6163" w14:textId="77777777" w:rsidR="00F7697D" w:rsidRPr="00F25BF8" w:rsidRDefault="00F7697D" w:rsidP="00F7697D">
            <w:pPr>
              <w:contextualSpacing/>
              <w:jc w:val="center"/>
              <w:rPr>
                <w:sz w:val="20"/>
              </w:rPr>
            </w:pPr>
          </w:p>
        </w:tc>
        <w:tc>
          <w:tcPr>
            <w:tcW w:w="1080" w:type="dxa"/>
          </w:tcPr>
          <w:p w14:paraId="02B3DB6D" w14:textId="77777777" w:rsidR="00F7697D" w:rsidRPr="00F25BF8" w:rsidRDefault="00F7697D" w:rsidP="00F7697D">
            <w:pPr>
              <w:contextualSpacing/>
              <w:jc w:val="center"/>
              <w:rPr>
                <w:sz w:val="20"/>
              </w:rPr>
            </w:pPr>
          </w:p>
        </w:tc>
        <w:tc>
          <w:tcPr>
            <w:tcW w:w="1080" w:type="dxa"/>
          </w:tcPr>
          <w:p w14:paraId="48F58A83" w14:textId="77777777" w:rsidR="00F7697D" w:rsidRPr="00F25BF8" w:rsidRDefault="00F7697D" w:rsidP="00F7697D">
            <w:pPr>
              <w:contextualSpacing/>
              <w:jc w:val="center"/>
              <w:rPr>
                <w:sz w:val="20"/>
              </w:rPr>
            </w:pPr>
          </w:p>
        </w:tc>
      </w:tr>
      <w:tr w:rsidR="00F7697D" w:rsidRPr="00F25BF8" w14:paraId="149E6663" w14:textId="77777777" w:rsidTr="00F7697D">
        <w:trPr>
          <w:trHeight w:val="20"/>
          <w:jc w:val="center"/>
        </w:trPr>
        <w:tc>
          <w:tcPr>
            <w:tcW w:w="1440" w:type="dxa"/>
          </w:tcPr>
          <w:p w14:paraId="4D533396" w14:textId="77777777" w:rsidR="00F7697D" w:rsidRPr="00F25BF8" w:rsidRDefault="00F7697D" w:rsidP="00F7697D">
            <w:pPr>
              <w:contextualSpacing/>
              <w:jc w:val="center"/>
              <w:rPr>
                <w:sz w:val="20"/>
              </w:rPr>
            </w:pPr>
          </w:p>
        </w:tc>
        <w:tc>
          <w:tcPr>
            <w:tcW w:w="1440" w:type="dxa"/>
          </w:tcPr>
          <w:p w14:paraId="0BEECF92" w14:textId="77777777" w:rsidR="00F7697D" w:rsidRPr="00F25BF8" w:rsidRDefault="00F7697D" w:rsidP="00F7697D">
            <w:pPr>
              <w:contextualSpacing/>
              <w:jc w:val="center"/>
              <w:rPr>
                <w:sz w:val="20"/>
              </w:rPr>
            </w:pPr>
          </w:p>
        </w:tc>
        <w:tc>
          <w:tcPr>
            <w:tcW w:w="1440" w:type="dxa"/>
          </w:tcPr>
          <w:p w14:paraId="639DD1DA" w14:textId="77777777" w:rsidR="00F7697D" w:rsidRPr="00F25BF8" w:rsidRDefault="00F7697D" w:rsidP="00F7697D">
            <w:pPr>
              <w:contextualSpacing/>
              <w:jc w:val="center"/>
              <w:rPr>
                <w:sz w:val="20"/>
              </w:rPr>
            </w:pPr>
          </w:p>
        </w:tc>
        <w:tc>
          <w:tcPr>
            <w:tcW w:w="1440" w:type="dxa"/>
          </w:tcPr>
          <w:p w14:paraId="388892C7" w14:textId="77777777" w:rsidR="00F7697D" w:rsidRPr="00F25BF8" w:rsidRDefault="00F7697D" w:rsidP="00F7697D">
            <w:pPr>
              <w:contextualSpacing/>
              <w:jc w:val="center"/>
              <w:rPr>
                <w:sz w:val="20"/>
              </w:rPr>
            </w:pPr>
          </w:p>
        </w:tc>
        <w:tc>
          <w:tcPr>
            <w:tcW w:w="1080" w:type="dxa"/>
          </w:tcPr>
          <w:p w14:paraId="6A73BC6C" w14:textId="77777777" w:rsidR="00F7697D" w:rsidRPr="00F25BF8" w:rsidRDefault="00F7697D" w:rsidP="00F7697D">
            <w:pPr>
              <w:contextualSpacing/>
              <w:jc w:val="center"/>
              <w:rPr>
                <w:sz w:val="20"/>
              </w:rPr>
            </w:pPr>
          </w:p>
        </w:tc>
        <w:tc>
          <w:tcPr>
            <w:tcW w:w="1080" w:type="dxa"/>
          </w:tcPr>
          <w:p w14:paraId="75107D28" w14:textId="77777777" w:rsidR="00F7697D" w:rsidRPr="00F25BF8" w:rsidRDefault="00F7697D" w:rsidP="00F7697D">
            <w:pPr>
              <w:contextualSpacing/>
              <w:jc w:val="center"/>
              <w:rPr>
                <w:sz w:val="20"/>
              </w:rPr>
            </w:pPr>
          </w:p>
        </w:tc>
      </w:tr>
      <w:tr w:rsidR="00F7697D" w:rsidRPr="00F25BF8" w14:paraId="1CA5878E" w14:textId="77777777" w:rsidTr="00F7697D">
        <w:trPr>
          <w:trHeight w:val="20"/>
          <w:jc w:val="center"/>
        </w:trPr>
        <w:tc>
          <w:tcPr>
            <w:tcW w:w="1440" w:type="dxa"/>
          </w:tcPr>
          <w:p w14:paraId="1BCAAB60" w14:textId="77777777" w:rsidR="00F7697D" w:rsidRPr="00F25BF8" w:rsidRDefault="00F7697D" w:rsidP="00F7697D">
            <w:pPr>
              <w:contextualSpacing/>
              <w:jc w:val="center"/>
              <w:rPr>
                <w:sz w:val="20"/>
              </w:rPr>
            </w:pPr>
          </w:p>
        </w:tc>
        <w:tc>
          <w:tcPr>
            <w:tcW w:w="1440" w:type="dxa"/>
          </w:tcPr>
          <w:p w14:paraId="491D3952" w14:textId="77777777" w:rsidR="00F7697D" w:rsidRPr="00F25BF8" w:rsidRDefault="00F7697D" w:rsidP="00F7697D">
            <w:pPr>
              <w:contextualSpacing/>
              <w:jc w:val="center"/>
              <w:rPr>
                <w:sz w:val="20"/>
              </w:rPr>
            </w:pPr>
          </w:p>
        </w:tc>
        <w:tc>
          <w:tcPr>
            <w:tcW w:w="1440" w:type="dxa"/>
          </w:tcPr>
          <w:p w14:paraId="012CE884" w14:textId="77777777" w:rsidR="00F7697D" w:rsidRPr="00F25BF8" w:rsidRDefault="00F7697D" w:rsidP="00F7697D">
            <w:pPr>
              <w:contextualSpacing/>
              <w:jc w:val="center"/>
              <w:rPr>
                <w:sz w:val="20"/>
              </w:rPr>
            </w:pPr>
          </w:p>
        </w:tc>
        <w:tc>
          <w:tcPr>
            <w:tcW w:w="1440" w:type="dxa"/>
          </w:tcPr>
          <w:p w14:paraId="32E0CEBF" w14:textId="77777777" w:rsidR="00F7697D" w:rsidRPr="00F25BF8" w:rsidRDefault="00F7697D" w:rsidP="00F7697D">
            <w:pPr>
              <w:contextualSpacing/>
              <w:jc w:val="center"/>
              <w:rPr>
                <w:sz w:val="20"/>
              </w:rPr>
            </w:pPr>
          </w:p>
        </w:tc>
        <w:tc>
          <w:tcPr>
            <w:tcW w:w="1080" w:type="dxa"/>
          </w:tcPr>
          <w:p w14:paraId="7568311A" w14:textId="77777777" w:rsidR="00F7697D" w:rsidRPr="00F25BF8" w:rsidRDefault="00F7697D" w:rsidP="00F7697D">
            <w:pPr>
              <w:contextualSpacing/>
              <w:jc w:val="center"/>
              <w:rPr>
                <w:sz w:val="20"/>
              </w:rPr>
            </w:pPr>
          </w:p>
        </w:tc>
        <w:tc>
          <w:tcPr>
            <w:tcW w:w="1080" w:type="dxa"/>
          </w:tcPr>
          <w:p w14:paraId="3930B53C" w14:textId="77777777" w:rsidR="00F7697D" w:rsidRPr="00F25BF8" w:rsidRDefault="00F7697D" w:rsidP="00F7697D">
            <w:pPr>
              <w:contextualSpacing/>
              <w:jc w:val="center"/>
              <w:rPr>
                <w:sz w:val="20"/>
              </w:rPr>
            </w:pPr>
          </w:p>
        </w:tc>
      </w:tr>
      <w:tr w:rsidR="00F7697D" w:rsidRPr="00F25BF8" w14:paraId="6029FD4F" w14:textId="77777777" w:rsidTr="00F7697D">
        <w:trPr>
          <w:trHeight w:val="20"/>
          <w:jc w:val="center"/>
        </w:trPr>
        <w:tc>
          <w:tcPr>
            <w:tcW w:w="1440" w:type="dxa"/>
          </w:tcPr>
          <w:p w14:paraId="154E1460" w14:textId="77777777" w:rsidR="00F7697D" w:rsidRPr="00F25BF8" w:rsidRDefault="00F7697D" w:rsidP="00F7697D">
            <w:pPr>
              <w:contextualSpacing/>
              <w:jc w:val="center"/>
              <w:rPr>
                <w:sz w:val="20"/>
              </w:rPr>
            </w:pPr>
          </w:p>
        </w:tc>
        <w:tc>
          <w:tcPr>
            <w:tcW w:w="1440" w:type="dxa"/>
          </w:tcPr>
          <w:p w14:paraId="6F706CC8" w14:textId="77777777" w:rsidR="00F7697D" w:rsidRPr="00F25BF8" w:rsidRDefault="00F7697D" w:rsidP="00F7697D">
            <w:pPr>
              <w:contextualSpacing/>
              <w:jc w:val="center"/>
              <w:rPr>
                <w:sz w:val="20"/>
              </w:rPr>
            </w:pPr>
          </w:p>
        </w:tc>
        <w:tc>
          <w:tcPr>
            <w:tcW w:w="1440" w:type="dxa"/>
          </w:tcPr>
          <w:p w14:paraId="470A208E" w14:textId="77777777" w:rsidR="00F7697D" w:rsidRPr="00F25BF8" w:rsidRDefault="00F7697D" w:rsidP="00F7697D">
            <w:pPr>
              <w:contextualSpacing/>
              <w:jc w:val="center"/>
              <w:rPr>
                <w:sz w:val="20"/>
              </w:rPr>
            </w:pPr>
          </w:p>
        </w:tc>
        <w:tc>
          <w:tcPr>
            <w:tcW w:w="1440" w:type="dxa"/>
          </w:tcPr>
          <w:p w14:paraId="6A8FB0A4" w14:textId="77777777" w:rsidR="00F7697D" w:rsidRPr="00F25BF8" w:rsidRDefault="00F7697D" w:rsidP="00F7697D">
            <w:pPr>
              <w:contextualSpacing/>
              <w:jc w:val="center"/>
              <w:rPr>
                <w:sz w:val="20"/>
              </w:rPr>
            </w:pPr>
          </w:p>
        </w:tc>
        <w:tc>
          <w:tcPr>
            <w:tcW w:w="1080" w:type="dxa"/>
          </w:tcPr>
          <w:p w14:paraId="2578613E" w14:textId="77777777" w:rsidR="00F7697D" w:rsidRPr="00F25BF8" w:rsidRDefault="00F7697D" w:rsidP="00F7697D">
            <w:pPr>
              <w:contextualSpacing/>
              <w:jc w:val="center"/>
              <w:rPr>
                <w:sz w:val="20"/>
              </w:rPr>
            </w:pPr>
          </w:p>
        </w:tc>
        <w:tc>
          <w:tcPr>
            <w:tcW w:w="1080" w:type="dxa"/>
          </w:tcPr>
          <w:p w14:paraId="16373CF3" w14:textId="77777777" w:rsidR="00F7697D" w:rsidRPr="00F25BF8" w:rsidRDefault="00F7697D" w:rsidP="00F7697D">
            <w:pPr>
              <w:contextualSpacing/>
              <w:jc w:val="center"/>
              <w:rPr>
                <w:sz w:val="20"/>
              </w:rPr>
            </w:pPr>
          </w:p>
        </w:tc>
      </w:tr>
      <w:tr w:rsidR="00F7697D" w:rsidRPr="00F25BF8" w14:paraId="7D011609" w14:textId="77777777" w:rsidTr="00F7697D">
        <w:trPr>
          <w:trHeight w:val="20"/>
          <w:jc w:val="center"/>
        </w:trPr>
        <w:tc>
          <w:tcPr>
            <w:tcW w:w="1440" w:type="dxa"/>
          </w:tcPr>
          <w:p w14:paraId="45E7A108" w14:textId="77777777" w:rsidR="00F7697D" w:rsidRPr="00F25BF8" w:rsidRDefault="00F7697D" w:rsidP="00F7697D">
            <w:pPr>
              <w:contextualSpacing/>
              <w:jc w:val="center"/>
              <w:rPr>
                <w:sz w:val="20"/>
              </w:rPr>
            </w:pPr>
          </w:p>
        </w:tc>
        <w:tc>
          <w:tcPr>
            <w:tcW w:w="1440" w:type="dxa"/>
          </w:tcPr>
          <w:p w14:paraId="621987DF" w14:textId="77777777" w:rsidR="00F7697D" w:rsidRPr="00F25BF8" w:rsidRDefault="00F7697D" w:rsidP="00F7697D">
            <w:pPr>
              <w:contextualSpacing/>
              <w:jc w:val="center"/>
              <w:rPr>
                <w:sz w:val="20"/>
              </w:rPr>
            </w:pPr>
          </w:p>
        </w:tc>
        <w:tc>
          <w:tcPr>
            <w:tcW w:w="1440" w:type="dxa"/>
          </w:tcPr>
          <w:p w14:paraId="087E594C" w14:textId="77777777" w:rsidR="00F7697D" w:rsidRPr="00F25BF8" w:rsidRDefault="00F7697D" w:rsidP="00F7697D">
            <w:pPr>
              <w:contextualSpacing/>
              <w:jc w:val="center"/>
              <w:rPr>
                <w:sz w:val="20"/>
              </w:rPr>
            </w:pPr>
          </w:p>
        </w:tc>
        <w:tc>
          <w:tcPr>
            <w:tcW w:w="1440" w:type="dxa"/>
          </w:tcPr>
          <w:p w14:paraId="72345F92" w14:textId="77777777" w:rsidR="00F7697D" w:rsidRPr="00F25BF8" w:rsidRDefault="00F7697D" w:rsidP="00F7697D">
            <w:pPr>
              <w:contextualSpacing/>
              <w:jc w:val="center"/>
              <w:rPr>
                <w:sz w:val="20"/>
              </w:rPr>
            </w:pPr>
          </w:p>
        </w:tc>
        <w:tc>
          <w:tcPr>
            <w:tcW w:w="1080" w:type="dxa"/>
          </w:tcPr>
          <w:p w14:paraId="5E434F43" w14:textId="77777777" w:rsidR="00F7697D" w:rsidRPr="00F25BF8" w:rsidRDefault="00F7697D" w:rsidP="00F7697D">
            <w:pPr>
              <w:contextualSpacing/>
              <w:jc w:val="center"/>
              <w:rPr>
                <w:sz w:val="20"/>
              </w:rPr>
            </w:pPr>
          </w:p>
        </w:tc>
        <w:tc>
          <w:tcPr>
            <w:tcW w:w="1080" w:type="dxa"/>
          </w:tcPr>
          <w:p w14:paraId="5744947B" w14:textId="77777777" w:rsidR="00F7697D" w:rsidRPr="00F25BF8" w:rsidRDefault="00F7697D" w:rsidP="00F7697D">
            <w:pPr>
              <w:contextualSpacing/>
              <w:jc w:val="center"/>
              <w:rPr>
                <w:sz w:val="20"/>
              </w:rPr>
            </w:pPr>
          </w:p>
        </w:tc>
      </w:tr>
      <w:tr w:rsidR="00F7697D" w:rsidRPr="00F25BF8" w14:paraId="2C109A8A" w14:textId="77777777" w:rsidTr="00F7697D">
        <w:trPr>
          <w:trHeight w:val="20"/>
          <w:jc w:val="center"/>
        </w:trPr>
        <w:tc>
          <w:tcPr>
            <w:tcW w:w="1440" w:type="dxa"/>
          </w:tcPr>
          <w:p w14:paraId="2DB751EE" w14:textId="77777777" w:rsidR="00F7697D" w:rsidRPr="00F25BF8" w:rsidRDefault="00F7697D" w:rsidP="00F7697D">
            <w:pPr>
              <w:contextualSpacing/>
              <w:jc w:val="center"/>
              <w:rPr>
                <w:sz w:val="20"/>
              </w:rPr>
            </w:pPr>
          </w:p>
        </w:tc>
        <w:tc>
          <w:tcPr>
            <w:tcW w:w="1440" w:type="dxa"/>
          </w:tcPr>
          <w:p w14:paraId="6CCED846" w14:textId="77777777" w:rsidR="00F7697D" w:rsidRPr="00F25BF8" w:rsidRDefault="00F7697D" w:rsidP="00F7697D">
            <w:pPr>
              <w:contextualSpacing/>
              <w:jc w:val="center"/>
              <w:rPr>
                <w:sz w:val="20"/>
              </w:rPr>
            </w:pPr>
          </w:p>
        </w:tc>
        <w:tc>
          <w:tcPr>
            <w:tcW w:w="1440" w:type="dxa"/>
          </w:tcPr>
          <w:p w14:paraId="564BD3D7" w14:textId="77777777" w:rsidR="00F7697D" w:rsidRPr="00F25BF8" w:rsidRDefault="00F7697D" w:rsidP="00F7697D">
            <w:pPr>
              <w:contextualSpacing/>
              <w:jc w:val="center"/>
              <w:rPr>
                <w:sz w:val="20"/>
              </w:rPr>
            </w:pPr>
          </w:p>
        </w:tc>
        <w:tc>
          <w:tcPr>
            <w:tcW w:w="1440" w:type="dxa"/>
          </w:tcPr>
          <w:p w14:paraId="360AB3DA" w14:textId="77777777" w:rsidR="00F7697D" w:rsidRPr="00F25BF8" w:rsidRDefault="00F7697D" w:rsidP="00F7697D">
            <w:pPr>
              <w:contextualSpacing/>
              <w:jc w:val="center"/>
              <w:rPr>
                <w:sz w:val="20"/>
              </w:rPr>
            </w:pPr>
          </w:p>
        </w:tc>
        <w:tc>
          <w:tcPr>
            <w:tcW w:w="1080" w:type="dxa"/>
          </w:tcPr>
          <w:p w14:paraId="53A27661" w14:textId="77777777" w:rsidR="00F7697D" w:rsidRPr="00F25BF8" w:rsidRDefault="00F7697D" w:rsidP="00F7697D">
            <w:pPr>
              <w:contextualSpacing/>
              <w:jc w:val="center"/>
              <w:rPr>
                <w:sz w:val="20"/>
              </w:rPr>
            </w:pPr>
          </w:p>
        </w:tc>
        <w:tc>
          <w:tcPr>
            <w:tcW w:w="1080" w:type="dxa"/>
          </w:tcPr>
          <w:p w14:paraId="1AA44C52" w14:textId="77777777" w:rsidR="00F7697D" w:rsidRPr="00F25BF8" w:rsidRDefault="00F7697D" w:rsidP="00F7697D">
            <w:pPr>
              <w:contextualSpacing/>
              <w:jc w:val="center"/>
              <w:rPr>
                <w:sz w:val="20"/>
              </w:rPr>
            </w:pPr>
          </w:p>
        </w:tc>
      </w:tr>
      <w:tr w:rsidR="00F7697D" w:rsidRPr="00F25BF8" w14:paraId="18A337AE" w14:textId="77777777" w:rsidTr="00F7697D">
        <w:trPr>
          <w:trHeight w:val="20"/>
          <w:jc w:val="center"/>
        </w:trPr>
        <w:tc>
          <w:tcPr>
            <w:tcW w:w="1440" w:type="dxa"/>
          </w:tcPr>
          <w:p w14:paraId="1405752E" w14:textId="77777777" w:rsidR="00F7697D" w:rsidRPr="00F25BF8" w:rsidRDefault="00F7697D" w:rsidP="00F7697D">
            <w:pPr>
              <w:contextualSpacing/>
              <w:jc w:val="center"/>
              <w:rPr>
                <w:sz w:val="20"/>
              </w:rPr>
            </w:pPr>
          </w:p>
        </w:tc>
        <w:tc>
          <w:tcPr>
            <w:tcW w:w="1440" w:type="dxa"/>
          </w:tcPr>
          <w:p w14:paraId="306D1F68" w14:textId="77777777" w:rsidR="00F7697D" w:rsidRPr="00F25BF8" w:rsidRDefault="00F7697D" w:rsidP="00F7697D">
            <w:pPr>
              <w:contextualSpacing/>
              <w:jc w:val="center"/>
              <w:rPr>
                <w:sz w:val="20"/>
              </w:rPr>
            </w:pPr>
          </w:p>
        </w:tc>
        <w:tc>
          <w:tcPr>
            <w:tcW w:w="1440" w:type="dxa"/>
          </w:tcPr>
          <w:p w14:paraId="655AAD60" w14:textId="77777777" w:rsidR="00F7697D" w:rsidRPr="00F25BF8" w:rsidRDefault="00F7697D" w:rsidP="00F7697D">
            <w:pPr>
              <w:contextualSpacing/>
              <w:jc w:val="center"/>
              <w:rPr>
                <w:sz w:val="20"/>
              </w:rPr>
            </w:pPr>
          </w:p>
        </w:tc>
        <w:tc>
          <w:tcPr>
            <w:tcW w:w="1440" w:type="dxa"/>
          </w:tcPr>
          <w:p w14:paraId="62BA187C" w14:textId="77777777" w:rsidR="00F7697D" w:rsidRPr="00F25BF8" w:rsidRDefault="00F7697D" w:rsidP="00F7697D">
            <w:pPr>
              <w:contextualSpacing/>
              <w:jc w:val="center"/>
              <w:rPr>
                <w:sz w:val="20"/>
              </w:rPr>
            </w:pPr>
          </w:p>
        </w:tc>
        <w:tc>
          <w:tcPr>
            <w:tcW w:w="1080" w:type="dxa"/>
          </w:tcPr>
          <w:p w14:paraId="184A3A5F" w14:textId="77777777" w:rsidR="00F7697D" w:rsidRPr="00F25BF8" w:rsidRDefault="00F7697D" w:rsidP="00F7697D">
            <w:pPr>
              <w:contextualSpacing/>
              <w:jc w:val="center"/>
              <w:rPr>
                <w:sz w:val="20"/>
              </w:rPr>
            </w:pPr>
          </w:p>
        </w:tc>
        <w:tc>
          <w:tcPr>
            <w:tcW w:w="1080" w:type="dxa"/>
          </w:tcPr>
          <w:p w14:paraId="72AE0282" w14:textId="77777777" w:rsidR="00F7697D" w:rsidRPr="00F25BF8" w:rsidRDefault="00F7697D" w:rsidP="00F7697D">
            <w:pPr>
              <w:contextualSpacing/>
              <w:jc w:val="center"/>
              <w:rPr>
                <w:sz w:val="20"/>
              </w:rPr>
            </w:pPr>
          </w:p>
        </w:tc>
      </w:tr>
      <w:tr w:rsidR="00F7697D" w:rsidRPr="00F25BF8" w14:paraId="58BB8547" w14:textId="77777777" w:rsidTr="00F7697D">
        <w:trPr>
          <w:trHeight w:val="20"/>
          <w:jc w:val="center"/>
        </w:trPr>
        <w:tc>
          <w:tcPr>
            <w:tcW w:w="1440" w:type="dxa"/>
          </w:tcPr>
          <w:p w14:paraId="489BCAD4" w14:textId="77777777" w:rsidR="00F7697D" w:rsidRPr="00F25BF8" w:rsidRDefault="00F7697D" w:rsidP="00F7697D">
            <w:pPr>
              <w:contextualSpacing/>
              <w:jc w:val="center"/>
              <w:rPr>
                <w:sz w:val="20"/>
              </w:rPr>
            </w:pPr>
          </w:p>
        </w:tc>
        <w:tc>
          <w:tcPr>
            <w:tcW w:w="1440" w:type="dxa"/>
          </w:tcPr>
          <w:p w14:paraId="1BC0FED6" w14:textId="77777777" w:rsidR="00F7697D" w:rsidRPr="00F25BF8" w:rsidRDefault="00F7697D" w:rsidP="00F7697D">
            <w:pPr>
              <w:contextualSpacing/>
              <w:jc w:val="center"/>
              <w:rPr>
                <w:sz w:val="20"/>
              </w:rPr>
            </w:pPr>
          </w:p>
        </w:tc>
        <w:tc>
          <w:tcPr>
            <w:tcW w:w="1440" w:type="dxa"/>
          </w:tcPr>
          <w:p w14:paraId="55FD06B9" w14:textId="77777777" w:rsidR="00F7697D" w:rsidRPr="00F25BF8" w:rsidRDefault="00F7697D" w:rsidP="00F7697D">
            <w:pPr>
              <w:contextualSpacing/>
              <w:jc w:val="center"/>
              <w:rPr>
                <w:sz w:val="20"/>
              </w:rPr>
            </w:pPr>
          </w:p>
        </w:tc>
        <w:tc>
          <w:tcPr>
            <w:tcW w:w="1440" w:type="dxa"/>
          </w:tcPr>
          <w:p w14:paraId="66F7BCC6" w14:textId="77777777" w:rsidR="00F7697D" w:rsidRPr="00F25BF8" w:rsidRDefault="00F7697D" w:rsidP="00F7697D">
            <w:pPr>
              <w:contextualSpacing/>
              <w:jc w:val="center"/>
              <w:rPr>
                <w:sz w:val="20"/>
              </w:rPr>
            </w:pPr>
          </w:p>
        </w:tc>
        <w:tc>
          <w:tcPr>
            <w:tcW w:w="1080" w:type="dxa"/>
          </w:tcPr>
          <w:p w14:paraId="4911E267" w14:textId="77777777" w:rsidR="00F7697D" w:rsidRPr="00F25BF8" w:rsidRDefault="00F7697D" w:rsidP="00F7697D">
            <w:pPr>
              <w:contextualSpacing/>
              <w:jc w:val="center"/>
              <w:rPr>
                <w:sz w:val="20"/>
              </w:rPr>
            </w:pPr>
          </w:p>
        </w:tc>
        <w:tc>
          <w:tcPr>
            <w:tcW w:w="1080" w:type="dxa"/>
          </w:tcPr>
          <w:p w14:paraId="4E276787" w14:textId="77777777" w:rsidR="00F7697D" w:rsidRPr="00F25BF8" w:rsidRDefault="00F7697D" w:rsidP="00F7697D">
            <w:pPr>
              <w:contextualSpacing/>
              <w:jc w:val="center"/>
              <w:rPr>
                <w:sz w:val="20"/>
              </w:rPr>
            </w:pPr>
          </w:p>
        </w:tc>
      </w:tr>
    </w:tbl>
    <w:p w14:paraId="2CF4C977" w14:textId="77777777" w:rsidR="00F7697D" w:rsidRPr="00F25BF8" w:rsidRDefault="00F7697D" w:rsidP="00F7697D">
      <w:pPr>
        <w:spacing w:after="0" w:line="240" w:lineRule="auto"/>
        <w:contextualSpacing/>
        <w:rPr>
          <w:rFonts w:eastAsia="SimSun"/>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F7697D" w:rsidRPr="00F25BF8" w14:paraId="7C5836C5" w14:textId="77777777" w:rsidTr="00F7697D">
        <w:trPr>
          <w:jc w:val="center"/>
        </w:trPr>
        <w:tc>
          <w:tcPr>
            <w:tcW w:w="5397" w:type="dxa"/>
          </w:tcPr>
          <w:p w14:paraId="45E19772"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Benefits to documentation (G9)</w:t>
            </w:r>
          </w:p>
        </w:tc>
        <w:tc>
          <w:tcPr>
            <w:tcW w:w="5398" w:type="dxa"/>
          </w:tcPr>
          <w:p w14:paraId="7A7BD99C" w14:textId="77777777" w:rsidR="00F7697D" w:rsidRPr="00F25BF8" w:rsidRDefault="00F7697D" w:rsidP="00F7697D">
            <w:pPr>
              <w:kinsoku w:val="0"/>
              <w:overflowPunct w:val="0"/>
              <w:autoSpaceDE w:val="0"/>
              <w:autoSpaceDN w:val="0"/>
              <w:adjustRightInd w:val="0"/>
              <w:contextualSpacing/>
              <w:rPr>
                <w:rFonts w:cs="Times New Roman"/>
                <w:b/>
                <w:sz w:val="20"/>
              </w:rPr>
            </w:pPr>
            <w:proofErr w:type="gramStart"/>
            <w:r w:rsidRPr="00F25BF8">
              <w:rPr>
                <w:rFonts w:cs="Times New Roman"/>
                <w:b/>
                <w:sz w:val="20"/>
              </w:rPr>
              <w:t>Reasons(</w:t>
            </w:r>
            <w:proofErr w:type="gramEnd"/>
            <w:r w:rsidRPr="00F25BF8">
              <w:rPr>
                <w:rFonts w:cs="Times New Roman"/>
                <w:b/>
                <w:sz w:val="20"/>
              </w:rPr>
              <w:t>G13)</w:t>
            </w:r>
          </w:p>
        </w:tc>
      </w:tr>
      <w:tr w:rsidR="00F7697D" w:rsidRPr="00F25BF8" w14:paraId="5C0E3217" w14:textId="77777777" w:rsidTr="00F7697D">
        <w:trPr>
          <w:jc w:val="center"/>
        </w:trPr>
        <w:tc>
          <w:tcPr>
            <w:tcW w:w="5397" w:type="dxa"/>
          </w:tcPr>
          <w:p w14:paraId="5F3A229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544D106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2B7A552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0F223D1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2F8E9FD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5=Other</w:t>
            </w:r>
          </w:p>
        </w:tc>
        <w:tc>
          <w:tcPr>
            <w:tcW w:w="5398" w:type="dxa"/>
          </w:tcPr>
          <w:p w14:paraId="0D96674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5E03D6EB"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5458D8F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6F87CB7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4795E20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5=Other, specify</w:t>
            </w:r>
          </w:p>
        </w:tc>
      </w:tr>
    </w:tbl>
    <w:p w14:paraId="27A471A0" w14:textId="77777777" w:rsidR="00F7697D" w:rsidRPr="00F25BF8" w:rsidRDefault="00F7697D" w:rsidP="00F7697D">
      <w:pPr>
        <w:spacing w:after="0" w:line="240" w:lineRule="auto"/>
        <w:contextualSpacing/>
        <w:rPr>
          <w:rFonts w:eastAsia="SimSun"/>
        </w:rPr>
      </w:pPr>
    </w:p>
    <w:p w14:paraId="6AA7D5B9" w14:textId="77777777" w:rsidR="00F7697D" w:rsidRPr="00F25BF8" w:rsidRDefault="00F7697D" w:rsidP="00F7697D">
      <w:pPr>
        <w:spacing w:after="0" w:line="240" w:lineRule="auto"/>
        <w:contextualSpacing/>
        <w:rPr>
          <w:rFonts w:eastAsia="SimSun"/>
        </w:rPr>
      </w:pPr>
      <w:r w:rsidRPr="00F25BF8">
        <w:rPr>
          <w:rFonts w:eastAsia="SimSun"/>
        </w:rPr>
        <w:br w:type="page"/>
      </w:r>
    </w:p>
    <w:p w14:paraId="43BF08CD"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G. TENURE STATUS (Continued)</w:t>
      </w:r>
    </w:p>
    <w:p w14:paraId="12C17E36" w14:textId="77777777" w:rsidR="00F7697D" w:rsidRPr="00F25BF8" w:rsidRDefault="00F7697D" w:rsidP="00F7697D">
      <w:pPr>
        <w:spacing w:after="0" w:line="240" w:lineRule="auto"/>
        <w:contextualSpacing/>
        <w:rPr>
          <w:rFonts w:eastAsia="SimSun"/>
        </w:rPr>
      </w:pPr>
    </w:p>
    <w:tbl>
      <w:tblPr>
        <w:tblStyle w:val="TableGrid2"/>
        <w:tblW w:w="12214" w:type="dxa"/>
        <w:jc w:val="center"/>
        <w:tblLayout w:type="fixed"/>
        <w:tblCellMar>
          <w:left w:w="29" w:type="dxa"/>
          <w:right w:w="29" w:type="dxa"/>
        </w:tblCellMar>
        <w:tblLook w:val="04A0" w:firstRow="1" w:lastRow="0" w:firstColumn="1" w:lastColumn="0" w:noHBand="0" w:noVBand="1"/>
      </w:tblPr>
      <w:tblGrid>
        <w:gridCol w:w="694"/>
        <w:gridCol w:w="1380"/>
        <w:gridCol w:w="1380"/>
        <w:gridCol w:w="1380"/>
        <w:gridCol w:w="1380"/>
        <w:gridCol w:w="1380"/>
        <w:gridCol w:w="1380"/>
        <w:gridCol w:w="3240"/>
      </w:tblGrid>
      <w:tr w:rsidR="00F7697D" w:rsidRPr="00F25BF8" w14:paraId="6C99340F" w14:textId="77777777" w:rsidTr="00F7697D">
        <w:trPr>
          <w:trHeight w:val="20"/>
          <w:jc w:val="center"/>
        </w:trPr>
        <w:tc>
          <w:tcPr>
            <w:tcW w:w="694" w:type="dxa"/>
            <w:vMerge w:val="restart"/>
          </w:tcPr>
          <w:p w14:paraId="24139A03" w14:textId="77777777" w:rsidR="00F7697D" w:rsidRPr="00F25BF8" w:rsidRDefault="00F7697D" w:rsidP="00F7697D">
            <w:pPr>
              <w:contextualSpacing/>
              <w:jc w:val="center"/>
              <w:rPr>
                <w:sz w:val="20"/>
              </w:rPr>
            </w:pPr>
            <w:r w:rsidRPr="00F25BF8">
              <w:rPr>
                <w:sz w:val="20"/>
              </w:rPr>
              <w:t>Field</w:t>
            </w:r>
          </w:p>
        </w:tc>
        <w:tc>
          <w:tcPr>
            <w:tcW w:w="2760" w:type="dxa"/>
            <w:gridSpan w:val="2"/>
          </w:tcPr>
          <w:p w14:paraId="1F082801" w14:textId="77777777" w:rsidR="00F7697D" w:rsidRPr="00F25BF8" w:rsidRDefault="00F7697D" w:rsidP="00F7697D">
            <w:pPr>
              <w:contextualSpacing/>
              <w:jc w:val="center"/>
              <w:rPr>
                <w:rFonts w:cs="Times New Roman"/>
                <w:sz w:val="20"/>
              </w:rPr>
            </w:pPr>
            <w:commentRangeStart w:id="176"/>
            <w:r w:rsidRPr="00F25BF8">
              <w:rPr>
                <w:rFonts w:cs="Times New Roman"/>
                <w:sz w:val="20"/>
              </w:rPr>
              <w:t>G23. How likely do you think it is that the chief will give this field up for investment purposes?</w:t>
            </w:r>
          </w:p>
          <w:p w14:paraId="16F369B6" w14:textId="77777777" w:rsidR="00F7697D" w:rsidRPr="00F25BF8" w:rsidRDefault="00F7697D" w:rsidP="00F7697D">
            <w:pPr>
              <w:contextualSpacing/>
              <w:jc w:val="center"/>
              <w:rPr>
                <w:rFonts w:cs="Times New Roman"/>
                <w:sz w:val="20"/>
              </w:rPr>
            </w:pPr>
            <w:r w:rsidRPr="00F25BF8">
              <w:rPr>
                <w:rFonts w:cs="Times New Roman"/>
                <w:sz w:val="20"/>
              </w:rPr>
              <w:t>(</w:t>
            </w:r>
            <w:proofErr w:type="gramStart"/>
            <w:r w:rsidRPr="00F25BF8">
              <w:rPr>
                <w:rFonts w:cs="Times New Roman"/>
                <w:sz w:val="20"/>
              </w:rPr>
              <w:t>See  Code</w:t>
            </w:r>
            <w:proofErr w:type="gramEnd"/>
            <w:r w:rsidRPr="00F25BF8">
              <w:rPr>
                <w:rFonts w:cs="Times New Roman"/>
                <w:sz w:val="20"/>
              </w:rPr>
              <w:t xml:space="preserve"> Below)</w:t>
            </w:r>
          </w:p>
        </w:tc>
        <w:tc>
          <w:tcPr>
            <w:tcW w:w="2760" w:type="dxa"/>
            <w:gridSpan w:val="2"/>
          </w:tcPr>
          <w:p w14:paraId="132B1933" w14:textId="77777777" w:rsidR="00F7697D" w:rsidRPr="00F25BF8" w:rsidRDefault="00F7697D" w:rsidP="00F7697D">
            <w:pPr>
              <w:contextualSpacing/>
              <w:jc w:val="center"/>
              <w:rPr>
                <w:rFonts w:cs="Times New Roman"/>
                <w:sz w:val="20"/>
              </w:rPr>
            </w:pPr>
            <w:r w:rsidRPr="00F25BF8">
              <w:rPr>
                <w:rFonts w:cs="Times New Roman"/>
                <w:sz w:val="20"/>
              </w:rPr>
              <w:t>G25. How likely do you think it is that the village headman will re-allocate some or all of this field to another household or for other purposes:</w:t>
            </w:r>
          </w:p>
          <w:p w14:paraId="7772883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(See Code Below)</w:t>
            </w:r>
            <w:commentRangeEnd w:id="176"/>
            <w:r>
              <w:rPr>
                <w:rStyle w:val="CommentReference"/>
                <w:rFonts w:eastAsiaTheme="minorHAnsi"/>
              </w:rPr>
              <w:commentReference w:id="176"/>
            </w:r>
          </w:p>
        </w:tc>
        <w:tc>
          <w:tcPr>
            <w:tcW w:w="2760" w:type="dxa"/>
            <w:gridSpan w:val="2"/>
          </w:tcPr>
          <w:p w14:paraId="7FE00216" w14:textId="77777777" w:rsidR="00F7697D" w:rsidRPr="00F25BF8" w:rsidRDefault="00F7697D" w:rsidP="00F7697D">
            <w:pPr>
              <w:kinsoku w:val="0"/>
              <w:overflowPunct w:val="0"/>
              <w:autoSpaceDE w:val="0"/>
              <w:autoSpaceDN w:val="0"/>
              <w:adjustRightInd w:val="0"/>
              <w:contextualSpacing/>
              <w:jc w:val="center"/>
              <w:rPr>
                <w:rFonts w:cs="Times New Roman"/>
                <w:sz w:val="20"/>
              </w:rPr>
            </w:pPr>
            <w:commentRangeStart w:id="177"/>
            <w:r w:rsidRPr="00F25BF8">
              <w:rPr>
                <w:rFonts w:cs="Times New Roman"/>
                <w:sz w:val="20"/>
              </w:rPr>
              <w:t>G27. How likely is it that someone from wi</w:t>
            </w:r>
            <w:ins w:id="178" w:author="Stickler, Mercedes M. (E3/LTRM)" w:date="2014-09-22T17:17:00Z">
              <w:r>
                <w:rPr>
                  <w:rFonts w:cs="Times New Roman"/>
                  <w:sz w:val="20"/>
                </w:rPr>
                <w:t>t</w:t>
              </w:r>
            </w:ins>
            <w:r w:rsidRPr="00F25BF8">
              <w:rPr>
                <w:rFonts w:cs="Times New Roman"/>
                <w:sz w:val="20"/>
              </w:rPr>
              <w:t>hin your extended family will take over the use of this field:</w:t>
            </w:r>
          </w:p>
          <w:p w14:paraId="4FBD060B"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w:t>
            </w:r>
            <w:proofErr w:type="gramStart"/>
            <w:r w:rsidRPr="00F25BF8">
              <w:rPr>
                <w:rFonts w:cs="Times New Roman"/>
                <w:sz w:val="20"/>
              </w:rPr>
              <w:t>See  Code</w:t>
            </w:r>
            <w:proofErr w:type="gramEnd"/>
            <w:r w:rsidRPr="00F25BF8">
              <w:rPr>
                <w:rFonts w:cs="Times New Roman"/>
                <w:sz w:val="20"/>
              </w:rPr>
              <w:t xml:space="preserve"> Below)</w:t>
            </w:r>
          </w:p>
        </w:tc>
        <w:tc>
          <w:tcPr>
            <w:tcW w:w="3240" w:type="dxa"/>
            <w:vMerge w:val="restart"/>
          </w:tcPr>
          <w:p w14:paraId="219DBE2C" w14:textId="77777777" w:rsidR="00F7697D" w:rsidRPr="00F25BF8" w:rsidRDefault="00F7697D" w:rsidP="00F7697D">
            <w:pPr>
              <w:contextualSpacing/>
              <w:jc w:val="center"/>
              <w:rPr>
                <w:rFonts w:cs="Times New Roman"/>
                <w:sz w:val="20"/>
              </w:rPr>
            </w:pPr>
            <w:r w:rsidRPr="00F25BF8">
              <w:rPr>
                <w:rFonts w:cs="Times New Roman"/>
                <w:sz w:val="20"/>
              </w:rPr>
              <w:t>G29. How many seasons could you let this field lie fallow without being worried about the field being reallocated to another household?</w:t>
            </w:r>
          </w:p>
          <w:p w14:paraId="3B956039" w14:textId="77777777" w:rsidR="00F7697D" w:rsidRPr="00F25BF8" w:rsidRDefault="00F7697D" w:rsidP="00F7697D">
            <w:pPr>
              <w:contextualSpacing/>
              <w:jc w:val="center"/>
              <w:rPr>
                <w:rFonts w:cs="Times New Roman"/>
                <w:sz w:val="20"/>
              </w:rPr>
            </w:pPr>
            <w:r w:rsidRPr="00F25BF8">
              <w:rPr>
                <w:rFonts w:cs="Times New Roman"/>
                <w:sz w:val="20"/>
              </w:rPr>
              <w:t>If they do not think it will ever be reallocated, enter 777</w:t>
            </w:r>
            <w:commentRangeEnd w:id="177"/>
            <w:r>
              <w:rPr>
                <w:rStyle w:val="CommentReference"/>
                <w:rFonts w:eastAsiaTheme="minorHAnsi"/>
              </w:rPr>
              <w:commentReference w:id="177"/>
            </w:r>
          </w:p>
        </w:tc>
      </w:tr>
      <w:tr w:rsidR="00F7697D" w:rsidRPr="00F25BF8" w14:paraId="73B0DD68" w14:textId="77777777" w:rsidTr="00F7697D">
        <w:trPr>
          <w:trHeight w:val="20"/>
          <w:jc w:val="center"/>
        </w:trPr>
        <w:tc>
          <w:tcPr>
            <w:tcW w:w="694" w:type="dxa"/>
            <w:vMerge/>
          </w:tcPr>
          <w:p w14:paraId="4C6F1CFC" w14:textId="77777777" w:rsidR="00F7697D" w:rsidRPr="00F25BF8" w:rsidRDefault="00F7697D" w:rsidP="00F7697D">
            <w:pPr>
              <w:contextualSpacing/>
              <w:jc w:val="center"/>
              <w:rPr>
                <w:sz w:val="20"/>
              </w:rPr>
            </w:pPr>
          </w:p>
        </w:tc>
        <w:tc>
          <w:tcPr>
            <w:tcW w:w="1380" w:type="dxa"/>
          </w:tcPr>
          <w:p w14:paraId="5DB7BB00" w14:textId="77777777" w:rsidR="00F7697D" w:rsidRPr="00F25BF8" w:rsidRDefault="00F7697D" w:rsidP="00F7697D">
            <w:pPr>
              <w:contextualSpacing/>
              <w:jc w:val="center"/>
              <w:rPr>
                <w:rFonts w:cs="Times New Roman"/>
                <w:sz w:val="20"/>
              </w:rPr>
            </w:pPr>
            <w:proofErr w:type="gramStart"/>
            <w:r w:rsidRPr="00F25BF8">
              <w:rPr>
                <w:rFonts w:cs="Times New Roman"/>
                <w:sz w:val="20"/>
              </w:rPr>
              <w:t>in</w:t>
            </w:r>
            <w:proofErr w:type="gramEnd"/>
            <w:r w:rsidRPr="00F25BF8">
              <w:rPr>
                <w:rFonts w:cs="Times New Roman"/>
                <w:sz w:val="20"/>
              </w:rPr>
              <w:t xml:space="preserve"> the next</w:t>
            </w:r>
          </w:p>
          <w:p w14:paraId="6C8DC577" w14:textId="77777777" w:rsidR="00F7697D" w:rsidRPr="00F25BF8" w:rsidRDefault="00F7697D" w:rsidP="00F7697D">
            <w:pPr>
              <w:contextualSpacing/>
              <w:jc w:val="center"/>
              <w:rPr>
                <w:rFonts w:cs="Times New Roman"/>
                <w:sz w:val="20"/>
              </w:rPr>
            </w:pPr>
            <w:r w:rsidRPr="00F25BF8">
              <w:rPr>
                <w:rFonts w:cs="Times New Roman"/>
                <w:sz w:val="20"/>
              </w:rPr>
              <w:t>1-3 years?</w:t>
            </w:r>
          </w:p>
        </w:tc>
        <w:tc>
          <w:tcPr>
            <w:tcW w:w="1380" w:type="dxa"/>
          </w:tcPr>
          <w:p w14:paraId="15DD579A" w14:textId="77777777" w:rsidR="00F7697D" w:rsidRPr="00F25BF8" w:rsidRDefault="00F7697D" w:rsidP="00F7697D">
            <w:pPr>
              <w:contextualSpacing/>
              <w:jc w:val="center"/>
              <w:rPr>
                <w:rFonts w:cs="Times New Roman"/>
                <w:sz w:val="20"/>
              </w:rPr>
            </w:pPr>
          </w:p>
        </w:tc>
        <w:tc>
          <w:tcPr>
            <w:tcW w:w="1380" w:type="dxa"/>
          </w:tcPr>
          <w:p w14:paraId="67765BAD" w14:textId="77777777" w:rsidR="00F7697D" w:rsidRPr="00F25BF8" w:rsidRDefault="00F7697D" w:rsidP="00F7697D">
            <w:pPr>
              <w:contextualSpacing/>
              <w:jc w:val="center"/>
              <w:rPr>
                <w:rFonts w:cs="Times New Roman"/>
                <w:sz w:val="20"/>
              </w:rPr>
            </w:pPr>
            <w:proofErr w:type="gramStart"/>
            <w:r w:rsidRPr="00F25BF8">
              <w:rPr>
                <w:rFonts w:cs="Times New Roman"/>
                <w:sz w:val="20"/>
              </w:rPr>
              <w:t>in</w:t>
            </w:r>
            <w:proofErr w:type="gramEnd"/>
            <w:r w:rsidRPr="00F25BF8">
              <w:rPr>
                <w:rFonts w:cs="Times New Roman"/>
                <w:sz w:val="20"/>
              </w:rPr>
              <w:t xml:space="preserve"> the next 1-3 years?</w:t>
            </w:r>
          </w:p>
        </w:tc>
        <w:tc>
          <w:tcPr>
            <w:tcW w:w="1380" w:type="dxa"/>
          </w:tcPr>
          <w:p w14:paraId="42A7E68C" w14:textId="77777777" w:rsidR="00F7697D" w:rsidRPr="00F25BF8" w:rsidRDefault="00F7697D" w:rsidP="00F7697D">
            <w:pPr>
              <w:contextualSpacing/>
              <w:jc w:val="center"/>
              <w:rPr>
                <w:rFonts w:cs="Times New Roman"/>
                <w:sz w:val="20"/>
              </w:rPr>
            </w:pPr>
          </w:p>
        </w:tc>
        <w:tc>
          <w:tcPr>
            <w:tcW w:w="1380" w:type="dxa"/>
          </w:tcPr>
          <w:p w14:paraId="3E445583" w14:textId="77777777" w:rsidR="00F7697D" w:rsidRPr="00F25BF8" w:rsidRDefault="00F7697D" w:rsidP="00F7697D">
            <w:pPr>
              <w:kinsoku w:val="0"/>
              <w:overflowPunct w:val="0"/>
              <w:autoSpaceDE w:val="0"/>
              <w:autoSpaceDN w:val="0"/>
              <w:adjustRightInd w:val="0"/>
              <w:contextualSpacing/>
              <w:jc w:val="center"/>
              <w:rPr>
                <w:rFonts w:cs="Times New Roman"/>
                <w:sz w:val="20"/>
              </w:rPr>
            </w:pPr>
            <w:proofErr w:type="gramStart"/>
            <w:r w:rsidRPr="00F25BF8">
              <w:rPr>
                <w:rFonts w:cs="Times New Roman"/>
                <w:sz w:val="20"/>
              </w:rPr>
              <w:t>in</w:t>
            </w:r>
            <w:proofErr w:type="gramEnd"/>
            <w:r w:rsidRPr="00F25BF8">
              <w:rPr>
                <w:rFonts w:cs="Times New Roman"/>
                <w:sz w:val="20"/>
              </w:rPr>
              <w:t xml:space="preserve"> the next 1-3 years?</w:t>
            </w:r>
          </w:p>
        </w:tc>
        <w:tc>
          <w:tcPr>
            <w:tcW w:w="1380" w:type="dxa"/>
          </w:tcPr>
          <w:p w14:paraId="5E915576"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3240" w:type="dxa"/>
            <w:vMerge/>
          </w:tcPr>
          <w:p w14:paraId="088865AA"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F7697D" w:rsidRPr="00F25BF8" w14:paraId="166CE17B" w14:textId="77777777" w:rsidTr="00F7697D">
        <w:trPr>
          <w:trHeight w:val="20"/>
          <w:jc w:val="center"/>
        </w:trPr>
        <w:tc>
          <w:tcPr>
            <w:tcW w:w="694" w:type="dxa"/>
          </w:tcPr>
          <w:p w14:paraId="632AD6E4"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380" w:type="dxa"/>
          </w:tcPr>
          <w:p w14:paraId="7D82C942"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chief</w:t>
            </w:r>
            <w:proofErr w:type="gramEnd"/>
            <w:r w:rsidRPr="00F25BF8">
              <w:rPr>
                <w:rFonts w:cs="Times New Roman"/>
                <w:b/>
                <w:bCs/>
                <w:spacing w:val="1"/>
                <w:w w:val="105"/>
                <w:sz w:val="18"/>
                <w:szCs w:val="18"/>
              </w:rPr>
              <w:t>_reallocate</w:t>
            </w:r>
            <w:proofErr w:type="spellEnd"/>
          </w:p>
        </w:tc>
        <w:tc>
          <w:tcPr>
            <w:tcW w:w="1380" w:type="dxa"/>
          </w:tcPr>
          <w:p w14:paraId="1D6FE06A"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
        </w:tc>
        <w:tc>
          <w:tcPr>
            <w:tcW w:w="1380" w:type="dxa"/>
          </w:tcPr>
          <w:p w14:paraId="68010AA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headman</w:t>
            </w:r>
            <w:proofErr w:type="gramEnd"/>
            <w:r w:rsidRPr="00F25BF8">
              <w:rPr>
                <w:rFonts w:cs="Times New Roman"/>
                <w:b/>
                <w:bCs/>
                <w:spacing w:val="1"/>
                <w:w w:val="105"/>
                <w:sz w:val="18"/>
                <w:szCs w:val="18"/>
              </w:rPr>
              <w:t>_reallocate</w:t>
            </w:r>
            <w:proofErr w:type="spellEnd"/>
          </w:p>
        </w:tc>
        <w:tc>
          <w:tcPr>
            <w:tcW w:w="1380" w:type="dxa"/>
          </w:tcPr>
          <w:p w14:paraId="0B02F287"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
        </w:tc>
        <w:tc>
          <w:tcPr>
            <w:tcW w:w="1380" w:type="dxa"/>
          </w:tcPr>
          <w:p w14:paraId="0B1EE58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family</w:t>
            </w:r>
            <w:proofErr w:type="gramEnd"/>
            <w:r w:rsidRPr="00F25BF8">
              <w:rPr>
                <w:rFonts w:cs="Times New Roman"/>
                <w:b/>
                <w:bCs/>
                <w:spacing w:val="1"/>
                <w:w w:val="105"/>
                <w:sz w:val="18"/>
                <w:szCs w:val="18"/>
              </w:rPr>
              <w:t>_encroach</w:t>
            </w:r>
            <w:proofErr w:type="spellEnd"/>
          </w:p>
        </w:tc>
        <w:tc>
          <w:tcPr>
            <w:tcW w:w="1380" w:type="dxa"/>
          </w:tcPr>
          <w:p w14:paraId="3B59617C"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
        </w:tc>
        <w:tc>
          <w:tcPr>
            <w:tcW w:w="3240" w:type="dxa"/>
          </w:tcPr>
          <w:p w14:paraId="6EFDB746"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fallow</w:t>
            </w:r>
            <w:proofErr w:type="gramEnd"/>
            <w:r w:rsidRPr="00F25BF8">
              <w:rPr>
                <w:rFonts w:cs="Times New Roman"/>
                <w:b/>
                <w:bCs/>
                <w:spacing w:val="1"/>
                <w:w w:val="105"/>
                <w:sz w:val="18"/>
                <w:szCs w:val="18"/>
              </w:rPr>
              <w:t>_seasons</w:t>
            </w:r>
            <w:proofErr w:type="spellEnd"/>
          </w:p>
        </w:tc>
      </w:tr>
      <w:tr w:rsidR="00F7697D" w:rsidRPr="00F25BF8" w14:paraId="2E82956B" w14:textId="77777777" w:rsidTr="00F7697D">
        <w:trPr>
          <w:trHeight w:val="20"/>
          <w:jc w:val="center"/>
        </w:trPr>
        <w:tc>
          <w:tcPr>
            <w:tcW w:w="694" w:type="dxa"/>
          </w:tcPr>
          <w:p w14:paraId="6A12F8A2" w14:textId="77777777" w:rsidR="00F7697D" w:rsidRPr="00F25BF8" w:rsidRDefault="00F7697D" w:rsidP="00F7697D">
            <w:pPr>
              <w:contextualSpacing/>
              <w:jc w:val="center"/>
              <w:rPr>
                <w:sz w:val="20"/>
              </w:rPr>
            </w:pPr>
            <w:r w:rsidRPr="00F25BF8">
              <w:rPr>
                <w:sz w:val="20"/>
              </w:rPr>
              <w:t>1</w:t>
            </w:r>
          </w:p>
        </w:tc>
        <w:tc>
          <w:tcPr>
            <w:tcW w:w="1380" w:type="dxa"/>
          </w:tcPr>
          <w:p w14:paraId="74D94D98" w14:textId="77777777" w:rsidR="00F7697D" w:rsidRPr="00F25BF8" w:rsidRDefault="00F7697D" w:rsidP="00F7697D">
            <w:pPr>
              <w:contextualSpacing/>
              <w:jc w:val="center"/>
              <w:rPr>
                <w:sz w:val="20"/>
              </w:rPr>
            </w:pPr>
          </w:p>
        </w:tc>
        <w:tc>
          <w:tcPr>
            <w:tcW w:w="1380" w:type="dxa"/>
          </w:tcPr>
          <w:p w14:paraId="4F82ABE4" w14:textId="77777777" w:rsidR="00F7697D" w:rsidRPr="00F25BF8" w:rsidRDefault="00F7697D" w:rsidP="00F7697D">
            <w:pPr>
              <w:contextualSpacing/>
              <w:jc w:val="center"/>
              <w:rPr>
                <w:sz w:val="20"/>
              </w:rPr>
            </w:pPr>
          </w:p>
        </w:tc>
        <w:tc>
          <w:tcPr>
            <w:tcW w:w="1380" w:type="dxa"/>
          </w:tcPr>
          <w:p w14:paraId="6309246A" w14:textId="77777777" w:rsidR="00F7697D" w:rsidRPr="00F25BF8" w:rsidRDefault="00F7697D" w:rsidP="00F7697D">
            <w:pPr>
              <w:contextualSpacing/>
              <w:jc w:val="center"/>
              <w:rPr>
                <w:sz w:val="20"/>
              </w:rPr>
            </w:pPr>
          </w:p>
        </w:tc>
        <w:tc>
          <w:tcPr>
            <w:tcW w:w="1380" w:type="dxa"/>
          </w:tcPr>
          <w:p w14:paraId="70C6E77F" w14:textId="77777777" w:rsidR="00F7697D" w:rsidRPr="00F25BF8" w:rsidRDefault="00F7697D" w:rsidP="00F7697D">
            <w:pPr>
              <w:contextualSpacing/>
              <w:jc w:val="center"/>
              <w:rPr>
                <w:sz w:val="20"/>
              </w:rPr>
            </w:pPr>
          </w:p>
        </w:tc>
        <w:tc>
          <w:tcPr>
            <w:tcW w:w="1380" w:type="dxa"/>
          </w:tcPr>
          <w:p w14:paraId="19ABF00B" w14:textId="77777777" w:rsidR="00F7697D" w:rsidRPr="00F25BF8" w:rsidRDefault="00F7697D" w:rsidP="00F7697D">
            <w:pPr>
              <w:contextualSpacing/>
              <w:jc w:val="center"/>
              <w:rPr>
                <w:sz w:val="20"/>
              </w:rPr>
            </w:pPr>
          </w:p>
        </w:tc>
        <w:tc>
          <w:tcPr>
            <w:tcW w:w="1380" w:type="dxa"/>
          </w:tcPr>
          <w:p w14:paraId="7424A80A" w14:textId="77777777" w:rsidR="00F7697D" w:rsidRPr="00F25BF8" w:rsidRDefault="00F7697D" w:rsidP="00F7697D">
            <w:pPr>
              <w:contextualSpacing/>
              <w:jc w:val="center"/>
              <w:rPr>
                <w:sz w:val="20"/>
              </w:rPr>
            </w:pPr>
          </w:p>
        </w:tc>
        <w:tc>
          <w:tcPr>
            <w:tcW w:w="3240" w:type="dxa"/>
          </w:tcPr>
          <w:p w14:paraId="3D4F83DD" w14:textId="77777777" w:rsidR="00F7697D" w:rsidRPr="00F25BF8" w:rsidRDefault="00F7697D" w:rsidP="00F7697D">
            <w:pPr>
              <w:contextualSpacing/>
              <w:jc w:val="center"/>
              <w:rPr>
                <w:sz w:val="20"/>
              </w:rPr>
            </w:pPr>
          </w:p>
        </w:tc>
      </w:tr>
      <w:tr w:rsidR="00F7697D" w:rsidRPr="00F25BF8" w14:paraId="399EB920" w14:textId="77777777" w:rsidTr="00F7697D">
        <w:trPr>
          <w:trHeight w:val="20"/>
          <w:jc w:val="center"/>
        </w:trPr>
        <w:tc>
          <w:tcPr>
            <w:tcW w:w="694" w:type="dxa"/>
          </w:tcPr>
          <w:p w14:paraId="62AB056F" w14:textId="77777777" w:rsidR="00F7697D" w:rsidRPr="00F25BF8" w:rsidRDefault="00F7697D" w:rsidP="00F7697D">
            <w:pPr>
              <w:contextualSpacing/>
              <w:jc w:val="center"/>
              <w:rPr>
                <w:sz w:val="20"/>
              </w:rPr>
            </w:pPr>
            <w:r w:rsidRPr="00F25BF8">
              <w:rPr>
                <w:sz w:val="20"/>
              </w:rPr>
              <w:t>2</w:t>
            </w:r>
          </w:p>
        </w:tc>
        <w:tc>
          <w:tcPr>
            <w:tcW w:w="1380" w:type="dxa"/>
          </w:tcPr>
          <w:p w14:paraId="55FC4BD0" w14:textId="77777777" w:rsidR="00F7697D" w:rsidRPr="00F25BF8" w:rsidRDefault="00F7697D" w:rsidP="00F7697D">
            <w:pPr>
              <w:contextualSpacing/>
              <w:jc w:val="center"/>
              <w:rPr>
                <w:sz w:val="20"/>
              </w:rPr>
            </w:pPr>
          </w:p>
        </w:tc>
        <w:tc>
          <w:tcPr>
            <w:tcW w:w="1380" w:type="dxa"/>
          </w:tcPr>
          <w:p w14:paraId="4AF55842" w14:textId="77777777" w:rsidR="00F7697D" w:rsidRPr="00F25BF8" w:rsidRDefault="00F7697D" w:rsidP="00F7697D">
            <w:pPr>
              <w:contextualSpacing/>
              <w:jc w:val="center"/>
              <w:rPr>
                <w:sz w:val="20"/>
              </w:rPr>
            </w:pPr>
          </w:p>
        </w:tc>
        <w:tc>
          <w:tcPr>
            <w:tcW w:w="1380" w:type="dxa"/>
          </w:tcPr>
          <w:p w14:paraId="4147B2D2" w14:textId="77777777" w:rsidR="00F7697D" w:rsidRPr="00F25BF8" w:rsidRDefault="00F7697D" w:rsidP="00F7697D">
            <w:pPr>
              <w:contextualSpacing/>
              <w:jc w:val="center"/>
              <w:rPr>
                <w:sz w:val="20"/>
              </w:rPr>
            </w:pPr>
          </w:p>
        </w:tc>
        <w:tc>
          <w:tcPr>
            <w:tcW w:w="1380" w:type="dxa"/>
          </w:tcPr>
          <w:p w14:paraId="76A3E9C5" w14:textId="77777777" w:rsidR="00F7697D" w:rsidRPr="00F25BF8" w:rsidRDefault="00F7697D" w:rsidP="00F7697D">
            <w:pPr>
              <w:contextualSpacing/>
              <w:jc w:val="center"/>
              <w:rPr>
                <w:sz w:val="20"/>
              </w:rPr>
            </w:pPr>
          </w:p>
        </w:tc>
        <w:tc>
          <w:tcPr>
            <w:tcW w:w="1380" w:type="dxa"/>
          </w:tcPr>
          <w:p w14:paraId="094C0F59" w14:textId="77777777" w:rsidR="00F7697D" w:rsidRPr="00F25BF8" w:rsidRDefault="00F7697D" w:rsidP="00F7697D">
            <w:pPr>
              <w:contextualSpacing/>
              <w:jc w:val="center"/>
              <w:rPr>
                <w:sz w:val="20"/>
              </w:rPr>
            </w:pPr>
          </w:p>
        </w:tc>
        <w:tc>
          <w:tcPr>
            <w:tcW w:w="1380" w:type="dxa"/>
          </w:tcPr>
          <w:p w14:paraId="45F588A5" w14:textId="77777777" w:rsidR="00F7697D" w:rsidRPr="00F25BF8" w:rsidRDefault="00F7697D" w:rsidP="00F7697D">
            <w:pPr>
              <w:contextualSpacing/>
              <w:jc w:val="center"/>
              <w:rPr>
                <w:sz w:val="20"/>
              </w:rPr>
            </w:pPr>
          </w:p>
        </w:tc>
        <w:tc>
          <w:tcPr>
            <w:tcW w:w="3240" w:type="dxa"/>
          </w:tcPr>
          <w:p w14:paraId="77880E6F" w14:textId="77777777" w:rsidR="00F7697D" w:rsidRPr="00F25BF8" w:rsidRDefault="00F7697D" w:rsidP="00F7697D">
            <w:pPr>
              <w:contextualSpacing/>
              <w:jc w:val="center"/>
              <w:rPr>
                <w:sz w:val="20"/>
              </w:rPr>
            </w:pPr>
          </w:p>
        </w:tc>
      </w:tr>
      <w:tr w:rsidR="00F7697D" w:rsidRPr="00F25BF8" w14:paraId="2776E032" w14:textId="77777777" w:rsidTr="00F7697D">
        <w:trPr>
          <w:trHeight w:val="20"/>
          <w:jc w:val="center"/>
        </w:trPr>
        <w:tc>
          <w:tcPr>
            <w:tcW w:w="694" w:type="dxa"/>
          </w:tcPr>
          <w:p w14:paraId="1930E3C2" w14:textId="77777777" w:rsidR="00F7697D" w:rsidRPr="00F25BF8" w:rsidRDefault="00F7697D" w:rsidP="00F7697D">
            <w:pPr>
              <w:contextualSpacing/>
              <w:jc w:val="center"/>
              <w:rPr>
                <w:sz w:val="20"/>
              </w:rPr>
            </w:pPr>
            <w:r w:rsidRPr="00F25BF8">
              <w:rPr>
                <w:sz w:val="20"/>
              </w:rPr>
              <w:t>3</w:t>
            </w:r>
          </w:p>
        </w:tc>
        <w:tc>
          <w:tcPr>
            <w:tcW w:w="1380" w:type="dxa"/>
          </w:tcPr>
          <w:p w14:paraId="039E48DF" w14:textId="77777777" w:rsidR="00F7697D" w:rsidRPr="00F25BF8" w:rsidRDefault="00F7697D" w:rsidP="00F7697D">
            <w:pPr>
              <w:contextualSpacing/>
              <w:jc w:val="center"/>
              <w:rPr>
                <w:sz w:val="20"/>
              </w:rPr>
            </w:pPr>
          </w:p>
        </w:tc>
        <w:tc>
          <w:tcPr>
            <w:tcW w:w="1380" w:type="dxa"/>
          </w:tcPr>
          <w:p w14:paraId="6A5E39BF" w14:textId="77777777" w:rsidR="00F7697D" w:rsidRPr="00F25BF8" w:rsidRDefault="00F7697D" w:rsidP="00F7697D">
            <w:pPr>
              <w:contextualSpacing/>
              <w:jc w:val="center"/>
              <w:rPr>
                <w:sz w:val="20"/>
              </w:rPr>
            </w:pPr>
          </w:p>
        </w:tc>
        <w:tc>
          <w:tcPr>
            <w:tcW w:w="1380" w:type="dxa"/>
          </w:tcPr>
          <w:p w14:paraId="3BDA5111" w14:textId="77777777" w:rsidR="00F7697D" w:rsidRPr="00F25BF8" w:rsidRDefault="00F7697D" w:rsidP="00F7697D">
            <w:pPr>
              <w:contextualSpacing/>
              <w:jc w:val="center"/>
              <w:rPr>
                <w:sz w:val="20"/>
              </w:rPr>
            </w:pPr>
          </w:p>
        </w:tc>
        <w:tc>
          <w:tcPr>
            <w:tcW w:w="1380" w:type="dxa"/>
          </w:tcPr>
          <w:p w14:paraId="4164DC9B" w14:textId="77777777" w:rsidR="00F7697D" w:rsidRPr="00F25BF8" w:rsidRDefault="00F7697D" w:rsidP="00F7697D">
            <w:pPr>
              <w:contextualSpacing/>
              <w:jc w:val="center"/>
              <w:rPr>
                <w:sz w:val="20"/>
              </w:rPr>
            </w:pPr>
          </w:p>
        </w:tc>
        <w:tc>
          <w:tcPr>
            <w:tcW w:w="1380" w:type="dxa"/>
          </w:tcPr>
          <w:p w14:paraId="55700192" w14:textId="77777777" w:rsidR="00F7697D" w:rsidRPr="00F25BF8" w:rsidRDefault="00F7697D" w:rsidP="00F7697D">
            <w:pPr>
              <w:contextualSpacing/>
              <w:jc w:val="center"/>
              <w:rPr>
                <w:sz w:val="20"/>
              </w:rPr>
            </w:pPr>
          </w:p>
        </w:tc>
        <w:tc>
          <w:tcPr>
            <w:tcW w:w="1380" w:type="dxa"/>
          </w:tcPr>
          <w:p w14:paraId="44F92105" w14:textId="77777777" w:rsidR="00F7697D" w:rsidRPr="00F25BF8" w:rsidRDefault="00F7697D" w:rsidP="00F7697D">
            <w:pPr>
              <w:contextualSpacing/>
              <w:jc w:val="center"/>
              <w:rPr>
                <w:sz w:val="20"/>
              </w:rPr>
            </w:pPr>
          </w:p>
        </w:tc>
        <w:tc>
          <w:tcPr>
            <w:tcW w:w="3240" w:type="dxa"/>
          </w:tcPr>
          <w:p w14:paraId="247494A2" w14:textId="77777777" w:rsidR="00F7697D" w:rsidRPr="00F25BF8" w:rsidRDefault="00F7697D" w:rsidP="00F7697D">
            <w:pPr>
              <w:contextualSpacing/>
              <w:jc w:val="center"/>
              <w:rPr>
                <w:sz w:val="20"/>
              </w:rPr>
            </w:pPr>
          </w:p>
        </w:tc>
      </w:tr>
      <w:tr w:rsidR="00F7697D" w:rsidRPr="00F25BF8" w14:paraId="595058D3" w14:textId="77777777" w:rsidTr="00F7697D">
        <w:trPr>
          <w:trHeight w:val="20"/>
          <w:jc w:val="center"/>
        </w:trPr>
        <w:tc>
          <w:tcPr>
            <w:tcW w:w="694" w:type="dxa"/>
          </w:tcPr>
          <w:p w14:paraId="1683B3BC" w14:textId="77777777" w:rsidR="00F7697D" w:rsidRPr="00F25BF8" w:rsidRDefault="00F7697D" w:rsidP="00F7697D">
            <w:pPr>
              <w:contextualSpacing/>
              <w:jc w:val="center"/>
              <w:rPr>
                <w:sz w:val="20"/>
              </w:rPr>
            </w:pPr>
            <w:r w:rsidRPr="00F25BF8">
              <w:rPr>
                <w:sz w:val="20"/>
              </w:rPr>
              <w:t>4</w:t>
            </w:r>
          </w:p>
        </w:tc>
        <w:tc>
          <w:tcPr>
            <w:tcW w:w="1380" w:type="dxa"/>
          </w:tcPr>
          <w:p w14:paraId="5592F768" w14:textId="77777777" w:rsidR="00F7697D" w:rsidRPr="00F25BF8" w:rsidRDefault="00F7697D" w:rsidP="00F7697D">
            <w:pPr>
              <w:contextualSpacing/>
              <w:jc w:val="center"/>
              <w:rPr>
                <w:sz w:val="20"/>
              </w:rPr>
            </w:pPr>
          </w:p>
        </w:tc>
        <w:tc>
          <w:tcPr>
            <w:tcW w:w="1380" w:type="dxa"/>
          </w:tcPr>
          <w:p w14:paraId="022A2EE5" w14:textId="77777777" w:rsidR="00F7697D" w:rsidRPr="00F25BF8" w:rsidRDefault="00F7697D" w:rsidP="00F7697D">
            <w:pPr>
              <w:contextualSpacing/>
              <w:jc w:val="center"/>
              <w:rPr>
                <w:sz w:val="20"/>
              </w:rPr>
            </w:pPr>
          </w:p>
        </w:tc>
        <w:tc>
          <w:tcPr>
            <w:tcW w:w="1380" w:type="dxa"/>
          </w:tcPr>
          <w:p w14:paraId="2755C010" w14:textId="77777777" w:rsidR="00F7697D" w:rsidRPr="00F25BF8" w:rsidRDefault="00F7697D" w:rsidP="00F7697D">
            <w:pPr>
              <w:contextualSpacing/>
              <w:jc w:val="center"/>
              <w:rPr>
                <w:sz w:val="20"/>
              </w:rPr>
            </w:pPr>
          </w:p>
        </w:tc>
        <w:tc>
          <w:tcPr>
            <w:tcW w:w="1380" w:type="dxa"/>
          </w:tcPr>
          <w:p w14:paraId="1FB5FA7C" w14:textId="77777777" w:rsidR="00F7697D" w:rsidRPr="00F25BF8" w:rsidRDefault="00F7697D" w:rsidP="00F7697D">
            <w:pPr>
              <w:contextualSpacing/>
              <w:jc w:val="center"/>
              <w:rPr>
                <w:sz w:val="20"/>
              </w:rPr>
            </w:pPr>
          </w:p>
        </w:tc>
        <w:tc>
          <w:tcPr>
            <w:tcW w:w="1380" w:type="dxa"/>
          </w:tcPr>
          <w:p w14:paraId="23573B45" w14:textId="77777777" w:rsidR="00F7697D" w:rsidRPr="00F25BF8" w:rsidRDefault="00F7697D" w:rsidP="00F7697D">
            <w:pPr>
              <w:contextualSpacing/>
              <w:jc w:val="center"/>
              <w:rPr>
                <w:sz w:val="20"/>
              </w:rPr>
            </w:pPr>
          </w:p>
        </w:tc>
        <w:tc>
          <w:tcPr>
            <w:tcW w:w="1380" w:type="dxa"/>
          </w:tcPr>
          <w:p w14:paraId="64897FD6" w14:textId="77777777" w:rsidR="00F7697D" w:rsidRPr="00F25BF8" w:rsidRDefault="00F7697D" w:rsidP="00F7697D">
            <w:pPr>
              <w:contextualSpacing/>
              <w:jc w:val="center"/>
              <w:rPr>
                <w:sz w:val="20"/>
              </w:rPr>
            </w:pPr>
          </w:p>
        </w:tc>
        <w:tc>
          <w:tcPr>
            <w:tcW w:w="3240" w:type="dxa"/>
          </w:tcPr>
          <w:p w14:paraId="09FA104F" w14:textId="77777777" w:rsidR="00F7697D" w:rsidRPr="00F25BF8" w:rsidRDefault="00F7697D" w:rsidP="00F7697D">
            <w:pPr>
              <w:contextualSpacing/>
              <w:jc w:val="center"/>
              <w:rPr>
                <w:sz w:val="20"/>
              </w:rPr>
            </w:pPr>
          </w:p>
        </w:tc>
      </w:tr>
      <w:tr w:rsidR="00F7697D" w:rsidRPr="00F25BF8" w14:paraId="7F80C472" w14:textId="77777777" w:rsidTr="00F7697D">
        <w:trPr>
          <w:trHeight w:val="20"/>
          <w:jc w:val="center"/>
        </w:trPr>
        <w:tc>
          <w:tcPr>
            <w:tcW w:w="694" w:type="dxa"/>
          </w:tcPr>
          <w:p w14:paraId="7A6C8458" w14:textId="77777777" w:rsidR="00F7697D" w:rsidRPr="00F25BF8" w:rsidRDefault="00F7697D" w:rsidP="00F7697D">
            <w:pPr>
              <w:contextualSpacing/>
              <w:jc w:val="center"/>
              <w:rPr>
                <w:sz w:val="20"/>
              </w:rPr>
            </w:pPr>
            <w:r w:rsidRPr="00F25BF8">
              <w:rPr>
                <w:sz w:val="20"/>
              </w:rPr>
              <w:t>5</w:t>
            </w:r>
          </w:p>
        </w:tc>
        <w:tc>
          <w:tcPr>
            <w:tcW w:w="1380" w:type="dxa"/>
          </w:tcPr>
          <w:p w14:paraId="301E212D" w14:textId="77777777" w:rsidR="00F7697D" w:rsidRPr="00F25BF8" w:rsidRDefault="00F7697D" w:rsidP="00F7697D">
            <w:pPr>
              <w:contextualSpacing/>
              <w:jc w:val="center"/>
              <w:rPr>
                <w:sz w:val="20"/>
              </w:rPr>
            </w:pPr>
          </w:p>
        </w:tc>
        <w:tc>
          <w:tcPr>
            <w:tcW w:w="1380" w:type="dxa"/>
          </w:tcPr>
          <w:p w14:paraId="0EEB82E8" w14:textId="77777777" w:rsidR="00F7697D" w:rsidRPr="00F25BF8" w:rsidRDefault="00F7697D" w:rsidP="00F7697D">
            <w:pPr>
              <w:contextualSpacing/>
              <w:jc w:val="center"/>
              <w:rPr>
                <w:sz w:val="20"/>
              </w:rPr>
            </w:pPr>
          </w:p>
        </w:tc>
        <w:tc>
          <w:tcPr>
            <w:tcW w:w="1380" w:type="dxa"/>
          </w:tcPr>
          <w:p w14:paraId="7C09C3A9" w14:textId="77777777" w:rsidR="00F7697D" w:rsidRPr="00F25BF8" w:rsidRDefault="00F7697D" w:rsidP="00F7697D">
            <w:pPr>
              <w:contextualSpacing/>
              <w:jc w:val="center"/>
              <w:rPr>
                <w:sz w:val="20"/>
              </w:rPr>
            </w:pPr>
          </w:p>
        </w:tc>
        <w:tc>
          <w:tcPr>
            <w:tcW w:w="1380" w:type="dxa"/>
          </w:tcPr>
          <w:p w14:paraId="1DA4323E" w14:textId="77777777" w:rsidR="00F7697D" w:rsidRPr="00F25BF8" w:rsidRDefault="00F7697D" w:rsidP="00F7697D">
            <w:pPr>
              <w:contextualSpacing/>
              <w:jc w:val="center"/>
              <w:rPr>
                <w:sz w:val="20"/>
              </w:rPr>
            </w:pPr>
          </w:p>
        </w:tc>
        <w:tc>
          <w:tcPr>
            <w:tcW w:w="1380" w:type="dxa"/>
          </w:tcPr>
          <w:p w14:paraId="3F283423" w14:textId="77777777" w:rsidR="00F7697D" w:rsidRPr="00F25BF8" w:rsidRDefault="00F7697D" w:rsidP="00F7697D">
            <w:pPr>
              <w:contextualSpacing/>
              <w:jc w:val="center"/>
              <w:rPr>
                <w:sz w:val="20"/>
              </w:rPr>
            </w:pPr>
          </w:p>
        </w:tc>
        <w:tc>
          <w:tcPr>
            <w:tcW w:w="1380" w:type="dxa"/>
          </w:tcPr>
          <w:p w14:paraId="046504BA" w14:textId="77777777" w:rsidR="00F7697D" w:rsidRPr="00F25BF8" w:rsidRDefault="00F7697D" w:rsidP="00F7697D">
            <w:pPr>
              <w:contextualSpacing/>
              <w:jc w:val="center"/>
              <w:rPr>
                <w:sz w:val="20"/>
              </w:rPr>
            </w:pPr>
          </w:p>
        </w:tc>
        <w:tc>
          <w:tcPr>
            <w:tcW w:w="3240" w:type="dxa"/>
          </w:tcPr>
          <w:p w14:paraId="3272F72A" w14:textId="77777777" w:rsidR="00F7697D" w:rsidRPr="00F25BF8" w:rsidRDefault="00F7697D" w:rsidP="00F7697D">
            <w:pPr>
              <w:contextualSpacing/>
              <w:jc w:val="center"/>
              <w:rPr>
                <w:sz w:val="20"/>
              </w:rPr>
            </w:pPr>
          </w:p>
        </w:tc>
      </w:tr>
      <w:tr w:rsidR="00F7697D" w:rsidRPr="00F25BF8" w14:paraId="552B8A61" w14:textId="77777777" w:rsidTr="00F7697D">
        <w:trPr>
          <w:trHeight w:val="20"/>
          <w:jc w:val="center"/>
        </w:trPr>
        <w:tc>
          <w:tcPr>
            <w:tcW w:w="694" w:type="dxa"/>
          </w:tcPr>
          <w:p w14:paraId="09FD407B" w14:textId="77777777" w:rsidR="00F7697D" w:rsidRPr="00F25BF8" w:rsidRDefault="00F7697D" w:rsidP="00F7697D">
            <w:pPr>
              <w:contextualSpacing/>
              <w:jc w:val="center"/>
              <w:rPr>
                <w:sz w:val="20"/>
              </w:rPr>
            </w:pPr>
            <w:r w:rsidRPr="00F25BF8">
              <w:rPr>
                <w:sz w:val="20"/>
              </w:rPr>
              <w:t>6</w:t>
            </w:r>
          </w:p>
        </w:tc>
        <w:tc>
          <w:tcPr>
            <w:tcW w:w="1380" w:type="dxa"/>
          </w:tcPr>
          <w:p w14:paraId="539F53EC" w14:textId="77777777" w:rsidR="00F7697D" w:rsidRPr="00F25BF8" w:rsidRDefault="00F7697D" w:rsidP="00F7697D">
            <w:pPr>
              <w:contextualSpacing/>
              <w:jc w:val="center"/>
              <w:rPr>
                <w:sz w:val="20"/>
              </w:rPr>
            </w:pPr>
          </w:p>
        </w:tc>
        <w:tc>
          <w:tcPr>
            <w:tcW w:w="1380" w:type="dxa"/>
          </w:tcPr>
          <w:p w14:paraId="22636924" w14:textId="77777777" w:rsidR="00F7697D" w:rsidRPr="00F25BF8" w:rsidRDefault="00F7697D" w:rsidP="00F7697D">
            <w:pPr>
              <w:contextualSpacing/>
              <w:jc w:val="center"/>
              <w:rPr>
                <w:sz w:val="20"/>
              </w:rPr>
            </w:pPr>
          </w:p>
        </w:tc>
        <w:tc>
          <w:tcPr>
            <w:tcW w:w="1380" w:type="dxa"/>
          </w:tcPr>
          <w:p w14:paraId="5AC54CD7" w14:textId="77777777" w:rsidR="00F7697D" w:rsidRPr="00F25BF8" w:rsidRDefault="00F7697D" w:rsidP="00F7697D">
            <w:pPr>
              <w:contextualSpacing/>
              <w:jc w:val="center"/>
              <w:rPr>
                <w:sz w:val="20"/>
              </w:rPr>
            </w:pPr>
          </w:p>
        </w:tc>
        <w:tc>
          <w:tcPr>
            <w:tcW w:w="1380" w:type="dxa"/>
          </w:tcPr>
          <w:p w14:paraId="5E21A7E0" w14:textId="77777777" w:rsidR="00F7697D" w:rsidRPr="00F25BF8" w:rsidRDefault="00F7697D" w:rsidP="00F7697D">
            <w:pPr>
              <w:contextualSpacing/>
              <w:jc w:val="center"/>
              <w:rPr>
                <w:sz w:val="20"/>
              </w:rPr>
            </w:pPr>
          </w:p>
        </w:tc>
        <w:tc>
          <w:tcPr>
            <w:tcW w:w="1380" w:type="dxa"/>
          </w:tcPr>
          <w:p w14:paraId="4C321910" w14:textId="77777777" w:rsidR="00F7697D" w:rsidRPr="00F25BF8" w:rsidRDefault="00F7697D" w:rsidP="00F7697D">
            <w:pPr>
              <w:contextualSpacing/>
              <w:jc w:val="center"/>
              <w:rPr>
                <w:sz w:val="20"/>
              </w:rPr>
            </w:pPr>
          </w:p>
        </w:tc>
        <w:tc>
          <w:tcPr>
            <w:tcW w:w="1380" w:type="dxa"/>
          </w:tcPr>
          <w:p w14:paraId="38F848BD" w14:textId="77777777" w:rsidR="00F7697D" w:rsidRPr="00F25BF8" w:rsidRDefault="00F7697D" w:rsidP="00F7697D">
            <w:pPr>
              <w:contextualSpacing/>
              <w:jc w:val="center"/>
              <w:rPr>
                <w:sz w:val="20"/>
              </w:rPr>
            </w:pPr>
          </w:p>
        </w:tc>
        <w:tc>
          <w:tcPr>
            <w:tcW w:w="3240" w:type="dxa"/>
          </w:tcPr>
          <w:p w14:paraId="280B50E8" w14:textId="77777777" w:rsidR="00F7697D" w:rsidRPr="00F25BF8" w:rsidRDefault="00F7697D" w:rsidP="00F7697D">
            <w:pPr>
              <w:contextualSpacing/>
              <w:jc w:val="center"/>
              <w:rPr>
                <w:sz w:val="20"/>
              </w:rPr>
            </w:pPr>
          </w:p>
        </w:tc>
      </w:tr>
      <w:tr w:rsidR="00F7697D" w:rsidRPr="00F25BF8" w14:paraId="3620D6B0" w14:textId="77777777" w:rsidTr="00F7697D">
        <w:trPr>
          <w:trHeight w:val="20"/>
          <w:jc w:val="center"/>
        </w:trPr>
        <w:tc>
          <w:tcPr>
            <w:tcW w:w="694" w:type="dxa"/>
          </w:tcPr>
          <w:p w14:paraId="02688AA0" w14:textId="77777777" w:rsidR="00F7697D" w:rsidRPr="00F25BF8" w:rsidRDefault="00F7697D" w:rsidP="00F7697D">
            <w:pPr>
              <w:contextualSpacing/>
              <w:jc w:val="center"/>
              <w:rPr>
                <w:sz w:val="20"/>
              </w:rPr>
            </w:pPr>
            <w:r w:rsidRPr="00F25BF8">
              <w:rPr>
                <w:sz w:val="20"/>
              </w:rPr>
              <w:t>7</w:t>
            </w:r>
          </w:p>
        </w:tc>
        <w:tc>
          <w:tcPr>
            <w:tcW w:w="1380" w:type="dxa"/>
          </w:tcPr>
          <w:p w14:paraId="7F9AD85D" w14:textId="77777777" w:rsidR="00F7697D" w:rsidRPr="00F25BF8" w:rsidRDefault="00F7697D" w:rsidP="00F7697D">
            <w:pPr>
              <w:contextualSpacing/>
              <w:jc w:val="center"/>
              <w:rPr>
                <w:sz w:val="20"/>
              </w:rPr>
            </w:pPr>
          </w:p>
        </w:tc>
        <w:tc>
          <w:tcPr>
            <w:tcW w:w="1380" w:type="dxa"/>
          </w:tcPr>
          <w:p w14:paraId="726B697C" w14:textId="77777777" w:rsidR="00F7697D" w:rsidRPr="00F25BF8" w:rsidRDefault="00F7697D" w:rsidP="00F7697D">
            <w:pPr>
              <w:contextualSpacing/>
              <w:jc w:val="center"/>
              <w:rPr>
                <w:sz w:val="20"/>
              </w:rPr>
            </w:pPr>
          </w:p>
        </w:tc>
        <w:tc>
          <w:tcPr>
            <w:tcW w:w="1380" w:type="dxa"/>
          </w:tcPr>
          <w:p w14:paraId="1DBABB00" w14:textId="77777777" w:rsidR="00F7697D" w:rsidRPr="00F25BF8" w:rsidRDefault="00F7697D" w:rsidP="00F7697D">
            <w:pPr>
              <w:contextualSpacing/>
              <w:jc w:val="center"/>
              <w:rPr>
                <w:sz w:val="20"/>
              </w:rPr>
            </w:pPr>
          </w:p>
        </w:tc>
        <w:tc>
          <w:tcPr>
            <w:tcW w:w="1380" w:type="dxa"/>
          </w:tcPr>
          <w:p w14:paraId="1FA4B9B5" w14:textId="77777777" w:rsidR="00F7697D" w:rsidRPr="00F25BF8" w:rsidRDefault="00F7697D" w:rsidP="00F7697D">
            <w:pPr>
              <w:contextualSpacing/>
              <w:jc w:val="center"/>
              <w:rPr>
                <w:sz w:val="20"/>
              </w:rPr>
            </w:pPr>
          </w:p>
        </w:tc>
        <w:tc>
          <w:tcPr>
            <w:tcW w:w="1380" w:type="dxa"/>
          </w:tcPr>
          <w:p w14:paraId="0D750BE8" w14:textId="77777777" w:rsidR="00F7697D" w:rsidRPr="00F25BF8" w:rsidRDefault="00F7697D" w:rsidP="00F7697D">
            <w:pPr>
              <w:contextualSpacing/>
              <w:jc w:val="center"/>
              <w:rPr>
                <w:sz w:val="20"/>
              </w:rPr>
            </w:pPr>
          </w:p>
        </w:tc>
        <w:tc>
          <w:tcPr>
            <w:tcW w:w="1380" w:type="dxa"/>
          </w:tcPr>
          <w:p w14:paraId="5E566AC4" w14:textId="77777777" w:rsidR="00F7697D" w:rsidRPr="00F25BF8" w:rsidRDefault="00F7697D" w:rsidP="00F7697D">
            <w:pPr>
              <w:contextualSpacing/>
              <w:jc w:val="center"/>
              <w:rPr>
                <w:sz w:val="20"/>
              </w:rPr>
            </w:pPr>
          </w:p>
        </w:tc>
        <w:tc>
          <w:tcPr>
            <w:tcW w:w="3240" w:type="dxa"/>
          </w:tcPr>
          <w:p w14:paraId="344AD6D7" w14:textId="77777777" w:rsidR="00F7697D" w:rsidRPr="00F25BF8" w:rsidRDefault="00F7697D" w:rsidP="00F7697D">
            <w:pPr>
              <w:contextualSpacing/>
              <w:jc w:val="center"/>
              <w:rPr>
                <w:sz w:val="20"/>
              </w:rPr>
            </w:pPr>
          </w:p>
        </w:tc>
      </w:tr>
      <w:tr w:rsidR="00F7697D" w:rsidRPr="00F25BF8" w14:paraId="687D9157" w14:textId="77777777" w:rsidTr="00F7697D">
        <w:trPr>
          <w:trHeight w:val="20"/>
          <w:jc w:val="center"/>
        </w:trPr>
        <w:tc>
          <w:tcPr>
            <w:tcW w:w="694" w:type="dxa"/>
          </w:tcPr>
          <w:p w14:paraId="24D8FCF3" w14:textId="77777777" w:rsidR="00F7697D" w:rsidRPr="00F25BF8" w:rsidRDefault="00F7697D" w:rsidP="00F7697D">
            <w:pPr>
              <w:contextualSpacing/>
              <w:jc w:val="center"/>
              <w:rPr>
                <w:sz w:val="20"/>
              </w:rPr>
            </w:pPr>
            <w:r w:rsidRPr="00F25BF8">
              <w:rPr>
                <w:sz w:val="20"/>
              </w:rPr>
              <w:t>8</w:t>
            </w:r>
          </w:p>
        </w:tc>
        <w:tc>
          <w:tcPr>
            <w:tcW w:w="1380" w:type="dxa"/>
          </w:tcPr>
          <w:p w14:paraId="336CB60B" w14:textId="77777777" w:rsidR="00F7697D" w:rsidRPr="00F25BF8" w:rsidRDefault="00F7697D" w:rsidP="00F7697D">
            <w:pPr>
              <w:contextualSpacing/>
              <w:jc w:val="center"/>
              <w:rPr>
                <w:sz w:val="20"/>
              </w:rPr>
            </w:pPr>
          </w:p>
        </w:tc>
        <w:tc>
          <w:tcPr>
            <w:tcW w:w="1380" w:type="dxa"/>
          </w:tcPr>
          <w:p w14:paraId="6C908D93" w14:textId="77777777" w:rsidR="00F7697D" w:rsidRPr="00F25BF8" w:rsidRDefault="00F7697D" w:rsidP="00F7697D">
            <w:pPr>
              <w:contextualSpacing/>
              <w:jc w:val="center"/>
              <w:rPr>
                <w:sz w:val="20"/>
              </w:rPr>
            </w:pPr>
          </w:p>
        </w:tc>
        <w:tc>
          <w:tcPr>
            <w:tcW w:w="1380" w:type="dxa"/>
          </w:tcPr>
          <w:p w14:paraId="0094287B" w14:textId="77777777" w:rsidR="00F7697D" w:rsidRPr="00F25BF8" w:rsidRDefault="00F7697D" w:rsidP="00F7697D">
            <w:pPr>
              <w:contextualSpacing/>
              <w:jc w:val="center"/>
              <w:rPr>
                <w:sz w:val="20"/>
              </w:rPr>
            </w:pPr>
          </w:p>
        </w:tc>
        <w:tc>
          <w:tcPr>
            <w:tcW w:w="1380" w:type="dxa"/>
          </w:tcPr>
          <w:p w14:paraId="4EE1B5B3" w14:textId="77777777" w:rsidR="00F7697D" w:rsidRPr="00F25BF8" w:rsidRDefault="00F7697D" w:rsidP="00F7697D">
            <w:pPr>
              <w:contextualSpacing/>
              <w:jc w:val="center"/>
              <w:rPr>
                <w:sz w:val="20"/>
              </w:rPr>
            </w:pPr>
          </w:p>
        </w:tc>
        <w:tc>
          <w:tcPr>
            <w:tcW w:w="1380" w:type="dxa"/>
          </w:tcPr>
          <w:p w14:paraId="440464A7" w14:textId="77777777" w:rsidR="00F7697D" w:rsidRPr="00F25BF8" w:rsidRDefault="00F7697D" w:rsidP="00F7697D">
            <w:pPr>
              <w:contextualSpacing/>
              <w:jc w:val="center"/>
              <w:rPr>
                <w:sz w:val="20"/>
              </w:rPr>
            </w:pPr>
          </w:p>
        </w:tc>
        <w:tc>
          <w:tcPr>
            <w:tcW w:w="1380" w:type="dxa"/>
          </w:tcPr>
          <w:p w14:paraId="77962AB0" w14:textId="77777777" w:rsidR="00F7697D" w:rsidRPr="00F25BF8" w:rsidRDefault="00F7697D" w:rsidP="00F7697D">
            <w:pPr>
              <w:contextualSpacing/>
              <w:jc w:val="center"/>
              <w:rPr>
                <w:sz w:val="20"/>
              </w:rPr>
            </w:pPr>
          </w:p>
        </w:tc>
        <w:tc>
          <w:tcPr>
            <w:tcW w:w="3240" w:type="dxa"/>
          </w:tcPr>
          <w:p w14:paraId="56F0A1D7" w14:textId="77777777" w:rsidR="00F7697D" w:rsidRPr="00F25BF8" w:rsidRDefault="00F7697D" w:rsidP="00F7697D">
            <w:pPr>
              <w:contextualSpacing/>
              <w:jc w:val="center"/>
              <w:rPr>
                <w:sz w:val="20"/>
              </w:rPr>
            </w:pPr>
          </w:p>
        </w:tc>
      </w:tr>
      <w:tr w:rsidR="00F7697D" w:rsidRPr="00F25BF8" w14:paraId="65F2C9F1" w14:textId="77777777" w:rsidTr="00F7697D">
        <w:trPr>
          <w:trHeight w:val="20"/>
          <w:jc w:val="center"/>
        </w:trPr>
        <w:tc>
          <w:tcPr>
            <w:tcW w:w="694" w:type="dxa"/>
          </w:tcPr>
          <w:p w14:paraId="343DA773" w14:textId="77777777" w:rsidR="00F7697D" w:rsidRPr="00F25BF8" w:rsidRDefault="00F7697D" w:rsidP="00F7697D">
            <w:pPr>
              <w:contextualSpacing/>
              <w:jc w:val="center"/>
              <w:rPr>
                <w:sz w:val="20"/>
              </w:rPr>
            </w:pPr>
            <w:r w:rsidRPr="00F25BF8">
              <w:rPr>
                <w:sz w:val="20"/>
              </w:rPr>
              <w:t>9</w:t>
            </w:r>
          </w:p>
        </w:tc>
        <w:tc>
          <w:tcPr>
            <w:tcW w:w="1380" w:type="dxa"/>
          </w:tcPr>
          <w:p w14:paraId="3C4DAF62" w14:textId="77777777" w:rsidR="00F7697D" w:rsidRPr="00F25BF8" w:rsidRDefault="00F7697D" w:rsidP="00F7697D">
            <w:pPr>
              <w:contextualSpacing/>
              <w:jc w:val="center"/>
              <w:rPr>
                <w:sz w:val="20"/>
              </w:rPr>
            </w:pPr>
          </w:p>
        </w:tc>
        <w:tc>
          <w:tcPr>
            <w:tcW w:w="1380" w:type="dxa"/>
          </w:tcPr>
          <w:p w14:paraId="0B4E1CD2" w14:textId="77777777" w:rsidR="00F7697D" w:rsidRPr="00F25BF8" w:rsidRDefault="00F7697D" w:rsidP="00F7697D">
            <w:pPr>
              <w:contextualSpacing/>
              <w:jc w:val="center"/>
              <w:rPr>
                <w:sz w:val="20"/>
              </w:rPr>
            </w:pPr>
          </w:p>
        </w:tc>
        <w:tc>
          <w:tcPr>
            <w:tcW w:w="1380" w:type="dxa"/>
          </w:tcPr>
          <w:p w14:paraId="4EB44C13" w14:textId="77777777" w:rsidR="00F7697D" w:rsidRPr="00F25BF8" w:rsidRDefault="00F7697D" w:rsidP="00F7697D">
            <w:pPr>
              <w:contextualSpacing/>
              <w:jc w:val="center"/>
              <w:rPr>
                <w:sz w:val="20"/>
              </w:rPr>
            </w:pPr>
          </w:p>
        </w:tc>
        <w:tc>
          <w:tcPr>
            <w:tcW w:w="1380" w:type="dxa"/>
          </w:tcPr>
          <w:p w14:paraId="75D7600C" w14:textId="77777777" w:rsidR="00F7697D" w:rsidRPr="00F25BF8" w:rsidRDefault="00F7697D" w:rsidP="00F7697D">
            <w:pPr>
              <w:contextualSpacing/>
              <w:jc w:val="center"/>
              <w:rPr>
                <w:sz w:val="20"/>
              </w:rPr>
            </w:pPr>
          </w:p>
        </w:tc>
        <w:tc>
          <w:tcPr>
            <w:tcW w:w="1380" w:type="dxa"/>
          </w:tcPr>
          <w:p w14:paraId="628CA2D2" w14:textId="77777777" w:rsidR="00F7697D" w:rsidRPr="00F25BF8" w:rsidRDefault="00F7697D" w:rsidP="00F7697D">
            <w:pPr>
              <w:contextualSpacing/>
              <w:jc w:val="center"/>
              <w:rPr>
                <w:sz w:val="20"/>
              </w:rPr>
            </w:pPr>
          </w:p>
        </w:tc>
        <w:tc>
          <w:tcPr>
            <w:tcW w:w="1380" w:type="dxa"/>
          </w:tcPr>
          <w:p w14:paraId="484F32DF" w14:textId="77777777" w:rsidR="00F7697D" w:rsidRPr="00F25BF8" w:rsidRDefault="00F7697D" w:rsidP="00F7697D">
            <w:pPr>
              <w:contextualSpacing/>
              <w:jc w:val="center"/>
              <w:rPr>
                <w:sz w:val="20"/>
              </w:rPr>
            </w:pPr>
          </w:p>
        </w:tc>
        <w:tc>
          <w:tcPr>
            <w:tcW w:w="3240" w:type="dxa"/>
          </w:tcPr>
          <w:p w14:paraId="215F7406" w14:textId="77777777" w:rsidR="00F7697D" w:rsidRPr="00F25BF8" w:rsidRDefault="00F7697D" w:rsidP="00F7697D">
            <w:pPr>
              <w:contextualSpacing/>
              <w:jc w:val="center"/>
              <w:rPr>
                <w:sz w:val="20"/>
              </w:rPr>
            </w:pPr>
          </w:p>
        </w:tc>
      </w:tr>
      <w:tr w:rsidR="00F7697D" w:rsidRPr="00F25BF8" w14:paraId="498E1791" w14:textId="77777777" w:rsidTr="00F7697D">
        <w:trPr>
          <w:trHeight w:val="20"/>
          <w:jc w:val="center"/>
        </w:trPr>
        <w:tc>
          <w:tcPr>
            <w:tcW w:w="694" w:type="dxa"/>
          </w:tcPr>
          <w:p w14:paraId="2E3A127F" w14:textId="77777777" w:rsidR="00F7697D" w:rsidRPr="00F25BF8" w:rsidRDefault="00F7697D" w:rsidP="00F7697D">
            <w:pPr>
              <w:contextualSpacing/>
              <w:jc w:val="center"/>
              <w:rPr>
                <w:sz w:val="20"/>
              </w:rPr>
            </w:pPr>
            <w:r w:rsidRPr="00F25BF8">
              <w:rPr>
                <w:sz w:val="20"/>
              </w:rPr>
              <w:t>10</w:t>
            </w:r>
          </w:p>
        </w:tc>
        <w:tc>
          <w:tcPr>
            <w:tcW w:w="1380" w:type="dxa"/>
          </w:tcPr>
          <w:p w14:paraId="04E453DA" w14:textId="77777777" w:rsidR="00F7697D" w:rsidRPr="00F25BF8" w:rsidRDefault="00F7697D" w:rsidP="00F7697D">
            <w:pPr>
              <w:contextualSpacing/>
              <w:jc w:val="center"/>
              <w:rPr>
                <w:sz w:val="20"/>
              </w:rPr>
            </w:pPr>
          </w:p>
        </w:tc>
        <w:tc>
          <w:tcPr>
            <w:tcW w:w="1380" w:type="dxa"/>
          </w:tcPr>
          <w:p w14:paraId="46719123" w14:textId="77777777" w:rsidR="00F7697D" w:rsidRPr="00F25BF8" w:rsidRDefault="00F7697D" w:rsidP="00F7697D">
            <w:pPr>
              <w:contextualSpacing/>
              <w:jc w:val="center"/>
              <w:rPr>
                <w:sz w:val="20"/>
              </w:rPr>
            </w:pPr>
          </w:p>
        </w:tc>
        <w:tc>
          <w:tcPr>
            <w:tcW w:w="1380" w:type="dxa"/>
          </w:tcPr>
          <w:p w14:paraId="0DD9B55F" w14:textId="77777777" w:rsidR="00F7697D" w:rsidRPr="00F25BF8" w:rsidRDefault="00F7697D" w:rsidP="00F7697D">
            <w:pPr>
              <w:contextualSpacing/>
              <w:jc w:val="center"/>
              <w:rPr>
                <w:sz w:val="20"/>
              </w:rPr>
            </w:pPr>
          </w:p>
        </w:tc>
        <w:tc>
          <w:tcPr>
            <w:tcW w:w="1380" w:type="dxa"/>
          </w:tcPr>
          <w:p w14:paraId="740FC630" w14:textId="77777777" w:rsidR="00F7697D" w:rsidRPr="00F25BF8" w:rsidRDefault="00F7697D" w:rsidP="00F7697D">
            <w:pPr>
              <w:contextualSpacing/>
              <w:jc w:val="center"/>
              <w:rPr>
                <w:sz w:val="20"/>
              </w:rPr>
            </w:pPr>
          </w:p>
        </w:tc>
        <w:tc>
          <w:tcPr>
            <w:tcW w:w="1380" w:type="dxa"/>
          </w:tcPr>
          <w:p w14:paraId="1C3326FC" w14:textId="77777777" w:rsidR="00F7697D" w:rsidRPr="00F25BF8" w:rsidRDefault="00F7697D" w:rsidP="00F7697D">
            <w:pPr>
              <w:contextualSpacing/>
              <w:jc w:val="center"/>
              <w:rPr>
                <w:sz w:val="20"/>
              </w:rPr>
            </w:pPr>
          </w:p>
        </w:tc>
        <w:tc>
          <w:tcPr>
            <w:tcW w:w="1380" w:type="dxa"/>
          </w:tcPr>
          <w:p w14:paraId="716B5BA6" w14:textId="77777777" w:rsidR="00F7697D" w:rsidRPr="00F25BF8" w:rsidRDefault="00F7697D" w:rsidP="00F7697D">
            <w:pPr>
              <w:contextualSpacing/>
              <w:jc w:val="center"/>
              <w:rPr>
                <w:sz w:val="20"/>
              </w:rPr>
            </w:pPr>
          </w:p>
        </w:tc>
        <w:tc>
          <w:tcPr>
            <w:tcW w:w="3240" w:type="dxa"/>
          </w:tcPr>
          <w:p w14:paraId="3EA7E1CC" w14:textId="77777777" w:rsidR="00F7697D" w:rsidRPr="00F25BF8" w:rsidRDefault="00F7697D" w:rsidP="00F7697D">
            <w:pPr>
              <w:contextualSpacing/>
              <w:jc w:val="center"/>
              <w:rPr>
                <w:sz w:val="20"/>
              </w:rPr>
            </w:pPr>
          </w:p>
        </w:tc>
      </w:tr>
    </w:tbl>
    <w:p w14:paraId="6B2AE1F3" w14:textId="77777777" w:rsidR="00F7697D" w:rsidRPr="00F25BF8" w:rsidRDefault="00F7697D" w:rsidP="00F7697D">
      <w:pPr>
        <w:spacing w:after="0" w:line="240" w:lineRule="auto"/>
        <w:contextualSpacing/>
        <w:rPr>
          <w:rFonts w:eastAsia="SimSun"/>
        </w:rPr>
      </w:pPr>
    </w:p>
    <w:tbl>
      <w:tblPr>
        <w:tblStyle w:val="TableGrid2"/>
        <w:tblW w:w="5398" w:type="dxa"/>
        <w:jc w:val="center"/>
        <w:tblCellMar>
          <w:left w:w="29" w:type="dxa"/>
          <w:right w:w="29" w:type="dxa"/>
        </w:tblCellMar>
        <w:tblLook w:val="04A0" w:firstRow="1" w:lastRow="0" w:firstColumn="1" w:lastColumn="0" w:noHBand="0" w:noVBand="1"/>
      </w:tblPr>
      <w:tblGrid>
        <w:gridCol w:w="5398"/>
      </w:tblGrid>
      <w:tr w:rsidR="00F7697D" w:rsidRPr="00F25BF8" w14:paraId="7D123160" w14:textId="77777777" w:rsidTr="00F7697D">
        <w:trPr>
          <w:jc w:val="center"/>
        </w:trPr>
        <w:tc>
          <w:tcPr>
            <w:tcW w:w="5398" w:type="dxa"/>
          </w:tcPr>
          <w:p w14:paraId="672B2408" w14:textId="77777777" w:rsidR="00F7697D" w:rsidRPr="00F25BF8" w:rsidRDefault="00F7697D" w:rsidP="00F7697D">
            <w:pPr>
              <w:kinsoku w:val="0"/>
              <w:overflowPunct w:val="0"/>
              <w:autoSpaceDE w:val="0"/>
              <w:autoSpaceDN w:val="0"/>
              <w:adjustRightInd w:val="0"/>
              <w:contextualSpacing/>
              <w:rPr>
                <w:rFonts w:cs="Times New Roman"/>
                <w:b/>
                <w:sz w:val="20"/>
              </w:rPr>
            </w:pPr>
            <w:proofErr w:type="spellStart"/>
            <w:r w:rsidRPr="00F25BF8">
              <w:rPr>
                <w:rFonts w:cs="Times New Roman"/>
                <w:b/>
                <w:sz w:val="20"/>
              </w:rPr>
              <w:t>Likescale</w:t>
            </w:r>
            <w:proofErr w:type="spellEnd"/>
            <w:r w:rsidRPr="00F25BF8">
              <w:rPr>
                <w:rFonts w:cs="Times New Roman"/>
                <w:b/>
                <w:sz w:val="20"/>
              </w:rPr>
              <w:t xml:space="preserve"> (G17</w:t>
            </w:r>
            <w:proofErr w:type="gramStart"/>
            <w:r w:rsidRPr="00F25BF8">
              <w:rPr>
                <w:rFonts w:cs="Times New Roman"/>
                <w:b/>
                <w:sz w:val="20"/>
              </w:rPr>
              <w:t>,19,21,23,25,27</w:t>
            </w:r>
            <w:proofErr w:type="gramEnd"/>
            <w:r w:rsidRPr="00F25BF8">
              <w:rPr>
                <w:rFonts w:cs="Times New Roman"/>
                <w:b/>
                <w:sz w:val="20"/>
              </w:rPr>
              <w:t>)</w:t>
            </w:r>
          </w:p>
        </w:tc>
      </w:tr>
      <w:tr w:rsidR="00F7697D" w:rsidRPr="00F25BF8" w14:paraId="429FC301" w14:textId="77777777" w:rsidTr="00F7697D">
        <w:trPr>
          <w:jc w:val="center"/>
        </w:trPr>
        <w:tc>
          <w:tcPr>
            <w:tcW w:w="5398" w:type="dxa"/>
          </w:tcPr>
          <w:p w14:paraId="3DFD345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1=Impossible/would never happen</w:t>
            </w:r>
          </w:p>
          <w:p w14:paraId="35CE199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 xml:space="preserve">2=Highly unlikely </w:t>
            </w:r>
          </w:p>
          <w:p w14:paraId="3EB7A45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 Unsure/I don't know</w:t>
            </w:r>
          </w:p>
          <w:p w14:paraId="2628A78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4=Likely</w:t>
            </w:r>
            <w:r w:rsidRPr="00F25BF8">
              <w:rPr>
                <w:rFonts w:cs="Times New Roman"/>
                <w:sz w:val="20"/>
              </w:rPr>
              <w:tab/>
              <w:t xml:space="preserve">5=Very Likely </w:t>
            </w:r>
          </w:p>
          <w:p w14:paraId="00B08F1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6=Happening right now</w:t>
            </w:r>
          </w:p>
          <w:p w14:paraId="106D0D3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w:t>
            </w:r>
            <w:r>
              <w:rPr>
                <w:rFonts w:cs="Times New Roman"/>
                <w:sz w:val="20"/>
              </w:rPr>
              <w:t>Prefer not</w:t>
            </w:r>
            <w:r w:rsidRPr="00F25BF8">
              <w:rPr>
                <w:rFonts w:cs="Times New Roman"/>
                <w:sz w:val="20"/>
              </w:rPr>
              <w:t xml:space="preserve"> to answer</w:t>
            </w:r>
          </w:p>
        </w:tc>
      </w:tr>
    </w:tbl>
    <w:p w14:paraId="0608D72B" w14:textId="77777777" w:rsidR="00F7697D" w:rsidRPr="00F25BF8" w:rsidRDefault="00F7697D" w:rsidP="00F7697D">
      <w:pPr>
        <w:spacing w:after="0" w:line="240" w:lineRule="auto"/>
        <w:contextualSpacing/>
        <w:rPr>
          <w:rFonts w:eastAsia="SimSun"/>
        </w:rPr>
      </w:pPr>
    </w:p>
    <w:p w14:paraId="1C3347AB" w14:textId="77777777" w:rsidR="00F7697D" w:rsidRPr="00F25BF8" w:rsidRDefault="00F7697D" w:rsidP="00F7697D">
      <w:pPr>
        <w:spacing w:after="0" w:line="240" w:lineRule="auto"/>
        <w:contextualSpacing/>
        <w:rPr>
          <w:rFonts w:eastAsia="SimSun"/>
        </w:rPr>
      </w:pPr>
      <w:r w:rsidRPr="00F25BF8">
        <w:rPr>
          <w:rFonts w:eastAsia="SimSun"/>
        </w:rPr>
        <w:br w:type="page"/>
      </w:r>
    </w:p>
    <w:p w14:paraId="765123B0"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lastRenderedPageBreak/>
        <w:t>SECTION H. LAND CONFLICT</w:t>
      </w:r>
    </w:p>
    <w:p w14:paraId="21D31C76" w14:textId="77777777" w:rsidR="00F7697D" w:rsidRPr="00F25BF8" w:rsidRDefault="00F7697D" w:rsidP="00F7697D">
      <w:pPr>
        <w:spacing w:after="0" w:line="240" w:lineRule="auto"/>
        <w:contextualSpacing/>
        <w:rPr>
          <w:rFonts w:eastAsia="SimSun"/>
        </w:rPr>
      </w:pPr>
    </w:p>
    <w:tbl>
      <w:tblPr>
        <w:tblStyle w:val="TableGrid2"/>
        <w:tblW w:w="5258" w:type="dxa"/>
        <w:jc w:val="center"/>
        <w:tblLayout w:type="fixed"/>
        <w:tblCellMar>
          <w:left w:w="29" w:type="dxa"/>
          <w:right w:w="29" w:type="dxa"/>
        </w:tblCellMar>
        <w:tblLook w:val="04A0" w:firstRow="1" w:lastRow="0" w:firstColumn="1" w:lastColumn="0" w:noHBand="0" w:noVBand="1"/>
      </w:tblPr>
      <w:tblGrid>
        <w:gridCol w:w="492"/>
        <w:gridCol w:w="1303"/>
        <w:gridCol w:w="2383"/>
        <w:gridCol w:w="1080"/>
      </w:tblGrid>
      <w:tr w:rsidR="00F7697D" w:rsidRPr="00F25BF8" w14:paraId="5B249717" w14:textId="77777777" w:rsidTr="00F7697D">
        <w:trPr>
          <w:trHeight w:val="244"/>
          <w:jc w:val="center"/>
        </w:trPr>
        <w:tc>
          <w:tcPr>
            <w:tcW w:w="492" w:type="dxa"/>
            <w:vMerge w:val="restart"/>
          </w:tcPr>
          <w:p w14:paraId="3AF7A8B8" w14:textId="77777777" w:rsidR="00F7697D" w:rsidRPr="00F25BF8" w:rsidRDefault="00F7697D" w:rsidP="00F7697D">
            <w:pPr>
              <w:contextualSpacing/>
              <w:jc w:val="center"/>
              <w:rPr>
                <w:sz w:val="20"/>
              </w:rPr>
            </w:pPr>
            <w:r w:rsidRPr="00F25BF8">
              <w:rPr>
                <w:sz w:val="20"/>
              </w:rPr>
              <w:t>Field</w:t>
            </w:r>
          </w:p>
        </w:tc>
        <w:tc>
          <w:tcPr>
            <w:tcW w:w="1303" w:type="dxa"/>
            <w:vMerge w:val="restart"/>
          </w:tcPr>
          <w:p w14:paraId="4A106A1E"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Field name</w:t>
            </w:r>
          </w:p>
        </w:tc>
        <w:tc>
          <w:tcPr>
            <w:tcW w:w="2383" w:type="dxa"/>
            <w:vMerge w:val="restart"/>
            <w:vAlign w:val="center"/>
          </w:tcPr>
          <w:p w14:paraId="72C3E17A"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H1. Have you ever experienced a land dispute on this </w:t>
            </w:r>
            <w:commentRangeStart w:id="179"/>
            <w:r w:rsidRPr="00F25BF8">
              <w:rPr>
                <w:rFonts w:cs="Times New Roman"/>
                <w:sz w:val="20"/>
              </w:rPr>
              <w:t>field</w:t>
            </w:r>
            <w:commentRangeEnd w:id="179"/>
            <w:r>
              <w:rPr>
                <w:rStyle w:val="CommentReference"/>
                <w:rFonts w:eastAsiaTheme="minorHAnsi"/>
              </w:rPr>
              <w:commentReference w:id="179"/>
            </w:r>
            <w:r w:rsidRPr="00F25BF8">
              <w:rPr>
                <w:rFonts w:cs="Times New Roman"/>
                <w:sz w:val="20"/>
              </w:rPr>
              <w:t>?</w:t>
            </w:r>
          </w:p>
          <w:p w14:paraId="5FAE0AB1"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(A dispute is defined as a confrontation that is either long and drawn out, led to violence or property destruction, or required the involvement of a third party to resolve.)</w:t>
            </w:r>
          </w:p>
          <w:p w14:paraId="32DD0E6E"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657F5B8A"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61E7A535"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0EB9C78F" w14:textId="77777777" w:rsidR="00F7697D" w:rsidRPr="00F25BF8" w:rsidRDefault="00F7697D" w:rsidP="00F7697D">
            <w:pPr>
              <w:contextualSpacing/>
              <w:jc w:val="center"/>
              <w:rPr>
                <w:rFonts w:cs="Times New Roman"/>
                <w:sz w:val="20"/>
              </w:rPr>
            </w:pPr>
            <w:r w:rsidRPr="00F25BF8">
              <w:rPr>
                <w:rFonts w:cs="Times New Roman"/>
                <w:sz w:val="20"/>
              </w:rPr>
              <w:t>999=Prefer not to respond</w:t>
            </w:r>
          </w:p>
          <w:p w14:paraId="0829829C"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If not 2, skip to H.24</w:t>
            </w:r>
          </w:p>
        </w:tc>
        <w:tc>
          <w:tcPr>
            <w:tcW w:w="1080" w:type="dxa"/>
            <w:vMerge w:val="restart"/>
            <w:vAlign w:val="center"/>
          </w:tcPr>
          <w:p w14:paraId="3B843CFD"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H2. In the past 3 years, how many land disputes have you experienced on this field?</w:t>
            </w:r>
          </w:p>
        </w:tc>
      </w:tr>
      <w:tr w:rsidR="00F7697D" w:rsidRPr="00F25BF8" w14:paraId="436BA6A9" w14:textId="77777777" w:rsidTr="00F7697D">
        <w:trPr>
          <w:trHeight w:val="244"/>
          <w:jc w:val="center"/>
        </w:trPr>
        <w:tc>
          <w:tcPr>
            <w:tcW w:w="492" w:type="dxa"/>
            <w:vMerge/>
          </w:tcPr>
          <w:p w14:paraId="25C53DC0" w14:textId="77777777" w:rsidR="00F7697D" w:rsidRPr="00F25BF8" w:rsidRDefault="00F7697D" w:rsidP="00F7697D">
            <w:pPr>
              <w:contextualSpacing/>
              <w:jc w:val="center"/>
              <w:rPr>
                <w:sz w:val="20"/>
              </w:rPr>
            </w:pPr>
          </w:p>
        </w:tc>
        <w:tc>
          <w:tcPr>
            <w:tcW w:w="1303" w:type="dxa"/>
            <w:vMerge/>
          </w:tcPr>
          <w:p w14:paraId="1ADEB3E9" w14:textId="77777777" w:rsidR="00F7697D" w:rsidRPr="00F25BF8" w:rsidRDefault="00F7697D" w:rsidP="00F7697D">
            <w:pPr>
              <w:contextualSpacing/>
              <w:jc w:val="center"/>
              <w:rPr>
                <w:sz w:val="20"/>
              </w:rPr>
            </w:pPr>
          </w:p>
        </w:tc>
        <w:tc>
          <w:tcPr>
            <w:tcW w:w="2383" w:type="dxa"/>
            <w:vMerge/>
          </w:tcPr>
          <w:p w14:paraId="6CA8BE38"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080" w:type="dxa"/>
            <w:vMerge/>
          </w:tcPr>
          <w:p w14:paraId="20965C9D"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F7697D" w:rsidRPr="00F25BF8" w14:paraId="5723D618" w14:textId="77777777" w:rsidTr="00F7697D">
        <w:trPr>
          <w:trHeight w:val="20"/>
          <w:jc w:val="center"/>
        </w:trPr>
        <w:tc>
          <w:tcPr>
            <w:tcW w:w="492" w:type="dxa"/>
          </w:tcPr>
          <w:p w14:paraId="13E58102"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303" w:type="dxa"/>
          </w:tcPr>
          <w:p w14:paraId="6692D482"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f</w:t>
            </w:r>
            <w:proofErr w:type="gramEnd"/>
            <w:r w:rsidRPr="00F25BF8">
              <w:rPr>
                <w:rFonts w:cs="Times New Roman"/>
                <w:b/>
                <w:bCs/>
                <w:spacing w:val="1"/>
                <w:w w:val="105"/>
                <w:sz w:val="18"/>
                <w:szCs w:val="18"/>
              </w:rPr>
              <w:t>_nickname</w:t>
            </w:r>
            <w:proofErr w:type="spellEnd"/>
          </w:p>
        </w:tc>
        <w:tc>
          <w:tcPr>
            <w:tcW w:w="2383" w:type="dxa"/>
            <w:vAlign w:val="center"/>
          </w:tcPr>
          <w:p w14:paraId="29EF7491"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sectionhdispute</w:t>
            </w:r>
            <w:proofErr w:type="spellEnd"/>
            <w:proofErr w:type="gramEnd"/>
          </w:p>
        </w:tc>
        <w:tc>
          <w:tcPr>
            <w:tcW w:w="1080" w:type="dxa"/>
            <w:vAlign w:val="center"/>
          </w:tcPr>
          <w:p w14:paraId="6257A362"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proofErr w:type="spellStart"/>
            <w:proofErr w:type="gramStart"/>
            <w:r w:rsidRPr="00F25BF8">
              <w:rPr>
                <w:rFonts w:cs="Times New Roman"/>
                <w:b/>
                <w:bCs/>
                <w:spacing w:val="1"/>
                <w:w w:val="105"/>
                <w:sz w:val="18"/>
                <w:szCs w:val="18"/>
              </w:rPr>
              <w:t>disputecount</w:t>
            </w:r>
            <w:proofErr w:type="spellEnd"/>
            <w:proofErr w:type="gramEnd"/>
          </w:p>
        </w:tc>
      </w:tr>
      <w:tr w:rsidR="00F7697D" w:rsidRPr="00F25BF8" w14:paraId="040A8174" w14:textId="77777777" w:rsidTr="00F7697D">
        <w:trPr>
          <w:trHeight w:val="20"/>
          <w:jc w:val="center"/>
        </w:trPr>
        <w:tc>
          <w:tcPr>
            <w:tcW w:w="492" w:type="dxa"/>
          </w:tcPr>
          <w:p w14:paraId="14D93B5A" w14:textId="77777777" w:rsidR="00F7697D" w:rsidRPr="00F25BF8" w:rsidRDefault="00F7697D" w:rsidP="00F7697D">
            <w:pPr>
              <w:contextualSpacing/>
              <w:jc w:val="center"/>
              <w:rPr>
                <w:sz w:val="20"/>
              </w:rPr>
            </w:pPr>
            <w:r w:rsidRPr="00F25BF8">
              <w:rPr>
                <w:sz w:val="20"/>
              </w:rPr>
              <w:t>1</w:t>
            </w:r>
          </w:p>
        </w:tc>
        <w:tc>
          <w:tcPr>
            <w:tcW w:w="1303" w:type="dxa"/>
          </w:tcPr>
          <w:p w14:paraId="6CC69CFF" w14:textId="77777777" w:rsidR="00F7697D" w:rsidRPr="00F25BF8" w:rsidRDefault="00F7697D" w:rsidP="00F7697D">
            <w:pPr>
              <w:contextualSpacing/>
              <w:jc w:val="center"/>
            </w:pPr>
          </w:p>
        </w:tc>
        <w:tc>
          <w:tcPr>
            <w:tcW w:w="2383" w:type="dxa"/>
          </w:tcPr>
          <w:p w14:paraId="1A81D069" w14:textId="77777777" w:rsidR="00F7697D" w:rsidRPr="00F25BF8" w:rsidRDefault="00F7697D" w:rsidP="00F7697D">
            <w:pPr>
              <w:contextualSpacing/>
              <w:jc w:val="center"/>
            </w:pPr>
          </w:p>
        </w:tc>
        <w:tc>
          <w:tcPr>
            <w:tcW w:w="1080" w:type="dxa"/>
          </w:tcPr>
          <w:p w14:paraId="012503AC" w14:textId="77777777" w:rsidR="00F7697D" w:rsidRPr="00F25BF8" w:rsidRDefault="00F7697D" w:rsidP="00F7697D">
            <w:pPr>
              <w:contextualSpacing/>
              <w:jc w:val="center"/>
            </w:pPr>
          </w:p>
        </w:tc>
      </w:tr>
      <w:tr w:rsidR="00F7697D" w:rsidRPr="00F25BF8" w14:paraId="0D7CD560" w14:textId="77777777" w:rsidTr="00F7697D">
        <w:trPr>
          <w:trHeight w:val="20"/>
          <w:jc w:val="center"/>
        </w:trPr>
        <w:tc>
          <w:tcPr>
            <w:tcW w:w="492" w:type="dxa"/>
          </w:tcPr>
          <w:p w14:paraId="2214F9D0" w14:textId="77777777" w:rsidR="00F7697D" w:rsidRPr="00F25BF8" w:rsidRDefault="00F7697D" w:rsidP="00F7697D">
            <w:pPr>
              <w:contextualSpacing/>
              <w:jc w:val="center"/>
              <w:rPr>
                <w:sz w:val="20"/>
              </w:rPr>
            </w:pPr>
            <w:r w:rsidRPr="00F25BF8">
              <w:rPr>
                <w:sz w:val="20"/>
              </w:rPr>
              <w:t>2</w:t>
            </w:r>
          </w:p>
        </w:tc>
        <w:tc>
          <w:tcPr>
            <w:tcW w:w="1303" w:type="dxa"/>
          </w:tcPr>
          <w:p w14:paraId="19C06828" w14:textId="77777777" w:rsidR="00F7697D" w:rsidRPr="00F25BF8" w:rsidRDefault="00F7697D" w:rsidP="00F7697D">
            <w:pPr>
              <w:contextualSpacing/>
              <w:jc w:val="center"/>
            </w:pPr>
          </w:p>
        </w:tc>
        <w:tc>
          <w:tcPr>
            <w:tcW w:w="2383" w:type="dxa"/>
          </w:tcPr>
          <w:p w14:paraId="05687494" w14:textId="77777777" w:rsidR="00F7697D" w:rsidRPr="00F25BF8" w:rsidRDefault="00F7697D" w:rsidP="00F7697D">
            <w:pPr>
              <w:contextualSpacing/>
              <w:jc w:val="center"/>
            </w:pPr>
          </w:p>
        </w:tc>
        <w:tc>
          <w:tcPr>
            <w:tcW w:w="1080" w:type="dxa"/>
          </w:tcPr>
          <w:p w14:paraId="134D09C7" w14:textId="77777777" w:rsidR="00F7697D" w:rsidRPr="00F25BF8" w:rsidRDefault="00F7697D" w:rsidP="00F7697D">
            <w:pPr>
              <w:contextualSpacing/>
              <w:jc w:val="center"/>
            </w:pPr>
          </w:p>
        </w:tc>
      </w:tr>
      <w:tr w:rsidR="00F7697D" w:rsidRPr="00F25BF8" w14:paraId="5A3854A5" w14:textId="77777777" w:rsidTr="00F7697D">
        <w:trPr>
          <w:trHeight w:val="20"/>
          <w:jc w:val="center"/>
        </w:trPr>
        <w:tc>
          <w:tcPr>
            <w:tcW w:w="492" w:type="dxa"/>
          </w:tcPr>
          <w:p w14:paraId="091276F1" w14:textId="77777777" w:rsidR="00F7697D" w:rsidRPr="00F25BF8" w:rsidRDefault="00F7697D" w:rsidP="00F7697D">
            <w:pPr>
              <w:contextualSpacing/>
              <w:jc w:val="center"/>
              <w:rPr>
                <w:sz w:val="20"/>
              </w:rPr>
            </w:pPr>
            <w:r w:rsidRPr="00F25BF8">
              <w:rPr>
                <w:sz w:val="20"/>
              </w:rPr>
              <w:t>3</w:t>
            </w:r>
          </w:p>
        </w:tc>
        <w:tc>
          <w:tcPr>
            <w:tcW w:w="1303" w:type="dxa"/>
          </w:tcPr>
          <w:p w14:paraId="2469BA15" w14:textId="77777777" w:rsidR="00F7697D" w:rsidRPr="00F25BF8" w:rsidRDefault="00F7697D" w:rsidP="00F7697D">
            <w:pPr>
              <w:contextualSpacing/>
              <w:jc w:val="center"/>
            </w:pPr>
          </w:p>
        </w:tc>
        <w:tc>
          <w:tcPr>
            <w:tcW w:w="2383" w:type="dxa"/>
          </w:tcPr>
          <w:p w14:paraId="07146E25" w14:textId="77777777" w:rsidR="00F7697D" w:rsidRPr="00F25BF8" w:rsidRDefault="00F7697D" w:rsidP="00F7697D">
            <w:pPr>
              <w:contextualSpacing/>
              <w:jc w:val="center"/>
            </w:pPr>
          </w:p>
        </w:tc>
        <w:tc>
          <w:tcPr>
            <w:tcW w:w="1080" w:type="dxa"/>
          </w:tcPr>
          <w:p w14:paraId="35D2273E" w14:textId="77777777" w:rsidR="00F7697D" w:rsidRPr="00F25BF8" w:rsidRDefault="00F7697D" w:rsidP="00F7697D">
            <w:pPr>
              <w:contextualSpacing/>
              <w:jc w:val="center"/>
            </w:pPr>
          </w:p>
        </w:tc>
      </w:tr>
      <w:tr w:rsidR="00F7697D" w:rsidRPr="00F25BF8" w14:paraId="38D4BB53" w14:textId="77777777" w:rsidTr="00F7697D">
        <w:trPr>
          <w:trHeight w:val="20"/>
          <w:jc w:val="center"/>
        </w:trPr>
        <w:tc>
          <w:tcPr>
            <w:tcW w:w="492" w:type="dxa"/>
          </w:tcPr>
          <w:p w14:paraId="3E141B4D" w14:textId="77777777" w:rsidR="00F7697D" w:rsidRPr="00F25BF8" w:rsidRDefault="00F7697D" w:rsidP="00F7697D">
            <w:pPr>
              <w:contextualSpacing/>
              <w:jc w:val="center"/>
              <w:rPr>
                <w:sz w:val="20"/>
              </w:rPr>
            </w:pPr>
            <w:r w:rsidRPr="00F25BF8">
              <w:rPr>
                <w:sz w:val="20"/>
              </w:rPr>
              <w:t>4</w:t>
            </w:r>
          </w:p>
        </w:tc>
        <w:tc>
          <w:tcPr>
            <w:tcW w:w="1303" w:type="dxa"/>
          </w:tcPr>
          <w:p w14:paraId="24683F40" w14:textId="77777777" w:rsidR="00F7697D" w:rsidRPr="00F25BF8" w:rsidRDefault="00F7697D" w:rsidP="00F7697D">
            <w:pPr>
              <w:contextualSpacing/>
              <w:jc w:val="center"/>
            </w:pPr>
          </w:p>
        </w:tc>
        <w:tc>
          <w:tcPr>
            <w:tcW w:w="2383" w:type="dxa"/>
          </w:tcPr>
          <w:p w14:paraId="4E4F51C4" w14:textId="77777777" w:rsidR="00F7697D" w:rsidRPr="00F25BF8" w:rsidRDefault="00F7697D" w:rsidP="00F7697D">
            <w:pPr>
              <w:contextualSpacing/>
              <w:jc w:val="center"/>
            </w:pPr>
          </w:p>
        </w:tc>
        <w:tc>
          <w:tcPr>
            <w:tcW w:w="1080" w:type="dxa"/>
          </w:tcPr>
          <w:p w14:paraId="5400AC09" w14:textId="77777777" w:rsidR="00F7697D" w:rsidRPr="00F25BF8" w:rsidRDefault="00F7697D" w:rsidP="00F7697D">
            <w:pPr>
              <w:contextualSpacing/>
              <w:jc w:val="center"/>
            </w:pPr>
          </w:p>
        </w:tc>
      </w:tr>
      <w:tr w:rsidR="00F7697D" w:rsidRPr="00F25BF8" w14:paraId="64FF3BAD" w14:textId="77777777" w:rsidTr="00F7697D">
        <w:trPr>
          <w:trHeight w:val="20"/>
          <w:jc w:val="center"/>
        </w:trPr>
        <w:tc>
          <w:tcPr>
            <w:tcW w:w="492" w:type="dxa"/>
          </w:tcPr>
          <w:p w14:paraId="542321C3" w14:textId="77777777" w:rsidR="00F7697D" w:rsidRPr="00F25BF8" w:rsidRDefault="00F7697D" w:rsidP="00F7697D">
            <w:pPr>
              <w:contextualSpacing/>
              <w:jc w:val="center"/>
              <w:rPr>
                <w:sz w:val="20"/>
              </w:rPr>
            </w:pPr>
            <w:r w:rsidRPr="00F25BF8">
              <w:rPr>
                <w:sz w:val="20"/>
              </w:rPr>
              <w:t>5</w:t>
            </w:r>
          </w:p>
        </w:tc>
        <w:tc>
          <w:tcPr>
            <w:tcW w:w="1303" w:type="dxa"/>
          </w:tcPr>
          <w:p w14:paraId="62D32209" w14:textId="77777777" w:rsidR="00F7697D" w:rsidRPr="00F25BF8" w:rsidRDefault="00F7697D" w:rsidP="00F7697D">
            <w:pPr>
              <w:contextualSpacing/>
              <w:jc w:val="center"/>
            </w:pPr>
          </w:p>
        </w:tc>
        <w:tc>
          <w:tcPr>
            <w:tcW w:w="2383" w:type="dxa"/>
          </w:tcPr>
          <w:p w14:paraId="58CD9832" w14:textId="77777777" w:rsidR="00F7697D" w:rsidRPr="00F25BF8" w:rsidRDefault="00F7697D" w:rsidP="00F7697D">
            <w:pPr>
              <w:contextualSpacing/>
              <w:jc w:val="center"/>
            </w:pPr>
          </w:p>
        </w:tc>
        <w:tc>
          <w:tcPr>
            <w:tcW w:w="1080" w:type="dxa"/>
          </w:tcPr>
          <w:p w14:paraId="6254A9B4" w14:textId="77777777" w:rsidR="00F7697D" w:rsidRPr="00F25BF8" w:rsidRDefault="00F7697D" w:rsidP="00F7697D">
            <w:pPr>
              <w:contextualSpacing/>
              <w:jc w:val="center"/>
            </w:pPr>
          </w:p>
        </w:tc>
      </w:tr>
      <w:tr w:rsidR="00F7697D" w:rsidRPr="00F25BF8" w14:paraId="006E1D11" w14:textId="77777777" w:rsidTr="00F7697D">
        <w:trPr>
          <w:trHeight w:val="20"/>
          <w:jc w:val="center"/>
        </w:trPr>
        <w:tc>
          <w:tcPr>
            <w:tcW w:w="492" w:type="dxa"/>
          </w:tcPr>
          <w:p w14:paraId="2EA13B28" w14:textId="77777777" w:rsidR="00F7697D" w:rsidRPr="00F25BF8" w:rsidRDefault="00F7697D" w:rsidP="00F7697D">
            <w:pPr>
              <w:contextualSpacing/>
              <w:jc w:val="center"/>
              <w:rPr>
                <w:sz w:val="20"/>
              </w:rPr>
            </w:pPr>
            <w:r w:rsidRPr="00F25BF8">
              <w:rPr>
                <w:sz w:val="20"/>
              </w:rPr>
              <w:t>6</w:t>
            </w:r>
          </w:p>
        </w:tc>
        <w:tc>
          <w:tcPr>
            <w:tcW w:w="1303" w:type="dxa"/>
          </w:tcPr>
          <w:p w14:paraId="7A67492A" w14:textId="77777777" w:rsidR="00F7697D" w:rsidRPr="00F25BF8" w:rsidRDefault="00F7697D" w:rsidP="00F7697D">
            <w:pPr>
              <w:contextualSpacing/>
              <w:jc w:val="center"/>
            </w:pPr>
          </w:p>
        </w:tc>
        <w:tc>
          <w:tcPr>
            <w:tcW w:w="2383" w:type="dxa"/>
          </w:tcPr>
          <w:p w14:paraId="676ED614" w14:textId="77777777" w:rsidR="00F7697D" w:rsidRPr="00F25BF8" w:rsidRDefault="00F7697D" w:rsidP="00F7697D">
            <w:pPr>
              <w:contextualSpacing/>
              <w:jc w:val="center"/>
            </w:pPr>
          </w:p>
        </w:tc>
        <w:tc>
          <w:tcPr>
            <w:tcW w:w="1080" w:type="dxa"/>
          </w:tcPr>
          <w:p w14:paraId="2217A6FE" w14:textId="77777777" w:rsidR="00F7697D" w:rsidRPr="00F25BF8" w:rsidRDefault="00F7697D" w:rsidP="00F7697D">
            <w:pPr>
              <w:contextualSpacing/>
              <w:jc w:val="center"/>
            </w:pPr>
          </w:p>
        </w:tc>
      </w:tr>
      <w:tr w:rsidR="00F7697D" w:rsidRPr="00F25BF8" w14:paraId="3C59A8A7" w14:textId="77777777" w:rsidTr="00F7697D">
        <w:trPr>
          <w:trHeight w:val="20"/>
          <w:jc w:val="center"/>
        </w:trPr>
        <w:tc>
          <w:tcPr>
            <w:tcW w:w="492" w:type="dxa"/>
          </w:tcPr>
          <w:p w14:paraId="1B5DD0E5" w14:textId="77777777" w:rsidR="00F7697D" w:rsidRPr="00F25BF8" w:rsidRDefault="00F7697D" w:rsidP="00F7697D">
            <w:pPr>
              <w:contextualSpacing/>
              <w:jc w:val="center"/>
              <w:rPr>
                <w:sz w:val="20"/>
              </w:rPr>
            </w:pPr>
            <w:r w:rsidRPr="00F25BF8">
              <w:rPr>
                <w:sz w:val="20"/>
              </w:rPr>
              <w:t>7</w:t>
            </w:r>
          </w:p>
        </w:tc>
        <w:tc>
          <w:tcPr>
            <w:tcW w:w="1303" w:type="dxa"/>
          </w:tcPr>
          <w:p w14:paraId="7923B21D" w14:textId="77777777" w:rsidR="00F7697D" w:rsidRPr="00F25BF8" w:rsidRDefault="00F7697D" w:rsidP="00F7697D">
            <w:pPr>
              <w:contextualSpacing/>
              <w:jc w:val="center"/>
            </w:pPr>
          </w:p>
        </w:tc>
        <w:tc>
          <w:tcPr>
            <w:tcW w:w="2383" w:type="dxa"/>
          </w:tcPr>
          <w:p w14:paraId="6974EE78" w14:textId="77777777" w:rsidR="00F7697D" w:rsidRPr="00F25BF8" w:rsidRDefault="00F7697D" w:rsidP="00F7697D">
            <w:pPr>
              <w:contextualSpacing/>
              <w:jc w:val="center"/>
            </w:pPr>
          </w:p>
        </w:tc>
        <w:tc>
          <w:tcPr>
            <w:tcW w:w="1080" w:type="dxa"/>
          </w:tcPr>
          <w:p w14:paraId="45ED516D" w14:textId="77777777" w:rsidR="00F7697D" w:rsidRPr="00F25BF8" w:rsidRDefault="00F7697D" w:rsidP="00F7697D">
            <w:pPr>
              <w:contextualSpacing/>
              <w:jc w:val="center"/>
            </w:pPr>
          </w:p>
        </w:tc>
      </w:tr>
      <w:tr w:rsidR="00F7697D" w:rsidRPr="00F25BF8" w14:paraId="6873824F" w14:textId="77777777" w:rsidTr="00F7697D">
        <w:trPr>
          <w:trHeight w:val="20"/>
          <w:jc w:val="center"/>
        </w:trPr>
        <w:tc>
          <w:tcPr>
            <w:tcW w:w="492" w:type="dxa"/>
          </w:tcPr>
          <w:p w14:paraId="56A7D147" w14:textId="77777777" w:rsidR="00F7697D" w:rsidRPr="00F25BF8" w:rsidRDefault="00F7697D" w:rsidP="00F7697D">
            <w:pPr>
              <w:contextualSpacing/>
              <w:jc w:val="center"/>
              <w:rPr>
                <w:sz w:val="20"/>
              </w:rPr>
            </w:pPr>
            <w:r w:rsidRPr="00F25BF8">
              <w:rPr>
                <w:sz w:val="20"/>
              </w:rPr>
              <w:t>8</w:t>
            </w:r>
          </w:p>
        </w:tc>
        <w:tc>
          <w:tcPr>
            <w:tcW w:w="1303" w:type="dxa"/>
          </w:tcPr>
          <w:p w14:paraId="7F147CFC" w14:textId="77777777" w:rsidR="00F7697D" w:rsidRPr="00F25BF8" w:rsidRDefault="00F7697D" w:rsidP="00F7697D">
            <w:pPr>
              <w:contextualSpacing/>
              <w:jc w:val="center"/>
            </w:pPr>
          </w:p>
        </w:tc>
        <w:tc>
          <w:tcPr>
            <w:tcW w:w="2383" w:type="dxa"/>
          </w:tcPr>
          <w:p w14:paraId="500BDAD7" w14:textId="77777777" w:rsidR="00F7697D" w:rsidRPr="00F25BF8" w:rsidRDefault="00F7697D" w:rsidP="00F7697D">
            <w:pPr>
              <w:contextualSpacing/>
              <w:jc w:val="center"/>
            </w:pPr>
          </w:p>
        </w:tc>
        <w:tc>
          <w:tcPr>
            <w:tcW w:w="1080" w:type="dxa"/>
          </w:tcPr>
          <w:p w14:paraId="71D7375B" w14:textId="77777777" w:rsidR="00F7697D" w:rsidRPr="00F25BF8" w:rsidRDefault="00F7697D" w:rsidP="00F7697D">
            <w:pPr>
              <w:contextualSpacing/>
              <w:jc w:val="center"/>
            </w:pPr>
          </w:p>
        </w:tc>
      </w:tr>
      <w:tr w:rsidR="00F7697D" w:rsidRPr="00F25BF8" w14:paraId="1D6DBF8A" w14:textId="77777777" w:rsidTr="00F7697D">
        <w:trPr>
          <w:trHeight w:val="20"/>
          <w:jc w:val="center"/>
        </w:trPr>
        <w:tc>
          <w:tcPr>
            <w:tcW w:w="492" w:type="dxa"/>
          </w:tcPr>
          <w:p w14:paraId="325B1267" w14:textId="77777777" w:rsidR="00F7697D" w:rsidRPr="00F25BF8" w:rsidRDefault="00F7697D" w:rsidP="00F7697D">
            <w:pPr>
              <w:contextualSpacing/>
              <w:jc w:val="center"/>
              <w:rPr>
                <w:sz w:val="20"/>
              </w:rPr>
            </w:pPr>
            <w:r w:rsidRPr="00F25BF8">
              <w:rPr>
                <w:sz w:val="20"/>
              </w:rPr>
              <w:t>9</w:t>
            </w:r>
          </w:p>
        </w:tc>
        <w:tc>
          <w:tcPr>
            <w:tcW w:w="1303" w:type="dxa"/>
          </w:tcPr>
          <w:p w14:paraId="6ADDBD00" w14:textId="77777777" w:rsidR="00F7697D" w:rsidRPr="00F25BF8" w:rsidRDefault="00F7697D" w:rsidP="00F7697D">
            <w:pPr>
              <w:contextualSpacing/>
              <w:jc w:val="center"/>
            </w:pPr>
          </w:p>
        </w:tc>
        <w:tc>
          <w:tcPr>
            <w:tcW w:w="2383" w:type="dxa"/>
          </w:tcPr>
          <w:p w14:paraId="57A8A30F" w14:textId="77777777" w:rsidR="00F7697D" w:rsidRPr="00F25BF8" w:rsidRDefault="00F7697D" w:rsidP="00F7697D">
            <w:pPr>
              <w:contextualSpacing/>
              <w:jc w:val="center"/>
            </w:pPr>
          </w:p>
        </w:tc>
        <w:tc>
          <w:tcPr>
            <w:tcW w:w="1080" w:type="dxa"/>
          </w:tcPr>
          <w:p w14:paraId="7B844C3D" w14:textId="77777777" w:rsidR="00F7697D" w:rsidRPr="00F25BF8" w:rsidRDefault="00F7697D" w:rsidP="00F7697D">
            <w:pPr>
              <w:contextualSpacing/>
              <w:jc w:val="center"/>
            </w:pPr>
          </w:p>
        </w:tc>
      </w:tr>
      <w:tr w:rsidR="00F7697D" w:rsidRPr="00F25BF8" w14:paraId="750C7721" w14:textId="77777777" w:rsidTr="00F7697D">
        <w:trPr>
          <w:trHeight w:val="20"/>
          <w:jc w:val="center"/>
        </w:trPr>
        <w:tc>
          <w:tcPr>
            <w:tcW w:w="492" w:type="dxa"/>
          </w:tcPr>
          <w:p w14:paraId="1659E2E2" w14:textId="77777777" w:rsidR="00F7697D" w:rsidRPr="00F25BF8" w:rsidRDefault="00F7697D" w:rsidP="00F7697D">
            <w:pPr>
              <w:contextualSpacing/>
              <w:jc w:val="center"/>
              <w:rPr>
                <w:sz w:val="20"/>
              </w:rPr>
            </w:pPr>
            <w:r w:rsidRPr="00F25BF8">
              <w:rPr>
                <w:sz w:val="20"/>
              </w:rPr>
              <w:t>10</w:t>
            </w:r>
          </w:p>
        </w:tc>
        <w:tc>
          <w:tcPr>
            <w:tcW w:w="1303" w:type="dxa"/>
          </w:tcPr>
          <w:p w14:paraId="1161B219" w14:textId="77777777" w:rsidR="00F7697D" w:rsidRPr="00F25BF8" w:rsidRDefault="00F7697D" w:rsidP="00F7697D">
            <w:pPr>
              <w:contextualSpacing/>
              <w:jc w:val="center"/>
            </w:pPr>
          </w:p>
        </w:tc>
        <w:tc>
          <w:tcPr>
            <w:tcW w:w="2383" w:type="dxa"/>
          </w:tcPr>
          <w:p w14:paraId="6BFA332F" w14:textId="77777777" w:rsidR="00F7697D" w:rsidRPr="00F25BF8" w:rsidRDefault="00F7697D" w:rsidP="00F7697D">
            <w:pPr>
              <w:contextualSpacing/>
              <w:jc w:val="center"/>
            </w:pPr>
          </w:p>
        </w:tc>
        <w:tc>
          <w:tcPr>
            <w:tcW w:w="1080" w:type="dxa"/>
          </w:tcPr>
          <w:p w14:paraId="788A8490" w14:textId="77777777" w:rsidR="00F7697D" w:rsidRPr="00F25BF8" w:rsidRDefault="00F7697D" w:rsidP="00F7697D">
            <w:pPr>
              <w:contextualSpacing/>
              <w:jc w:val="center"/>
            </w:pPr>
          </w:p>
        </w:tc>
      </w:tr>
    </w:tbl>
    <w:p w14:paraId="7A431FB3" w14:textId="77777777" w:rsidR="00F7697D" w:rsidRPr="00F25BF8" w:rsidRDefault="00F7697D" w:rsidP="00F7697D">
      <w:pPr>
        <w:spacing w:after="0" w:line="240" w:lineRule="auto"/>
        <w:contextualSpacing/>
        <w:rPr>
          <w:rFonts w:eastAsia="SimSun"/>
        </w:rPr>
      </w:pPr>
    </w:p>
    <w:p w14:paraId="7C2419D3" w14:textId="77777777" w:rsidR="00F7697D" w:rsidRPr="00F25BF8" w:rsidRDefault="00F7697D" w:rsidP="00F7697D">
      <w:pPr>
        <w:rPr>
          <w:rFonts w:eastAsia="SimSun"/>
        </w:rPr>
      </w:pPr>
      <w:r w:rsidRPr="00F25BF8">
        <w:rPr>
          <w:rFonts w:eastAsia="SimSun"/>
        </w:rPr>
        <w:br w:type="page"/>
      </w:r>
    </w:p>
    <w:p w14:paraId="1969615D" w14:textId="77777777" w:rsidR="00F7697D" w:rsidRDefault="00F7697D" w:rsidP="003C0031">
      <w:pPr>
        <w:spacing w:after="0" w:line="240" w:lineRule="auto"/>
        <w:contextualSpacing/>
        <w:rPr>
          <w:b/>
        </w:rPr>
      </w:pPr>
    </w:p>
    <w:p w14:paraId="7AC8EFD8" w14:textId="77777777" w:rsidR="00F7697D" w:rsidRDefault="00F7697D" w:rsidP="003C0031">
      <w:pPr>
        <w:spacing w:after="0" w:line="240" w:lineRule="auto"/>
        <w:contextualSpacing/>
        <w:rPr>
          <w:b/>
        </w:rPr>
      </w:pPr>
    </w:p>
    <w:p w14:paraId="09A6211E" w14:textId="77777777" w:rsidR="00F7697D" w:rsidRDefault="00F7697D" w:rsidP="003C0031">
      <w:pPr>
        <w:spacing w:after="0" w:line="240" w:lineRule="auto"/>
        <w:contextualSpacing/>
        <w:rPr>
          <w:b/>
        </w:rPr>
      </w:pPr>
    </w:p>
    <w:p w14:paraId="455121E3" w14:textId="77777777" w:rsidR="00F7697D" w:rsidRDefault="00F7697D" w:rsidP="003C0031">
      <w:pPr>
        <w:spacing w:after="0" w:line="240" w:lineRule="auto"/>
        <w:contextualSpacing/>
        <w:rPr>
          <w:b/>
        </w:rPr>
      </w:pPr>
    </w:p>
    <w:p w14:paraId="0C89704E" w14:textId="1F58910B" w:rsidR="003C0031" w:rsidRPr="003C0031" w:rsidRDefault="00F25BF8" w:rsidP="003C0031">
      <w:pPr>
        <w:spacing w:after="0" w:line="240" w:lineRule="auto"/>
        <w:contextualSpacing/>
        <w:rPr>
          <w:b/>
        </w:rPr>
      </w:pPr>
      <w:r>
        <w:rPr>
          <w:b/>
        </w:rPr>
        <w:t>L</w:t>
      </w:r>
      <w:r w:rsidR="003C0031" w:rsidRPr="003C0031">
        <w:rPr>
          <w:b/>
        </w:rPr>
        <w:t>. OFF FARM INCOME AND REMITTANCES</w:t>
      </w:r>
    </w:p>
    <w:p w14:paraId="30618AEF" w14:textId="72BFF3CF" w:rsidR="006D5C10" w:rsidRDefault="003C0031" w:rsidP="006D5C10">
      <w:pPr>
        <w:spacing w:after="0" w:line="240" w:lineRule="auto"/>
        <w:contextualSpacing/>
      </w:pPr>
      <w:r>
        <w:t>Now we are going to talk about sources of income for your household.</w:t>
      </w:r>
    </w:p>
    <w:tbl>
      <w:tblPr>
        <w:tblStyle w:val="TableGrid"/>
        <w:tblW w:w="13855" w:type="dxa"/>
        <w:jc w:val="center"/>
        <w:tblCellMar>
          <w:left w:w="29" w:type="dxa"/>
          <w:right w:w="29" w:type="dxa"/>
        </w:tblCellMar>
        <w:tblLook w:val="04A0" w:firstRow="1" w:lastRow="0" w:firstColumn="1" w:lastColumn="0" w:noHBand="0" w:noVBand="1"/>
      </w:tblPr>
      <w:tblGrid>
        <w:gridCol w:w="2875"/>
        <w:gridCol w:w="3060"/>
        <w:gridCol w:w="2340"/>
        <w:gridCol w:w="2520"/>
        <w:gridCol w:w="3060"/>
      </w:tblGrid>
      <w:tr w:rsidR="003C0031" w14:paraId="060636AB" w14:textId="77777777" w:rsidTr="00CD018F">
        <w:trPr>
          <w:jc w:val="center"/>
        </w:trPr>
        <w:tc>
          <w:tcPr>
            <w:tcW w:w="2875" w:type="dxa"/>
          </w:tcPr>
          <w:p w14:paraId="5773C6B4" w14:textId="77777777" w:rsidR="003C0031" w:rsidRPr="006D5C10" w:rsidRDefault="003C0031" w:rsidP="006D5C10"/>
        </w:tc>
        <w:tc>
          <w:tcPr>
            <w:tcW w:w="3060" w:type="dxa"/>
          </w:tcPr>
          <w:p w14:paraId="52CF9182" w14:textId="3D7F4B2D" w:rsidR="003C0031" w:rsidRDefault="003C0031" w:rsidP="006D5C10">
            <w:r w:rsidRPr="006D5C10">
              <w:t>Did any of the household members receive cash or in-kind payments for service or labor for</w:t>
            </w:r>
            <w:r>
              <w:t xml:space="preserve"> the following?</w:t>
            </w:r>
          </w:p>
          <w:p w14:paraId="48D31338" w14:textId="53A5280E" w:rsidR="003C0031" w:rsidRDefault="003C0031" w:rsidP="003C0031">
            <w:r>
              <w:t>1=No; 2=Yes</w:t>
            </w:r>
          </w:p>
        </w:tc>
        <w:tc>
          <w:tcPr>
            <w:tcW w:w="2340" w:type="dxa"/>
          </w:tcPr>
          <w:p w14:paraId="64952DDF" w14:textId="0CAD23D9" w:rsidR="003C0031" w:rsidRDefault="003C0031" w:rsidP="001512DD">
            <w:pPr>
              <w:contextualSpacing/>
            </w:pPr>
            <w:r>
              <w:t>I</w:t>
            </w:r>
            <w:r w:rsidR="0015117F">
              <w:t>f yes, which mem</w:t>
            </w:r>
            <w:r>
              <w:t>bers received cash or in-kind payments for each activity?</w:t>
            </w:r>
          </w:p>
        </w:tc>
        <w:tc>
          <w:tcPr>
            <w:tcW w:w="2520" w:type="dxa"/>
          </w:tcPr>
          <w:p w14:paraId="4A0DBEBE" w14:textId="7D152229" w:rsidR="003C0031" w:rsidRDefault="003C0031" w:rsidP="006D5C10">
            <w:pPr>
              <w:contextualSpacing/>
            </w:pPr>
            <w:r>
              <w:t>How much cash did each person receive for each task over the past 12 months?</w:t>
            </w:r>
          </w:p>
        </w:tc>
        <w:tc>
          <w:tcPr>
            <w:tcW w:w="3060" w:type="dxa"/>
          </w:tcPr>
          <w:p w14:paraId="0C5B6D19" w14:textId="492A9700" w:rsidR="003C0031" w:rsidRDefault="003C0031" w:rsidP="001512DD">
            <w:pPr>
              <w:contextualSpacing/>
            </w:pPr>
            <w:r>
              <w:t>How much (in ZMK equivalent values) in-kind payments did each person receive for each task over the past 12 months?</w:t>
            </w:r>
          </w:p>
        </w:tc>
      </w:tr>
      <w:tr w:rsidR="003C0031" w14:paraId="20BDD0AB" w14:textId="77777777" w:rsidTr="00CD018F">
        <w:trPr>
          <w:trHeight w:val="90"/>
          <w:jc w:val="center"/>
        </w:trPr>
        <w:tc>
          <w:tcPr>
            <w:tcW w:w="2875" w:type="dxa"/>
            <w:vMerge w:val="restart"/>
          </w:tcPr>
          <w:p w14:paraId="61C665F4" w14:textId="50FD0773" w:rsidR="003C0031" w:rsidRDefault="003C0031" w:rsidP="003C0031">
            <w:pPr>
              <w:contextualSpacing/>
            </w:pPr>
            <w:r>
              <w:t>Work on a small-holder farm</w:t>
            </w:r>
          </w:p>
        </w:tc>
        <w:tc>
          <w:tcPr>
            <w:tcW w:w="3060" w:type="dxa"/>
          </w:tcPr>
          <w:p w14:paraId="24128608" w14:textId="10F9FF5E" w:rsidR="003C0031" w:rsidRDefault="003C0031" w:rsidP="003C0031">
            <w:pPr>
              <w:contextualSpacing/>
            </w:pPr>
          </w:p>
        </w:tc>
        <w:tc>
          <w:tcPr>
            <w:tcW w:w="2340" w:type="dxa"/>
          </w:tcPr>
          <w:p w14:paraId="2B87BFA1" w14:textId="77777777" w:rsidR="003C0031" w:rsidRDefault="003C0031" w:rsidP="003C0031">
            <w:pPr>
              <w:contextualSpacing/>
            </w:pPr>
          </w:p>
        </w:tc>
        <w:tc>
          <w:tcPr>
            <w:tcW w:w="2520" w:type="dxa"/>
          </w:tcPr>
          <w:p w14:paraId="11CF4AE6" w14:textId="77777777" w:rsidR="003C0031" w:rsidRDefault="003C0031" w:rsidP="003C0031">
            <w:pPr>
              <w:contextualSpacing/>
            </w:pPr>
          </w:p>
        </w:tc>
        <w:tc>
          <w:tcPr>
            <w:tcW w:w="3060" w:type="dxa"/>
          </w:tcPr>
          <w:p w14:paraId="71BCCF63" w14:textId="01155C6F" w:rsidR="003C0031" w:rsidRDefault="003C0031" w:rsidP="003C0031">
            <w:pPr>
              <w:contextualSpacing/>
            </w:pPr>
          </w:p>
        </w:tc>
      </w:tr>
      <w:tr w:rsidR="003C0031" w14:paraId="315EAE77" w14:textId="77777777" w:rsidTr="00CD018F">
        <w:trPr>
          <w:trHeight w:val="90"/>
          <w:jc w:val="center"/>
        </w:trPr>
        <w:tc>
          <w:tcPr>
            <w:tcW w:w="2875" w:type="dxa"/>
            <w:vMerge/>
          </w:tcPr>
          <w:p w14:paraId="02C0CE23" w14:textId="77777777" w:rsidR="003C0031" w:rsidRDefault="003C0031" w:rsidP="001512DD">
            <w:pPr>
              <w:contextualSpacing/>
            </w:pPr>
          </w:p>
        </w:tc>
        <w:tc>
          <w:tcPr>
            <w:tcW w:w="3060" w:type="dxa"/>
          </w:tcPr>
          <w:p w14:paraId="39B0BC47" w14:textId="77777777" w:rsidR="003C0031" w:rsidRDefault="003C0031" w:rsidP="001512DD">
            <w:pPr>
              <w:contextualSpacing/>
            </w:pPr>
          </w:p>
        </w:tc>
        <w:tc>
          <w:tcPr>
            <w:tcW w:w="2340" w:type="dxa"/>
          </w:tcPr>
          <w:p w14:paraId="2864A250" w14:textId="77777777" w:rsidR="003C0031" w:rsidRDefault="003C0031" w:rsidP="001512DD">
            <w:pPr>
              <w:contextualSpacing/>
            </w:pPr>
          </w:p>
        </w:tc>
        <w:tc>
          <w:tcPr>
            <w:tcW w:w="2520" w:type="dxa"/>
          </w:tcPr>
          <w:p w14:paraId="37B3A031" w14:textId="77777777" w:rsidR="003C0031" w:rsidRDefault="003C0031" w:rsidP="001512DD">
            <w:pPr>
              <w:contextualSpacing/>
            </w:pPr>
          </w:p>
        </w:tc>
        <w:tc>
          <w:tcPr>
            <w:tcW w:w="3060" w:type="dxa"/>
          </w:tcPr>
          <w:p w14:paraId="5677149D" w14:textId="51BF0661" w:rsidR="003C0031" w:rsidRDefault="003C0031" w:rsidP="001512DD">
            <w:pPr>
              <w:contextualSpacing/>
            </w:pPr>
          </w:p>
        </w:tc>
      </w:tr>
      <w:tr w:rsidR="0015117F" w14:paraId="16C735E5" w14:textId="77777777" w:rsidTr="00CD018F">
        <w:trPr>
          <w:trHeight w:val="90"/>
          <w:jc w:val="center"/>
        </w:trPr>
        <w:tc>
          <w:tcPr>
            <w:tcW w:w="2875" w:type="dxa"/>
            <w:vMerge/>
          </w:tcPr>
          <w:p w14:paraId="1857E67F" w14:textId="77777777" w:rsidR="0015117F" w:rsidRDefault="0015117F" w:rsidP="0015117F">
            <w:pPr>
              <w:contextualSpacing/>
            </w:pPr>
          </w:p>
        </w:tc>
        <w:tc>
          <w:tcPr>
            <w:tcW w:w="3060" w:type="dxa"/>
          </w:tcPr>
          <w:p w14:paraId="7F3252C0" w14:textId="77777777" w:rsidR="0015117F" w:rsidRDefault="0015117F" w:rsidP="0015117F">
            <w:pPr>
              <w:contextualSpacing/>
            </w:pPr>
          </w:p>
        </w:tc>
        <w:tc>
          <w:tcPr>
            <w:tcW w:w="2340" w:type="dxa"/>
          </w:tcPr>
          <w:p w14:paraId="05A818CB" w14:textId="77777777" w:rsidR="0015117F" w:rsidRDefault="0015117F" w:rsidP="0015117F">
            <w:pPr>
              <w:contextualSpacing/>
            </w:pPr>
          </w:p>
        </w:tc>
        <w:tc>
          <w:tcPr>
            <w:tcW w:w="2520" w:type="dxa"/>
          </w:tcPr>
          <w:p w14:paraId="1CCBCE88" w14:textId="77777777" w:rsidR="0015117F" w:rsidRDefault="0015117F" w:rsidP="0015117F">
            <w:pPr>
              <w:contextualSpacing/>
            </w:pPr>
          </w:p>
        </w:tc>
        <w:tc>
          <w:tcPr>
            <w:tcW w:w="3060" w:type="dxa"/>
          </w:tcPr>
          <w:p w14:paraId="36708C68" w14:textId="6C048D28" w:rsidR="0015117F" w:rsidRDefault="0015117F" w:rsidP="0015117F">
            <w:pPr>
              <w:contextualSpacing/>
            </w:pPr>
          </w:p>
        </w:tc>
      </w:tr>
      <w:tr w:rsidR="003C0031" w14:paraId="63997DC9" w14:textId="77777777" w:rsidTr="00CD018F">
        <w:trPr>
          <w:trHeight w:val="90"/>
          <w:jc w:val="center"/>
        </w:trPr>
        <w:tc>
          <w:tcPr>
            <w:tcW w:w="2875" w:type="dxa"/>
            <w:vMerge w:val="restart"/>
          </w:tcPr>
          <w:p w14:paraId="73EEB0B9" w14:textId="77777777" w:rsidR="003C0031" w:rsidRDefault="003C0031" w:rsidP="009A059D">
            <w:pPr>
              <w:contextualSpacing/>
            </w:pPr>
            <w:r>
              <w:t>Work on a large-holder farm</w:t>
            </w:r>
          </w:p>
        </w:tc>
        <w:tc>
          <w:tcPr>
            <w:tcW w:w="3060" w:type="dxa"/>
          </w:tcPr>
          <w:p w14:paraId="26FE9182" w14:textId="77777777" w:rsidR="003C0031" w:rsidRDefault="003C0031" w:rsidP="009A059D">
            <w:pPr>
              <w:contextualSpacing/>
            </w:pPr>
          </w:p>
        </w:tc>
        <w:tc>
          <w:tcPr>
            <w:tcW w:w="2340" w:type="dxa"/>
          </w:tcPr>
          <w:p w14:paraId="0F20FC13" w14:textId="77777777" w:rsidR="003C0031" w:rsidRDefault="003C0031" w:rsidP="009A059D">
            <w:pPr>
              <w:contextualSpacing/>
            </w:pPr>
          </w:p>
        </w:tc>
        <w:tc>
          <w:tcPr>
            <w:tcW w:w="2520" w:type="dxa"/>
          </w:tcPr>
          <w:p w14:paraId="7F732231" w14:textId="77777777" w:rsidR="003C0031" w:rsidRDefault="003C0031" w:rsidP="009A059D">
            <w:pPr>
              <w:contextualSpacing/>
            </w:pPr>
          </w:p>
        </w:tc>
        <w:tc>
          <w:tcPr>
            <w:tcW w:w="3060" w:type="dxa"/>
          </w:tcPr>
          <w:p w14:paraId="7EF3A1F7" w14:textId="77777777" w:rsidR="003C0031" w:rsidRDefault="003C0031" w:rsidP="009A059D">
            <w:pPr>
              <w:contextualSpacing/>
            </w:pPr>
          </w:p>
        </w:tc>
      </w:tr>
      <w:tr w:rsidR="003C0031" w14:paraId="25BC8C02" w14:textId="77777777" w:rsidTr="00CD018F">
        <w:trPr>
          <w:trHeight w:val="90"/>
          <w:jc w:val="center"/>
        </w:trPr>
        <w:tc>
          <w:tcPr>
            <w:tcW w:w="2875" w:type="dxa"/>
            <w:vMerge/>
          </w:tcPr>
          <w:p w14:paraId="127B6801" w14:textId="77777777" w:rsidR="003C0031" w:rsidRDefault="003C0031" w:rsidP="009A059D">
            <w:pPr>
              <w:contextualSpacing/>
            </w:pPr>
          </w:p>
        </w:tc>
        <w:tc>
          <w:tcPr>
            <w:tcW w:w="3060" w:type="dxa"/>
          </w:tcPr>
          <w:p w14:paraId="2351BBFE" w14:textId="77777777" w:rsidR="003C0031" w:rsidRDefault="003C0031" w:rsidP="009A059D">
            <w:pPr>
              <w:contextualSpacing/>
            </w:pPr>
          </w:p>
        </w:tc>
        <w:tc>
          <w:tcPr>
            <w:tcW w:w="2340" w:type="dxa"/>
          </w:tcPr>
          <w:p w14:paraId="11A5B9A5" w14:textId="77777777" w:rsidR="003C0031" w:rsidRDefault="003C0031" w:rsidP="009A059D">
            <w:pPr>
              <w:contextualSpacing/>
            </w:pPr>
          </w:p>
        </w:tc>
        <w:tc>
          <w:tcPr>
            <w:tcW w:w="2520" w:type="dxa"/>
          </w:tcPr>
          <w:p w14:paraId="1DCFB587" w14:textId="77777777" w:rsidR="003C0031" w:rsidRDefault="003C0031" w:rsidP="009A059D">
            <w:pPr>
              <w:contextualSpacing/>
            </w:pPr>
          </w:p>
        </w:tc>
        <w:tc>
          <w:tcPr>
            <w:tcW w:w="3060" w:type="dxa"/>
          </w:tcPr>
          <w:p w14:paraId="4473B391" w14:textId="77777777" w:rsidR="003C0031" w:rsidRDefault="003C0031" w:rsidP="009A059D">
            <w:pPr>
              <w:contextualSpacing/>
            </w:pPr>
          </w:p>
        </w:tc>
      </w:tr>
      <w:tr w:rsidR="003C0031" w14:paraId="0F66182B" w14:textId="77777777" w:rsidTr="00CD018F">
        <w:trPr>
          <w:trHeight w:val="90"/>
          <w:jc w:val="center"/>
        </w:trPr>
        <w:tc>
          <w:tcPr>
            <w:tcW w:w="2875" w:type="dxa"/>
            <w:vMerge/>
          </w:tcPr>
          <w:p w14:paraId="4D53E365" w14:textId="77777777" w:rsidR="003C0031" w:rsidRDefault="003C0031" w:rsidP="009A059D">
            <w:pPr>
              <w:contextualSpacing/>
            </w:pPr>
          </w:p>
        </w:tc>
        <w:tc>
          <w:tcPr>
            <w:tcW w:w="3060" w:type="dxa"/>
          </w:tcPr>
          <w:p w14:paraId="26477C26" w14:textId="77777777" w:rsidR="003C0031" w:rsidRDefault="003C0031" w:rsidP="009A059D">
            <w:pPr>
              <w:contextualSpacing/>
            </w:pPr>
          </w:p>
        </w:tc>
        <w:tc>
          <w:tcPr>
            <w:tcW w:w="2340" w:type="dxa"/>
          </w:tcPr>
          <w:p w14:paraId="1F728B35" w14:textId="77777777" w:rsidR="003C0031" w:rsidRDefault="003C0031" w:rsidP="009A059D">
            <w:pPr>
              <w:contextualSpacing/>
            </w:pPr>
          </w:p>
        </w:tc>
        <w:tc>
          <w:tcPr>
            <w:tcW w:w="2520" w:type="dxa"/>
          </w:tcPr>
          <w:p w14:paraId="08533C16" w14:textId="77777777" w:rsidR="003C0031" w:rsidRDefault="003C0031" w:rsidP="009A059D">
            <w:pPr>
              <w:contextualSpacing/>
            </w:pPr>
          </w:p>
        </w:tc>
        <w:tc>
          <w:tcPr>
            <w:tcW w:w="3060" w:type="dxa"/>
          </w:tcPr>
          <w:p w14:paraId="7C34C492" w14:textId="77777777" w:rsidR="003C0031" w:rsidRDefault="003C0031" w:rsidP="009A059D">
            <w:pPr>
              <w:contextualSpacing/>
            </w:pPr>
          </w:p>
        </w:tc>
      </w:tr>
      <w:tr w:rsidR="0015117F" w14:paraId="60394723" w14:textId="77777777" w:rsidTr="00CD018F">
        <w:trPr>
          <w:trHeight w:val="90"/>
          <w:jc w:val="center"/>
        </w:trPr>
        <w:tc>
          <w:tcPr>
            <w:tcW w:w="2875" w:type="dxa"/>
            <w:vMerge w:val="restart"/>
          </w:tcPr>
          <w:p w14:paraId="5AB9D84D" w14:textId="379EBD06" w:rsidR="0015117F" w:rsidRDefault="0015117F" w:rsidP="0015117F">
            <w:pPr>
              <w:contextualSpacing/>
            </w:pPr>
            <w:r>
              <w:t>Work in a factory or other industrial work, or in a mine</w:t>
            </w:r>
          </w:p>
        </w:tc>
        <w:tc>
          <w:tcPr>
            <w:tcW w:w="3060" w:type="dxa"/>
          </w:tcPr>
          <w:p w14:paraId="26ABE208" w14:textId="77777777" w:rsidR="0015117F" w:rsidRDefault="0015117F" w:rsidP="0015117F">
            <w:pPr>
              <w:contextualSpacing/>
            </w:pPr>
          </w:p>
        </w:tc>
        <w:tc>
          <w:tcPr>
            <w:tcW w:w="2340" w:type="dxa"/>
          </w:tcPr>
          <w:p w14:paraId="2B0B2180" w14:textId="77777777" w:rsidR="0015117F" w:rsidRDefault="0015117F" w:rsidP="0015117F">
            <w:pPr>
              <w:contextualSpacing/>
            </w:pPr>
          </w:p>
        </w:tc>
        <w:tc>
          <w:tcPr>
            <w:tcW w:w="2520" w:type="dxa"/>
          </w:tcPr>
          <w:p w14:paraId="6511081C" w14:textId="77777777" w:rsidR="0015117F" w:rsidRDefault="0015117F" w:rsidP="0015117F">
            <w:pPr>
              <w:contextualSpacing/>
            </w:pPr>
          </w:p>
        </w:tc>
        <w:tc>
          <w:tcPr>
            <w:tcW w:w="3060" w:type="dxa"/>
          </w:tcPr>
          <w:p w14:paraId="5971077E" w14:textId="77777777" w:rsidR="0015117F" w:rsidRDefault="0015117F" w:rsidP="0015117F">
            <w:pPr>
              <w:contextualSpacing/>
            </w:pPr>
          </w:p>
        </w:tc>
      </w:tr>
      <w:tr w:rsidR="003C0031" w14:paraId="3233288D" w14:textId="77777777" w:rsidTr="00CD018F">
        <w:trPr>
          <w:trHeight w:val="90"/>
          <w:jc w:val="center"/>
        </w:trPr>
        <w:tc>
          <w:tcPr>
            <w:tcW w:w="2875" w:type="dxa"/>
            <w:vMerge/>
          </w:tcPr>
          <w:p w14:paraId="106AE5CE" w14:textId="77777777" w:rsidR="003C0031" w:rsidRDefault="003C0031" w:rsidP="009A059D">
            <w:pPr>
              <w:contextualSpacing/>
            </w:pPr>
          </w:p>
        </w:tc>
        <w:tc>
          <w:tcPr>
            <w:tcW w:w="3060" w:type="dxa"/>
          </w:tcPr>
          <w:p w14:paraId="6FFECC60" w14:textId="77777777" w:rsidR="003C0031" w:rsidRDefault="003C0031" w:rsidP="009A059D">
            <w:pPr>
              <w:contextualSpacing/>
            </w:pPr>
          </w:p>
        </w:tc>
        <w:tc>
          <w:tcPr>
            <w:tcW w:w="2340" w:type="dxa"/>
          </w:tcPr>
          <w:p w14:paraId="1CF37617" w14:textId="77777777" w:rsidR="003C0031" w:rsidRDefault="003C0031" w:rsidP="009A059D">
            <w:pPr>
              <w:contextualSpacing/>
            </w:pPr>
          </w:p>
        </w:tc>
        <w:tc>
          <w:tcPr>
            <w:tcW w:w="2520" w:type="dxa"/>
          </w:tcPr>
          <w:p w14:paraId="43060388" w14:textId="77777777" w:rsidR="003C0031" w:rsidRDefault="003C0031" w:rsidP="009A059D">
            <w:pPr>
              <w:contextualSpacing/>
            </w:pPr>
          </w:p>
        </w:tc>
        <w:tc>
          <w:tcPr>
            <w:tcW w:w="3060" w:type="dxa"/>
          </w:tcPr>
          <w:p w14:paraId="58C25491" w14:textId="77777777" w:rsidR="003C0031" w:rsidRDefault="003C0031" w:rsidP="009A059D">
            <w:pPr>
              <w:contextualSpacing/>
            </w:pPr>
          </w:p>
        </w:tc>
      </w:tr>
      <w:tr w:rsidR="003C0031" w14:paraId="69F49E64" w14:textId="77777777" w:rsidTr="00CD018F">
        <w:trPr>
          <w:trHeight w:val="90"/>
          <w:jc w:val="center"/>
        </w:trPr>
        <w:tc>
          <w:tcPr>
            <w:tcW w:w="2875" w:type="dxa"/>
            <w:vMerge/>
          </w:tcPr>
          <w:p w14:paraId="6FA775F2" w14:textId="77777777" w:rsidR="003C0031" w:rsidRDefault="003C0031" w:rsidP="009A059D">
            <w:pPr>
              <w:contextualSpacing/>
            </w:pPr>
          </w:p>
        </w:tc>
        <w:tc>
          <w:tcPr>
            <w:tcW w:w="3060" w:type="dxa"/>
          </w:tcPr>
          <w:p w14:paraId="0664C51F" w14:textId="77777777" w:rsidR="003C0031" w:rsidRDefault="003C0031" w:rsidP="009A059D">
            <w:pPr>
              <w:contextualSpacing/>
            </w:pPr>
          </w:p>
        </w:tc>
        <w:tc>
          <w:tcPr>
            <w:tcW w:w="2340" w:type="dxa"/>
          </w:tcPr>
          <w:p w14:paraId="62EAE1A5" w14:textId="77777777" w:rsidR="003C0031" w:rsidRDefault="003C0031" w:rsidP="009A059D">
            <w:pPr>
              <w:contextualSpacing/>
            </w:pPr>
          </w:p>
        </w:tc>
        <w:tc>
          <w:tcPr>
            <w:tcW w:w="2520" w:type="dxa"/>
          </w:tcPr>
          <w:p w14:paraId="67DF574C" w14:textId="77777777" w:rsidR="003C0031" w:rsidRDefault="003C0031" w:rsidP="009A059D">
            <w:pPr>
              <w:contextualSpacing/>
            </w:pPr>
          </w:p>
        </w:tc>
        <w:tc>
          <w:tcPr>
            <w:tcW w:w="3060" w:type="dxa"/>
          </w:tcPr>
          <w:p w14:paraId="7E24EF13" w14:textId="77777777" w:rsidR="003C0031" w:rsidRDefault="003C0031" w:rsidP="009A059D">
            <w:pPr>
              <w:contextualSpacing/>
            </w:pPr>
          </w:p>
        </w:tc>
      </w:tr>
      <w:tr w:rsidR="0015117F" w14:paraId="42BF6AB1" w14:textId="77777777" w:rsidTr="00CD018F">
        <w:trPr>
          <w:trHeight w:val="90"/>
          <w:jc w:val="center"/>
        </w:trPr>
        <w:tc>
          <w:tcPr>
            <w:tcW w:w="2875" w:type="dxa"/>
            <w:vMerge w:val="restart"/>
          </w:tcPr>
          <w:p w14:paraId="686D5125" w14:textId="45DA892B" w:rsidR="0015117F" w:rsidRDefault="0015117F" w:rsidP="0015117F">
            <w:pPr>
              <w:contextualSpacing/>
            </w:pPr>
            <w:r>
              <w:t>Work as a teacher, health worker, or agricultural officer</w:t>
            </w:r>
          </w:p>
        </w:tc>
        <w:tc>
          <w:tcPr>
            <w:tcW w:w="3060" w:type="dxa"/>
          </w:tcPr>
          <w:p w14:paraId="44CEEB15" w14:textId="77777777" w:rsidR="0015117F" w:rsidRDefault="0015117F" w:rsidP="0015117F">
            <w:pPr>
              <w:contextualSpacing/>
            </w:pPr>
          </w:p>
        </w:tc>
        <w:tc>
          <w:tcPr>
            <w:tcW w:w="2340" w:type="dxa"/>
          </w:tcPr>
          <w:p w14:paraId="511D5B05" w14:textId="77777777" w:rsidR="0015117F" w:rsidRDefault="0015117F" w:rsidP="0015117F">
            <w:pPr>
              <w:contextualSpacing/>
            </w:pPr>
          </w:p>
        </w:tc>
        <w:tc>
          <w:tcPr>
            <w:tcW w:w="2520" w:type="dxa"/>
          </w:tcPr>
          <w:p w14:paraId="6E39B936" w14:textId="77777777" w:rsidR="0015117F" w:rsidRDefault="0015117F" w:rsidP="0015117F">
            <w:pPr>
              <w:contextualSpacing/>
            </w:pPr>
          </w:p>
        </w:tc>
        <w:tc>
          <w:tcPr>
            <w:tcW w:w="3060" w:type="dxa"/>
          </w:tcPr>
          <w:p w14:paraId="37834A1F" w14:textId="77777777" w:rsidR="0015117F" w:rsidRDefault="0015117F" w:rsidP="0015117F">
            <w:pPr>
              <w:contextualSpacing/>
            </w:pPr>
          </w:p>
        </w:tc>
      </w:tr>
      <w:tr w:rsidR="003C0031" w14:paraId="644AB78E" w14:textId="77777777" w:rsidTr="00CD018F">
        <w:trPr>
          <w:trHeight w:val="90"/>
          <w:jc w:val="center"/>
        </w:trPr>
        <w:tc>
          <w:tcPr>
            <w:tcW w:w="2875" w:type="dxa"/>
            <w:vMerge/>
          </w:tcPr>
          <w:p w14:paraId="446CE390" w14:textId="77777777" w:rsidR="003C0031" w:rsidRDefault="003C0031" w:rsidP="009A059D">
            <w:pPr>
              <w:contextualSpacing/>
            </w:pPr>
          </w:p>
        </w:tc>
        <w:tc>
          <w:tcPr>
            <w:tcW w:w="3060" w:type="dxa"/>
          </w:tcPr>
          <w:p w14:paraId="2062EE4C" w14:textId="77777777" w:rsidR="003C0031" w:rsidRDefault="003C0031" w:rsidP="009A059D">
            <w:pPr>
              <w:contextualSpacing/>
            </w:pPr>
          </w:p>
        </w:tc>
        <w:tc>
          <w:tcPr>
            <w:tcW w:w="2340" w:type="dxa"/>
          </w:tcPr>
          <w:p w14:paraId="0E5C8B11" w14:textId="77777777" w:rsidR="003C0031" w:rsidRDefault="003C0031" w:rsidP="009A059D">
            <w:pPr>
              <w:contextualSpacing/>
            </w:pPr>
          </w:p>
        </w:tc>
        <w:tc>
          <w:tcPr>
            <w:tcW w:w="2520" w:type="dxa"/>
          </w:tcPr>
          <w:p w14:paraId="0F4FBA29" w14:textId="77777777" w:rsidR="003C0031" w:rsidRDefault="003C0031" w:rsidP="009A059D">
            <w:pPr>
              <w:contextualSpacing/>
            </w:pPr>
          </w:p>
        </w:tc>
        <w:tc>
          <w:tcPr>
            <w:tcW w:w="3060" w:type="dxa"/>
          </w:tcPr>
          <w:p w14:paraId="00A5661B" w14:textId="77777777" w:rsidR="003C0031" w:rsidRDefault="003C0031" w:rsidP="009A059D">
            <w:pPr>
              <w:contextualSpacing/>
            </w:pPr>
          </w:p>
        </w:tc>
      </w:tr>
      <w:tr w:rsidR="003C0031" w14:paraId="07BED8EF" w14:textId="77777777" w:rsidTr="00CD018F">
        <w:trPr>
          <w:trHeight w:val="90"/>
          <w:jc w:val="center"/>
        </w:trPr>
        <w:tc>
          <w:tcPr>
            <w:tcW w:w="2875" w:type="dxa"/>
            <w:vMerge/>
          </w:tcPr>
          <w:p w14:paraId="2170A0B3" w14:textId="77777777" w:rsidR="003C0031" w:rsidRDefault="003C0031" w:rsidP="009A059D">
            <w:pPr>
              <w:contextualSpacing/>
            </w:pPr>
          </w:p>
        </w:tc>
        <w:tc>
          <w:tcPr>
            <w:tcW w:w="3060" w:type="dxa"/>
          </w:tcPr>
          <w:p w14:paraId="78D1B75C" w14:textId="77777777" w:rsidR="003C0031" w:rsidRDefault="003C0031" w:rsidP="009A059D">
            <w:pPr>
              <w:contextualSpacing/>
            </w:pPr>
          </w:p>
        </w:tc>
        <w:tc>
          <w:tcPr>
            <w:tcW w:w="2340" w:type="dxa"/>
          </w:tcPr>
          <w:p w14:paraId="20743770" w14:textId="77777777" w:rsidR="003C0031" w:rsidRDefault="003C0031" w:rsidP="009A059D">
            <w:pPr>
              <w:contextualSpacing/>
            </w:pPr>
          </w:p>
        </w:tc>
        <w:tc>
          <w:tcPr>
            <w:tcW w:w="2520" w:type="dxa"/>
          </w:tcPr>
          <w:p w14:paraId="257F96A3" w14:textId="77777777" w:rsidR="003C0031" w:rsidRDefault="003C0031" w:rsidP="009A059D">
            <w:pPr>
              <w:contextualSpacing/>
            </w:pPr>
          </w:p>
        </w:tc>
        <w:tc>
          <w:tcPr>
            <w:tcW w:w="3060" w:type="dxa"/>
          </w:tcPr>
          <w:p w14:paraId="2AC2A19D" w14:textId="77777777" w:rsidR="003C0031" w:rsidRDefault="003C0031" w:rsidP="009A059D">
            <w:pPr>
              <w:contextualSpacing/>
            </w:pPr>
          </w:p>
        </w:tc>
      </w:tr>
      <w:tr w:rsidR="0015117F" w14:paraId="0BC328EE" w14:textId="77777777" w:rsidTr="00CD018F">
        <w:trPr>
          <w:trHeight w:val="90"/>
          <w:jc w:val="center"/>
        </w:trPr>
        <w:tc>
          <w:tcPr>
            <w:tcW w:w="2875" w:type="dxa"/>
            <w:vMerge w:val="restart"/>
          </w:tcPr>
          <w:p w14:paraId="3F94F495" w14:textId="640C2605" w:rsidR="0015117F" w:rsidRDefault="0015117F" w:rsidP="0015117F">
            <w:pPr>
              <w:contextualSpacing/>
            </w:pPr>
            <w:r>
              <w:t>Work in the police force/army/national service</w:t>
            </w:r>
          </w:p>
        </w:tc>
        <w:tc>
          <w:tcPr>
            <w:tcW w:w="3060" w:type="dxa"/>
          </w:tcPr>
          <w:p w14:paraId="5077D4F7" w14:textId="77777777" w:rsidR="0015117F" w:rsidRDefault="0015117F" w:rsidP="0015117F">
            <w:pPr>
              <w:contextualSpacing/>
            </w:pPr>
          </w:p>
        </w:tc>
        <w:tc>
          <w:tcPr>
            <w:tcW w:w="2340" w:type="dxa"/>
          </w:tcPr>
          <w:p w14:paraId="2031E398" w14:textId="77777777" w:rsidR="0015117F" w:rsidRDefault="0015117F" w:rsidP="0015117F">
            <w:pPr>
              <w:contextualSpacing/>
            </w:pPr>
          </w:p>
        </w:tc>
        <w:tc>
          <w:tcPr>
            <w:tcW w:w="2520" w:type="dxa"/>
          </w:tcPr>
          <w:p w14:paraId="34F50C38" w14:textId="77777777" w:rsidR="0015117F" w:rsidRDefault="0015117F" w:rsidP="0015117F">
            <w:pPr>
              <w:contextualSpacing/>
            </w:pPr>
          </w:p>
        </w:tc>
        <w:tc>
          <w:tcPr>
            <w:tcW w:w="3060" w:type="dxa"/>
          </w:tcPr>
          <w:p w14:paraId="37E29D8E" w14:textId="77777777" w:rsidR="0015117F" w:rsidRDefault="0015117F" w:rsidP="0015117F">
            <w:pPr>
              <w:contextualSpacing/>
            </w:pPr>
          </w:p>
        </w:tc>
      </w:tr>
      <w:tr w:rsidR="003C0031" w14:paraId="2D5CB9F4" w14:textId="77777777" w:rsidTr="00CD018F">
        <w:trPr>
          <w:trHeight w:val="90"/>
          <w:jc w:val="center"/>
        </w:trPr>
        <w:tc>
          <w:tcPr>
            <w:tcW w:w="2875" w:type="dxa"/>
            <w:vMerge/>
          </w:tcPr>
          <w:p w14:paraId="5905EBDB" w14:textId="77777777" w:rsidR="003C0031" w:rsidRDefault="003C0031" w:rsidP="009A059D">
            <w:pPr>
              <w:contextualSpacing/>
            </w:pPr>
          </w:p>
        </w:tc>
        <w:tc>
          <w:tcPr>
            <w:tcW w:w="3060" w:type="dxa"/>
          </w:tcPr>
          <w:p w14:paraId="53360FA4" w14:textId="77777777" w:rsidR="003C0031" w:rsidRDefault="003C0031" w:rsidP="009A059D">
            <w:pPr>
              <w:contextualSpacing/>
            </w:pPr>
          </w:p>
        </w:tc>
        <w:tc>
          <w:tcPr>
            <w:tcW w:w="2340" w:type="dxa"/>
          </w:tcPr>
          <w:p w14:paraId="5C02F3AC" w14:textId="77777777" w:rsidR="003C0031" w:rsidRDefault="003C0031" w:rsidP="009A059D">
            <w:pPr>
              <w:contextualSpacing/>
            </w:pPr>
          </w:p>
        </w:tc>
        <w:tc>
          <w:tcPr>
            <w:tcW w:w="2520" w:type="dxa"/>
          </w:tcPr>
          <w:p w14:paraId="784AF94E" w14:textId="77777777" w:rsidR="003C0031" w:rsidRDefault="003C0031" w:rsidP="009A059D">
            <w:pPr>
              <w:contextualSpacing/>
            </w:pPr>
          </w:p>
        </w:tc>
        <w:tc>
          <w:tcPr>
            <w:tcW w:w="3060" w:type="dxa"/>
          </w:tcPr>
          <w:p w14:paraId="6F4B0DC9" w14:textId="77777777" w:rsidR="003C0031" w:rsidRDefault="003C0031" w:rsidP="009A059D">
            <w:pPr>
              <w:contextualSpacing/>
            </w:pPr>
          </w:p>
        </w:tc>
      </w:tr>
      <w:tr w:rsidR="003C0031" w14:paraId="56D67A51" w14:textId="77777777" w:rsidTr="00CD018F">
        <w:trPr>
          <w:trHeight w:val="90"/>
          <w:jc w:val="center"/>
        </w:trPr>
        <w:tc>
          <w:tcPr>
            <w:tcW w:w="2875" w:type="dxa"/>
            <w:vMerge/>
          </w:tcPr>
          <w:p w14:paraId="595688B3" w14:textId="77777777" w:rsidR="003C0031" w:rsidRDefault="003C0031" w:rsidP="009A059D">
            <w:pPr>
              <w:contextualSpacing/>
            </w:pPr>
          </w:p>
        </w:tc>
        <w:tc>
          <w:tcPr>
            <w:tcW w:w="3060" w:type="dxa"/>
          </w:tcPr>
          <w:p w14:paraId="67C72AAB" w14:textId="77777777" w:rsidR="003C0031" w:rsidRDefault="003C0031" w:rsidP="009A059D">
            <w:pPr>
              <w:contextualSpacing/>
            </w:pPr>
          </w:p>
        </w:tc>
        <w:tc>
          <w:tcPr>
            <w:tcW w:w="2340" w:type="dxa"/>
          </w:tcPr>
          <w:p w14:paraId="5EBCD4AF" w14:textId="77777777" w:rsidR="003C0031" w:rsidRDefault="003C0031" w:rsidP="009A059D">
            <w:pPr>
              <w:contextualSpacing/>
            </w:pPr>
          </w:p>
        </w:tc>
        <w:tc>
          <w:tcPr>
            <w:tcW w:w="2520" w:type="dxa"/>
          </w:tcPr>
          <w:p w14:paraId="0D38335D" w14:textId="77777777" w:rsidR="003C0031" w:rsidRDefault="003C0031" w:rsidP="009A059D">
            <w:pPr>
              <w:contextualSpacing/>
            </w:pPr>
          </w:p>
        </w:tc>
        <w:tc>
          <w:tcPr>
            <w:tcW w:w="3060" w:type="dxa"/>
          </w:tcPr>
          <w:p w14:paraId="40173EF1" w14:textId="77777777" w:rsidR="003C0031" w:rsidRDefault="003C0031" w:rsidP="009A059D">
            <w:pPr>
              <w:contextualSpacing/>
            </w:pPr>
          </w:p>
        </w:tc>
      </w:tr>
      <w:tr w:rsidR="0015117F" w14:paraId="0B47C0AF" w14:textId="77777777" w:rsidTr="00CD018F">
        <w:trPr>
          <w:trHeight w:val="90"/>
          <w:jc w:val="center"/>
        </w:trPr>
        <w:tc>
          <w:tcPr>
            <w:tcW w:w="2875" w:type="dxa"/>
            <w:vMerge w:val="restart"/>
          </w:tcPr>
          <w:p w14:paraId="7D1F5C4D" w14:textId="554166A4" w:rsidR="0015117F" w:rsidRDefault="0015117F" w:rsidP="0015117F">
            <w:pPr>
              <w:contextualSpacing/>
            </w:pPr>
            <w:r>
              <w:t>Work for a privately or government-owned corporation (ZESCO, FRA)</w:t>
            </w:r>
          </w:p>
        </w:tc>
        <w:tc>
          <w:tcPr>
            <w:tcW w:w="3060" w:type="dxa"/>
          </w:tcPr>
          <w:p w14:paraId="3724DEE0" w14:textId="77777777" w:rsidR="0015117F" w:rsidRDefault="0015117F" w:rsidP="0015117F">
            <w:pPr>
              <w:contextualSpacing/>
            </w:pPr>
          </w:p>
        </w:tc>
        <w:tc>
          <w:tcPr>
            <w:tcW w:w="2340" w:type="dxa"/>
          </w:tcPr>
          <w:p w14:paraId="1C86F63E" w14:textId="77777777" w:rsidR="0015117F" w:rsidRDefault="0015117F" w:rsidP="0015117F">
            <w:pPr>
              <w:contextualSpacing/>
            </w:pPr>
          </w:p>
        </w:tc>
        <w:tc>
          <w:tcPr>
            <w:tcW w:w="2520" w:type="dxa"/>
          </w:tcPr>
          <w:p w14:paraId="00A16B37" w14:textId="77777777" w:rsidR="0015117F" w:rsidRDefault="0015117F" w:rsidP="0015117F">
            <w:pPr>
              <w:contextualSpacing/>
            </w:pPr>
          </w:p>
        </w:tc>
        <w:tc>
          <w:tcPr>
            <w:tcW w:w="3060" w:type="dxa"/>
          </w:tcPr>
          <w:p w14:paraId="4B9AC36B" w14:textId="77777777" w:rsidR="0015117F" w:rsidRDefault="0015117F" w:rsidP="0015117F">
            <w:pPr>
              <w:contextualSpacing/>
            </w:pPr>
          </w:p>
        </w:tc>
      </w:tr>
      <w:tr w:rsidR="003C0031" w14:paraId="0BEDD613" w14:textId="77777777" w:rsidTr="00CD018F">
        <w:trPr>
          <w:trHeight w:val="90"/>
          <w:jc w:val="center"/>
        </w:trPr>
        <w:tc>
          <w:tcPr>
            <w:tcW w:w="2875" w:type="dxa"/>
            <w:vMerge/>
          </w:tcPr>
          <w:p w14:paraId="5AB7AC39" w14:textId="77777777" w:rsidR="003C0031" w:rsidRDefault="003C0031" w:rsidP="009A059D">
            <w:pPr>
              <w:contextualSpacing/>
            </w:pPr>
          </w:p>
        </w:tc>
        <w:tc>
          <w:tcPr>
            <w:tcW w:w="3060" w:type="dxa"/>
          </w:tcPr>
          <w:p w14:paraId="5356FED1" w14:textId="77777777" w:rsidR="003C0031" w:rsidRDefault="003C0031" w:rsidP="009A059D">
            <w:pPr>
              <w:contextualSpacing/>
            </w:pPr>
          </w:p>
        </w:tc>
        <w:tc>
          <w:tcPr>
            <w:tcW w:w="2340" w:type="dxa"/>
          </w:tcPr>
          <w:p w14:paraId="4B7A7848" w14:textId="77777777" w:rsidR="003C0031" w:rsidRDefault="003C0031" w:rsidP="009A059D">
            <w:pPr>
              <w:contextualSpacing/>
            </w:pPr>
          </w:p>
        </w:tc>
        <w:tc>
          <w:tcPr>
            <w:tcW w:w="2520" w:type="dxa"/>
          </w:tcPr>
          <w:p w14:paraId="346552A0" w14:textId="77777777" w:rsidR="003C0031" w:rsidRDefault="003C0031" w:rsidP="009A059D">
            <w:pPr>
              <w:contextualSpacing/>
            </w:pPr>
          </w:p>
        </w:tc>
        <w:tc>
          <w:tcPr>
            <w:tcW w:w="3060" w:type="dxa"/>
          </w:tcPr>
          <w:p w14:paraId="2E1F9041" w14:textId="77777777" w:rsidR="003C0031" w:rsidRDefault="003C0031" w:rsidP="009A059D">
            <w:pPr>
              <w:contextualSpacing/>
            </w:pPr>
          </w:p>
        </w:tc>
      </w:tr>
      <w:tr w:rsidR="003C0031" w14:paraId="4692BEBD" w14:textId="77777777" w:rsidTr="00CD018F">
        <w:trPr>
          <w:trHeight w:val="90"/>
          <w:jc w:val="center"/>
        </w:trPr>
        <w:tc>
          <w:tcPr>
            <w:tcW w:w="2875" w:type="dxa"/>
            <w:vMerge/>
          </w:tcPr>
          <w:p w14:paraId="3E3A3CD1" w14:textId="77777777" w:rsidR="003C0031" w:rsidRDefault="003C0031" w:rsidP="009A059D">
            <w:pPr>
              <w:contextualSpacing/>
            </w:pPr>
          </w:p>
        </w:tc>
        <w:tc>
          <w:tcPr>
            <w:tcW w:w="3060" w:type="dxa"/>
          </w:tcPr>
          <w:p w14:paraId="5B3BF451" w14:textId="77777777" w:rsidR="003C0031" w:rsidRDefault="003C0031" w:rsidP="009A059D">
            <w:pPr>
              <w:contextualSpacing/>
            </w:pPr>
          </w:p>
        </w:tc>
        <w:tc>
          <w:tcPr>
            <w:tcW w:w="2340" w:type="dxa"/>
          </w:tcPr>
          <w:p w14:paraId="2618B1D3" w14:textId="77777777" w:rsidR="003C0031" w:rsidRDefault="003C0031" w:rsidP="009A059D">
            <w:pPr>
              <w:contextualSpacing/>
            </w:pPr>
          </w:p>
        </w:tc>
        <w:tc>
          <w:tcPr>
            <w:tcW w:w="2520" w:type="dxa"/>
          </w:tcPr>
          <w:p w14:paraId="1C6AC2CC" w14:textId="77777777" w:rsidR="003C0031" w:rsidRDefault="003C0031" w:rsidP="009A059D">
            <w:pPr>
              <w:contextualSpacing/>
            </w:pPr>
          </w:p>
        </w:tc>
        <w:tc>
          <w:tcPr>
            <w:tcW w:w="3060" w:type="dxa"/>
          </w:tcPr>
          <w:p w14:paraId="46BFC91A" w14:textId="77777777" w:rsidR="003C0031" w:rsidRDefault="003C0031" w:rsidP="009A059D">
            <w:pPr>
              <w:contextualSpacing/>
            </w:pPr>
          </w:p>
        </w:tc>
      </w:tr>
      <w:tr w:rsidR="0015117F" w14:paraId="34ED9F4E" w14:textId="77777777" w:rsidTr="00CD018F">
        <w:trPr>
          <w:trHeight w:val="90"/>
          <w:jc w:val="center"/>
        </w:trPr>
        <w:tc>
          <w:tcPr>
            <w:tcW w:w="2875" w:type="dxa"/>
            <w:vMerge w:val="restart"/>
          </w:tcPr>
          <w:p w14:paraId="5B4DB7CD" w14:textId="1B5C15F5" w:rsidR="0015117F" w:rsidRDefault="0015117F" w:rsidP="0015117F">
            <w:pPr>
              <w:contextualSpacing/>
            </w:pPr>
            <w:r>
              <w:t>Work as a shop attendant/in a house</w:t>
            </w:r>
          </w:p>
        </w:tc>
        <w:tc>
          <w:tcPr>
            <w:tcW w:w="3060" w:type="dxa"/>
          </w:tcPr>
          <w:p w14:paraId="4F9125BD" w14:textId="77777777" w:rsidR="0015117F" w:rsidRDefault="0015117F" w:rsidP="0015117F">
            <w:pPr>
              <w:contextualSpacing/>
            </w:pPr>
          </w:p>
        </w:tc>
        <w:tc>
          <w:tcPr>
            <w:tcW w:w="2340" w:type="dxa"/>
          </w:tcPr>
          <w:p w14:paraId="0E619D94" w14:textId="77777777" w:rsidR="0015117F" w:rsidRDefault="0015117F" w:rsidP="0015117F">
            <w:pPr>
              <w:contextualSpacing/>
            </w:pPr>
          </w:p>
        </w:tc>
        <w:tc>
          <w:tcPr>
            <w:tcW w:w="2520" w:type="dxa"/>
          </w:tcPr>
          <w:p w14:paraId="51E6E90B" w14:textId="77777777" w:rsidR="0015117F" w:rsidRDefault="0015117F" w:rsidP="0015117F">
            <w:pPr>
              <w:contextualSpacing/>
            </w:pPr>
          </w:p>
        </w:tc>
        <w:tc>
          <w:tcPr>
            <w:tcW w:w="3060" w:type="dxa"/>
          </w:tcPr>
          <w:p w14:paraId="22872044" w14:textId="77777777" w:rsidR="0015117F" w:rsidRDefault="0015117F" w:rsidP="0015117F">
            <w:pPr>
              <w:contextualSpacing/>
            </w:pPr>
          </w:p>
        </w:tc>
      </w:tr>
      <w:tr w:rsidR="0015117F" w14:paraId="31A808A7" w14:textId="77777777" w:rsidTr="00CD018F">
        <w:trPr>
          <w:trHeight w:val="90"/>
          <w:jc w:val="center"/>
        </w:trPr>
        <w:tc>
          <w:tcPr>
            <w:tcW w:w="2875" w:type="dxa"/>
            <w:vMerge/>
          </w:tcPr>
          <w:p w14:paraId="1B053B92" w14:textId="77777777" w:rsidR="0015117F" w:rsidRDefault="0015117F" w:rsidP="009A059D">
            <w:pPr>
              <w:contextualSpacing/>
            </w:pPr>
          </w:p>
        </w:tc>
        <w:tc>
          <w:tcPr>
            <w:tcW w:w="3060" w:type="dxa"/>
          </w:tcPr>
          <w:p w14:paraId="32CB076A" w14:textId="77777777" w:rsidR="0015117F" w:rsidRDefault="0015117F" w:rsidP="009A059D">
            <w:pPr>
              <w:contextualSpacing/>
            </w:pPr>
          </w:p>
        </w:tc>
        <w:tc>
          <w:tcPr>
            <w:tcW w:w="2340" w:type="dxa"/>
          </w:tcPr>
          <w:p w14:paraId="31E829E7" w14:textId="77777777" w:rsidR="0015117F" w:rsidRDefault="0015117F" w:rsidP="009A059D">
            <w:pPr>
              <w:contextualSpacing/>
            </w:pPr>
          </w:p>
        </w:tc>
        <w:tc>
          <w:tcPr>
            <w:tcW w:w="2520" w:type="dxa"/>
          </w:tcPr>
          <w:p w14:paraId="329C45D5" w14:textId="77777777" w:rsidR="0015117F" w:rsidRDefault="0015117F" w:rsidP="009A059D">
            <w:pPr>
              <w:contextualSpacing/>
            </w:pPr>
          </w:p>
        </w:tc>
        <w:tc>
          <w:tcPr>
            <w:tcW w:w="3060" w:type="dxa"/>
          </w:tcPr>
          <w:p w14:paraId="302FB7B9" w14:textId="77777777" w:rsidR="0015117F" w:rsidRDefault="0015117F" w:rsidP="009A059D">
            <w:pPr>
              <w:contextualSpacing/>
            </w:pPr>
          </w:p>
        </w:tc>
      </w:tr>
      <w:tr w:rsidR="0015117F" w14:paraId="4F0C1C4C" w14:textId="77777777" w:rsidTr="00CD018F">
        <w:trPr>
          <w:trHeight w:val="90"/>
          <w:jc w:val="center"/>
        </w:trPr>
        <w:tc>
          <w:tcPr>
            <w:tcW w:w="2875" w:type="dxa"/>
            <w:vMerge/>
          </w:tcPr>
          <w:p w14:paraId="1660BD58" w14:textId="77777777" w:rsidR="0015117F" w:rsidRDefault="0015117F" w:rsidP="009A059D">
            <w:pPr>
              <w:contextualSpacing/>
            </w:pPr>
          </w:p>
        </w:tc>
        <w:tc>
          <w:tcPr>
            <w:tcW w:w="3060" w:type="dxa"/>
          </w:tcPr>
          <w:p w14:paraId="184CA82C" w14:textId="77777777" w:rsidR="0015117F" w:rsidRDefault="0015117F" w:rsidP="009A059D">
            <w:pPr>
              <w:contextualSpacing/>
            </w:pPr>
          </w:p>
        </w:tc>
        <w:tc>
          <w:tcPr>
            <w:tcW w:w="2340" w:type="dxa"/>
          </w:tcPr>
          <w:p w14:paraId="4FDC533C" w14:textId="77777777" w:rsidR="0015117F" w:rsidRDefault="0015117F" w:rsidP="009A059D">
            <w:pPr>
              <w:contextualSpacing/>
            </w:pPr>
          </w:p>
        </w:tc>
        <w:tc>
          <w:tcPr>
            <w:tcW w:w="2520" w:type="dxa"/>
          </w:tcPr>
          <w:p w14:paraId="527207ED" w14:textId="77777777" w:rsidR="0015117F" w:rsidRDefault="0015117F" w:rsidP="009A059D">
            <w:pPr>
              <w:contextualSpacing/>
            </w:pPr>
          </w:p>
        </w:tc>
        <w:tc>
          <w:tcPr>
            <w:tcW w:w="3060" w:type="dxa"/>
          </w:tcPr>
          <w:p w14:paraId="7BA6F4D9" w14:textId="77777777" w:rsidR="0015117F" w:rsidRDefault="0015117F" w:rsidP="009A059D">
            <w:pPr>
              <w:contextualSpacing/>
            </w:pPr>
          </w:p>
        </w:tc>
      </w:tr>
      <w:tr w:rsidR="0015117F" w14:paraId="37E39170" w14:textId="77777777" w:rsidTr="00CD018F">
        <w:trPr>
          <w:trHeight w:val="90"/>
          <w:jc w:val="center"/>
        </w:trPr>
        <w:tc>
          <w:tcPr>
            <w:tcW w:w="2875" w:type="dxa"/>
            <w:vMerge w:val="restart"/>
          </w:tcPr>
          <w:p w14:paraId="6DB7263A" w14:textId="42BE262C" w:rsidR="0015117F" w:rsidRDefault="0015117F" w:rsidP="0015117F">
            <w:pPr>
              <w:contextualSpacing/>
            </w:pPr>
            <w:r>
              <w:t xml:space="preserve">Work in the </w:t>
            </w:r>
            <w:commentRangeStart w:id="180"/>
            <w:r>
              <w:t xml:space="preserve">tourism </w:t>
            </w:r>
            <w:commentRangeEnd w:id="180"/>
            <w:r w:rsidR="006B1783">
              <w:rPr>
                <w:rStyle w:val="CommentReference"/>
              </w:rPr>
              <w:commentReference w:id="180"/>
            </w:r>
            <w:r>
              <w:t>industry (lodges, safari, curio, etc.)</w:t>
            </w:r>
          </w:p>
        </w:tc>
        <w:tc>
          <w:tcPr>
            <w:tcW w:w="3060" w:type="dxa"/>
          </w:tcPr>
          <w:p w14:paraId="16FF3641" w14:textId="77777777" w:rsidR="0015117F" w:rsidRDefault="0015117F" w:rsidP="0015117F">
            <w:pPr>
              <w:contextualSpacing/>
            </w:pPr>
          </w:p>
        </w:tc>
        <w:tc>
          <w:tcPr>
            <w:tcW w:w="2340" w:type="dxa"/>
          </w:tcPr>
          <w:p w14:paraId="57D120D9" w14:textId="77777777" w:rsidR="0015117F" w:rsidRDefault="0015117F" w:rsidP="0015117F">
            <w:pPr>
              <w:contextualSpacing/>
            </w:pPr>
          </w:p>
        </w:tc>
        <w:tc>
          <w:tcPr>
            <w:tcW w:w="2520" w:type="dxa"/>
          </w:tcPr>
          <w:p w14:paraId="0CE5F861" w14:textId="77777777" w:rsidR="0015117F" w:rsidRDefault="0015117F" w:rsidP="0015117F">
            <w:pPr>
              <w:contextualSpacing/>
            </w:pPr>
          </w:p>
        </w:tc>
        <w:tc>
          <w:tcPr>
            <w:tcW w:w="3060" w:type="dxa"/>
          </w:tcPr>
          <w:p w14:paraId="40EA5885" w14:textId="22B1B87C" w:rsidR="0015117F" w:rsidRDefault="0015117F" w:rsidP="0015117F">
            <w:pPr>
              <w:contextualSpacing/>
            </w:pPr>
          </w:p>
        </w:tc>
      </w:tr>
      <w:tr w:rsidR="003C0031" w14:paraId="609A5E66" w14:textId="77777777" w:rsidTr="00CD018F">
        <w:trPr>
          <w:trHeight w:val="90"/>
          <w:jc w:val="center"/>
        </w:trPr>
        <w:tc>
          <w:tcPr>
            <w:tcW w:w="2875" w:type="dxa"/>
            <w:vMerge/>
          </w:tcPr>
          <w:p w14:paraId="3D89F27E" w14:textId="77777777" w:rsidR="003C0031" w:rsidRDefault="003C0031" w:rsidP="003C0031">
            <w:pPr>
              <w:contextualSpacing/>
            </w:pPr>
          </w:p>
        </w:tc>
        <w:tc>
          <w:tcPr>
            <w:tcW w:w="3060" w:type="dxa"/>
          </w:tcPr>
          <w:p w14:paraId="6976AAE8" w14:textId="77777777" w:rsidR="003C0031" w:rsidRDefault="003C0031" w:rsidP="003C0031">
            <w:pPr>
              <w:contextualSpacing/>
            </w:pPr>
          </w:p>
        </w:tc>
        <w:tc>
          <w:tcPr>
            <w:tcW w:w="2340" w:type="dxa"/>
          </w:tcPr>
          <w:p w14:paraId="088766CB" w14:textId="77777777" w:rsidR="003C0031" w:rsidRDefault="003C0031" w:rsidP="003C0031">
            <w:pPr>
              <w:contextualSpacing/>
            </w:pPr>
          </w:p>
        </w:tc>
        <w:tc>
          <w:tcPr>
            <w:tcW w:w="2520" w:type="dxa"/>
          </w:tcPr>
          <w:p w14:paraId="4D7F2B6C" w14:textId="77777777" w:rsidR="003C0031" w:rsidRDefault="003C0031" w:rsidP="003C0031">
            <w:pPr>
              <w:contextualSpacing/>
            </w:pPr>
          </w:p>
        </w:tc>
        <w:tc>
          <w:tcPr>
            <w:tcW w:w="3060" w:type="dxa"/>
          </w:tcPr>
          <w:p w14:paraId="7028999F" w14:textId="5A221B1A" w:rsidR="003C0031" w:rsidRDefault="003C0031" w:rsidP="003C0031">
            <w:pPr>
              <w:contextualSpacing/>
            </w:pPr>
          </w:p>
        </w:tc>
      </w:tr>
      <w:tr w:rsidR="003C0031" w14:paraId="7E4BE79D" w14:textId="77777777" w:rsidTr="00CD018F">
        <w:trPr>
          <w:trHeight w:val="90"/>
          <w:jc w:val="center"/>
        </w:trPr>
        <w:tc>
          <w:tcPr>
            <w:tcW w:w="2875" w:type="dxa"/>
            <w:vMerge/>
          </w:tcPr>
          <w:p w14:paraId="1D244FCA" w14:textId="77777777" w:rsidR="003C0031" w:rsidRDefault="003C0031" w:rsidP="003C0031">
            <w:pPr>
              <w:contextualSpacing/>
            </w:pPr>
          </w:p>
        </w:tc>
        <w:tc>
          <w:tcPr>
            <w:tcW w:w="3060" w:type="dxa"/>
          </w:tcPr>
          <w:p w14:paraId="6A757E5C" w14:textId="77777777" w:rsidR="003C0031" w:rsidRDefault="003C0031" w:rsidP="003C0031">
            <w:pPr>
              <w:contextualSpacing/>
            </w:pPr>
          </w:p>
        </w:tc>
        <w:tc>
          <w:tcPr>
            <w:tcW w:w="2340" w:type="dxa"/>
          </w:tcPr>
          <w:p w14:paraId="387D6E6F" w14:textId="77777777" w:rsidR="003C0031" w:rsidRDefault="003C0031" w:rsidP="003C0031">
            <w:pPr>
              <w:contextualSpacing/>
            </w:pPr>
          </w:p>
        </w:tc>
        <w:tc>
          <w:tcPr>
            <w:tcW w:w="2520" w:type="dxa"/>
          </w:tcPr>
          <w:p w14:paraId="3F02667A" w14:textId="77777777" w:rsidR="003C0031" w:rsidRDefault="003C0031" w:rsidP="003C0031">
            <w:pPr>
              <w:contextualSpacing/>
            </w:pPr>
          </w:p>
        </w:tc>
        <w:tc>
          <w:tcPr>
            <w:tcW w:w="3060" w:type="dxa"/>
          </w:tcPr>
          <w:p w14:paraId="1515BEF8" w14:textId="003ACA74" w:rsidR="003C0031" w:rsidRDefault="003C0031" w:rsidP="003C0031">
            <w:pPr>
              <w:contextualSpacing/>
            </w:pPr>
          </w:p>
        </w:tc>
      </w:tr>
    </w:tbl>
    <w:p w14:paraId="13CB4C57" w14:textId="77777777" w:rsidR="0015117F" w:rsidRDefault="0015117F" w:rsidP="0015117F">
      <w:pPr>
        <w:spacing w:after="0" w:line="240" w:lineRule="auto"/>
        <w:contextualSpacing/>
      </w:pPr>
    </w:p>
    <w:p w14:paraId="420C0249" w14:textId="77777777" w:rsidR="00AD1518" w:rsidRPr="009559BE" w:rsidRDefault="00AD1518" w:rsidP="001512DD">
      <w:pPr>
        <w:spacing w:afterLines="20" w:after="48" w:line="240" w:lineRule="auto"/>
        <w:contextualSpacing/>
        <w:rPr>
          <w:rFonts w:eastAsia="Times New Roman" w:cs="Times New Roman"/>
          <w:lang w:eastAsia="zh-CN"/>
        </w:rPr>
      </w:pPr>
    </w:p>
    <w:p w14:paraId="159E6AB0" w14:textId="77777777" w:rsidR="00726F64" w:rsidRDefault="00726F64" w:rsidP="001512DD">
      <w:pPr>
        <w:spacing w:afterLines="20" w:after="48" w:line="240" w:lineRule="auto"/>
        <w:contextualSpacing/>
        <w:rPr>
          <w:rFonts w:eastAsia="Times New Roman" w:cs="Times New Roman"/>
          <w:lang w:eastAsia="zh-CN"/>
        </w:rPr>
        <w:sectPr w:rsidR="00726F64" w:rsidSect="00726F64">
          <w:pgSz w:w="15840" w:h="12240" w:orient="landscape"/>
          <w:pgMar w:top="1080" w:right="1440" w:bottom="1080" w:left="1440" w:header="720" w:footer="720" w:gutter="0"/>
          <w:cols w:space="720"/>
          <w:docGrid w:linePitch="360"/>
        </w:sectPr>
      </w:pPr>
    </w:p>
    <w:tbl>
      <w:tblPr>
        <w:tblW w:w="10080" w:type="dxa"/>
        <w:tblInd w:w="-5" w:type="dxa"/>
        <w:tblLayout w:type="fixed"/>
        <w:tblCellMar>
          <w:left w:w="29" w:type="dxa"/>
          <w:right w:w="29" w:type="dxa"/>
        </w:tblCellMar>
        <w:tblLook w:val="0000" w:firstRow="0" w:lastRow="0" w:firstColumn="0" w:lastColumn="0" w:noHBand="0" w:noVBand="0"/>
      </w:tblPr>
      <w:tblGrid>
        <w:gridCol w:w="359"/>
        <w:gridCol w:w="7206"/>
        <w:gridCol w:w="29"/>
        <w:gridCol w:w="1764"/>
        <w:gridCol w:w="12"/>
        <w:gridCol w:w="710"/>
      </w:tblGrid>
      <w:tr w:rsidR="002D2A10" w:rsidRPr="009559BE" w14:paraId="647B3C88"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3E49DDF8" w14:textId="77777777" w:rsidR="002D2A10" w:rsidRPr="009559BE" w:rsidRDefault="002D2A10" w:rsidP="002D2A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32D53A6D" w14:textId="31369632" w:rsidR="002D2A10" w:rsidRPr="009559BE" w:rsidRDefault="00E4165E" w:rsidP="002D2A10">
            <w:pPr>
              <w:spacing w:after="0"/>
              <w:rPr>
                <w:w w:val="105"/>
              </w:rPr>
            </w:pPr>
            <w:r>
              <w:t>L</w:t>
            </w:r>
            <w:r w:rsidR="002D2A10" w:rsidRPr="009559BE">
              <w:t>1. Thinking over the past year, how much income did your household receive from petty trade?</w:t>
            </w:r>
          </w:p>
        </w:tc>
        <w:tc>
          <w:tcPr>
            <w:tcW w:w="2515" w:type="dxa"/>
            <w:gridSpan w:val="4"/>
            <w:tcBorders>
              <w:top w:val="single" w:sz="18" w:space="0" w:color="000000"/>
              <w:left w:val="single" w:sz="18" w:space="0" w:color="000000"/>
              <w:bottom w:val="single" w:sz="18" w:space="0" w:color="000000"/>
              <w:right w:val="single" w:sz="18" w:space="0" w:color="000000"/>
            </w:tcBorders>
          </w:tcPr>
          <w:p w14:paraId="392F3E71"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1C4F5570" w14:textId="77777777" w:rsidTr="007A1B0B">
        <w:trPr>
          <w:trHeight w:val="1080"/>
        </w:trPr>
        <w:tc>
          <w:tcPr>
            <w:tcW w:w="359" w:type="dxa"/>
            <w:tcBorders>
              <w:top w:val="single" w:sz="4" w:space="0" w:color="000000"/>
              <w:left w:val="single" w:sz="4" w:space="0" w:color="000000"/>
              <w:bottom w:val="single" w:sz="4" w:space="0" w:color="auto"/>
              <w:right w:val="single" w:sz="4" w:space="0" w:color="auto"/>
            </w:tcBorders>
          </w:tcPr>
          <w:p w14:paraId="66CE122F" w14:textId="77777777" w:rsidR="002D2A10" w:rsidRPr="009559BE" w:rsidRDefault="002D2A10" w:rsidP="002D2A10">
            <w:pPr>
              <w:rPr>
                <w:w w:val="105"/>
              </w:rPr>
            </w:pPr>
          </w:p>
        </w:tc>
        <w:tc>
          <w:tcPr>
            <w:tcW w:w="7206" w:type="dxa"/>
            <w:tcBorders>
              <w:top w:val="single" w:sz="4" w:space="0" w:color="000000"/>
              <w:left w:val="single" w:sz="4" w:space="0" w:color="auto"/>
              <w:bottom w:val="single" w:sz="4" w:space="0" w:color="auto"/>
              <w:right w:val="single" w:sz="18" w:space="0" w:color="000000"/>
            </w:tcBorders>
          </w:tcPr>
          <w:p w14:paraId="0A9C7AAE" w14:textId="6ACE4874" w:rsidR="007A1B0B" w:rsidRPr="009559BE" w:rsidRDefault="00E4165E" w:rsidP="002D2A10">
            <w:pPr>
              <w:spacing w:after="0"/>
              <w:rPr>
                <w:w w:val="105"/>
              </w:rPr>
            </w:pPr>
            <w:r>
              <w:rPr>
                <w:w w:val="105"/>
              </w:rPr>
              <w:t>L</w:t>
            </w:r>
            <w:r w:rsidR="002D2A10" w:rsidRPr="009559BE">
              <w:rPr>
                <w:w w:val="105"/>
              </w:rPr>
              <w:t>2. Thinking over the past year, how much income did your household receive from selling livestock or livestock products? (</w:t>
            </w:r>
            <w:proofErr w:type="gramStart"/>
            <w:r w:rsidR="002D2A10" w:rsidRPr="009559BE">
              <w:rPr>
                <w:w w:val="105"/>
              </w:rPr>
              <w:t>sale</w:t>
            </w:r>
            <w:proofErr w:type="gramEnd"/>
            <w:r w:rsidR="002D2A10" w:rsidRPr="009559BE">
              <w:rPr>
                <w:w w:val="105"/>
              </w:rPr>
              <w:t xml:space="preserve"> of skins/hides/milk/eggs) (</w:t>
            </w:r>
            <w:proofErr w:type="spellStart"/>
            <w:proofErr w:type="gramStart"/>
            <w:r w:rsidR="002D2A10" w:rsidRPr="009559BE">
              <w:rPr>
                <w:b/>
                <w:w w:val="105"/>
              </w:rPr>
              <w:t>income</w:t>
            </w:r>
            <w:proofErr w:type="gramEnd"/>
            <w:r w:rsidR="002D2A10" w:rsidRPr="009559BE">
              <w:rPr>
                <w:b/>
                <w:w w:val="105"/>
              </w:rPr>
              <w:t>_livestock</w:t>
            </w:r>
            <w:proofErr w:type="spellEnd"/>
            <w:r w:rsidR="002D2A10" w:rsidRPr="009559BE">
              <w:rPr>
                <w:w w:val="105"/>
              </w:rPr>
              <w:t>)</w:t>
            </w:r>
          </w:p>
        </w:tc>
        <w:tc>
          <w:tcPr>
            <w:tcW w:w="2515" w:type="dxa"/>
            <w:gridSpan w:val="4"/>
            <w:tcBorders>
              <w:top w:val="single" w:sz="18" w:space="0" w:color="000000"/>
              <w:left w:val="single" w:sz="18" w:space="0" w:color="000000"/>
              <w:bottom w:val="single" w:sz="4" w:space="0" w:color="auto"/>
              <w:right w:val="single" w:sz="18" w:space="0" w:color="000000"/>
            </w:tcBorders>
          </w:tcPr>
          <w:p w14:paraId="301B2460"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7A1B0B" w:rsidRPr="009559BE" w14:paraId="1FA47806" w14:textId="77777777" w:rsidTr="007A1B0B">
        <w:trPr>
          <w:trHeight w:val="720"/>
        </w:trPr>
        <w:tc>
          <w:tcPr>
            <w:tcW w:w="359" w:type="dxa"/>
            <w:tcBorders>
              <w:top w:val="single" w:sz="4" w:space="0" w:color="auto"/>
              <w:left w:val="single" w:sz="4" w:space="0" w:color="000000"/>
              <w:bottom w:val="single" w:sz="4" w:space="0" w:color="auto"/>
              <w:right w:val="single" w:sz="4" w:space="0" w:color="auto"/>
            </w:tcBorders>
          </w:tcPr>
          <w:p w14:paraId="0A4241C0" w14:textId="77777777" w:rsidR="007A1B0B" w:rsidRPr="009559BE" w:rsidRDefault="007A1B0B" w:rsidP="002D2A10">
            <w:pPr>
              <w:rPr>
                <w:w w:val="105"/>
              </w:rPr>
            </w:pPr>
          </w:p>
        </w:tc>
        <w:tc>
          <w:tcPr>
            <w:tcW w:w="7206" w:type="dxa"/>
            <w:tcBorders>
              <w:top w:val="single" w:sz="4" w:space="0" w:color="auto"/>
              <w:left w:val="single" w:sz="4" w:space="0" w:color="auto"/>
              <w:bottom w:val="single" w:sz="4" w:space="0" w:color="auto"/>
              <w:right w:val="single" w:sz="18" w:space="0" w:color="000000"/>
            </w:tcBorders>
          </w:tcPr>
          <w:p w14:paraId="52DDDD3A" w14:textId="77777777" w:rsidR="007A1B0B" w:rsidRDefault="007A1B0B" w:rsidP="007A1B0B">
            <w:pPr>
              <w:spacing w:after="0"/>
              <w:rPr>
                <w:w w:val="105"/>
              </w:rPr>
            </w:pPr>
            <w:commentRangeStart w:id="181"/>
            <w:r w:rsidRPr="009559BE">
              <w:t xml:space="preserve">Thinking over the past year, how much income did your household receive </w:t>
            </w:r>
            <w:proofErr w:type="gramStart"/>
            <w:r w:rsidRPr="009559BE">
              <w:t xml:space="preserve">from </w:t>
            </w:r>
            <w:r>
              <w:rPr>
                <w:w w:val="105"/>
              </w:rPr>
              <w:t xml:space="preserve"> any</w:t>
            </w:r>
            <w:proofErr w:type="gramEnd"/>
            <w:r>
              <w:rPr>
                <w:w w:val="105"/>
              </w:rPr>
              <w:t xml:space="preserve"> other payment?</w:t>
            </w:r>
          </w:p>
          <w:p w14:paraId="623F55CF" w14:textId="77777777" w:rsidR="007A1B0B" w:rsidRDefault="007A1B0B" w:rsidP="007A1B0B">
            <w:pPr>
              <w:spacing w:after="0"/>
              <w:rPr>
                <w:w w:val="105"/>
              </w:rPr>
            </w:pPr>
          </w:p>
          <w:p w14:paraId="2AE11D93" w14:textId="247CC932" w:rsidR="007A1B0B" w:rsidRDefault="007A1B0B" w:rsidP="007A1B0B">
            <w:pPr>
              <w:spacing w:after="0"/>
              <w:rPr>
                <w:w w:val="105"/>
              </w:rPr>
            </w:pPr>
            <w:r>
              <w:rPr>
                <w:w w:val="105"/>
              </w:rPr>
              <w:t xml:space="preserve"> Probe and Code - Forest service/ ZAWA/Hunting concessions operations</w:t>
            </w:r>
            <w:commentRangeEnd w:id="181"/>
            <w:r>
              <w:rPr>
                <w:rStyle w:val="CommentReference"/>
              </w:rPr>
              <w:commentReference w:id="181"/>
            </w:r>
          </w:p>
        </w:tc>
        <w:tc>
          <w:tcPr>
            <w:tcW w:w="2515" w:type="dxa"/>
            <w:gridSpan w:val="4"/>
            <w:tcBorders>
              <w:top w:val="single" w:sz="4" w:space="0" w:color="auto"/>
              <w:left w:val="single" w:sz="18" w:space="0" w:color="000000"/>
              <w:bottom w:val="single" w:sz="4" w:space="0" w:color="auto"/>
              <w:right w:val="single" w:sz="18" w:space="0" w:color="000000"/>
            </w:tcBorders>
          </w:tcPr>
          <w:p w14:paraId="19384B11" w14:textId="77777777" w:rsidR="007A1B0B" w:rsidRPr="009559BE" w:rsidRDefault="007A1B0B" w:rsidP="002D2A10">
            <w:pPr>
              <w:spacing w:after="0"/>
              <w:rPr>
                <w:i/>
                <w:color w:val="A6A6A6" w:themeColor="background1" w:themeShade="A6"/>
              </w:rPr>
            </w:pPr>
          </w:p>
        </w:tc>
      </w:tr>
      <w:tr w:rsidR="002D2A10" w:rsidRPr="009559BE" w14:paraId="6283D558"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2A8D6602" w14:textId="77777777" w:rsidR="002D2A10" w:rsidRPr="009559BE" w:rsidRDefault="002D2A10" w:rsidP="002D2A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D8F16AC" w14:textId="489613B5" w:rsidR="002D2A10" w:rsidRPr="009559BE" w:rsidRDefault="00E4165E" w:rsidP="002D2A10">
            <w:pPr>
              <w:spacing w:after="0"/>
              <w:rPr>
                <w:w w:val="105"/>
              </w:rPr>
            </w:pPr>
            <w:r>
              <w:rPr>
                <w:w w:val="105"/>
              </w:rPr>
              <w:t>L</w:t>
            </w:r>
            <w:r w:rsidR="002D2A10" w:rsidRPr="009559BE">
              <w:rPr>
                <w:w w:val="105"/>
              </w:rPr>
              <w:t>3. Thinking over the past year, how much income did your household receive f</w:t>
            </w:r>
            <w:r w:rsidR="007A1B0B">
              <w:rPr>
                <w:w w:val="105"/>
              </w:rPr>
              <w:t xml:space="preserve">rom remittances </w:t>
            </w:r>
            <w:r w:rsidR="002D2A10" w:rsidRPr="009559BE">
              <w:rPr>
                <w:w w:val="105"/>
              </w:rPr>
              <w:t>or pensions? (</w:t>
            </w:r>
            <w:proofErr w:type="spellStart"/>
            <w:r w:rsidR="002D2A10" w:rsidRPr="009559BE">
              <w:rPr>
                <w:b/>
                <w:w w:val="105"/>
              </w:rPr>
              <w:t>income_other</w:t>
            </w:r>
            <w:proofErr w:type="spellEnd"/>
            <w:r w:rsidR="002D2A10" w:rsidRPr="009559BE">
              <w:rPr>
                <w:w w:val="105"/>
              </w:rPr>
              <w:t>)</w:t>
            </w:r>
          </w:p>
        </w:tc>
        <w:tc>
          <w:tcPr>
            <w:tcW w:w="2515" w:type="dxa"/>
            <w:gridSpan w:val="4"/>
            <w:tcBorders>
              <w:top w:val="single" w:sz="18" w:space="0" w:color="000000"/>
              <w:left w:val="single" w:sz="18" w:space="0" w:color="000000"/>
              <w:bottom w:val="single" w:sz="18" w:space="0" w:color="000000"/>
              <w:right w:val="single" w:sz="18" w:space="0" w:color="000000"/>
            </w:tcBorders>
          </w:tcPr>
          <w:p w14:paraId="456583F3"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48707E85" w14:textId="77777777" w:rsidTr="007A1B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2A2B7EB2" w14:textId="77777777" w:rsidR="002D2A10" w:rsidRPr="009559BE" w:rsidRDefault="002D2A10" w:rsidP="002D2A10">
            <w:pPr>
              <w:spacing w:after="0"/>
              <w:rPr>
                <w:w w:val="105"/>
              </w:rPr>
            </w:pPr>
          </w:p>
        </w:tc>
        <w:tc>
          <w:tcPr>
            <w:tcW w:w="7235" w:type="dxa"/>
            <w:gridSpan w:val="2"/>
            <w:tcBorders>
              <w:left w:val="single" w:sz="4" w:space="0" w:color="auto"/>
              <w:right w:val="nil"/>
            </w:tcBorders>
          </w:tcPr>
          <w:p w14:paraId="733E5F2D" w14:textId="0442A632" w:rsidR="002D2A10" w:rsidRPr="009559BE" w:rsidRDefault="00E4165E" w:rsidP="002D2A10">
            <w:pPr>
              <w:kinsoku w:val="0"/>
              <w:overflowPunct w:val="0"/>
              <w:spacing w:afterLines="20" w:after="48"/>
              <w:ind w:left="-18"/>
              <w:contextualSpacing/>
              <w:rPr>
                <w:w w:val="105"/>
              </w:rPr>
            </w:pPr>
            <w:r>
              <w:rPr>
                <w:w w:val="105"/>
              </w:rPr>
              <w:t>L</w:t>
            </w:r>
            <w:r w:rsidR="002D2A10" w:rsidRPr="009559BE">
              <w:rPr>
                <w:w w:val="105"/>
              </w:rPr>
              <w:t>4.</w:t>
            </w:r>
            <w:r w:rsidR="002D2A10" w:rsidRPr="009559BE">
              <w:t xml:space="preserve"> </w:t>
            </w:r>
            <w:r w:rsidR="002D2A10" w:rsidRPr="009559BE">
              <w:rPr>
                <w:w w:val="105"/>
              </w:rPr>
              <w:t xml:space="preserve">Thinking over the past year, </w:t>
            </w:r>
            <w:r w:rsidR="007A1B0B">
              <w:rPr>
                <w:w w:val="105"/>
              </w:rPr>
              <w:t xml:space="preserve">did you household receive any cash or labor for renting out </w:t>
            </w:r>
            <w:r w:rsidR="002D2A10" w:rsidRPr="009559BE">
              <w:rPr>
                <w:w w:val="105"/>
              </w:rPr>
              <w:t>one or more of your fields to another household? (</w:t>
            </w:r>
            <w:proofErr w:type="spellStart"/>
            <w:r w:rsidR="002D2A10" w:rsidRPr="009559BE">
              <w:rPr>
                <w:b/>
                <w:w w:val="105"/>
              </w:rPr>
              <w:t>income_rent</w:t>
            </w:r>
            <w:proofErr w:type="spellEnd"/>
            <w:r w:rsidR="002D2A10" w:rsidRPr="009559BE">
              <w:rPr>
                <w:w w:val="105"/>
              </w:rPr>
              <w:t>)</w:t>
            </w:r>
          </w:p>
          <w:p w14:paraId="61A83A12" w14:textId="3AD63A82" w:rsidR="002D2A10" w:rsidRPr="009559BE" w:rsidRDefault="002D2A10" w:rsidP="002D2A10">
            <w:pPr>
              <w:spacing w:after="0"/>
              <w:rPr>
                <w:w w:val="105"/>
              </w:rPr>
            </w:pPr>
            <w:r w:rsidRPr="009559BE">
              <w:rPr>
                <w:i/>
                <w:w w:val="105"/>
              </w:rPr>
              <w:t>Probe and code</w:t>
            </w:r>
          </w:p>
        </w:tc>
        <w:tc>
          <w:tcPr>
            <w:tcW w:w="1776" w:type="dxa"/>
            <w:gridSpan w:val="2"/>
            <w:tcBorders>
              <w:left w:val="nil"/>
              <w:right w:val="single" w:sz="18" w:space="0" w:color="000000"/>
            </w:tcBorders>
          </w:tcPr>
          <w:p w14:paraId="47435079" w14:textId="77777777" w:rsidR="002D2A10" w:rsidRDefault="007A1B0B" w:rsidP="002D2A10">
            <w:pPr>
              <w:spacing w:after="0"/>
              <w:rPr>
                <w:w w:val="105"/>
              </w:rPr>
            </w:pPr>
            <w:r>
              <w:rPr>
                <w:w w:val="105"/>
              </w:rPr>
              <w:t>0-No</w:t>
            </w:r>
          </w:p>
          <w:p w14:paraId="0DC8ADDB" w14:textId="6253BCE7" w:rsidR="007A1B0B" w:rsidRPr="009559BE" w:rsidRDefault="007A1B0B" w:rsidP="002D2A10">
            <w:pPr>
              <w:spacing w:after="0"/>
              <w:rPr>
                <w:w w:val="105"/>
              </w:rPr>
            </w:pPr>
            <w:r>
              <w:rPr>
                <w:w w:val="105"/>
              </w:rPr>
              <w:t>1-Yes</w:t>
            </w:r>
          </w:p>
        </w:tc>
        <w:tc>
          <w:tcPr>
            <w:tcW w:w="710" w:type="dxa"/>
            <w:tcBorders>
              <w:top w:val="single" w:sz="18" w:space="0" w:color="000000"/>
              <w:left w:val="single" w:sz="18" w:space="0" w:color="000000"/>
              <w:bottom w:val="single" w:sz="18" w:space="0" w:color="000000"/>
              <w:right w:val="single" w:sz="18" w:space="0" w:color="000000"/>
            </w:tcBorders>
          </w:tcPr>
          <w:p w14:paraId="66C2562A" w14:textId="77777777" w:rsidR="002D2A10" w:rsidRPr="009559BE" w:rsidRDefault="002D2A10" w:rsidP="002D2A10">
            <w:pPr>
              <w:spacing w:after="0"/>
              <w:rPr>
                <w:w w:val="105"/>
              </w:rPr>
            </w:pPr>
            <w:r w:rsidRPr="009559BE">
              <w:rPr>
                <w:i/>
                <w:color w:val="A6A6A6" w:themeColor="background1" w:themeShade="A6"/>
              </w:rPr>
              <w:t>(Code)</w:t>
            </w:r>
          </w:p>
        </w:tc>
      </w:tr>
      <w:tr w:rsidR="002D2A10" w:rsidRPr="009559BE" w14:paraId="0C0B64CB" w14:textId="77777777" w:rsidTr="007A1B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7A728859" w14:textId="7C72FCA8" w:rsidR="002D2A10" w:rsidRPr="009559BE" w:rsidRDefault="002D2A10" w:rsidP="002D2A10">
            <w:pPr>
              <w:spacing w:after="0"/>
            </w:pPr>
          </w:p>
        </w:tc>
        <w:tc>
          <w:tcPr>
            <w:tcW w:w="7235" w:type="dxa"/>
            <w:gridSpan w:val="2"/>
            <w:tcBorders>
              <w:top w:val="single" w:sz="4" w:space="0" w:color="000000"/>
              <w:left w:val="single" w:sz="4" w:space="0" w:color="auto"/>
              <w:bottom w:val="single" w:sz="4" w:space="0" w:color="000000"/>
              <w:right w:val="single" w:sz="18" w:space="0" w:color="000000"/>
            </w:tcBorders>
          </w:tcPr>
          <w:p w14:paraId="05CCAD45" w14:textId="0CF6DF2C" w:rsidR="002D2A10" w:rsidRPr="009559BE" w:rsidRDefault="00E4165E" w:rsidP="002D2A10">
            <w:pPr>
              <w:kinsoku w:val="0"/>
              <w:overflowPunct w:val="0"/>
              <w:spacing w:afterLines="20" w:after="48"/>
              <w:ind w:left="-18"/>
              <w:contextualSpacing/>
              <w:rPr>
                <w:w w:val="105"/>
              </w:rPr>
            </w:pPr>
            <w:r>
              <w:rPr>
                <w:w w:val="105"/>
              </w:rPr>
              <w:t>L</w:t>
            </w:r>
            <w:r w:rsidR="002D2A10" w:rsidRPr="009559BE">
              <w:rPr>
                <w:w w:val="105"/>
              </w:rPr>
              <w:t>4c. How much payment did you receive for renting your fields</w:t>
            </w:r>
            <w:proofErr w:type="gramStart"/>
            <w:r w:rsidR="002D2A10" w:rsidRPr="009559BE">
              <w:rPr>
                <w:w w:val="105"/>
              </w:rPr>
              <w:t>?(</w:t>
            </w:r>
            <w:proofErr w:type="spellStart"/>
            <w:proofErr w:type="gramEnd"/>
            <w:r w:rsidR="002D2A10" w:rsidRPr="009559BE">
              <w:rPr>
                <w:b/>
                <w:w w:val="105"/>
              </w:rPr>
              <w:t>rent_cash</w:t>
            </w:r>
            <w:proofErr w:type="spellEnd"/>
            <w:r w:rsidR="002D2A10" w:rsidRPr="009559BE">
              <w:rPr>
                <w:w w:val="105"/>
              </w:rPr>
              <w:t>)</w:t>
            </w:r>
          </w:p>
          <w:p w14:paraId="16E5BC11" w14:textId="181FD323" w:rsidR="002D2A10" w:rsidRPr="009559BE" w:rsidRDefault="002D2A10" w:rsidP="002D2A10">
            <w:pPr>
              <w:spacing w:after="0"/>
              <w:rPr>
                <w:w w:val="105"/>
              </w:rPr>
            </w:pPr>
            <w:r w:rsidRPr="009559BE">
              <w:rPr>
                <w:w w:val="105"/>
              </w:rPr>
              <w:t>Ask if P4=1</w:t>
            </w:r>
          </w:p>
        </w:tc>
        <w:tc>
          <w:tcPr>
            <w:tcW w:w="2486" w:type="dxa"/>
            <w:gridSpan w:val="3"/>
            <w:tcBorders>
              <w:top w:val="single" w:sz="18" w:space="0" w:color="000000"/>
              <w:left w:val="single" w:sz="18" w:space="0" w:color="000000"/>
              <w:bottom w:val="single" w:sz="18" w:space="0" w:color="000000"/>
              <w:right w:val="single" w:sz="18" w:space="0" w:color="000000"/>
            </w:tcBorders>
          </w:tcPr>
          <w:p w14:paraId="066C83DD"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6F5EB456" w14:textId="77777777" w:rsidTr="007A1B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2C26795E" w14:textId="77777777" w:rsidR="002D2A10" w:rsidRPr="009559BE" w:rsidRDefault="002D2A10" w:rsidP="002D2A10">
            <w:pPr>
              <w:spacing w:after="0"/>
            </w:pPr>
          </w:p>
        </w:tc>
        <w:tc>
          <w:tcPr>
            <w:tcW w:w="7235" w:type="dxa"/>
            <w:gridSpan w:val="2"/>
            <w:tcBorders>
              <w:top w:val="single" w:sz="4" w:space="0" w:color="000000"/>
              <w:left w:val="single" w:sz="4" w:space="0" w:color="auto"/>
              <w:bottom w:val="single" w:sz="4" w:space="0" w:color="000000"/>
              <w:right w:val="single" w:sz="18" w:space="0" w:color="000000"/>
            </w:tcBorders>
          </w:tcPr>
          <w:p w14:paraId="17F3997E" w14:textId="20C90A62" w:rsidR="002D2A10" w:rsidRPr="009559BE" w:rsidRDefault="00E4165E" w:rsidP="002D2A10">
            <w:pPr>
              <w:kinsoku w:val="0"/>
              <w:overflowPunct w:val="0"/>
              <w:spacing w:afterLines="20" w:after="48"/>
              <w:ind w:left="-18"/>
              <w:contextualSpacing/>
              <w:rPr>
                <w:w w:val="105"/>
              </w:rPr>
            </w:pPr>
            <w:r>
              <w:rPr>
                <w:w w:val="105"/>
              </w:rPr>
              <w:t>L</w:t>
            </w:r>
            <w:r w:rsidR="002D2A10" w:rsidRPr="009559BE">
              <w:rPr>
                <w:w w:val="105"/>
              </w:rPr>
              <w:t>4d. How many person-days of labor did you receive for renting your fields? (</w:t>
            </w:r>
            <w:proofErr w:type="spellStart"/>
            <w:r w:rsidR="002D2A10" w:rsidRPr="009559BE">
              <w:rPr>
                <w:b/>
                <w:w w:val="105"/>
              </w:rPr>
              <w:t>rent_labor</w:t>
            </w:r>
            <w:proofErr w:type="spellEnd"/>
            <w:r w:rsidR="002D2A10" w:rsidRPr="009559BE">
              <w:rPr>
                <w:w w:val="105"/>
              </w:rPr>
              <w:t>)</w:t>
            </w:r>
          </w:p>
          <w:p w14:paraId="5B0AD8C6" w14:textId="77543DF4" w:rsidR="002D2A10" w:rsidRPr="009559BE" w:rsidRDefault="002D2A10" w:rsidP="002D2A10">
            <w:pPr>
              <w:spacing w:after="0"/>
              <w:rPr>
                <w:w w:val="105"/>
              </w:rPr>
            </w:pPr>
            <w:r w:rsidRPr="009559BE">
              <w:rPr>
                <w:w w:val="105"/>
              </w:rPr>
              <w:t>Ask if P4=2</w:t>
            </w:r>
          </w:p>
        </w:tc>
        <w:tc>
          <w:tcPr>
            <w:tcW w:w="2486" w:type="dxa"/>
            <w:gridSpan w:val="3"/>
            <w:tcBorders>
              <w:top w:val="single" w:sz="18" w:space="0" w:color="000000"/>
              <w:left w:val="single" w:sz="18" w:space="0" w:color="000000"/>
              <w:bottom w:val="single" w:sz="18" w:space="0" w:color="000000"/>
              <w:right w:val="single" w:sz="18" w:space="0" w:color="000000"/>
            </w:tcBorders>
          </w:tcPr>
          <w:p w14:paraId="4A2B04A9"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E0092D" w:rsidRPr="009559BE" w14:paraId="25485A62" w14:textId="77777777" w:rsidTr="007A1B0B">
        <w:trPr>
          <w:trHeight w:val="20"/>
        </w:trPr>
        <w:tc>
          <w:tcPr>
            <w:tcW w:w="359" w:type="dxa"/>
            <w:tcBorders>
              <w:top w:val="single" w:sz="4" w:space="0" w:color="000000"/>
              <w:left w:val="single" w:sz="4" w:space="0" w:color="000000"/>
              <w:bottom w:val="single" w:sz="4" w:space="0" w:color="000000"/>
              <w:right w:val="single" w:sz="4" w:space="0" w:color="000000"/>
            </w:tcBorders>
          </w:tcPr>
          <w:p w14:paraId="49552C37" w14:textId="77777777" w:rsidR="00E0092D" w:rsidRPr="009559BE" w:rsidRDefault="00E0092D" w:rsidP="008250E0">
            <w:pPr>
              <w:spacing w:after="0"/>
              <w:rPr>
                <w:rFonts w:eastAsia="Calibri" w:cs="Times New Roman"/>
              </w:rPr>
            </w:pPr>
          </w:p>
        </w:tc>
        <w:tc>
          <w:tcPr>
            <w:tcW w:w="7235" w:type="dxa"/>
            <w:gridSpan w:val="2"/>
            <w:tcBorders>
              <w:top w:val="single" w:sz="4" w:space="0" w:color="000000"/>
              <w:left w:val="single" w:sz="4" w:space="0" w:color="000000"/>
              <w:bottom w:val="single" w:sz="4" w:space="0" w:color="000000"/>
            </w:tcBorders>
          </w:tcPr>
          <w:p w14:paraId="162E5C4A" w14:textId="48A4E83A" w:rsidR="00E0092D" w:rsidRPr="009559BE" w:rsidRDefault="00E4165E" w:rsidP="00E0092D">
            <w:pPr>
              <w:kinsoku w:val="0"/>
              <w:overflowPunct w:val="0"/>
              <w:spacing w:afterLines="20" w:after="48"/>
              <w:ind w:left="-18"/>
              <w:contextualSpacing/>
              <w:rPr>
                <w:w w:val="105"/>
              </w:rPr>
            </w:pPr>
            <w:r>
              <w:rPr>
                <w:w w:val="105"/>
              </w:rPr>
              <w:t>L</w:t>
            </w:r>
            <w:r w:rsidR="00E0092D" w:rsidRPr="009559BE">
              <w:rPr>
                <w:w w:val="105"/>
              </w:rPr>
              <w:t>5. Did your household take out any formal loans from a bank or micro-credit institution in the past year? (</w:t>
            </w:r>
            <w:r w:rsidR="00E0092D" w:rsidRPr="009559BE">
              <w:rPr>
                <w:b/>
                <w:w w:val="105"/>
              </w:rPr>
              <w:t>loan</w:t>
            </w:r>
            <w:r w:rsidR="00E0092D" w:rsidRPr="009559BE">
              <w:rPr>
                <w:w w:val="105"/>
              </w:rPr>
              <w:t>)</w:t>
            </w:r>
          </w:p>
          <w:p w14:paraId="638E1517" w14:textId="0B973264" w:rsidR="00E0092D" w:rsidRPr="009559BE" w:rsidRDefault="00E0092D" w:rsidP="00E0092D">
            <w:pPr>
              <w:spacing w:after="0"/>
              <w:rPr>
                <w:color w:val="000000"/>
              </w:rPr>
            </w:pPr>
            <w:r w:rsidRPr="009559BE">
              <w:rPr>
                <w:i/>
                <w:w w:val="105"/>
              </w:rPr>
              <w:t xml:space="preserve">If 0, 888, 999, Skip to </w:t>
            </w:r>
            <w:r w:rsidRPr="009559BE">
              <w:rPr>
                <w:b/>
                <w:w w:val="105"/>
              </w:rPr>
              <w:t>Module Q</w:t>
            </w:r>
          </w:p>
        </w:tc>
        <w:tc>
          <w:tcPr>
            <w:tcW w:w="1764" w:type="dxa"/>
            <w:tcBorders>
              <w:top w:val="single" w:sz="4" w:space="0" w:color="000000"/>
              <w:bottom w:val="single" w:sz="4" w:space="0" w:color="000000"/>
              <w:right w:val="single" w:sz="18" w:space="0" w:color="000000"/>
            </w:tcBorders>
          </w:tcPr>
          <w:p w14:paraId="5CCC0EC3" w14:textId="77777777" w:rsidR="00E0092D" w:rsidRPr="009559BE" w:rsidRDefault="00E0092D" w:rsidP="008250E0">
            <w:pPr>
              <w:spacing w:after="0"/>
              <w:rPr>
                <w:rFonts w:cs="Times New Roman"/>
                <w:w w:val="105"/>
              </w:rPr>
            </w:pPr>
            <w:r w:rsidRPr="009559BE">
              <w:rPr>
                <w:rFonts w:cs="Times New Roman"/>
                <w:w w:val="105"/>
              </w:rPr>
              <w:t>1=No</w:t>
            </w:r>
          </w:p>
          <w:p w14:paraId="1B5F2EE7" w14:textId="77777777" w:rsidR="00E0092D" w:rsidRPr="009559BE" w:rsidRDefault="00E0092D"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2D970226" w14:textId="77777777" w:rsidR="00E0092D" w:rsidRPr="009559BE" w:rsidRDefault="00E0092D" w:rsidP="008250E0">
            <w:pPr>
              <w:spacing w:after="0"/>
              <w:rPr>
                <w:rFonts w:cs="Times New Roman"/>
                <w:w w:val="105"/>
              </w:rPr>
            </w:pPr>
            <w:r w:rsidRPr="009559BE">
              <w:rPr>
                <w:rFonts w:cs="Times New Roman"/>
                <w:w w:val="105"/>
              </w:rPr>
              <w:t>888=Don’t know</w:t>
            </w:r>
          </w:p>
          <w:p w14:paraId="153A486B" w14:textId="77777777" w:rsidR="00E0092D" w:rsidRPr="009559BE" w:rsidRDefault="00E0092D"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7F8F7D3"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6F28B195" w14:textId="77777777" w:rsidTr="007A1B0B">
        <w:trPr>
          <w:trHeight w:val="20"/>
        </w:trPr>
        <w:tc>
          <w:tcPr>
            <w:tcW w:w="359" w:type="dxa"/>
            <w:tcBorders>
              <w:top w:val="single" w:sz="4" w:space="0" w:color="000000"/>
              <w:left w:val="single" w:sz="4" w:space="0" w:color="000000"/>
              <w:bottom w:val="single" w:sz="4" w:space="0" w:color="000000"/>
              <w:right w:val="single" w:sz="4" w:space="0" w:color="000000"/>
            </w:tcBorders>
          </w:tcPr>
          <w:p w14:paraId="63C01779" w14:textId="77777777" w:rsidR="00E0092D" w:rsidRPr="009559BE" w:rsidRDefault="00E0092D" w:rsidP="008250E0">
            <w:pPr>
              <w:spacing w:after="0"/>
              <w:rPr>
                <w:rFonts w:eastAsia="Calibri" w:cs="Times New Roman"/>
              </w:rPr>
            </w:pPr>
          </w:p>
        </w:tc>
        <w:tc>
          <w:tcPr>
            <w:tcW w:w="7235" w:type="dxa"/>
            <w:gridSpan w:val="2"/>
            <w:tcBorders>
              <w:top w:val="single" w:sz="4" w:space="0" w:color="000000"/>
              <w:left w:val="single" w:sz="4" w:space="0" w:color="000000"/>
              <w:bottom w:val="single" w:sz="4" w:space="0" w:color="000000"/>
            </w:tcBorders>
          </w:tcPr>
          <w:p w14:paraId="2C11ACD5" w14:textId="083DA3EB" w:rsidR="00E0092D" w:rsidRPr="009559BE" w:rsidRDefault="00E4165E" w:rsidP="00E0092D">
            <w:pPr>
              <w:kinsoku w:val="0"/>
              <w:overflowPunct w:val="0"/>
              <w:spacing w:afterLines="20" w:after="48"/>
              <w:ind w:left="-18"/>
              <w:contextualSpacing/>
              <w:rPr>
                <w:w w:val="105"/>
              </w:rPr>
            </w:pPr>
            <w:commentRangeStart w:id="182"/>
            <w:r>
              <w:rPr>
                <w:w w:val="105"/>
              </w:rPr>
              <w:t>L</w:t>
            </w:r>
            <w:r w:rsidR="00E0092D" w:rsidRPr="009559BE">
              <w:rPr>
                <w:w w:val="105"/>
              </w:rPr>
              <w:t>6. Did you have to provide any documentation of your land rights to secure the loan? (</w:t>
            </w:r>
            <w:proofErr w:type="spellStart"/>
            <w:r w:rsidR="00E0092D" w:rsidRPr="009559BE">
              <w:rPr>
                <w:b/>
                <w:w w:val="105"/>
              </w:rPr>
              <w:t>loandoc</w:t>
            </w:r>
            <w:proofErr w:type="spellEnd"/>
            <w:r w:rsidR="00E0092D" w:rsidRPr="009559BE">
              <w:rPr>
                <w:w w:val="105"/>
              </w:rPr>
              <w:t>)</w:t>
            </w:r>
            <w:commentRangeEnd w:id="182"/>
            <w:r w:rsidR="006146D2">
              <w:rPr>
                <w:rStyle w:val="CommentReference"/>
              </w:rPr>
              <w:commentReference w:id="182"/>
            </w:r>
          </w:p>
          <w:p w14:paraId="5B516DCC" w14:textId="3D204424" w:rsidR="00E0092D" w:rsidRPr="009559BE" w:rsidRDefault="00E0092D" w:rsidP="00E0092D">
            <w:pPr>
              <w:spacing w:after="0"/>
              <w:rPr>
                <w:color w:val="000000"/>
              </w:rPr>
            </w:pPr>
            <w:r w:rsidRPr="009559BE">
              <w:rPr>
                <w:i/>
                <w:w w:val="105"/>
              </w:rPr>
              <w:t xml:space="preserve">If 0, 888, 999, Skip to </w:t>
            </w:r>
            <w:r w:rsidRPr="009559BE">
              <w:rPr>
                <w:b/>
                <w:w w:val="105"/>
              </w:rPr>
              <w:t>Module Q</w:t>
            </w:r>
          </w:p>
        </w:tc>
        <w:tc>
          <w:tcPr>
            <w:tcW w:w="1764" w:type="dxa"/>
            <w:tcBorders>
              <w:top w:val="single" w:sz="4" w:space="0" w:color="000000"/>
              <w:bottom w:val="single" w:sz="4" w:space="0" w:color="000000"/>
              <w:right w:val="single" w:sz="18" w:space="0" w:color="000000"/>
            </w:tcBorders>
          </w:tcPr>
          <w:p w14:paraId="5DEE1A14" w14:textId="77777777" w:rsidR="00E0092D" w:rsidRPr="009559BE" w:rsidRDefault="00E0092D" w:rsidP="008250E0">
            <w:pPr>
              <w:spacing w:after="0"/>
              <w:rPr>
                <w:rFonts w:cs="Times New Roman"/>
                <w:w w:val="105"/>
              </w:rPr>
            </w:pPr>
            <w:r w:rsidRPr="009559BE">
              <w:rPr>
                <w:rFonts w:cs="Times New Roman"/>
                <w:w w:val="105"/>
              </w:rPr>
              <w:t>1=No</w:t>
            </w:r>
          </w:p>
          <w:p w14:paraId="126B4B7B" w14:textId="77777777" w:rsidR="00E0092D" w:rsidRPr="009559BE" w:rsidRDefault="00E0092D"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393B7BD6" w14:textId="77777777" w:rsidR="00E0092D" w:rsidRPr="009559BE" w:rsidRDefault="00E0092D" w:rsidP="008250E0">
            <w:pPr>
              <w:spacing w:after="0"/>
              <w:rPr>
                <w:rFonts w:cs="Times New Roman"/>
                <w:w w:val="105"/>
              </w:rPr>
            </w:pPr>
            <w:r w:rsidRPr="009559BE">
              <w:rPr>
                <w:rFonts w:cs="Times New Roman"/>
                <w:w w:val="105"/>
              </w:rPr>
              <w:t>888=Don’t know</w:t>
            </w:r>
          </w:p>
          <w:p w14:paraId="3A0A8587" w14:textId="77777777" w:rsidR="00E0092D" w:rsidRPr="009559BE" w:rsidRDefault="00E0092D"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40B15C24"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1FD8C642" w14:textId="77777777" w:rsidTr="007A1B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356FDEA4" w14:textId="77777777" w:rsidR="00E0092D" w:rsidRPr="009559BE" w:rsidRDefault="00E0092D" w:rsidP="008250E0">
            <w:pPr>
              <w:spacing w:after="0"/>
            </w:pPr>
          </w:p>
        </w:tc>
        <w:tc>
          <w:tcPr>
            <w:tcW w:w="7235" w:type="dxa"/>
            <w:gridSpan w:val="2"/>
            <w:tcBorders>
              <w:left w:val="single" w:sz="4" w:space="0" w:color="auto"/>
              <w:right w:val="single" w:sz="18" w:space="0" w:color="000000"/>
            </w:tcBorders>
          </w:tcPr>
          <w:p w14:paraId="1FBD0BA0" w14:textId="316EB817" w:rsidR="00E0092D" w:rsidRPr="009559BE" w:rsidRDefault="00E4165E" w:rsidP="008250E0">
            <w:pPr>
              <w:spacing w:after="0"/>
              <w:rPr>
                <w:w w:val="105"/>
              </w:rPr>
            </w:pPr>
            <w:r>
              <w:rPr>
                <w:w w:val="105"/>
              </w:rPr>
              <w:t>L</w:t>
            </w:r>
            <w:r w:rsidR="00E0092D" w:rsidRPr="009559BE">
              <w:rPr>
                <w:w w:val="105"/>
              </w:rPr>
              <w:t>7. What kind of documentation was required? (</w:t>
            </w:r>
            <w:proofErr w:type="spellStart"/>
            <w:r w:rsidR="00E0092D" w:rsidRPr="009559BE">
              <w:rPr>
                <w:b/>
                <w:w w:val="105"/>
              </w:rPr>
              <w:t>loandoctype</w:t>
            </w:r>
            <w:proofErr w:type="spellEnd"/>
            <w:r w:rsidR="00E0092D" w:rsidRPr="009559BE">
              <w:rPr>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3273CEFE" w14:textId="77777777" w:rsidR="00E0092D" w:rsidRPr="009559BE" w:rsidRDefault="00E0092D" w:rsidP="008250E0">
            <w:pPr>
              <w:spacing w:after="0"/>
              <w:rPr>
                <w:w w:val="105"/>
              </w:rPr>
            </w:pPr>
            <w:r w:rsidRPr="009559BE">
              <w:rPr>
                <w:i/>
                <w:color w:val="A6A6A6" w:themeColor="background1" w:themeShade="A6"/>
              </w:rPr>
              <w:t>(Text)</w:t>
            </w:r>
          </w:p>
        </w:tc>
      </w:tr>
    </w:tbl>
    <w:p w14:paraId="5D7E6EED" w14:textId="77777777" w:rsidR="00AD1518" w:rsidRPr="009559BE" w:rsidRDefault="00AD1518" w:rsidP="001512DD">
      <w:pPr>
        <w:spacing w:afterLines="20" w:after="48" w:line="240" w:lineRule="auto"/>
        <w:contextualSpacing/>
        <w:rPr>
          <w:rFonts w:eastAsia="Times New Roman" w:cs="Times New Roman"/>
          <w:lang w:eastAsia="zh-CN"/>
        </w:rPr>
      </w:pPr>
    </w:p>
    <w:p w14:paraId="56725D14" w14:textId="77777777" w:rsidR="00AD1518" w:rsidRPr="009559BE" w:rsidRDefault="00AD1518" w:rsidP="001512DD">
      <w:pPr>
        <w:spacing w:afterLines="20" w:after="48" w:line="240" w:lineRule="auto"/>
        <w:contextualSpacing/>
        <w:rPr>
          <w:rFonts w:eastAsia="Times New Roman" w:cs="Times New Roman"/>
          <w:lang w:eastAsia="zh-CN"/>
        </w:rPr>
      </w:pPr>
    </w:p>
    <w:p w14:paraId="5DC52515" w14:textId="77777777" w:rsidR="00C71DE8" w:rsidRPr="009559BE" w:rsidRDefault="00C71DE8" w:rsidP="001512DD">
      <w:pPr>
        <w:spacing w:after="0" w:line="240" w:lineRule="auto"/>
        <w:contextualSpacing/>
      </w:pPr>
    </w:p>
    <w:p w14:paraId="37C1A733" w14:textId="77777777" w:rsidR="00E0092D" w:rsidRPr="009559BE" w:rsidRDefault="00E0092D">
      <w:pPr>
        <w:rPr>
          <w:rFonts w:eastAsia="Times New Roman" w:cs="Times New Roman"/>
          <w:b/>
          <w:bCs/>
        </w:rPr>
      </w:pPr>
      <w:r w:rsidRPr="009559BE">
        <w:rPr>
          <w:rFonts w:eastAsia="Times New Roman" w:cs="Times New Roman"/>
          <w:b/>
          <w:bCs/>
        </w:rPr>
        <w:br w:type="page"/>
      </w:r>
    </w:p>
    <w:p w14:paraId="6F2C6C32" w14:textId="0767E4D0" w:rsidR="00C71DE8" w:rsidRPr="009559BE" w:rsidRDefault="00C71DE8" w:rsidP="001512DD">
      <w:pPr>
        <w:spacing w:afterLines="20" w:after="48" w:line="240" w:lineRule="auto"/>
        <w:contextualSpacing/>
        <w:rPr>
          <w:rFonts w:eastAsia="Times New Roman" w:cs="Times New Roman"/>
          <w:b/>
          <w:bCs/>
        </w:rPr>
      </w:pPr>
      <w:r w:rsidRPr="009559BE">
        <w:rPr>
          <w:rFonts w:eastAsia="Times New Roman" w:cs="Times New Roman"/>
          <w:b/>
          <w:bCs/>
        </w:rPr>
        <w:lastRenderedPageBreak/>
        <w:t>M. LIVESTOCK ASSETS</w:t>
      </w:r>
    </w:p>
    <w:p w14:paraId="163FA4A4" w14:textId="77777777" w:rsidR="00C71DE8" w:rsidRPr="009559BE" w:rsidRDefault="00C71DE8"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 xml:space="preserve">Now I would like to ask you about the number of livestock that your household currently owns. </w:t>
      </w:r>
    </w:p>
    <w:p w14:paraId="229BDF67" w14:textId="77777777" w:rsidR="00451397" w:rsidRPr="009559BE" w:rsidRDefault="00451397"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 xml:space="preserve">Do any of your livestock graze in the forest? </w:t>
      </w:r>
    </w:p>
    <w:tbl>
      <w:tblPr>
        <w:tblStyle w:val="TableGrid1"/>
        <w:tblW w:w="10080" w:type="dxa"/>
        <w:tblInd w:w="-5" w:type="dxa"/>
        <w:tblLayout w:type="fixed"/>
        <w:tblCellMar>
          <w:left w:w="29" w:type="dxa"/>
          <w:right w:w="29" w:type="dxa"/>
        </w:tblCellMar>
        <w:tblLook w:val="0000" w:firstRow="0" w:lastRow="0" w:firstColumn="0" w:lastColumn="0" w:noHBand="0" w:noVBand="0"/>
      </w:tblPr>
      <w:tblGrid>
        <w:gridCol w:w="360"/>
        <w:gridCol w:w="4680"/>
        <w:gridCol w:w="2520"/>
        <w:gridCol w:w="1800"/>
        <w:gridCol w:w="720"/>
      </w:tblGrid>
      <w:tr w:rsidR="00B71EAD" w:rsidRPr="009559BE" w14:paraId="4FE59287" w14:textId="77777777" w:rsidTr="00CD018F">
        <w:trPr>
          <w:trHeight w:val="20"/>
        </w:trPr>
        <w:tc>
          <w:tcPr>
            <w:tcW w:w="360" w:type="dxa"/>
            <w:tcBorders>
              <w:right w:val="single" w:sz="4" w:space="0" w:color="auto"/>
            </w:tcBorders>
            <w:vAlign w:val="center"/>
          </w:tcPr>
          <w:p w14:paraId="50D63242"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4452DE86" w14:textId="77777777" w:rsidR="00C71DE8" w:rsidRPr="009559BE" w:rsidRDefault="00C71DE8" w:rsidP="00E0092D">
            <w:pPr>
              <w:kinsoku w:val="0"/>
              <w:overflowPunct w:val="0"/>
              <w:spacing w:afterLines="20" w:after="48"/>
              <w:contextualSpacing/>
              <w:rPr>
                <w:w w:val="105"/>
              </w:rPr>
            </w:pPr>
            <w:r w:rsidRPr="009559BE">
              <w:rPr>
                <w:w w:val="105"/>
              </w:rPr>
              <w:t>M1. How many cattle does your household own? (</w:t>
            </w:r>
            <w:r w:rsidRPr="009559BE">
              <w:rPr>
                <w:b/>
                <w:w w:val="105"/>
              </w:rPr>
              <w:t>cattle</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3A2F9EA2" w14:textId="77777777" w:rsidR="00C71DE8" w:rsidRPr="009559BE" w:rsidRDefault="00C71DE8" w:rsidP="00E0092D">
            <w:pPr>
              <w:spacing w:afterLines="20" w:after="48"/>
              <w:contextualSpacing/>
              <w:rPr>
                <w:i/>
              </w:rPr>
            </w:pPr>
            <w:r w:rsidRPr="009559BE">
              <w:rPr>
                <w:i/>
              </w:rPr>
              <w:t>(Numeric)</w:t>
            </w:r>
          </w:p>
        </w:tc>
      </w:tr>
      <w:tr w:rsidR="00B71EAD" w:rsidRPr="009559BE" w14:paraId="11CD6882" w14:textId="77777777" w:rsidTr="00CD018F">
        <w:trPr>
          <w:trHeight w:val="20"/>
        </w:trPr>
        <w:tc>
          <w:tcPr>
            <w:tcW w:w="360" w:type="dxa"/>
            <w:vAlign w:val="center"/>
          </w:tcPr>
          <w:p w14:paraId="3533318A"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8005593" w14:textId="77777777" w:rsidR="00C71DE8" w:rsidRPr="009559BE" w:rsidRDefault="00C71DE8" w:rsidP="00E0092D">
            <w:pPr>
              <w:kinsoku w:val="0"/>
              <w:overflowPunct w:val="0"/>
              <w:spacing w:afterLines="20" w:after="48"/>
              <w:contextualSpacing/>
              <w:rPr>
                <w:w w:val="105"/>
              </w:rPr>
            </w:pPr>
            <w:r w:rsidRPr="009559BE">
              <w:rPr>
                <w:w w:val="105"/>
              </w:rPr>
              <w:t>M2. How many donkeys does your household own? (</w:t>
            </w:r>
            <w:r w:rsidRPr="009559BE">
              <w:rPr>
                <w:b/>
                <w:w w:val="105"/>
              </w:rPr>
              <w:t>donkey</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0FDFA519" w14:textId="77777777" w:rsidR="00C71DE8" w:rsidRPr="009559BE" w:rsidRDefault="00C71DE8" w:rsidP="00E0092D">
            <w:pPr>
              <w:spacing w:afterLines="20" w:after="48"/>
              <w:contextualSpacing/>
              <w:rPr>
                <w:i/>
              </w:rPr>
            </w:pPr>
            <w:r w:rsidRPr="009559BE">
              <w:rPr>
                <w:i/>
              </w:rPr>
              <w:t>(Numeric)</w:t>
            </w:r>
          </w:p>
        </w:tc>
      </w:tr>
      <w:tr w:rsidR="00D4243B" w:rsidRPr="009559BE" w14:paraId="750A99FE" w14:textId="77777777" w:rsidTr="00CD018F">
        <w:trPr>
          <w:trHeight w:val="20"/>
        </w:trPr>
        <w:tc>
          <w:tcPr>
            <w:tcW w:w="360" w:type="dxa"/>
            <w:vAlign w:val="center"/>
          </w:tcPr>
          <w:p w14:paraId="1A0AB2AD" w14:textId="77777777" w:rsidR="00D4243B" w:rsidRPr="009559BE" w:rsidRDefault="00D4243B" w:rsidP="00D4243B">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32BEA72C" w14:textId="27968876" w:rsidR="00D4243B" w:rsidRPr="009559BE" w:rsidRDefault="00D4243B" w:rsidP="00D4243B">
            <w:pPr>
              <w:kinsoku w:val="0"/>
              <w:overflowPunct w:val="0"/>
              <w:spacing w:afterLines="20" w:after="48"/>
              <w:contextualSpacing/>
              <w:rPr>
                <w:w w:val="105"/>
              </w:rPr>
            </w:pPr>
            <w:r>
              <w:rPr>
                <w:w w:val="105"/>
              </w:rPr>
              <w:t>Do any of your donkeys graze in the forest?</w:t>
            </w:r>
          </w:p>
        </w:tc>
        <w:tc>
          <w:tcPr>
            <w:tcW w:w="4320" w:type="dxa"/>
            <w:gridSpan w:val="2"/>
            <w:tcBorders>
              <w:top w:val="single" w:sz="4" w:space="0" w:color="auto"/>
              <w:left w:val="nil"/>
              <w:bottom w:val="single" w:sz="4" w:space="0" w:color="auto"/>
            </w:tcBorders>
          </w:tcPr>
          <w:p w14:paraId="3AE77C36" w14:textId="77777777" w:rsidR="00D4243B" w:rsidRDefault="00D4243B" w:rsidP="00D4243B">
            <w:r>
              <w:t>1=No</w:t>
            </w:r>
          </w:p>
          <w:p w14:paraId="27756932" w14:textId="72DE660C" w:rsidR="00D4243B" w:rsidRPr="009559BE" w:rsidRDefault="00D4243B" w:rsidP="00D634F1">
            <w:pPr>
              <w:rPr>
                <w:w w:val="105"/>
              </w:rPr>
            </w:pPr>
            <w:r>
              <w:t>2=Yes</w:t>
            </w:r>
            <w:r w:rsidRPr="00F82CC8" w:rsidDel="00226116">
              <w:t xml:space="preserve"> </w:t>
            </w:r>
          </w:p>
        </w:tc>
        <w:tc>
          <w:tcPr>
            <w:tcW w:w="720" w:type="dxa"/>
            <w:tcBorders>
              <w:top w:val="single" w:sz="18" w:space="0" w:color="auto"/>
              <w:left w:val="single" w:sz="18" w:space="0" w:color="auto"/>
              <w:bottom w:val="single" w:sz="18" w:space="0" w:color="auto"/>
              <w:right w:val="single" w:sz="18" w:space="0" w:color="auto"/>
            </w:tcBorders>
          </w:tcPr>
          <w:p w14:paraId="5E516E8A" w14:textId="00E5105D" w:rsidR="00D4243B" w:rsidRPr="009559BE" w:rsidRDefault="00D4243B" w:rsidP="00D4243B">
            <w:pPr>
              <w:spacing w:afterLines="20" w:after="48"/>
              <w:contextualSpacing/>
              <w:rPr>
                <w:i/>
              </w:rPr>
            </w:pPr>
            <w:r w:rsidRPr="006F4E6D">
              <w:rPr>
                <w:rFonts w:eastAsia="Calibri" w:cs="Times New Roman"/>
                <w:i/>
                <w:color w:val="A6A6A6"/>
              </w:rPr>
              <w:t>(Code)</w:t>
            </w:r>
          </w:p>
        </w:tc>
      </w:tr>
      <w:tr w:rsidR="00D4243B" w:rsidRPr="009559BE" w14:paraId="2E2449D5" w14:textId="77777777" w:rsidTr="00CD018F">
        <w:trPr>
          <w:trHeight w:val="20"/>
        </w:trPr>
        <w:tc>
          <w:tcPr>
            <w:tcW w:w="360" w:type="dxa"/>
            <w:vAlign w:val="center"/>
          </w:tcPr>
          <w:p w14:paraId="4A5290D9" w14:textId="77777777" w:rsidR="00D4243B" w:rsidRPr="009559BE" w:rsidRDefault="00D4243B"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5C8BB437" w14:textId="55554A8D" w:rsidR="00D4243B" w:rsidRPr="009559BE" w:rsidRDefault="00D4243B" w:rsidP="00E0092D">
            <w:pPr>
              <w:kinsoku w:val="0"/>
              <w:overflowPunct w:val="0"/>
              <w:spacing w:afterLines="20" w:after="48"/>
              <w:contextualSpacing/>
              <w:rPr>
                <w:w w:val="105"/>
              </w:rPr>
            </w:pPr>
            <w:r>
              <w:rPr>
                <w:w w:val="105"/>
              </w:rPr>
              <w:t>If yes, how many?</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768D8495" w14:textId="77777777" w:rsidR="00D4243B" w:rsidRPr="009559BE" w:rsidRDefault="00D4243B" w:rsidP="00E0092D">
            <w:pPr>
              <w:spacing w:afterLines="20" w:after="48"/>
              <w:contextualSpacing/>
              <w:rPr>
                <w:i/>
              </w:rPr>
            </w:pPr>
          </w:p>
        </w:tc>
      </w:tr>
      <w:tr w:rsidR="00D4243B" w:rsidRPr="009559BE" w14:paraId="13E101BC" w14:textId="77777777" w:rsidTr="00CD018F">
        <w:trPr>
          <w:trHeight w:val="20"/>
        </w:trPr>
        <w:tc>
          <w:tcPr>
            <w:tcW w:w="360" w:type="dxa"/>
            <w:vAlign w:val="center"/>
          </w:tcPr>
          <w:p w14:paraId="2DC0561D" w14:textId="77777777" w:rsidR="00D4243B" w:rsidRPr="009559BE" w:rsidRDefault="00D4243B" w:rsidP="00D4243B">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46B471F3" w14:textId="55CD1CE3" w:rsidR="00D4243B" w:rsidRPr="009559BE" w:rsidRDefault="00D4243B" w:rsidP="00D4243B">
            <w:pPr>
              <w:kinsoku w:val="0"/>
              <w:overflowPunct w:val="0"/>
              <w:spacing w:afterLines="20" w:after="48"/>
              <w:contextualSpacing/>
              <w:rPr>
                <w:w w:val="105"/>
              </w:rPr>
            </w:pPr>
            <w:r>
              <w:rPr>
                <w:w w:val="105"/>
              </w:rPr>
              <w:t>Are any of your donkeys enclosed, but fed fodder that is cut inside the forest?</w:t>
            </w:r>
          </w:p>
        </w:tc>
        <w:tc>
          <w:tcPr>
            <w:tcW w:w="4320" w:type="dxa"/>
            <w:gridSpan w:val="2"/>
            <w:tcBorders>
              <w:top w:val="single" w:sz="4" w:space="0" w:color="auto"/>
              <w:left w:val="nil"/>
              <w:bottom w:val="single" w:sz="4" w:space="0" w:color="auto"/>
            </w:tcBorders>
          </w:tcPr>
          <w:p w14:paraId="08AF0896" w14:textId="77777777" w:rsidR="00D4243B" w:rsidRDefault="00D4243B" w:rsidP="00D4243B">
            <w:r>
              <w:t>1=No</w:t>
            </w:r>
          </w:p>
          <w:p w14:paraId="138441D6" w14:textId="72BC7E1F" w:rsidR="00D4243B" w:rsidRPr="009559BE" w:rsidRDefault="00D4243B" w:rsidP="00D634F1">
            <w:pPr>
              <w:rPr>
                <w:w w:val="105"/>
              </w:rPr>
            </w:pPr>
            <w:r>
              <w:t>2=Yes</w:t>
            </w:r>
            <w:r w:rsidRPr="00F82CC8" w:rsidDel="00226116">
              <w:t xml:space="preserve"> </w:t>
            </w:r>
          </w:p>
        </w:tc>
        <w:tc>
          <w:tcPr>
            <w:tcW w:w="720" w:type="dxa"/>
            <w:tcBorders>
              <w:top w:val="single" w:sz="18" w:space="0" w:color="auto"/>
              <w:left w:val="single" w:sz="18" w:space="0" w:color="auto"/>
              <w:bottom w:val="single" w:sz="18" w:space="0" w:color="auto"/>
              <w:right w:val="single" w:sz="18" w:space="0" w:color="auto"/>
            </w:tcBorders>
          </w:tcPr>
          <w:p w14:paraId="53DE57F4" w14:textId="1C757DAB" w:rsidR="00D4243B" w:rsidRPr="009559BE" w:rsidRDefault="00D4243B" w:rsidP="00D4243B">
            <w:pPr>
              <w:spacing w:afterLines="20" w:after="48"/>
              <w:contextualSpacing/>
              <w:rPr>
                <w:i/>
              </w:rPr>
            </w:pPr>
            <w:r w:rsidRPr="006F4E6D">
              <w:rPr>
                <w:rFonts w:eastAsia="Calibri" w:cs="Times New Roman"/>
                <w:i/>
                <w:color w:val="A6A6A6"/>
              </w:rPr>
              <w:t>(Code)</w:t>
            </w:r>
          </w:p>
        </w:tc>
      </w:tr>
      <w:tr w:rsidR="00D4243B" w:rsidRPr="009559BE" w14:paraId="0DB434AB" w14:textId="77777777" w:rsidTr="00CD018F">
        <w:trPr>
          <w:trHeight w:val="20"/>
        </w:trPr>
        <w:tc>
          <w:tcPr>
            <w:tcW w:w="360" w:type="dxa"/>
            <w:vAlign w:val="center"/>
          </w:tcPr>
          <w:p w14:paraId="3A0C57D3" w14:textId="77777777" w:rsidR="00D4243B" w:rsidRPr="009559BE" w:rsidRDefault="00D4243B" w:rsidP="009A059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691FAEB" w14:textId="38DA19F7" w:rsidR="00D4243B" w:rsidRPr="009559BE" w:rsidRDefault="00D4243B" w:rsidP="009A059D">
            <w:pPr>
              <w:kinsoku w:val="0"/>
              <w:overflowPunct w:val="0"/>
              <w:spacing w:afterLines="20" w:after="48"/>
              <w:contextualSpacing/>
              <w:rPr>
                <w:w w:val="105"/>
              </w:rPr>
            </w:pPr>
            <w:r>
              <w:rPr>
                <w:w w:val="105"/>
              </w:rPr>
              <w:t>If yes, how many?</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2953C4DE" w14:textId="77777777" w:rsidR="00D4243B" w:rsidRPr="009559BE" w:rsidRDefault="00D4243B" w:rsidP="009A059D">
            <w:pPr>
              <w:spacing w:afterLines="20" w:after="48"/>
              <w:contextualSpacing/>
              <w:rPr>
                <w:i/>
              </w:rPr>
            </w:pPr>
          </w:p>
        </w:tc>
      </w:tr>
      <w:tr w:rsidR="00B71EAD" w:rsidRPr="009559BE" w14:paraId="22E8A5F3" w14:textId="77777777" w:rsidTr="00CD018F">
        <w:trPr>
          <w:trHeight w:val="20"/>
        </w:trPr>
        <w:tc>
          <w:tcPr>
            <w:tcW w:w="360" w:type="dxa"/>
            <w:vAlign w:val="center"/>
          </w:tcPr>
          <w:p w14:paraId="102EEE17"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737097EF" w14:textId="77777777" w:rsidR="00C71DE8" w:rsidRPr="009559BE" w:rsidRDefault="00C71DE8" w:rsidP="00E0092D">
            <w:pPr>
              <w:kinsoku w:val="0"/>
              <w:overflowPunct w:val="0"/>
              <w:spacing w:afterLines="20" w:after="48"/>
              <w:contextualSpacing/>
              <w:rPr>
                <w:w w:val="105"/>
              </w:rPr>
            </w:pPr>
            <w:r w:rsidRPr="009559BE">
              <w:rPr>
                <w:w w:val="105"/>
              </w:rPr>
              <w:t>M3. How many village chickens does your household own? (</w:t>
            </w:r>
            <w:r w:rsidRPr="009559BE">
              <w:rPr>
                <w:b/>
                <w:w w:val="105"/>
              </w:rPr>
              <w:t>chicken</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418192C7" w14:textId="77777777" w:rsidR="00C71DE8" w:rsidRPr="009559BE" w:rsidRDefault="00C71DE8" w:rsidP="00E0092D">
            <w:pPr>
              <w:spacing w:afterLines="20" w:after="48"/>
              <w:contextualSpacing/>
              <w:rPr>
                <w:i/>
              </w:rPr>
            </w:pPr>
            <w:r w:rsidRPr="009559BE">
              <w:rPr>
                <w:i/>
              </w:rPr>
              <w:t>(Numeric)</w:t>
            </w:r>
          </w:p>
        </w:tc>
      </w:tr>
      <w:tr w:rsidR="00B71EAD" w:rsidRPr="009559BE" w14:paraId="2F22F6C1" w14:textId="77777777" w:rsidTr="00CD018F">
        <w:trPr>
          <w:trHeight w:val="20"/>
        </w:trPr>
        <w:tc>
          <w:tcPr>
            <w:tcW w:w="360" w:type="dxa"/>
            <w:vAlign w:val="center"/>
          </w:tcPr>
          <w:p w14:paraId="523323F5"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EF74F30" w14:textId="77777777" w:rsidR="00C71DE8" w:rsidRPr="009559BE" w:rsidRDefault="00C71DE8" w:rsidP="00E0092D">
            <w:pPr>
              <w:kinsoku w:val="0"/>
              <w:overflowPunct w:val="0"/>
              <w:spacing w:afterLines="20" w:after="48"/>
              <w:contextualSpacing/>
              <w:rPr>
                <w:w w:val="105"/>
              </w:rPr>
            </w:pPr>
            <w:r w:rsidRPr="009559BE">
              <w:rPr>
                <w:w w:val="105"/>
              </w:rPr>
              <w:t>M4. How many guinea fowls does your household own? (</w:t>
            </w:r>
            <w:proofErr w:type="spellStart"/>
            <w:r w:rsidRPr="009559BE">
              <w:rPr>
                <w:b/>
                <w:w w:val="105"/>
              </w:rPr>
              <w:t>guineafowls</w:t>
            </w:r>
            <w:proofErr w:type="spellEnd"/>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40A5AE78" w14:textId="77777777" w:rsidR="00C71DE8" w:rsidRPr="009559BE" w:rsidRDefault="00C71DE8" w:rsidP="00E0092D">
            <w:pPr>
              <w:spacing w:afterLines="20" w:after="48"/>
              <w:contextualSpacing/>
              <w:rPr>
                <w:i/>
              </w:rPr>
            </w:pPr>
            <w:r w:rsidRPr="009559BE">
              <w:rPr>
                <w:i/>
              </w:rPr>
              <w:t>(Numeric)</w:t>
            </w:r>
          </w:p>
        </w:tc>
      </w:tr>
      <w:tr w:rsidR="00B71EAD" w:rsidRPr="009559BE" w14:paraId="1D84FB59" w14:textId="77777777" w:rsidTr="00CD018F">
        <w:trPr>
          <w:trHeight w:val="20"/>
        </w:trPr>
        <w:tc>
          <w:tcPr>
            <w:tcW w:w="360" w:type="dxa"/>
            <w:vAlign w:val="center"/>
          </w:tcPr>
          <w:p w14:paraId="6B6116B0"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6B05035" w14:textId="77777777" w:rsidR="00C71DE8" w:rsidRPr="009559BE" w:rsidRDefault="00C71DE8" w:rsidP="00E0092D">
            <w:pPr>
              <w:kinsoku w:val="0"/>
              <w:overflowPunct w:val="0"/>
              <w:spacing w:afterLines="20" w:after="48"/>
              <w:contextualSpacing/>
              <w:rPr>
                <w:w w:val="105"/>
              </w:rPr>
            </w:pPr>
            <w:r w:rsidRPr="009559BE">
              <w:rPr>
                <w:w w:val="105"/>
              </w:rPr>
              <w:t>M5. How many ducks and geese does your household own? (</w:t>
            </w:r>
            <w:r w:rsidRPr="009559BE">
              <w:rPr>
                <w:b/>
                <w:w w:val="105"/>
              </w:rPr>
              <w:t>ducks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3501B4E1" w14:textId="77777777" w:rsidR="00C71DE8" w:rsidRPr="009559BE" w:rsidRDefault="00C71DE8" w:rsidP="00E0092D">
            <w:pPr>
              <w:spacing w:afterLines="20" w:after="48"/>
              <w:contextualSpacing/>
              <w:rPr>
                <w:i/>
              </w:rPr>
            </w:pPr>
            <w:r w:rsidRPr="009559BE">
              <w:rPr>
                <w:i/>
              </w:rPr>
              <w:t>(Numeric)</w:t>
            </w:r>
          </w:p>
        </w:tc>
      </w:tr>
      <w:tr w:rsidR="00B71EAD" w:rsidRPr="009559BE" w14:paraId="13902004" w14:textId="77777777" w:rsidTr="00CD018F">
        <w:trPr>
          <w:trHeight w:val="20"/>
        </w:trPr>
        <w:tc>
          <w:tcPr>
            <w:tcW w:w="360" w:type="dxa"/>
            <w:vAlign w:val="center"/>
          </w:tcPr>
          <w:p w14:paraId="11AB567C"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75217BA8" w14:textId="77777777" w:rsidR="00C71DE8" w:rsidRPr="009559BE" w:rsidRDefault="00C71DE8" w:rsidP="00E0092D">
            <w:pPr>
              <w:kinsoku w:val="0"/>
              <w:overflowPunct w:val="0"/>
              <w:spacing w:afterLines="20" w:after="48"/>
              <w:contextualSpacing/>
              <w:rPr>
                <w:w w:val="105"/>
              </w:rPr>
            </w:pPr>
            <w:r w:rsidRPr="009559BE">
              <w:rPr>
                <w:w w:val="105"/>
              </w:rPr>
              <w:t>M6. How many goats does your household own? (</w:t>
            </w:r>
            <w:r w:rsidRPr="009559BE">
              <w:rPr>
                <w:b/>
                <w:w w:val="105"/>
              </w:rPr>
              <w:t>goats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2091C71B" w14:textId="77777777" w:rsidR="00C71DE8" w:rsidRPr="009559BE" w:rsidRDefault="00C71DE8" w:rsidP="00E0092D">
            <w:pPr>
              <w:spacing w:afterLines="20" w:after="48"/>
              <w:contextualSpacing/>
              <w:rPr>
                <w:i/>
              </w:rPr>
            </w:pPr>
            <w:r w:rsidRPr="009559BE">
              <w:rPr>
                <w:i/>
              </w:rPr>
              <w:t>(Numeric)</w:t>
            </w:r>
          </w:p>
        </w:tc>
      </w:tr>
      <w:tr w:rsidR="00D634F1" w:rsidRPr="009559BE" w14:paraId="5E308CB6" w14:textId="77777777" w:rsidTr="00CD018F">
        <w:trPr>
          <w:trHeight w:val="20"/>
        </w:trPr>
        <w:tc>
          <w:tcPr>
            <w:tcW w:w="360" w:type="dxa"/>
            <w:vAlign w:val="center"/>
          </w:tcPr>
          <w:p w14:paraId="534A259C" w14:textId="77777777" w:rsidR="00D634F1" w:rsidRPr="009559BE" w:rsidRDefault="00D634F1" w:rsidP="009A059D">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5E91C044" w14:textId="6B375E22" w:rsidR="00D634F1" w:rsidRPr="009559BE" w:rsidRDefault="00D634F1" w:rsidP="00D634F1">
            <w:pPr>
              <w:kinsoku w:val="0"/>
              <w:overflowPunct w:val="0"/>
              <w:spacing w:afterLines="20" w:after="48"/>
              <w:contextualSpacing/>
              <w:rPr>
                <w:w w:val="105"/>
              </w:rPr>
            </w:pPr>
            <w:r>
              <w:rPr>
                <w:w w:val="105"/>
              </w:rPr>
              <w:t>Do any of your goats graze in the forest?</w:t>
            </w:r>
          </w:p>
        </w:tc>
        <w:tc>
          <w:tcPr>
            <w:tcW w:w="4320" w:type="dxa"/>
            <w:gridSpan w:val="2"/>
            <w:tcBorders>
              <w:top w:val="single" w:sz="4" w:space="0" w:color="auto"/>
              <w:left w:val="nil"/>
              <w:bottom w:val="single" w:sz="4" w:space="0" w:color="auto"/>
            </w:tcBorders>
          </w:tcPr>
          <w:p w14:paraId="1889CE71" w14:textId="77777777" w:rsidR="00D634F1" w:rsidRDefault="00D634F1" w:rsidP="009A059D">
            <w:r>
              <w:t>1=No</w:t>
            </w:r>
          </w:p>
          <w:p w14:paraId="172C12F0" w14:textId="2692229D" w:rsidR="00D634F1" w:rsidRPr="00D634F1" w:rsidRDefault="00D634F1" w:rsidP="00D634F1">
            <w:r>
              <w:t>2=Yes</w:t>
            </w:r>
            <w:r w:rsidRPr="00F82CC8" w:rsidDel="00226116">
              <w:t xml:space="preserve"> </w:t>
            </w:r>
          </w:p>
        </w:tc>
        <w:tc>
          <w:tcPr>
            <w:tcW w:w="720" w:type="dxa"/>
            <w:tcBorders>
              <w:top w:val="single" w:sz="18" w:space="0" w:color="auto"/>
              <w:left w:val="single" w:sz="18" w:space="0" w:color="auto"/>
              <w:bottom w:val="single" w:sz="18" w:space="0" w:color="auto"/>
              <w:right w:val="single" w:sz="18" w:space="0" w:color="auto"/>
            </w:tcBorders>
          </w:tcPr>
          <w:p w14:paraId="10DF363D" w14:textId="77777777" w:rsidR="00D634F1" w:rsidRPr="009559BE" w:rsidRDefault="00D634F1" w:rsidP="009A059D">
            <w:pPr>
              <w:spacing w:afterLines="20" w:after="48"/>
              <w:contextualSpacing/>
              <w:rPr>
                <w:i/>
              </w:rPr>
            </w:pPr>
            <w:r w:rsidRPr="006F4E6D">
              <w:rPr>
                <w:rFonts w:eastAsia="Calibri" w:cs="Times New Roman"/>
                <w:i/>
                <w:color w:val="A6A6A6"/>
              </w:rPr>
              <w:t>(Code)</w:t>
            </w:r>
          </w:p>
        </w:tc>
      </w:tr>
      <w:tr w:rsidR="00D634F1" w:rsidRPr="009559BE" w14:paraId="4C9C0B6C" w14:textId="77777777" w:rsidTr="00CD018F">
        <w:trPr>
          <w:trHeight w:val="20"/>
        </w:trPr>
        <w:tc>
          <w:tcPr>
            <w:tcW w:w="360" w:type="dxa"/>
            <w:vAlign w:val="center"/>
          </w:tcPr>
          <w:p w14:paraId="0793180F" w14:textId="77777777" w:rsidR="00D634F1" w:rsidRPr="009559BE" w:rsidRDefault="00D634F1" w:rsidP="009A059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310EA72E" w14:textId="77777777" w:rsidR="00D634F1" w:rsidRPr="009559BE" w:rsidRDefault="00D634F1" w:rsidP="009A059D">
            <w:pPr>
              <w:kinsoku w:val="0"/>
              <w:overflowPunct w:val="0"/>
              <w:spacing w:afterLines="20" w:after="48"/>
              <w:contextualSpacing/>
              <w:rPr>
                <w:w w:val="105"/>
              </w:rPr>
            </w:pPr>
            <w:r>
              <w:rPr>
                <w:w w:val="105"/>
              </w:rPr>
              <w:t>If yes, how many?</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1A305E3D" w14:textId="77777777" w:rsidR="00D634F1" w:rsidRPr="009559BE" w:rsidRDefault="00D634F1" w:rsidP="009A059D">
            <w:pPr>
              <w:spacing w:afterLines="20" w:after="48"/>
              <w:contextualSpacing/>
              <w:rPr>
                <w:i/>
              </w:rPr>
            </w:pPr>
          </w:p>
        </w:tc>
      </w:tr>
      <w:tr w:rsidR="00D634F1" w:rsidRPr="009559BE" w14:paraId="29BEE1E8" w14:textId="77777777" w:rsidTr="00CD018F">
        <w:trPr>
          <w:trHeight w:val="20"/>
        </w:trPr>
        <w:tc>
          <w:tcPr>
            <w:tcW w:w="360" w:type="dxa"/>
            <w:vAlign w:val="center"/>
          </w:tcPr>
          <w:p w14:paraId="196F1018" w14:textId="77777777" w:rsidR="00D634F1" w:rsidRPr="009559BE" w:rsidRDefault="00D634F1" w:rsidP="009A059D">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54C924BC" w14:textId="2E1F31C9" w:rsidR="00D634F1" w:rsidRPr="009559BE" w:rsidRDefault="00D634F1" w:rsidP="00D634F1">
            <w:pPr>
              <w:kinsoku w:val="0"/>
              <w:overflowPunct w:val="0"/>
              <w:spacing w:afterLines="20" w:after="48"/>
              <w:contextualSpacing/>
              <w:rPr>
                <w:w w:val="105"/>
              </w:rPr>
            </w:pPr>
            <w:r>
              <w:rPr>
                <w:w w:val="105"/>
              </w:rPr>
              <w:t>Are any of your goats enclosed, but fed fodder that is cut inside the forest?</w:t>
            </w:r>
          </w:p>
        </w:tc>
        <w:tc>
          <w:tcPr>
            <w:tcW w:w="4320" w:type="dxa"/>
            <w:gridSpan w:val="2"/>
            <w:tcBorders>
              <w:top w:val="single" w:sz="4" w:space="0" w:color="auto"/>
              <w:left w:val="nil"/>
              <w:bottom w:val="single" w:sz="4" w:space="0" w:color="auto"/>
            </w:tcBorders>
          </w:tcPr>
          <w:p w14:paraId="43932D18" w14:textId="77777777" w:rsidR="00D634F1" w:rsidRDefault="00D634F1" w:rsidP="009A059D">
            <w:r>
              <w:t>1=No</w:t>
            </w:r>
          </w:p>
          <w:p w14:paraId="05BC5997" w14:textId="6D5A2C77" w:rsidR="00D634F1" w:rsidRPr="009559BE" w:rsidRDefault="00D634F1" w:rsidP="00D634F1">
            <w:pPr>
              <w:rPr>
                <w:w w:val="105"/>
              </w:rPr>
            </w:pPr>
            <w:r>
              <w:t>2=Yes</w:t>
            </w:r>
          </w:p>
        </w:tc>
        <w:tc>
          <w:tcPr>
            <w:tcW w:w="720" w:type="dxa"/>
            <w:tcBorders>
              <w:top w:val="single" w:sz="18" w:space="0" w:color="auto"/>
              <w:left w:val="single" w:sz="18" w:space="0" w:color="auto"/>
              <w:bottom w:val="single" w:sz="18" w:space="0" w:color="auto"/>
              <w:right w:val="single" w:sz="18" w:space="0" w:color="auto"/>
            </w:tcBorders>
          </w:tcPr>
          <w:p w14:paraId="25C5A104" w14:textId="77777777" w:rsidR="00D634F1" w:rsidRPr="009559BE" w:rsidRDefault="00D634F1" w:rsidP="009A059D">
            <w:pPr>
              <w:spacing w:afterLines="20" w:after="48"/>
              <w:contextualSpacing/>
              <w:rPr>
                <w:i/>
              </w:rPr>
            </w:pPr>
            <w:r w:rsidRPr="006F4E6D">
              <w:rPr>
                <w:rFonts w:eastAsia="Calibri" w:cs="Times New Roman"/>
                <w:i/>
                <w:color w:val="A6A6A6"/>
              </w:rPr>
              <w:t>(Code)</w:t>
            </w:r>
          </w:p>
        </w:tc>
      </w:tr>
      <w:tr w:rsidR="00B71EAD" w:rsidRPr="009559BE" w14:paraId="54E40C4E" w14:textId="77777777" w:rsidTr="00CD018F">
        <w:trPr>
          <w:trHeight w:val="20"/>
        </w:trPr>
        <w:tc>
          <w:tcPr>
            <w:tcW w:w="360" w:type="dxa"/>
            <w:vAlign w:val="center"/>
          </w:tcPr>
          <w:p w14:paraId="1B28FEB0"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EBF797C" w14:textId="77777777" w:rsidR="00C71DE8" w:rsidRPr="009559BE" w:rsidRDefault="00C71DE8" w:rsidP="00E0092D">
            <w:pPr>
              <w:kinsoku w:val="0"/>
              <w:overflowPunct w:val="0"/>
              <w:spacing w:afterLines="20" w:after="48"/>
              <w:contextualSpacing/>
              <w:rPr>
                <w:w w:val="105"/>
              </w:rPr>
            </w:pPr>
            <w:r w:rsidRPr="009559BE">
              <w:rPr>
                <w:w w:val="105"/>
              </w:rPr>
              <w:t>M7. How many pigs does your household own? (</w:t>
            </w:r>
            <w:r w:rsidRPr="009559BE">
              <w:rPr>
                <w:b/>
                <w:w w:val="105"/>
              </w:rPr>
              <w:t>pigs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62A451D4" w14:textId="77777777" w:rsidR="00C71DE8" w:rsidRPr="009559BE" w:rsidRDefault="00C71DE8" w:rsidP="00E0092D">
            <w:pPr>
              <w:spacing w:afterLines="20" w:after="48"/>
              <w:contextualSpacing/>
              <w:rPr>
                <w:i/>
              </w:rPr>
            </w:pPr>
            <w:r w:rsidRPr="009559BE">
              <w:rPr>
                <w:i/>
              </w:rPr>
              <w:t>(Numeric)</w:t>
            </w:r>
          </w:p>
        </w:tc>
      </w:tr>
      <w:tr w:rsidR="00B71EAD" w:rsidRPr="009559BE" w14:paraId="47EC25B4" w14:textId="77777777" w:rsidTr="00CD018F">
        <w:trPr>
          <w:trHeight w:val="20"/>
        </w:trPr>
        <w:tc>
          <w:tcPr>
            <w:tcW w:w="360" w:type="dxa"/>
            <w:vAlign w:val="center"/>
          </w:tcPr>
          <w:p w14:paraId="4BB8E174"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EAE062C" w14:textId="77777777" w:rsidR="00C71DE8" w:rsidRPr="009559BE" w:rsidRDefault="00C71DE8" w:rsidP="00E0092D">
            <w:pPr>
              <w:kinsoku w:val="0"/>
              <w:overflowPunct w:val="0"/>
              <w:spacing w:afterLines="20" w:after="48"/>
              <w:contextualSpacing/>
              <w:rPr>
                <w:w w:val="105"/>
              </w:rPr>
            </w:pPr>
            <w:r w:rsidRPr="009559BE">
              <w:rPr>
                <w:w w:val="105"/>
              </w:rPr>
              <w:t>M8. How many rabbits does your household own? (</w:t>
            </w:r>
            <w:r w:rsidRPr="009559BE">
              <w:rPr>
                <w:b/>
                <w:w w:val="105"/>
              </w:rPr>
              <w:t>rabbits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452F7018" w14:textId="77777777" w:rsidR="00C71DE8" w:rsidRPr="009559BE" w:rsidRDefault="00C71DE8" w:rsidP="00E0092D">
            <w:pPr>
              <w:spacing w:afterLines="20" w:after="48"/>
              <w:contextualSpacing/>
              <w:rPr>
                <w:i/>
              </w:rPr>
            </w:pPr>
            <w:r w:rsidRPr="009559BE">
              <w:rPr>
                <w:i/>
              </w:rPr>
              <w:t>(Numeric)</w:t>
            </w:r>
          </w:p>
        </w:tc>
      </w:tr>
      <w:tr w:rsidR="00B71EAD" w:rsidRPr="009559BE" w14:paraId="71C763F0" w14:textId="77777777" w:rsidTr="00CD018F">
        <w:trPr>
          <w:trHeight w:val="20"/>
        </w:trPr>
        <w:tc>
          <w:tcPr>
            <w:tcW w:w="360" w:type="dxa"/>
            <w:tcBorders>
              <w:right w:val="single" w:sz="4" w:space="0" w:color="auto"/>
            </w:tcBorders>
            <w:vAlign w:val="center"/>
          </w:tcPr>
          <w:p w14:paraId="496F5430"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4EFDA18F" w14:textId="77777777" w:rsidR="00C71DE8" w:rsidRPr="009559BE" w:rsidRDefault="00C71DE8" w:rsidP="00E0092D">
            <w:pPr>
              <w:kinsoku w:val="0"/>
              <w:overflowPunct w:val="0"/>
              <w:spacing w:afterLines="20" w:after="48"/>
              <w:contextualSpacing/>
              <w:rPr>
                <w:w w:val="105"/>
              </w:rPr>
            </w:pPr>
            <w:r w:rsidRPr="009559BE">
              <w:rPr>
                <w:w w:val="105"/>
              </w:rPr>
              <w:t>M9. How many pigeons does your household own? (</w:t>
            </w:r>
            <w:r w:rsidRPr="009559BE">
              <w:rPr>
                <w:b/>
                <w:w w:val="105"/>
              </w:rPr>
              <w:t>pigeons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732BC8E8" w14:textId="77777777" w:rsidR="00C71DE8" w:rsidRPr="009559BE" w:rsidRDefault="00C71DE8" w:rsidP="00E0092D">
            <w:pPr>
              <w:spacing w:afterLines="20" w:after="48"/>
              <w:contextualSpacing/>
              <w:rPr>
                <w:i/>
              </w:rPr>
            </w:pPr>
            <w:r w:rsidRPr="009559BE">
              <w:rPr>
                <w:i/>
              </w:rPr>
              <w:t>(Numeric)</w:t>
            </w:r>
          </w:p>
        </w:tc>
      </w:tr>
      <w:tr w:rsidR="00B71EAD" w:rsidRPr="009559BE" w14:paraId="2C3C95F6" w14:textId="77777777" w:rsidTr="00CD018F">
        <w:trPr>
          <w:trHeight w:val="20"/>
        </w:trPr>
        <w:tc>
          <w:tcPr>
            <w:tcW w:w="360" w:type="dxa"/>
            <w:tcBorders>
              <w:right w:val="single" w:sz="4" w:space="0" w:color="auto"/>
            </w:tcBorders>
            <w:vAlign w:val="center"/>
          </w:tcPr>
          <w:p w14:paraId="0951F18A"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27ABFEA5" w14:textId="77777777" w:rsidR="00C71DE8" w:rsidRPr="009559BE" w:rsidRDefault="00C71DE8" w:rsidP="00E0092D">
            <w:pPr>
              <w:kinsoku w:val="0"/>
              <w:overflowPunct w:val="0"/>
              <w:spacing w:afterLines="20" w:after="48"/>
              <w:contextualSpacing/>
              <w:rPr>
                <w:w w:val="105"/>
              </w:rPr>
            </w:pPr>
            <w:r w:rsidRPr="009559BE">
              <w:rPr>
                <w:w w:val="105"/>
              </w:rPr>
              <w:t>M10. How many oxen does your household have? (</w:t>
            </w:r>
            <w:r w:rsidRPr="009559BE">
              <w:rPr>
                <w:b/>
                <w:w w:val="105"/>
              </w:rPr>
              <w:t>ox</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0C54CCAC" w14:textId="77777777" w:rsidR="00C71DE8" w:rsidRPr="009559BE" w:rsidRDefault="00C71DE8" w:rsidP="00E0092D">
            <w:pPr>
              <w:spacing w:afterLines="20" w:after="48"/>
              <w:contextualSpacing/>
              <w:rPr>
                <w:i/>
              </w:rPr>
            </w:pPr>
            <w:r w:rsidRPr="009559BE">
              <w:rPr>
                <w:i/>
              </w:rPr>
              <w:t>(Numeric)</w:t>
            </w:r>
          </w:p>
        </w:tc>
      </w:tr>
      <w:tr w:rsidR="00B71EAD" w:rsidRPr="009559BE" w14:paraId="67E0B688" w14:textId="77777777" w:rsidTr="00CD018F">
        <w:trPr>
          <w:trHeight w:val="20"/>
        </w:trPr>
        <w:tc>
          <w:tcPr>
            <w:tcW w:w="360" w:type="dxa"/>
            <w:tcBorders>
              <w:right w:val="single" w:sz="4" w:space="0" w:color="auto"/>
            </w:tcBorders>
            <w:vAlign w:val="center"/>
          </w:tcPr>
          <w:p w14:paraId="2B51D00A"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7CA6E905" w14:textId="77777777" w:rsidR="00C71DE8" w:rsidRPr="009559BE" w:rsidRDefault="00C71DE8" w:rsidP="00E0092D">
            <w:pPr>
              <w:kinsoku w:val="0"/>
              <w:overflowPunct w:val="0"/>
              <w:spacing w:afterLines="20" w:after="48"/>
              <w:contextualSpacing/>
              <w:rPr>
                <w:w w:val="105"/>
              </w:rPr>
            </w:pPr>
            <w:r w:rsidRPr="009559BE">
              <w:rPr>
                <w:w w:val="105"/>
              </w:rPr>
              <w:t>M11. How many turkeys does your household have? (</w:t>
            </w:r>
            <w:r w:rsidRPr="009559BE">
              <w:rPr>
                <w:b/>
                <w:w w:val="105"/>
              </w:rPr>
              <w:t>turkey</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2A465968" w14:textId="77777777" w:rsidR="00C71DE8" w:rsidRPr="009559BE" w:rsidRDefault="00C71DE8" w:rsidP="00E0092D">
            <w:pPr>
              <w:spacing w:afterLines="20" w:after="48"/>
              <w:contextualSpacing/>
              <w:rPr>
                <w:i/>
              </w:rPr>
            </w:pPr>
            <w:r w:rsidRPr="009559BE">
              <w:rPr>
                <w:i/>
              </w:rPr>
              <w:t>(Numeric)</w:t>
            </w:r>
          </w:p>
        </w:tc>
      </w:tr>
    </w:tbl>
    <w:p w14:paraId="32C771BF" w14:textId="77777777" w:rsidR="00C71DE8" w:rsidRDefault="00C71DE8" w:rsidP="001512DD">
      <w:pPr>
        <w:pStyle w:val="CommentText"/>
        <w:spacing w:afterLines="20" w:after="48"/>
        <w:contextualSpacing/>
        <w:rPr>
          <w:sz w:val="22"/>
          <w:szCs w:val="22"/>
        </w:rPr>
      </w:pPr>
    </w:p>
    <w:p w14:paraId="26EAC98D" w14:textId="77777777" w:rsidR="00D4243B" w:rsidRDefault="00D4243B" w:rsidP="001512DD">
      <w:pPr>
        <w:pStyle w:val="CommentText"/>
        <w:spacing w:afterLines="20" w:after="48"/>
        <w:contextualSpacing/>
        <w:rPr>
          <w:sz w:val="22"/>
          <w:szCs w:val="22"/>
        </w:rPr>
      </w:pPr>
    </w:p>
    <w:p w14:paraId="1842FECA" w14:textId="77777777" w:rsidR="00D4243B" w:rsidRDefault="00D4243B" w:rsidP="001512DD">
      <w:pPr>
        <w:pStyle w:val="CommentText"/>
        <w:spacing w:afterLines="20" w:after="48"/>
        <w:contextualSpacing/>
        <w:rPr>
          <w:sz w:val="22"/>
          <w:szCs w:val="22"/>
        </w:rPr>
      </w:pPr>
    </w:p>
    <w:p w14:paraId="5D3559AE" w14:textId="77777777" w:rsidR="00D4243B" w:rsidRDefault="00D4243B" w:rsidP="001512DD">
      <w:pPr>
        <w:pStyle w:val="CommentText"/>
        <w:spacing w:afterLines="20" w:after="48"/>
        <w:contextualSpacing/>
        <w:rPr>
          <w:sz w:val="22"/>
          <w:szCs w:val="22"/>
        </w:rPr>
      </w:pPr>
    </w:p>
    <w:p w14:paraId="62BE614B" w14:textId="77777777" w:rsidR="00D4243B" w:rsidRPr="009559BE" w:rsidRDefault="00D4243B" w:rsidP="001512DD">
      <w:pPr>
        <w:pStyle w:val="CommentText"/>
        <w:spacing w:afterLines="20" w:after="48"/>
        <w:contextualSpacing/>
        <w:rPr>
          <w:sz w:val="22"/>
          <w:szCs w:val="22"/>
        </w:rPr>
      </w:pPr>
    </w:p>
    <w:p w14:paraId="48023ECC" w14:textId="77777777" w:rsidR="00E0092D" w:rsidRPr="009559BE" w:rsidRDefault="00E0092D">
      <w:pPr>
        <w:rPr>
          <w:rFonts w:eastAsia="Times New Roman" w:cs="Times New Roman"/>
          <w:b/>
          <w:bCs/>
        </w:rPr>
      </w:pPr>
      <w:r w:rsidRPr="009559BE">
        <w:rPr>
          <w:rFonts w:eastAsia="Times New Roman" w:cs="Times New Roman"/>
          <w:b/>
          <w:bCs/>
        </w:rPr>
        <w:br w:type="page"/>
      </w:r>
    </w:p>
    <w:p w14:paraId="0E2F6497" w14:textId="6A54886A" w:rsidR="00C71DE8" w:rsidRPr="009559BE" w:rsidRDefault="00C71DE8" w:rsidP="001512DD">
      <w:pPr>
        <w:spacing w:afterLines="20" w:after="48" w:line="240" w:lineRule="auto"/>
        <w:contextualSpacing/>
        <w:rPr>
          <w:rFonts w:eastAsia="Times New Roman" w:cs="Times New Roman"/>
          <w:b/>
          <w:bCs/>
        </w:rPr>
      </w:pPr>
      <w:commentRangeStart w:id="183"/>
      <w:r w:rsidRPr="009559BE">
        <w:rPr>
          <w:rFonts w:eastAsia="Times New Roman" w:cs="Times New Roman"/>
          <w:b/>
          <w:bCs/>
        </w:rPr>
        <w:lastRenderedPageBreak/>
        <w:t>N. HOUSEHOLD AND AGRICULTURAL ASSETS</w:t>
      </w:r>
      <w:commentRangeEnd w:id="183"/>
      <w:r w:rsidR="006A3EA6">
        <w:rPr>
          <w:rStyle w:val="CommentReference"/>
        </w:rPr>
        <w:commentReference w:id="183"/>
      </w:r>
    </w:p>
    <w:p w14:paraId="4B32A423" w14:textId="77777777" w:rsidR="00C71DE8" w:rsidRPr="009559BE"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would like to ask you about the number of household and agricultural assets that your household currently owns. Include assets that are currently not working. (Count all assets, even if they do not work)</w:t>
      </w:r>
    </w:p>
    <w:tbl>
      <w:tblPr>
        <w:tblW w:w="10064" w:type="dxa"/>
        <w:tblInd w:w="8" w:type="dxa"/>
        <w:tblLayout w:type="fixed"/>
        <w:tblCellMar>
          <w:left w:w="29" w:type="dxa"/>
          <w:right w:w="29" w:type="dxa"/>
        </w:tblCellMar>
        <w:tblLook w:val="0000" w:firstRow="0" w:lastRow="0" w:firstColumn="0" w:lastColumn="0" w:noHBand="0" w:noVBand="0"/>
      </w:tblPr>
      <w:tblGrid>
        <w:gridCol w:w="720"/>
        <w:gridCol w:w="3584"/>
        <w:gridCol w:w="1920"/>
        <w:gridCol w:w="1920"/>
        <w:gridCol w:w="1920"/>
      </w:tblGrid>
      <w:tr w:rsidR="00B71EAD" w:rsidRPr="009559BE" w14:paraId="7F3C3E37" w14:textId="77777777" w:rsidTr="00CD018F">
        <w:trPr>
          <w:trHeight w:val="20"/>
        </w:trPr>
        <w:tc>
          <w:tcPr>
            <w:tcW w:w="720" w:type="dxa"/>
            <w:tcBorders>
              <w:top w:val="single" w:sz="12" w:space="0" w:color="000000"/>
              <w:left w:val="single" w:sz="6" w:space="0" w:color="000000"/>
              <w:bottom w:val="single" w:sz="12" w:space="0" w:color="000000"/>
              <w:right w:val="single" w:sz="6" w:space="0" w:color="000000"/>
            </w:tcBorders>
          </w:tcPr>
          <w:p w14:paraId="70CF9DCA" w14:textId="77777777" w:rsidR="00D66AC4" w:rsidRPr="009559BE" w:rsidRDefault="00D66AC4" w:rsidP="001512DD">
            <w:pPr>
              <w:kinsoku w:val="0"/>
              <w:overflowPunct w:val="0"/>
              <w:spacing w:afterLines="20" w:after="48" w:line="240" w:lineRule="auto"/>
              <w:ind w:left="119"/>
              <w:contextualSpacing/>
              <w:rPr>
                <w:b/>
                <w:w w:val="105"/>
              </w:rPr>
            </w:pPr>
            <w:proofErr w:type="spellStart"/>
            <w:r w:rsidRPr="009559BE">
              <w:rPr>
                <w:b/>
                <w:w w:val="105"/>
              </w:rPr>
              <w:t>item_id</w:t>
            </w:r>
            <w:proofErr w:type="spellEnd"/>
          </w:p>
        </w:tc>
        <w:tc>
          <w:tcPr>
            <w:tcW w:w="3584" w:type="dxa"/>
            <w:tcBorders>
              <w:top w:val="single" w:sz="12" w:space="0" w:color="000000"/>
              <w:left w:val="single" w:sz="6" w:space="0" w:color="000000"/>
              <w:bottom w:val="single" w:sz="12" w:space="0" w:color="000000"/>
              <w:right w:val="single" w:sz="6" w:space="0" w:color="000000"/>
            </w:tcBorders>
          </w:tcPr>
          <w:p w14:paraId="67E54EB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How many of these items-</w:t>
            </w:r>
          </w:p>
          <w:p w14:paraId="630A61FA" w14:textId="77777777" w:rsidR="00D66AC4" w:rsidRPr="009559BE" w:rsidRDefault="00D66AC4" w:rsidP="001512DD">
            <w:pPr>
              <w:kinsoku w:val="0"/>
              <w:overflowPunct w:val="0"/>
              <w:spacing w:afterLines="20" w:after="48" w:line="240" w:lineRule="auto"/>
              <w:ind w:left="119"/>
              <w:contextualSpacing/>
              <w:rPr>
                <w:w w:val="105"/>
              </w:rPr>
            </w:pPr>
          </w:p>
          <w:p w14:paraId="205DB24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r w:rsidRPr="009559BE">
              <w:rPr>
                <w:b/>
                <w:w w:val="105"/>
              </w:rPr>
              <w:t>item</w:t>
            </w:r>
            <w:r w:rsidRPr="009559BE">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458DFED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-do you currently own?</w:t>
            </w:r>
          </w:p>
          <w:p w14:paraId="7375D019" w14:textId="77777777" w:rsidR="00D66AC4" w:rsidRPr="009559BE" w:rsidRDefault="00D66AC4" w:rsidP="001512DD">
            <w:pPr>
              <w:kinsoku w:val="0"/>
              <w:overflowPunct w:val="0"/>
              <w:spacing w:afterLines="20" w:after="48" w:line="240" w:lineRule="auto"/>
              <w:ind w:left="119"/>
              <w:contextualSpacing/>
              <w:rPr>
                <w:w w:val="105"/>
              </w:rPr>
            </w:pPr>
          </w:p>
          <w:p w14:paraId="09BD3B0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proofErr w:type="spellStart"/>
            <w:r w:rsidRPr="009559BE">
              <w:rPr>
                <w:b/>
                <w:w w:val="105"/>
              </w:rPr>
              <w:t>n_ownnow</w:t>
            </w:r>
            <w:proofErr w:type="spellEnd"/>
            <w:r w:rsidRPr="009559BE">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3B8F582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 xml:space="preserve">-are in working condition? </w:t>
            </w:r>
          </w:p>
        </w:tc>
        <w:tc>
          <w:tcPr>
            <w:tcW w:w="1920" w:type="dxa"/>
            <w:tcBorders>
              <w:top w:val="single" w:sz="12" w:space="0" w:color="000000"/>
              <w:left w:val="single" w:sz="6" w:space="0" w:color="000000"/>
              <w:bottom w:val="single" w:sz="12" w:space="0" w:color="000000"/>
              <w:right w:val="single" w:sz="6" w:space="0" w:color="000000"/>
            </w:tcBorders>
          </w:tcPr>
          <w:p w14:paraId="0536E396"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-have you purchased in the</w:t>
            </w:r>
          </w:p>
          <w:p w14:paraId="25C5A32C" w14:textId="77777777" w:rsidR="00D66AC4" w:rsidRPr="009559BE" w:rsidRDefault="00D66AC4" w:rsidP="001512DD">
            <w:pPr>
              <w:kinsoku w:val="0"/>
              <w:overflowPunct w:val="0"/>
              <w:spacing w:afterLines="20" w:after="48" w:line="240" w:lineRule="auto"/>
              <w:ind w:left="119"/>
              <w:contextualSpacing/>
              <w:rPr>
                <w:w w:val="105"/>
              </w:rPr>
            </w:pPr>
            <w:proofErr w:type="gramStart"/>
            <w:r w:rsidRPr="009559BE">
              <w:rPr>
                <w:w w:val="105"/>
              </w:rPr>
              <w:t>last</w:t>
            </w:r>
            <w:proofErr w:type="gramEnd"/>
            <w:r w:rsidRPr="009559BE">
              <w:rPr>
                <w:w w:val="105"/>
              </w:rPr>
              <w:t xml:space="preserve"> year?</w:t>
            </w:r>
          </w:p>
          <w:p w14:paraId="2A1192D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proofErr w:type="spellStart"/>
            <w:r w:rsidRPr="009559BE">
              <w:rPr>
                <w:b/>
                <w:w w:val="105"/>
              </w:rPr>
              <w:t>no_past</w:t>
            </w:r>
            <w:proofErr w:type="spellEnd"/>
            <w:r w:rsidRPr="009559BE">
              <w:rPr>
                <w:w w:val="105"/>
              </w:rPr>
              <w:t>)</w:t>
            </w:r>
          </w:p>
        </w:tc>
      </w:tr>
      <w:tr w:rsidR="00B71EAD" w:rsidRPr="009559BE" w14:paraId="0C0B3940" w14:textId="77777777" w:rsidTr="00CD018F">
        <w:trPr>
          <w:trHeight w:val="20"/>
        </w:trPr>
        <w:tc>
          <w:tcPr>
            <w:tcW w:w="720" w:type="dxa"/>
            <w:tcBorders>
              <w:top w:val="single" w:sz="12" w:space="0" w:color="000000"/>
              <w:left w:val="single" w:sz="6" w:space="0" w:color="000000"/>
              <w:bottom w:val="single" w:sz="6" w:space="0" w:color="000000"/>
              <w:right w:val="single" w:sz="6" w:space="0" w:color="000000"/>
            </w:tcBorders>
          </w:tcPr>
          <w:p w14:paraId="452BAF9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w:t>
            </w:r>
          </w:p>
        </w:tc>
        <w:tc>
          <w:tcPr>
            <w:tcW w:w="3584" w:type="dxa"/>
            <w:tcBorders>
              <w:top w:val="single" w:sz="12" w:space="0" w:color="000000"/>
              <w:left w:val="single" w:sz="6" w:space="0" w:color="000000"/>
              <w:bottom w:val="single" w:sz="6" w:space="0" w:color="000000"/>
              <w:right w:val="single" w:sz="6" w:space="0" w:color="000000"/>
            </w:tcBorders>
          </w:tcPr>
          <w:p w14:paraId="37FB9450" w14:textId="77777777" w:rsidR="00D66AC4" w:rsidRPr="009559BE" w:rsidRDefault="00D66AC4" w:rsidP="001512DD">
            <w:pPr>
              <w:spacing w:afterLines="20" w:after="48" w:line="240" w:lineRule="auto"/>
              <w:ind w:left="119"/>
              <w:contextualSpacing/>
              <w:rPr>
                <w:w w:val="105"/>
              </w:rPr>
            </w:pPr>
            <w:r w:rsidRPr="009559BE">
              <w:rPr>
                <w:w w:val="105"/>
              </w:rPr>
              <w:t>Mobile Phone (</w:t>
            </w:r>
            <w:r w:rsidRPr="009559BE">
              <w:rPr>
                <w:b/>
                <w:w w:val="105"/>
              </w:rPr>
              <w:t>phone</w:t>
            </w:r>
            <w:r w:rsidRPr="009559BE">
              <w:rPr>
                <w:w w:val="105"/>
              </w:rPr>
              <w:t>)</w:t>
            </w:r>
          </w:p>
        </w:tc>
        <w:tc>
          <w:tcPr>
            <w:tcW w:w="1920" w:type="dxa"/>
            <w:tcBorders>
              <w:top w:val="single" w:sz="12" w:space="0" w:color="000000"/>
              <w:left w:val="single" w:sz="6" w:space="0" w:color="000000"/>
              <w:bottom w:val="single" w:sz="6" w:space="0" w:color="000000"/>
              <w:right w:val="single" w:sz="6" w:space="0" w:color="000000"/>
            </w:tcBorders>
          </w:tcPr>
          <w:p w14:paraId="497588D8" w14:textId="77777777" w:rsidR="00D66AC4" w:rsidRPr="009559BE"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3D0FA0C2" w14:textId="77777777" w:rsidR="00D66AC4" w:rsidRPr="009559BE"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1B970799" w14:textId="77777777" w:rsidR="00D66AC4" w:rsidRPr="009559BE" w:rsidRDefault="00D66AC4" w:rsidP="001512DD">
            <w:pPr>
              <w:spacing w:afterLines="20" w:after="48" w:line="240" w:lineRule="auto"/>
              <w:contextualSpacing/>
              <w:rPr>
                <w:i/>
              </w:rPr>
            </w:pPr>
          </w:p>
        </w:tc>
      </w:tr>
      <w:tr w:rsidR="00B71EAD" w:rsidRPr="009559BE" w14:paraId="62C5A10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59FF65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w:t>
            </w:r>
          </w:p>
        </w:tc>
        <w:tc>
          <w:tcPr>
            <w:tcW w:w="3584" w:type="dxa"/>
            <w:tcBorders>
              <w:top w:val="single" w:sz="6" w:space="0" w:color="000000"/>
              <w:left w:val="single" w:sz="6" w:space="0" w:color="000000"/>
              <w:bottom w:val="single" w:sz="6" w:space="0" w:color="000000"/>
              <w:right w:val="single" w:sz="6" w:space="0" w:color="000000"/>
            </w:tcBorders>
          </w:tcPr>
          <w:p w14:paraId="04BB0469" w14:textId="77777777" w:rsidR="00D66AC4" w:rsidRPr="009559BE" w:rsidRDefault="00D66AC4" w:rsidP="001512DD">
            <w:pPr>
              <w:spacing w:afterLines="20" w:after="48" w:line="240" w:lineRule="auto"/>
              <w:ind w:left="119"/>
              <w:contextualSpacing/>
              <w:rPr>
                <w:w w:val="105"/>
              </w:rPr>
            </w:pPr>
            <w:r w:rsidRPr="009559BE">
              <w:rPr>
                <w:w w:val="105"/>
              </w:rPr>
              <w:t>Radio (</w:t>
            </w:r>
            <w:r w:rsidRPr="009559BE">
              <w:rPr>
                <w:b/>
                <w:w w:val="105"/>
              </w:rPr>
              <w:t>radio</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5A4F39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42160E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F8EC26D" w14:textId="77777777" w:rsidR="00D66AC4" w:rsidRPr="009559BE" w:rsidRDefault="00D66AC4" w:rsidP="001512DD">
            <w:pPr>
              <w:spacing w:afterLines="20" w:after="48" w:line="240" w:lineRule="auto"/>
              <w:contextualSpacing/>
              <w:rPr>
                <w:i/>
              </w:rPr>
            </w:pPr>
          </w:p>
        </w:tc>
      </w:tr>
      <w:tr w:rsidR="00B71EAD" w:rsidRPr="009559BE" w14:paraId="58E782E2"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2C00DD8"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N3</w:t>
            </w:r>
          </w:p>
        </w:tc>
        <w:tc>
          <w:tcPr>
            <w:tcW w:w="3584" w:type="dxa"/>
            <w:tcBorders>
              <w:top w:val="single" w:sz="6" w:space="0" w:color="000000"/>
              <w:left w:val="single" w:sz="6" w:space="0" w:color="000000"/>
              <w:bottom w:val="single" w:sz="6" w:space="0" w:color="000000"/>
              <w:right w:val="single" w:sz="6" w:space="0" w:color="000000"/>
            </w:tcBorders>
          </w:tcPr>
          <w:p w14:paraId="2CDFF20F" w14:textId="77777777" w:rsidR="00D66AC4" w:rsidRPr="009559BE" w:rsidRDefault="00D66AC4" w:rsidP="001512DD">
            <w:pPr>
              <w:spacing w:afterLines="20" w:after="48" w:line="240" w:lineRule="auto"/>
              <w:ind w:left="119"/>
              <w:contextualSpacing/>
              <w:rPr>
                <w:w w:val="105"/>
              </w:rPr>
            </w:pPr>
            <w:r w:rsidRPr="009559BE">
              <w:rPr>
                <w:w w:val="105"/>
              </w:rPr>
              <w:t>TV (</w:t>
            </w:r>
            <w:proofErr w:type="spellStart"/>
            <w:r w:rsidRPr="009559BE">
              <w:rPr>
                <w:b/>
                <w:w w:val="105"/>
              </w:rPr>
              <w:t>tv</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655F41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A8179C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42ACC2B" w14:textId="77777777" w:rsidR="00D66AC4" w:rsidRPr="009559BE" w:rsidRDefault="00D66AC4" w:rsidP="001512DD">
            <w:pPr>
              <w:spacing w:afterLines="20" w:after="48" w:line="240" w:lineRule="auto"/>
              <w:contextualSpacing/>
              <w:rPr>
                <w:i/>
              </w:rPr>
            </w:pPr>
          </w:p>
        </w:tc>
      </w:tr>
      <w:tr w:rsidR="00B71EAD" w:rsidRPr="009559BE" w14:paraId="1E74BB4D"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494FC35"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N4</w:t>
            </w:r>
          </w:p>
        </w:tc>
        <w:tc>
          <w:tcPr>
            <w:tcW w:w="3584" w:type="dxa"/>
            <w:tcBorders>
              <w:top w:val="single" w:sz="6" w:space="0" w:color="000000"/>
              <w:left w:val="single" w:sz="6" w:space="0" w:color="000000"/>
              <w:bottom w:val="single" w:sz="6" w:space="0" w:color="000000"/>
              <w:right w:val="single" w:sz="6" w:space="0" w:color="000000"/>
            </w:tcBorders>
          </w:tcPr>
          <w:p w14:paraId="229C4A82" w14:textId="77777777" w:rsidR="00D66AC4" w:rsidRPr="009559BE" w:rsidRDefault="00D66AC4" w:rsidP="001512DD">
            <w:pPr>
              <w:spacing w:afterLines="20" w:after="48" w:line="240" w:lineRule="auto"/>
              <w:ind w:left="119"/>
              <w:contextualSpacing/>
              <w:rPr>
                <w:w w:val="105"/>
              </w:rPr>
            </w:pPr>
            <w:r w:rsidRPr="009559BE">
              <w:rPr>
                <w:w w:val="105"/>
              </w:rPr>
              <w:t>Cars, Vans, Pick-up Trucks (</w:t>
            </w:r>
            <w:r w:rsidRPr="009559BE">
              <w:rPr>
                <w:b/>
                <w:w w:val="105"/>
              </w:rPr>
              <w:t>car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0E31B1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4291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5F90D01" w14:textId="77777777" w:rsidR="00D66AC4" w:rsidRPr="009559BE" w:rsidRDefault="00D66AC4" w:rsidP="001512DD">
            <w:pPr>
              <w:spacing w:afterLines="20" w:after="48" w:line="240" w:lineRule="auto"/>
              <w:contextualSpacing/>
              <w:rPr>
                <w:i/>
              </w:rPr>
            </w:pPr>
          </w:p>
        </w:tc>
      </w:tr>
      <w:tr w:rsidR="00B71EAD" w:rsidRPr="009559BE" w14:paraId="1D48B2D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7F424DF0"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N5</w:t>
            </w:r>
          </w:p>
        </w:tc>
        <w:tc>
          <w:tcPr>
            <w:tcW w:w="3584" w:type="dxa"/>
            <w:tcBorders>
              <w:top w:val="single" w:sz="6" w:space="0" w:color="000000"/>
              <w:left w:val="single" w:sz="6" w:space="0" w:color="000000"/>
              <w:bottom w:val="single" w:sz="6" w:space="0" w:color="000000"/>
              <w:right w:val="single" w:sz="6" w:space="0" w:color="000000"/>
            </w:tcBorders>
          </w:tcPr>
          <w:p w14:paraId="2DB4EFA4" w14:textId="77777777" w:rsidR="00D66AC4" w:rsidRPr="009559BE" w:rsidRDefault="00D66AC4" w:rsidP="001512DD">
            <w:pPr>
              <w:spacing w:afterLines="20" w:after="48" w:line="240" w:lineRule="auto"/>
              <w:ind w:left="119"/>
              <w:contextualSpacing/>
              <w:rPr>
                <w:w w:val="105"/>
              </w:rPr>
            </w:pPr>
            <w:r w:rsidRPr="009559BE">
              <w:rPr>
                <w:w w:val="105"/>
              </w:rPr>
              <w:t>Motorcycle (</w:t>
            </w:r>
            <w:r w:rsidRPr="009559BE">
              <w:rPr>
                <w:b/>
                <w:w w:val="105"/>
              </w:rPr>
              <w:t>motor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15A3F5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3DDC5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3B556B" w14:textId="77777777" w:rsidR="00D66AC4" w:rsidRPr="009559BE" w:rsidRDefault="00D66AC4" w:rsidP="001512DD">
            <w:pPr>
              <w:spacing w:afterLines="20" w:after="48" w:line="240" w:lineRule="auto"/>
              <w:contextualSpacing/>
              <w:rPr>
                <w:i/>
              </w:rPr>
            </w:pPr>
          </w:p>
        </w:tc>
      </w:tr>
      <w:tr w:rsidR="00B71EAD" w:rsidRPr="009559BE" w14:paraId="2F43224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9022BE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N6</w:t>
            </w:r>
          </w:p>
        </w:tc>
        <w:tc>
          <w:tcPr>
            <w:tcW w:w="3584" w:type="dxa"/>
            <w:tcBorders>
              <w:top w:val="single" w:sz="6" w:space="0" w:color="000000"/>
              <w:left w:val="single" w:sz="6" w:space="0" w:color="000000"/>
              <w:bottom w:val="single" w:sz="6" w:space="0" w:color="000000"/>
              <w:right w:val="single" w:sz="6" w:space="0" w:color="000000"/>
            </w:tcBorders>
          </w:tcPr>
          <w:p w14:paraId="335A8360" w14:textId="77777777" w:rsidR="00D66AC4" w:rsidRPr="009559BE" w:rsidRDefault="00D66AC4" w:rsidP="001512DD">
            <w:pPr>
              <w:spacing w:afterLines="20" w:after="48" w:line="240" w:lineRule="auto"/>
              <w:ind w:left="119"/>
              <w:contextualSpacing/>
              <w:rPr>
                <w:w w:val="105"/>
              </w:rPr>
            </w:pPr>
            <w:r w:rsidRPr="009559BE">
              <w:rPr>
                <w:w w:val="105"/>
              </w:rPr>
              <w:t>Bicycle (</w:t>
            </w:r>
            <w:r w:rsidRPr="009559BE">
              <w:rPr>
                <w:b/>
                <w:w w:val="105"/>
              </w:rPr>
              <w:t>bike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26EC08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DD064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45FE8D" w14:textId="77777777" w:rsidR="00D66AC4" w:rsidRPr="009559BE" w:rsidRDefault="00D66AC4" w:rsidP="001512DD">
            <w:pPr>
              <w:spacing w:afterLines="20" w:after="48" w:line="240" w:lineRule="auto"/>
              <w:contextualSpacing/>
              <w:rPr>
                <w:i/>
              </w:rPr>
            </w:pPr>
          </w:p>
        </w:tc>
      </w:tr>
      <w:tr w:rsidR="00B71EAD" w:rsidRPr="009559BE" w14:paraId="5423299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3D8669A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N7</w:t>
            </w:r>
          </w:p>
        </w:tc>
        <w:tc>
          <w:tcPr>
            <w:tcW w:w="3584" w:type="dxa"/>
            <w:tcBorders>
              <w:top w:val="single" w:sz="6" w:space="0" w:color="000000"/>
              <w:left w:val="single" w:sz="6" w:space="0" w:color="000000"/>
              <w:bottom w:val="single" w:sz="6" w:space="0" w:color="000000"/>
              <w:right w:val="single" w:sz="6" w:space="0" w:color="000000"/>
            </w:tcBorders>
          </w:tcPr>
          <w:p w14:paraId="688F8860" w14:textId="77777777" w:rsidR="00D66AC4" w:rsidRPr="009559BE" w:rsidRDefault="00D66AC4" w:rsidP="001512DD">
            <w:pPr>
              <w:spacing w:afterLines="20" w:after="48" w:line="240" w:lineRule="auto"/>
              <w:ind w:left="119"/>
              <w:contextualSpacing/>
              <w:rPr>
                <w:w w:val="105"/>
              </w:rPr>
            </w:pPr>
            <w:r w:rsidRPr="009559BE">
              <w:rPr>
                <w:w w:val="105"/>
              </w:rPr>
              <w:t>Cook stove (</w:t>
            </w:r>
            <w:r w:rsidRPr="009559BE">
              <w:rPr>
                <w:b/>
                <w:w w:val="105"/>
              </w:rPr>
              <w:t>stove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FB5D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9A1148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DB486" w14:textId="77777777" w:rsidR="00D66AC4" w:rsidRPr="009559BE" w:rsidRDefault="00D66AC4" w:rsidP="001512DD">
            <w:pPr>
              <w:spacing w:afterLines="20" w:after="48" w:line="240" w:lineRule="auto"/>
              <w:contextualSpacing/>
              <w:rPr>
                <w:i/>
              </w:rPr>
            </w:pPr>
          </w:p>
        </w:tc>
      </w:tr>
      <w:tr w:rsidR="00B71EAD" w:rsidRPr="009559BE" w14:paraId="4BB626D5"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4001099"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N8</w:t>
            </w:r>
          </w:p>
        </w:tc>
        <w:tc>
          <w:tcPr>
            <w:tcW w:w="3584" w:type="dxa"/>
            <w:tcBorders>
              <w:top w:val="single" w:sz="6" w:space="0" w:color="000000"/>
              <w:left w:val="single" w:sz="6" w:space="0" w:color="000000"/>
              <w:bottom w:val="single" w:sz="6" w:space="0" w:color="000000"/>
              <w:right w:val="single" w:sz="6" w:space="0" w:color="000000"/>
            </w:tcBorders>
          </w:tcPr>
          <w:p w14:paraId="7189AFFF" w14:textId="4A56D237" w:rsidR="009559BE" w:rsidRPr="009559BE" w:rsidRDefault="00D66AC4" w:rsidP="009559BE">
            <w:pPr>
              <w:spacing w:afterLines="20" w:after="48" w:line="240" w:lineRule="auto"/>
              <w:ind w:left="119"/>
              <w:contextualSpacing/>
              <w:rPr>
                <w:w w:val="105"/>
              </w:rPr>
            </w:pPr>
            <w:r w:rsidRPr="009559BE">
              <w:rPr>
                <w:w w:val="105"/>
              </w:rPr>
              <w:t>Refrigerator (</w:t>
            </w:r>
            <w:r w:rsidRPr="009559BE">
              <w:rPr>
                <w:b/>
                <w:w w:val="105"/>
              </w:rPr>
              <w:t>fridge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A31B17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F72D8F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3FA12F6" w14:textId="77777777" w:rsidR="00D66AC4" w:rsidRPr="009559BE" w:rsidRDefault="00D66AC4" w:rsidP="001512DD">
            <w:pPr>
              <w:spacing w:afterLines="20" w:after="48" w:line="240" w:lineRule="auto"/>
              <w:contextualSpacing/>
              <w:rPr>
                <w:i/>
              </w:rPr>
            </w:pPr>
          </w:p>
        </w:tc>
      </w:tr>
      <w:tr w:rsidR="00B71EAD" w:rsidRPr="009559BE" w14:paraId="059B400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5FC8D7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N9</w:t>
            </w:r>
          </w:p>
        </w:tc>
        <w:tc>
          <w:tcPr>
            <w:tcW w:w="3584" w:type="dxa"/>
            <w:tcBorders>
              <w:top w:val="single" w:sz="6" w:space="0" w:color="000000"/>
              <w:left w:val="single" w:sz="6" w:space="0" w:color="000000"/>
              <w:bottom w:val="single" w:sz="6" w:space="0" w:color="000000"/>
              <w:right w:val="single" w:sz="6" w:space="0" w:color="000000"/>
            </w:tcBorders>
          </w:tcPr>
          <w:p w14:paraId="64CB46F9" w14:textId="77777777" w:rsidR="00D66AC4" w:rsidRPr="009559BE" w:rsidRDefault="00D66AC4" w:rsidP="001512DD">
            <w:pPr>
              <w:spacing w:afterLines="20" w:after="48" w:line="240" w:lineRule="auto"/>
              <w:ind w:left="119"/>
              <w:contextualSpacing/>
              <w:rPr>
                <w:w w:val="105"/>
              </w:rPr>
            </w:pPr>
            <w:r w:rsidRPr="009559BE">
              <w:rPr>
                <w:w w:val="105"/>
              </w:rPr>
              <w:t>Water pump/treadle pump (</w:t>
            </w:r>
            <w:r w:rsidRPr="009559BE">
              <w:rPr>
                <w:b/>
                <w:w w:val="105"/>
              </w:rPr>
              <w:t>pump</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EA24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53BC1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7634002" w14:textId="77777777" w:rsidR="00D66AC4" w:rsidRPr="009559BE" w:rsidRDefault="00D66AC4" w:rsidP="001512DD">
            <w:pPr>
              <w:spacing w:afterLines="20" w:after="48" w:line="240" w:lineRule="auto"/>
              <w:contextualSpacing/>
              <w:rPr>
                <w:i/>
              </w:rPr>
            </w:pPr>
          </w:p>
        </w:tc>
      </w:tr>
      <w:tr w:rsidR="00B71EAD" w:rsidRPr="009559BE" w14:paraId="31010D0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FF51CD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N10</w:t>
            </w:r>
          </w:p>
        </w:tc>
        <w:tc>
          <w:tcPr>
            <w:tcW w:w="3584" w:type="dxa"/>
            <w:tcBorders>
              <w:top w:val="single" w:sz="6" w:space="0" w:color="000000"/>
              <w:left w:val="single" w:sz="6" w:space="0" w:color="000000"/>
              <w:bottom w:val="single" w:sz="6" w:space="0" w:color="000000"/>
              <w:right w:val="single" w:sz="6" w:space="0" w:color="000000"/>
            </w:tcBorders>
          </w:tcPr>
          <w:p w14:paraId="695F85EB" w14:textId="77777777" w:rsidR="00D66AC4" w:rsidRPr="009559BE" w:rsidRDefault="00D66AC4" w:rsidP="001512DD">
            <w:pPr>
              <w:spacing w:afterLines="20" w:after="48" w:line="240" w:lineRule="auto"/>
              <w:ind w:left="119"/>
              <w:contextualSpacing/>
              <w:rPr>
                <w:w w:val="105"/>
              </w:rPr>
            </w:pPr>
            <w:r w:rsidRPr="009559BE">
              <w:rPr>
                <w:w w:val="105"/>
              </w:rPr>
              <w:t>Solar panel (</w:t>
            </w:r>
            <w:r w:rsidRPr="009559BE">
              <w:rPr>
                <w:b/>
                <w:w w:val="105"/>
              </w:rPr>
              <w:t>solar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A17C3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E26F66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7C80F55" w14:textId="77777777" w:rsidR="00D66AC4" w:rsidRPr="009559BE" w:rsidRDefault="00D66AC4" w:rsidP="001512DD">
            <w:pPr>
              <w:spacing w:afterLines="20" w:after="48" w:line="240" w:lineRule="auto"/>
              <w:contextualSpacing/>
              <w:rPr>
                <w:i/>
              </w:rPr>
            </w:pPr>
          </w:p>
        </w:tc>
      </w:tr>
      <w:tr w:rsidR="00B71EAD" w:rsidRPr="009559BE" w14:paraId="20FB8203"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105D23D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N11</w:t>
            </w:r>
          </w:p>
        </w:tc>
        <w:tc>
          <w:tcPr>
            <w:tcW w:w="3584" w:type="dxa"/>
            <w:tcBorders>
              <w:top w:val="single" w:sz="6" w:space="0" w:color="000000"/>
              <w:left w:val="single" w:sz="6" w:space="0" w:color="000000"/>
              <w:bottom w:val="single" w:sz="6" w:space="0" w:color="000000"/>
              <w:right w:val="single" w:sz="6" w:space="0" w:color="000000"/>
            </w:tcBorders>
          </w:tcPr>
          <w:p w14:paraId="60343988" w14:textId="77777777" w:rsidR="00D66AC4" w:rsidRPr="009559BE" w:rsidRDefault="00D66AC4" w:rsidP="001512DD">
            <w:pPr>
              <w:spacing w:afterLines="20" w:after="48" w:line="240" w:lineRule="auto"/>
              <w:ind w:left="119"/>
              <w:contextualSpacing/>
              <w:rPr>
                <w:w w:val="105"/>
              </w:rPr>
            </w:pPr>
            <w:r w:rsidRPr="009559BE">
              <w:rPr>
                <w:w w:val="105"/>
              </w:rPr>
              <w:t>How many pick axes does your household own? (pickax)</w:t>
            </w:r>
          </w:p>
        </w:tc>
        <w:tc>
          <w:tcPr>
            <w:tcW w:w="1920" w:type="dxa"/>
            <w:tcBorders>
              <w:top w:val="single" w:sz="6" w:space="0" w:color="000000"/>
              <w:left w:val="single" w:sz="6" w:space="0" w:color="000000"/>
              <w:bottom w:val="single" w:sz="6" w:space="0" w:color="000000"/>
              <w:right w:val="single" w:sz="6" w:space="0" w:color="000000"/>
            </w:tcBorders>
          </w:tcPr>
          <w:p w14:paraId="4E8FF51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BB4A28"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18943B" w14:textId="77777777" w:rsidR="00D66AC4" w:rsidRPr="009559BE" w:rsidRDefault="00D66AC4" w:rsidP="001512DD">
            <w:pPr>
              <w:spacing w:afterLines="20" w:after="48" w:line="240" w:lineRule="auto"/>
              <w:contextualSpacing/>
              <w:rPr>
                <w:i/>
              </w:rPr>
            </w:pPr>
          </w:p>
        </w:tc>
      </w:tr>
      <w:tr w:rsidR="00B71EAD" w:rsidRPr="009559BE" w14:paraId="1662B096"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BB77A1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N12</w:t>
            </w:r>
          </w:p>
        </w:tc>
        <w:tc>
          <w:tcPr>
            <w:tcW w:w="3584" w:type="dxa"/>
            <w:tcBorders>
              <w:top w:val="single" w:sz="6" w:space="0" w:color="000000"/>
              <w:left w:val="single" w:sz="6" w:space="0" w:color="000000"/>
              <w:bottom w:val="single" w:sz="6" w:space="0" w:color="000000"/>
              <w:right w:val="single" w:sz="6" w:space="0" w:color="000000"/>
            </w:tcBorders>
          </w:tcPr>
          <w:p w14:paraId="78D4A03F" w14:textId="77777777" w:rsidR="00D66AC4" w:rsidRPr="009559BE" w:rsidRDefault="00D66AC4" w:rsidP="001512DD">
            <w:pPr>
              <w:spacing w:afterLines="20" w:after="48" w:line="240" w:lineRule="auto"/>
              <w:ind w:left="119"/>
              <w:contextualSpacing/>
              <w:rPr>
                <w:w w:val="105"/>
              </w:rPr>
            </w:pPr>
            <w:r w:rsidRPr="009559BE">
              <w:rPr>
                <w:w w:val="105"/>
              </w:rPr>
              <w:t>Ox-drawn plough (</w:t>
            </w:r>
            <w:proofErr w:type="spellStart"/>
            <w:r w:rsidRPr="009559BE">
              <w:rPr>
                <w:b/>
                <w:w w:val="105"/>
              </w:rPr>
              <w:t>oxplough</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14788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C601B8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E0CA6AB" w14:textId="77777777" w:rsidR="00D66AC4" w:rsidRPr="009559BE" w:rsidRDefault="00D66AC4" w:rsidP="001512DD">
            <w:pPr>
              <w:spacing w:afterLines="20" w:after="48" w:line="240" w:lineRule="auto"/>
              <w:contextualSpacing/>
              <w:rPr>
                <w:i/>
              </w:rPr>
            </w:pPr>
          </w:p>
        </w:tc>
      </w:tr>
      <w:tr w:rsidR="00B71EAD" w:rsidRPr="009559BE" w14:paraId="07743F15"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31D2263" w14:textId="77777777" w:rsidR="00D66AC4" w:rsidRPr="009559BE" w:rsidRDefault="00D66AC4" w:rsidP="001512DD">
            <w:pPr>
              <w:kinsoku w:val="0"/>
              <w:overflowPunct w:val="0"/>
              <w:spacing w:afterLines="20" w:after="48" w:line="240" w:lineRule="auto"/>
              <w:contextualSpacing/>
              <w:rPr>
                <w:w w:val="105"/>
              </w:rPr>
            </w:pPr>
            <w:r w:rsidRPr="009559BE">
              <w:rPr>
                <w:w w:val="105"/>
              </w:rPr>
              <w:t xml:space="preserve">  N13</w:t>
            </w:r>
          </w:p>
        </w:tc>
        <w:tc>
          <w:tcPr>
            <w:tcW w:w="3584" w:type="dxa"/>
            <w:tcBorders>
              <w:top w:val="single" w:sz="6" w:space="0" w:color="000000"/>
              <w:left w:val="single" w:sz="6" w:space="0" w:color="000000"/>
              <w:bottom w:val="single" w:sz="6" w:space="0" w:color="000000"/>
              <w:right w:val="single" w:sz="6" w:space="0" w:color="000000"/>
            </w:tcBorders>
          </w:tcPr>
          <w:p w14:paraId="6FBD1D22" w14:textId="77777777" w:rsidR="00D66AC4" w:rsidRPr="009559BE" w:rsidRDefault="00D66AC4" w:rsidP="001512DD">
            <w:pPr>
              <w:spacing w:afterLines="20" w:after="48" w:line="240" w:lineRule="auto"/>
              <w:ind w:left="119"/>
              <w:contextualSpacing/>
              <w:rPr>
                <w:w w:val="105"/>
              </w:rPr>
            </w:pPr>
            <w:r w:rsidRPr="009559BE">
              <w:rPr>
                <w:w w:val="105"/>
              </w:rPr>
              <w:t>Disc plough (</w:t>
            </w:r>
            <w:proofErr w:type="spellStart"/>
            <w:r w:rsidRPr="009559BE">
              <w:rPr>
                <w:b/>
                <w:w w:val="105"/>
              </w:rPr>
              <w:t>discplough</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513942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B270D6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43A30F0" w14:textId="77777777" w:rsidR="00D66AC4" w:rsidRPr="009559BE" w:rsidRDefault="00D66AC4" w:rsidP="001512DD">
            <w:pPr>
              <w:spacing w:afterLines="20" w:after="48" w:line="240" w:lineRule="auto"/>
              <w:contextualSpacing/>
              <w:rPr>
                <w:i/>
              </w:rPr>
            </w:pPr>
          </w:p>
        </w:tc>
      </w:tr>
      <w:tr w:rsidR="00B71EAD" w:rsidRPr="009559BE" w14:paraId="141761B3"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11A4BE95"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N14</w:t>
            </w:r>
          </w:p>
        </w:tc>
        <w:tc>
          <w:tcPr>
            <w:tcW w:w="3584" w:type="dxa"/>
            <w:tcBorders>
              <w:top w:val="single" w:sz="6" w:space="0" w:color="000000"/>
              <w:left w:val="single" w:sz="6" w:space="0" w:color="000000"/>
              <w:bottom w:val="single" w:sz="6" w:space="0" w:color="000000"/>
              <w:right w:val="single" w:sz="6" w:space="0" w:color="000000"/>
            </w:tcBorders>
          </w:tcPr>
          <w:p w14:paraId="78300536" w14:textId="77777777" w:rsidR="00D66AC4" w:rsidRPr="009559BE" w:rsidRDefault="00D66AC4" w:rsidP="001512DD">
            <w:pPr>
              <w:spacing w:afterLines="20" w:after="48" w:line="240" w:lineRule="auto"/>
              <w:ind w:left="119"/>
              <w:contextualSpacing/>
              <w:rPr>
                <w:w w:val="105"/>
              </w:rPr>
            </w:pPr>
            <w:r w:rsidRPr="009559BE">
              <w:rPr>
                <w:w w:val="105"/>
              </w:rPr>
              <w:t>Hammer Mills</w:t>
            </w:r>
            <w:r w:rsidRPr="009559BE">
              <w:t xml:space="preserve"> (</w:t>
            </w:r>
            <w:proofErr w:type="spellStart"/>
            <w:r w:rsidRPr="009559BE">
              <w:rPr>
                <w:b/>
                <w:w w:val="105"/>
              </w:rPr>
              <w:t>hammermill</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44D37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C7156F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2240A9" w14:textId="77777777" w:rsidR="00D66AC4" w:rsidRPr="009559BE" w:rsidRDefault="00D66AC4" w:rsidP="001512DD">
            <w:pPr>
              <w:spacing w:afterLines="20" w:after="48" w:line="240" w:lineRule="auto"/>
              <w:contextualSpacing/>
              <w:rPr>
                <w:i/>
              </w:rPr>
            </w:pPr>
          </w:p>
        </w:tc>
      </w:tr>
      <w:tr w:rsidR="00B71EAD" w:rsidRPr="009559BE" w14:paraId="308DDB52"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00BBC62"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N15</w:t>
            </w:r>
          </w:p>
        </w:tc>
        <w:tc>
          <w:tcPr>
            <w:tcW w:w="3584" w:type="dxa"/>
            <w:tcBorders>
              <w:top w:val="single" w:sz="6" w:space="0" w:color="000000"/>
              <w:left w:val="single" w:sz="6" w:space="0" w:color="000000"/>
              <w:bottom w:val="single" w:sz="6" w:space="0" w:color="000000"/>
              <w:right w:val="single" w:sz="6" w:space="0" w:color="000000"/>
            </w:tcBorders>
          </w:tcPr>
          <w:p w14:paraId="3D46E9D2" w14:textId="77777777" w:rsidR="00D66AC4" w:rsidRPr="009559BE" w:rsidRDefault="00D66AC4" w:rsidP="001512DD">
            <w:pPr>
              <w:spacing w:afterLines="20" w:after="48" w:line="240" w:lineRule="auto"/>
              <w:ind w:left="119"/>
              <w:contextualSpacing/>
              <w:rPr>
                <w:w w:val="105"/>
              </w:rPr>
            </w:pPr>
            <w:r w:rsidRPr="009559BE">
              <w:rPr>
                <w:w w:val="105"/>
              </w:rPr>
              <w:t>Rippers (</w:t>
            </w:r>
            <w:r w:rsidRPr="009559BE">
              <w:rPr>
                <w:b/>
                <w:w w:val="105"/>
              </w:rPr>
              <w:t>ripper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484FE8B"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2611DB"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887E5F6" w14:textId="77777777" w:rsidR="00D66AC4" w:rsidRPr="009559BE" w:rsidRDefault="00D66AC4" w:rsidP="001512DD">
            <w:pPr>
              <w:spacing w:afterLines="20" w:after="48" w:line="240" w:lineRule="auto"/>
              <w:contextualSpacing/>
              <w:rPr>
                <w:i/>
              </w:rPr>
            </w:pPr>
          </w:p>
        </w:tc>
      </w:tr>
      <w:tr w:rsidR="00B71EAD" w:rsidRPr="009559BE" w14:paraId="63F1AAD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D23A12B"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N16</w:t>
            </w:r>
          </w:p>
        </w:tc>
        <w:tc>
          <w:tcPr>
            <w:tcW w:w="3584" w:type="dxa"/>
            <w:tcBorders>
              <w:top w:val="single" w:sz="6" w:space="0" w:color="000000"/>
              <w:left w:val="single" w:sz="6" w:space="0" w:color="000000"/>
              <w:bottom w:val="single" w:sz="6" w:space="0" w:color="000000"/>
              <w:right w:val="single" w:sz="6" w:space="0" w:color="000000"/>
            </w:tcBorders>
          </w:tcPr>
          <w:p w14:paraId="6AEADA4A" w14:textId="77777777" w:rsidR="00D66AC4" w:rsidRPr="009559BE" w:rsidRDefault="00D66AC4" w:rsidP="001512DD">
            <w:pPr>
              <w:spacing w:afterLines="20" w:after="48" w:line="240" w:lineRule="auto"/>
              <w:ind w:left="119"/>
              <w:contextualSpacing/>
              <w:rPr>
                <w:w w:val="105"/>
              </w:rPr>
            </w:pPr>
            <w:r w:rsidRPr="009559BE">
              <w:rPr>
                <w:w w:val="105"/>
              </w:rPr>
              <w:t>Knapsack sprayer (</w:t>
            </w:r>
            <w:proofErr w:type="spellStart"/>
            <w:r w:rsidRPr="009559BE">
              <w:rPr>
                <w:b/>
                <w:w w:val="105"/>
              </w:rPr>
              <w:t>kspray</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EC549C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1AB8181"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B93E62A" w14:textId="77777777" w:rsidR="00D66AC4" w:rsidRPr="009559BE" w:rsidRDefault="00D66AC4" w:rsidP="001512DD">
            <w:pPr>
              <w:spacing w:afterLines="20" w:after="48" w:line="240" w:lineRule="auto"/>
              <w:contextualSpacing/>
              <w:rPr>
                <w:i/>
              </w:rPr>
            </w:pPr>
          </w:p>
        </w:tc>
      </w:tr>
      <w:tr w:rsidR="00B71EAD" w:rsidRPr="009559BE" w14:paraId="25ECEAD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9347CF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N17</w:t>
            </w:r>
          </w:p>
        </w:tc>
        <w:tc>
          <w:tcPr>
            <w:tcW w:w="3584" w:type="dxa"/>
            <w:tcBorders>
              <w:top w:val="single" w:sz="6" w:space="0" w:color="000000"/>
              <w:left w:val="single" w:sz="6" w:space="0" w:color="000000"/>
              <w:bottom w:val="single" w:sz="6" w:space="0" w:color="000000"/>
              <w:right w:val="single" w:sz="6" w:space="0" w:color="000000"/>
            </w:tcBorders>
          </w:tcPr>
          <w:p w14:paraId="7DAB98D3" w14:textId="77777777" w:rsidR="00D66AC4" w:rsidRPr="009559BE" w:rsidRDefault="00D66AC4" w:rsidP="001512DD">
            <w:pPr>
              <w:spacing w:afterLines="20" w:after="48" w:line="240" w:lineRule="auto"/>
              <w:ind w:left="119"/>
              <w:contextualSpacing/>
              <w:rPr>
                <w:w w:val="105"/>
              </w:rPr>
            </w:pPr>
            <w:proofErr w:type="spellStart"/>
            <w:r w:rsidRPr="009559BE">
              <w:rPr>
                <w:w w:val="105"/>
              </w:rPr>
              <w:t>Ridger</w:t>
            </w:r>
            <w:proofErr w:type="spellEnd"/>
            <w:r w:rsidRPr="009559BE">
              <w:rPr>
                <w:w w:val="105"/>
              </w:rPr>
              <w:t xml:space="preserve">/ </w:t>
            </w:r>
            <w:proofErr w:type="spellStart"/>
            <w:r w:rsidRPr="009559BE">
              <w:rPr>
                <w:w w:val="105"/>
              </w:rPr>
              <w:t>weeder</w:t>
            </w:r>
            <w:proofErr w:type="spellEnd"/>
            <w:r w:rsidRPr="009559BE">
              <w:rPr>
                <w:w w:val="105"/>
              </w:rPr>
              <w:t xml:space="preserve"> (</w:t>
            </w:r>
            <w:proofErr w:type="spellStart"/>
            <w:r w:rsidRPr="009559BE">
              <w:rPr>
                <w:b/>
                <w:w w:val="105"/>
              </w:rPr>
              <w:t>ridger</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B12C938"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ABE38D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978598" w14:textId="77777777" w:rsidR="00D66AC4" w:rsidRPr="009559BE" w:rsidRDefault="00D66AC4" w:rsidP="001512DD">
            <w:pPr>
              <w:spacing w:afterLines="20" w:after="48" w:line="240" w:lineRule="auto"/>
              <w:contextualSpacing/>
              <w:rPr>
                <w:i/>
              </w:rPr>
            </w:pPr>
          </w:p>
        </w:tc>
      </w:tr>
      <w:tr w:rsidR="00B71EAD" w:rsidRPr="009559BE" w14:paraId="72A5CCE1"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CFB078A" w14:textId="77777777" w:rsidR="00D66AC4" w:rsidRPr="009559BE" w:rsidRDefault="00D66AC4" w:rsidP="001512DD">
            <w:pPr>
              <w:kinsoku w:val="0"/>
              <w:overflowPunct w:val="0"/>
              <w:spacing w:afterLines="20" w:after="48" w:line="240" w:lineRule="auto"/>
              <w:ind w:left="119"/>
              <w:contextualSpacing/>
              <w:rPr>
                <w:w w:val="105"/>
              </w:rPr>
            </w:pPr>
            <w:bookmarkStart w:id="184" w:name="_GoBack" w:colFirst="0" w:colLast="4"/>
            <w:r w:rsidRPr="009559BE">
              <w:rPr>
                <w:w w:val="105"/>
              </w:rPr>
              <w:t>N18</w:t>
            </w:r>
          </w:p>
        </w:tc>
        <w:tc>
          <w:tcPr>
            <w:tcW w:w="3584" w:type="dxa"/>
            <w:tcBorders>
              <w:top w:val="single" w:sz="6" w:space="0" w:color="000000"/>
              <w:left w:val="single" w:sz="6" w:space="0" w:color="000000"/>
              <w:bottom w:val="single" w:sz="6" w:space="0" w:color="000000"/>
              <w:right w:val="single" w:sz="6" w:space="0" w:color="000000"/>
            </w:tcBorders>
          </w:tcPr>
          <w:p w14:paraId="155CF827" w14:textId="77777777" w:rsidR="00D66AC4" w:rsidRPr="009559BE" w:rsidRDefault="00D66AC4" w:rsidP="001512DD">
            <w:pPr>
              <w:spacing w:afterLines="20" w:after="48" w:line="240" w:lineRule="auto"/>
              <w:ind w:left="119"/>
              <w:contextualSpacing/>
              <w:rPr>
                <w:w w:val="105"/>
              </w:rPr>
            </w:pPr>
            <w:r w:rsidRPr="009559BE">
              <w:rPr>
                <w:w w:val="105"/>
              </w:rPr>
              <w:t>Ox Carts (</w:t>
            </w:r>
            <w:r w:rsidRPr="009559BE">
              <w:rPr>
                <w:b/>
                <w:w w:val="105"/>
              </w:rPr>
              <w:t>oxcart</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AA89A6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139328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A53F9E0" w14:textId="77777777" w:rsidR="00D66AC4" w:rsidRPr="009559BE" w:rsidRDefault="00D66AC4" w:rsidP="001512DD">
            <w:pPr>
              <w:spacing w:afterLines="20" w:after="48" w:line="240" w:lineRule="auto"/>
              <w:contextualSpacing/>
              <w:rPr>
                <w:i/>
              </w:rPr>
            </w:pPr>
          </w:p>
        </w:tc>
      </w:tr>
      <w:tr w:rsidR="00B71EAD" w:rsidRPr="009559BE" w14:paraId="69DBF5C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DB1D10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N19</w:t>
            </w:r>
          </w:p>
        </w:tc>
        <w:tc>
          <w:tcPr>
            <w:tcW w:w="3584" w:type="dxa"/>
            <w:tcBorders>
              <w:top w:val="single" w:sz="6" w:space="0" w:color="000000"/>
              <w:left w:val="single" w:sz="6" w:space="0" w:color="000000"/>
              <w:bottom w:val="single" w:sz="6" w:space="0" w:color="000000"/>
              <w:right w:val="single" w:sz="6" w:space="0" w:color="000000"/>
            </w:tcBorders>
          </w:tcPr>
          <w:p w14:paraId="09AC7B45" w14:textId="77777777" w:rsidR="00D66AC4" w:rsidRPr="009559BE" w:rsidRDefault="00D66AC4" w:rsidP="001512DD">
            <w:pPr>
              <w:spacing w:afterLines="20" w:after="48" w:line="240" w:lineRule="auto"/>
              <w:ind w:left="119"/>
              <w:contextualSpacing/>
              <w:rPr>
                <w:w w:val="105"/>
              </w:rPr>
            </w:pPr>
            <w:r w:rsidRPr="009559BE">
              <w:rPr>
                <w:w w:val="105"/>
              </w:rPr>
              <w:t>Hand driven tractor (</w:t>
            </w:r>
            <w:r w:rsidRPr="009559BE">
              <w:rPr>
                <w:b/>
                <w:w w:val="105"/>
              </w:rPr>
              <w:t>tractor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901C05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33D6F6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E77E10" w14:textId="77777777" w:rsidR="00D66AC4" w:rsidRPr="009559BE" w:rsidRDefault="00D66AC4" w:rsidP="001512DD">
            <w:pPr>
              <w:spacing w:afterLines="20" w:after="48" w:line="240" w:lineRule="auto"/>
              <w:contextualSpacing/>
              <w:rPr>
                <w:i/>
              </w:rPr>
            </w:pPr>
          </w:p>
        </w:tc>
      </w:tr>
      <w:tr w:rsidR="00B71EAD" w:rsidRPr="009559BE" w14:paraId="5D7B24CF"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367044C2"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N20</w:t>
            </w:r>
          </w:p>
        </w:tc>
        <w:tc>
          <w:tcPr>
            <w:tcW w:w="3584" w:type="dxa"/>
            <w:tcBorders>
              <w:top w:val="single" w:sz="6" w:space="0" w:color="000000"/>
              <w:left w:val="single" w:sz="6" w:space="0" w:color="000000"/>
              <w:bottom w:val="single" w:sz="6" w:space="0" w:color="000000"/>
              <w:right w:val="single" w:sz="6" w:space="0" w:color="000000"/>
            </w:tcBorders>
          </w:tcPr>
          <w:p w14:paraId="0C0A972E" w14:textId="77777777" w:rsidR="00D66AC4" w:rsidRPr="009559BE" w:rsidRDefault="00D66AC4" w:rsidP="001512DD">
            <w:pPr>
              <w:spacing w:afterLines="20" w:after="48" w:line="240" w:lineRule="auto"/>
              <w:ind w:left="119"/>
              <w:contextualSpacing/>
              <w:rPr>
                <w:w w:val="105"/>
              </w:rPr>
            </w:pPr>
            <w:r w:rsidRPr="009559BE">
              <w:rPr>
                <w:w w:val="105"/>
              </w:rPr>
              <w:t>Scotch carts (</w:t>
            </w:r>
            <w:proofErr w:type="spellStart"/>
            <w:r w:rsidRPr="009559BE">
              <w:rPr>
                <w:b/>
                <w:w w:val="105"/>
              </w:rPr>
              <w:t>scotchcart</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0D5664E1"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668C2C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C066C72" w14:textId="77777777" w:rsidR="00D66AC4" w:rsidRPr="009559BE" w:rsidRDefault="00D66AC4" w:rsidP="001512DD">
            <w:pPr>
              <w:spacing w:afterLines="20" w:after="48" w:line="240" w:lineRule="auto"/>
              <w:contextualSpacing/>
              <w:rPr>
                <w:i/>
              </w:rPr>
            </w:pPr>
          </w:p>
        </w:tc>
      </w:tr>
      <w:tr w:rsidR="00B71EAD" w:rsidRPr="009559BE" w14:paraId="4BCE642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83FF968"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N21</w:t>
            </w:r>
          </w:p>
        </w:tc>
        <w:tc>
          <w:tcPr>
            <w:tcW w:w="3584" w:type="dxa"/>
            <w:tcBorders>
              <w:top w:val="single" w:sz="6" w:space="0" w:color="000000"/>
              <w:left w:val="single" w:sz="6" w:space="0" w:color="000000"/>
              <w:bottom w:val="single" w:sz="6" w:space="0" w:color="000000"/>
              <w:right w:val="single" w:sz="6" w:space="0" w:color="000000"/>
            </w:tcBorders>
          </w:tcPr>
          <w:p w14:paraId="294FED50" w14:textId="77777777" w:rsidR="00D66AC4" w:rsidRPr="009559BE" w:rsidRDefault="00D66AC4" w:rsidP="001512DD">
            <w:pPr>
              <w:spacing w:afterLines="20" w:after="48" w:line="240" w:lineRule="auto"/>
              <w:ind w:left="119"/>
              <w:contextualSpacing/>
              <w:rPr>
                <w:w w:val="105"/>
              </w:rPr>
            </w:pPr>
            <w:r w:rsidRPr="009559BE">
              <w:rPr>
                <w:w w:val="105"/>
              </w:rPr>
              <w:t>Wheel barrow (</w:t>
            </w:r>
            <w:r w:rsidRPr="009559BE">
              <w:rPr>
                <w:b/>
                <w:w w:val="105"/>
              </w:rPr>
              <w:t>wheelbarrow</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7A4FEA6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6E16C0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0FA424C" w14:textId="77777777" w:rsidR="00D66AC4" w:rsidRPr="009559BE" w:rsidRDefault="00D66AC4" w:rsidP="001512DD">
            <w:pPr>
              <w:spacing w:afterLines="20" w:after="48" w:line="240" w:lineRule="auto"/>
              <w:contextualSpacing/>
              <w:rPr>
                <w:i/>
              </w:rPr>
            </w:pPr>
          </w:p>
        </w:tc>
      </w:tr>
      <w:bookmarkEnd w:id="184"/>
      <w:tr w:rsidR="00B71EAD" w:rsidRPr="009559BE" w14:paraId="1A26FEB1"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7E61B3E"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N22</w:t>
            </w:r>
          </w:p>
        </w:tc>
        <w:tc>
          <w:tcPr>
            <w:tcW w:w="3584" w:type="dxa"/>
            <w:tcBorders>
              <w:top w:val="single" w:sz="6" w:space="0" w:color="000000"/>
              <w:left w:val="single" w:sz="6" w:space="0" w:color="000000"/>
              <w:bottom w:val="single" w:sz="6" w:space="0" w:color="000000"/>
              <w:right w:val="single" w:sz="6" w:space="0" w:color="000000"/>
            </w:tcBorders>
          </w:tcPr>
          <w:p w14:paraId="61AFEDE4" w14:textId="77777777" w:rsidR="00D66AC4" w:rsidRPr="009559BE" w:rsidRDefault="00D66AC4" w:rsidP="001512DD">
            <w:pPr>
              <w:spacing w:afterLines="20" w:after="48" w:line="240" w:lineRule="auto"/>
              <w:ind w:left="119"/>
              <w:contextualSpacing/>
              <w:rPr>
                <w:w w:val="105"/>
              </w:rPr>
            </w:pPr>
            <w:r w:rsidRPr="009559BE">
              <w:rPr>
                <w:w w:val="105"/>
              </w:rPr>
              <w:t>Drip irrigation set (</w:t>
            </w:r>
            <w:proofErr w:type="spellStart"/>
            <w:r w:rsidRPr="009559BE">
              <w:rPr>
                <w:b/>
                <w:w w:val="105"/>
              </w:rPr>
              <w:t>dripirrigateset</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54631E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F517E0"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5A1C59E" w14:textId="77777777" w:rsidR="00D66AC4" w:rsidRPr="009559BE" w:rsidRDefault="00D66AC4" w:rsidP="001512DD">
            <w:pPr>
              <w:spacing w:afterLines="20" w:after="48" w:line="240" w:lineRule="auto"/>
              <w:contextualSpacing/>
              <w:rPr>
                <w:i/>
              </w:rPr>
            </w:pPr>
          </w:p>
        </w:tc>
      </w:tr>
      <w:tr w:rsidR="00B71EAD" w:rsidRPr="009559BE" w14:paraId="3E630188"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50579EE"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N23</w:t>
            </w:r>
          </w:p>
        </w:tc>
        <w:tc>
          <w:tcPr>
            <w:tcW w:w="3584" w:type="dxa"/>
            <w:tcBorders>
              <w:top w:val="single" w:sz="6" w:space="0" w:color="000000"/>
              <w:left w:val="single" w:sz="6" w:space="0" w:color="000000"/>
              <w:bottom w:val="single" w:sz="6" w:space="0" w:color="000000"/>
              <w:right w:val="single" w:sz="6" w:space="0" w:color="000000"/>
            </w:tcBorders>
          </w:tcPr>
          <w:p w14:paraId="1E23910E" w14:textId="77777777" w:rsidR="00D66AC4" w:rsidRPr="009559BE" w:rsidRDefault="00D66AC4" w:rsidP="001512DD">
            <w:pPr>
              <w:spacing w:afterLines="20" w:after="48" w:line="240" w:lineRule="auto"/>
              <w:ind w:left="119"/>
              <w:contextualSpacing/>
              <w:rPr>
                <w:w w:val="105"/>
              </w:rPr>
            </w:pPr>
            <w:r w:rsidRPr="009559BE">
              <w:rPr>
                <w:w w:val="105"/>
              </w:rPr>
              <w:t>Sprinklers</w:t>
            </w:r>
            <w:r w:rsidRPr="009559BE">
              <w:t xml:space="preserve"> (</w:t>
            </w:r>
            <w:r w:rsidRPr="009559BE">
              <w:rPr>
                <w:b/>
                <w:w w:val="105"/>
              </w:rPr>
              <w:t>sprinkler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558087A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EE0C2AC"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F991261" w14:textId="77777777" w:rsidR="00D66AC4" w:rsidRPr="009559BE" w:rsidRDefault="00D66AC4" w:rsidP="001512DD">
            <w:pPr>
              <w:spacing w:afterLines="20" w:after="48" w:line="240" w:lineRule="auto"/>
              <w:contextualSpacing/>
              <w:rPr>
                <w:i/>
              </w:rPr>
            </w:pPr>
          </w:p>
        </w:tc>
      </w:tr>
      <w:tr w:rsidR="009559BE" w:rsidRPr="009559BE" w14:paraId="636392DA"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F8E2B26" w14:textId="7E05AD14" w:rsidR="009559BE" w:rsidRPr="009559BE" w:rsidRDefault="009559BE" w:rsidP="001512DD">
            <w:pPr>
              <w:kinsoku w:val="0"/>
              <w:overflowPunct w:val="0"/>
              <w:spacing w:afterLines="20" w:after="48" w:line="240" w:lineRule="auto"/>
              <w:ind w:left="119"/>
              <w:contextualSpacing/>
              <w:rPr>
                <w:w w:val="105"/>
              </w:rPr>
            </w:pPr>
            <w:r>
              <w:rPr>
                <w:w w:val="105"/>
              </w:rPr>
              <w:t>N24</w:t>
            </w:r>
          </w:p>
        </w:tc>
        <w:tc>
          <w:tcPr>
            <w:tcW w:w="3584" w:type="dxa"/>
            <w:tcBorders>
              <w:top w:val="single" w:sz="6" w:space="0" w:color="000000"/>
              <w:left w:val="single" w:sz="6" w:space="0" w:color="000000"/>
              <w:bottom w:val="single" w:sz="6" w:space="0" w:color="000000"/>
              <w:right w:val="single" w:sz="6" w:space="0" w:color="000000"/>
            </w:tcBorders>
          </w:tcPr>
          <w:p w14:paraId="7C1A2E63" w14:textId="03CE5E2D" w:rsidR="009559BE" w:rsidRPr="009559BE" w:rsidRDefault="009559BE" w:rsidP="001512DD">
            <w:pPr>
              <w:spacing w:afterLines="20" w:after="48" w:line="240" w:lineRule="auto"/>
              <w:ind w:left="119"/>
              <w:contextualSpacing/>
              <w:rPr>
                <w:w w:val="105"/>
              </w:rPr>
            </w:pPr>
            <w:r>
              <w:rPr>
                <w:w w:val="105"/>
              </w:rPr>
              <w:t>Efficient wood burning stove</w:t>
            </w:r>
          </w:p>
        </w:tc>
        <w:tc>
          <w:tcPr>
            <w:tcW w:w="1920" w:type="dxa"/>
            <w:tcBorders>
              <w:top w:val="single" w:sz="6" w:space="0" w:color="000000"/>
              <w:left w:val="single" w:sz="6" w:space="0" w:color="000000"/>
              <w:bottom w:val="single" w:sz="6" w:space="0" w:color="000000"/>
              <w:right w:val="single" w:sz="6" w:space="0" w:color="000000"/>
            </w:tcBorders>
          </w:tcPr>
          <w:p w14:paraId="1372872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BB787F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AE7A2F6" w14:textId="77777777" w:rsidR="009559BE" w:rsidRPr="009559BE" w:rsidRDefault="009559BE" w:rsidP="001512DD">
            <w:pPr>
              <w:spacing w:afterLines="20" w:after="48" w:line="240" w:lineRule="auto"/>
              <w:contextualSpacing/>
              <w:rPr>
                <w:i/>
              </w:rPr>
            </w:pPr>
          </w:p>
        </w:tc>
      </w:tr>
      <w:tr w:rsidR="009559BE" w:rsidRPr="009559BE" w14:paraId="45962E1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01D3714" w14:textId="3ACDCA15" w:rsidR="009559BE" w:rsidRPr="009559BE" w:rsidRDefault="009559BE" w:rsidP="001512DD">
            <w:pPr>
              <w:kinsoku w:val="0"/>
              <w:overflowPunct w:val="0"/>
              <w:spacing w:afterLines="20" w:after="48" w:line="240" w:lineRule="auto"/>
              <w:ind w:left="119"/>
              <w:contextualSpacing/>
              <w:rPr>
                <w:w w:val="105"/>
              </w:rPr>
            </w:pPr>
            <w:r>
              <w:rPr>
                <w:w w:val="105"/>
              </w:rPr>
              <w:t>N25</w:t>
            </w:r>
          </w:p>
        </w:tc>
        <w:tc>
          <w:tcPr>
            <w:tcW w:w="3584" w:type="dxa"/>
            <w:tcBorders>
              <w:top w:val="single" w:sz="6" w:space="0" w:color="000000"/>
              <w:left w:val="single" w:sz="6" w:space="0" w:color="000000"/>
              <w:bottom w:val="single" w:sz="6" w:space="0" w:color="000000"/>
              <w:right w:val="single" w:sz="6" w:space="0" w:color="000000"/>
            </w:tcBorders>
          </w:tcPr>
          <w:p w14:paraId="7BD69A42" w14:textId="1EFF8FF5" w:rsidR="009559BE" w:rsidRPr="009559BE" w:rsidRDefault="009559BE" w:rsidP="001512DD">
            <w:pPr>
              <w:spacing w:afterLines="20" w:after="48" w:line="240" w:lineRule="auto"/>
              <w:ind w:left="119"/>
              <w:contextualSpacing/>
              <w:rPr>
                <w:w w:val="105"/>
              </w:rPr>
            </w:pPr>
            <w:r>
              <w:rPr>
                <w:w w:val="105"/>
              </w:rPr>
              <w:t>Pressure cooker</w:t>
            </w:r>
          </w:p>
        </w:tc>
        <w:tc>
          <w:tcPr>
            <w:tcW w:w="1920" w:type="dxa"/>
            <w:tcBorders>
              <w:top w:val="single" w:sz="6" w:space="0" w:color="000000"/>
              <w:left w:val="single" w:sz="6" w:space="0" w:color="000000"/>
              <w:bottom w:val="single" w:sz="6" w:space="0" w:color="000000"/>
              <w:right w:val="single" w:sz="6" w:space="0" w:color="000000"/>
            </w:tcBorders>
          </w:tcPr>
          <w:p w14:paraId="72E8D0D1"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89FD99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76B2C7A" w14:textId="77777777" w:rsidR="009559BE" w:rsidRPr="009559BE" w:rsidRDefault="009559BE" w:rsidP="001512DD">
            <w:pPr>
              <w:spacing w:afterLines="20" w:after="48" w:line="240" w:lineRule="auto"/>
              <w:contextualSpacing/>
              <w:rPr>
                <w:i/>
              </w:rPr>
            </w:pPr>
          </w:p>
        </w:tc>
      </w:tr>
    </w:tbl>
    <w:p w14:paraId="773EA6A1" w14:textId="77777777" w:rsidR="00C71DE8" w:rsidRPr="009559BE"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tbl>
      <w:tblPr>
        <w:tblW w:w="10081" w:type="dxa"/>
        <w:tblInd w:w="-8" w:type="dxa"/>
        <w:tblLayout w:type="fixed"/>
        <w:tblCellMar>
          <w:left w:w="29" w:type="dxa"/>
          <w:right w:w="29" w:type="dxa"/>
        </w:tblCellMar>
        <w:tblLook w:val="0000" w:firstRow="0" w:lastRow="0" w:firstColumn="0" w:lastColumn="0" w:noHBand="0" w:noVBand="0"/>
      </w:tblPr>
      <w:tblGrid>
        <w:gridCol w:w="345"/>
        <w:gridCol w:w="15"/>
        <w:gridCol w:w="4680"/>
        <w:gridCol w:w="2162"/>
        <w:gridCol w:w="357"/>
        <w:gridCol w:w="1803"/>
        <w:gridCol w:w="16"/>
        <w:gridCol w:w="703"/>
      </w:tblGrid>
      <w:tr w:rsidR="00B71EAD" w:rsidRPr="009559BE" w14:paraId="0E3E4DC3" w14:textId="77777777" w:rsidTr="00CD018F">
        <w:trPr>
          <w:trHeight w:val="20"/>
        </w:trPr>
        <w:tc>
          <w:tcPr>
            <w:tcW w:w="360" w:type="dxa"/>
            <w:gridSpan w:val="2"/>
            <w:tcBorders>
              <w:top w:val="single" w:sz="6" w:space="0" w:color="000000"/>
              <w:left w:val="single" w:sz="6" w:space="0" w:color="000000"/>
              <w:bottom w:val="single" w:sz="6" w:space="0" w:color="000000"/>
              <w:right w:val="single" w:sz="6" w:space="0" w:color="000000"/>
            </w:tcBorders>
          </w:tcPr>
          <w:p w14:paraId="398B61BB" w14:textId="77777777" w:rsidR="00C71DE8" w:rsidRPr="009559BE" w:rsidRDefault="00C71DE8" w:rsidP="001512DD">
            <w:pPr>
              <w:spacing w:afterLines="20" w:after="48" w:line="240" w:lineRule="auto"/>
              <w:ind w:left="119"/>
              <w:contextualSpacing/>
              <w:rPr>
                <w:w w:val="105"/>
              </w:rPr>
            </w:pPr>
          </w:p>
        </w:tc>
        <w:tc>
          <w:tcPr>
            <w:tcW w:w="7199" w:type="dxa"/>
            <w:gridSpan w:val="3"/>
            <w:tcBorders>
              <w:top w:val="single" w:sz="6" w:space="0" w:color="000000"/>
              <w:left w:val="single" w:sz="6" w:space="0" w:color="000000"/>
              <w:bottom w:val="single" w:sz="6" w:space="0" w:color="000000"/>
              <w:right w:val="single" w:sz="18" w:space="0" w:color="000000"/>
            </w:tcBorders>
          </w:tcPr>
          <w:p w14:paraId="3331047F" w14:textId="4D4278E7" w:rsidR="00C71DE8" w:rsidRPr="009559BE" w:rsidRDefault="00C71DE8" w:rsidP="001512DD">
            <w:pPr>
              <w:tabs>
                <w:tab w:val="center" w:pos="2149"/>
              </w:tabs>
              <w:autoSpaceDE w:val="0"/>
              <w:autoSpaceDN w:val="0"/>
              <w:adjustRightInd w:val="0"/>
              <w:spacing w:afterLines="20" w:after="48" w:line="240" w:lineRule="auto"/>
              <w:contextualSpacing/>
              <w:rPr>
                <w:rFonts w:cs="Times New Roman"/>
                <w:i/>
              </w:rPr>
            </w:pPr>
            <w:r w:rsidRPr="009559BE">
              <w:rPr>
                <w:w w:val="105"/>
              </w:rPr>
              <w:t>N24. How many meals did your household eat meat in the last 7 days?  (</w:t>
            </w:r>
            <w:r w:rsidRPr="009559BE">
              <w:rPr>
                <w:b/>
                <w:w w:val="105"/>
              </w:rPr>
              <w:t>meals</w:t>
            </w:r>
            <w:r w:rsidRPr="009559BE">
              <w:rPr>
                <w:w w:val="105"/>
              </w:rPr>
              <w:t>)</w:t>
            </w:r>
          </w:p>
        </w:tc>
        <w:tc>
          <w:tcPr>
            <w:tcW w:w="2522" w:type="dxa"/>
            <w:gridSpan w:val="3"/>
            <w:tcBorders>
              <w:top w:val="single" w:sz="18" w:space="0" w:color="000000"/>
              <w:left w:val="single" w:sz="18" w:space="0" w:color="000000"/>
              <w:bottom w:val="single" w:sz="18" w:space="0" w:color="000000"/>
              <w:right w:val="single" w:sz="18" w:space="0" w:color="000000"/>
            </w:tcBorders>
          </w:tcPr>
          <w:p w14:paraId="7A865380" w14:textId="77777777" w:rsidR="00C71DE8" w:rsidRPr="009559BE" w:rsidRDefault="00C71DE8" w:rsidP="001512DD">
            <w:pPr>
              <w:spacing w:afterLines="20" w:after="48" w:line="240" w:lineRule="auto"/>
              <w:contextualSpacing/>
              <w:rPr>
                <w:i/>
              </w:rPr>
            </w:pPr>
            <w:r w:rsidRPr="009559BE">
              <w:rPr>
                <w:i/>
              </w:rPr>
              <w:t>(Integer)</w:t>
            </w:r>
          </w:p>
        </w:tc>
      </w:tr>
      <w:tr w:rsidR="008250E0" w:rsidRPr="009559BE" w14:paraId="7F790331" w14:textId="77777777" w:rsidTr="00CD018F">
        <w:trPr>
          <w:trHeight w:val="20"/>
        </w:trPr>
        <w:tc>
          <w:tcPr>
            <w:tcW w:w="360" w:type="dxa"/>
            <w:gridSpan w:val="2"/>
            <w:tcBorders>
              <w:top w:val="single" w:sz="4" w:space="0" w:color="000000"/>
              <w:left w:val="single" w:sz="4" w:space="0" w:color="000000"/>
              <w:bottom w:val="single" w:sz="4" w:space="0" w:color="000000"/>
              <w:right w:val="single" w:sz="4" w:space="0" w:color="000000"/>
            </w:tcBorders>
          </w:tcPr>
          <w:p w14:paraId="0FA35AD5" w14:textId="77777777" w:rsidR="008250E0" w:rsidRPr="009559BE" w:rsidRDefault="008250E0" w:rsidP="008250E0">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08E04445" w14:textId="4149E5F5" w:rsidR="008250E0" w:rsidRPr="009559BE" w:rsidRDefault="008250E0" w:rsidP="008250E0">
            <w:pPr>
              <w:spacing w:after="0"/>
              <w:rPr>
                <w:color w:val="000000"/>
              </w:rPr>
            </w:pPr>
            <w:r w:rsidRPr="009559BE">
              <w:rPr>
                <w:w w:val="105"/>
              </w:rPr>
              <w:t>N25. What is the roof of the household's house made of? (</w:t>
            </w:r>
            <w:r w:rsidRPr="009559BE">
              <w:rPr>
                <w:b/>
                <w:w w:val="105"/>
              </w:rPr>
              <w:t>roof</w:t>
            </w:r>
            <w:r w:rsidRPr="009559BE">
              <w:rPr>
                <w:w w:val="105"/>
              </w:rPr>
              <w:t>)</w:t>
            </w:r>
          </w:p>
        </w:tc>
        <w:tc>
          <w:tcPr>
            <w:tcW w:w="2162" w:type="dxa"/>
            <w:tcBorders>
              <w:top w:val="single" w:sz="4" w:space="0" w:color="000000"/>
              <w:bottom w:val="single" w:sz="4" w:space="0" w:color="000000"/>
            </w:tcBorders>
          </w:tcPr>
          <w:p w14:paraId="1EA7C8F6" w14:textId="4B07AE23" w:rsidR="008250E0" w:rsidRPr="009559BE" w:rsidRDefault="008250E0" w:rsidP="008250E0">
            <w:pPr>
              <w:spacing w:after="0"/>
              <w:rPr>
                <w:rFonts w:cs="Times New Roman"/>
                <w:w w:val="105"/>
              </w:rPr>
            </w:pPr>
            <w:r w:rsidRPr="009559BE">
              <w:rPr>
                <w:rFonts w:cs="Times New Roman"/>
                <w:w w:val="105"/>
              </w:rPr>
              <w:t>1=Grass thatched</w:t>
            </w:r>
          </w:p>
          <w:p w14:paraId="25D53A32" w14:textId="00B04F28" w:rsidR="008250E0" w:rsidRPr="009559BE" w:rsidRDefault="008250E0" w:rsidP="008250E0">
            <w:pPr>
              <w:spacing w:after="0"/>
              <w:rPr>
                <w:rFonts w:cs="Times New Roman"/>
                <w:w w:val="105"/>
              </w:rPr>
            </w:pPr>
            <w:r w:rsidRPr="009559BE">
              <w:rPr>
                <w:rFonts w:cs="Times New Roman"/>
                <w:w w:val="105"/>
              </w:rPr>
              <w:t>2=Iron sheets</w:t>
            </w:r>
          </w:p>
          <w:p w14:paraId="002645D1" w14:textId="06D96E3A" w:rsidR="008250E0" w:rsidRPr="009559BE" w:rsidRDefault="008250E0" w:rsidP="008250E0">
            <w:pPr>
              <w:spacing w:after="0"/>
              <w:rPr>
                <w:rFonts w:cs="Times New Roman"/>
                <w:w w:val="105"/>
              </w:rPr>
            </w:pPr>
            <w:r w:rsidRPr="009559BE">
              <w:rPr>
                <w:rFonts w:cs="Times New Roman"/>
                <w:w w:val="105"/>
              </w:rPr>
              <w:t>3=Tin</w:t>
            </w:r>
          </w:p>
          <w:p w14:paraId="57511880" w14:textId="5E665F7E" w:rsidR="008250E0" w:rsidRPr="009559BE" w:rsidRDefault="008250E0" w:rsidP="008250E0">
            <w:pPr>
              <w:spacing w:after="0"/>
              <w:rPr>
                <w:rFonts w:cs="Times New Roman"/>
                <w:w w:val="105"/>
              </w:rPr>
            </w:pPr>
            <w:r w:rsidRPr="009559BE">
              <w:rPr>
                <w:rFonts w:cs="Times New Roman"/>
                <w:w w:val="105"/>
              </w:rPr>
              <w:t>4=Zinc</w:t>
            </w:r>
          </w:p>
          <w:p w14:paraId="5D25BB78" w14:textId="186A4180" w:rsidR="008250E0" w:rsidRPr="009559BE" w:rsidRDefault="008250E0" w:rsidP="008250E0">
            <w:pPr>
              <w:spacing w:after="0"/>
              <w:rPr>
                <w:rFonts w:cs="Times New Roman"/>
                <w:w w:val="105"/>
              </w:rPr>
            </w:pPr>
            <w:r w:rsidRPr="009559BE">
              <w:rPr>
                <w:rFonts w:cs="Times New Roman"/>
                <w:w w:val="105"/>
              </w:rPr>
              <w:t>5=Roofing Tile</w:t>
            </w:r>
          </w:p>
          <w:p w14:paraId="54227647" w14:textId="77777777" w:rsidR="008250E0" w:rsidRPr="009559BE" w:rsidRDefault="008250E0" w:rsidP="008250E0">
            <w:pPr>
              <w:spacing w:after="0"/>
              <w:rPr>
                <w:rFonts w:cs="Times New Roman"/>
                <w:w w:val="105"/>
              </w:rPr>
            </w:pPr>
            <w:r w:rsidRPr="009559BE">
              <w:rPr>
                <w:rFonts w:cs="Times New Roman"/>
                <w:w w:val="105"/>
              </w:rPr>
              <w:t>6=Concrete</w:t>
            </w:r>
          </w:p>
        </w:tc>
        <w:tc>
          <w:tcPr>
            <w:tcW w:w="2160" w:type="dxa"/>
            <w:gridSpan w:val="2"/>
            <w:tcBorders>
              <w:top w:val="single" w:sz="4" w:space="0" w:color="000000"/>
              <w:bottom w:val="single" w:sz="4" w:space="0" w:color="000000"/>
              <w:right w:val="single" w:sz="18" w:space="0" w:color="000000"/>
            </w:tcBorders>
          </w:tcPr>
          <w:p w14:paraId="0DA8D076" w14:textId="5A283913" w:rsidR="008250E0" w:rsidRPr="009559BE" w:rsidRDefault="008250E0" w:rsidP="008250E0">
            <w:pPr>
              <w:spacing w:after="0"/>
              <w:rPr>
                <w:rFonts w:cs="Times New Roman"/>
                <w:w w:val="105"/>
              </w:rPr>
            </w:pPr>
            <w:r w:rsidRPr="009559BE">
              <w:rPr>
                <w:rFonts w:cs="Times New Roman"/>
                <w:w w:val="105"/>
              </w:rPr>
              <w:t>7=Cardboard</w:t>
            </w:r>
          </w:p>
          <w:p w14:paraId="5068F787" w14:textId="77777777" w:rsidR="008250E0" w:rsidRPr="009559BE" w:rsidRDefault="008250E0" w:rsidP="008250E0">
            <w:pPr>
              <w:spacing w:after="0"/>
              <w:rPr>
                <w:rFonts w:cs="Times New Roman"/>
                <w:w w:val="105"/>
              </w:rPr>
            </w:pPr>
            <w:r w:rsidRPr="009559BE">
              <w:rPr>
                <w:rFonts w:cs="Times New Roman"/>
                <w:w w:val="105"/>
              </w:rPr>
              <w:t>8=Asbestos</w:t>
            </w:r>
          </w:p>
          <w:p w14:paraId="65ECD37A" w14:textId="77777777" w:rsidR="008250E0" w:rsidRPr="009559BE" w:rsidRDefault="008250E0" w:rsidP="008250E0">
            <w:pPr>
              <w:spacing w:after="0"/>
              <w:rPr>
                <w:rFonts w:cs="Times New Roman"/>
                <w:w w:val="105"/>
              </w:rPr>
            </w:pPr>
            <w:r w:rsidRPr="009559BE">
              <w:rPr>
                <w:rFonts w:cs="Times New Roman"/>
                <w:w w:val="105"/>
              </w:rPr>
              <w:t>9=Shingles</w:t>
            </w:r>
          </w:p>
          <w:p w14:paraId="630F7A12" w14:textId="007A2500" w:rsidR="008250E0" w:rsidRPr="009559BE" w:rsidRDefault="008250E0" w:rsidP="008250E0">
            <w:pPr>
              <w:spacing w:after="0"/>
              <w:rPr>
                <w:rFonts w:cs="Times New Roman"/>
                <w:w w:val="105"/>
              </w:rPr>
            </w:pPr>
            <w:r w:rsidRPr="009559BE">
              <w:rPr>
                <w:rFonts w:cs="Times New Roman"/>
                <w:w w:val="105"/>
              </w:rPr>
              <w:t>10=Plastic sheets</w:t>
            </w:r>
          </w:p>
          <w:p w14:paraId="3B5B737A" w14:textId="0E45DD65" w:rsidR="008250E0" w:rsidRPr="009559BE" w:rsidRDefault="008250E0" w:rsidP="008250E0">
            <w:pPr>
              <w:spacing w:after="0"/>
              <w:rPr>
                <w:rFonts w:cs="Times New Roman"/>
                <w:i/>
                <w:w w:val="105"/>
              </w:rPr>
            </w:pPr>
            <w:r w:rsidRPr="009559BE">
              <w:t>97=Other, please specify</w:t>
            </w:r>
          </w:p>
        </w:tc>
        <w:tc>
          <w:tcPr>
            <w:tcW w:w="719" w:type="dxa"/>
            <w:gridSpan w:val="2"/>
            <w:tcBorders>
              <w:top w:val="single" w:sz="18" w:space="0" w:color="000000"/>
              <w:left w:val="single" w:sz="18" w:space="0" w:color="000000"/>
              <w:bottom w:val="single" w:sz="18" w:space="0" w:color="000000"/>
              <w:right w:val="single" w:sz="18" w:space="0" w:color="000000"/>
            </w:tcBorders>
          </w:tcPr>
          <w:p w14:paraId="3E69E4BD"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E18AE49" w14:textId="77777777" w:rsidTr="00CD018F">
        <w:trPr>
          <w:trHeight w:val="20"/>
        </w:trPr>
        <w:tc>
          <w:tcPr>
            <w:tcW w:w="345" w:type="dxa"/>
            <w:tcBorders>
              <w:top w:val="single" w:sz="6" w:space="0" w:color="000000"/>
              <w:left w:val="single" w:sz="6" w:space="0" w:color="000000"/>
              <w:bottom w:val="single" w:sz="6" w:space="0" w:color="000000"/>
              <w:right w:val="single" w:sz="6" w:space="0" w:color="000000"/>
            </w:tcBorders>
          </w:tcPr>
          <w:p w14:paraId="03878FF9" w14:textId="77777777" w:rsidR="008250E0" w:rsidRPr="009559BE" w:rsidRDefault="008250E0" w:rsidP="008250E0">
            <w:pPr>
              <w:spacing w:afterLines="20" w:after="48" w:line="240" w:lineRule="auto"/>
              <w:ind w:left="119"/>
              <w:contextualSpacing/>
              <w:rPr>
                <w:w w:val="105"/>
              </w:rPr>
            </w:pPr>
          </w:p>
        </w:tc>
        <w:tc>
          <w:tcPr>
            <w:tcW w:w="4695" w:type="dxa"/>
            <w:gridSpan w:val="2"/>
            <w:tcBorders>
              <w:top w:val="single" w:sz="6" w:space="0" w:color="000000"/>
              <w:left w:val="single" w:sz="6" w:space="0" w:color="000000"/>
              <w:bottom w:val="single" w:sz="6" w:space="0" w:color="000000"/>
            </w:tcBorders>
          </w:tcPr>
          <w:p w14:paraId="02AB0420" w14:textId="77777777" w:rsidR="008250E0" w:rsidRPr="009559BE" w:rsidRDefault="008250E0" w:rsidP="008250E0">
            <w:pPr>
              <w:spacing w:afterLines="20" w:after="48" w:line="240" w:lineRule="auto"/>
              <w:ind w:left="119"/>
              <w:contextualSpacing/>
              <w:rPr>
                <w:w w:val="105"/>
              </w:rPr>
            </w:pPr>
            <w:r w:rsidRPr="009559BE">
              <w:rPr>
                <w:w w:val="105"/>
              </w:rPr>
              <w:t xml:space="preserve">N25b. If “Other,” please specify? </w:t>
            </w:r>
          </w:p>
        </w:tc>
        <w:tc>
          <w:tcPr>
            <w:tcW w:w="5041" w:type="dxa"/>
            <w:gridSpan w:val="5"/>
            <w:tcBorders>
              <w:top w:val="single" w:sz="18" w:space="0" w:color="000000"/>
              <w:left w:val="single" w:sz="18" w:space="0" w:color="000000"/>
              <w:bottom w:val="single" w:sz="18" w:space="0" w:color="000000"/>
              <w:right w:val="single" w:sz="18" w:space="0" w:color="000000"/>
            </w:tcBorders>
          </w:tcPr>
          <w:p w14:paraId="75C9E9BB" w14:textId="77777777" w:rsidR="008250E0" w:rsidRPr="009559BE" w:rsidRDefault="008250E0" w:rsidP="008250E0">
            <w:pPr>
              <w:spacing w:afterLines="20" w:after="48" w:line="240" w:lineRule="auto"/>
              <w:contextualSpacing/>
              <w:rPr>
                <w:i/>
              </w:rPr>
            </w:pPr>
            <w:r w:rsidRPr="009559BE">
              <w:rPr>
                <w:i/>
              </w:rPr>
              <w:t>(Text)</w:t>
            </w:r>
          </w:p>
        </w:tc>
      </w:tr>
      <w:tr w:rsidR="008250E0" w:rsidRPr="009559BE" w14:paraId="0A26854E" w14:textId="77777777" w:rsidTr="00CD018F">
        <w:trPr>
          <w:trHeight w:val="20"/>
        </w:trPr>
        <w:tc>
          <w:tcPr>
            <w:tcW w:w="360" w:type="dxa"/>
            <w:gridSpan w:val="2"/>
            <w:tcBorders>
              <w:top w:val="single" w:sz="4" w:space="0" w:color="000000"/>
              <w:left w:val="single" w:sz="4" w:space="0" w:color="000000"/>
              <w:bottom w:val="single" w:sz="4" w:space="0" w:color="000000"/>
              <w:right w:val="single" w:sz="4" w:space="0" w:color="auto"/>
            </w:tcBorders>
          </w:tcPr>
          <w:p w14:paraId="44A70899" w14:textId="77777777" w:rsidR="008250E0" w:rsidRPr="009559BE" w:rsidRDefault="008250E0" w:rsidP="008250E0">
            <w:pPr>
              <w:spacing w:after="0"/>
              <w:rPr>
                <w:rFonts w:eastAsia="Calibri" w:cs="Times New Roman"/>
                <w:w w:val="105"/>
              </w:rPr>
            </w:pPr>
          </w:p>
        </w:tc>
        <w:tc>
          <w:tcPr>
            <w:tcW w:w="4680" w:type="dxa"/>
            <w:tcBorders>
              <w:top w:val="single" w:sz="4" w:space="0" w:color="000000"/>
              <w:left w:val="single" w:sz="4" w:space="0" w:color="auto"/>
              <w:bottom w:val="single" w:sz="4" w:space="0" w:color="000000"/>
            </w:tcBorders>
          </w:tcPr>
          <w:p w14:paraId="5701A036" w14:textId="20ECD472" w:rsidR="008250E0" w:rsidRPr="009559BE" w:rsidRDefault="008250E0" w:rsidP="008250E0">
            <w:pPr>
              <w:spacing w:after="0"/>
              <w:rPr>
                <w:rFonts w:eastAsia="Calibri" w:cs="Times New Roman"/>
                <w:w w:val="105"/>
              </w:rPr>
            </w:pPr>
            <w:r w:rsidRPr="009559BE">
              <w:rPr>
                <w:w w:val="105"/>
              </w:rPr>
              <w:t xml:space="preserve">N26. Is the respondent’s house painted? </w:t>
            </w:r>
            <w:r w:rsidRPr="009559BE">
              <w:rPr>
                <w:w w:val="105"/>
              </w:rPr>
              <w:lastRenderedPageBreak/>
              <w:t>(</w:t>
            </w:r>
            <w:proofErr w:type="spellStart"/>
            <w:r w:rsidRPr="009559BE">
              <w:rPr>
                <w:b/>
                <w:w w:val="105"/>
              </w:rPr>
              <w:t>housepaint</w:t>
            </w:r>
            <w:proofErr w:type="spellEnd"/>
            <w:r w:rsidRPr="009559BE">
              <w:rPr>
                <w:w w:val="105"/>
              </w:rPr>
              <w:t>)</w:t>
            </w:r>
          </w:p>
        </w:tc>
        <w:tc>
          <w:tcPr>
            <w:tcW w:w="4338" w:type="dxa"/>
            <w:gridSpan w:val="4"/>
            <w:tcBorders>
              <w:top w:val="single" w:sz="4" w:space="0" w:color="000000"/>
              <w:bottom w:val="single" w:sz="4" w:space="0" w:color="000000"/>
              <w:right w:val="single" w:sz="18" w:space="0" w:color="000000"/>
            </w:tcBorders>
          </w:tcPr>
          <w:p w14:paraId="746C1BCB" w14:textId="77777777" w:rsidR="008250E0" w:rsidRPr="009559BE" w:rsidRDefault="008250E0" w:rsidP="008250E0">
            <w:pPr>
              <w:spacing w:after="0"/>
            </w:pPr>
            <w:r w:rsidRPr="009559BE">
              <w:lastRenderedPageBreak/>
              <w:t>1=No</w:t>
            </w:r>
          </w:p>
          <w:p w14:paraId="72733553" w14:textId="77777777" w:rsidR="008250E0" w:rsidRPr="009559BE" w:rsidRDefault="008250E0" w:rsidP="008250E0">
            <w:pPr>
              <w:spacing w:after="0"/>
            </w:pPr>
            <w:r w:rsidRPr="009559BE">
              <w:lastRenderedPageBreak/>
              <w:t>2=Yes</w:t>
            </w:r>
            <w:r w:rsidRPr="009559BE" w:rsidDel="00226116">
              <w:t xml:space="preserve"> </w:t>
            </w:r>
          </w:p>
          <w:p w14:paraId="48D1B7A6" w14:textId="77777777" w:rsidR="008250E0" w:rsidRPr="009559BE" w:rsidRDefault="008250E0" w:rsidP="008250E0">
            <w:pPr>
              <w:spacing w:after="0"/>
            </w:pPr>
            <w:r w:rsidRPr="009559BE">
              <w:t>888=Don’t know</w:t>
            </w:r>
          </w:p>
          <w:p w14:paraId="307F36F1" w14:textId="77777777" w:rsidR="008250E0" w:rsidRPr="009559BE" w:rsidRDefault="008250E0" w:rsidP="008250E0">
            <w:pPr>
              <w:spacing w:after="0"/>
            </w:pPr>
            <w:r w:rsidRPr="009559BE">
              <w:t>999=Prefer not to respond</w:t>
            </w:r>
          </w:p>
        </w:tc>
        <w:tc>
          <w:tcPr>
            <w:tcW w:w="703" w:type="dxa"/>
            <w:tcBorders>
              <w:top w:val="single" w:sz="18" w:space="0" w:color="000000"/>
              <w:left w:val="single" w:sz="18" w:space="0" w:color="000000"/>
              <w:bottom w:val="single" w:sz="18" w:space="0" w:color="000000"/>
              <w:right w:val="single" w:sz="18" w:space="0" w:color="000000"/>
            </w:tcBorders>
          </w:tcPr>
          <w:p w14:paraId="1B6B9B03"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lastRenderedPageBreak/>
              <w:t>(Code)</w:t>
            </w:r>
          </w:p>
        </w:tc>
      </w:tr>
    </w:tbl>
    <w:p w14:paraId="3917AC56" w14:textId="77777777" w:rsidR="00DA7C5C" w:rsidRPr="009559BE" w:rsidRDefault="00DA7C5C" w:rsidP="001512DD">
      <w:pPr>
        <w:spacing w:after="0" w:line="240" w:lineRule="auto"/>
        <w:contextualSpacing/>
      </w:pPr>
    </w:p>
    <w:p w14:paraId="5C3B3B2E" w14:textId="20CA1854" w:rsidR="00DA7C5C" w:rsidRPr="009559BE" w:rsidRDefault="008250E0" w:rsidP="001512DD">
      <w:pPr>
        <w:spacing w:after="0" w:line="240" w:lineRule="auto"/>
        <w:contextualSpacing/>
        <w:rPr>
          <w:rFonts w:cs="Times New Roman"/>
        </w:rPr>
      </w:pPr>
      <w:r w:rsidRPr="009559BE">
        <w:rPr>
          <w:rFonts w:cs="Times New Roman"/>
        </w:rPr>
        <w:t>Please tell me how much your household spent on the following items in the past month.</w:t>
      </w:r>
    </w:p>
    <w:tbl>
      <w:tblPr>
        <w:tblW w:w="10090" w:type="dxa"/>
        <w:tblInd w:w="-5" w:type="dxa"/>
        <w:tblLayout w:type="fixed"/>
        <w:tblCellMar>
          <w:left w:w="29" w:type="dxa"/>
          <w:right w:w="29" w:type="dxa"/>
        </w:tblCellMar>
        <w:tblLook w:val="0000" w:firstRow="0" w:lastRow="0" w:firstColumn="0" w:lastColumn="0" w:noHBand="0" w:noVBand="0"/>
      </w:tblPr>
      <w:tblGrid>
        <w:gridCol w:w="359"/>
        <w:gridCol w:w="7206"/>
        <w:gridCol w:w="2525"/>
      </w:tblGrid>
      <w:tr w:rsidR="008250E0" w:rsidRPr="009559BE" w14:paraId="32DB6430"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8F5D7DD"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4A67166C" w14:textId="6EC50B33" w:rsidR="008250E0" w:rsidRPr="009559BE" w:rsidRDefault="008250E0" w:rsidP="008250E0">
            <w:pPr>
              <w:spacing w:after="0"/>
              <w:rPr>
                <w:w w:val="105"/>
              </w:rPr>
            </w:pPr>
            <w:r w:rsidRPr="009559BE">
              <w:rPr>
                <w:rFonts w:cs="Times New Roman"/>
                <w:bCs/>
              </w:rPr>
              <w:t>Food (purchased)</w:t>
            </w:r>
          </w:p>
        </w:tc>
        <w:tc>
          <w:tcPr>
            <w:tcW w:w="2525" w:type="dxa"/>
            <w:tcBorders>
              <w:top w:val="single" w:sz="18" w:space="0" w:color="000000"/>
              <w:left w:val="single" w:sz="18" w:space="0" w:color="000000"/>
              <w:bottom w:val="single" w:sz="18" w:space="0" w:color="000000"/>
              <w:right w:val="single" w:sz="18" w:space="0" w:color="000000"/>
            </w:tcBorders>
          </w:tcPr>
          <w:p w14:paraId="6FD3FE9B"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49EB3D72"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59F6439"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6ED4AFED" w14:textId="184B932C" w:rsidR="008250E0" w:rsidRPr="009559BE" w:rsidRDefault="008250E0" w:rsidP="008250E0">
            <w:pPr>
              <w:spacing w:after="0"/>
              <w:rPr>
                <w:w w:val="105"/>
              </w:rPr>
            </w:pPr>
            <w:r w:rsidRPr="009559BE">
              <w:rPr>
                <w:rFonts w:cs="Times New Roman"/>
                <w:bCs/>
              </w:rPr>
              <w:t>Domestic energy</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706E1367"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bl>
    <w:p w14:paraId="092F91C4" w14:textId="77777777" w:rsidR="008250E0" w:rsidRPr="009559BE" w:rsidRDefault="008250E0" w:rsidP="008250E0">
      <w:pPr>
        <w:spacing w:after="0" w:line="240" w:lineRule="auto"/>
        <w:contextualSpacing/>
      </w:pPr>
    </w:p>
    <w:p w14:paraId="73E40271" w14:textId="35FBCADD" w:rsidR="008250E0" w:rsidRPr="009559BE" w:rsidRDefault="008250E0" w:rsidP="008250E0">
      <w:pPr>
        <w:spacing w:after="0" w:line="240" w:lineRule="auto"/>
        <w:contextualSpacing/>
      </w:pPr>
      <w:r w:rsidRPr="009559BE">
        <w:t>Please tell me how much your household spent on the following items in the past year.</w:t>
      </w:r>
    </w:p>
    <w:tbl>
      <w:tblPr>
        <w:tblW w:w="10090" w:type="dxa"/>
        <w:tblInd w:w="-5" w:type="dxa"/>
        <w:tblLayout w:type="fixed"/>
        <w:tblCellMar>
          <w:left w:w="29" w:type="dxa"/>
          <w:right w:w="29" w:type="dxa"/>
        </w:tblCellMar>
        <w:tblLook w:val="0000" w:firstRow="0" w:lastRow="0" w:firstColumn="0" w:lastColumn="0" w:noHBand="0" w:noVBand="0"/>
      </w:tblPr>
      <w:tblGrid>
        <w:gridCol w:w="359"/>
        <w:gridCol w:w="7206"/>
        <w:gridCol w:w="2525"/>
      </w:tblGrid>
      <w:tr w:rsidR="008250E0" w:rsidRPr="009559BE" w14:paraId="04E1A3BB"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0A10EF6"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DC7D753" w14:textId="0CF2FEA1" w:rsidR="008250E0" w:rsidRPr="009559BE" w:rsidRDefault="008250E0" w:rsidP="008250E0">
            <w:pPr>
              <w:spacing w:after="0"/>
              <w:rPr>
                <w:w w:val="105"/>
              </w:rPr>
            </w:pPr>
            <w:r w:rsidRPr="009559BE">
              <w:rPr>
                <w:rFonts w:cs="Times New Roman"/>
                <w:bCs/>
              </w:rPr>
              <w:t xml:space="preserve">Education </w:t>
            </w:r>
          </w:p>
        </w:tc>
        <w:tc>
          <w:tcPr>
            <w:tcW w:w="2525" w:type="dxa"/>
            <w:tcBorders>
              <w:top w:val="single" w:sz="18" w:space="0" w:color="000000"/>
              <w:left w:val="single" w:sz="18" w:space="0" w:color="000000"/>
              <w:bottom w:val="single" w:sz="18" w:space="0" w:color="000000"/>
              <w:right w:val="single" w:sz="18" w:space="0" w:color="000000"/>
            </w:tcBorders>
          </w:tcPr>
          <w:p w14:paraId="169C4A78"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B8B7746"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F52F102"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BF4BCC9" w14:textId="611F1EFC" w:rsidR="008250E0" w:rsidRPr="009559BE" w:rsidRDefault="008250E0" w:rsidP="008250E0">
            <w:pPr>
              <w:spacing w:after="0"/>
              <w:rPr>
                <w:w w:val="105"/>
              </w:rPr>
            </w:pPr>
            <w:r w:rsidRPr="009559BE">
              <w:rPr>
                <w:rFonts w:cs="Times New Roman"/>
                <w:bCs/>
              </w:rPr>
              <w:t>Medical expenses</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46FB2371"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1EBB468"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06B8E60"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941B976" w14:textId="01F481BE" w:rsidR="008250E0" w:rsidRPr="009559BE" w:rsidRDefault="008250E0" w:rsidP="008250E0">
            <w:pPr>
              <w:spacing w:after="0"/>
              <w:rPr>
                <w:w w:val="105"/>
              </w:rPr>
            </w:pPr>
            <w:r w:rsidRPr="009559BE">
              <w:rPr>
                <w:rFonts w:cs="Times New Roman"/>
                <w:bCs/>
              </w:rPr>
              <w:t>Farm and Business Assets (durables)</w:t>
            </w:r>
          </w:p>
        </w:tc>
        <w:tc>
          <w:tcPr>
            <w:tcW w:w="2525" w:type="dxa"/>
            <w:tcBorders>
              <w:top w:val="single" w:sz="18" w:space="0" w:color="000000"/>
              <w:left w:val="single" w:sz="18" w:space="0" w:color="000000"/>
              <w:bottom w:val="single" w:sz="18" w:space="0" w:color="000000"/>
              <w:right w:val="single" w:sz="18" w:space="0" w:color="000000"/>
            </w:tcBorders>
          </w:tcPr>
          <w:p w14:paraId="4974D3BC"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5375811"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A74BCD7"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B7D73C0" w14:textId="1C22017C" w:rsidR="008250E0" w:rsidRPr="009559BE" w:rsidRDefault="008250E0" w:rsidP="008250E0">
            <w:pPr>
              <w:spacing w:after="0"/>
              <w:rPr>
                <w:w w:val="105"/>
              </w:rPr>
            </w:pPr>
            <w:r w:rsidRPr="009559BE">
              <w:rPr>
                <w:rFonts w:cs="Times New Roman"/>
                <w:bCs/>
              </w:rPr>
              <w:t>Veterinary costs</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36CE58F4"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46B641E6"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73A4C55"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728F2FA5" w14:textId="5F9FB303" w:rsidR="008250E0" w:rsidRPr="009559BE" w:rsidRDefault="008250E0" w:rsidP="008250E0">
            <w:pPr>
              <w:spacing w:after="0"/>
              <w:rPr>
                <w:w w:val="105"/>
              </w:rPr>
            </w:pPr>
            <w:r w:rsidRPr="009559BE">
              <w:rPr>
                <w:rFonts w:cs="Times New Roman"/>
                <w:bCs/>
              </w:rPr>
              <w:t xml:space="preserve">Fodder/feed </w:t>
            </w:r>
          </w:p>
        </w:tc>
        <w:tc>
          <w:tcPr>
            <w:tcW w:w="2525" w:type="dxa"/>
            <w:tcBorders>
              <w:top w:val="single" w:sz="18" w:space="0" w:color="000000"/>
              <w:left w:val="single" w:sz="18" w:space="0" w:color="000000"/>
              <w:bottom w:val="single" w:sz="18" w:space="0" w:color="000000"/>
              <w:right w:val="single" w:sz="18" w:space="0" w:color="000000"/>
            </w:tcBorders>
          </w:tcPr>
          <w:p w14:paraId="7A23B3D1"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236DD75"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90B00D3"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62B8A8D" w14:textId="0CA35714" w:rsidR="008250E0" w:rsidRPr="009559BE" w:rsidRDefault="008250E0" w:rsidP="008250E0">
            <w:pPr>
              <w:spacing w:after="0"/>
              <w:rPr>
                <w:w w:val="105"/>
              </w:rPr>
            </w:pPr>
            <w:r w:rsidRPr="009559BE">
              <w:rPr>
                <w:rFonts w:cs="Times New Roman"/>
                <w:bCs/>
              </w:rPr>
              <w:t>Agricultural inputs (fertilizer, pesticides, seeds, irrigation expenses)</w:t>
            </w:r>
          </w:p>
        </w:tc>
        <w:tc>
          <w:tcPr>
            <w:tcW w:w="2525" w:type="dxa"/>
            <w:tcBorders>
              <w:top w:val="single" w:sz="18" w:space="0" w:color="000000"/>
              <w:left w:val="single" w:sz="18" w:space="0" w:color="000000"/>
              <w:bottom w:val="single" w:sz="18" w:space="0" w:color="000000"/>
              <w:right w:val="single" w:sz="18" w:space="0" w:color="000000"/>
            </w:tcBorders>
          </w:tcPr>
          <w:p w14:paraId="1F6F0C48"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B698A13"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DDA86EE"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3771F80" w14:textId="71505DB3" w:rsidR="008250E0" w:rsidRPr="009559BE" w:rsidRDefault="008250E0" w:rsidP="008250E0">
            <w:pPr>
              <w:spacing w:after="0"/>
              <w:rPr>
                <w:w w:val="105"/>
              </w:rPr>
            </w:pPr>
            <w:r w:rsidRPr="009559BE">
              <w:rPr>
                <w:rFonts w:cs="Times New Roman"/>
                <w:bCs/>
              </w:rPr>
              <w:t xml:space="preserve">Bribes/fines </w:t>
            </w:r>
          </w:p>
        </w:tc>
        <w:tc>
          <w:tcPr>
            <w:tcW w:w="2525" w:type="dxa"/>
            <w:tcBorders>
              <w:top w:val="single" w:sz="18" w:space="0" w:color="000000"/>
              <w:left w:val="single" w:sz="18" w:space="0" w:color="000000"/>
              <w:bottom w:val="single" w:sz="18" w:space="0" w:color="000000"/>
              <w:right w:val="single" w:sz="18" w:space="0" w:color="000000"/>
            </w:tcBorders>
          </w:tcPr>
          <w:p w14:paraId="5C001D1B"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EA33726"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AE2B8A4"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6D25F32" w14:textId="33278826" w:rsidR="008250E0" w:rsidRPr="009559BE" w:rsidRDefault="008250E0" w:rsidP="008250E0">
            <w:pPr>
              <w:spacing w:after="0"/>
              <w:rPr>
                <w:w w:val="105"/>
              </w:rPr>
            </w:pPr>
            <w:r w:rsidRPr="009559BE">
              <w:rPr>
                <w:rFonts w:cs="Times New Roman"/>
                <w:bCs/>
              </w:rPr>
              <w:t xml:space="preserve">Household durables (ex. </w:t>
            </w:r>
            <w:proofErr w:type="spellStart"/>
            <w:r w:rsidRPr="009559BE">
              <w:rPr>
                <w:rFonts w:cs="Times New Roman"/>
                <w:bCs/>
              </w:rPr>
              <w:t>Tv</w:t>
            </w:r>
            <w:proofErr w:type="spellEnd"/>
            <w:r w:rsidRPr="009559BE">
              <w:rPr>
                <w:rFonts w:cs="Times New Roman"/>
                <w:bCs/>
              </w:rPr>
              <w:t>, phones, furniture, etc.)</w:t>
            </w:r>
          </w:p>
        </w:tc>
        <w:tc>
          <w:tcPr>
            <w:tcW w:w="2525" w:type="dxa"/>
            <w:tcBorders>
              <w:top w:val="single" w:sz="18" w:space="0" w:color="000000"/>
              <w:left w:val="single" w:sz="18" w:space="0" w:color="000000"/>
              <w:bottom w:val="single" w:sz="18" w:space="0" w:color="000000"/>
              <w:right w:val="single" w:sz="18" w:space="0" w:color="000000"/>
            </w:tcBorders>
          </w:tcPr>
          <w:p w14:paraId="1F9ABF22"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3FA237BC"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6875E56"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323ABF31" w14:textId="0E9EF7D8" w:rsidR="008250E0" w:rsidRPr="009559BE" w:rsidRDefault="008250E0" w:rsidP="008250E0">
            <w:pPr>
              <w:spacing w:after="0"/>
              <w:rPr>
                <w:w w:val="105"/>
              </w:rPr>
            </w:pPr>
            <w:r w:rsidRPr="009559BE">
              <w:rPr>
                <w:rFonts w:cs="Times New Roman"/>
                <w:bCs/>
              </w:rPr>
              <w:t xml:space="preserve">Loan repayment/ Interest on loans </w:t>
            </w:r>
          </w:p>
        </w:tc>
        <w:tc>
          <w:tcPr>
            <w:tcW w:w="2525" w:type="dxa"/>
            <w:tcBorders>
              <w:top w:val="single" w:sz="18" w:space="0" w:color="000000"/>
              <w:left w:val="single" w:sz="18" w:space="0" w:color="000000"/>
              <w:bottom w:val="single" w:sz="18" w:space="0" w:color="000000"/>
              <w:right w:val="single" w:sz="18" w:space="0" w:color="000000"/>
            </w:tcBorders>
          </w:tcPr>
          <w:p w14:paraId="12C58C40"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5629BB4F"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D4101E2"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1F22C18" w14:textId="0396CB60" w:rsidR="008250E0" w:rsidRPr="009559BE" w:rsidRDefault="008250E0" w:rsidP="008250E0">
            <w:pPr>
              <w:spacing w:after="0"/>
              <w:rPr>
                <w:w w:val="105"/>
              </w:rPr>
            </w:pPr>
            <w:r w:rsidRPr="009559BE">
              <w:rPr>
                <w:rFonts w:cs="Times New Roman"/>
                <w:bCs/>
              </w:rPr>
              <w:t>Clothing</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52926B43"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5ABBD382"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1A03BAF7"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C285379" w14:textId="4B04D44D" w:rsidR="008250E0" w:rsidRPr="009559BE" w:rsidRDefault="008250E0" w:rsidP="008250E0">
            <w:pPr>
              <w:spacing w:after="0"/>
              <w:rPr>
                <w:w w:val="105"/>
              </w:rPr>
            </w:pPr>
            <w:r w:rsidRPr="009559BE">
              <w:rPr>
                <w:rFonts w:cs="Times New Roman"/>
                <w:bCs/>
              </w:rPr>
              <w:t xml:space="preserve">Festivals or celebrations </w:t>
            </w:r>
          </w:p>
        </w:tc>
        <w:tc>
          <w:tcPr>
            <w:tcW w:w="2525" w:type="dxa"/>
            <w:tcBorders>
              <w:top w:val="single" w:sz="18" w:space="0" w:color="000000"/>
              <w:left w:val="single" w:sz="18" w:space="0" w:color="000000"/>
              <w:bottom w:val="single" w:sz="18" w:space="0" w:color="000000"/>
              <w:right w:val="single" w:sz="18" w:space="0" w:color="000000"/>
            </w:tcBorders>
          </w:tcPr>
          <w:p w14:paraId="52171635"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bl>
    <w:p w14:paraId="04141B3F" w14:textId="77777777" w:rsidR="008250E0" w:rsidRPr="009559BE" w:rsidRDefault="008250E0" w:rsidP="001512DD">
      <w:pPr>
        <w:spacing w:after="0" w:line="240" w:lineRule="auto"/>
        <w:contextualSpacing/>
      </w:pP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4319"/>
        <w:gridCol w:w="722"/>
      </w:tblGrid>
      <w:tr w:rsidR="008250E0" w:rsidRPr="009559BE" w14:paraId="34BC14AD"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CF11DA7" w14:textId="77777777" w:rsidR="008250E0" w:rsidRPr="009559BE" w:rsidRDefault="008250E0" w:rsidP="008250E0">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490B8E39" w14:textId="67B4D7BF" w:rsidR="008250E0" w:rsidRPr="009559BE" w:rsidRDefault="008250E0" w:rsidP="008250E0">
            <w:pPr>
              <w:spacing w:after="0"/>
              <w:rPr>
                <w:color w:val="000000"/>
              </w:rPr>
            </w:pPr>
            <w:r w:rsidRPr="009559BE">
              <w:rPr>
                <w:rFonts w:cs="TimesNewRomanPSMT"/>
              </w:rPr>
              <w:t>What is the primary type of fuel that your household utilizes for cooking?</w:t>
            </w:r>
          </w:p>
        </w:tc>
        <w:tc>
          <w:tcPr>
            <w:tcW w:w="4319" w:type="dxa"/>
            <w:tcBorders>
              <w:top w:val="single" w:sz="4" w:space="0" w:color="000000"/>
              <w:bottom w:val="single" w:sz="4" w:space="0" w:color="000000"/>
              <w:right w:val="single" w:sz="18" w:space="0" w:color="000000"/>
            </w:tcBorders>
          </w:tcPr>
          <w:p w14:paraId="5B5BF29A" w14:textId="1FC5A490" w:rsidR="008250E0" w:rsidRPr="009559BE" w:rsidRDefault="008250E0" w:rsidP="008250E0">
            <w:pPr>
              <w:spacing w:after="0"/>
              <w:rPr>
                <w:rFonts w:cs="Times New Roman"/>
                <w:w w:val="105"/>
              </w:rPr>
            </w:pPr>
            <w:r w:rsidRPr="009559BE">
              <w:rPr>
                <w:rFonts w:cs="Times New Roman"/>
                <w:w w:val="105"/>
              </w:rPr>
              <w:t>1=Electricity or gas</w:t>
            </w:r>
          </w:p>
          <w:p w14:paraId="7176EC3D" w14:textId="7C46EA8C" w:rsidR="008250E0" w:rsidRPr="009559BE" w:rsidRDefault="008250E0" w:rsidP="008250E0">
            <w:pPr>
              <w:spacing w:after="0"/>
              <w:rPr>
                <w:rFonts w:cs="Times New Roman"/>
                <w:w w:val="105"/>
              </w:rPr>
            </w:pPr>
            <w:r w:rsidRPr="009559BE">
              <w:rPr>
                <w:rFonts w:cs="Times New Roman"/>
                <w:w w:val="105"/>
              </w:rPr>
              <w:t>2=Oil</w:t>
            </w:r>
          </w:p>
          <w:p w14:paraId="7A51C862" w14:textId="47A0EC94" w:rsidR="008250E0" w:rsidRPr="009559BE" w:rsidRDefault="008250E0" w:rsidP="008250E0">
            <w:pPr>
              <w:spacing w:after="0"/>
              <w:rPr>
                <w:rFonts w:cs="Times New Roman"/>
                <w:w w:val="105"/>
              </w:rPr>
            </w:pPr>
            <w:r w:rsidRPr="009559BE">
              <w:rPr>
                <w:rFonts w:cs="Times New Roman"/>
                <w:w w:val="105"/>
              </w:rPr>
              <w:t>3=Wood</w:t>
            </w:r>
          </w:p>
          <w:p w14:paraId="2E814AEB" w14:textId="03A0BD04" w:rsidR="008250E0" w:rsidRPr="009559BE" w:rsidRDefault="008250E0" w:rsidP="008250E0">
            <w:pPr>
              <w:spacing w:after="0"/>
              <w:rPr>
                <w:rFonts w:cs="Times New Roman"/>
                <w:w w:val="105"/>
              </w:rPr>
            </w:pPr>
            <w:r w:rsidRPr="009559BE">
              <w:rPr>
                <w:rFonts w:cs="Times New Roman"/>
                <w:w w:val="105"/>
              </w:rPr>
              <w:t>4=Charcoal</w:t>
            </w:r>
          </w:p>
          <w:p w14:paraId="3123E1D4" w14:textId="487FEE5C" w:rsidR="008250E0" w:rsidRPr="009559BE" w:rsidRDefault="008250E0" w:rsidP="008250E0">
            <w:pPr>
              <w:spacing w:after="0"/>
              <w:rPr>
                <w:rFonts w:cs="Times New Roman"/>
                <w:w w:val="105"/>
              </w:rPr>
            </w:pPr>
            <w:r w:rsidRPr="009559BE">
              <w:rPr>
                <w:rFonts w:cs="Times New Roman"/>
                <w:w w:val="105"/>
              </w:rPr>
              <w:t>5=small sticks or scrap wood</w:t>
            </w:r>
          </w:p>
          <w:p w14:paraId="091769A4" w14:textId="3409DFBC" w:rsidR="008250E0" w:rsidRPr="009559BE" w:rsidRDefault="008250E0" w:rsidP="008250E0">
            <w:pPr>
              <w:spacing w:after="0"/>
              <w:rPr>
                <w:rFonts w:cs="Times New Roman"/>
                <w:w w:val="105"/>
              </w:rPr>
            </w:pPr>
            <w:r w:rsidRPr="009559BE">
              <w:rPr>
                <w:rFonts w:cs="Times New Roman"/>
                <w:w w:val="105"/>
              </w:rPr>
              <w:t>6=Weeds, leaves, dung</w:t>
            </w:r>
          </w:p>
          <w:p w14:paraId="2A4723B4" w14:textId="6AA10DDE" w:rsidR="008250E0" w:rsidRPr="009559BE" w:rsidRDefault="008250E0" w:rsidP="008250E0">
            <w:pPr>
              <w:spacing w:after="0"/>
            </w:pPr>
            <w:r w:rsidRPr="009559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063184B0"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3D2E2587" w14:textId="77777777" w:rsidTr="00E3458F">
        <w:trPr>
          <w:trHeight w:val="20"/>
        </w:trPr>
        <w:tc>
          <w:tcPr>
            <w:tcW w:w="359" w:type="dxa"/>
            <w:tcBorders>
              <w:top w:val="single" w:sz="6" w:space="0" w:color="000000"/>
              <w:left w:val="single" w:sz="6" w:space="0" w:color="000000"/>
              <w:bottom w:val="single" w:sz="6" w:space="0" w:color="000000"/>
              <w:right w:val="single" w:sz="6" w:space="0" w:color="000000"/>
            </w:tcBorders>
          </w:tcPr>
          <w:p w14:paraId="6A7CF8B4" w14:textId="77777777" w:rsidR="008250E0" w:rsidRPr="009559BE" w:rsidRDefault="008250E0" w:rsidP="008250E0">
            <w:pPr>
              <w:spacing w:afterLines="20" w:after="48" w:line="240" w:lineRule="auto"/>
              <w:ind w:left="119"/>
              <w:contextualSpacing/>
              <w:rPr>
                <w:w w:val="105"/>
              </w:rPr>
            </w:pPr>
          </w:p>
        </w:tc>
        <w:tc>
          <w:tcPr>
            <w:tcW w:w="4680" w:type="dxa"/>
            <w:tcBorders>
              <w:top w:val="single" w:sz="6" w:space="0" w:color="000000"/>
              <w:left w:val="single" w:sz="6" w:space="0" w:color="000000"/>
              <w:bottom w:val="single" w:sz="6" w:space="0" w:color="000000"/>
            </w:tcBorders>
          </w:tcPr>
          <w:p w14:paraId="575E0BE6" w14:textId="2E628429" w:rsidR="008250E0" w:rsidRPr="009559BE" w:rsidRDefault="008250E0" w:rsidP="008250E0">
            <w:pPr>
              <w:spacing w:afterLines="20" w:after="48" w:line="240" w:lineRule="auto"/>
              <w:contextualSpacing/>
              <w:rPr>
                <w:w w:val="105"/>
              </w:rPr>
            </w:pPr>
            <w:r w:rsidRPr="009559BE">
              <w:rPr>
                <w:w w:val="105"/>
              </w:rPr>
              <w:t xml:space="preserve">If “Other,” please specify? </w:t>
            </w:r>
          </w:p>
        </w:tc>
        <w:tc>
          <w:tcPr>
            <w:tcW w:w="5041" w:type="dxa"/>
            <w:gridSpan w:val="2"/>
            <w:tcBorders>
              <w:top w:val="single" w:sz="18" w:space="0" w:color="000000"/>
              <w:left w:val="single" w:sz="18" w:space="0" w:color="000000"/>
              <w:bottom w:val="single" w:sz="18" w:space="0" w:color="000000"/>
              <w:right w:val="single" w:sz="18" w:space="0" w:color="000000"/>
            </w:tcBorders>
          </w:tcPr>
          <w:p w14:paraId="4DFB4FB8" w14:textId="77777777" w:rsidR="008250E0" w:rsidRPr="009559BE" w:rsidRDefault="008250E0" w:rsidP="008250E0">
            <w:pPr>
              <w:spacing w:afterLines="20" w:after="48" w:line="240" w:lineRule="auto"/>
              <w:contextualSpacing/>
              <w:rPr>
                <w:i/>
              </w:rPr>
            </w:pPr>
            <w:r w:rsidRPr="009559BE">
              <w:rPr>
                <w:i/>
              </w:rPr>
              <w:t>(Text)</w:t>
            </w:r>
          </w:p>
        </w:tc>
      </w:tr>
    </w:tbl>
    <w:p w14:paraId="675A28AD" w14:textId="77777777" w:rsidR="00DA7C5C" w:rsidRDefault="00DA7C5C" w:rsidP="001512DD">
      <w:pPr>
        <w:spacing w:after="0" w:line="240" w:lineRule="auto"/>
        <w:contextualSpacing/>
      </w:pPr>
    </w:p>
    <w:p w14:paraId="1BAB879B" w14:textId="77777777" w:rsidR="00747FDE" w:rsidRPr="001512DD" w:rsidRDefault="00747FDE" w:rsidP="00747FDE">
      <w:pPr>
        <w:spacing w:after="0" w:line="240" w:lineRule="auto"/>
        <w:contextualSpacing/>
        <w:rPr>
          <w:b/>
        </w:rPr>
      </w:pPr>
      <w:commentRangeStart w:id="185"/>
      <w:r>
        <w:rPr>
          <w:b/>
        </w:rPr>
        <w:t>SECTION I</w:t>
      </w:r>
      <w:r w:rsidRPr="001512DD">
        <w:rPr>
          <w:b/>
        </w:rPr>
        <w:t>. CLIMATE CHANGE ADAPTATION</w:t>
      </w:r>
      <w:commentRangeEnd w:id="185"/>
      <w:r>
        <w:rPr>
          <w:rStyle w:val="CommentReference"/>
        </w:rPr>
        <w:commentReference w:id="185"/>
      </w:r>
    </w:p>
    <w:p w14:paraId="1E7DFF28" w14:textId="77777777" w:rsidR="00747FDE" w:rsidRPr="001512DD" w:rsidRDefault="00747FDE" w:rsidP="00747FDE">
      <w:pPr>
        <w:autoSpaceDE w:val="0"/>
        <w:autoSpaceDN w:val="0"/>
        <w:adjustRightInd w:val="0"/>
        <w:spacing w:after="0" w:line="240" w:lineRule="auto"/>
        <w:contextualSpacing/>
        <w:rPr>
          <w:rFonts w:cs="ArialNarrow"/>
        </w:rPr>
      </w:pPr>
      <w:r w:rsidRPr="001512DD">
        <w:t xml:space="preserve">We would like to learn about shocks from climate change and weather extremes that affected your household in the past 5 years. </w:t>
      </w:r>
      <w:r w:rsidRPr="001512DD">
        <w:rPr>
          <w:rFonts w:cs="ArialNarrow"/>
        </w:rPr>
        <w:t>Has this household been affected by a serious shock—an event that led to a serious reduction in your asset holdings, caused your household income to fall substantially or resulted in a significant reduction in consumption?</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78"/>
        <w:gridCol w:w="7"/>
        <w:gridCol w:w="2509"/>
        <w:gridCol w:w="1803"/>
        <w:gridCol w:w="31"/>
        <w:gridCol w:w="693"/>
      </w:tblGrid>
      <w:tr w:rsidR="00747FDE" w:rsidRPr="001512DD" w14:paraId="5AD44738" w14:textId="77777777" w:rsidTr="00747FDE">
        <w:trPr>
          <w:trHeight w:val="20"/>
        </w:trPr>
        <w:tc>
          <w:tcPr>
            <w:tcW w:w="359" w:type="dxa"/>
            <w:tcBorders>
              <w:top w:val="single" w:sz="4" w:space="0" w:color="000000"/>
              <w:left w:val="single" w:sz="4" w:space="0" w:color="000000"/>
              <w:bottom w:val="single" w:sz="4" w:space="0" w:color="000000"/>
              <w:right w:val="single" w:sz="4" w:space="0" w:color="auto"/>
            </w:tcBorders>
          </w:tcPr>
          <w:p w14:paraId="62B25DB2" w14:textId="77777777" w:rsidR="00747FDE" w:rsidRPr="001512DD" w:rsidRDefault="00747FDE" w:rsidP="00747FDE">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6FC17065" w14:textId="77777777" w:rsidR="00747FDE" w:rsidRPr="001512DD" w:rsidRDefault="00747FDE" w:rsidP="00747FDE">
            <w:pPr>
              <w:spacing w:after="0"/>
              <w:rPr>
                <w:rFonts w:eastAsia="Calibri" w:cs="Times New Roman"/>
                <w:w w:val="105"/>
              </w:rPr>
            </w:pPr>
            <w:r w:rsidRPr="001512DD">
              <w:rPr>
                <w:rFonts w:cs="ArialNarrow"/>
              </w:rPr>
              <w:t xml:space="preserve">In the past 5 years, has your household been affected by a </w:t>
            </w:r>
            <w:r w:rsidRPr="001512DD">
              <w:rPr>
                <w:rFonts w:cs="ArialNarrow"/>
                <w:b/>
              </w:rPr>
              <w:t>DROUGHT</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6B01C0C2" w14:textId="77777777" w:rsidR="00747FDE" w:rsidRPr="001512DD" w:rsidRDefault="00747FDE" w:rsidP="00747FDE">
            <w:pPr>
              <w:spacing w:after="0"/>
            </w:pPr>
            <w:r w:rsidRPr="001512DD">
              <w:t>1=No</w:t>
            </w:r>
          </w:p>
          <w:p w14:paraId="3D4CCC3C" w14:textId="77777777" w:rsidR="00747FDE" w:rsidRPr="001512DD" w:rsidRDefault="00747FDE" w:rsidP="00747FDE">
            <w:pPr>
              <w:spacing w:after="0"/>
            </w:pPr>
            <w:r w:rsidRPr="001512DD">
              <w:t>2=Yes</w:t>
            </w:r>
            <w:r w:rsidRPr="001512DD" w:rsidDel="00226116">
              <w:t xml:space="preserve"> </w:t>
            </w:r>
          </w:p>
          <w:p w14:paraId="4643FA14" w14:textId="77777777" w:rsidR="00747FDE" w:rsidRPr="001512DD" w:rsidRDefault="00747FDE" w:rsidP="00747FDE">
            <w:pPr>
              <w:spacing w:after="0"/>
            </w:pPr>
            <w:r w:rsidRPr="001512DD">
              <w:t>888=Don’t know</w:t>
            </w:r>
          </w:p>
          <w:p w14:paraId="38DDBAC4" w14:textId="77777777" w:rsidR="00747FDE" w:rsidRPr="001512DD" w:rsidRDefault="00747FDE" w:rsidP="00747FDE">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D52C174"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39768E2A" w14:textId="77777777" w:rsidTr="00747FDE">
        <w:trPr>
          <w:trHeight w:val="20"/>
        </w:trPr>
        <w:tc>
          <w:tcPr>
            <w:tcW w:w="359" w:type="dxa"/>
            <w:tcBorders>
              <w:top w:val="single" w:sz="4" w:space="0" w:color="000000"/>
              <w:left w:val="single" w:sz="4" w:space="0" w:color="000000"/>
              <w:bottom w:val="single" w:sz="4" w:space="0" w:color="000000"/>
              <w:right w:val="single" w:sz="4" w:space="0" w:color="auto"/>
            </w:tcBorders>
          </w:tcPr>
          <w:p w14:paraId="1CBD2582" w14:textId="77777777" w:rsidR="00747FDE" w:rsidRPr="001512DD" w:rsidRDefault="00747FDE" w:rsidP="00747FDE">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1F54B0DD" w14:textId="77777777" w:rsidR="00747FDE" w:rsidRPr="001512DD" w:rsidRDefault="00747FDE" w:rsidP="00747FDE">
            <w:pPr>
              <w:spacing w:after="0"/>
              <w:rPr>
                <w:w w:val="105"/>
              </w:rPr>
            </w:pPr>
            <w:r w:rsidRPr="001512DD">
              <w:rPr>
                <w:rFonts w:cs="ArialNarrow"/>
              </w:rPr>
              <w:t>If yes, what years was your HH affected by the drought? (</w:t>
            </w:r>
            <w:proofErr w:type="gramStart"/>
            <w:r w:rsidRPr="001512DD">
              <w:rPr>
                <w:rFonts w:cs="ArialNarrow"/>
              </w:rPr>
              <w:t>drop</w:t>
            </w:r>
            <w:proofErr w:type="gramEnd"/>
            <w:r w:rsidRPr="001512DD">
              <w:rPr>
                <w:rFonts w:cs="ArialNarrow"/>
              </w:rPr>
              <w:t xml:space="preserve"> down)</w:t>
            </w:r>
          </w:p>
        </w:tc>
        <w:tc>
          <w:tcPr>
            <w:tcW w:w="2527" w:type="dxa"/>
            <w:gridSpan w:val="3"/>
            <w:tcBorders>
              <w:top w:val="single" w:sz="18" w:space="0" w:color="000000"/>
              <w:left w:val="single" w:sz="18" w:space="0" w:color="000000"/>
              <w:bottom w:val="single" w:sz="18" w:space="0" w:color="000000"/>
              <w:right w:val="single" w:sz="18" w:space="0" w:color="000000"/>
            </w:tcBorders>
          </w:tcPr>
          <w:p w14:paraId="0F11D073" w14:textId="77777777" w:rsidR="00747FDE" w:rsidRPr="001512DD" w:rsidRDefault="00747FDE" w:rsidP="00747FDE">
            <w:pPr>
              <w:spacing w:after="0"/>
              <w:rPr>
                <w:i/>
                <w:color w:val="A6A6A6" w:themeColor="background1" w:themeShade="A6"/>
              </w:rPr>
            </w:pPr>
            <w:r w:rsidRPr="001512DD">
              <w:rPr>
                <w:i/>
                <w:color w:val="A6A6A6" w:themeColor="background1" w:themeShade="A6"/>
              </w:rPr>
              <w:t>(Integer)</w:t>
            </w:r>
          </w:p>
        </w:tc>
      </w:tr>
      <w:tr w:rsidR="00747FDE" w:rsidRPr="001512DD" w14:paraId="7EECC431" w14:textId="77777777" w:rsidTr="00747FDE">
        <w:trPr>
          <w:trHeight w:val="20"/>
        </w:trPr>
        <w:tc>
          <w:tcPr>
            <w:tcW w:w="359" w:type="dxa"/>
            <w:tcBorders>
              <w:top w:val="single" w:sz="4" w:space="0" w:color="000000"/>
              <w:left w:val="single" w:sz="4" w:space="0" w:color="000000"/>
              <w:bottom w:val="single" w:sz="4" w:space="0" w:color="000000"/>
              <w:right w:val="single" w:sz="4" w:space="0" w:color="auto"/>
            </w:tcBorders>
          </w:tcPr>
          <w:p w14:paraId="1438B88D" w14:textId="77777777" w:rsidR="00747FDE" w:rsidRPr="001512DD" w:rsidRDefault="00747FDE" w:rsidP="00747FDE">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5F0CC426" w14:textId="77777777" w:rsidR="00747FDE" w:rsidRPr="001512DD" w:rsidRDefault="00747FDE" w:rsidP="00747FDE">
            <w:pPr>
              <w:spacing w:after="0"/>
              <w:rPr>
                <w:w w:val="105"/>
              </w:rPr>
            </w:pPr>
            <w:r w:rsidRPr="001512DD">
              <w:rPr>
                <w:rFonts w:cs="ArialNarrow"/>
              </w:rPr>
              <w:t>If more than one year – what year did your HH experience the worst drought?</w:t>
            </w:r>
          </w:p>
        </w:tc>
        <w:tc>
          <w:tcPr>
            <w:tcW w:w="2527" w:type="dxa"/>
            <w:gridSpan w:val="3"/>
            <w:tcBorders>
              <w:top w:val="single" w:sz="18" w:space="0" w:color="000000"/>
              <w:left w:val="single" w:sz="18" w:space="0" w:color="000000"/>
              <w:bottom w:val="single" w:sz="18" w:space="0" w:color="000000"/>
              <w:right w:val="single" w:sz="18" w:space="0" w:color="000000"/>
            </w:tcBorders>
          </w:tcPr>
          <w:p w14:paraId="07CDD839" w14:textId="77777777" w:rsidR="00747FDE" w:rsidRPr="001512DD" w:rsidRDefault="00747FDE" w:rsidP="00747FDE">
            <w:pPr>
              <w:spacing w:after="0"/>
              <w:rPr>
                <w:i/>
                <w:color w:val="A6A6A6" w:themeColor="background1" w:themeShade="A6"/>
              </w:rPr>
            </w:pPr>
            <w:r w:rsidRPr="001512DD">
              <w:rPr>
                <w:i/>
                <w:color w:val="A6A6A6" w:themeColor="background1" w:themeShade="A6"/>
              </w:rPr>
              <w:t>(Integer)</w:t>
            </w:r>
          </w:p>
        </w:tc>
      </w:tr>
      <w:tr w:rsidR="00747FDE" w:rsidRPr="001512DD" w14:paraId="7E36A7F2"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5C2F8290"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5B0A468" w14:textId="77777777" w:rsidR="00747FDE" w:rsidRPr="001512DD" w:rsidRDefault="00747FDE" w:rsidP="00747FDE">
            <w:pPr>
              <w:spacing w:after="0"/>
              <w:rPr>
                <w:color w:val="000000"/>
              </w:rPr>
            </w:pPr>
            <w:r w:rsidRPr="001512DD">
              <w:rPr>
                <w:rFonts w:cs="ArialNarrow"/>
              </w:rPr>
              <w:t>Thinking of the worst drought, how well or poorly was your household able to respond to the drought?</w:t>
            </w:r>
          </w:p>
        </w:tc>
        <w:tc>
          <w:tcPr>
            <w:tcW w:w="4319" w:type="dxa"/>
            <w:gridSpan w:val="3"/>
            <w:tcBorders>
              <w:top w:val="single" w:sz="4" w:space="0" w:color="000000"/>
              <w:bottom w:val="single" w:sz="4" w:space="0" w:color="000000"/>
              <w:right w:val="single" w:sz="18" w:space="0" w:color="000000"/>
            </w:tcBorders>
          </w:tcPr>
          <w:p w14:paraId="049FF84F" w14:textId="77777777" w:rsidR="00747FDE" w:rsidRPr="001512DD" w:rsidRDefault="00747FDE" w:rsidP="00747FDE">
            <w:pPr>
              <w:spacing w:after="0"/>
              <w:rPr>
                <w:rFonts w:cs="Times New Roman"/>
                <w:w w:val="105"/>
              </w:rPr>
            </w:pPr>
            <w:r w:rsidRPr="001512DD">
              <w:rPr>
                <w:rFonts w:cs="Times New Roman"/>
                <w:w w:val="105"/>
              </w:rPr>
              <w:t>1=Very well</w:t>
            </w:r>
          </w:p>
          <w:p w14:paraId="0805AFF7" w14:textId="77777777" w:rsidR="00747FDE" w:rsidRPr="001512DD" w:rsidRDefault="00747FDE" w:rsidP="00747FDE">
            <w:pPr>
              <w:spacing w:after="0"/>
              <w:rPr>
                <w:rFonts w:cs="Times New Roman"/>
                <w:w w:val="105"/>
              </w:rPr>
            </w:pPr>
            <w:r w:rsidRPr="001512DD">
              <w:rPr>
                <w:rFonts w:cs="Times New Roman"/>
                <w:w w:val="105"/>
              </w:rPr>
              <w:t>2=Somewhat well</w:t>
            </w:r>
          </w:p>
          <w:p w14:paraId="5D3C5239" w14:textId="77777777" w:rsidR="00747FDE" w:rsidRPr="001512DD" w:rsidRDefault="00747FDE" w:rsidP="00747FDE">
            <w:pPr>
              <w:spacing w:after="0"/>
              <w:rPr>
                <w:rFonts w:cs="Times New Roman"/>
                <w:w w:val="105"/>
              </w:rPr>
            </w:pPr>
            <w:r w:rsidRPr="001512DD">
              <w:rPr>
                <w:rFonts w:cs="Times New Roman"/>
                <w:w w:val="105"/>
              </w:rPr>
              <w:t>3=Neutral response</w:t>
            </w:r>
          </w:p>
          <w:p w14:paraId="6E2B3716" w14:textId="77777777" w:rsidR="00747FDE" w:rsidRPr="001512DD" w:rsidRDefault="00747FDE" w:rsidP="00747FDE">
            <w:pPr>
              <w:spacing w:after="0"/>
              <w:rPr>
                <w:rFonts w:cs="Times New Roman"/>
                <w:w w:val="105"/>
              </w:rPr>
            </w:pPr>
            <w:r w:rsidRPr="001512DD">
              <w:rPr>
                <w:rFonts w:cs="Times New Roman"/>
                <w:w w:val="105"/>
              </w:rPr>
              <w:t>4=Somewhat poorly</w:t>
            </w:r>
          </w:p>
          <w:p w14:paraId="0AED33CB" w14:textId="77777777" w:rsidR="00747FDE" w:rsidRPr="001512DD" w:rsidRDefault="00747FDE" w:rsidP="00747FDE">
            <w:pPr>
              <w:spacing w:after="0"/>
              <w:rPr>
                <w:rFonts w:cs="Times New Roman"/>
                <w:w w:val="105"/>
              </w:rPr>
            </w:pPr>
            <w:r w:rsidRPr="001512DD">
              <w:rPr>
                <w:rFonts w:cs="Times New Roman"/>
                <w:w w:val="105"/>
              </w:rPr>
              <w:t>5=Very poorly</w:t>
            </w:r>
          </w:p>
          <w:p w14:paraId="48E89C55" w14:textId="77777777" w:rsidR="00747FDE" w:rsidRPr="001512DD" w:rsidRDefault="00747FDE" w:rsidP="00747FDE">
            <w:pPr>
              <w:spacing w:after="0"/>
              <w:rPr>
                <w:rFonts w:cs="Times New Roman"/>
                <w:w w:val="105"/>
              </w:rPr>
            </w:pPr>
            <w:r w:rsidRPr="001512DD">
              <w:rPr>
                <w:rFonts w:cs="Times New Roman"/>
                <w:w w:val="105"/>
              </w:rPr>
              <w:t>888=Don't know</w:t>
            </w:r>
          </w:p>
          <w:p w14:paraId="1EC23B74" w14:textId="77777777" w:rsidR="00747FDE" w:rsidRPr="001512DD" w:rsidRDefault="00747FDE" w:rsidP="00747FDE">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1C6F8B10"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045E75A4"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11D5E587"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5D33433" w14:textId="77777777" w:rsidR="00747FDE" w:rsidRPr="001512DD" w:rsidRDefault="00747FDE" w:rsidP="00747FDE">
            <w:pPr>
              <w:spacing w:after="0"/>
              <w:rPr>
                <w:color w:val="000000"/>
              </w:rPr>
            </w:pPr>
            <w:r w:rsidRPr="001512DD">
              <w:rPr>
                <w:rFonts w:cs="ArialNarrow"/>
              </w:rPr>
              <w:t>What was the result of the drought on your HH?</w:t>
            </w:r>
          </w:p>
        </w:tc>
        <w:tc>
          <w:tcPr>
            <w:tcW w:w="4319" w:type="dxa"/>
            <w:gridSpan w:val="3"/>
            <w:tcBorders>
              <w:top w:val="single" w:sz="4" w:space="0" w:color="000000"/>
              <w:bottom w:val="single" w:sz="4" w:space="0" w:color="000000"/>
              <w:right w:val="single" w:sz="18" w:space="0" w:color="000000"/>
            </w:tcBorders>
          </w:tcPr>
          <w:p w14:paraId="22865F4C" w14:textId="77777777" w:rsidR="00747FDE" w:rsidRPr="001512DD" w:rsidRDefault="00747FDE" w:rsidP="00747FDE">
            <w:pPr>
              <w:spacing w:after="0"/>
              <w:rPr>
                <w:rFonts w:cs="Times New Roman"/>
                <w:w w:val="105"/>
              </w:rPr>
            </w:pPr>
            <w:r w:rsidRPr="001512DD">
              <w:rPr>
                <w:rFonts w:cs="Times New Roman"/>
                <w:w w:val="105"/>
              </w:rPr>
              <w:t>1=Reduced crop yield</w:t>
            </w:r>
          </w:p>
          <w:p w14:paraId="1802A720" w14:textId="77777777" w:rsidR="00747FDE" w:rsidRPr="001512DD" w:rsidRDefault="00747FDE" w:rsidP="00747FDE">
            <w:pPr>
              <w:spacing w:after="0"/>
              <w:rPr>
                <w:rFonts w:cs="Times New Roman"/>
                <w:w w:val="105"/>
              </w:rPr>
            </w:pPr>
            <w:r w:rsidRPr="001512DD">
              <w:rPr>
                <w:rFonts w:cs="Times New Roman"/>
                <w:w w:val="105"/>
              </w:rPr>
              <w:t>2=Crop failure</w:t>
            </w:r>
          </w:p>
          <w:p w14:paraId="38D23929" w14:textId="77777777" w:rsidR="00747FDE" w:rsidRPr="001512DD" w:rsidRDefault="00747FDE" w:rsidP="00747FDE">
            <w:pPr>
              <w:spacing w:after="0"/>
              <w:rPr>
                <w:rFonts w:cs="Times New Roman"/>
                <w:w w:val="105"/>
              </w:rPr>
            </w:pPr>
            <w:r w:rsidRPr="001512DD">
              <w:rPr>
                <w:rFonts w:cs="Times New Roman"/>
                <w:w w:val="105"/>
              </w:rPr>
              <w:t>3=Reduced HH consumption</w:t>
            </w:r>
          </w:p>
          <w:p w14:paraId="73E7BF1F" w14:textId="77777777" w:rsidR="00747FDE" w:rsidRPr="001512DD" w:rsidRDefault="00747FDE" w:rsidP="00747FDE">
            <w:pPr>
              <w:spacing w:after="0"/>
              <w:rPr>
                <w:rFonts w:cs="Times New Roman"/>
                <w:w w:val="105"/>
              </w:rPr>
            </w:pPr>
            <w:r w:rsidRPr="001512DD">
              <w:rPr>
                <w:rFonts w:cs="Times New Roman"/>
                <w:w w:val="105"/>
              </w:rPr>
              <w:t>4=Loss of assets</w:t>
            </w:r>
          </w:p>
          <w:p w14:paraId="1C9BF150" w14:textId="77777777" w:rsidR="00747FDE" w:rsidRPr="001512DD" w:rsidRDefault="00747FDE" w:rsidP="00747FDE">
            <w:pPr>
              <w:spacing w:after="0"/>
              <w:rPr>
                <w:rFonts w:cs="Times New Roman"/>
                <w:w w:val="105"/>
              </w:rPr>
            </w:pPr>
            <w:r w:rsidRPr="001512DD">
              <w:rPr>
                <w:rFonts w:cs="Times New Roman"/>
                <w:w w:val="105"/>
              </w:rPr>
              <w:t>5=Loss of income</w:t>
            </w:r>
          </w:p>
          <w:p w14:paraId="25855704" w14:textId="77777777" w:rsidR="00747FDE" w:rsidRPr="001512DD" w:rsidRDefault="00747FDE" w:rsidP="00747FDE">
            <w:pPr>
              <w:spacing w:after="0"/>
              <w:rPr>
                <w:rFonts w:cs="Times New Roman"/>
                <w:w w:val="105"/>
              </w:rPr>
            </w:pPr>
            <w:r w:rsidRPr="001512DD">
              <w:rPr>
                <w:rFonts w:cs="Times New Roman"/>
                <w:w w:val="105"/>
              </w:rPr>
              <w:t>6=Livestock sickness</w:t>
            </w:r>
          </w:p>
          <w:p w14:paraId="0767FCD6" w14:textId="77777777" w:rsidR="00747FDE" w:rsidRPr="001512DD" w:rsidRDefault="00747FDE" w:rsidP="00747FDE">
            <w:pPr>
              <w:spacing w:after="0"/>
              <w:rPr>
                <w:rFonts w:cs="Times New Roman"/>
                <w:w w:val="105"/>
              </w:rPr>
            </w:pPr>
            <w:r w:rsidRPr="001512DD">
              <w:rPr>
                <w:rFonts w:cs="Times New Roman"/>
                <w:w w:val="105"/>
              </w:rPr>
              <w:t>7=Livestock death</w:t>
            </w:r>
          </w:p>
          <w:p w14:paraId="3B5B630D" w14:textId="77777777" w:rsidR="00747FDE" w:rsidRPr="001512DD" w:rsidRDefault="00747FDE" w:rsidP="00747FDE">
            <w:pPr>
              <w:spacing w:after="0"/>
              <w:rPr>
                <w:rFonts w:cs="Times New Roman"/>
                <w:w w:val="105"/>
              </w:rPr>
            </w:pPr>
            <w:r w:rsidRPr="001512DD">
              <w:rPr>
                <w:rFonts w:cs="Times New Roman"/>
                <w:w w:val="105"/>
              </w:rPr>
              <w:t>8=Human sickness</w:t>
            </w:r>
          </w:p>
          <w:p w14:paraId="3BF3C43D" w14:textId="77777777" w:rsidR="00747FDE" w:rsidRPr="001512DD" w:rsidRDefault="00747FDE" w:rsidP="00747FDE">
            <w:pPr>
              <w:spacing w:after="0"/>
              <w:rPr>
                <w:rFonts w:cs="Times New Roman"/>
                <w:w w:val="105"/>
              </w:rPr>
            </w:pPr>
            <w:r w:rsidRPr="001512DD">
              <w:rPr>
                <w:rFonts w:cs="Times New Roman"/>
                <w:w w:val="105"/>
              </w:rPr>
              <w:t>9=Human death</w:t>
            </w:r>
          </w:p>
          <w:p w14:paraId="11BC1BD3" w14:textId="77777777" w:rsidR="00747FDE" w:rsidRPr="001512DD" w:rsidRDefault="00747FDE" w:rsidP="00747FDE">
            <w:pPr>
              <w:spacing w:after="0"/>
              <w:rPr>
                <w:rFonts w:cs="Times New Roman"/>
                <w:w w:val="105"/>
              </w:rPr>
            </w:pPr>
            <w:r w:rsidRPr="001512DD">
              <w:rPr>
                <w:rFonts w:cs="Times New Roman"/>
                <w:w w:val="105"/>
              </w:rPr>
              <w:t>10=Pests or diseases that affected the crops before they were harvested</w:t>
            </w:r>
          </w:p>
          <w:p w14:paraId="788421F3" w14:textId="77777777" w:rsidR="00747FDE" w:rsidRPr="001512DD" w:rsidRDefault="00747FDE" w:rsidP="00747FDE">
            <w:pPr>
              <w:spacing w:after="0"/>
              <w:rPr>
                <w:rFonts w:cs="Times New Roman"/>
                <w:w w:val="105"/>
              </w:rPr>
            </w:pPr>
            <w:r w:rsidRPr="001512DD">
              <w:rPr>
                <w:rFonts w:cs="Times New Roman"/>
                <w:w w:val="105"/>
              </w:rPr>
              <w:t xml:space="preserve">11=Pests or diseases </w:t>
            </w:r>
            <w:proofErr w:type="spellStart"/>
            <w:r w:rsidRPr="001512DD">
              <w:rPr>
                <w:rFonts w:cs="Times New Roman"/>
                <w:w w:val="105"/>
              </w:rPr>
              <w:t>tha</w:t>
            </w:r>
            <w:proofErr w:type="spellEnd"/>
            <w:r w:rsidRPr="001512DD">
              <w:rPr>
                <w:rFonts w:cs="Times New Roman"/>
                <w:w w:val="105"/>
              </w:rPr>
              <w:t xml:space="preserve"> led to crop/storage losses</w:t>
            </w:r>
          </w:p>
          <w:p w14:paraId="00175F3E" w14:textId="77777777" w:rsidR="00747FDE" w:rsidRPr="001512DD" w:rsidRDefault="00747FDE" w:rsidP="00747FDE">
            <w:pPr>
              <w:spacing w:after="0"/>
              <w:rPr>
                <w:rFonts w:cs="Times New Roman"/>
                <w:w w:val="105"/>
              </w:rPr>
            </w:pPr>
            <w:r w:rsidRPr="001512DD">
              <w:rPr>
                <w:rFonts w:cs="Times New Roman"/>
                <w:w w:val="105"/>
              </w:rPr>
              <w:t>12=Pests or diseases that affected livestock</w:t>
            </w:r>
          </w:p>
          <w:p w14:paraId="1BAD79A9" w14:textId="77777777" w:rsidR="00747FDE" w:rsidRPr="001512DD" w:rsidRDefault="00747FDE" w:rsidP="00747FDE">
            <w:pPr>
              <w:spacing w:after="0"/>
              <w:rPr>
                <w:rFonts w:cs="Times New Roman"/>
                <w:w w:val="105"/>
              </w:rPr>
            </w:pPr>
            <w:r w:rsidRPr="001512DD">
              <w:rPr>
                <w:rFonts w:cs="Times New Roman"/>
                <w:w w:val="105"/>
              </w:rPr>
              <w:t>97=Other, please specify</w:t>
            </w:r>
          </w:p>
          <w:p w14:paraId="6920FB58" w14:textId="77777777" w:rsidR="00747FDE" w:rsidRPr="001512DD" w:rsidRDefault="00747FDE" w:rsidP="00747FDE">
            <w:pPr>
              <w:spacing w:after="0"/>
              <w:rPr>
                <w:rFonts w:cs="Times New Roman"/>
                <w:w w:val="105"/>
              </w:rPr>
            </w:pPr>
            <w:r w:rsidRPr="001512DD">
              <w:rPr>
                <w:rFonts w:cs="Times New Roman"/>
                <w:w w:val="105"/>
              </w:rPr>
              <w:t>888=Don't know</w:t>
            </w:r>
          </w:p>
          <w:p w14:paraId="31575A3A" w14:textId="77777777" w:rsidR="00747FDE" w:rsidRPr="001512DD" w:rsidRDefault="00747FDE" w:rsidP="00747FDE">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7F2D3530"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2B12B255"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36D3CA27"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75FF0F22" w14:textId="77777777" w:rsidR="00747FDE" w:rsidRPr="001512DD" w:rsidRDefault="00747FDE" w:rsidP="00747FDE">
            <w:pPr>
              <w:spacing w:after="0"/>
              <w:rPr>
                <w:color w:val="000000"/>
              </w:rPr>
            </w:pPr>
            <w:r w:rsidRPr="001512DD">
              <w:rPr>
                <w:rFonts w:cs="ArialNarrow"/>
              </w:rPr>
              <w:t xml:space="preserve">Thinking of the worst </w:t>
            </w:r>
            <w:r w:rsidRPr="001512DD">
              <w:rPr>
                <w:rFonts w:cs="ArialNarrow"/>
                <w:b/>
              </w:rPr>
              <w:t>DROUGHT</w:t>
            </w:r>
            <w:r w:rsidRPr="001512DD">
              <w:rPr>
                <w:rFonts w:cs="ArialNarrow"/>
              </w:rPr>
              <w:t xml:space="preserve"> that your household experienced, what 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54F48ACE"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47DD9A0"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4B74CA79"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07502D3E" w14:textId="77777777" w:rsidR="00747FDE" w:rsidRPr="001512DD" w:rsidRDefault="00747FDE" w:rsidP="00747FDE">
            <w:pPr>
              <w:spacing w:after="0"/>
            </w:pPr>
          </w:p>
        </w:tc>
        <w:tc>
          <w:tcPr>
            <w:tcW w:w="4678" w:type="dxa"/>
            <w:tcBorders>
              <w:left w:val="single" w:sz="4" w:space="0" w:color="auto"/>
              <w:right w:val="single" w:sz="18" w:space="0" w:color="000000"/>
            </w:tcBorders>
          </w:tcPr>
          <w:p w14:paraId="29E44624"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3563A9C5"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47BD54B5"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5A8870FA"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3F630BAD" w14:textId="77777777" w:rsidR="00747FDE" w:rsidRPr="001512DD" w:rsidRDefault="00747FDE" w:rsidP="00747FDE">
            <w:pPr>
              <w:spacing w:after="0"/>
              <w:rPr>
                <w:color w:val="000000"/>
              </w:rPr>
            </w:pPr>
            <w:r w:rsidRPr="001512DD">
              <w:rPr>
                <w:rFonts w:cs="Times New Roman"/>
              </w:rPr>
              <w:t xml:space="preserve">Are there any changes you wanted to make but were unable to make? </w:t>
            </w:r>
          </w:p>
        </w:tc>
        <w:tc>
          <w:tcPr>
            <w:tcW w:w="4319" w:type="dxa"/>
            <w:gridSpan w:val="3"/>
            <w:tcBorders>
              <w:top w:val="single" w:sz="4" w:space="0" w:color="000000"/>
              <w:bottom w:val="single" w:sz="4" w:space="0" w:color="000000"/>
              <w:right w:val="single" w:sz="18" w:space="0" w:color="000000"/>
            </w:tcBorders>
          </w:tcPr>
          <w:p w14:paraId="55C3B20E"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92A47E"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19C3ADF8"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456782EA" w14:textId="77777777" w:rsidR="00747FDE" w:rsidRPr="001512DD" w:rsidRDefault="00747FDE" w:rsidP="00747FDE">
            <w:pPr>
              <w:spacing w:after="0"/>
            </w:pPr>
          </w:p>
        </w:tc>
        <w:tc>
          <w:tcPr>
            <w:tcW w:w="4678" w:type="dxa"/>
            <w:tcBorders>
              <w:left w:val="single" w:sz="4" w:space="0" w:color="auto"/>
              <w:right w:val="single" w:sz="18" w:space="0" w:color="000000"/>
            </w:tcBorders>
          </w:tcPr>
          <w:p w14:paraId="2F1618B6"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7DBEBF74"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55BAC5B4"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02F5BB12"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81648F4" w14:textId="77777777" w:rsidR="00747FDE" w:rsidRPr="001512DD" w:rsidRDefault="00747FDE" w:rsidP="00747FDE">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79F980F2" w14:textId="77777777" w:rsidR="00747FDE" w:rsidRPr="001512DD" w:rsidRDefault="00747FDE" w:rsidP="00747FDE">
            <w:pPr>
              <w:spacing w:after="0"/>
              <w:rPr>
                <w:rFonts w:cs="Times New Roman"/>
                <w:w w:val="105"/>
              </w:rPr>
            </w:pPr>
            <w:r w:rsidRPr="001512DD">
              <w:rPr>
                <w:rFonts w:cs="Times New Roman"/>
                <w:w w:val="105"/>
              </w:rPr>
              <w:t>1=Lack of money</w:t>
            </w:r>
          </w:p>
          <w:p w14:paraId="73D4BF9E" w14:textId="77777777" w:rsidR="00747FDE" w:rsidRPr="001512DD" w:rsidRDefault="00747FDE" w:rsidP="00747FDE">
            <w:pPr>
              <w:spacing w:after="0"/>
              <w:rPr>
                <w:rFonts w:cs="Times New Roman"/>
                <w:w w:val="105"/>
              </w:rPr>
            </w:pPr>
            <w:r w:rsidRPr="001512DD">
              <w:rPr>
                <w:rFonts w:cs="Times New Roman"/>
                <w:w w:val="105"/>
              </w:rPr>
              <w:t>2=Lack of information</w:t>
            </w:r>
          </w:p>
          <w:p w14:paraId="43C80C68" w14:textId="77777777" w:rsidR="00747FDE" w:rsidRPr="001512DD" w:rsidRDefault="00747FDE" w:rsidP="00747FDE">
            <w:pPr>
              <w:spacing w:after="0"/>
              <w:rPr>
                <w:rFonts w:cs="Times New Roman"/>
                <w:w w:val="105"/>
              </w:rPr>
            </w:pPr>
            <w:r w:rsidRPr="001512DD">
              <w:rPr>
                <w:rFonts w:cs="Times New Roman"/>
                <w:w w:val="105"/>
              </w:rPr>
              <w:t>3=Shortage of labor</w:t>
            </w:r>
          </w:p>
          <w:p w14:paraId="6C90BCEF" w14:textId="77777777" w:rsidR="00747FDE" w:rsidRPr="001512DD" w:rsidRDefault="00747FDE" w:rsidP="00747FDE">
            <w:pPr>
              <w:spacing w:after="0"/>
              <w:rPr>
                <w:rFonts w:cs="Times New Roman"/>
                <w:w w:val="105"/>
              </w:rPr>
            </w:pPr>
            <w:r w:rsidRPr="001512DD">
              <w:rPr>
                <w:rFonts w:cs="Times New Roman"/>
                <w:w w:val="105"/>
              </w:rPr>
              <w:t>4=Shortage of Land</w:t>
            </w:r>
          </w:p>
          <w:p w14:paraId="07ACFDC9"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1290BD4C"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4FF31355"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93F73F6" w14:textId="77777777" w:rsidR="00747FDE" w:rsidRPr="001512DD" w:rsidRDefault="00747FDE" w:rsidP="00747FDE">
            <w:pPr>
              <w:spacing w:after="0"/>
            </w:pPr>
          </w:p>
        </w:tc>
        <w:tc>
          <w:tcPr>
            <w:tcW w:w="4678" w:type="dxa"/>
            <w:tcBorders>
              <w:left w:val="single" w:sz="4" w:space="0" w:color="auto"/>
              <w:right w:val="single" w:sz="18" w:space="0" w:color="000000"/>
            </w:tcBorders>
          </w:tcPr>
          <w:p w14:paraId="1250A1F3"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3A61AB3D"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46D53EC2"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3B398B5B"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9A3F5FB" w14:textId="77777777" w:rsidR="00747FDE" w:rsidRPr="001512DD" w:rsidRDefault="00747FDE" w:rsidP="00747FDE">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12206272" w14:textId="77777777" w:rsidR="00747FDE" w:rsidRPr="001512DD" w:rsidRDefault="00747FDE" w:rsidP="00747FDE">
            <w:pPr>
              <w:spacing w:after="0"/>
              <w:rPr>
                <w:rFonts w:cs="Times New Roman"/>
                <w:w w:val="105"/>
              </w:rPr>
            </w:pPr>
            <w:r w:rsidRPr="001512DD">
              <w:rPr>
                <w:rFonts w:cs="Times New Roman"/>
                <w:w w:val="105"/>
              </w:rPr>
              <w:t>1 = Harvest more forest products</w:t>
            </w:r>
          </w:p>
          <w:p w14:paraId="7F6D7518" w14:textId="77777777" w:rsidR="00747FDE" w:rsidRPr="001512DD" w:rsidRDefault="00747FDE" w:rsidP="00747FDE">
            <w:pPr>
              <w:spacing w:after="0"/>
              <w:rPr>
                <w:rFonts w:cs="Times New Roman"/>
                <w:w w:val="105"/>
              </w:rPr>
            </w:pPr>
            <w:r w:rsidRPr="001512DD">
              <w:rPr>
                <w:rFonts w:cs="Times New Roman"/>
                <w:w w:val="105"/>
              </w:rPr>
              <w:t>2 = Harvest more wild foods not found in the forest</w:t>
            </w:r>
          </w:p>
          <w:p w14:paraId="25321713" w14:textId="77777777" w:rsidR="00747FDE" w:rsidRPr="001512DD" w:rsidRDefault="00747FDE" w:rsidP="00747FDE">
            <w:pPr>
              <w:spacing w:after="0"/>
              <w:rPr>
                <w:rFonts w:cs="Times New Roman"/>
                <w:w w:val="105"/>
              </w:rPr>
            </w:pPr>
            <w:r w:rsidRPr="001512DD">
              <w:rPr>
                <w:rFonts w:cs="Times New Roman"/>
                <w:w w:val="105"/>
              </w:rPr>
              <w:t>3 = Harvest more agricultural products</w:t>
            </w:r>
          </w:p>
          <w:p w14:paraId="0DAC0966" w14:textId="77777777" w:rsidR="00747FDE" w:rsidRPr="001512DD" w:rsidRDefault="00747FDE" w:rsidP="00747FDE">
            <w:pPr>
              <w:spacing w:after="0"/>
              <w:rPr>
                <w:rFonts w:cs="Times New Roman"/>
                <w:w w:val="105"/>
              </w:rPr>
            </w:pPr>
            <w:r w:rsidRPr="001512DD">
              <w:rPr>
                <w:rFonts w:cs="Times New Roman"/>
                <w:w w:val="105"/>
              </w:rPr>
              <w:t>4 = Spend cash savings</w:t>
            </w:r>
          </w:p>
          <w:p w14:paraId="1BF14B33" w14:textId="77777777" w:rsidR="00747FDE" w:rsidRPr="001512DD" w:rsidRDefault="00747FDE" w:rsidP="00747FDE">
            <w:pPr>
              <w:spacing w:after="0"/>
              <w:rPr>
                <w:rFonts w:cs="Times New Roman"/>
                <w:w w:val="105"/>
              </w:rPr>
            </w:pPr>
            <w:r w:rsidRPr="001512DD">
              <w:rPr>
                <w:rFonts w:cs="Times New Roman"/>
                <w:w w:val="105"/>
              </w:rPr>
              <w:t>5 = Sell assets (Land, livestock, etc.)</w:t>
            </w:r>
          </w:p>
          <w:p w14:paraId="12DE9F66" w14:textId="77777777" w:rsidR="00747FDE" w:rsidRPr="001512DD" w:rsidRDefault="00747FDE" w:rsidP="00747FDE">
            <w:pPr>
              <w:spacing w:after="0"/>
              <w:rPr>
                <w:rFonts w:cs="Times New Roman"/>
                <w:w w:val="105"/>
              </w:rPr>
            </w:pPr>
            <w:r w:rsidRPr="001512DD">
              <w:rPr>
                <w:rFonts w:cs="Times New Roman"/>
                <w:w w:val="105"/>
              </w:rPr>
              <w:t>6 = Do extra casual labor</w:t>
            </w:r>
          </w:p>
          <w:p w14:paraId="0195C48E" w14:textId="77777777" w:rsidR="00747FDE" w:rsidRPr="001512DD" w:rsidRDefault="00747FDE" w:rsidP="00747FDE">
            <w:pPr>
              <w:spacing w:after="0"/>
              <w:rPr>
                <w:rFonts w:cs="Times New Roman"/>
                <w:w w:val="105"/>
              </w:rPr>
            </w:pPr>
            <w:r w:rsidRPr="001512DD">
              <w:rPr>
                <w:rFonts w:cs="Times New Roman"/>
                <w:w w:val="105"/>
              </w:rPr>
              <w:t>7 = Assistance from friends or relatives</w:t>
            </w:r>
          </w:p>
          <w:p w14:paraId="69A22D69" w14:textId="77777777" w:rsidR="00747FDE" w:rsidRPr="001512DD" w:rsidRDefault="00747FDE" w:rsidP="00747FDE">
            <w:pPr>
              <w:spacing w:after="0"/>
              <w:rPr>
                <w:rFonts w:cs="Times New Roman"/>
                <w:w w:val="105"/>
              </w:rPr>
            </w:pPr>
            <w:r w:rsidRPr="001512DD">
              <w:rPr>
                <w:rFonts w:cs="Times New Roman"/>
                <w:w w:val="105"/>
              </w:rPr>
              <w:t xml:space="preserve">8 = Assistance from NGO, community organization, religious organization, </w:t>
            </w:r>
            <w:proofErr w:type="spellStart"/>
            <w:r w:rsidRPr="001512DD">
              <w:rPr>
                <w:rFonts w:cs="Times New Roman"/>
                <w:w w:val="105"/>
              </w:rPr>
              <w:t>etc</w:t>
            </w:r>
            <w:proofErr w:type="spellEnd"/>
          </w:p>
          <w:p w14:paraId="0DB50D56" w14:textId="77777777" w:rsidR="00747FDE" w:rsidRPr="001512DD" w:rsidRDefault="00747FDE" w:rsidP="00747FDE">
            <w:pPr>
              <w:spacing w:after="0"/>
              <w:rPr>
                <w:rFonts w:cs="Times New Roman"/>
                <w:w w:val="105"/>
              </w:rPr>
            </w:pPr>
            <w:r w:rsidRPr="001512DD">
              <w:rPr>
                <w:rFonts w:cs="Times New Roman"/>
                <w:w w:val="105"/>
              </w:rPr>
              <w:t xml:space="preserve">9 = Get loan from money lender, </w:t>
            </w:r>
            <w:proofErr w:type="gramStart"/>
            <w:r w:rsidRPr="001512DD">
              <w:rPr>
                <w:rFonts w:cs="Times New Roman"/>
                <w:w w:val="105"/>
              </w:rPr>
              <w:t>credit ,associations</w:t>
            </w:r>
            <w:proofErr w:type="gramEnd"/>
            <w:r w:rsidRPr="001512DD">
              <w:rPr>
                <w:rFonts w:cs="Times New Roman"/>
                <w:w w:val="105"/>
              </w:rPr>
              <w:t xml:space="preserve">, </w:t>
            </w:r>
            <w:proofErr w:type="spellStart"/>
            <w:r w:rsidRPr="001512DD">
              <w:rPr>
                <w:rFonts w:cs="Times New Roman"/>
                <w:w w:val="105"/>
              </w:rPr>
              <w:t>etc</w:t>
            </w:r>
            <w:proofErr w:type="spellEnd"/>
          </w:p>
          <w:p w14:paraId="75CD424E" w14:textId="77777777" w:rsidR="00747FDE" w:rsidRPr="001512DD" w:rsidRDefault="00747FDE" w:rsidP="00747FDE">
            <w:pPr>
              <w:spacing w:after="0"/>
              <w:rPr>
                <w:rFonts w:cs="Times New Roman"/>
                <w:w w:val="105"/>
              </w:rPr>
            </w:pPr>
            <w:r w:rsidRPr="001512DD">
              <w:rPr>
                <w:rFonts w:cs="Times New Roman"/>
                <w:w w:val="105"/>
              </w:rPr>
              <w:t>10 = Reduce household spending</w:t>
            </w:r>
          </w:p>
          <w:p w14:paraId="5E758EAA" w14:textId="77777777" w:rsidR="00747FDE" w:rsidRPr="001512DD" w:rsidRDefault="00747FDE" w:rsidP="00747FDE">
            <w:pPr>
              <w:spacing w:after="0"/>
              <w:rPr>
                <w:rFonts w:cs="Times New Roman"/>
                <w:w w:val="105"/>
              </w:rPr>
            </w:pPr>
            <w:r w:rsidRPr="001512DD">
              <w:rPr>
                <w:rFonts w:cs="Times New Roman"/>
                <w:w w:val="105"/>
              </w:rPr>
              <w:t>11 = Did nothing in particular</w:t>
            </w:r>
          </w:p>
          <w:p w14:paraId="5EEEF1FD"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0FC655C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3088196F"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DD56A4B" w14:textId="77777777" w:rsidR="00747FDE" w:rsidRPr="001512DD" w:rsidRDefault="00747FDE" w:rsidP="00747FDE">
            <w:pPr>
              <w:spacing w:after="0"/>
            </w:pPr>
          </w:p>
        </w:tc>
        <w:tc>
          <w:tcPr>
            <w:tcW w:w="4678" w:type="dxa"/>
            <w:tcBorders>
              <w:left w:val="single" w:sz="4" w:space="0" w:color="auto"/>
              <w:right w:val="single" w:sz="18" w:space="0" w:color="000000"/>
            </w:tcBorders>
          </w:tcPr>
          <w:p w14:paraId="7F5BCCEF"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7FD1D93E" w14:textId="77777777" w:rsidR="00747FDE" w:rsidRPr="001512DD" w:rsidRDefault="00747FDE" w:rsidP="00747FDE">
            <w:pPr>
              <w:spacing w:after="0"/>
              <w:rPr>
                <w:w w:val="105"/>
              </w:rPr>
            </w:pPr>
            <w:r w:rsidRPr="001512DD">
              <w:rPr>
                <w:i/>
                <w:color w:val="A6A6A6" w:themeColor="background1" w:themeShade="A6"/>
              </w:rPr>
              <w:t>(Text)</w:t>
            </w:r>
          </w:p>
        </w:tc>
      </w:tr>
    </w:tbl>
    <w:p w14:paraId="70447F2E" w14:textId="77777777" w:rsidR="00747FDE" w:rsidRPr="001512DD" w:rsidRDefault="00747FDE" w:rsidP="00747FDE">
      <w:pPr>
        <w:autoSpaceDE w:val="0"/>
        <w:autoSpaceDN w:val="0"/>
        <w:adjustRightInd w:val="0"/>
        <w:spacing w:after="0" w:line="240" w:lineRule="auto"/>
        <w:contextualSpacing/>
        <w:rPr>
          <w:rFonts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359"/>
        <w:gridCol w:w="4678"/>
        <w:gridCol w:w="7"/>
        <w:gridCol w:w="2509"/>
        <w:gridCol w:w="1803"/>
        <w:gridCol w:w="31"/>
        <w:gridCol w:w="693"/>
      </w:tblGrid>
      <w:tr w:rsidR="00747FDE" w:rsidRPr="001512DD" w14:paraId="105190AC" w14:textId="77777777" w:rsidTr="00747FDE">
        <w:trPr>
          <w:trHeight w:val="20"/>
        </w:trPr>
        <w:tc>
          <w:tcPr>
            <w:tcW w:w="359" w:type="dxa"/>
            <w:tcBorders>
              <w:top w:val="single" w:sz="4" w:space="0" w:color="000000"/>
              <w:left w:val="single" w:sz="4" w:space="0" w:color="000000"/>
              <w:bottom w:val="single" w:sz="4" w:space="0" w:color="000000"/>
              <w:right w:val="single" w:sz="4" w:space="0" w:color="auto"/>
            </w:tcBorders>
          </w:tcPr>
          <w:p w14:paraId="0ECFE8F9" w14:textId="77777777" w:rsidR="00747FDE" w:rsidRPr="001512DD" w:rsidRDefault="00747FDE" w:rsidP="00747FDE">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5929433D" w14:textId="77777777" w:rsidR="00747FDE" w:rsidRPr="001512DD" w:rsidRDefault="00747FDE" w:rsidP="00747FDE">
            <w:pPr>
              <w:spacing w:after="0"/>
              <w:rPr>
                <w:rFonts w:eastAsia="Calibri" w:cs="Times New Roman"/>
                <w:w w:val="105"/>
              </w:rPr>
            </w:pPr>
            <w:r w:rsidRPr="001512DD">
              <w:rPr>
                <w:rFonts w:cs="ArialNarrow"/>
              </w:rPr>
              <w:t xml:space="preserve">In the past 5 years, has your household been affected by a </w:t>
            </w:r>
            <w:r w:rsidRPr="001512DD">
              <w:rPr>
                <w:rFonts w:cs="ArialNarrow"/>
                <w:b/>
              </w:rPr>
              <w:t>TOO MUCH RAIN/FLOODS</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1F057080" w14:textId="77777777" w:rsidR="00747FDE" w:rsidRPr="001512DD" w:rsidRDefault="00747FDE" w:rsidP="00747FDE">
            <w:pPr>
              <w:spacing w:after="0"/>
            </w:pPr>
            <w:r w:rsidRPr="001512DD">
              <w:t>1=No</w:t>
            </w:r>
          </w:p>
          <w:p w14:paraId="2EB9A336" w14:textId="77777777" w:rsidR="00747FDE" w:rsidRPr="001512DD" w:rsidRDefault="00747FDE" w:rsidP="00747FDE">
            <w:pPr>
              <w:spacing w:after="0"/>
            </w:pPr>
            <w:r w:rsidRPr="001512DD">
              <w:t>2=Yes</w:t>
            </w:r>
            <w:r w:rsidRPr="001512DD" w:rsidDel="00226116">
              <w:t xml:space="preserve"> </w:t>
            </w:r>
          </w:p>
          <w:p w14:paraId="22B717C0" w14:textId="77777777" w:rsidR="00747FDE" w:rsidRPr="001512DD" w:rsidRDefault="00747FDE" w:rsidP="00747FDE">
            <w:pPr>
              <w:spacing w:after="0"/>
            </w:pPr>
            <w:r w:rsidRPr="001512DD">
              <w:t>888=Don’t know</w:t>
            </w:r>
          </w:p>
          <w:p w14:paraId="6516DF03" w14:textId="77777777" w:rsidR="00747FDE" w:rsidRPr="001512DD" w:rsidRDefault="00747FDE" w:rsidP="00747FDE">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3976741F"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4D4AF827" w14:textId="77777777" w:rsidTr="00747FDE">
        <w:trPr>
          <w:trHeight w:val="20"/>
        </w:trPr>
        <w:tc>
          <w:tcPr>
            <w:tcW w:w="359" w:type="dxa"/>
            <w:tcBorders>
              <w:top w:val="single" w:sz="4" w:space="0" w:color="000000"/>
              <w:left w:val="single" w:sz="4" w:space="0" w:color="000000"/>
              <w:bottom w:val="single" w:sz="4" w:space="0" w:color="000000"/>
              <w:right w:val="single" w:sz="4" w:space="0" w:color="auto"/>
            </w:tcBorders>
          </w:tcPr>
          <w:p w14:paraId="2427CDEF" w14:textId="77777777" w:rsidR="00747FDE" w:rsidRPr="001512DD" w:rsidRDefault="00747FDE" w:rsidP="00747FDE">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26140D30" w14:textId="77777777" w:rsidR="00747FDE" w:rsidRPr="001512DD" w:rsidRDefault="00747FDE" w:rsidP="00747FDE">
            <w:pPr>
              <w:spacing w:after="0"/>
              <w:rPr>
                <w:w w:val="105"/>
              </w:rPr>
            </w:pPr>
            <w:r w:rsidRPr="001512DD">
              <w:rPr>
                <w:rFonts w:cs="ArialNarrow"/>
              </w:rPr>
              <w:t xml:space="preserve">If yes, what years was your HH affected by the </w:t>
            </w:r>
            <w:r w:rsidRPr="001512DD">
              <w:rPr>
                <w:rFonts w:cs="ArialNarrow"/>
                <w:b/>
              </w:rPr>
              <w:t>RAIN/FLOODS</w:t>
            </w:r>
            <w:r w:rsidRPr="001512DD">
              <w:rPr>
                <w:rFonts w:cs="ArialNarrow"/>
              </w:rPr>
              <w:t xml:space="preserve">? </w:t>
            </w:r>
          </w:p>
        </w:tc>
        <w:tc>
          <w:tcPr>
            <w:tcW w:w="2527" w:type="dxa"/>
            <w:gridSpan w:val="3"/>
            <w:tcBorders>
              <w:top w:val="single" w:sz="18" w:space="0" w:color="000000"/>
              <w:left w:val="single" w:sz="18" w:space="0" w:color="000000"/>
              <w:bottom w:val="single" w:sz="18" w:space="0" w:color="000000"/>
              <w:right w:val="single" w:sz="18" w:space="0" w:color="000000"/>
            </w:tcBorders>
          </w:tcPr>
          <w:p w14:paraId="6A4AA93A" w14:textId="77777777" w:rsidR="00747FDE" w:rsidRPr="001512DD" w:rsidRDefault="00747FDE" w:rsidP="00747FDE">
            <w:pPr>
              <w:spacing w:after="0"/>
              <w:rPr>
                <w:i/>
                <w:color w:val="A6A6A6" w:themeColor="background1" w:themeShade="A6"/>
              </w:rPr>
            </w:pPr>
            <w:r w:rsidRPr="001512DD">
              <w:rPr>
                <w:i/>
                <w:color w:val="A6A6A6" w:themeColor="background1" w:themeShade="A6"/>
              </w:rPr>
              <w:t>(Integer)</w:t>
            </w:r>
          </w:p>
        </w:tc>
      </w:tr>
      <w:tr w:rsidR="00747FDE" w:rsidRPr="001512DD" w14:paraId="03C57584" w14:textId="77777777" w:rsidTr="00747FDE">
        <w:trPr>
          <w:trHeight w:val="20"/>
        </w:trPr>
        <w:tc>
          <w:tcPr>
            <w:tcW w:w="359" w:type="dxa"/>
            <w:tcBorders>
              <w:top w:val="single" w:sz="4" w:space="0" w:color="000000"/>
              <w:left w:val="single" w:sz="4" w:space="0" w:color="000000"/>
              <w:bottom w:val="single" w:sz="4" w:space="0" w:color="000000"/>
              <w:right w:val="single" w:sz="4" w:space="0" w:color="auto"/>
            </w:tcBorders>
          </w:tcPr>
          <w:p w14:paraId="501EC117" w14:textId="77777777" w:rsidR="00747FDE" w:rsidRPr="001512DD" w:rsidRDefault="00747FDE" w:rsidP="00747FDE">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46E26FCA" w14:textId="77777777" w:rsidR="00747FDE" w:rsidRPr="001512DD" w:rsidRDefault="00747FDE" w:rsidP="00747FDE">
            <w:pPr>
              <w:spacing w:after="0"/>
              <w:rPr>
                <w:w w:val="105"/>
              </w:rPr>
            </w:pPr>
            <w:r w:rsidRPr="001512DD">
              <w:rPr>
                <w:rFonts w:cs="ArialNarrow"/>
              </w:rPr>
              <w:t xml:space="preserve">If more than one year – what year did your HH experience the worst </w:t>
            </w:r>
            <w:r w:rsidRPr="001512DD">
              <w:rPr>
                <w:rFonts w:cs="ArialNarrow"/>
                <w:b/>
              </w:rPr>
              <w:t>RAIN/FLOODS</w:t>
            </w:r>
            <w:r w:rsidRPr="001512DD">
              <w:rPr>
                <w:rFonts w:cs="ArialNarrow"/>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77E76974" w14:textId="77777777" w:rsidR="00747FDE" w:rsidRPr="001512DD" w:rsidRDefault="00747FDE" w:rsidP="00747FDE">
            <w:pPr>
              <w:spacing w:after="0"/>
              <w:rPr>
                <w:i/>
                <w:color w:val="A6A6A6" w:themeColor="background1" w:themeShade="A6"/>
              </w:rPr>
            </w:pPr>
            <w:r w:rsidRPr="001512DD">
              <w:rPr>
                <w:i/>
                <w:color w:val="A6A6A6" w:themeColor="background1" w:themeShade="A6"/>
              </w:rPr>
              <w:t>(Integer)</w:t>
            </w:r>
          </w:p>
        </w:tc>
      </w:tr>
      <w:tr w:rsidR="00747FDE" w:rsidRPr="001512DD" w14:paraId="5803AA91"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4939EB7F"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E0C36DC" w14:textId="77777777" w:rsidR="00747FDE" w:rsidRPr="001512DD" w:rsidRDefault="00747FDE" w:rsidP="00747FDE">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RAIN/FLOODS</w:t>
            </w:r>
            <w:r w:rsidRPr="001512DD">
              <w:rPr>
                <w:rFonts w:cs="ArialNarrow"/>
              </w:rPr>
              <w:t>?</w:t>
            </w:r>
          </w:p>
        </w:tc>
        <w:tc>
          <w:tcPr>
            <w:tcW w:w="4319" w:type="dxa"/>
            <w:gridSpan w:val="3"/>
            <w:tcBorders>
              <w:top w:val="single" w:sz="4" w:space="0" w:color="000000"/>
              <w:bottom w:val="single" w:sz="4" w:space="0" w:color="000000"/>
              <w:right w:val="single" w:sz="18" w:space="0" w:color="000000"/>
            </w:tcBorders>
          </w:tcPr>
          <w:p w14:paraId="45A179F3" w14:textId="77777777" w:rsidR="00747FDE" w:rsidRPr="001512DD" w:rsidRDefault="00747FDE" w:rsidP="00747FDE">
            <w:pPr>
              <w:spacing w:after="0"/>
              <w:rPr>
                <w:rFonts w:cs="Times New Roman"/>
                <w:w w:val="105"/>
              </w:rPr>
            </w:pPr>
            <w:r w:rsidRPr="001512DD">
              <w:rPr>
                <w:rFonts w:cs="Times New Roman"/>
                <w:w w:val="105"/>
              </w:rPr>
              <w:t>1=Very well</w:t>
            </w:r>
          </w:p>
          <w:p w14:paraId="5ED04BEC" w14:textId="77777777" w:rsidR="00747FDE" w:rsidRPr="001512DD" w:rsidRDefault="00747FDE" w:rsidP="00747FDE">
            <w:pPr>
              <w:spacing w:after="0"/>
              <w:rPr>
                <w:rFonts w:cs="Times New Roman"/>
                <w:w w:val="105"/>
              </w:rPr>
            </w:pPr>
            <w:r w:rsidRPr="001512DD">
              <w:rPr>
                <w:rFonts w:cs="Times New Roman"/>
                <w:w w:val="105"/>
              </w:rPr>
              <w:t>2=Somewhat well</w:t>
            </w:r>
          </w:p>
          <w:p w14:paraId="77FD851B" w14:textId="77777777" w:rsidR="00747FDE" w:rsidRPr="001512DD" w:rsidRDefault="00747FDE" w:rsidP="00747FDE">
            <w:pPr>
              <w:spacing w:after="0"/>
              <w:rPr>
                <w:rFonts w:cs="Times New Roman"/>
                <w:w w:val="105"/>
              </w:rPr>
            </w:pPr>
            <w:r w:rsidRPr="001512DD">
              <w:rPr>
                <w:rFonts w:cs="Times New Roman"/>
                <w:w w:val="105"/>
              </w:rPr>
              <w:t>3=Neutral response</w:t>
            </w:r>
          </w:p>
          <w:p w14:paraId="53E85DFC" w14:textId="77777777" w:rsidR="00747FDE" w:rsidRPr="001512DD" w:rsidRDefault="00747FDE" w:rsidP="00747FDE">
            <w:pPr>
              <w:spacing w:after="0"/>
              <w:rPr>
                <w:rFonts w:cs="Times New Roman"/>
                <w:w w:val="105"/>
              </w:rPr>
            </w:pPr>
            <w:r w:rsidRPr="001512DD">
              <w:rPr>
                <w:rFonts w:cs="Times New Roman"/>
                <w:w w:val="105"/>
              </w:rPr>
              <w:t>4=Somewhat poorly</w:t>
            </w:r>
          </w:p>
          <w:p w14:paraId="146A6C15" w14:textId="77777777" w:rsidR="00747FDE" w:rsidRPr="001512DD" w:rsidRDefault="00747FDE" w:rsidP="00747FDE">
            <w:pPr>
              <w:spacing w:after="0"/>
              <w:rPr>
                <w:rFonts w:cs="Times New Roman"/>
                <w:w w:val="105"/>
              </w:rPr>
            </w:pPr>
            <w:r w:rsidRPr="001512DD">
              <w:rPr>
                <w:rFonts w:cs="Times New Roman"/>
                <w:w w:val="105"/>
              </w:rPr>
              <w:t>5=Very poorly</w:t>
            </w:r>
          </w:p>
          <w:p w14:paraId="51C12BCF" w14:textId="77777777" w:rsidR="00747FDE" w:rsidRPr="001512DD" w:rsidRDefault="00747FDE" w:rsidP="00747FDE">
            <w:pPr>
              <w:spacing w:after="0"/>
              <w:rPr>
                <w:rFonts w:cs="Times New Roman"/>
                <w:w w:val="105"/>
              </w:rPr>
            </w:pPr>
            <w:r w:rsidRPr="001512DD">
              <w:rPr>
                <w:rFonts w:cs="Times New Roman"/>
                <w:w w:val="105"/>
              </w:rPr>
              <w:t>888=Don't know</w:t>
            </w:r>
          </w:p>
          <w:p w14:paraId="7ABA774B" w14:textId="77777777" w:rsidR="00747FDE" w:rsidRPr="001512DD" w:rsidRDefault="00747FDE" w:rsidP="00747FDE">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5E7F62F1"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07F64269"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1FB34F8C"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3CFF83A7" w14:textId="77777777" w:rsidR="00747FDE" w:rsidRPr="001512DD" w:rsidRDefault="00747FDE" w:rsidP="00747FDE">
            <w:pPr>
              <w:spacing w:after="0"/>
              <w:rPr>
                <w:color w:val="000000"/>
              </w:rPr>
            </w:pPr>
            <w:r w:rsidRPr="001512DD">
              <w:rPr>
                <w:rFonts w:cs="ArialNarrow"/>
              </w:rPr>
              <w:t xml:space="preserve">What was the result of the </w:t>
            </w:r>
            <w:r w:rsidRPr="001512DD">
              <w:rPr>
                <w:rFonts w:cs="ArialNarrow"/>
                <w:b/>
              </w:rPr>
              <w:t>RAIN/FLOODS</w:t>
            </w:r>
            <w:r w:rsidRPr="001512DD">
              <w:rPr>
                <w:rFonts w:cs="ArialNarrow"/>
              </w:rPr>
              <w:t xml:space="preserve"> on your HH?</w:t>
            </w:r>
          </w:p>
        </w:tc>
        <w:tc>
          <w:tcPr>
            <w:tcW w:w="4319" w:type="dxa"/>
            <w:gridSpan w:val="3"/>
            <w:tcBorders>
              <w:top w:val="single" w:sz="4" w:space="0" w:color="000000"/>
              <w:bottom w:val="single" w:sz="4" w:space="0" w:color="000000"/>
              <w:right w:val="single" w:sz="18" w:space="0" w:color="000000"/>
            </w:tcBorders>
          </w:tcPr>
          <w:p w14:paraId="316A76AF" w14:textId="77777777" w:rsidR="00747FDE" w:rsidRPr="001512DD" w:rsidRDefault="00747FDE" w:rsidP="00747FDE">
            <w:pPr>
              <w:spacing w:after="0"/>
              <w:rPr>
                <w:rFonts w:cs="Times New Roman"/>
                <w:w w:val="105"/>
              </w:rPr>
            </w:pPr>
            <w:r w:rsidRPr="001512DD">
              <w:rPr>
                <w:rFonts w:cs="Times New Roman"/>
                <w:w w:val="105"/>
              </w:rPr>
              <w:t>1=Reduced crop yield</w:t>
            </w:r>
          </w:p>
          <w:p w14:paraId="5C57E952" w14:textId="77777777" w:rsidR="00747FDE" w:rsidRPr="001512DD" w:rsidRDefault="00747FDE" w:rsidP="00747FDE">
            <w:pPr>
              <w:spacing w:after="0"/>
              <w:rPr>
                <w:rFonts w:cs="Times New Roman"/>
                <w:w w:val="105"/>
              </w:rPr>
            </w:pPr>
            <w:r w:rsidRPr="001512DD">
              <w:rPr>
                <w:rFonts w:cs="Times New Roman"/>
                <w:w w:val="105"/>
              </w:rPr>
              <w:t>2=Crop failure</w:t>
            </w:r>
          </w:p>
          <w:p w14:paraId="339ECF26" w14:textId="77777777" w:rsidR="00747FDE" w:rsidRPr="001512DD" w:rsidRDefault="00747FDE" w:rsidP="00747FDE">
            <w:pPr>
              <w:spacing w:after="0"/>
              <w:rPr>
                <w:rFonts w:cs="Times New Roman"/>
                <w:w w:val="105"/>
              </w:rPr>
            </w:pPr>
            <w:r w:rsidRPr="001512DD">
              <w:rPr>
                <w:rFonts w:cs="Times New Roman"/>
                <w:w w:val="105"/>
              </w:rPr>
              <w:t>3=Reduced HH consumption</w:t>
            </w:r>
          </w:p>
          <w:p w14:paraId="6E7DAEE8" w14:textId="77777777" w:rsidR="00747FDE" w:rsidRPr="001512DD" w:rsidRDefault="00747FDE" w:rsidP="00747FDE">
            <w:pPr>
              <w:spacing w:after="0"/>
              <w:rPr>
                <w:rFonts w:cs="Times New Roman"/>
                <w:w w:val="105"/>
              </w:rPr>
            </w:pPr>
            <w:r w:rsidRPr="001512DD">
              <w:rPr>
                <w:rFonts w:cs="Times New Roman"/>
                <w:w w:val="105"/>
              </w:rPr>
              <w:t>4=Loss of assets</w:t>
            </w:r>
          </w:p>
          <w:p w14:paraId="66ABECC5" w14:textId="77777777" w:rsidR="00747FDE" w:rsidRPr="001512DD" w:rsidRDefault="00747FDE" w:rsidP="00747FDE">
            <w:pPr>
              <w:spacing w:after="0"/>
              <w:rPr>
                <w:rFonts w:cs="Times New Roman"/>
                <w:w w:val="105"/>
              </w:rPr>
            </w:pPr>
            <w:r w:rsidRPr="001512DD">
              <w:rPr>
                <w:rFonts w:cs="Times New Roman"/>
                <w:w w:val="105"/>
              </w:rPr>
              <w:t>5=Loss of income</w:t>
            </w:r>
          </w:p>
          <w:p w14:paraId="6CA73062" w14:textId="77777777" w:rsidR="00747FDE" w:rsidRPr="001512DD" w:rsidRDefault="00747FDE" w:rsidP="00747FDE">
            <w:pPr>
              <w:spacing w:after="0"/>
              <w:rPr>
                <w:rFonts w:cs="Times New Roman"/>
                <w:w w:val="105"/>
              </w:rPr>
            </w:pPr>
            <w:r w:rsidRPr="001512DD">
              <w:rPr>
                <w:rFonts w:cs="Times New Roman"/>
                <w:w w:val="105"/>
              </w:rPr>
              <w:t>6=Livestock sickness</w:t>
            </w:r>
          </w:p>
          <w:p w14:paraId="64F8123D" w14:textId="77777777" w:rsidR="00747FDE" w:rsidRPr="001512DD" w:rsidRDefault="00747FDE" w:rsidP="00747FDE">
            <w:pPr>
              <w:spacing w:after="0"/>
              <w:rPr>
                <w:rFonts w:cs="Times New Roman"/>
                <w:w w:val="105"/>
              </w:rPr>
            </w:pPr>
            <w:r w:rsidRPr="001512DD">
              <w:rPr>
                <w:rFonts w:cs="Times New Roman"/>
                <w:w w:val="105"/>
              </w:rPr>
              <w:t>7=Livestock death</w:t>
            </w:r>
          </w:p>
          <w:p w14:paraId="1BE0AB11" w14:textId="77777777" w:rsidR="00747FDE" w:rsidRPr="001512DD" w:rsidRDefault="00747FDE" w:rsidP="00747FDE">
            <w:pPr>
              <w:spacing w:after="0"/>
              <w:rPr>
                <w:rFonts w:cs="Times New Roman"/>
                <w:w w:val="105"/>
              </w:rPr>
            </w:pPr>
            <w:r w:rsidRPr="001512DD">
              <w:rPr>
                <w:rFonts w:cs="Times New Roman"/>
                <w:w w:val="105"/>
              </w:rPr>
              <w:t>8=Human sickness</w:t>
            </w:r>
          </w:p>
          <w:p w14:paraId="150F7D26" w14:textId="77777777" w:rsidR="00747FDE" w:rsidRPr="001512DD" w:rsidRDefault="00747FDE" w:rsidP="00747FDE">
            <w:pPr>
              <w:spacing w:after="0"/>
              <w:rPr>
                <w:rFonts w:cs="Times New Roman"/>
                <w:w w:val="105"/>
              </w:rPr>
            </w:pPr>
            <w:r w:rsidRPr="001512DD">
              <w:rPr>
                <w:rFonts w:cs="Times New Roman"/>
                <w:w w:val="105"/>
              </w:rPr>
              <w:t>9=Human death</w:t>
            </w:r>
          </w:p>
          <w:p w14:paraId="0E40E9B5" w14:textId="77777777" w:rsidR="00747FDE" w:rsidRPr="001512DD" w:rsidRDefault="00747FDE" w:rsidP="00747FDE">
            <w:pPr>
              <w:spacing w:after="0"/>
              <w:rPr>
                <w:rFonts w:cs="Times New Roman"/>
                <w:w w:val="105"/>
              </w:rPr>
            </w:pPr>
            <w:r w:rsidRPr="001512DD">
              <w:rPr>
                <w:rFonts w:cs="Times New Roman"/>
                <w:w w:val="105"/>
              </w:rPr>
              <w:lastRenderedPageBreak/>
              <w:t>10=Pests or diseases that affected the crops before they were harvested</w:t>
            </w:r>
          </w:p>
          <w:p w14:paraId="6B52827E" w14:textId="77777777" w:rsidR="00747FDE" w:rsidRPr="001512DD" w:rsidRDefault="00747FDE" w:rsidP="00747FDE">
            <w:pPr>
              <w:spacing w:after="0"/>
              <w:rPr>
                <w:rFonts w:cs="Times New Roman"/>
                <w:w w:val="105"/>
              </w:rPr>
            </w:pPr>
            <w:r w:rsidRPr="001512DD">
              <w:rPr>
                <w:rFonts w:cs="Times New Roman"/>
                <w:w w:val="105"/>
              </w:rPr>
              <w:t xml:space="preserve">11=Pests or diseases </w:t>
            </w:r>
            <w:proofErr w:type="spellStart"/>
            <w:r w:rsidRPr="001512DD">
              <w:rPr>
                <w:rFonts w:cs="Times New Roman"/>
                <w:w w:val="105"/>
              </w:rPr>
              <w:t>tha</w:t>
            </w:r>
            <w:proofErr w:type="spellEnd"/>
            <w:r w:rsidRPr="001512DD">
              <w:rPr>
                <w:rFonts w:cs="Times New Roman"/>
                <w:w w:val="105"/>
              </w:rPr>
              <w:t xml:space="preserve"> led to crop/storage losses</w:t>
            </w:r>
          </w:p>
          <w:p w14:paraId="57650F63" w14:textId="77777777" w:rsidR="00747FDE" w:rsidRPr="001512DD" w:rsidRDefault="00747FDE" w:rsidP="00747FDE">
            <w:pPr>
              <w:spacing w:after="0"/>
              <w:rPr>
                <w:rFonts w:cs="Times New Roman"/>
                <w:w w:val="105"/>
              </w:rPr>
            </w:pPr>
            <w:r w:rsidRPr="001512DD">
              <w:rPr>
                <w:rFonts w:cs="Times New Roman"/>
                <w:w w:val="105"/>
              </w:rPr>
              <w:t>12=Pests or diseases that affected livestock</w:t>
            </w:r>
          </w:p>
          <w:p w14:paraId="5B0C2D4B" w14:textId="77777777" w:rsidR="00747FDE" w:rsidRPr="001512DD" w:rsidRDefault="00747FDE" w:rsidP="00747FDE">
            <w:pPr>
              <w:spacing w:after="0"/>
              <w:rPr>
                <w:rFonts w:cs="Times New Roman"/>
                <w:w w:val="105"/>
              </w:rPr>
            </w:pPr>
            <w:r w:rsidRPr="001512DD">
              <w:rPr>
                <w:rFonts w:cs="Times New Roman"/>
                <w:w w:val="105"/>
              </w:rPr>
              <w:t>97=Other, please specify</w:t>
            </w:r>
          </w:p>
          <w:p w14:paraId="7D327866" w14:textId="77777777" w:rsidR="00747FDE" w:rsidRPr="001512DD" w:rsidRDefault="00747FDE" w:rsidP="00747FDE">
            <w:pPr>
              <w:spacing w:after="0"/>
              <w:rPr>
                <w:rFonts w:cs="Times New Roman"/>
                <w:w w:val="105"/>
              </w:rPr>
            </w:pPr>
            <w:r w:rsidRPr="001512DD">
              <w:rPr>
                <w:rFonts w:cs="Times New Roman"/>
                <w:w w:val="105"/>
              </w:rPr>
              <w:t>888=Don't know</w:t>
            </w:r>
          </w:p>
          <w:p w14:paraId="1441DF50" w14:textId="77777777" w:rsidR="00747FDE" w:rsidRPr="001512DD" w:rsidRDefault="00747FDE" w:rsidP="00747FDE">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3E20B61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lastRenderedPageBreak/>
              <w:t>(Code)</w:t>
            </w:r>
          </w:p>
        </w:tc>
      </w:tr>
      <w:tr w:rsidR="00747FDE" w:rsidRPr="001512DD" w14:paraId="665B15D8"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0D5E7683"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7BF53430" w14:textId="77777777" w:rsidR="00747FDE" w:rsidRPr="001512DD" w:rsidRDefault="00747FDE" w:rsidP="00747FDE">
            <w:pPr>
              <w:spacing w:after="0"/>
              <w:rPr>
                <w:color w:val="000000"/>
              </w:rPr>
            </w:pPr>
            <w:r w:rsidRPr="001512DD">
              <w:rPr>
                <w:rFonts w:cs="ArialNarrow"/>
              </w:rPr>
              <w:t xml:space="preserve">Thinking of the worst </w:t>
            </w:r>
            <w:r w:rsidRPr="001512DD">
              <w:rPr>
                <w:rFonts w:cs="ArialNarrow"/>
                <w:b/>
              </w:rPr>
              <w:t>RAIN/FLOODS</w:t>
            </w:r>
            <w:r w:rsidRPr="001512DD">
              <w:rPr>
                <w:rFonts w:cs="ArialNarrow"/>
              </w:rPr>
              <w:t xml:space="preserve"> that your household experienced, what 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08E002E9"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14DC66A9"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1FA101A1"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4F61DF00" w14:textId="77777777" w:rsidR="00747FDE" w:rsidRPr="001512DD" w:rsidRDefault="00747FDE" w:rsidP="00747FDE">
            <w:pPr>
              <w:spacing w:after="0"/>
            </w:pPr>
          </w:p>
        </w:tc>
        <w:tc>
          <w:tcPr>
            <w:tcW w:w="4678" w:type="dxa"/>
            <w:tcBorders>
              <w:left w:val="single" w:sz="4" w:space="0" w:color="auto"/>
              <w:right w:val="single" w:sz="18" w:space="0" w:color="000000"/>
            </w:tcBorders>
          </w:tcPr>
          <w:p w14:paraId="78B4F38A"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50EFEE97"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79A6FC89"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7EC8511B"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5DC6DEB" w14:textId="77777777" w:rsidR="00747FDE" w:rsidRPr="001512DD" w:rsidRDefault="00747FDE" w:rsidP="00747FDE">
            <w:pPr>
              <w:spacing w:after="0"/>
              <w:rPr>
                <w:color w:val="000000"/>
              </w:rPr>
            </w:pPr>
            <w:r w:rsidRPr="001512DD">
              <w:rPr>
                <w:rFonts w:cs="Times New Roman"/>
              </w:rPr>
              <w:t xml:space="preserve">Are there any changes you wanted to make but were unable to make? </w:t>
            </w:r>
          </w:p>
        </w:tc>
        <w:tc>
          <w:tcPr>
            <w:tcW w:w="4319" w:type="dxa"/>
            <w:gridSpan w:val="3"/>
            <w:tcBorders>
              <w:top w:val="single" w:sz="4" w:space="0" w:color="000000"/>
              <w:bottom w:val="single" w:sz="4" w:space="0" w:color="000000"/>
              <w:right w:val="single" w:sz="18" w:space="0" w:color="000000"/>
            </w:tcBorders>
          </w:tcPr>
          <w:p w14:paraId="5471CCFA"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2CD16F49"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50E2CF30"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16331CBE" w14:textId="77777777" w:rsidR="00747FDE" w:rsidRPr="001512DD" w:rsidRDefault="00747FDE" w:rsidP="00747FDE">
            <w:pPr>
              <w:spacing w:after="0"/>
            </w:pPr>
          </w:p>
        </w:tc>
        <w:tc>
          <w:tcPr>
            <w:tcW w:w="4678" w:type="dxa"/>
            <w:tcBorders>
              <w:left w:val="single" w:sz="4" w:space="0" w:color="auto"/>
              <w:right w:val="single" w:sz="18" w:space="0" w:color="000000"/>
            </w:tcBorders>
          </w:tcPr>
          <w:p w14:paraId="41E259FF"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23A37596"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768A7831"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28333A28"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04AE294" w14:textId="77777777" w:rsidR="00747FDE" w:rsidRPr="001512DD" w:rsidRDefault="00747FDE" w:rsidP="00747FDE">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63E31DA2" w14:textId="77777777" w:rsidR="00747FDE" w:rsidRPr="001512DD" w:rsidRDefault="00747FDE" w:rsidP="00747FDE">
            <w:pPr>
              <w:spacing w:after="0"/>
              <w:rPr>
                <w:rFonts w:cs="Times New Roman"/>
                <w:w w:val="105"/>
              </w:rPr>
            </w:pPr>
            <w:r w:rsidRPr="001512DD">
              <w:rPr>
                <w:rFonts w:cs="Times New Roman"/>
                <w:w w:val="105"/>
              </w:rPr>
              <w:t>1=Lack of money</w:t>
            </w:r>
          </w:p>
          <w:p w14:paraId="1AF4AFD6" w14:textId="77777777" w:rsidR="00747FDE" w:rsidRPr="001512DD" w:rsidRDefault="00747FDE" w:rsidP="00747FDE">
            <w:pPr>
              <w:spacing w:after="0"/>
              <w:rPr>
                <w:rFonts w:cs="Times New Roman"/>
                <w:w w:val="105"/>
              </w:rPr>
            </w:pPr>
            <w:r w:rsidRPr="001512DD">
              <w:rPr>
                <w:rFonts w:cs="Times New Roman"/>
                <w:w w:val="105"/>
              </w:rPr>
              <w:t>2=Lack of information</w:t>
            </w:r>
          </w:p>
          <w:p w14:paraId="380A725E" w14:textId="77777777" w:rsidR="00747FDE" w:rsidRPr="001512DD" w:rsidRDefault="00747FDE" w:rsidP="00747FDE">
            <w:pPr>
              <w:spacing w:after="0"/>
              <w:rPr>
                <w:rFonts w:cs="Times New Roman"/>
                <w:w w:val="105"/>
              </w:rPr>
            </w:pPr>
            <w:r w:rsidRPr="001512DD">
              <w:rPr>
                <w:rFonts w:cs="Times New Roman"/>
                <w:w w:val="105"/>
              </w:rPr>
              <w:t>3=Shortage of labor</w:t>
            </w:r>
          </w:p>
          <w:p w14:paraId="03D260E3" w14:textId="77777777" w:rsidR="00747FDE" w:rsidRPr="001512DD" w:rsidRDefault="00747FDE" w:rsidP="00747FDE">
            <w:pPr>
              <w:spacing w:after="0"/>
              <w:rPr>
                <w:rFonts w:cs="Times New Roman"/>
                <w:w w:val="105"/>
              </w:rPr>
            </w:pPr>
            <w:r w:rsidRPr="001512DD">
              <w:rPr>
                <w:rFonts w:cs="Times New Roman"/>
                <w:w w:val="105"/>
              </w:rPr>
              <w:t>4=Shortage of Land</w:t>
            </w:r>
          </w:p>
          <w:p w14:paraId="38DB84AF"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587E0B75"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7F5F30F9"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3931F732" w14:textId="77777777" w:rsidR="00747FDE" w:rsidRPr="001512DD" w:rsidRDefault="00747FDE" w:rsidP="00747FDE">
            <w:pPr>
              <w:spacing w:after="0"/>
            </w:pPr>
          </w:p>
        </w:tc>
        <w:tc>
          <w:tcPr>
            <w:tcW w:w="4678" w:type="dxa"/>
            <w:tcBorders>
              <w:left w:val="single" w:sz="4" w:space="0" w:color="auto"/>
              <w:right w:val="single" w:sz="18" w:space="0" w:color="000000"/>
            </w:tcBorders>
          </w:tcPr>
          <w:p w14:paraId="4CE51BB2"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C645009"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0987A495"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01E6BA25"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B7FD052" w14:textId="77777777" w:rsidR="00747FDE" w:rsidRPr="001512DD" w:rsidRDefault="00747FDE" w:rsidP="00747FDE">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41679A15" w14:textId="77777777" w:rsidR="00747FDE" w:rsidRPr="001512DD" w:rsidRDefault="00747FDE" w:rsidP="00747FDE">
            <w:pPr>
              <w:spacing w:after="0"/>
              <w:rPr>
                <w:rFonts w:cs="Times New Roman"/>
                <w:w w:val="105"/>
              </w:rPr>
            </w:pPr>
            <w:r w:rsidRPr="001512DD">
              <w:rPr>
                <w:rFonts w:cs="Times New Roman"/>
                <w:w w:val="105"/>
              </w:rPr>
              <w:t>1 = Harvest more forest products</w:t>
            </w:r>
          </w:p>
          <w:p w14:paraId="3E8EDC41" w14:textId="77777777" w:rsidR="00747FDE" w:rsidRPr="001512DD" w:rsidRDefault="00747FDE" w:rsidP="00747FDE">
            <w:pPr>
              <w:spacing w:after="0"/>
              <w:rPr>
                <w:rFonts w:cs="Times New Roman"/>
                <w:w w:val="105"/>
              </w:rPr>
            </w:pPr>
            <w:r w:rsidRPr="001512DD">
              <w:rPr>
                <w:rFonts w:cs="Times New Roman"/>
                <w:w w:val="105"/>
              </w:rPr>
              <w:t>2 = Harvest more wild foods not found in the forest</w:t>
            </w:r>
          </w:p>
          <w:p w14:paraId="09A482DB" w14:textId="77777777" w:rsidR="00747FDE" w:rsidRPr="001512DD" w:rsidRDefault="00747FDE" w:rsidP="00747FDE">
            <w:pPr>
              <w:spacing w:after="0"/>
              <w:rPr>
                <w:rFonts w:cs="Times New Roman"/>
                <w:w w:val="105"/>
              </w:rPr>
            </w:pPr>
            <w:r w:rsidRPr="001512DD">
              <w:rPr>
                <w:rFonts w:cs="Times New Roman"/>
                <w:w w:val="105"/>
              </w:rPr>
              <w:t>3 = Harvest more agricultural products</w:t>
            </w:r>
          </w:p>
          <w:p w14:paraId="073CCBDA" w14:textId="77777777" w:rsidR="00747FDE" w:rsidRPr="001512DD" w:rsidRDefault="00747FDE" w:rsidP="00747FDE">
            <w:pPr>
              <w:spacing w:after="0"/>
              <w:rPr>
                <w:rFonts w:cs="Times New Roman"/>
                <w:w w:val="105"/>
              </w:rPr>
            </w:pPr>
            <w:r w:rsidRPr="001512DD">
              <w:rPr>
                <w:rFonts w:cs="Times New Roman"/>
                <w:w w:val="105"/>
              </w:rPr>
              <w:t>4 = Spend cash savings</w:t>
            </w:r>
          </w:p>
          <w:p w14:paraId="426517D4" w14:textId="77777777" w:rsidR="00747FDE" w:rsidRPr="001512DD" w:rsidRDefault="00747FDE" w:rsidP="00747FDE">
            <w:pPr>
              <w:spacing w:after="0"/>
              <w:rPr>
                <w:rFonts w:cs="Times New Roman"/>
                <w:w w:val="105"/>
              </w:rPr>
            </w:pPr>
            <w:r w:rsidRPr="001512DD">
              <w:rPr>
                <w:rFonts w:cs="Times New Roman"/>
                <w:w w:val="105"/>
              </w:rPr>
              <w:t>5 = Sell assets (Land, livestock, etc.)</w:t>
            </w:r>
          </w:p>
          <w:p w14:paraId="3B4FEB3F" w14:textId="77777777" w:rsidR="00747FDE" w:rsidRPr="001512DD" w:rsidRDefault="00747FDE" w:rsidP="00747FDE">
            <w:pPr>
              <w:spacing w:after="0"/>
              <w:rPr>
                <w:rFonts w:cs="Times New Roman"/>
                <w:w w:val="105"/>
              </w:rPr>
            </w:pPr>
            <w:r w:rsidRPr="001512DD">
              <w:rPr>
                <w:rFonts w:cs="Times New Roman"/>
                <w:w w:val="105"/>
              </w:rPr>
              <w:t>6 = Do extra casual labor</w:t>
            </w:r>
          </w:p>
          <w:p w14:paraId="04009174" w14:textId="77777777" w:rsidR="00747FDE" w:rsidRPr="001512DD" w:rsidRDefault="00747FDE" w:rsidP="00747FDE">
            <w:pPr>
              <w:spacing w:after="0"/>
              <w:rPr>
                <w:rFonts w:cs="Times New Roman"/>
                <w:w w:val="105"/>
              </w:rPr>
            </w:pPr>
            <w:r w:rsidRPr="001512DD">
              <w:rPr>
                <w:rFonts w:cs="Times New Roman"/>
                <w:w w:val="105"/>
              </w:rPr>
              <w:t>7 = Assistance from friends or relatives</w:t>
            </w:r>
          </w:p>
          <w:p w14:paraId="24D8C025" w14:textId="77777777" w:rsidR="00747FDE" w:rsidRPr="001512DD" w:rsidRDefault="00747FDE" w:rsidP="00747FDE">
            <w:pPr>
              <w:spacing w:after="0"/>
              <w:rPr>
                <w:rFonts w:cs="Times New Roman"/>
                <w:w w:val="105"/>
              </w:rPr>
            </w:pPr>
            <w:r w:rsidRPr="001512DD">
              <w:rPr>
                <w:rFonts w:cs="Times New Roman"/>
                <w:w w:val="105"/>
              </w:rPr>
              <w:t xml:space="preserve">8 = Assistance from NGO, community organization, religious organization, </w:t>
            </w:r>
            <w:proofErr w:type="spellStart"/>
            <w:r w:rsidRPr="001512DD">
              <w:rPr>
                <w:rFonts w:cs="Times New Roman"/>
                <w:w w:val="105"/>
              </w:rPr>
              <w:t>etc</w:t>
            </w:r>
            <w:proofErr w:type="spellEnd"/>
          </w:p>
          <w:p w14:paraId="2A501D57" w14:textId="77777777" w:rsidR="00747FDE" w:rsidRPr="001512DD" w:rsidRDefault="00747FDE" w:rsidP="00747FDE">
            <w:pPr>
              <w:spacing w:after="0"/>
              <w:rPr>
                <w:rFonts w:cs="Times New Roman"/>
                <w:w w:val="105"/>
              </w:rPr>
            </w:pPr>
            <w:r w:rsidRPr="001512DD">
              <w:rPr>
                <w:rFonts w:cs="Times New Roman"/>
                <w:w w:val="105"/>
              </w:rPr>
              <w:t xml:space="preserve">9 = Get loan from money lender, </w:t>
            </w:r>
            <w:proofErr w:type="gramStart"/>
            <w:r w:rsidRPr="001512DD">
              <w:rPr>
                <w:rFonts w:cs="Times New Roman"/>
                <w:w w:val="105"/>
              </w:rPr>
              <w:t>credit ,associations</w:t>
            </w:r>
            <w:proofErr w:type="gramEnd"/>
            <w:r w:rsidRPr="001512DD">
              <w:rPr>
                <w:rFonts w:cs="Times New Roman"/>
                <w:w w:val="105"/>
              </w:rPr>
              <w:t xml:space="preserve">, </w:t>
            </w:r>
            <w:proofErr w:type="spellStart"/>
            <w:r w:rsidRPr="001512DD">
              <w:rPr>
                <w:rFonts w:cs="Times New Roman"/>
                <w:w w:val="105"/>
              </w:rPr>
              <w:t>etc</w:t>
            </w:r>
            <w:proofErr w:type="spellEnd"/>
          </w:p>
          <w:p w14:paraId="5E825A89" w14:textId="77777777" w:rsidR="00747FDE" w:rsidRPr="001512DD" w:rsidRDefault="00747FDE" w:rsidP="00747FDE">
            <w:pPr>
              <w:spacing w:after="0"/>
              <w:rPr>
                <w:rFonts w:cs="Times New Roman"/>
                <w:w w:val="105"/>
              </w:rPr>
            </w:pPr>
            <w:r w:rsidRPr="001512DD">
              <w:rPr>
                <w:rFonts w:cs="Times New Roman"/>
                <w:w w:val="105"/>
              </w:rPr>
              <w:t>10 = Reduce household spending</w:t>
            </w:r>
          </w:p>
          <w:p w14:paraId="49D821FF" w14:textId="77777777" w:rsidR="00747FDE" w:rsidRPr="001512DD" w:rsidRDefault="00747FDE" w:rsidP="00747FDE">
            <w:pPr>
              <w:spacing w:after="0"/>
              <w:rPr>
                <w:rFonts w:cs="Times New Roman"/>
                <w:w w:val="105"/>
              </w:rPr>
            </w:pPr>
            <w:r w:rsidRPr="001512DD">
              <w:rPr>
                <w:rFonts w:cs="Times New Roman"/>
                <w:w w:val="105"/>
              </w:rPr>
              <w:t>11 = Did nothing in particular</w:t>
            </w:r>
          </w:p>
          <w:p w14:paraId="039D0084"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929895E"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2C789E71"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33C19BE8" w14:textId="77777777" w:rsidR="00747FDE" w:rsidRPr="001512DD" w:rsidRDefault="00747FDE" w:rsidP="00747FDE">
            <w:pPr>
              <w:spacing w:after="0"/>
            </w:pPr>
          </w:p>
        </w:tc>
        <w:tc>
          <w:tcPr>
            <w:tcW w:w="4678" w:type="dxa"/>
            <w:tcBorders>
              <w:left w:val="single" w:sz="4" w:space="0" w:color="auto"/>
              <w:right w:val="single" w:sz="18" w:space="0" w:color="000000"/>
            </w:tcBorders>
          </w:tcPr>
          <w:p w14:paraId="2586DA77"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4177D023" w14:textId="77777777" w:rsidR="00747FDE" w:rsidRPr="001512DD" w:rsidRDefault="00747FDE" w:rsidP="00747FDE">
            <w:pPr>
              <w:spacing w:after="0"/>
              <w:rPr>
                <w:w w:val="105"/>
              </w:rPr>
            </w:pPr>
            <w:r w:rsidRPr="001512DD">
              <w:rPr>
                <w:i/>
                <w:color w:val="A6A6A6" w:themeColor="background1" w:themeShade="A6"/>
              </w:rPr>
              <w:t>(Text)</w:t>
            </w:r>
          </w:p>
        </w:tc>
      </w:tr>
    </w:tbl>
    <w:p w14:paraId="2A6312B8" w14:textId="77777777" w:rsidR="00747FDE" w:rsidRPr="001512DD" w:rsidRDefault="00747FDE" w:rsidP="00747FDE">
      <w:pPr>
        <w:autoSpaceDE w:val="0"/>
        <w:autoSpaceDN w:val="0"/>
        <w:adjustRightInd w:val="0"/>
        <w:spacing w:after="0" w:line="240" w:lineRule="auto"/>
        <w:contextualSpacing/>
        <w:rPr>
          <w:rFonts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359"/>
        <w:gridCol w:w="4678"/>
        <w:gridCol w:w="7"/>
        <w:gridCol w:w="2509"/>
        <w:gridCol w:w="1803"/>
        <w:gridCol w:w="31"/>
        <w:gridCol w:w="693"/>
      </w:tblGrid>
      <w:tr w:rsidR="00747FDE" w:rsidRPr="001512DD" w14:paraId="66CE1DD4" w14:textId="77777777" w:rsidTr="00747FDE">
        <w:trPr>
          <w:trHeight w:val="20"/>
        </w:trPr>
        <w:tc>
          <w:tcPr>
            <w:tcW w:w="359" w:type="dxa"/>
            <w:tcBorders>
              <w:top w:val="single" w:sz="4" w:space="0" w:color="000000"/>
              <w:left w:val="single" w:sz="4" w:space="0" w:color="000000"/>
              <w:bottom w:val="single" w:sz="4" w:space="0" w:color="000000"/>
              <w:right w:val="single" w:sz="4" w:space="0" w:color="auto"/>
            </w:tcBorders>
          </w:tcPr>
          <w:p w14:paraId="35D1E321" w14:textId="77777777" w:rsidR="00747FDE" w:rsidRPr="001512DD" w:rsidRDefault="00747FDE" w:rsidP="00747FDE">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50032B00" w14:textId="77777777" w:rsidR="00747FDE" w:rsidRPr="001512DD" w:rsidRDefault="00747FDE" w:rsidP="00747FDE">
            <w:pPr>
              <w:spacing w:after="0"/>
              <w:rPr>
                <w:rFonts w:eastAsia="Calibri" w:cs="Times New Roman"/>
                <w:w w:val="105"/>
              </w:rPr>
            </w:pPr>
            <w:r w:rsidRPr="001512DD">
              <w:rPr>
                <w:rFonts w:cs="ArialNarrow"/>
              </w:rPr>
              <w:t xml:space="preserve">In the past 5 years, has your household been </w:t>
            </w:r>
            <w:r w:rsidRPr="001512DD">
              <w:rPr>
                <w:rFonts w:cs="ArialNarrow"/>
              </w:rPr>
              <w:lastRenderedPageBreak/>
              <w:t xml:space="preserve">affected by </w:t>
            </w:r>
            <w:r w:rsidRPr="001512DD">
              <w:rPr>
                <w:rFonts w:cs="ArialNarrow"/>
                <w:b/>
              </w:rPr>
              <w:t>ERRATIC RAINS</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249579D1" w14:textId="77777777" w:rsidR="00747FDE" w:rsidRPr="001512DD" w:rsidRDefault="00747FDE" w:rsidP="00747FDE">
            <w:pPr>
              <w:spacing w:after="0"/>
            </w:pPr>
            <w:r w:rsidRPr="001512DD">
              <w:lastRenderedPageBreak/>
              <w:t>1=No</w:t>
            </w:r>
          </w:p>
          <w:p w14:paraId="156F0019" w14:textId="77777777" w:rsidR="00747FDE" w:rsidRPr="001512DD" w:rsidRDefault="00747FDE" w:rsidP="00747FDE">
            <w:pPr>
              <w:spacing w:after="0"/>
            </w:pPr>
            <w:r w:rsidRPr="001512DD">
              <w:lastRenderedPageBreak/>
              <w:t>2=Yes</w:t>
            </w:r>
            <w:r w:rsidRPr="001512DD" w:rsidDel="00226116">
              <w:t xml:space="preserve"> </w:t>
            </w:r>
          </w:p>
          <w:p w14:paraId="5E638942" w14:textId="77777777" w:rsidR="00747FDE" w:rsidRPr="001512DD" w:rsidRDefault="00747FDE" w:rsidP="00747FDE">
            <w:pPr>
              <w:spacing w:after="0"/>
            </w:pPr>
            <w:r w:rsidRPr="001512DD">
              <w:t>888=Don’t know</w:t>
            </w:r>
          </w:p>
          <w:p w14:paraId="2B95A270" w14:textId="77777777" w:rsidR="00747FDE" w:rsidRPr="001512DD" w:rsidRDefault="00747FDE" w:rsidP="00747FDE">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685670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lastRenderedPageBreak/>
              <w:t>(Code)</w:t>
            </w:r>
          </w:p>
        </w:tc>
      </w:tr>
      <w:tr w:rsidR="00747FDE" w:rsidRPr="001512DD" w14:paraId="4E805FD6" w14:textId="77777777" w:rsidTr="00747FDE">
        <w:trPr>
          <w:trHeight w:val="20"/>
        </w:trPr>
        <w:tc>
          <w:tcPr>
            <w:tcW w:w="359" w:type="dxa"/>
            <w:tcBorders>
              <w:top w:val="single" w:sz="4" w:space="0" w:color="000000"/>
              <w:left w:val="single" w:sz="4" w:space="0" w:color="000000"/>
              <w:bottom w:val="single" w:sz="4" w:space="0" w:color="000000"/>
              <w:right w:val="single" w:sz="4" w:space="0" w:color="auto"/>
            </w:tcBorders>
          </w:tcPr>
          <w:p w14:paraId="0C5B4741" w14:textId="77777777" w:rsidR="00747FDE" w:rsidRPr="001512DD" w:rsidRDefault="00747FDE" w:rsidP="00747FDE">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24C9380B" w14:textId="77777777" w:rsidR="00747FDE" w:rsidRPr="001512DD" w:rsidRDefault="00747FDE" w:rsidP="00747FDE">
            <w:pPr>
              <w:spacing w:after="0"/>
              <w:rPr>
                <w:w w:val="105"/>
              </w:rPr>
            </w:pPr>
            <w:r w:rsidRPr="001512DD">
              <w:rPr>
                <w:rFonts w:cs="ArialNarrow"/>
              </w:rPr>
              <w:t xml:space="preserve">If yes, what years was your HH affected by the </w:t>
            </w:r>
            <w:r w:rsidRPr="001512DD">
              <w:rPr>
                <w:rFonts w:cs="ArialNarrow"/>
                <w:b/>
              </w:rPr>
              <w:t>ERRATIC RAINS</w:t>
            </w:r>
            <w:r w:rsidRPr="001512DD">
              <w:rPr>
                <w:rFonts w:cs="ArialNarrow"/>
              </w:rPr>
              <w:t xml:space="preserve">? </w:t>
            </w:r>
          </w:p>
        </w:tc>
        <w:tc>
          <w:tcPr>
            <w:tcW w:w="2527" w:type="dxa"/>
            <w:gridSpan w:val="3"/>
            <w:tcBorders>
              <w:top w:val="single" w:sz="18" w:space="0" w:color="000000"/>
              <w:left w:val="single" w:sz="18" w:space="0" w:color="000000"/>
              <w:bottom w:val="single" w:sz="18" w:space="0" w:color="000000"/>
              <w:right w:val="single" w:sz="18" w:space="0" w:color="000000"/>
            </w:tcBorders>
          </w:tcPr>
          <w:p w14:paraId="5677D703" w14:textId="77777777" w:rsidR="00747FDE" w:rsidRPr="001512DD" w:rsidRDefault="00747FDE" w:rsidP="00747FDE">
            <w:pPr>
              <w:spacing w:after="0"/>
              <w:rPr>
                <w:i/>
                <w:color w:val="A6A6A6" w:themeColor="background1" w:themeShade="A6"/>
              </w:rPr>
            </w:pPr>
            <w:r w:rsidRPr="001512DD">
              <w:rPr>
                <w:i/>
                <w:color w:val="A6A6A6" w:themeColor="background1" w:themeShade="A6"/>
              </w:rPr>
              <w:t>(Integer)</w:t>
            </w:r>
          </w:p>
        </w:tc>
      </w:tr>
      <w:tr w:rsidR="00747FDE" w:rsidRPr="001512DD" w14:paraId="59DF0E26" w14:textId="77777777" w:rsidTr="00747FDE">
        <w:trPr>
          <w:trHeight w:val="20"/>
        </w:trPr>
        <w:tc>
          <w:tcPr>
            <w:tcW w:w="359" w:type="dxa"/>
            <w:tcBorders>
              <w:top w:val="single" w:sz="4" w:space="0" w:color="000000"/>
              <w:left w:val="single" w:sz="4" w:space="0" w:color="000000"/>
              <w:bottom w:val="single" w:sz="4" w:space="0" w:color="000000"/>
              <w:right w:val="single" w:sz="4" w:space="0" w:color="auto"/>
            </w:tcBorders>
          </w:tcPr>
          <w:p w14:paraId="2DE9751A" w14:textId="77777777" w:rsidR="00747FDE" w:rsidRPr="001512DD" w:rsidRDefault="00747FDE" w:rsidP="00747FDE">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703E308C" w14:textId="77777777" w:rsidR="00747FDE" w:rsidRPr="001512DD" w:rsidRDefault="00747FDE" w:rsidP="00747FDE">
            <w:pPr>
              <w:spacing w:after="0"/>
              <w:rPr>
                <w:w w:val="105"/>
              </w:rPr>
            </w:pPr>
            <w:r w:rsidRPr="001512DD">
              <w:rPr>
                <w:rFonts w:cs="ArialNarrow"/>
              </w:rPr>
              <w:t xml:space="preserve">If more than one year – what year did your HH experience the worst </w:t>
            </w:r>
            <w:r w:rsidRPr="001512DD">
              <w:rPr>
                <w:rFonts w:cs="ArialNarrow"/>
                <w:b/>
              </w:rPr>
              <w:t>ERRATIC RAINS</w:t>
            </w:r>
            <w:r w:rsidRPr="001512DD">
              <w:rPr>
                <w:rFonts w:cs="ArialNarrow"/>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1CD95D5A" w14:textId="77777777" w:rsidR="00747FDE" w:rsidRPr="001512DD" w:rsidRDefault="00747FDE" w:rsidP="00747FDE">
            <w:pPr>
              <w:spacing w:after="0"/>
              <w:rPr>
                <w:i/>
                <w:color w:val="A6A6A6" w:themeColor="background1" w:themeShade="A6"/>
              </w:rPr>
            </w:pPr>
            <w:r w:rsidRPr="001512DD">
              <w:rPr>
                <w:i/>
                <w:color w:val="A6A6A6" w:themeColor="background1" w:themeShade="A6"/>
              </w:rPr>
              <w:t>(Integer)</w:t>
            </w:r>
          </w:p>
        </w:tc>
      </w:tr>
      <w:tr w:rsidR="00747FDE" w:rsidRPr="001512DD" w14:paraId="748F4B8B"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5D2EBA72"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4B37DCE" w14:textId="77777777" w:rsidR="00747FDE" w:rsidRPr="001512DD" w:rsidRDefault="00747FDE" w:rsidP="00747FDE">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ERRATIC RAINS</w:t>
            </w:r>
            <w:r w:rsidRPr="001512DD">
              <w:rPr>
                <w:rFonts w:cs="ArialNarrow"/>
              </w:rPr>
              <w:t>?</w:t>
            </w:r>
          </w:p>
        </w:tc>
        <w:tc>
          <w:tcPr>
            <w:tcW w:w="4319" w:type="dxa"/>
            <w:gridSpan w:val="3"/>
            <w:tcBorders>
              <w:top w:val="single" w:sz="4" w:space="0" w:color="000000"/>
              <w:bottom w:val="single" w:sz="4" w:space="0" w:color="000000"/>
              <w:right w:val="single" w:sz="18" w:space="0" w:color="000000"/>
            </w:tcBorders>
          </w:tcPr>
          <w:p w14:paraId="54EE323C" w14:textId="77777777" w:rsidR="00747FDE" w:rsidRPr="001512DD" w:rsidRDefault="00747FDE" w:rsidP="00747FDE">
            <w:pPr>
              <w:spacing w:after="0"/>
              <w:rPr>
                <w:rFonts w:cs="Times New Roman"/>
                <w:w w:val="105"/>
              </w:rPr>
            </w:pPr>
            <w:r w:rsidRPr="001512DD">
              <w:rPr>
                <w:rFonts w:cs="Times New Roman"/>
                <w:w w:val="105"/>
              </w:rPr>
              <w:t>1=Very well</w:t>
            </w:r>
          </w:p>
          <w:p w14:paraId="5109FEF0" w14:textId="77777777" w:rsidR="00747FDE" w:rsidRPr="001512DD" w:rsidRDefault="00747FDE" w:rsidP="00747FDE">
            <w:pPr>
              <w:spacing w:after="0"/>
              <w:rPr>
                <w:rFonts w:cs="Times New Roman"/>
                <w:w w:val="105"/>
              </w:rPr>
            </w:pPr>
            <w:r w:rsidRPr="001512DD">
              <w:rPr>
                <w:rFonts w:cs="Times New Roman"/>
                <w:w w:val="105"/>
              </w:rPr>
              <w:t>2=Somewhat well</w:t>
            </w:r>
          </w:p>
          <w:p w14:paraId="0786208C" w14:textId="77777777" w:rsidR="00747FDE" w:rsidRPr="001512DD" w:rsidRDefault="00747FDE" w:rsidP="00747FDE">
            <w:pPr>
              <w:spacing w:after="0"/>
              <w:rPr>
                <w:rFonts w:cs="Times New Roman"/>
                <w:w w:val="105"/>
              </w:rPr>
            </w:pPr>
            <w:r w:rsidRPr="001512DD">
              <w:rPr>
                <w:rFonts w:cs="Times New Roman"/>
                <w:w w:val="105"/>
              </w:rPr>
              <w:t>3=Neutral response</w:t>
            </w:r>
          </w:p>
          <w:p w14:paraId="3F9B48CA" w14:textId="77777777" w:rsidR="00747FDE" w:rsidRPr="001512DD" w:rsidRDefault="00747FDE" w:rsidP="00747FDE">
            <w:pPr>
              <w:spacing w:after="0"/>
              <w:rPr>
                <w:rFonts w:cs="Times New Roman"/>
                <w:w w:val="105"/>
              </w:rPr>
            </w:pPr>
            <w:r w:rsidRPr="001512DD">
              <w:rPr>
                <w:rFonts w:cs="Times New Roman"/>
                <w:w w:val="105"/>
              </w:rPr>
              <w:t>4=Somewhat poorly</w:t>
            </w:r>
          </w:p>
          <w:p w14:paraId="4344547C" w14:textId="77777777" w:rsidR="00747FDE" w:rsidRPr="001512DD" w:rsidRDefault="00747FDE" w:rsidP="00747FDE">
            <w:pPr>
              <w:spacing w:after="0"/>
              <w:rPr>
                <w:rFonts w:cs="Times New Roman"/>
                <w:w w:val="105"/>
              </w:rPr>
            </w:pPr>
            <w:r w:rsidRPr="001512DD">
              <w:rPr>
                <w:rFonts w:cs="Times New Roman"/>
                <w:w w:val="105"/>
              </w:rPr>
              <w:t>5=Very poorly</w:t>
            </w:r>
          </w:p>
          <w:p w14:paraId="2F69F07D" w14:textId="77777777" w:rsidR="00747FDE" w:rsidRPr="001512DD" w:rsidRDefault="00747FDE" w:rsidP="00747FDE">
            <w:pPr>
              <w:spacing w:after="0"/>
              <w:rPr>
                <w:rFonts w:cs="Times New Roman"/>
                <w:w w:val="105"/>
              </w:rPr>
            </w:pPr>
            <w:r w:rsidRPr="001512DD">
              <w:rPr>
                <w:rFonts w:cs="Times New Roman"/>
                <w:w w:val="105"/>
              </w:rPr>
              <w:t>888=Don't know</w:t>
            </w:r>
          </w:p>
          <w:p w14:paraId="0E3BC447" w14:textId="77777777" w:rsidR="00747FDE" w:rsidRPr="001512DD" w:rsidRDefault="00747FDE" w:rsidP="00747FDE">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25E59B9B"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2B5E56D9"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38520337"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3D52283A" w14:textId="77777777" w:rsidR="00747FDE" w:rsidRPr="001512DD" w:rsidRDefault="00747FDE" w:rsidP="00747FDE">
            <w:pPr>
              <w:spacing w:after="0"/>
              <w:rPr>
                <w:color w:val="000000"/>
              </w:rPr>
            </w:pPr>
            <w:r w:rsidRPr="001512DD">
              <w:rPr>
                <w:rFonts w:cs="ArialNarrow"/>
              </w:rPr>
              <w:t xml:space="preserve">What was the result of the </w:t>
            </w:r>
            <w:r w:rsidRPr="001512DD">
              <w:rPr>
                <w:rFonts w:cs="ArialNarrow"/>
                <w:b/>
              </w:rPr>
              <w:t>ERRATIC RAINS</w:t>
            </w:r>
            <w:r w:rsidRPr="001512DD">
              <w:rPr>
                <w:rFonts w:cs="ArialNarrow"/>
              </w:rPr>
              <w:t xml:space="preserve"> on your HH?</w:t>
            </w:r>
          </w:p>
        </w:tc>
        <w:tc>
          <w:tcPr>
            <w:tcW w:w="4319" w:type="dxa"/>
            <w:gridSpan w:val="3"/>
            <w:tcBorders>
              <w:top w:val="single" w:sz="4" w:space="0" w:color="000000"/>
              <w:bottom w:val="single" w:sz="4" w:space="0" w:color="000000"/>
              <w:right w:val="single" w:sz="18" w:space="0" w:color="000000"/>
            </w:tcBorders>
          </w:tcPr>
          <w:p w14:paraId="13DE0B58" w14:textId="77777777" w:rsidR="00747FDE" w:rsidRPr="001512DD" w:rsidRDefault="00747FDE" w:rsidP="00747FDE">
            <w:pPr>
              <w:spacing w:after="0"/>
              <w:rPr>
                <w:rFonts w:cs="Times New Roman"/>
                <w:w w:val="105"/>
              </w:rPr>
            </w:pPr>
            <w:r w:rsidRPr="001512DD">
              <w:rPr>
                <w:rFonts w:cs="Times New Roman"/>
                <w:w w:val="105"/>
              </w:rPr>
              <w:t>1=Reduced crop yield</w:t>
            </w:r>
          </w:p>
          <w:p w14:paraId="4865F361" w14:textId="77777777" w:rsidR="00747FDE" w:rsidRPr="001512DD" w:rsidRDefault="00747FDE" w:rsidP="00747FDE">
            <w:pPr>
              <w:spacing w:after="0"/>
              <w:rPr>
                <w:rFonts w:cs="Times New Roman"/>
                <w:w w:val="105"/>
              </w:rPr>
            </w:pPr>
            <w:r w:rsidRPr="001512DD">
              <w:rPr>
                <w:rFonts w:cs="Times New Roman"/>
                <w:w w:val="105"/>
              </w:rPr>
              <w:t>2=Crop failure</w:t>
            </w:r>
          </w:p>
          <w:p w14:paraId="0A36A3DD" w14:textId="77777777" w:rsidR="00747FDE" w:rsidRPr="001512DD" w:rsidRDefault="00747FDE" w:rsidP="00747FDE">
            <w:pPr>
              <w:spacing w:after="0"/>
              <w:rPr>
                <w:rFonts w:cs="Times New Roman"/>
                <w:w w:val="105"/>
              </w:rPr>
            </w:pPr>
            <w:r w:rsidRPr="001512DD">
              <w:rPr>
                <w:rFonts w:cs="Times New Roman"/>
                <w:w w:val="105"/>
              </w:rPr>
              <w:t>3=Reduced HH consumption</w:t>
            </w:r>
          </w:p>
          <w:p w14:paraId="6D38FDAB" w14:textId="77777777" w:rsidR="00747FDE" w:rsidRPr="001512DD" w:rsidRDefault="00747FDE" w:rsidP="00747FDE">
            <w:pPr>
              <w:spacing w:after="0"/>
              <w:rPr>
                <w:rFonts w:cs="Times New Roman"/>
                <w:w w:val="105"/>
              </w:rPr>
            </w:pPr>
            <w:r w:rsidRPr="001512DD">
              <w:rPr>
                <w:rFonts w:cs="Times New Roman"/>
                <w:w w:val="105"/>
              </w:rPr>
              <w:t>4=Loss of assets</w:t>
            </w:r>
          </w:p>
          <w:p w14:paraId="3E6885A7" w14:textId="77777777" w:rsidR="00747FDE" w:rsidRPr="001512DD" w:rsidRDefault="00747FDE" w:rsidP="00747FDE">
            <w:pPr>
              <w:spacing w:after="0"/>
              <w:rPr>
                <w:rFonts w:cs="Times New Roman"/>
                <w:w w:val="105"/>
              </w:rPr>
            </w:pPr>
            <w:r w:rsidRPr="001512DD">
              <w:rPr>
                <w:rFonts w:cs="Times New Roman"/>
                <w:w w:val="105"/>
              </w:rPr>
              <w:t>5=Loss of income</w:t>
            </w:r>
          </w:p>
          <w:p w14:paraId="4ADC2D50" w14:textId="77777777" w:rsidR="00747FDE" w:rsidRPr="001512DD" w:rsidRDefault="00747FDE" w:rsidP="00747FDE">
            <w:pPr>
              <w:spacing w:after="0"/>
              <w:rPr>
                <w:rFonts w:cs="Times New Roman"/>
                <w:w w:val="105"/>
              </w:rPr>
            </w:pPr>
            <w:r w:rsidRPr="001512DD">
              <w:rPr>
                <w:rFonts w:cs="Times New Roman"/>
                <w:w w:val="105"/>
              </w:rPr>
              <w:t>6=Livestock sickness</w:t>
            </w:r>
          </w:p>
          <w:p w14:paraId="7BC32123" w14:textId="77777777" w:rsidR="00747FDE" w:rsidRPr="001512DD" w:rsidRDefault="00747FDE" w:rsidP="00747FDE">
            <w:pPr>
              <w:spacing w:after="0"/>
              <w:rPr>
                <w:rFonts w:cs="Times New Roman"/>
                <w:w w:val="105"/>
              </w:rPr>
            </w:pPr>
            <w:r w:rsidRPr="001512DD">
              <w:rPr>
                <w:rFonts w:cs="Times New Roman"/>
                <w:w w:val="105"/>
              </w:rPr>
              <w:t>7=Livestock death</w:t>
            </w:r>
          </w:p>
          <w:p w14:paraId="07DB3C12" w14:textId="77777777" w:rsidR="00747FDE" w:rsidRPr="001512DD" w:rsidRDefault="00747FDE" w:rsidP="00747FDE">
            <w:pPr>
              <w:spacing w:after="0"/>
              <w:rPr>
                <w:rFonts w:cs="Times New Roman"/>
                <w:w w:val="105"/>
              </w:rPr>
            </w:pPr>
            <w:r w:rsidRPr="001512DD">
              <w:rPr>
                <w:rFonts w:cs="Times New Roman"/>
                <w:w w:val="105"/>
              </w:rPr>
              <w:t>8=Human sickness</w:t>
            </w:r>
          </w:p>
          <w:p w14:paraId="009C37DD" w14:textId="77777777" w:rsidR="00747FDE" w:rsidRPr="001512DD" w:rsidRDefault="00747FDE" w:rsidP="00747FDE">
            <w:pPr>
              <w:spacing w:after="0"/>
              <w:rPr>
                <w:rFonts w:cs="Times New Roman"/>
                <w:w w:val="105"/>
              </w:rPr>
            </w:pPr>
            <w:r w:rsidRPr="001512DD">
              <w:rPr>
                <w:rFonts w:cs="Times New Roman"/>
                <w:w w:val="105"/>
              </w:rPr>
              <w:t>9=Human death</w:t>
            </w:r>
          </w:p>
          <w:p w14:paraId="0417CB0B" w14:textId="77777777" w:rsidR="00747FDE" w:rsidRPr="001512DD" w:rsidRDefault="00747FDE" w:rsidP="00747FDE">
            <w:pPr>
              <w:spacing w:after="0"/>
              <w:rPr>
                <w:rFonts w:cs="Times New Roman"/>
                <w:w w:val="105"/>
              </w:rPr>
            </w:pPr>
            <w:r w:rsidRPr="001512DD">
              <w:rPr>
                <w:rFonts w:cs="Times New Roman"/>
                <w:w w:val="105"/>
              </w:rPr>
              <w:t>10=Pests or diseases that affected the crops before they were harvested</w:t>
            </w:r>
          </w:p>
          <w:p w14:paraId="1FD5097D" w14:textId="77777777" w:rsidR="00747FDE" w:rsidRPr="001512DD" w:rsidRDefault="00747FDE" w:rsidP="00747FDE">
            <w:pPr>
              <w:spacing w:after="0"/>
              <w:rPr>
                <w:rFonts w:cs="Times New Roman"/>
                <w:w w:val="105"/>
              </w:rPr>
            </w:pPr>
            <w:r w:rsidRPr="001512DD">
              <w:rPr>
                <w:rFonts w:cs="Times New Roman"/>
                <w:w w:val="105"/>
              </w:rPr>
              <w:t xml:space="preserve">11=Pests or diseases </w:t>
            </w:r>
            <w:proofErr w:type="spellStart"/>
            <w:r w:rsidRPr="001512DD">
              <w:rPr>
                <w:rFonts w:cs="Times New Roman"/>
                <w:w w:val="105"/>
              </w:rPr>
              <w:t>tha</w:t>
            </w:r>
            <w:proofErr w:type="spellEnd"/>
            <w:r w:rsidRPr="001512DD">
              <w:rPr>
                <w:rFonts w:cs="Times New Roman"/>
                <w:w w:val="105"/>
              </w:rPr>
              <w:t xml:space="preserve"> led to crop/storage losses</w:t>
            </w:r>
          </w:p>
          <w:p w14:paraId="4AD9D0FE" w14:textId="77777777" w:rsidR="00747FDE" w:rsidRPr="001512DD" w:rsidRDefault="00747FDE" w:rsidP="00747FDE">
            <w:pPr>
              <w:spacing w:after="0"/>
              <w:rPr>
                <w:rFonts w:cs="Times New Roman"/>
                <w:w w:val="105"/>
              </w:rPr>
            </w:pPr>
            <w:r w:rsidRPr="001512DD">
              <w:rPr>
                <w:rFonts w:cs="Times New Roman"/>
                <w:w w:val="105"/>
              </w:rPr>
              <w:t>12=Pests or diseases that affected livestock</w:t>
            </w:r>
          </w:p>
          <w:p w14:paraId="21336CE4" w14:textId="77777777" w:rsidR="00747FDE" w:rsidRPr="001512DD" w:rsidRDefault="00747FDE" w:rsidP="00747FDE">
            <w:pPr>
              <w:spacing w:after="0"/>
              <w:rPr>
                <w:rFonts w:cs="Times New Roman"/>
                <w:w w:val="105"/>
              </w:rPr>
            </w:pPr>
            <w:r w:rsidRPr="001512DD">
              <w:rPr>
                <w:rFonts w:cs="Times New Roman"/>
                <w:w w:val="105"/>
              </w:rPr>
              <w:t>97=Other, please specify</w:t>
            </w:r>
          </w:p>
          <w:p w14:paraId="4CE52312" w14:textId="77777777" w:rsidR="00747FDE" w:rsidRPr="001512DD" w:rsidRDefault="00747FDE" w:rsidP="00747FDE">
            <w:pPr>
              <w:spacing w:after="0"/>
              <w:rPr>
                <w:rFonts w:cs="Times New Roman"/>
                <w:w w:val="105"/>
              </w:rPr>
            </w:pPr>
            <w:r w:rsidRPr="001512DD">
              <w:rPr>
                <w:rFonts w:cs="Times New Roman"/>
                <w:w w:val="105"/>
              </w:rPr>
              <w:t>888=Don't know</w:t>
            </w:r>
          </w:p>
          <w:p w14:paraId="0D7F44E1" w14:textId="77777777" w:rsidR="00747FDE" w:rsidRPr="001512DD" w:rsidRDefault="00747FDE" w:rsidP="00747FDE">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66822F52"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51E525D3"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5D36988C"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12872B46" w14:textId="77777777" w:rsidR="00747FDE" w:rsidRPr="001512DD" w:rsidRDefault="00747FDE" w:rsidP="00747FDE">
            <w:pPr>
              <w:spacing w:after="0"/>
              <w:rPr>
                <w:color w:val="000000"/>
              </w:rPr>
            </w:pPr>
            <w:r w:rsidRPr="001512DD">
              <w:rPr>
                <w:rFonts w:cs="ArialNarrow"/>
              </w:rPr>
              <w:t xml:space="preserve">Thinking of the worst </w:t>
            </w:r>
            <w:r w:rsidRPr="001512DD">
              <w:rPr>
                <w:rFonts w:cs="ArialNarrow"/>
                <w:b/>
              </w:rPr>
              <w:t>ERRATIC RAINS</w:t>
            </w:r>
            <w:r w:rsidRPr="001512DD">
              <w:rPr>
                <w:rFonts w:cs="ArialNarrow"/>
              </w:rPr>
              <w:t xml:space="preserve"> that your household experienced, what 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6693CBEF"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036FCF"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316B0DB8"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EE8F062" w14:textId="77777777" w:rsidR="00747FDE" w:rsidRPr="001512DD" w:rsidRDefault="00747FDE" w:rsidP="00747FDE">
            <w:pPr>
              <w:spacing w:after="0"/>
            </w:pPr>
          </w:p>
        </w:tc>
        <w:tc>
          <w:tcPr>
            <w:tcW w:w="4678" w:type="dxa"/>
            <w:tcBorders>
              <w:left w:val="single" w:sz="4" w:space="0" w:color="auto"/>
              <w:right w:val="single" w:sz="18" w:space="0" w:color="000000"/>
            </w:tcBorders>
          </w:tcPr>
          <w:p w14:paraId="295ACC8D"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1B65F4BF"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304835B8"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72FA0683"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7CD8B20B" w14:textId="77777777" w:rsidR="00747FDE" w:rsidRPr="001512DD" w:rsidRDefault="00747FDE" w:rsidP="00747FDE">
            <w:pPr>
              <w:spacing w:after="0"/>
              <w:rPr>
                <w:color w:val="000000"/>
              </w:rPr>
            </w:pPr>
            <w:r w:rsidRPr="001512DD">
              <w:rPr>
                <w:rFonts w:cs="Times New Roman"/>
              </w:rPr>
              <w:t xml:space="preserve">Are there any changes you wanted to make but were unable to make? </w:t>
            </w:r>
          </w:p>
        </w:tc>
        <w:tc>
          <w:tcPr>
            <w:tcW w:w="4319" w:type="dxa"/>
            <w:gridSpan w:val="3"/>
            <w:tcBorders>
              <w:top w:val="single" w:sz="4" w:space="0" w:color="000000"/>
              <w:bottom w:val="single" w:sz="4" w:space="0" w:color="000000"/>
              <w:right w:val="single" w:sz="18" w:space="0" w:color="000000"/>
            </w:tcBorders>
          </w:tcPr>
          <w:p w14:paraId="203343EA"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69C11B7B"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3F9976CD"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D41AD3B" w14:textId="77777777" w:rsidR="00747FDE" w:rsidRPr="001512DD" w:rsidRDefault="00747FDE" w:rsidP="00747FDE">
            <w:pPr>
              <w:spacing w:after="0"/>
            </w:pPr>
          </w:p>
        </w:tc>
        <w:tc>
          <w:tcPr>
            <w:tcW w:w="4678" w:type="dxa"/>
            <w:tcBorders>
              <w:left w:val="single" w:sz="4" w:space="0" w:color="auto"/>
              <w:right w:val="single" w:sz="18" w:space="0" w:color="000000"/>
            </w:tcBorders>
          </w:tcPr>
          <w:p w14:paraId="3B9FA506"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768AA2EE"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2CB393A4"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7D6F7780"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38487252" w14:textId="77777777" w:rsidR="00747FDE" w:rsidRPr="001512DD" w:rsidRDefault="00747FDE" w:rsidP="00747FDE">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4E568157" w14:textId="77777777" w:rsidR="00747FDE" w:rsidRPr="001512DD" w:rsidRDefault="00747FDE" w:rsidP="00747FDE">
            <w:pPr>
              <w:spacing w:after="0"/>
              <w:rPr>
                <w:rFonts w:cs="Times New Roman"/>
                <w:w w:val="105"/>
              </w:rPr>
            </w:pPr>
            <w:r w:rsidRPr="001512DD">
              <w:rPr>
                <w:rFonts w:cs="Times New Roman"/>
                <w:w w:val="105"/>
              </w:rPr>
              <w:t>1=Lack of money</w:t>
            </w:r>
          </w:p>
          <w:p w14:paraId="67ACC05E" w14:textId="77777777" w:rsidR="00747FDE" w:rsidRPr="001512DD" w:rsidRDefault="00747FDE" w:rsidP="00747FDE">
            <w:pPr>
              <w:spacing w:after="0"/>
              <w:rPr>
                <w:rFonts w:cs="Times New Roman"/>
                <w:w w:val="105"/>
              </w:rPr>
            </w:pPr>
            <w:r w:rsidRPr="001512DD">
              <w:rPr>
                <w:rFonts w:cs="Times New Roman"/>
                <w:w w:val="105"/>
              </w:rPr>
              <w:t>2=Lack of information</w:t>
            </w:r>
          </w:p>
          <w:p w14:paraId="695CC737" w14:textId="77777777" w:rsidR="00747FDE" w:rsidRPr="001512DD" w:rsidRDefault="00747FDE" w:rsidP="00747FDE">
            <w:pPr>
              <w:spacing w:after="0"/>
              <w:rPr>
                <w:rFonts w:cs="Times New Roman"/>
                <w:w w:val="105"/>
              </w:rPr>
            </w:pPr>
            <w:r w:rsidRPr="001512DD">
              <w:rPr>
                <w:rFonts w:cs="Times New Roman"/>
                <w:w w:val="105"/>
              </w:rPr>
              <w:lastRenderedPageBreak/>
              <w:t>3=Shortage of labor</w:t>
            </w:r>
          </w:p>
          <w:p w14:paraId="2753667E" w14:textId="77777777" w:rsidR="00747FDE" w:rsidRPr="001512DD" w:rsidRDefault="00747FDE" w:rsidP="00747FDE">
            <w:pPr>
              <w:spacing w:after="0"/>
              <w:rPr>
                <w:rFonts w:cs="Times New Roman"/>
                <w:w w:val="105"/>
              </w:rPr>
            </w:pPr>
            <w:r w:rsidRPr="001512DD">
              <w:rPr>
                <w:rFonts w:cs="Times New Roman"/>
                <w:w w:val="105"/>
              </w:rPr>
              <w:t>4=Shortage of Land</w:t>
            </w:r>
          </w:p>
          <w:p w14:paraId="458FBDA0"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66A726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lastRenderedPageBreak/>
              <w:t>(Code)</w:t>
            </w:r>
          </w:p>
        </w:tc>
      </w:tr>
      <w:tr w:rsidR="00747FDE" w:rsidRPr="001512DD" w14:paraId="38463E40"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0033B33A" w14:textId="77777777" w:rsidR="00747FDE" w:rsidRPr="001512DD" w:rsidRDefault="00747FDE" w:rsidP="00747FDE">
            <w:pPr>
              <w:spacing w:after="0"/>
            </w:pPr>
          </w:p>
        </w:tc>
        <w:tc>
          <w:tcPr>
            <w:tcW w:w="4678" w:type="dxa"/>
            <w:tcBorders>
              <w:left w:val="single" w:sz="4" w:space="0" w:color="auto"/>
              <w:right w:val="single" w:sz="18" w:space="0" w:color="000000"/>
            </w:tcBorders>
          </w:tcPr>
          <w:p w14:paraId="5A6F77D5"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1551654"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10183193" w14:textId="77777777" w:rsidTr="00747FDE">
        <w:trPr>
          <w:trHeight w:val="20"/>
        </w:trPr>
        <w:tc>
          <w:tcPr>
            <w:tcW w:w="359" w:type="dxa"/>
            <w:tcBorders>
              <w:top w:val="single" w:sz="4" w:space="0" w:color="000000"/>
              <w:left w:val="single" w:sz="4" w:space="0" w:color="000000"/>
              <w:bottom w:val="single" w:sz="4" w:space="0" w:color="000000"/>
              <w:right w:val="single" w:sz="4" w:space="0" w:color="000000"/>
            </w:tcBorders>
          </w:tcPr>
          <w:p w14:paraId="79CEFDC1" w14:textId="77777777" w:rsidR="00747FDE" w:rsidRPr="001512DD" w:rsidRDefault="00747FDE" w:rsidP="00747FDE">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14E9DEFC" w14:textId="77777777" w:rsidR="00747FDE" w:rsidRPr="001512DD" w:rsidRDefault="00747FDE" w:rsidP="00747FDE">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6B1C256A" w14:textId="77777777" w:rsidR="00747FDE" w:rsidRPr="001512DD" w:rsidRDefault="00747FDE" w:rsidP="00747FDE">
            <w:pPr>
              <w:spacing w:after="0"/>
              <w:rPr>
                <w:rFonts w:cs="Times New Roman"/>
                <w:w w:val="105"/>
              </w:rPr>
            </w:pPr>
            <w:r w:rsidRPr="001512DD">
              <w:rPr>
                <w:rFonts w:cs="Times New Roman"/>
                <w:w w:val="105"/>
              </w:rPr>
              <w:t>1 = Harvest more forest products</w:t>
            </w:r>
          </w:p>
          <w:p w14:paraId="31D4325E" w14:textId="77777777" w:rsidR="00747FDE" w:rsidRPr="001512DD" w:rsidRDefault="00747FDE" w:rsidP="00747FDE">
            <w:pPr>
              <w:spacing w:after="0"/>
              <w:rPr>
                <w:rFonts w:cs="Times New Roman"/>
                <w:w w:val="105"/>
              </w:rPr>
            </w:pPr>
            <w:r w:rsidRPr="001512DD">
              <w:rPr>
                <w:rFonts w:cs="Times New Roman"/>
                <w:w w:val="105"/>
              </w:rPr>
              <w:t>2 = Harvest more wild foods not found in the forest</w:t>
            </w:r>
          </w:p>
          <w:p w14:paraId="349D187D" w14:textId="77777777" w:rsidR="00747FDE" w:rsidRPr="001512DD" w:rsidRDefault="00747FDE" w:rsidP="00747FDE">
            <w:pPr>
              <w:spacing w:after="0"/>
              <w:rPr>
                <w:rFonts w:cs="Times New Roman"/>
                <w:w w:val="105"/>
              </w:rPr>
            </w:pPr>
            <w:r w:rsidRPr="001512DD">
              <w:rPr>
                <w:rFonts w:cs="Times New Roman"/>
                <w:w w:val="105"/>
              </w:rPr>
              <w:t>3 = Harvest more agricultural products</w:t>
            </w:r>
          </w:p>
          <w:p w14:paraId="09C1532C" w14:textId="77777777" w:rsidR="00747FDE" w:rsidRPr="001512DD" w:rsidRDefault="00747FDE" w:rsidP="00747FDE">
            <w:pPr>
              <w:spacing w:after="0"/>
              <w:rPr>
                <w:rFonts w:cs="Times New Roman"/>
                <w:w w:val="105"/>
              </w:rPr>
            </w:pPr>
            <w:r w:rsidRPr="001512DD">
              <w:rPr>
                <w:rFonts w:cs="Times New Roman"/>
                <w:w w:val="105"/>
              </w:rPr>
              <w:t>4 = Spend cash savings</w:t>
            </w:r>
          </w:p>
          <w:p w14:paraId="58A077B4" w14:textId="77777777" w:rsidR="00747FDE" w:rsidRPr="001512DD" w:rsidRDefault="00747FDE" w:rsidP="00747FDE">
            <w:pPr>
              <w:spacing w:after="0"/>
              <w:rPr>
                <w:rFonts w:cs="Times New Roman"/>
                <w:w w:val="105"/>
              </w:rPr>
            </w:pPr>
            <w:r w:rsidRPr="001512DD">
              <w:rPr>
                <w:rFonts w:cs="Times New Roman"/>
                <w:w w:val="105"/>
              </w:rPr>
              <w:t>5 = Sell assets (Land, livestock, etc.)</w:t>
            </w:r>
          </w:p>
          <w:p w14:paraId="1F1D217D" w14:textId="77777777" w:rsidR="00747FDE" w:rsidRPr="001512DD" w:rsidRDefault="00747FDE" w:rsidP="00747FDE">
            <w:pPr>
              <w:spacing w:after="0"/>
              <w:rPr>
                <w:rFonts w:cs="Times New Roman"/>
                <w:w w:val="105"/>
              </w:rPr>
            </w:pPr>
            <w:r w:rsidRPr="001512DD">
              <w:rPr>
                <w:rFonts w:cs="Times New Roman"/>
                <w:w w:val="105"/>
              </w:rPr>
              <w:t>6 = Do extra casual labor</w:t>
            </w:r>
          </w:p>
          <w:p w14:paraId="3B9A7DDF" w14:textId="77777777" w:rsidR="00747FDE" w:rsidRPr="001512DD" w:rsidRDefault="00747FDE" w:rsidP="00747FDE">
            <w:pPr>
              <w:spacing w:after="0"/>
              <w:rPr>
                <w:rFonts w:cs="Times New Roman"/>
                <w:w w:val="105"/>
              </w:rPr>
            </w:pPr>
            <w:r w:rsidRPr="001512DD">
              <w:rPr>
                <w:rFonts w:cs="Times New Roman"/>
                <w:w w:val="105"/>
              </w:rPr>
              <w:t>7 = Assistance from friends or relatives</w:t>
            </w:r>
          </w:p>
          <w:p w14:paraId="30DB961A" w14:textId="77777777" w:rsidR="00747FDE" w:rsidRPr="001512DD" w:rsidRDefault="00747FDE" w:rsidP="00747FDE">
            <w:pPr>
              <w:spacing w:after="0"/>
              <w:rPr>
                <w:rFonts w:cs="Times New Roman"/>
                <w:w w:val="105"/>
              </w:rPr>
            </w:pPr>
            <w:r w:rsidRPr="001512DD">
              <w:rPr>
                <w:rFonts w:cs="Times New Roman"/>
                <w:w w:val="105"/>
              </w:rPr>
              <w:t xml:space="preserve">8 = Assistance from NGO, community organization, religious organization, </w:t>
            </w:r>
            <w:proofErr w:type="spellStart"/>
            <w:r w:rsidRPr="001512DD">
              <w:rPr>
                <w:rFonts w:cs="Times New Roman"/>
                <w:w w:val="105"/>
              </w:rPr>
              <w:t>etc</w:t>
            </w:r>
            <w:proofErr w:type="spellEnd"/>
          </w:p>
          <w:p w14:paraId="731A1EDC" w14:textId="77777777" w:rsidR="00747FDE" w:rsidRPr="001512DD" w:rsidRDefault="00747FDE" w:rsidP="00747FDE">
            <w:pPr>
              <w:spacing w:after="0"/>
              <w:rPr>
                <w:rFonts w:cs="Times New Roman"/>
                <w:w w:val="105"/>
              </w:rPr>
            </w:pPr>
            <w:r w:rsidRPr="001512DD">
              <w:rPr>
                <w:rFonts w:cs="Times New Roman"/>
                <w:w w:val="105"/>
              </w:rPr>
              <w:t xml:space="preserve">9 = Get loan from money lender, </w:t>
            </w:r>
            <w:proofErr w:type="gramStart"/>
            <w:r w:rsidRPr="001512DD">
              <w:rPr>
                <w:rFonts w:cs="Times New Roman"/>
                <w:w w:val="105"/>
              </w:rPr>
              <w:t>credit ,associations</w:t>
            </w:r>
            <w:proofErr w:type="gramEnd"/>
            <w:r w:rsidRPr="001512DD">
              <w:rPr>
                <w:rFonts w:cs="Times New Roman"/>
                <w:w w:val="105"/>
              </w:rPr>
              <w:t xml:space="preserve">, </w:t>
            </w:r>
            <w:proofErr w:type="spellStart"/>
            <w:r w:rsidRPr="001512DD">
              <w:rPr>
                <w:rFonts w:cs="Times New Roman"/>
                <w:w w:val="105"/>
              </w:rPr>
              <w:t>etc</w:t>
            </w:r>
            <w:proofErr w:type="spellEnd"/>
          </w:p>
          <w:p w14:paraId="4C1EDFB2" w14:textId="77777777" w:rsidR="00747FDE" w:rsidRPr="001512DD" w:rsidRDefault="00747FDE" w:rsidP="00747FDE">
            <w:pPr>
              <w:spacing w:after="0"/>
              <w:rPr>
                <w:rFonts w:cs="Times New Roman"/>
                <w:w w:val="105"/>
              </w:rPr>
            </w:pPr>
            <w:r w:rsidRPr="001512DD">
              <w:rPr>
                <w:rFonts w:cs="Times New Roman"/>
                <w:w w:val="105"/>
              </w:rPr>
              <w:t>10 = Reduce household spending</w:t>
            </w:r>
          </w:p>
          <w:p w14:paraId="5778A094" w14:textId="77777777" w:rsidR="00747FDE" w:rsidRPr="001512DD" w:rsidRDefault="00747FDE" w:rsidP="00747FDE">
            <w:pPr>
              <w:spacing w:after="0"/>
              <w:rPr>
                <w:rFonts w:cs="Times New Roman"/>
                <w:w w:val="105"/>
              </w:rPr>
            </w:pPr>
            <w:r w:rsidRPr="001512DD">
              <w:rPr>
                <w:rFonts w:cs="Times New Roman"/>
                <w:w w:val="105"/>
              </w:rPr>
              <w:t>11 = Did nothing in particular</w:t>
            </w:r>
          </w:p>
          <w:p w14:paraId="49B543B4"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49F3267C"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719E504D" w14:textId="77777777" w:rsidTr="00747FD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0B3295AB" w14:textId="77777777" w:rsidR="00747FDE" w:rsidRPr="001512DD" w:rsidRDefault="00747FDE" w:rsidP="00747FDE">
            <w:pPr>
              <w:spacing w:after="0"/>
            </w:pPr>
          </w:p>
        </w:tc>
        <w:tc>
          <w:tcPr>
            <w:tcW w:w="4678" w:type="dxa"/>
            <w:tcBorders>
              <w:left w:val="single" w:sz="4" w:space="0" w:color="auto"/>
              <w:right w:val="single" w:sz="18" w:space="0" w:color="000000"/>
            </w:tcBorders>
          </w:tcPr>
          <w:p w14:paraId="2EA47C9E" w14:textId="77777777" w:rsidR="00747FDE" w:rsidRPr="001512DD" w:rsidRDefault="00747FDE" w:rsidP="00747FDE">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774D756A" w14:textId="77777777" w:rsidR="00747FDE" w:rsidRPr="001512DD" w:rsidRDefault="00747FDE" w:rsidP="00747FDE">
            <w:pPr>
              <w:spacing w:after="0"/>
              <w:rPr>
                <w:w w:val="105"/>
              </w:rPr>
            </w:pPr>
            <w:r w:rsidRPr="001512DD">
              <w:rPr>
                <w:i/>
                <w:color w:val="A6A6A6" w:themeColor="background1" w:themeShade="A6"/>
              </w:rPr>
              <w:t>(Text)</w:t>
            </w:r>
          </w:p>
        </w:tc>
      </w:tr>
    </w:tbl>
    <w:p w14:paraId="617B9048" w14:textId="77777777" w:rsidR="00747FDE" w:rsidRPr="001512DD" w:rsidRDefault="00747FDE" w:rsidP="00747FDE">
      <w:pPr>
        <w:autoSpaceDE w:val="0"/>
        <w:autoSpaceDN w:val="0"/>
        <w:adjustRightInd w:val="0"/>
        <w:spacing w:after="0" w:line="240" w:lineRule="auto"/>
        <w:contextualSpacing/>
        <w:rPr>
          <w:rFonts w:cs="ArialNarrow"/>
        </w:rPr>
      </w:pPr>
    </w:p>
    <w:tbl>
      <w:tblPr>
        <w:tblStyle w:val="TableGrid"/>
        <w:tblW w:w="10795" w:type="dxa"/>
        <w:jc w:val="center"/>
        <w:tblCellMar>
          <w:left w:w="29" w:type="dxa"/>
          <w:right w:w="29" w:type="dxa"/>
        </w:tblCellMar>
        <w:tblLook w:val="04A0" w:firstRow="1" w:lastRow="0" w:firstColumn="1" w:lastColumn="0" w:noHBand="0" w:noVBand="1"/>
      </w:tblPr>
      <w:tblGrid>
        <w:gridCol w:w="5395"/>
        <w:gridCol w:w="5400"/>
      </w:tblGrid>
      <w:tr w:rsidR="00747FDE" w:rsidRPr="006C2023" w14:paraId="2CFB1983" w14:textId="77777777" w:rsidTr="00747FDE">
        <w:trPr>
          <w:jc w:val="center"/>
        </w:trPr>
        <w:tc>
          <w:tcPr>
            <w:tcW w:w="10795" w:type="dxa"/>
            <w:gridSpan w:val="2"/>
          </w:tcPr>
          <w:p w14:paraId="5C5B132A" w14:textId="77777777" w:rsidR="00747FDE" w:rsidRPr="006C2023" w:rsidRDefault="00747FDE" w:rsidP="00747FDE">
            <w:pPr>
              <w:contextualSpacing/>
              <w:rPr>
                <w:b/>
                <w:sz w:val="20"/>
              </w:rPr>
            </w:pPr>
            <w:r w:rsidRPr="006C2023">
              <w:rPr>
                <w:b/>
                <w:sz w:val="20"/>
              </w:rPr>
              <w:t>Adjustments/adaptations made</w:t>
            </w:r>
          </w:p>
        </w:tc>
      </w:tr>
      <w:tr w:rsidR="00747FDE" w:rsidRPr="006C2023" w14:paraId="6A854CCA" w14:textId="77777777" w:rsidTr="00747FDE">
        <w:trPr>
          <w:jc w:val="center"/>
        </w:trPr>
        <w:tc>
          <w:tcPr>
            <w:tcW w:w="5395" w:type="dxa"/>
          </w:tcPr>
          <w:p w14:paraId="380E759B" w14:textId="77777777" w:rsidR="00747FDE" w:rsidRPr="006C2023" w:rsidRDefault="00747FDE" w:rsidP="00747FDE">
            <w:pPr>
              <w:contextualSpacing/>
              <w:rPr>
                <w:sz w:val="18"/>
              </w:rPr>
            </w:pPr>
            <w:r w:rsidRPr="006C2023">
              <w:rPr>
                <w:sz w:val="18"/>
              </w:rPr>
              <w:t>1=Construction of wells/</w:t>
            </w:r>
            <w:proofErr w:type="spellStart"/>
            <w:r w:rsidRPr="006C2023">
              <w:rPr>
                <w:sz w:val="18"/>
              </w:rPr>
              <w:t>borewells</w:t>
            </w:r>
            <w:proofErr w:type="spellEnd"/>
            <w:r w:rsidRPr="006C2023">
              <w:rPr>
                <w:sz w:val="18"/>
              </w:rPr>
              <w:t xml:space="preserve">/deepening of wells </w:t>
            </w:r>
          </w:p>
          <w:p w14:paraId="1DC28BEF" w14:textId="77777777" w:rsidR="00747FDE" w:rsidRPr="006C2023" w:rsidRDefault="00747FDE" w:rsidP="00747FDE">
            <w:pPr>
              <w:contextualSpacing/>
              <w:rPr>
                <w:sz w:val="18"/>
              </w:rPr>
            </w:pPr>
            <w:r w:rsidRPr="006C2023">
              <w:rPr>
                <w:sz w:val="18"/>
              </w:rPr>
              <w:t>2=Invest in irrigation practices that reduce water use (drip irrigation/sprinklers)</w:t>
            </w:r>
          </w:p>
          <w:p w14:paraId="4B7F1462" w14:textId="77777777" w:rsidR="00747FDE" w:rsidRPr="006C2023" w:rsidRDefault="00747FDE" w:rsidP="00747FDE">
            <w:pPr>
              <w:contextualSpacing/>
              <w:rPr>
                <w:sz w:val="18"/>
              </w:rPr>
            </w:pPr>
            <w:r w:rsidRPr="006C2023">
              <w:rPr>
                <w:sz w:val="18"/>
              </w:rPr>
              <w:t xml:space="preserve">3=Build a water harvesting scheme </w:t>
            </w:r>
          </w:p>
          <w:p w14:paraId="653DD528" w14:textId="77777777" w:rsidR="00747FDE" w:rsidRPr="006C2023" w:rsidRDefault="00747FDE" w:rsidP="00747FDE">
            <w:pPr>
              <w:contextualSpacing/>
              <w:rPr>
                <w:sz w:val="18"/>
              </w:rPr>
            </w:pPr>
            <w:r w:rsidRPr="006C2023">
              <w:rPr>
                <w:sz w:val="18"/>
              </w:rPr>
              <w:t>4=Soil conservation techniques (farm bunds, farm ponds</w:t>
            </w:r>
          </w:p>
          <w:p w14:paraId="10274C68" w14:textId="77777777" w:rsidR="00747FDE" w:rsidRPr="006C2023" w:rsidRDefault="00747FDE" w:rsidP="00747FDE">
            <w:pPr>
              <w:contextualSpacing/>
              <w:rPr>
                <w:sz w:val="18"/>
              </w:rPr>
            </w:pPr>
            <w:r w:rsidRPr="006C2023">
              <w:rPr>
                <w:sz w:val="18"/>
              </w:rPr>
              <w:t xml:space="preserve">5=Add manure or mulch to increase soil moisture </w:t>
            </w:r>
          </w:p>
          <w:p w14:paraId="4EAAE256" w14:textId="77777777" w:rsidR="00747FDE" w:rsidRPr="006C2023" w:rsidRDefault="00747FDE" w:rsidP="00747FDE">
            <w:pPr>
              <w:contextualSpacing/>
              <w:rPr>
                <w:sz w:val="18"/>
              </w:rPr>
            </w:pPr>
            <w:r w:rsidRPr="006C2023">
              <w:rPr>
                <w:sz w:val="18"/>
              </w:rPr>
              <w:t xml:space="preserve">6=Crop water budgeting  </w:t>
            </w:r>
          </w:p>
          <w:p w14:paraId="0CB9CBB2" w14:textId="77777777" w:rsidR="00747FDE" w:rsidRPr="006C2023" w:rsidRDefault="00747FDE" w:rsidP="00747FDE">
            <w:pPr>
              <w:contextualSpacing/>
              <w:rPr>
                <w:sz w:val="18"/>
              </w:rPr>
            </w:pPr>
            <w:r w:rsidRPr="006C2023">
              <w:rPr>
                <w:sz w:val="18"/>
              </w:rPr>
              <w:t xml:space="preserve">7=Change crop variety/diversification  </w:t>
            </w:r>
          </w:p>
          <w:p w14:paraId="4EC825F5" w14:textId="77777777" w:rsidR="00747FDE" w:rsidRPr="006C2023" w:rsidRDefault="00747FDE" w:rsidP="00747FDE">
            <w:pPr>
              <w:contextualSpacing/>
              <w:rPr>
                <w:sz w:val="18"/>
              </w:rPr>
            </w:pPr>
            <w:r w:rsidRPr="006C2023">
              <w:rPr>
                <w:sz w:val="18"/>
              </w:rPr>
              <w:t xml:space="preserve">8=Shift to market or cash crops </w:t>
            </w:r>
          </w:p>
          <w:p w14:paraId="6F650DFB" w14:textId="77777777" w:rsidR="00747FDE" w:rsidRPr="006C2023" w:rsidRDefault="00747FDE" w:rsidP="00747FDE">
            <w:pPr>
              <w:contextualSpacing/>
              <w:rPr>
                <w:sz w:val="18"/>
              </w:rPr>
            </w:pPr>
            <w:r w:rsidRPr="006C2023">
              <w:rPr>
                <w:sz w:val="18"/>
              </w:rPr>
              <w:t xml:space="preserve">9=Plant drought resistant crops </w:t>
            </w:r>
          </w:p>
          <w:p w14:paraId="12D63831" w14:textId="77777777" w:rsidR="00747FDE" w:rsidRPr="006C2023" w:rsidRDefault="00747FDE" w:rsidP="00747FDE">
            <w:pPr>
              <w:contextualSpacing/>
              <w:rPr>
                <w:sz w:val="18"/>
              </w:rPr>
            </w:pPr>
            <w:r w:rsidRPr="006C2023">
              <w:rPr>
                <w:sz w:val="18"/>
              </w:rPr>
              <w:t xml:space="preserve">10=Plant earlier/later </w:t>
            </w:r>
          </w:p>
        </w:tc>
        <w:tc>
          <w:tcPr>
            <w:tcW w:w="5400" w:type="dxa"/>
          </w:tcPr>
          <w:p w14:paraId="3F3679C1" w14:textId="77777777" w:rsidR="00747FDE" w:rsidRPr="006C2023" w:rsidRDefault="00747FDE" w:rsidP="00747FDE">
            <w:pPr>
              <w:contextualSpacing/>
              <w:rPr>
                <w:sz w:val="18"/>
              </w:rPr>
            </w:pPr>
            <w:r w:rsidRPr="006C2023">
              <w:rPr>
                <w:sz w:val="18"/>
              </w:rPr>
              <w:t xml:space="preserve">11=Agroforestry  </w:t>
            </w:r>
          </w:p>
          <w:p w14:paraId="27E9C5AB" w14:textId="77777777" w:rsidR="00747FDE" w:rsidRPr="006C2023" w:rsidRDefault="00747FDE" w:rsidP="00747FDE">
            <w:pPr>
              <w:contextualSpacing/>
              <w:rPr>
                <w:sz w:val="18"/>
              </w:rPr>
            </w:pPr>
            <w:r w:rsidRPr="006C2023">
              <w:rPr>
                <w:sz w:val="18"/>
              </w:rPr>
              <w:t xml:space="preserve">12=Consult weather forecasts  </w:t>
            </w:r>
          </w:p>
          <w:p w14:paraId="4E5101D1" w14:textId="77777777" w:rsidR="00747FDE" w:rsidRPr="006C2023" w:rsidRDefault="00747FDE" w:rsidP="00747FDE">
            <w:pPr>
              <w:contextualSpacing/>
              <w:rPr>
                <w:sz w:val="18"/>
              </w:rPr>
            </w:pPr>
            <w:r w:rsidRPr="006C2023">
              <w:rPr>
                <w:sz w:val="18"/>
              </w:rPr>
              <w:t xml:space="preserve">13=Change from crop to livestock/mixed farming  </w:t>
            </w:r>
          </w:p>
          <w:p w14:paraId="14BFA0D2" w14:textId="77777777" w:rsidR="00747FDE" w:rsidRPr="006C2023" w:rsidRDefault="00747FDE" w:rsidP="00747FDE">
            <w:pPr>
              <w:contextualSpacing/>
              <w:rPr>
                <w:sz w:val="18"/>
              </w:rPr>
            </w:pPr>
            <w:r w:rsidRPr="006C2023">
              <w:rPr>
                <w:sz w:val="18"/>
              </w:rPr>
              <w:t xml:space="preserve">14=Reduce number of livestock  </w:t>
            </w:r>
          </w:p>
          <w:p w14:paraId="16894F5D" w14:textId="77777777" w:rsidR="00747FDE" w:rsidRPr="006C2023" w:rsidRDefault="00747FDE" w:rsidP="00747FDE">
            <w:pPr>
              <w:contextualSpacing/>
              <w:rPr>
                <w:sz w:val="18"/>
              </w:rPr>
            </w:pPr>
            <w:r w:rsidRPr="006C2023">
              <w:rPr>
                <w:sz w:val="18"/>
              </w:rPr>
              <w:t xml:space="preserve">15=Buy crop insurance </w:t>
            </w:r>
          </w:p>
          <w:p w14:paraId="2CB669AB" w14:textId="77777777" w:rsidR="00747FDE" w:rsidRPr="006C2023" w:rsidRDefault="00747FDE" w:rsidP="00747FDE">
            <w:pPr>
              <w:contextualSpacing/>
              <w:rPr>
                <w:sz w:val="18"/>
              </w:rPr>
            </w:pPr>
            <w:r w:rsidRPr="006C2023">
              <w:rPr>
                <w:sz w:val="18"/>
              </w:rPr>
              <w:t xml:space="preserve">16=Borrow money (e.g. from bank or family)   </w:t>
            </w:r>
          </w:p>
          <w:p w14:paraId="6D009884" w14:textId="77777777" w:rsidR="00747FDE" w:rsidRPr="006C2023" w:rsidRDefault="00747FDE" w:rsidP="00747FDE">
            <w:pPr>
              <w:contextualSpacing/>
              <w:rPr>
                <w:sz w:val="18"/>
              </w:rPr>
            </w:pPr>
            <w:r w:rsidRPr="006C2023">
              <w:rPr>
                <w:sz w:val="18"/>
              </w:rPr>
              <w:t xml:space="preserve">17=Invest in bank seed/grain bank at community level  </w:t>
            </w:r>
          </w:p>
          <w:p w14:paraId="4AE7E029" w14:textId="77777777" w:rsidR="00747FDE" w:rsidRPr="006C2023" w:rsidRDefault="00747FDE" w:rsidP="00747FDE">
            <w:pPr>
              <w:contextualSpacing/>
              <w:rPr>
                <w:sz w:val="18"/>
              </w:rPr>
            </w:pPr>
            <w:r w:rsidRPr="006C2023">
              <w:rPr>
                <w:sz w:val="18"/>
              </w:rPr>
              <w:t xml:space="preserve">18=Migrate to urban area/find off farm job  </w:t>
            </w:r>
          </w:p>
          <w:p w14:paraId="3C8F676D" w14:textId="77777777" w:rsidR="00747FDE" w:rsidRPr="006C2023" w:rsidRDefault="00747FDE" w:rsidP="00747FDE">
            <w:pPr>
              <w:contextualSpacing/>
              <w:rPr>
                <w:sz w:val="18"/>
              </w:rPr>
            </w:pPr>
            <w:r w:rsidRPr="006C2023">
              <w:rPr>
                <w:sz w:val="18"/>
              </w:rPr>
              <w:t xml:space="preserve">19=Lease your land  </w:t>
            </w:r>
          </w:p>
          <w:p w14:paraId="647F94F7" w14:textId="77777777" w:rsidR="00747FDE" w:rsidRPr="006C2023" w:rsidRDefault="00747FDE" w:rsidP="00747FDE">
            <w:pPr>
              <w:contextualSpacing/>
              <w:rPr>
                <w:sz w:val="18"/>
              </w:rPr>
            </w:pPr>
            <w:r w:rsidRPr="006C2023">
              <w:rPr>
                <w:sz w:val="18"/>
              </w:rPr>
              <w:t xml:space="preserve">20=Spend more money on children’s education </w:t>
            </w:r>
          </w:p>
          <w:p w14:paraId="0D82B5CE" w14:textId="77777777" w:rsidR="00747FDE" w:rsidRPr="006C2023" w:rsidRDefault="00747FDE" w:rsidP="00747FDE">
            <w:pPr>
              <w:contextualSpacing/>
              <w:rPr>
                <w:rFonts w:cs="ArialNarrow"/>
                <w:sz w:val="18"/>
              </w:rPr>
            </w:pPr>
            <w:r w:rsidRPr="006C2023">
              <w:rPr>
                <w:sz w:val="18"/>
              </w:rPr>
              <w:t>97=Other, please</w:t>
            </w:r>
          </w:p>
        </w:tc>
      </w:tr>
    </w:tbl>
    <w:p w14:paraId="16DFE0FD" w14:textId="77777777" w:rsidR="00747FDE" w:rsidRPr="001512DD" w:rsidRDefault="00747FDE" w:rsidP="00747FDE">
      <w:pPr>
        <w:spacing w:after="0" w:line="240" w:lineRule="auto"/>
        <w:contextualSpacing/>
      </w:pPr>
    </w:p>
    <w:p w14:paraId="69575F06" w14:textId="77777777" w:rsidR="00747FDE" w:rsidRDefault="00747FDE" w:rsidP="001512DD">
      <w:pPr>
        <w:spacing w:after="0" w:line="240" w:lineRule="auto"/>
        <w:contextualSpacing/>
      </w:pPr>
    </w:p>
    <w:p w14:paraId="57E5603D" w14:textId="77777777" w:rsidR="00747FDE" w:rsidRDefault="00747FDE" w:rsidP="001512DD">
      <w:pPr>
        <w:spacing w:after="0" w:line="240" w:lineRule="auto"/>
        <w:contextualSpacing/>
      </w:pPr>
    </w:p>
    <w:p w14:paraId="15A9F60E" w14:textId="77777777" w:rsidR="00747FDE" w:rsidRDefault="00747FDE" w:rsidP="001512DD">
      <w:pPr>
        <w:spacing w:after="0" w:line="240" w:lineRule="auto"/>
        <w:contextualSpacing/>
      </w:pPr>
    </w:p>
    <w:p w14:paraId="34512E29" w14:textId="77777777" w:rsidR="00747FDE" w:rsidRDefault="00747FDE" w:rsidP="001512DD">
      <w:pPr>
        <w:spacing w:after="0" w:line="240" w:lineRule="auto"/>
        <w:contextualSpacing/>
      </w:pPr>
    </w:p>
    <w:p w14:paraId="2964A1C7" w14:textId="77777777" w:rsidR="00747FDE" w:rsidRDefault="00747FDE" w:rsidP="001512DD">
      <w:pPr>
        <w:spacing w:after="0" w:line="240" w:lineRule="auto"/>
        <w:contextualSpacing/>
      </w:pPr>
    </w:p>
    <w:p w14:paraId="149F22B1" w14:textId="77777777" w:rsidR="00747FDE" w:rsidRDefault="00747FDE" w:rsidP="001512DD">
      <w:pPr>
        <w:spacing w:after="0" w:line="240" w:lineRule="auto"/>
        <w:contextualSpacing/>
      </w:pPr>
    </w:p>
    <w:p w14:paraId="38029A25" w14:textId="77777777" w:rsidR="00747FDE" w:rsidRDefault="00747FDE" w:rsidP="001512DD">
      <w:pPr>
        <w:spacing w:after="0" w:line="240" w:lineRule="auto"/>
        <w:contextualSpacing/>
      </w:pPr>
    </w:p>
    <w:p w14:paraId="56E05FF9" w14:textId="77777777" w:rsidR="00747FDE" w:rsidRDefault="00747FDE" w:rsidP="001512DD">
      <w:pPr>
        <w:spacing w:after="0" w:line="240" w:lineRule="auto"/>
        <w:contextualSpacing/>
      </w:pPr>
    </w:p>
    <w:p w14:paraId="78CEA7D3" w14:textId="77777777" w:rsidR="00747FDE" w:rsidRDefault="00747FDE" w:rsidP="001512DD">
      <w:pPr>
        <w:spacing w:after="0" w:line="240" w:lineRule="auto"/>
        <w:contextualSpacing/>
      </w:pPr>
    </w:p>
    <w:p w14:paraId="2B0937B9" w14:textId="77777777" w:rsidR="00747FDE" w:rsidRPr="009559BE" w:rsidRDefault="00747FDE" w:rsidP="001512DD">
      <w:pPr>
        <w:spacing w:after="0" w:line="240" w:lineRule="auto"/>
        <w:contextualSpacing/>
      </w:pPr>
    </w:p>
    <w:tbl>
      <w:tblPr>
        <w:tblW w:w="10090" w:type="dxa"/>
        <w:tblInd w:w="-5" w:type="dxa"/>
        <w:tblLayout w:type="fixed"/>
        <w:tblCellMar>
          <w:left w:w="29" w:type="dxa"/>
          <w:right w:w="29" w:type="dxa"/>
        </w:tblCellMar>
        <w:tblLook w:val="0000" w:firstRow="0" w:lastRow="0" w:firstColumn="0" w:lastColumn="0" w:noHBand="0" w:noVBand="0"/>
      </w:tblPr>
      <w:tblGrid>
        <w:gridCol w:w="359"/>
        <w:gridCol w:w="4686"/>
        <w:gridCol w:w="4344"/>
        <w:gridCol w:w="701"/>
      </w:tblGrid>
      <w:tr w:rsidR="008250E0" w:rsidRPr="009559BE" w14:paraId="6F48D000"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31EFF1C"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47675342" w14:textId="77777777" w:rsidR="008250E0" w:rsidRPr="009559BE" w:rsidRDefault="008250E0" w:rsidP="008250E0">
            <w:pPr>
              <w:spacing w:afterLines="20" w:after="48" w:line="240" w:lineRule="auto"/>
              <w:ind w:left="8"/>
              <w:contextualSpacing/>
              <w:rPr>
                <w:rFonts w:cs="Times New Roman"/>
                <w:w w:val="105"/>
              </w:rPr>
            </w:pPr>
            <w:commentRangeStart w:id="186"/>
            <w:r w:rsidRPr="009559BE">
              <w:rPr>
                <w:rFonts w:cs="Times New Roman"/>
                <w:w w:val="105"/>
              </w:rPr>
              <w:t>Q4. Is the headman in this village related to you or your spouse? (</w:t>
            </w:r>
            <w:proofErr w:type="spellStart"/>
            <w:r w:rsidRPr="009559BE">
              <w:rPr>
                <w:rFonts w:cs="Times New Roman"/>
                <w:b/>
                <w:w w:val="105"/>
              </w:rPr>
              <w:t>headmanrelate</w:t>
            </w:r>
            <w:proofErr w:type="spellEnd"/>
            <w:r w:rsidRPr="009559BE">
              <w:rPr>
                <w:rFonts w:cs="Times New Roman"/>
                <w:w w:val="105"/>
              </w:rPr>
              <w:t>)</w:t>
            </w:r>
            <w:commentRangeEnd w:id="186"/>
            <w:r w:rsidR="00C3665F">
              <w:rPr>
                <w:rStyle w:val="CommentReference"/>
              </w:rPr>
              <w:commentReference w:id="186"/>
            </w:r>
          </w:p>
          <w:p w14:paraId="372DAF3D" w14:textId="61F1D860" w:rsidR="008250E0" w:rsidRPr="009559BE" w:rsidRDefault="008250E0" w:rsidP="008250E0">
            <w:pPr>
              <w:spacing w:after="0"/>
              <w:rPr>
                <w:rFonts w:eastAsia="Calibri" w:cs="Times New Roman"/>
                <w:w w:val="105"/>
              </w:rPr>
            </w:pPr>
            <w:r w:rsidRPr="009559BE">
              <w:rPr>
                <w:rFonts w:cs="Times New Roman"/>
                <w:w w:val="105"/>
              </w:rPr>
              <w:lastRenderedPageBreak/>
              <w:t>Ask only if A11=1,2</w:t>
            </w:r>
          </w:p>
        </w:tc>
        <w:tc>
          <w:tcPr>
            <w:tcW w:w="4344" w:type="dxa"/>
            <w:tcBorders>
              <w:top w:val="single" w:sz="4" w:space="0" w:color="000000"/>
              <w:bottom w:val="single" w:sz="4" w:space="0" w:color="000000"/>
              <w:right w:val="single" w:sz="18" w:space="0" w:color="000000"/>
            </w:tcBorders>
          </w:tcPr>
          <w:p w14:paraId="6EA8775F" w14:textId="77777777" w:rsidR="008250E0" w:rsidRPr="009559BE" w:rsidRDefault="008250E0" w:rsidP="008250E0">
            <w:pPr>
              <w:spacing w:after="0"/>
            </w:pPr>
            <w:r w:rsidRPr="009559BE">
              <w:lastRenderedPageBreak/>
              <w:t>1=No</w:t>
            </w:r>
          </w:p>
          <w:p w14:paraId="4FF86AE7" w14:textId="77777777" w:rsidR="008250E0" w:rsidRPr="009559BE" w:rsidRDefault="008250E0" w:rsidP="008250E0">
            <w:pPr>
              <w:spacing w:after="0"/>
            </w:pPr>
            <w:r w:rsidRPr="009559BE">
              <w:lastRenderedPageBreak/>
              <w:t>2=Yes</w:t>
            </w:r>
            <w:r w:rsidRPr="009559BE" w:rsidDel="00226116">
              <w:t xml:space="preserve"> </w:t>
            </w:r>
          </w:p>
          <w:p w14:paraId="0829EF45" w14:textId="77777777" w:rsidR="008250E0" w:rsidRPr="009559BE" w:rsidRDefault="008250E0" w:rsidP="008250E0">
            <w:pPr>
              <w:spacing w:after="0"/>
            </w:pPr>
            <w:r w:rsidRPr="009559BE">
              <w:t>888=Don’t know</w:t>
            </w:r>
          </w:p>
          <w:p w14:paraId="4BCCEB41"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0F69F781"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lastRenderedPageBreak/>
              <w:t>(Code)</w:t>
            </w:r>
          </w:p>
        </w:tc>
      </w:tr>
      <w:tr w:rsidR="008250E0" w:rsidRPr="009559BE" w14:paraId="524959FF"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7607C6C"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1606CD12" w14:textId="77777777" w:rsidR="008250E0" w:rsidRPr="009559BE" w:rsidRDefault="008250E0" w:rsidP="008250E0">
            <w:pPr>
              <w:spacing w:afterLines="20" w:after="48" w:line="240" w:lineRule="auto"/>
              <w:ind w:left="8"/>
              <w:contextualSpacing/>
              <w:rPr>
                <w:rFonts w:cs="Times New Roman"/>
                <w:w w:val="105"/>
              </w:rPr>
            </w:pPr>
            <w:r w:rsidRPr="009559BE">
              <w:rPr>
                <w:rFonts w:cs="Times New Roman"/>
                <w:w w:val="105"/>
              </w:rPr>
              <w:t>Q5. Is the headman in this village related to either the head of household or the spouse of the head of household? (</w:t>
            </w:r>
            <w:r w:rsidRPr="009559BE">
              <w:rPr>
                <w:rFonts w:cs="Times New Roman"/>
                <w:b/>
                <w:w w:val="105"/>
              </w:rPr>
              <w:t>headmanrelate1</w:t>
            </w:r>
            <w:r w:rsidRPr="009559BE">
              <w:rPr>
                <w:rFonts w:cs="Times New Roman"/>
                <w:w w:val="105"/>
              </w:rPr>
              <w:t>)</w:t>
            </w:r>
          </w:p>
          <w:p w14:paraId="2B920EC8" w14:textId="1DF5D820" w:rsidR="008250E0" w:rsidRPr="009559BE" w:rsidRDefault="008250E0" w:rsidP="008250E0">
            <w:pPr>
              <w:spacing w:after="0"/>
              <w:rPr>
                <w:rFonts w:eastAsia="Calibri" w:cs="Times New Roman"/>
                <w:w w:val="105"/>
              </w:rPr>
            </w:pPr>
            <w:r w:rsidRPr="009559BE">
              <w:rPr>
                <w:rFonts w:cs="Times New Roman"/>
                <w:w w:val="105"/>
              </w:rPr>
              <w:t>Ask only if A11=3</w:t>
            </w:r>
          </w:p>
        </w:tc>
        <w:tc>
          <w:tcPr>
            <w:tcW w:w="4344" w:type="dxa"/>
            <w:tcBorders>
              <w:top w:val="single" w:sz="4" w:space="0" w:color="000000"/>
              <w:bottom w:val="single" w:sz="4" w:space="0" w:color="000000"/>
              <w:right w:val="single" w:sz="18" w:space="0" w:color="000000"/>
            </w:tcBorders>
          </w:tcPr>
          <w:p w14:paraId="1D4DD671" w14:textId="77777777" w:rsidR="008250E0" w:rsidRPr="009559BE" w:rsidRDefault="008250E0" w:rsidP="008250E0">
            <w:pPr>
              <w:spacing w:after="0"/>
            </w:pPr>
            <w:r w:rsidRPr="009559BE">
              <w:t>1=No</w:t>
            </w:r>
          </w:p>
          <w:p w14:paraId="4E2860FA" w14:textId="77777777" w:rsidR="008250E0" w:rsidRPr="009559BE" w:rsidRDefault="008250E0" w:rsidP="008250E0">
            <w:pPr>
              <w:spacing w:after="0"/>
            </w:pPr>
            <w:r w:rsidRPr="009559BE">
              <w:t>2=Yes</w:t>
            </w:r>
            <w:r w:rsidRPr="009559BE" w:rsidDel="00226116">
              <w:t xml:space="preserve"> </w:t>
            </w:r>
          </w:p>
          <w:p w14:paraId="7E1D2BEF" w14:textId="77777777" w:rsidR="008250E0" w:rsidRPr="009559BE" w:rsidRDefault="008250E0" w:rsidP="008250E0">
            <w:pPr>
              <w:spacing w:after="0"/>
            </w:pPr>
            <w:r w:rsidRPr="009559BE">
              <w:t>888=Don’t know</w:t>
            </w:r>
          </w:p>
          <w:p w14:paraId="402B7D37"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6F7787"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4EA7A6CF"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309BBB2"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25B2E9D4"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Q6. What is the relationship of the headman to you and/or your spouse? (</w:t>
            </w:r>
            <w:proofErr w:type="spellStart"/>
            <w:r w:rsidRPr="009559BE">
              <w:rPr>
                <w:rFonts w:cs="Times New Roman"/>
                <w:b/>
              </w:rPr>
              <w:t>headmanrelatespec</w:t>
            </w:r>
            <w:proofErr w:type="spellEnd"/>
            <w:r w:rsidRPr="009559BE">
              <w:rPr>
                <w:rFonts w:cs="Times New Roman"/>
              </w:rPr>
              <w:t>)</w:t>
            </w:r>
          </w:p>
          <w:p w14:paraId="57728084" w14:textId="5BC134A5" w:rsidR="008250E0" w:rsidRPr="009559BE" w:rsidRDefault="008250E0" w:rsidP="008250E0">
            <w:pPr>
              <w:spacing w:afterLines="20" w:after="48" w:line="240" w:lineRule="auto"/>
              <w:ind w:left="8"/>
              <w:contextualSpacing/>
              <w:rPr>
                <w:rFonts w:cs="Times New Roman"/>
                <w:w w:val="105"/>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5EB934AC" w14:textId="133D3B1A" w:rsidR="008250E0" w:rsidRPr="009559BE" w:rsidRDefault="008250E0" w:rsidP="008250E0">
            <w:pPr>
              <w:spacing w:after="0"/>
            </w:pPr>
            <w:r w:rsidRPr="009559BE">
              <w:t>1=Immediate family</w:t>
            </w:r>
          </w:p>
          <w:p w14:paraId="022699D5" w14:textId="0944DFE7" w:rsidR="008250E0" w:rsidRPr="009559BE" w:rsidRDefault="008250E0" w:rsidP="008250E0">
            <w:pPr>
              <w:spacing w:after="0"/>
            </w:pPr>
            <w:r w:rsidRPr="009559BE">
              <w:t>2=Extended family</w:t>
            </w:r>
            <w:r w:rsidRPr="009559BE" w:rsidDel="00226116">
              <w:t xml:space="preserve"> </w:t>
            </w:r>
          </w:p>
          <w:p w14:paraId="1DE830B6" w14:textId="77777777" w:rsidR="008250E0" w:rsidRPr="009559BE" w:rsidRDefault="008250E0" w:rsidP="008250E0">
            <w:pPr>
              <w:spacing w:after="0"/>
            </w:pPr>
            <w:r w:rsidRPr="009559BE">
              <w:t>888=Don’t know</w:t>
            </w:r>
          </w:p>
          <w:p w14:paraId="6FA16FA9"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1F45AA6C"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32E5D6D"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10B7282C"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1E0D747C"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Q7. What is the relationship of the headman to the head of household or the spouse of the head of household? (</w:t>
            </w:r>
            <w:r w:rsidRPr="009559BE">
              <w:rPr>
                <w:rFonts w:cs="Times New Roman"/>
                <w:b/>
              </w:rPr>
              <w:t>headmanrelatespec1</w:t>
            </w:r>
            <w:r w:rsidRPr="009559BE">
              <w:rPr>
                <w:rFonts w:cs="Times New Roman"/>
              </w:rPr>
              <w:t>)</w:t>
            </w:r>
          </w:p>
          <w:p w14:paraId="5D8CD2B6" w14:textId="053A8B06" w:rsidR="008250E0" w:rsidRPr="009559BE" w:rsidRDefault="008250E0" w:rsidP="008250E0">
            <w:pPr>
              <w:spacing w:afterLines="20" w:after="48" w:line="240" w:lineRule="auto"/>
              <w:ind w:left="8"/>
              <w:contextualSpacing/>
              <w:rPr>
                <w:rFonts w:cs="Times New Roman"/>
                <w:w w:val="105"/>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731B1FC5" w14:textId="77777777" w:rsidR="008250E0" w:rsidRPr="009559BE" w:rsidRDefault="008250E0" w:rsidP="008250E0">
            <w:pPr>
              <w:spacing w:after="0"/>
            </w:pPr>
            <w:r w:rsidRPr="009559BE">
              <w:t>1=Immediate family</w:t>
            </w:r>
          </w:p>
          <w:p w14:paraId="729EBF66" w14:textId="77777777" w:rsidR="008250E0" w:rsidRPr="009559BE" w:rsidRDefault="008250E0" w:rsidP="008250E0">
            <w:pPr>
              <w:spacing w:after="0"/>
            </w:pPr>
            <w:r w:rsidRPr="009559BE">
              <w:t>2=Extended family</w:t>
            </w:r>
            <w:r w:rsidRPr="009559BE" w:rsidDel="00226116">
              <w:t xml:space="preserve"> </w:t>
            </w:r>
          </w:p>
          <w:p w14:paraId="4F21AF8E" w14:textId="77777777" w:rsidR="008250E0" w:rsidRPr="009559BE" w:rsidRDefault="008250E0" w:rsidP="008250E0">
            <w:pPr>
              <w:spacing w:after="0"/>
            </w:pPr>
            <w:r w:rsidRPr="009559BE">
              <w:t>888=Don’t know</w:t>
            </w:r>
          </w:p>
          <w:p w14:paraId="20DBE237" w14:textId="5A58AC08"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2E822E13" w14:textId="42335BB4"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42CB60DA"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257180F"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289035D5"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Q8. Is the chief of this village related to either you or your spouse? (</w:t>
            </w:r>
            <w:proofErr w:type="spellStart"/>
            <w:r w:rsidRPr="009559BE">
              <w:rPr>
                <w:rFonts w:cs="Times New Roman"/>
                <w:b/>
              </w:rPr>
              <w:t>chiefrelate</w:t>
            </w:r>
            <w:proofErr w:type="spellEnd"/>
            <w:r w:rsidRPr="009559BE">
              <w:rPr>
                <w:rFonts w:cs="Times New Roman"/>
              </w:rPr>
              <w:t>)</w:t>
            </w:r>
          </w:p>
          <w:p w14:paraId="0C210A7E" w14:textId="3F6DFC07"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A11=1,2</w:t>
            </w:r>
          </w:p>
        </w:tc>
        <w:tc>
          <w:tcPr>
            <w:tcW w:w="4344" w:type="dxa"/>
            <w:tcBorders>
              <w:top w:val="single" w:sz="4" w:space="0" w:color="000000"/>
              <w:bottom w:val="single" w:sz="4" w:space="0" w:color="000000"/>
              <w:right w:val="single" w:sz="18" w:space="0" w:color="000000"/>
            </w:tcBorders>
          </w:tcPr>
          <w:p w14:paraId="6A9C3FA4" w14:textId="77777777" w:rsidR="008250E0" w:rsidRPr="009559BE" w:rsidRDefault="008250E0" w:rsidP="008250E0">
            <w:pPr>
              <w:spacing w:after="0"/>
            </w:pPr>
            <w:r w:rsidRPr="009559BE">
              <w:t>1=No</w:t>
            </w:r>
          </w:p>
          <w:p w14:paraId="07425571" w14:textId="77777777" w:rsidR="008250E0" w:rsidRPr="009559BE" w:rsidRDefault="008250E0" w:rsidP="008250E0">
            <w:pPr>
              <w:spacing w:after="0"/>
            </w:pPr>
            <w:r w:rsidRPr="009559BE">
              <w:t>2=Yes</w:t>
            </w:r>
            <w:r w:rsidRPr="009559BE" w:rsidDel="00226116">
              <w:t xml:space="preserve"> </w:t>
            </w:r>
          </w:p>
          <w:p w14:paraId="16D481E2" w14:textId="77777777" w:rsidR="008250E0" w:rsidRPr="009559BE" w:rsidRDefault="008250E0" w:rsidP="008250E0">
            <w:pPr>
              <w:spacing w:after="0"/>
            </w:pPr>
            <w:r w:rsidRPr="009559BE">
              <w:t>888=Don’t know</w:t>
            </w:r>
          </w:p>
          <w:p w14:paraId="7187668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2766346"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0D4A82CB"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0F4F5EBE"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042E85B7"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Q9. Is the chief of this village related to either the head of household or the spouse of the head of household? (</w:t>
            </w:r>
            <w:r w:rsidRPr="009559BE">
              <w:rPr>
                <w:rFonts w:cs="Times New Roman"/>
                <w:b/>
              </w:rPr>
              <w:t>chiefrelate1</w:t>
            </w:r>
            <w:r w:rsidRPr="009559BE">
              <w:rPr>
                <w:rFonts w:cs="Times New Roman"/>
              </w:rPr>
              <w:t>)</w:t>
            </w:r>
          </w:p>
          <w:p w14:paraId="585EC720" w14:textId="07CC7F32"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A11=3</w:t>
            </w:r>
          </w:p>
        </w:tc>
        <w:tc>
          <w:tcPr>
            <w:tcW w:w="4344" w:type="dxa"/>
            <w:tcBorders>
              <w:top w:val="single" w:sz="4" w:space="0" w:color="000000"/>
              <w:bottom w:val="single" w:sz="4" w:space="0" w:color="000000"/>
              <w:right w:val="single" w:sz="18" w:space="0" w:color="000000"/>
            </w:tcBorders>
          </w:tcPr>
          <w:p w14:paraId="4709EBD2" w14:textId="77777777" w:rsidR="008250E0" w:rsidRPr="009559BE" w:rsidRDefault="008250E0" w:rsidP="008250E0">
            <w:pPr>
              <w:spacing w:after="0"/>
            </w:pPr>
            <w:r w:rsidRPr="009559BE">
              <w:t>1=No</w:t>
            </w:r>
          </w:p>
          <w:p w14:paraId="62A89EEB" w14:textId="77777777" w:rsidR="008250E0" w:rsidRPr="009559BE" w:rsidRDefault="008250E0" w:rsidP="008250E0">
            <w:pPr>
              <w:spacing w:after="0"/>
            </w:pPr>
            <w:r w:rsidRPr="009559BE">
              <w:t>2=Yes</w:t>
            </w:r>
            <w:r w:rsidRPr="009559BE" w:rsidDel="00226116">
              <w:t xml:space="preserve"> </w:t>
            </w:r>
          </w:p>
          <w:p w14:paraId="79E59015" w14:textId="77777777" w:rsidR="008250E0" w:rsidRPr="009559BE" w:rsidRDefault="008250E0" w:rsidP="008250E0">
            <w:pPr>
              <w:spacing w:after="0"/>
            </w:pPr>
            <w:r w:rsidRPr="009559BE">
              <w:t>888=Don’t know</w:t>
            </w:r>
          </w:p>
          <w:p w14:paraId="76D5795A"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69D581F"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0646ECA5"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E885E04"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4CCBB576"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Q10. What is the relationship of the chief to you and/or your spouse? (</w:t>
            </w:r>
            <w:proofErr w:type="spellStart"/>
            <w:r w:rsidRPr="009559BE">
              <w:rPr>
                <w:rFonts w:cs="Times New Roman"/>
                <w:b/>
              </w:rPr>
              <w:t>chiefrelatespec</w:t>
            </w:r>
            <w:proofErr w:type="spellEnd"/>
            <w:r w:rsidRPr="009559BE">
              <w:rPr>
                <w:rFonts w:cs="Times New Roman"/>
              </w:rPr>
              <w:t>)</w:t>
            </w:r>
          </w:p>
          <w:p w14:paraId="18E328C8" w14:textId="3DFD5EE9"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5DA04E6E" w14:textId="77777777" w:rsidR="008250E0" w:rsidRPr="009559BE" w:rsidRDefault="008250E0" w:rsidP="008250E0">
            <w:pPr>
              <w:spacing w:after="0"/>
            </w:pPr>
            <w:r w:rsidRPr="009559BE">
              <w:t>1=Immediate family</w:t>
            </w:r>
          </w:p>
          <w:p w14:paraId="69EDC0A1" w14:textId="77777777" w:rsidR="008250E0" w:rsidRPr="009559BE" w:rsidRDefault="008250E0" w:rsidP="008250E0">
            <w:pPr>
              <w:spacing w:after="0"/>
            </w:pPr>
            <w:r w:rsidRPr="009559BE">
              <w:t>2=Extended family</w:t>
            </w:r>
            <w:r w:rsidRPr="009559BE" w:rsidDel="00226116">
              <w:t xml:space="preserve"> </w:t>
            </w:r>
          </w:p>
          <w:p w14:paraId="6103C531" w14:textId="77777777" w:rsidR="008250E0" w:rsidRPr="009559BE" w:rsidRDefault="008250E0" w:rsidP="008250E0">
            <w:pPr>
              <w:spacing w:after="0"/>
            </w:pPr>
            <w:r w:rsidRPr="009559BE">
              <w:t>888=Don’t know</w:t>
            </w:r>
          </w:p>
          <w:p w14:paraId="68B0C76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60DFD6F9"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18BB355D"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9F135C7"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70001C0B"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Q11. What is the relationship of the chief to the head of household or the spouse of the head of household? (</w:t>
            </w:r>
            <w:r w:rsidRPr="009559BE">
              <w:rPr>
                <w:rFonts w:cs="Times New Roman"/>
                <w:b/>
              </w:rPr>
              <w:t>chiefrelatespec1</w:t>
            </w:r>
            <w:r w:rsidRPr="009559BE">
              <w:rPr>
                <w:rFonts w:cs="Times New Roman"/>
              </w:rPr>
              <w:t>)</w:t>
            </w:r>
          </w:p>
          <w:p w14:paraId="20F950D9" w14:textId="4F40BD85"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179F5426" w14:textId="77777777" w:rsidR="008250E0" w:rsidRPr="009559BE" w:rsidRDefault="008250E0" w:rsidP="008250E0">
            <w:pPr>
              <w:spacing w:after="0"/>
            </w:pPr>
            <w:r w:rsidRPr="009559BE">
              <w:t>1=Immediate family</w:t>
            </w:r>
          </w:p>
          <w:p w14:paraId="566BFBF0" w14:textId="77777777" w:rsidR="008250E0" w:rsidRPr="009559BE" w:rsidRDefault="008250E0" w:rsidP="008250E0">
            <w:pPr>
              <w:spacing w:after="0"/>
            </w:pPr>
            <w:r w:rsidRPr="009559BE">
              <w:t>2=Extended family</w:t>
            </w:r>
            <w:r w:rsidRPr="009559BE" w:rsidDel="00226116">
              <w:t xml:space="preserve"> </w:t>
            </w:r>
          </w:p>
          <w:p w14:paraId="07AD00A1" w14:textId="77777777" w:rsidR="008250E0" w:rsidRPr="009559BE" w:rsidRDefault="008250E0" w:rsidP="008250E0">
            <w:pPr>
              <w:spacing w:after="0"/>
            </w:pPr>
            <w:r w:rsidRPr="009559BE">
              <w:t>888=Don’t know</w:t>
            </w:r>
          </w:p>
          <w:p w14:paraId="12FDDD2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301B0C7F"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bl>
    <w:p w14:paraId="5C1D3459" w14:textId="77777777" w:rsidR="008250E0" w:rsidRPr="009559BE" w:rsidRDefault="008250E0" w:rsidP="001512DD">
      <w:pPr>
        <w:spacing w:after="0" w:line="240" w:lineRule="auto"/>
        <w:contextualSpacing/>
      </w:pPr>
    </w:p>
    <w:p w14:paraId="2B08FA12" w14:textId="77777777" w:rsidR="008250E0" w:rsidRPr="009559BE" w:rsidRDefault="008250E0" w:rsidP="001512DD">
      <w:pPr>
        <w:spacing w:after="0" w:line="240" w:lineRule="auto"/>
        <w:contextualSpacing/>
      </w:pPr>
    </w:p>
    <w:p w14:paraId="4F957F24" w14:textId="77777777" w:rsidR="00AD1518" w:rsidRPr="009559BE" w:rsidRDefault="00AD1518" w:rsidP="001512DD">
      <w:pPr>
        <w:spacing w:after="0" w:line="240" w:lineRule="auto"/>
        <w:contextualSpacing/>
      </w:pPr>
    </w:p>
    <w:p w14:paraId="57622563" w14:textId="77777777" w:rsidR="00DA7C5C" w:rsidRPr="009559BE" w:rsidRDefault="00DA7C5C" w:rsidP="001512DD">
      <w:pPr>
        <w:spacing w:afterLines="20" w:after="48" w:line="240" w:lineRule="auto"/>
        <w:contextualSpacing/>
        <w:rPr>
          <w:rFonts w:eastAsia="Times New Roman" w:cs="Times New Roman"/>
          <w:b/>
          <w:bCs/>
        </w:rPr>
      </w:pPr>
    </w:p>
    <w:p w14:paraId="6B411F27" w14:textId="77777777" w:rsidR="00DA7C5C" w:rsidRPr="009559BE" w:rsidRDefault="00DA7C5C" w:rsidP="001512DD">
      <w:pPr>
        <w:spacing w:afterLines="20" w:after="48" w:line="240" w:lineRule="auto"/>
        <w:contextualSpacing/>
        <w:rPr>
          <w:rFonts w:eastAsia="Times New Roman" w:cs="Times New Roman"/>
          <w:b/>
          <w:bCs/>
        </w:rPr>
      </w:pPr>
    </w:p>
    <w:p w14:paraId="3C55135A" w14:textId="77777777" w:rsidR="00DA7C5C" w:rsidRPr="009559BE" w:rsidRDefault="00DA7C5C" w:rsidP="001512DD">
      <w:pPr>
        <w:spacing w:afterLines="20" w:after="48" w:line="240" w:lineRule="auto"/>
        <w:contextualSpacing/>
        <w:rPr>
          <w:rFonts w:eastAsia="Times New Roman" w:cs="Times New Roman"/>
          <w:b/>
          <w:bCs/>
        </w:rPr>
      </w:pPr>
    </w:p>
    <w:p w14:paraId="5A0EF3F7" w14:textId="77777777" w:rsidR="008250E0" w:rsidRPr="009559BE" w:rsidRDefault="008250E0">
      <w:pPr>
        <w:rPr>
          <w:rFonts w:eastAsia="Times New Roman" w:cs="Times New Roman"/>
          <w:b/>
          <w:bCs/>
        </w:rPr>
      </w:pPr>
      <w:r w:rsidRPr="009559BE">
        <w:rPr>
          <w:rFonts w:eastAsia="Times New Roman" w:cs="Times New Roman"/>
          <w:b/>
          <w:bCs/>
        </w:rPr>
        <w:br w:type="page"/>
      </w:r>
    </w:p>
    <w:p w14:paraId="26D44B06" w14:textId="436F1019" w:rsidR="00DA7C5C" w:rsidRPr="009559BE" w:rsidRDefault="00F25BF8" w:rsidP="001512DD">
      <w:pPr>
        <w:spacing w:after="0" w:line="240" w:lineRule="auto"/>
        <w:contextualSpacing/>
        <w:rPr>
          <w:rFonts w:eastAsia="Times New Roman" w:cs="Times New Roman"/>
          <w:b/>
          <w:bCs/>
        </w:rPr>
      </w:pPr>
      <w:r>
        <w:rPr>
          <w:rFonts w:eastAsia="Times New Roman" w:cs="Times New Roman"/>
          <w:b/>
          <w:bCs/>
        </w:rPr>
        <w:lastRenderedPageBreak/>
        <w:t>O</w:t>
      </w:r>
      <w:r w:rsidR="00DA7C5C" w:rsidRPr="009559BE">
        <w:rPr>
          <w:rFonts w:eastAsia="Times New Roman" w:cs="Times New Roman"/>
          <w:b/>
          <w:bCs/>
        </w:rPr>
        <w:t>. GEOPOINT AND LANDMARKS</w:t>
      </w:r>
    </w:p>
    <w:tbl>
      <w:tblPr>
        <w:tblW w:w="10081" w:type="dxa"/>
        <w:tblCellMar>
          <w:left w:w="29" w:type="dxa"/>
          <w:right w:w="29" w:type="dxa"/>
        </w:tblCellMar>
        <w:tblLook w:val="0000" w:firstRow="0" w:lastRow="0" w:firstColumn="0" w:lastColumn="0" w:noHBand="0" w:noVBand="0"/>
      </w:tblPr>
      <w:tblGrid>
        <w:gridCol w:w="352"/>
        <w:gridCol w:w="4689"/>
        <w:gridCol w:w="2527"/>
        <w:gridCol w:w="2513"/>
      </w:tblGrid>
      <w:tr w:rsidR="00B71EAD" w:rsidRPr="009559BE" w14:paraId="310E93FF" w14:textId="77777777" w:rsidTr="00CD018F">
        <w:trPr>
          <w:trHeight w:val="20"/>
        </w:trPr>
        <w:tc>
          <w:tcPr>
            <w:tcW w:w="352" w:type="dxa"/>
            <w:vMerge w:val="restart"/>
            <w:tcBorders>
              <w:top w:val="single" w:sz="6" w:space="0" w:color="000000"/>
              <w:left w:val="single" w:sz="6" w:space="0" w:color="000000"/>
              <w:bottom w:val="single" w:sz="18" w:space="0" w:color="000000"/>
              <w:right w:val="single" w:sz="6" w:space="0" w:color="000000"/>
            </w:tcBorders>
          </w:tcPr>
          <w:p w14:paraId="394EEB2A" w14:textId="77777777" w:rsidR="00DA7C5C" w:rsidRPr="009559BE" w:rsidRDefault="00DA7C5C" w:rsidP="001512DD">
            <w:pPr>
              <w:spacing w:afterLines="20" w:after="48" w:line="240" w:lineRule="auto"/>
              <w:ind w:left="119"/>
              <w:contextualSpacing/>
              <w:rPr>
                <w:w w:val="105"/>
              </w:rPr>
            </w:pPr>
          </w:p>
        </w:tc>
        <w:tc>
          <w:tcPr>
            <w:tcW w:w="4689" w:type="dxa"/>
            <w:vMerge w:val="restart"/>
            <w:tcBorders>
              <w:top w:val="single" w:sz="6" w:space="0" w:color="000000"/>
              <w:left w:val="single" w:sz="6" w:space="0" w:color="000000"/>
              <w:bottom w:val="single" w:sz="6" w:space="0" w:color="000000"/>
            </w:tcBorders>
          </w:tcPr>
          <w:p w14:paraId="23A076C3" w14:textId="46E7E19F" w:rsidR="00DA7C5C" w:rsidRPr="009559BE" w:rsidRDefault="00F25BF8" w:rsidP="001512DD">
            <w:pPr>
              <w:spacing w:afterLines="20" w:after="48" w:line="240" w:lineRule="auto"/>
              <w:ind w:left="119"/>
              <w:contextualSpacing/>
              <w:rPr>
                <w:w w:val="105"/>
              </w:rPr>
            </w:pPr>
            <w:r>
              <w:rPr>
                <w:w w:val="105"/>
              </w:rPr>
              <w:t>O</w:t>
            </w:r>
            <w:r w:rsidR="00DA7C5C" w:rsidRPr="009559BE">
              <w:rPr>
                <w:w w:val="105"/>
              </w:rPr>
              <w:t>1.Geopoint (</w:t>
            </w:r>
            <w:proofErr w:type="spellStart"/>
            <w:r w:rsidR="00DA7C5C" w:rsidRPr="009559BE">
              <w:rPr>
                <w:w w:val="105"/>
              </w:rPr>
              <w:t>gps</w:t>
            </w:r>
            <w:proofErr w:type="spellEnd"/>
            <w:r w:rsidR="00DA7C5C" w:rsidRPr="009559BE">
              <w:rPr>
                <w:w w:val="105"/>
              </w:rPr>
              <w:t>)</w:t>
            </w:r>
          </w:p>
        </w:tc>
        <w:tc>
          <w:tcPr>
            <w:tcW w:w="2527" w:type="dxa"/>
            <w:tcBorders>
              <w:top w:val="single" w:sz="6" w:space="0" w:color="000000"/>
              <w:left w:val="single" w:sz="6" w:space="0" w:color="000000"/>
              <w:bottom w:val="single" w:sz="4" w:space="0" w:color="auto"/>
            </w:tcBorders>
          </w:tcPr>
          <w:p w14:paraId="5DF8DBC6" w14:textId="77777777" w:rsidR="00DA7C5C" w:rsidRPr="009559BE" w:rsidRDefault="00DA7C5C" w:rsidP="001512DD">
            <w:pPr>
              <w:pStyle w:val="Heading9"/>
              <w:kinsoku/>
              <w:overflowPunct/>
              <w:spacing w:line="240" w:lineRule="auto"/>
              <w:contextualSpacing/>
              <w:rPr>
                <w:rFonts w:asciiTheme="minorHAnsi" w:hAnsiTheme="minorHAnsi"/>
                <w:sz w:val="22"/>
                <w:szCs w:val="22"/>
              </w:rPr>
            </w:pPr>
            <w:r w:rsidRPr="009559BE">
              <w:rPr>
                <w:rFonts w:asciiTheme="minorHAnsi" w:hAnsiTheme="minorHAnsi"/>
                <w:sz w:val="22"/>
                <w:szCs w:val="22"/>
              </w:rPr>
              <w:t>Latitude</w:t>
            </w:r>
          </w:p>
        </w:tc>
        <w:tc>
          <w:tcPr>
            <w:tcW w:w="2513" w:type="dxa"/>
            <w:tcBorders>
              <w:top w:val="single" w:sz="18" w:space="0" w:color="000000"/>
              <w:left w:val="single" w:sz="18" w:space="0" w:color="000000"/>
              <w:bottom w:val="single" w:sz="18" w:space="0" w:color="000000"/>
              <w:right w:val="single" w:sz="18" w:space="0" w:color="000000"/>
            </w:tcBorders>
          </w:tcPr>
          <w:p w14:paraId="2F1418F7" w14:textId="77777777" w:rsidR="00DA7C5C" w:rsidRPr="009559BE"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(Numeric: ##. ####)</w:t>
            </w:r>
          </w:p>
        </w:tc>
      </w:tr>
      <w:tr w:rsidR="00B71EAD" w:rsidRPr="009559BE" w14:paraId="488C2822" w14:textId="77777777" w:rsidTr="00CD018F">
        <w:trPr>
          <w:trHeight w:val="20"/>
        </w:trPr>
        <w:tc>
          <w:tcPr>
            <w:tcW w:w="352" w:type="dxa"/>
            <w:vMerge/>
            <w:tcBorders>
              <w:top w:val="single" w:sz="18" w:space="0" w:color="000000"/>
              <w:left w:val="single" w:sz="6" w:space="0" w:color="000000"/>
              <w:bottom w:val="single" w:sz="4" w:space="0" w:color="auto"/>
              <w:right w:val="single" w:sz="6" w:space="0" w:color="000000"/>
            </w:tcBorders>
          </w:tcPr>
          <w:p w14:paraId="1750766E" w14:textId="77777777" w:rsidR="00DA7C5C" w:rsidRPr="009559BE" w:rsidRDefault="00DA7C5C" w:rsidP="001512DD">
            <w:pPr>
              <w:spacing w:afterLines="20" w:after="48" w:line="240" w:lineRule="auto"/>
              <w:ind w:left="119"/>
              <w:contextualSpacing/>
              <w:rPr>
                <w:w w:val="105"/>
              </w:rPr>
            </w:pPr>
          </w:p>
        </w:tc>
        <w:tc>
          <w:tcPr>
            <w:tcW w:w="4689" w:type="dxa"/>
            <w:vMerge/>
            <w:tcBorders>
              <w:top w:val="single" w:sz="6" w:space="0" w:color="000000"/>
              <w:left w:val="single" w:sz="6" w:space="0" w:color="000000"/>
              <w:bottom w:val="single" w:sz="6" w:space="0" w:color="000000"/>
            </w:tcBorders>
          </w:tcPr>
          <w:p w14:paraId="04DC16CF" w14:textId="77777777" w:rsidR="00DA7C5C" w:rsidRPr="009559BE" w:rsidRDefault="00DA7C5C" w:rsidP="001512DD">
            <w:pPr>
              <w:spacing w:afterLines="20" w:after="48" w:line="240" w:lineRule="auto"/>
              <w:ind w:left="119"/>
              <w:contextualSpacing/>
              <w:rPr>
                <w:w w:val="105"/>
              </w:rPr>
            </w:pPr>
          </w:p>
        </w:tc>
        <w:tc>
          <w:tcPr>
            <w:tcW w:w="2527" w:type="dxa"/>
            <w:tcBorders>
              <w:top w:val="single" w:sz="4" w:space="0" w:color="auto"/>
              <w:left w:val="single" w:sz="6" w:space="0" w:color="000000"/>
              <w:bottom w:val="single" w:sz="18" w:space="0" w:color="000000"/>
            </w:tcBorders>
          </w:tcPr>
          <w:p w14:paraId="0A63A332" w14:textId="77777777" w:rsidR="00DA7C5C" w:rsidRPr="009559BE" w:rsidRDefault="00DA7C5C" w:rsidP="001512DD">
            <w:pPr>
              <w:pStyle w:val="Heading9"/>
              <w:kinsoku/>
              <w:overflowPunct/>
              <w:spacing w:line="240" w:lineRule="auto"/>
              <w:contextualSpacing/>
              <w:rPr>
                <w:rFonts w:asciiTheme="minorHAnsi" w:hAnsiTheme="minorHAnsi"/>
                <w:sz w:val="22"/>
                <w:szCs w:val="22"/>
              </w:rPr>
            </w:pPr>
            <w:r w:rsidRPr="009559BE">
              <w:rPr>
                <w:rFonts w:asciiTheme="minorHAnsi" w:hAnsiTheme="minorHAnsi"/>
                <w:sz w:val="22"/>
                <w:szCs w:val="22"/>
              </w:rPr>
              <w:t>Longitude</w:t>
            </w:r>
          </w:p>
        </w:tc>
        <w:tc>
          <w:tcPr>
            <w:tcW w:w="2513" w:type="dxa"/>
            <w:tcBorders>
              <w:top w:val="single" w:sz="18" w:space="0" w:color="000000"/>
              <w:left w:val="single" w:sz="18" w:space="0" w:color="000000"/>
              <w:bottom w:val="single" w:sz="18" w:space="0" w:color="000000"/>
              <w:right w:val="single" w:sz="18" w:space="0" w:color="000000"/>
            </w:tcBorders>
          </w:tcPr>
          <w:p w14:paraId="2B787E25" w14:textId="77777777" w:rsidR="00DA7C5C" w:rsidRPr="009559BE"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(Numeric: ##. ####)</w:t>
            </w:r>
          </w:p>
        </w:tc>
      </w:tr>
      <w:tr w:rsidR="00B71EAD" w:rsidRPr="009559BE" w14:paraId="76CA46FA" w14:textId="77777777" w:rsidTr="00CD018F">
        <w:trPr>
          <w:trHeight w:val="20"/>
        </w:trPr>
        <w:tc>
          <w:tcPr>
            <w:tcW w:w="352" w:type="dxa"/>
            <w:tcBorders>
              <w:top w:val="single" w:sz="4" w:space="0" w:color="auto"/>
              <w:left w:val="single" w:sz="6" w:space="0" w:color="000000"/>
              <w:bottom w:val="single" w:sz="6" w:space="0" w:color="000000"/>
              <w:right w:val="single" w:sz="4" w:space="0" w:color="auto"/>
            </w:tcBorders>
          </w:tcPr>
          <w:p w14:paraId="43EC8043" w14:textId="77777777" w:rsidR="00DA7C5C" w:rsidRPr="009559BE" w:rsidRDefault="00DA7C5C" w:rsidP="001512DD">
            <w:pPr>
              <w:spacing w:afterLines="20" w:after="48" w:line="240" w:lineRule="auto"/>
              <w:ind w:left="119"/>
              <w:contextualSpacing/>
              <w:rPr>
                <w:w w:val="105"/>
              </w:rPr>
            </w:pPr>
          </w:p>
        </w:tc>
        <w:tc>
          <w:tcPr>
            <w:tcW w:w="4689" w:type="dxa"/>
            <w:tcBorders>
              <w:top w:val="single" w:sz="6" w:space="0" w:color="000000"/>
              <w:left w:val="single" w:sz="4" w:space="0" w:color="auto"/>
              <w:bottom w:val="single" w:sz="6" w:space="0" w:color="000000"/>
              <w:right w:val="single" w:sz="18" w:space="0" w:color="000000"/>
            </w:tcBorders>
          </w:tcPr>
          <w:p w14:paraId="630150FF" w14:textId="280BE831" w:rsidR="00DA7C5C" w:rsidRPr="009559BE" w:rsidRDefault="00F25BF8" w:rsidP="001512DD">
            <w:pPr>
              <w:spacing w:afterLines="20" w:after="48" w:line="240" w:lineRule="auto"/>
              <w:ind w:left="119"/>
              <w:contextualSpacing/>
              <w:rPr>
                <w:w w:val="105"/>
              </w:rPr>
            </w:pPr>
            <w:r>
              <w:rPr>
                <w:w w:val="105"/>
              </w:rPr>
              <w:t>O</w:t>
            </w:r>
            <w:r w:rsidR="00DA7C5C" w:rsidRPr="009559BE">
              <w:rPr>
                <w:w w:val="105"/>
              </w:rPr>
              <w:t>2.Please record some basic identifying landmarks for the household (landmark)</w:t>
            </w:r>
          </w:p>
        </w:tc>
        <w:tc>
          <w:tcPr>
            <w:tcW w:w="5040" w:type="dxa"/>
            <w:gridSpan w:val="2"/>
            <w:tcBorders>
              <w:top w:val="single" w:sz="18" w:space="0" w:color="auto"/>
              <w:left w:val="single" w:sz="18" w:space="0" w:color="000000"/>
              <w:bottom w:val="single" w:sz="18" w:space="0" w:color="000000"/>
              <w:right w:val="single" w:sz="18" w:space="0" w:color="000000"/>
            </w:tcBorders>
          </w:tcPr>
          <w:p w14:paraId="448D2B7E" w14:textId="77777777" w:rsidR="00DA7C5C" w:rsidRPr="009559BE" w:rsidRDefault="00DA7C5C" w:rsidP="001512DD">
            <w:pPr>
              <w:pStyle w:val="codes"/>
              <w:tabs>
                <w:tab w:val="left" w:pos="904"/>
              </w:tab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(Text)</w:t>
            </w:r>
          </w:p>
        </w:tc>
      </w:tr>
    </w:tbl>
    <w:p w14:paraId="4911EC97" w14:textId="77777777" w:rsidR="00DA7C5C" w:rsidRPr="009559BE" w:rsidRDefault="00DA7C5C" w:rsidP="001512DD">
      <w:pPr>
        <w:spacing w:afterLines="20" w:after="48" w:line="240" w:lineRule="auto"/>
        <w:contextualSpacing/>
        <w:rPr>
          <w:rFonts w:eastAsia="Times New Roman" w:cs="Times New Roman"/>
          <w:b/>
          <w:bCs/>
        </w:rPr>
      </w:pPr>
    </w:p>
    <w:p w14:paraId="4FAE3BCA" w14:textId="77777777" w:rsidR="00DA7C5C" w:rsidRPr="009559BE" w:rsidRDefault="00DA7C5C" w:rsidP="001512DD">
      <w:pPr>
        <w:spacing w:afterLines="20" w:after="48" w:line="240" w:lineRule="auto"/>
        <w:contextualSpacing/>
        <w:rPr>
          <w:rFonts w:eastAsia="Times New Roman" w:cs="Times New Roman"/>
          <w:b/>
          <w:bCs/>
        </w:rPr>
      </w:pPr>
    </w:p>
    <w:p w14:paraId="24392FB6" w14:textId="77777777" w:rsidR="00B26E95" w:rsidRPr="009559BE" w:rsidRDefault="00B26E95" w:rsidP="001512DD">
      <w:pPr>
        <w:spacing w:afterLines="20" w:after="48" w:line="240" w:lineRule="auto"/>
        <w:contextualSpacing/>
        <w:rPr>
          <w:rFonts w:eastAsia="Times New Roman" w:cs="Times New Roman"/>
          <w:b/>
          <w:bCs/>
        </w:rPr>
      </w:pPr>
    </w:p>
    <w:p w14:paraId="6A38938A" w14:textId="43B8C1E1" w:rsidR="00DA7C5C" w:rsidRPr="009559BE" w:rsidRDefault="00F25BF8" w:rsidP="001512DD">
      <w:pPr>
        <w:spacing w:afterLines="20" w:after="48" w:line="240" w:lineRule="auto"/>
        <w:contextualSpacing/>
        <w:rPr>
          <w:rFonts w:eastAsia="Times New Roman" w:cs="Times New Roman"/>
          <w:b/>
          <w:bCs/>
        </w:rPr>
      </w:pPr>
      <w:r>
        <w:rPr>
          <w:rFonts w:eastAsia="Times New Roman" w:cs="Times New Roman"/>
          <w:b/>
          <w:bCs/>
        </w:rPr>
        <w:t>P</w:t>
      </w:r>
      <w:r w:rsidR="00DA7C5C" w:rsidRPr="009559BE">
        <w:rPr>
          <w:rFonts w:eastAsia="Times New Roman" w:cs="Times New Roman"/>
          <w:b/>
          <w:bCs/>
        </w:rPr>
        <w:t>. CONCLUSION</w:t>
      </w:r>
    </w:p>
    <w:p w14:paraId="17810933" w14:textId="77777777" w:rsidR="00DA7C5C" w:rsidRPr="009559BE" w:rsidRDefault="00DA7C5C"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Thank you for your participation in this survey.</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2514"/>
        <w:gridCol w:w="1805"/>
        <w:gridCol w:w="722"/>
      </w:tblGrid>
      <w:tr w:rsidR="00B26E95" w:rsidRPr="009559BE" w14:paraId="49B75BC1"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0C67360" w14:textId="77777777" w:rsidR="00B26E95" w:rsidRPr="009559BE" w:rsidRDefault="00B26E95" w:rsidP="00FC1FE3">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08451207" w14:textId="78031FB5" w:rsidR="00B26E95" w:rsidRPr="009559BE" w:rsidRDefault="00F25BF8" w:rsidP="00FC1FE3">
            <w:pPr>
              <w:spacing w:after="0"/>
              <w:rPr>
                <w:color w:val="000000"/>
              </w:rPr>
            </w:pPr>
            <w:r>
              <w:rPr>
                <w:w w:val="105"/>
              </w:rPr>
              <w:t>P</w:t>
            </w:r>
            <w:r w:rsidR="00B26E95" w:rsidRPr="009559BE">
              <w:rPr>
                <w:w w:val="105"/>
              </w:rPr>
              <w:t>1.Enumerator: Please select the correct survey status from the list (</w:t>
            </w:r>
            <w:proofErr w:type="spellStart"/>
            <w:r w:rsidR="00B26E95" w:rsidRPr="009559BE">
              <w:rPr>
                <w:b/>
                <w:w w:val="105"/>
              </w:rPr>
              <w:t>s_status</w:t>
            </w:r>
            <w:proofErr w:type="spellEnd"/>
            <w:r w:rsidR="00B26E95" w:rsidRPr="009559BE">
              <w:rPr>
                <w:w w:val="105"/>
              </w:rPr>
              <w:t>)</w:t>
            </w:r>
          </w:p>
        </w:tc>
        <w:tc>
          <w:tcPr>
            <w:tcW w:w="4319" w:type="dxa"/>
            <w:gridSpan w:val="2"/>
            <w:tcBorders>
              <w:top w:val="single" w:sz="4" w:space="0" w:color="000000"/>
              <w:bottom w:val="single" w:sz="4" w:space="0" w:color="000000"/>
              <w:right w:val="single" w:sz="18" w:space="0" w:color="000000"/>
            </w:tcBorders>
          </w:tcPr>
          <w:p w14:paraId="46907916" w14:textId="2DB43C3C" w:rsidR="00B26E95" w:rsidRPr="009559BE" w:rsidRDefault="00B26E95" w:rsidP="00FC1FE3">
            <w:pPr>
              <w:spacing w:after="0"/>
              <w:rPr>
                <w:rFonts w:cs="Times New Roman"/>
                <w:w w:val="105"/>
              </w:rPr>
            </w:pPr>
            <w:r w:rsidRPr="009559BE">
              <w:rPr>
                <w:rFonts w:cs="Times New Roman"/>
                <w:w w:val="105"/>
              </w:rPr>
              <w:t>1=Complete</w:t>
            </w:r>
          </w:p>
          <w:p w14:paraId="66DA536A" w14:textId="7677916D" w:rsidR="00B26E95" w:rsidRPr="009559BE" w:rsidRDefault="00B26E95" w:rsidP="00FC1FE3">
            <w:pPr>
              <w:spacing w:after="0"/>
              <w:rPr>
                <w:rFonts w:cs="Times New Roman"/>
                <w:w w:val="105"/>
              </w:rPr>
            </w:pPr>
            <w:r w:rsidRPr="009559BE">
              <w:rPr>
                <w:rFonts w:cs="Times New Roman"/>
                <w:w w:val="105"/>
              </w:rPr>
              <w:t>2=Incomplete, come back</w:t>
            </w:r>
          </w:p>
          <w:p w14:paraId="60BEF0AF" w14:textId="6412F550" w:rsidR="00B26E95" w:rsidRPr="009559BE" w:rsidRDefault="00B26E95" w:rsidP="00FC1FE3">
            <w:pPr>
              <w:spacing w:after="0"/>
              <w:rPr>
                <w:rFonts w:cs="Times New Roman"/>
                <w:w w:val="105"/>
              </w:rPr>
            </w:pPr>
            <w:r w:rsidRPr="009559BE">
              <w:rPr>
                <w:rFonts w:cs="Times New Roman"/>
                <w:w w:val="105"/>
              </w:rPr>
              <w:t>3=Incomplete, cannot finish</w:t>
            </w:r>
          </w:p>
          <w:p w14:paraId="182447FD" w14:textId="4D7201B2" w:rsidR="00B26E95" w:rsidRPr="009559BE" w:rsidRDefault="00B26E95" w:rsidP="00FC1FE3">
            <w:pPr>
              <w:spacing w:after="0"/>
              <w:rPr>
                <w:rFonts w:cs="Times New Roman"/>
                <w:w w:val="105"/>
              </w:rPr>
            </w:pPr>
            <w:r w:rsidRPr="009559BE">
              <w:rPr>
                <w:rFonts w:cs="Times New Roman"/>
                <w:w w:val="105"/>
              </w:rPr>
              <w:t>4=</w:t>
            </w:r>
            <w:r w:rsidR="00296E2F">
              <w:rPr>
                <w:rFonts w:cs="Times New Roman"/>
                <w:w w:val="105"/>
              </w:rPr>
              <w:t>Prefer not</w:t>
            </w:r>
            <w:r w:rsidRPr="009559BE">
              <w:rPr>
                <w:rFonts w:cs="Times New Roman"/>
                <w:w w:val="105"/>
              </w:rPr>
              <w:t xml:space="preserve"> to participate</w:t>
            </w:r>
          </w:p>
          <w:p w14:paraId="50278705" w14:textId="0C13F364" w:rsidR="00B26E95" w:rsidRPr="009559BE" w:rsidRDefault="00B26E95" w:rsidP="00FC1FE3">
            <w:pPr>
              <w:spacing w:after="0"/>
            </w:pPr>
            <w:r w:rsidRPr="009559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17739F6A" w14:textId="77777777" w:rsidR="00B26E95" w:rsidRPr="009559BE" w:rsidRDefault="00B26E95" w:rsidP="00FC1FE3">
            <w:pPr>
              <w:spacing w:after="0"/>
              <w:rPr>
                <w:rFonts w:eastAsia="Calibri" w:cs="Times New Roman"/>
                <w:i/>
                <w:color w:val="A6A6A6"/>
              </w:rPr>
            </w:pPr>
            <w:r w:rsidRPr="009559BE">
              <w:rPr>
                <w:rFonts w:eastAsia="Calibri" w:cs="Times New Roman"/>
                <w:i/>
                <w:color w:val="A6A6A6"/>
              </w:rPr>
              <w:t>(Code)</w:t>
            </w:r>
          </w:p>
        </w:tc>
      </w:tr>
      <w:tr w:rsidR="00B26E95" w:rsidRPr="009559BE" w14:paraId="245B457C"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7E123BBC" w14:textId="77777777" w:rsidR="00B26E95" w:rsidRPr="009559BE" w:rsidRDefault="00B26E95" w:rsidP="00B26E95">
            <w:pPr>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C8A84B9" w14:textId="05D601E5" w:rsidR="00B26E95" w:rsidRPr="009559BE" w:rsidRDefault="00B26E95" w:rsidP="00B26E95">
            <w:pPr>
              <w:spacing w:after="0"/>
              <w:rPr>
                <w:w w:val="105"/>
              </w:rPr>
            </w:pPr>
            <w:r w:rsidRPr="009559BE">
              <w:rPr>
                <w:w w:val="105"/>
              </w:rPr>
              <w:t>On a scale of 1 to 5, 5 being very reliable, how reliable was the respondent? (</w:t>
            </w:r>
            <w:proofErr w:type="spellStart"/>
            <w:r w:rsidRPr="009559BE">
              <w:rPr>
                <w:b/>
                <w:w w:val="105"/>
              </w:rPr>
              <w:t>s_reliable</w:t>
            </w:r>
            <w:proofErr w:type="spellEnd"/>
            <w:r w:rsidRPr="009559BE">
              <w:rPr>
                <w:w w:val="105"/>
              </w:rPr>
              <w:t>)</w:t>
            </w:r>
          </w:p>
        </w:tc>
        <w:tc>
          <w:tcPr>
            <w:tcW w:w="2527" w:type="dxa"/>
            <w:gridSpan w:val="2"/>
            <w:tcBorders>
              <w:top w:val="single" w:sz="18" w:space="0" w:color="000000"/>
              <w:left w:val="single" w:sz="18" w:space="0" w:color="000000"/>
              <w:bottom w:val="single" w:sz="18" w:space="0" w:color="000000"/>
              <w:right w:val="single" w:sz="18" w:space="0" w:color="000000"/>
            </w:tcBorders>
          </w:tcPr>
          <w:p w14:paraId="09127691" w14:textId="77777777" w:rsidR="00B26E95" w:rsidRPr="009559BE" w:rsidRDefault="00B26E95" w:rsidP="00B26E95">
            <w:pPr>
              <w:spacing w:after="0"/>
              <w:rPr>
                <w:i/>
                <w:color w:val="A6A6A6" w:themeColor="background1" w:themeShade="A6"/>
              </w:rPr>
            </w:pPr>
            <w:r w:rsidRPr="009559BE">
              <w:rPr>
                <w:i/>
                <w:color w:val="A6A6A6" w:themeColor="background1" w:themeShade="A6"/>
              </w:rPr>
              <w:t>(Integer)</w:t>
            </w:r>
          </w:p>
        </w:tc>
      </w:tr>
      <w:tr w:rsidR="00B26E95" w:rsidRPr="009559BE" w14:paraId="7C4016D5"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0FC2D671" w14:textId="77777777" w:rsidR="00B26E95" w:rsidRPr="009559BE" w:rsidRDefault="00B26E95" w:rsidP="00B26E95">
            <w:pPr>
              <w:rPr>
                <w:w w:val="105"/>
              </w:rPr>
            </w:pPr>
          </w:p>
        </w:tc>
        <w:tc>
          <w:tcPr>
            <w:tcW w:w="4680" w:type="dxa"/>
            <w:tcBorders>
              <w:top w:val="single" w:sz="4" w:space="0" w:color="000000"/>
              <w:left w:val="single" w:sz="4" w:space="0" w:color="auto"/>
              <w:bottom w:val="single" w:sz="4" w:space="0" w:color="000000"/>
              <w:right w:val="single" w:sz="18" w:space="0" w:color="000000"/>
            </w:tcBorders>
          </w:tcPr>
          <w:p w14:paraId="40A95A62" w14:textId="7E137465" w:rsidR="00B26E95" w:rsidRPr="009559BE" w:rsidRDefault="00B26E95" w:rsidP="00B26E95">
            <w:pPr>
              <w:spacing w:after="0"/>
              <w:rPr>
                <w:w w:val="105"/>
              </w:rPr>
            </w:pPr>
            <w:r w:rsidRPr="009559BE">
              <w:rPr>
                <w:w w:val="105"/>
              </w:rPr>
              <w:t>Any additional comments?  (</w:t>
            </w:r>
            <w:proofErr w:type="spellStart"/>
            <w:r w:rsidRPr="009559BE">
              <w:rPr>
                <w:b/>
                <w:w w:val="105"/>
              </w:rPr>
              <w:t>s_notes</w:t>
            </w:r>
            <w:proofErr w:type="spellEnd"/>
            <w:r w:rsidRPr="009559BE">
              <w:rPr>
                <w:w w:val="105"/>
              </w:rPr>
              <w:t>)</w:t>
            </w:r>
          </w:p>
        </w:tc>
        <w:tc>
          <w:tcPr>
            <w:tcW w:w="5041" w:type="dxa"/>
            <w:gridSpan w:val="3"/>
            <w:tcBorders>
              <w:top w:val="single" w:sz="18" w:space="0" w:color="000000"/>
              <w:left w:val="single" w:sz="18" w:space="0" w:color="000000"/>
              <w:bottom w:val="single" w:sz="18" w:space="0" w:color="000000"/>
              <w:right w:val="single" w:sz="18" w:space="0" w:color="000000"/>
            </w:tcBorders>
          </w:tcPr>
          <w:p w14:paraId="3BFD3752" w14:textId="77777777" w:rsidR="00B26E95" w:rsidRPr="009559BE" w:rsidRDefault="00B26E95" w:rsidP="00B26E95">
            <w:pPr>
              <w:spacing w:after="0"/>
              <w:rPr>
                <w:i/>
                <w:color w:val="A6A6A6" w:themeColor="background1" w:themeShade="A6"/>
              </w:rPr>
            </w:pPr>
            <w:r w:rsidRPr="009559BE">
              <w:rPr>
                <w:i/>
                <w:color w:val="A6A6A6" w:themeColor="background1" w:themeShade="A6"/>
              </w:rPr>
              <w:t>(Text)</w:t>
            </w:r>
          </w:p>
        </w:tc>
      </w:tr>
    </w:tbl>
    <w:p w14:paraId="321381CC" w14:textId="2F8211D7" w:rsidR="00B26E95" w:rsidRPr="009559BE" w:rsidRDefault="00B26E95" w:rsidP="001512DD">
      <w:pPr>
        <w:spacing w:afterLines="20" w:after="48" w:line="240" w:lineRule="auto"/>
        <w:contextualSpacing/>
        <w:rPr>
          <w:rFonts w:eastAsia="Times New Roman" w:cs="Times New Roman"/>
          <w:lang w:eastAsia="zh-CN"/>
        </w:rPr>
      </w:pPr>
    </w:p>
    <w:sectPr w:rsidR="00B26E95" w:rsidRPr="009559BE" w:rsidSect="00512DC2">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8" w:author="Stickler, Mercedes M. (E3/LTRM)" w:date="2014-10-30T14:51:00Z" w:initials="MMS">
    <w:p w14:paraId="69F0392D" w14:textId="343B646C" w:rsidR="00451C80" w:rsidRDefault="00451C80">
      <w:pPr>
        <w:pStyle w:val="CommentText"/>
      </w:pPr>
      <w:r>
        <w:rPr>
          <w:rStyle w:val="CommentReference"/>
        </w:rPr>
        <w:annotationRef/>
      </w:r>
      <w:r>
        <w:t xml:space="preserve"> </w:t>
      </w:r>
      <w:proofErr w:type="gramStart"/>
      <w:r>
        <w:t>can</w:t>
      </w:r>
      <w:proofErr w:type="gramEnd"/>
      <w:r>
        <w:t xml:space="preserve"> we add skips to avoid asking irrelevant questions to non-school age members? </w:t>
      </w:r>
    </w:p>
  </w:comment>
  <w:comment w:id="26" w:author="Heather Huntington" w:date="2014-10-30T14:50:00Z" w:initials="HH">
    <w:p w14:paraId="1C382A23" w14:textId="67795193" w:rsidR="00451C80" w:rsidRDefault="00451C80">
      <w:pPr>
        <w:pStyle w:val="CommentText"/>
      </w:pPr>
      <w:r>
        <w:rPr>
          <w:rStyle w:val="CommentReference"/>
        </w:rPr>
        <w:annotationRef/>
      </w:r>
      <w:proofErr w:type="spellStart"/>
      <w:r>
        <w:t>Aleta</w:t>
      </w:r>
      <w:proofErr w:type="spellEnd"/>
      <w:r>
        <w:t xml:space="preserve"> – can you work on the skip pattern for this section. I think LAND might be the best model. </w:t>
      </w:r>
    </w:p>
  </w:comment>
  <w:comment w:id="38" w:author="Stickler, Mercedes M. (E3/LTRM)" w:date="2014-09-22T17:51:00Z" w:initials="MMS">
    <w:p w14:paraId="60A8ED91" w14:textId="77777777" w:rsidR="00451C80" w:rsidRDefault="00451C80">
      <w:pPr>
        <w:pStyle w:val="CommentText"/>
        <w:rPr>
          <w:b/>
        </w:rPr>
      </w:pPr>
      <w:r w:rsidRPr="00AC039B">
        <w:rPr>
          <w:rStyle w:val="CommentReference"/>
          <w:b/>
        </w:rPr>
        <w:annotationRef/>
      </w:r>
      <w:r w:rsidRPr="00AC039B">
        <w:t xml:space="preserve">Per the recent TGCC </w:t>
      </w:r>
      <w:hyperlink r:id="rId1" w:history="1">
        <w:r w:rsidRPr="00AC039B">
          <w:rPr>
            <w:rStyle w:val="Hyperlink"/>
          </w:rPr>
          <w:t>lit review</w:t>
        </w:r>
      </w:hyperlink>
      <w:r w:rsidRPr="00AC039B">
        <w:t xml:space="preserve">, </w:t>
      </w:r>
      <w:r>
        <w:t xml:space="preserve">subjective questions related to forest condition are unlikely to yield sufficiently rigorous results (unless otherwise noted, please delete the questions in this section). Instead, </w:t>
      </w:r>
      <w:r w:rsidRPr="00AC039B">
        <w:rPr>
          <w:b/>
        </w:rPr>
        <w:t>I think we should consider adding a geospatial analysis component to the design</w:t>
      </w:r>
      <w:r>
        <w:rPr>
          <w:b/>
        </w:rPr>
        <w:t xml:space="preserve"> – let’s discuss, but I think as long as we rely on remotely sensed images (which we can get from the Lab) is something this could be added to the analysis after baseline data collection</w:t>
      </w:r>
      <w:r w:rsidRPr="00AC039B">
        <w:rPr>
          <w:b/>
        </w:rPr>
        <w:t xml:space="preserve">. </w:t>
      </w:r>
    </w:p>
    <w:p w14:paraId="0726B3EC" w14:textId="77777777" w:rsidR="00451C80" w:rsidRDefault="00451C80">
      <w:pPr>
        <w:pStyle w:val="CommentText"/>
        <w:rPr>
          <w:b/>
        </w:rPr>
      </w:pPr>
    </w:p>
    <w:p w14:paraId="7635986B" w14:textId="4BAEACC4" w:rsidR="00451C80" w:rsidRPr="0070348B" w:rsidRDefault="00451C80">
      <w:pPr>
        <w:pStyle w:val="CommentText"/>
      </w:pPr>
      <w:r>
        <w:t>The only reason I would think we should consider leaving these questions in the survey is to measure community perceptions of the drivers of deforestation/afforestation – but not to measure actual forest conditions. Consider re-orienting around the CFP package of interventions (see GCC Evaluation Question #5).</w:t>
      </w:r>
    </w:p>
  </w:comment>
  <w:comment w:id="40" w:author="Stickler, Mercedes M. (E3/LTRM)" w:date="2014-09-22T17:51:00Z" w:initials="MMS">
    <w:p w14:paraId="3FD7BA28" w14:textId="689F65B5" w:rsidR="00451C80" w:rsidRDefault="00451C80">
      <w:pPr>
        <w:pStyle w:val="CommentText"/>
      </w:pPr>
      <w:r>
        <w:rPr>
          <w:rStyle w:val="CommentReference"/>
        </w:rPr>
        <w:annotationRef/>
      </w:r>
      <w:r>
        <w:t>Consider keeping to understand forest use/access changes</w:t>
      </w:r>
    </w:p>
  </w:comment>
  <w:comment w:id="41" w:author="Stickler, Mercedes M. (E3/LTRM)" w:date="2014-09-22T17:51:00Z" w:initials="MMS">
    <w:p w14:paraId="6D3ED626" w14:textId="087E722C" w:rsidR="00451C80" w:rsidRDefault="00451C80">
      <w:pPr>
        <w:pStyle w:val="CommentText"/>
      </w:pPr>
      <w:r>
        <w:rPr>
          <w:rStyle w:val="CommentReference"/>
        </w:rPr>
        <w:annotationRef/>
      </w:r>
      <w:r>
        <w:t>Keep these questions</w:t>
      </w:r>
    </w:p>
  </w:comment>
  <w:comment w:id="45" w:author="Stickler, Mercedes M. (E3/LTRM)" w:date="2014-09-22T17:51:00Z" w:initials="MMS">
    <w:p w14:paraId="4EE211D2" w14:textId="29A1FE7B" w:rsidR="00451C80" w:rsidRDefault="00451C80">
      <w:pPr>
        <w:pStyle w:val="CommentText"/>
      </w:pPr>
      <w:r>
        <w:rPr>
          <w:rStyle w:val="CommentReference"/>
        </w:rPr>
        <w:annotationRef/>
      </w:r>
      <w:r>
        <w:t xml:space="preserve">Why is charcoaling separate from other uses, including </w:t>
      </w:r>
      <w:proofErr w:type="spellStart"/>
      <w:r>
        <w:t>fuelwood</w:t>
      </w:r>
      <w:proofErr w:type="spellEnd"/>
      <w:r>
        <w:t>?</w:t>
      </w:r>
    </w:p>
  </w:comment>
  <w:comment w:id="43" w:author="Stickler, Mercedes M. (E3/LTRM)" w:date="2014-09-22T17:51:00Z" w:initials="MMS">
    <w:p w14:paraId="03A1B898" w14:textId="06DAF6AE" w:rsidR="00451C80" w:rsidRDefault="00451C80">
      <w:pPr>
        <w:pStyle w:val="CommentText"/>
      </w:pPr>
      <w:r>
        <w:rPr>
          <w:rStyle w:val="CommentReference"/>
        </w:rPr>
        <w:annotationRef/>
      </w:r>
      <w:r>
        <w:t>Good!</w:t>
      </w:r>
    </w:p>
  </w:comment>
  <w:comment w:id="157" w:author="Stickler, Mercedes M. (E3/LTRM)" w:date="2014-10-31T11:32:00Z" w:initials="MMS">
    <w:p w14:paraId="53C98F09" w14:textId="77777777" w:rsidR="00451C80" w:rsidRDefault="00451C80" w:rsidP="00F7697D">
      <w:pPr>
        <w:pStyle w:val="CommentText"/>
      </w:pPr>
      <w:r>
        <w:rPr>
          <w:rStyle w:val="CommentReference"/>
        </w:rPr>
        <w:annotationRef/>
      </w:r>
      <w:r>
        <w:t>Not sure these are relevant to CFP – but we do need a section on participation in REDD+ processes/decision-making, and we may want to include some questions related to access to grievance mechanisms related to REDD</w:t>
      </w:r>
    </w:p>
  </w:comment>
  <w:comment w:id="158" w:author="Heather Huntington" w:date="2014-10-31T12:04:00Z" w:initials="HH">
    <w:p w14:paraId="346C3E87" w14:textId="77777777" w:rsidR="00451C80" w:rsidRDefault="00451C80" w:rsidP="00DA00DA">
      <w:pPr>
        <w:pStyle w:val="CommentText"/>
      </w:pPr>
      <w:r>
        <w:rPr>
          <w:rStyle w:val="CommentReference"/>
        </w:rPr>
        <w:annotationRef/>
      </w:r>
      <w:proofErr w:type="spellStart"/>
      <w:r>
        <w:t>Aleta</w:t>
      </w:r>
      <w:proofErr w:type="spellEnd"/>
      <w:r>
        <w:t xml:space="preserve"> – please integrate the questions below into this table. </w:t>
      </w:r>
    </w:p>
  </w:comment>
  <w:comment w:id="159" w:author="Heather Huntington" w:date="2014-10-31T11:49:00Z" w:initials="HH">
    <w:p w14:paraId="42C6F172" w14:textId="008E3DF3" w:rsidR="00451C80" w:rsidRDefault="00451C80">
      <w:pPr>
        <w:pStyle w:val="CommentText"/>
      </w:pPr>
      <w:r>
        <w:rPr>
          <w:rStyle w:val="CommentReference"/>
        </w:rPr>
        <w:annotationRef/>
      </w:r>
      <w:r>
        <w:t xml:space="preserve">Please integrate these questions into the table above. </w:t>
      </w:r>
    </w:p>
  </w:comment>
  <w:comment w:id="160" w:author="Stickler, Mercedes M. (E3/LTRM)" w:date="2014-09-22T17:51:00Z" w:initials="MMS">
    <w:p w14:paraId="50C367C1" w14:textId="74D1D161" w:rsidR="00451C80" w:rsidRDefault="00451C80">
      <w:pPr>
        <w:pStyle w:val="CommentText"/>
      </w:pPr>
      <w:r>
        <w:rPr>
          <w:rStyle w:val="CommentReference"/>
        </w:rPr>
        <w:annotationRef/>
      </w:r>
      <w:r>
        <w:t>Good – please ensure this includes all CFP interventions (i.e. including livelihoods – which is kind of covered by “salary jobs” and “enough land to farm on” but may also be related to “access to markets for farmed goods” or something like that.</w:t>
      </w:r>
    </w:p>
  </w:comment>
  <w:comment w:id="163" w:author="Stickler, Mercedes M. (E3/LTRM)" w:date="2014-10-31T11:31:00Z" w:initials="MMS">
    <w:p w14:paraId="0FFFA0FA" w14:textId="77777777" w:rsidR="00451C80" w:rsidRDefault="00451C80" w:rsidP="00F7697D">
      <w:pPr>
        <w:pStyle w:val="CommentText"/>
      </w:pPr>
      <w:r>
        <w:rPr>
          <w:rStyle w:val="CommentReference"/>
        </w:rPr>
        <w:annotationRef/>
      </w:r>
      <w:r>
        <w:t>For comparison with TGCC, I think we should leave this in. However, I doubt we’ll find much agroforestry in the CFP program areas.</w:t>
      </w:r>
    </w:p>
  </w:comment>
  <w:comment w:id="164" w:author="Stickler, Mercedes M. (E3/LTRM)" w:date="2014-10-31T11:31:00Z" w:initials="MMS">
    <w:p w14:paraId="5CCF4AE5" w14:textId="77777777" w:rsidR="00451C80" w:rsidRDefault="00451C80" w:rsidP="00F7697D">
      <w:pPr>
        <w:pStyle w:val="CommentText"/>
      </w:pPr>
      <w:r>
        <w:rPr>
          <w:rStyle w:val="CommentReference"/>
        </w:rPr>
        <w:annotationRef/>
      </w:r>
      <w:r>
        <w:t>As a general measure of land tenure security, I think we should keep these questions in this survey, even though reallocation is not a specific focus of this evaluation.</w:t>
      </w:r>
    </w:p>
  </w:comment>
  <w:comment w:id="165" w:author="Stickler, Mercedes M. (E3/LTRM)" w:date="2014-10-31T11:31:00Z" w:initials="MMS">
    <w:p w14:paraId="17791640" w14:textId="77777777" w:rsidR="00451C80" w:rsidRDefault="00451C80" w:rsidP="00F7697D">
      <w:pPr>
        <w:pStyle w:val="CommentText"/>
      </w:pPr>
      <w:r>
        <w:rPr>
          <w:rStyle w:val="CommentReference"/>
        </w:rPr>
        <w:annotationRef/>
      </w:r>
      <w:r>
        <w:t>I presume these were pretested with TGCC and are effective? If responses were not reliable, suggest using a measure of walking time (hours, etc.).</w:t>
      </w:r>
    </w:p>
  </w:comment>
  <w:comment w:id="167" w:author="Heather Huntington" w:date="2014-10-31T11:31:00Z" w:initials="HH">
    <w:p w14:paraId="1B574DAC" w14:textId="77777777" w:rsidR="00451C80" w:rsidRDefault="00451C80" w:rsidP="00F7697D">
      <w:pPr>
        <w:pStyle w:val="CommentText"/>
      </w:pPr>
      <w:r>
        <w:rPr>
          <w:rStyle w:val="CommentReference"/>
        </w:rPr>
        <w:annotationRef/>
      </w:r>
      <w:proofErr w:type="spellStart"/>
      <w:r>
        <w:t>Aleta</w:t>
      </w:r>
      <w:proofErr w:type="spellEnd"/>
      <w:r>
        <w:t xml:space="preserve"> – can you run through this doc and make sure the seasons are correct for CFP, assuming the January launch. </w:t>
      </w:r>
    </w:p>
  </w:comment>
  <w:comment w:id="168" w:author="Stickler, Mercedes M. (E3/LTRM)" w:date="2014-10-31T11:31:00Z" w:initials="MMS">
    <w:p w14:paraId="7F4B90B4" w14:textId="77777777" w:rsidR="00451C80" w:rsidRDefault="00451C80" w:rsidP="00F7697D">
      <w:pPr>
        <w:pStyle w:val="CommentText"/>
      </w:pPr>
      <w:r>
        <w:rPr>
          <w:rStyle w:val="CommentReference"/>
        </w:rPr>
        <w:annotationRef/>
      </w:r>
      <w:r>
        <w:t>There will probably be a trade-off in terms of how many “productivity investment” questions we can answer without having a 4-hour long survey, since we will also need to add the GCC questions. However, they are still of interest as a proxy for tenure security, so I suggest leaving them in for now, but noting that we will probably need to slim down this section later. I imagine there will be less of a focus on calculating specific yields/productivity and more so a general need to measure investment as a proxy for tenure security in CFP as compared to TGCC. In general, I think we are more interested in forest tenure as opposed to farm tenure for CFP, except to the extent that CFP supports on-farm activities (e.g. chicken rearing, etc.) that reduce deforestation.</w:t>
      </w:r>
    </w:p>
  </w:comment>
  <w:comment w:id="169" w:author="Stickler, Mercedes M. (E3/LTRM)" w:date="2014-10-31T11:31:00Z" w:initials="MMS">
    <w:p w14:paraId="10FB45B3" w14:textId="77777777" w:rsidR="00451C80" w:rsidRDefault="00451C80" w:rsidP="00F7697D">
      <w:pPr>
        <w:pStyle w:val="CommentText"/>
      </w:pPr>
      <w:r>
        <w:rPr>
          <w:rStyle w:val="CommentReference"/>
        </w:rPr>
        <w:annotationRef/>
      </w:r>
      <w:r>
        <w:t>Again, we will probably need to limit questions in this section to only a cursory overview of major practices, but it would be good to keep the field roster format for comparison. I would think we will want to focus only on those practices most closely associated with deforestation/afforestation/reducing emissions (e.g. probably not fencing…although it is a good proxy for tenure security! I can tell this is going to be tough…).</w:t>
      </w:r>
    </w:p>
  </w:comment>
  <w:comment w:id="170" w:author="Heather Huntington" w:date="2014-10-31T11:31:00Z" w:initials="HH">
    <w:p w14:paraId="12ADA4B2" w14:textId="77777777" w:rsidR="00451C80" w:rsidRDefault="00451C80" w:rsidP="00F7697D">
      <w:pPr>
        <w:pStyle w:val="CommentText"/>
      </w:pPr>
      <w:r>
        <w:rPr>
          <w:rStyle w:val="CommentReference"/>
        </w:rPr>
        <w:annotationRef/>
      </w:r>
      <w:proofErr w:type="spellStart"/>
      <w:r>
        <w:t>Aleta</w:t>
      </w:r>
      <w:proofErr w:type="spellEnd"/>
      <w:r>
        <w:t xml:space="preserve"> – I carved some stuff out of Section F but it messed up the formatting. Can you merge all of the separate questions into one table and fix the numbers? Thank you!</w:t>
      </w:r>
    </w:p>
  </w:comment>
  <w:comment w:id="171" w:author="Stickler, Mercedes M. (E3/LTRM)" w:date="2014-10-31T11:31:00Z" w:initials="MMS">
    <w:p w14:paraId="2A93EAC7" w14:textId="77777777" w:rsidR="00451C80" w:rsidRDefault="00451C80" w:rsidP="00F7697D">
      <w:pPr>
        <w:pStyle w:val="CommentText"/>
      </w:pPr>
      <w:r>
        <w:rPr>
          <w:rStyle w:val="CommentReference"/>
        </w:rPr>
        <w:annotationRef/>
      </w:r>
      <w:r>
        <w:t xml:space="preserve">We should keep </w:t>
      </w:r>
      <w:proofErr w:type="gramStart"/>
      <w:r>
        <w:t>these ?s</w:t>
      </w:r>
      <w:proofErr w:type="gramEnd"/>
      <w:r>
        <w:t>.</w:t>
      </w:r>
    </w:p>
  </w:comment>
  <w:comment w:id="172" w:author="Stickler, Mercedes M. (E3/LTRM)" w:date="2014-10-31T11:31:00Z" w:initials="MMS">
    <w:p w14:paraId="07A28AEB" w14:textId="77777777" w:rsidR="00451C80" w:rsidRDefault="00451C80" w:rsidP="00F7697D">
      <w:pPr>
        <w:pStyle w:val="CommentText"/>
      </w:pPr>
      <w:r>
        <w:rPr>
          <w:rStyle w:val="CommentReference"/>
        </w:rPr>
        <w:annotationRef/>
      </w:r>
      <w:r>
        <w:t>We may need to clarify for the purposes of CFP that state land includes forest reserves and national parks, but not Game Management Areas (GMAs) which I understand are technically customary land. We may want to split out State land into multiple categories: “state land – forest reserve,” “state land – national park,” etc.</w:t>
      </w:r>
    </w:p>
  </w:comment>
  <w:comment w:id="173" w:author="Stickler, Mercedes M. (E3/LTRM)" w:date="2014-10-31T11:31:00Z" w:initials="MMS">
    <w:p w14:paraId="01B81CD0" w14:textId="77777777" w:rsidR="00451C80" w:rsidRDefault="00451C80" w:rsidP="00F7697D">
      <w:pPr>
        <w:pStyle w:val="CommentText"/>
      </w:pPr>
      <w:r>
        <w:rPr>
          <w:rStyle w:val="CommentReference"/>
        </w:rPr>
        <w:annotationRef/>
      </w:r>
      <w:r>
        <w:t>Again, we may need to clarify that this would include GMAs. We may want to split out into “Customary, GMA” and “Customary, non-GMA” for the CFP survey such that the data are still comparable to TGCC but more nuanced here.</w:t>
      </w:r>
    </w:p>
  </w:comment>
  <w:comment w:id="174" w:author="Stickler, Mercedes M. (E3/LTRM)" w:date="2014-10-31T11:31:00Z" w:initials="MMS">
    <w:p w14:paraId="0F35F6F6" w14:textId="77777777" w:rsidR="00451C80" w:rsidRDefault="00451C80" w:rsidP="00F7697D">
      <w:pPr>
        <w:pStyle w:val="CommentText"/>
      </w:pPr>
      <w:r>
        <w:rPr>
          <w:rStyle w:val="CommentReference"/>
        </w:rPr>
        <w:annotationRef/>
      </w:r>
      <w:r>
        <w:t>It would be good to keep this question to allow us to look at equity issues.</w:t>
      </w:r>
    </w:p>
  </w:comment>
  <w:comment w:id="175" w:author="Stickler, Mercedes M. (E3/LTRM)" w:date="2014-10-31T11:31:00Z" w:initials="MMS">
    <w:p w14:paraId="244FF2F8" w14:textId="77777777" w:rsidR="00451C80" w:rsidRDefault="00451C80" w:rsidP="00F7697D">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176" w:author="Stickler, Mercedes M. (E3/LTRM)" w:date="2014-10-31T11:31:00Z" w:initials="MMS">
    <w:p w14:paraId="2A28D608" w14:textId="77777777" w:rsidR="00451C80" w:rsidRDefault="00451C80" w:rsidP="00F7697D">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177" w:author="Stickler, Mercedes M. (E3/LTRM)" w:date="2014-10-31T11:31:00Z" w:initials="MMS">
    <w:p w14:paraId="7BA7C4BF" w14:textId="77777777" w:rsidR="00451C80" w:rsidRDefault="00451C80" w:rsidP="00F7697D">
      <w:pPr>
        <w:pStyle w:val="CommentText"/>
      </w:pPr>
      <w:r>
        <w:rPr>
          <w:rStyle w:val="CommentReference"/>
        </w:rPr>
        <w:annotationRef/>
      </w:r>
      <w:r>
        <w:t>Delete if re: forests; consider keeping to look at equity at field level (if we keep these questions at field level at all).</w:t>
      </w:r>
    </w:p>
  </w:comment>
  <w:comment w:id="179" w:author="Stickler, Mercedes M. (E3/LTRM)" w:date="2014-10-31T11:31:00Z" w:initials="MMS">
    <w:p w14:paraId="6E33DD67" w14:textId="77777777" w:rsidR="00451C80" w:rsidRDefault="00451C80" w:rsidP="00F7697D">
      <w:pPr>
        <w:pStyle w:val="CommentText"/>
      </w:pPr>
      <w:r>
        <w:rPr>
          <w:rStyle w:val="CommentReference"/>
        </w:rPr>
        <w:annotationRef/>
      </w:r>
      <w:r>
        <w:t>I think we will want to reframe the entire conflict section around forests and investments in the forest. This should likely include forested customary land, not just state land.</w:t>
      </w:r>
    </w:p>
  </w:comment>
  <w:comment w:id="180" w:author="Stickler, Mercedes M. (E3/LTRM)" w:date="2014-09-22T17:52:00Z" w:initials="MMS">
    <w:p w14:paraId="386D14FB" w14:textId="692274A1" w:rsidR="00451C80" w:rsidRDefault="00451C80">
      <w:pPr>
        <w:pStyle w:val="CommentText"/>
      </w:pPr>
      <w:r>
        <w:rPr>
          <w:rStyle w:val="CommentReference"/>
        </w:rPr>
        <w:annotationRef/>
      </w:r>
      <w:r>
        <w:t>Good. Double check whether CFP will be promoting any other off-farm salaried livelihoods that we should include here.</w:t>
      </w:r>
    </w:p>
  </w:comment>
  <w:comment w:id="181" w:author="Heather Huntington" w:date="2014-10-31T11:19:00Z" w:initials="HH">
    <w:p w14:paraId="32CBCD74" w14:textId="5EDA7855" w:rsidR="00451C80" w:rsidRDefault="00451C80">
      <w:pPr>
        <w:pStyle w:val="CommentText"/>
      </w:pPr>
      <w:r>
        <w:rPr>
          <w:rStyle w:val="CommentReference"/>
        </w:rPr>
        <w:annotationRef/>
      </w:r>
      <w:r>
        <w:t xml:space="preserve">I’m not sure the best way to do this in a sensitive way…maybe a probe and code where we do a thorough training with enumerators and also asking HHs their overall income for the year to try an back out any additional windfall from REDD payments. </w:t>
      </w:r>
    </w:p>
  </w:comment>
  <w:comment w:id="182" w:author="Stickler, Mercedes M. (E3/LTRM)" w:date="2014-09-22T17:54:00Z" w:initials="MMS">
    <w:p w14:paraId="4A389D2F" w14:textId="4D26A0C9" w:rsidR="00451C80" w:rsidRDefault="00451C80">
      <w:pPr>
        <w:pStyle w:val="CommentText"/>
      </w:pPr>
      <w:r>
        <w:rPr>
          <w:rStyle w:val="CommentReference"/>
        </w:rPr>
        <w:annotationRef/>
      </w:r>
      <w:r>
        <w:t>Keep in if possible for comparison, but probably not critical here. We may, however, want to add something to understand whether only households with some form of formal documentation are able to participate in certain CFP activities. I doubt that would be the case, but we might run into something like that at the community level, e.g. with private hunting/tourism concessions</w:t>
      </w:r>
    </w:p>
  </w:comment>
  <w:comment w:id="183" w:author="Stickler, Mercedes M. (E3/LTRM)" w:date="2014-09-22T17:57:00Z" w:initials="MMS">
    <w:p w14:paraId="27742A60" w14:textId="4088D222" w:rsidR="00451C80" w:rsidRDefault="00451C80">
      <w:pPr>
        <w:pStyle w:val="CommentText"/>
      </w:pPr>
      <w:r>
        <w:rPr>
          <w:rStyle w:val="CommentReference"/>
        </w:rPr>
        <w:annotationRef/>
      </w:r>
      <w:r>
        <w:t>Can we slim this section a bit but still use it for assessing overall wealth to analyze equity in distribution of benefits? Also, are there any other assets the CFP will be distributing that we should add to this list??</w:t>
      </w:r>
    </w:p>
  </w:comment>
  <w:comment w:id="185" w:author="Stickler, Mercedes M. (E3/LTRM)" w:date="2014-10-31T11:22:00Z" w:initials="MMS">
    <w:p w14:paraId="25C70A33" w14:textId="77777777" w:rsidR="00451C80" w:rsidRDefault="00451C80" w:rsidP="00747FDE">
      <w:pPr>
        <w:pStyle w:val="CommentText"/>
      </w:pPr>
      <w:r>
        <w:rPr>
          <w:rStyle w:val="CommentReference"/>
        </w:rPr>
        <w:annotationRef/>
      </w:r>
      <w:r>
        <w:t>Even though this section is about adaptation, not mitigation (which is the focus of this project), I like these questions, because they should help us understand overall how community members depend on the forest – e.g., if access to forest resources is critical under times of (climate) stress, then REDD+ needs to take that into account.</w:t>
      </w:r>
    </w:p>
  </w:comment>
  <w:comment w:id="186" w:author="Stickler, Mercedes M. (E3/LTRM)" w:date="2014-09-22T17:58:00Z" w:initials="MMS">
    <w:p w14:paraId="1718CC81" w14:textId="1FD7540F" w:rsidR="00451C80" w:rsidRDefault="00451C80">
      <w:pPr>
        <w:pStyle w:val="CommentText"/>
      </w:pPr>
      <w:r>
        <w:rPr>
          <w:rStyle w:val="CommentReference"/>
        </w:rPr>
        <w:annotationRef/>
      </w:r>
      <w:r>
        <w:t xml:space="preserve">Keep all these power/relationship questions – again for </w:t>
      </w:r>
      <w:proofErr w:type="gramStart"/>
      <w:r>
        <w:t>equity ?s</w:t>
      </w:r>
      <w:proofErr w:type="gramEnd"/>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5D66AAC" w15:done="0"/>
  <w15:commentEx w15:paraId="2F83300D" w15:done="0"/>
  <w15:commentEx w15:paraId="654E3065" w15:done="0"/>
  <w15:commentEx w15:paraId="4C52D7A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136D19" w14:textId="77777777" w:rsidR="00451C80" w:rsidRDefault="00451C80" w:rsidP="00C71DE8">
      <w:pPr>
        <w:spacing w:after="0" w:line="240" w:lineRule="auto"/>
      </w:pPr>
      <w:r>
        <w:separator/>
      </w:r>
    </w:p>
  </w:endnote>
  <w:endnote w:type="continuationSeparator" w:id="0">
    <w:p w14:paraId="15B205B8" w14:textId="77777777" w:rsidR="00451C80" w:rsidRDefault="00451C80"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64707"/>
      <w:docPartObj>
        <w:docPartGallery w:val="Page Numbers (Bottom of Page)"/>
        <w:docPartUnique/>
      </w:docPartObj>
    </w:sdtPr>
    <w:sdtEndPr>
      <w:rPr>
        <w:noProof/>
      </w:rPr>
    </w:sdtEndPr>
    <w:sdtContent>
      <w:p w14:paraId="4EFF0059" w14:textId="77777777" w:rsidR="00451C80" w:rsidRDefault="00451C80">
        <w:pPr>
          <w:pStyle w:val="Footer"/>
          <w:jc w:val="right"/>
        </w:pPr>
        <w:r>
          <w:fldChar w:fldCharType="begin"/>
        </w:r>
        <w:r>
          <w:instrText xml:space="preserve"> PAGE   \* MERGEFORMAT </w:instrText>
        </w:r>
        <w:r>
          <w:fldChar w:fldCharType="separate"/>
        </w:r>
        <w:r w:rsidR="00F77971">
          <w:rPr>
            <w:noProof/>
          </w:rPr>
          <w:t>1</w:t>
        </w:r>
        <w:r>
          <w:rPr>
            <w:noProof/>
          </w:rPr>
          <w:fldChar w:fldCharType="end"/>
        </w:r>
      </w:p>
    </w:sdtContent>
  </w:sdt>
  <w:p w14:paraId="27BD405B" w14:textId="77777777" w:rsidR="00451C80" w:rsidRDefault="00451C8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B9C229" w14:textId="77777777" w:rsidR="00451C80" w:rsidRDefault="00451C80" w:rsidP="00C71DE8">
      <w:pPr>
        <w:spacing w:after="0" w:line="240" w:lineRule="auto"/>
      </w:pPr>
      <w:r>
        <w:separator/>
      </w:r>
    </w:p>
  </w:footnote>
  <w:footnote w:type="continuationSeparator" w:id="0">
    <w:p w14:paraId="50B6495A" w14:textId="77777777" w:rsidR="00451C80" w:rsidRDefault="00451C80" w:rsidP="00C71DE8">
      <w:pPr>
        <w:spacing w:after="0"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360"/>
  <w:drawingGridVerticalSpacing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59AA"/>
    <w:rsid w:val="00006029"/>
    <w:rsid w:val="00020B58"/>
    <w:rsid w:val="00026305"/>
    <w:rsid w:val="00033F1D"/>
    <w:rsid w:val="000360B1"/>
    <w:rsid w:val="00042643"/>
    <w:rsid w:val="00046A5C"/>
    <w:rsid w:val="00060783"/>
    <w:rsid w:val="00076053"/>
    <w:rsid w:val="000811E3"/>
    <w:rsid w:val="00084CE6"/>
    <w:rsid w:val="00085B25"/>
    <w:rsid w:val="00086D63"/>
    <w:rsid w:val="000A0002"/>
    <w:rsid w:val="000B0A99"/>
    <w:rsid w:val="000B1EA8"/>
    <w:rsid w:val="000C30D8"/>
    <w:rsid w:val="000D5605"/>
    <w:rsid w:val="000F37E6"/>
    <w:rsid w:val="00137629"/>
    <w:rsid w:val="00144967"/>
    <w:rsid w:val="0015117F"/>
    <w:rsid w:val="001512DD"/>
    <w:rsid w:val="00152B2F"/>
    <w:rsid w:val="001949A5"/>
    <w:rsid w:val="001A7E23"/>
    <w:rsid w:val="001B251A"/>
    <w:rsid w:val="001E1DA8"/>
    <w:rsid w:val="0022680E"/>
    <w:rsid w:val="002360AB"/>
    <w:rsid w:val="00236681"/>
    <w:rsid w:val="002422DE"/>
    <w:rsid w:val="00254EEC"/>
    <w:rsid w:val="00293477"/>
    <w:rsid w:val="002954A7"/>
    <w:rsid w:val="00296E2F"/>
    <w:rsid w:val="002A4ED0"/>
    <w:rsid w:val="002A6145"/>
    <w:rsid w:val="002D2A10"/>
    <w:rsid w:val="002E1759"/>
    <w:rsid w:val="00346364"/>
    <w:rsid w:val="0036037D"/>
    <w:rsid w:val="0038752A"/>
    <w:rsid w:val="00396812"/>
    <w:rsid w:val="003B39C9"/>
    <w:rsid w:val="003C0031"/>
    <w:rsid w:val="00435148"/>
    <w:rsid w:val="00437190"/>
    <w:rsid w:val="00442121"/>
    <w:rsid w:val="00451397"/>
    <w:rsid w:val="00451C80"/>
    <w:rsid w:val="00492CDC"/>
    <w:rsid w:val="004A1781"/>
    <w:rsid w:val="004D42B4"/>
    <w:rsid w:val="004E3493"/>
    <w:rsid w:val="004F537B"/>
    <w:rsid w:val="005067F4"/>
    <w:rsid w:val="00512DC2"/>
    <w:rsid w:val="00525160"/>
    <w:rsid w:val="00540F30"/>
    <w:rsid w:val="00555D1F"/>
    <w:rsid w:val="005701D2"/>
    <w:rsid w:val="00587FA3"/>
    <w:rsid w:val="005B394B"/>
    <w:rsid w:val="005C13C7"/>
    <w:rsid w:val="005C49D9"/>
    <w:rsid w:val="005F27DE"/>
    <w:rsid w:val="005F39FD"/>
    <w:rsid w:val="006146D2"/>
    <w:rsid w:val="00623BDD"/>
    <w:rsid w:val="00637DEB"/>
    <w:rsid w:val="00643F9B"/>
    <w:rsid w:val="0064718C"/>
    <w:rsid w:val="006511A2"/>
    <w:rsid w:val="006569EA"/>
    <w:rsid w:val="00691F08"/>
    <w:rsid w:val="0069331D"/>
    <w:rsid w:val="006A3EA6"/>
    <w:rsid w:val="006A5FEF"/>
    <w:rsid w:val="006A6B13"/>
    <w:rsid w:val="006B1783"/>
    <w:rsid w:val="006B34CA"/>
    <w:rsid w:val="006C2023"/>
    <w:rsid w:val="006D5C10"/>
    <w:rsid w:val="006E365E"/>
    <w:rsid w:val="006F5060"/>
    <w:rsid w:val="00701044"/>
    <w:rsid w:val="0070348B"/>
    <w:rsid w:val="00707954"/>
    <w:rsid w:val="00710C24"/>
    <w:rsid w:val="00722B52"/>
    <w:rsid w:val="0072666B"/>
    <w:rsid w:val="00726F64"/>
    <w:rsid w:val="007306C5"/>
    <w:rsid w:val="00736B28"/>
    <w:rsid w:val="00747FDE"/>
    <w:rsid w:val="00755280"/>
    <w:rsid w:val="0076083F"/>
    <w:rsid w:val="00764E8A"/>
    <w:rsid w:val="00765164"/>
    <w:rsid w:val="00767B5C"/>
    <w:rsid w:val="007A1B0B"/>
    <w:rsid w:val="007A29FF"/>
    <w:rsid w:val="007B7340"/>
    <w:rsid w:val="007E02CA"/>
    <w:rsid w:val="007E0A43"/>
    <w:rsid w:val="00804709"/>
    <w:rsid w:val="008145A6"/>
    <w:rsid w:val="00816ED7"/>
    <w:rsid w:val="0082354A"/>
    <w:rsid w:val="008250E0"/>
    <w:rsid w:val="00826B4F"/>
    <w:rsid w:val="0086308D"/>
    <w:rsid w:val="00866C0D"/>
    <w:rsid w:val="008768A7"/>
    <w:rsid w:val="00880A22"/>
    <w:rsid w:val="008C1301"/>
    <w:rsid w:val="008C2BC1"/>
    <w:rsid w:val="008E1E3D"/>
    <w:rsid w:val="00903C1A"/>
    <w:rsid w:val="009266B6"/>
    <w:rsid w:val="00933DA9"/>
    <w:rsid w:val="00943A99"/>
    <w:rsid w:val="009559BE"/>
    <w:rsid w:val="009A059D"/>
    <w:rsid w:val="00A000C6"/>
    <w:rsid w:val="00A02C50"/>
    <w:rsid w:val="00A2594A"/>
    <w:rsid w:val="00A25FDF"/>
    <w:rsid w:val="00A31AD1"/>
    <w:rsid w:val="00A34F12"/>
    <w:rsid w:val="00A36F64"/>
    <w:rsid w:val="00A478EB"/>
    <w:rsid w:val="00A667B3"/>
    <w:rsid w:val="00A813B0"/>
    <w:rsid w:val="00A81ED7"/>
    <w:rsid w:val="00A93337"/>
    <w:rsid w:val="00AC039B"/>
    <w:rsid w:val="00AD0A22"/>
    <w:rsid w:val="00AD1518"/>
    <w:rsid w:val="00AD4C44"/>
    <w:rsid w:val="00B03B0B"/>
    <w:rsid w:val="00B05DBD"/>
    <w:rsid w:val="00B074F4"/>
    <w:rsid w:val="00B26E95"/>
    <w:rsid w:val="00B31919"/>
    <w:rsid w:val="00B40568"/>
    <w:rsid w:val="00B704D2"/>
    <w:rsid w:val="00B71EAD"/>
    <w:rsid w:val="00B7506F"/>
    <w:rsid w:val="00B77B37"/>
    <w:rsid w:val="00BA460E"/>
    <w:rsid w:val="00BA7D85"/>
    <w:rsid w:val="00BD3256"/>
    <w:rsid w:val="00BE53B1"/>
    <w:rsid w:val="00C14E62"/>
    <w:rsid w:val="00C16253"/>
    <w:rsid w:val="00C3665F"/>
    <w:rsid w:val="00C43BC9"/>
    <w:rsid w:val="00C447BE"/>
    <w:rsid w:val="00C52F57"/>
    <w:rsid w:val="00C6648F"/>
    <w:rsid w:val="00C71DE8"/>
    <w:rsid w:val="00C93B76"/>
    <w:rsid w:val="00C95140"/>
    <w:rsid w:val="00CA052D"/>
    <w:rsid w:val="00CA2BB4"/>
    <w:rsid w:val="00CD018F"/>
    <w:rsid w:val="00D05E5F"/>
    <w:rsid w:val="00D21542"/>
    <w:rsid w:val="00D25C07"/>
    <w:rsid w:val="00D26A85"/>
    <w:rsid w:val="00D34605"/>
    <w:rsid w:val="00D3752F"/>
    <w:rsid w:val="00D4243B"/>
    <w:rsid w:val="00D437F1"/>
    <w:rsid w:val="00D44D26"/>
    <w:rsid w:val="00D51F0F"/>
    <w:rsid w:val="00D634F1"/>
    <w:rsid w:val="00D66AC4"/>
    <w:rsid w:val="00DA00DA"/>
    <w:rsid w:val="00DA7C5C"/>
    <w:rsid w:val="00DB114F"/>
    <w:rsid w:val="00DC1702"/>
    <w:rsid w:val="00DC552F"/>
    <w:rsid w:val="00DE4EC4"/>
    <w:rsid w:val="00E0092D"/>
    <w:rsid w:val="00E3458F"/>
    <w:rsid w:val="00E35766"/>
    <w:rsid w:val="00E3668B"/>
    <w:rsid w:val="00E405E2"/>
    <w:rsid w:val="00E4165E"/>
    <w:rsid w:val="00E477D2"/>
    <w:rsid w:val="00E62C79"/>
    <w:rsid w:val="00E62CDC"/>
    <w:rsid w:val="00E84872"/>
    <w:rsid w:val="00E865C4"/>
    <w:rsid w:val="00E94596"/>
    <w:rsid w:val="00E96D6E"/>
    <w:rsid w:val="00EA41DE"/>
    <w:rsid w:val="00EC091D"/>
    <w:rsid w:val="00EC2087"/>
    <w:rsid w:val="00EE1FD1"/>
    <w:rsid w:val="00EF261D"/>
    <w:rsid w:val="00EF7649"/>
    <w:rsid w:val="00F11990"/>
    <w:rsid w:val="00F1283B"/>
    <w:rsid w:val="00F25BF8"/>
    <w:rsid w:val="00F279F1"/>
    <w:rsid w:val="00F3482A"/>
    <w:rsid w:val="00F36819"/>
    <w:rsid w:val="00F37010"/>
    <w:rsid w:val="00F71CC4"/>
    <w:rsid w:val="00F75538"/>
    <w:rsid w:val="00F7697D"/>
    <w:rsid w:val="00F77971"/>
    <w:rsid w:val="00F836DA"/>
    <w:rsid w:val="00F869A1"/>
    <w:rsid w:val="00FA74D4"/>
    <w:rsid w:val="00FB013F"/>
    <w:rsid w:val="00FC1FE3"/>
    <w:rsid w:val="00FE537B"/>
    <w:rsid w:val="00FE78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09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usaidlandtenure.net/content/empirical-linkages-between-devolved-tenure-systems-and-forest-conditions-literature-review" TargetMode="External"/></Relationships>
</file>

<file path=word/_rels/document.xml.rels><?xml version="1.0" encoding="UTF-8" standalone="yes"?>
<Relationships xmlns="http://schemas.openxmlformats.org/package/2006/relationships"><Relationship Id="rId11" Type="http://schemas.openxmlformats.org/officeDocument/2006/relationships/theme" Target="theme/theme1.xml"/><Relationship Id="rId12" Type="http://schemas.microsoft.com/office/2011/relationships/people" Target="people.xml"/><Relationship Id="rId13"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comments" Target="comments.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829E5-662E-2C42-821B-7A40E945F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57</Pages>
  <Words>8872</Words>
  <Characters>50574</Characters>
  <Application>Microsoft Macintosh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59328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Heather Huntington</cp:lastModifiedBy>
  <cp:revision>8</cp:revision>
  <dcterms:created xsi:type="dcterms:W3CDTF">2014-10-30T19:43:00Z</dcterms:created>
  <dcterms:modified xsi:type="dcterms:W3CDTF">2014-10-31T18:25:00Z</dcterms:modified>
</cp:coreProperties>
</file>