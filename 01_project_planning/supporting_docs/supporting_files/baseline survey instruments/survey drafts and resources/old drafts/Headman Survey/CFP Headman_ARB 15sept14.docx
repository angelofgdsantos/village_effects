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AC7CBE" w:rsidRDefault="00E4168E" w:rsidP="00AC7CBE">
      <w:pPr>
        <w:spacing w:after="0" w:line="240" w:lineRule="auto"/>
        <w:contextualSpacing/>
        <w:jc w:val="center"/>
      </w:pPr>
      <w:bookmarkStart w:id="0" w:name="_GoBack"/>
      <w:bookmarkEnd w:id="0"/>
      <w:r w:rsidRPr="00AC7CBE">
        <w:t>Community Forest Project</w:t>
      </w:r>
    </w:p>
    <w:p w14:paraId="34D2A288" w14:textId="77777777" w:rsidR="00E4168E" w:rsidRPr="00AC7CBE" w:rsidRDefault="00FA0451" w:rsidP="00AC7CBE">
      <w:pPr>
        <w:spacing w:after="0" w:line="240" w:lineRule="auto"/>
        <w:contextualSpacing/>
        <w:jc w:val="center"/>
      </w:pPr>
      <w:r w:rsidRPr="00AC7CBE">
        <w:t xml:space="preserve">Headperson </w:t>
      </w:r>
      <w:r w:rsidR="00E4168E" w:rsidRPr="00AC7CBE">
        <w:t>Survey</w:t>
      </w:r>
    </w:p>
    <w:p w14:paraId="0FB20091" w14:textId="77777777" w:rsidR="00303B9C" w:rsidRPr="00AC7CBE" w:rsidRDefault="00303B9C" w:rsidP="00AC7CBE">
      <w:pPr>
        <w:spacing w:after="0" w:line="240" w:lineRule="auto"/>
        <w:contextualSpacing/>
        <w:jc w:val="center"/>
      </w:pPr>
    </w:p>
    <w:p w14:paraId="536D9484" w14:textId="77777777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89E811F" w14:textId="77777777" w:rsidR="008F39A8" w:rsidRPr="00AC7CBE" w:rsidRDefault="008F39A8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7200"/>
        <w:gridCol w:w="2520"/>
      </w:tblGrid>
      <w:tr w:rsidR="003D66BB" w:rsidRPr="00AC7CBE" w14:paraId="70D620C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</w:pPr>
            <w:r w:rsidRPr="00AC7CBE">
              <w:rPr>
                <w:w w:val="105"/>
              </w:rPr>
              <w:t xml:space="preserve">start time </w:t>
            </w:r>
            <w:r w:rsidRPr="00AC7CBE">
              <w:rPr>
                <w:b/>
                <w:w w:val="105"/>
              </w:rPr>
              <w:t>(start)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AC7CBE" w14:paraId="39E4D8FB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End time </w:t>
            </w:r>
            <w:r w:rsidRPr="00AC7CBE">
              <w:rPr>
                <w:b/>
                <w:w w:val="105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</w:tbl>
    <w:p w14:paraId="1B64F6E5" w14:textId="325979DF" w:rsidR="003D66BB" w:rsidRPr="00AC7CBE" w:rsidRDefault="003D66BB" w:rsidP="00AC7CBE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</w:pPr>
    </w:p>
    <w:p w14:paraId="0B605D47" w14:textId="1482D73F" w:rsidR="003D66BB" w:rsidRPr="00AC7CBE" w:rsidRDefault="003D66BB" w:rsidP="00AC7CBE">
      <w:pPr>
        <w:pStyle w:val="Subtitle"/>
        <w:contextualSpacing/>
        <w:rPr>
          <w:rFonts w:asciiTheme="minorHAnsi" w:hAnsiTheme="minorHAnsi"/>
          <w:sz w:val="22"/>
          <w:szCs w:val="22"/>
        </w:rPr>
      </w:pPr>
      <w:r w:rsidRPr="00AC7CBE">
        <w:rPr>
          <w:rFonts w:asciiTheme="minorHAnsi" w:hAnsiTheme="minorHAnsi"/>
          <w:sz w:val="22"/>
          <w:szCs w:val="22"/>
        </w:rPr>
        <w:t>A</w:t>
      </w:r>
      <w:r w:rsidR="00471179">
        <w:rPr>
          <w:rFonts w:asciiTheme="minorHAnsi" w:hAnsiTheme="minorHAnsi"/>
          <w:sz w:val="22"/>
          <w:szCs w:val="22"/>
        </w:rPr>
        <w:t>.</w:t>
      </w:r>
      <w:r w:rsidRPr="00AC7CBE">
        <w:rPr>
          <w:rFonts w:asciiTheme="minorHAnsi" w:hAnsiTheme="minorHAnsi"/>
          <w:sz w:val="22"/>
          <w:szCs w:val="22"/>
        </w:rPr>
        <w:t>HEADMAN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20"/>
        <w:gridCol w:w="2520"/>
      </w:tblGrid>
      <w:tr w:rsidR="003D66BB" w:rsidRPr="00AC7CBE" w14:paraId="01688FD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</w:pPr>
            <w:r w:rsidRPr="00AC7CBE">
              <w:rPr>
                <w:w w:val="105"/>
              </w:rPr>
              <w:t>A1.Date of Survey</w:t>
            </w:r>
            <w:r w:rsidRPr="00AC7CBE">
              <w:rPr>
                <w:b/>
                <w:w w:val="105"/>
              </w:rPr>
              <w:t xml:space="preserve"> (</w:t>
            </w:r>
            <w:proofErr w:type="spellStart"/>
            <w:r w:rsidRPr="00AC7CBE">
              <w:rPr>
                <w:b/>
                <w:w w:val="105"/>
              </w:rPr>
              <w:t>time_st</w:t>
            </w:r>
            <w:proofErr w:type="spellEnd"/>
            <w:r w:rsidRPr="00AC7CBE">
              <w:rPr>
                <w:b/>
                <w:w w:val="105"/>
              </w:rPr>
              <w:t>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mm/</w:t>
            </w:r>
            <w:proofErr w:type="spellStart"/>
            <w:r w:rsidRPr="00AC7CBE">
              <w:rPr>
                <w:i/>
                <w:color w:val="A6A6A6" w:themeColor="background1" w:themeShade="A6"/>
              </w:rPr>
              <w:t>dd</w:t>
            </w:r>
            <w:proofErr w:type="spellEnd"/>
            <w:r w:rsidRPr="00AC7CBE">
              <w:rPr>
                <w:i/>
                <w:color w:val="A6A6A6" w:themeColor="background1" w:themeShade="A6"/>
              </w:rPr>
              <w:t xml:space="preserve">    </w:t>
            </w:r>
          </w:p>
          <w:p w14:paraId="4C84100D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AC7CBE" w14:paraId="035EB67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>A2.Name of Supervisor</w:t>
            </w:r>
            <w:r w:rsidRPr="00AC7CBE">
              <w:rPr>
                <w:b/>
                <w:w w:val="105"/>
              </w:rPr>
              <w:t xml:space="preserve"> (</w:t>
            </w:r>
            <w:proofErr w:type="spellStart"/>
            <w:r w:rsidRPr="00AC7CBE">
              <w:rPr>
                <w:b/>
                <w:w w:val="105"/>
              </w:rPr>
              <w:t>superv</w:t>
            </w:r>
            <w:proofErr w:type="spellEnd"/>
            <w:r w:rsidRPr="00AC7CBE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  <w:p w14:paraId="52A447AE" w14:textId="77777777" w:rsidR="003D66BB" w:rsidRPr="00AC7CBE" w:rsidRDefault="003D66BB" w:rsidP="00AC7CBE">
            <w:pPr>
              <w:spacing w:beforeLines="20" w:before="48" w:afterLines="20" w:after="48" w:line="240" w:lineRule="auto"/>
              <w:ind w:left="120"/>
              <w:contextualSpacing/>
            </w:pPr>
          </w:p>
        </w:tc>
      </w:tr>
      <w:tr w:rsidR="003D66BB" w:rsidRPr="00AC7CBE" w14:paraId="5924DAF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</w:rPr>
            </w:pPr>
            <w:r w:rsidRPr="00AC7CBE">
              <w:rPr>
                <w:w w:val="105"/>
              </w:rPr>
              <w:t xml:space="preserve">A3.Village Name </w:t>
            </w:r>
            <w:r w:rsidRPr="00AC7CBE">
              <w:rPr>
                <w:b/>
                <w:w w:val="105"/>
              </w:rPr>
              <w:t>(</w:t>
            </w:r>
            <w:proofErr w:type="spellStart"/>
            <w:r w:rsidRPr="00AC7CBE">
              <w:rPr>
                <w:b/>
                <w:w w:val="105"/>
              </w:rPr>
              <w:t>h_vil</w:t>
            </w:r>
            <w:proofErr w:type="spellEnd"/>
            <w:r w:rsidRPr="00AC7CBE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  <w:p w14:paraId="6CAD8DC6" w14:textId="77777777" w:rsidR="003D66BB" w:rsidRPr="00AC7CBE" w:rsidRDefault="003D66BB" w:rsidP="00AC7CBE">
            <w:pPr>
              <w:spacing w:beforeLines="20" w:before="48" w:afterLines="20" w:after="48" w:line="240" w:lineRule="auto"/>
              <w:ind w:left="120"/>
              <w:contextualSpacing/>
            </w:pPr>
          </w:p>
        </w:tc>
      </w:tr>
      <w:tr w:rsidR="003D66BB" w:rsidRPr="00AC7CBE" w14:paraId="22C3B338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2CA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spacing w:val="1"/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EF2D50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 xml:space="preserve">A4.Confirm village name </w:t>
            </w:r>
            <w:r w:rsidRPr="00AC7CBE">
              <w:rPr>
                <w:b/>
                <w:w w:val="105"/>
              </w:rPr>
              <w:t>(h_vil2)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AA13BB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3D66BB" w:rsidRPr="00AC7CBE" w14:paraId="50E7AD0A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 xml:space="preserve">A5.Village ID: </w:t>
            </w:r>
            <w:r w:rsidRPr="00AC7CBE">
              <w:rPr>
                <w:b/>
                <w:w w:val="105"/>
              </w:rPr>
              <w:t>(</w:t>
            </w:r>
            <w:proofErr w:type="spellStart"/>
            <w:r w:rsidRPr="00AC7CBE">
              <w:rPr>
                <w:b/>
                <w:w w:val="105"/>
              </w:rPr>
              <w:t>h_vilid</w:t>
            </w:r>
            <w:proofErr w:type="spellEnd"/>
            <w:r w:rsidRPr="00AC7CBE">
              <w:rPr>
                <w:b/>
                <w:w w:val="105"/>
              </w:rPr>
              <w:t>)</w:t>
            </w:r>
            <w:r w:rsidRPr="00AC7CBE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</w:rPr>
            </w:pPr>
            <w:r w:rsidRPr="00AC7CBE">
              <w:rPr>
                <w:i/>
                <w:color w:val="A6A6A6" w:themeColor="background1" w:themeShade="A6"/>
              </w:rPr>
              <w:t xml:space="preserve">(Integer) </w:t>
            </w:r>
          </w:p>
        </w:tc>
      </w:tr>
      <w:tr w:rsidR="003D66BB" w:rsidRPr="00AC7CBE" w14:paraId="39018DB7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AC7CBE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77777777" w:rsidR="003D66BB" w:rsidRPr="00AC7CBE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A6.Confirm village ID: </w:t>
            </w:r>
            <w:r w:rsidRPr="00AC7CBE">
              <w:rPr>
                <w:b/>
                <w:w w:val="105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AC7CBE" w:rsidRDefault="003D66BB" w:rsidP="00AC7CBE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0BA67B47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p w14:paraId="0CD40573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  <w:r w:rsidRPr="00AC7CBE">
        <w:rPr>
          <w:rFonts w:asciiTheme="minorHAnsi" w:eastAsia="Times New Roman" w:hAnsiTheme="minorHAnsi"/>
          <w:sz w:val="22"/>
          <w:szCs w:val="22"/>
          <w:lang w:eastAsia="zh-CN"/>
        </w:rPr>
        <w:t>INFORMED CONSENT - PLEASE READ THE PAPER CONSENT FORM CAREFULY AND WORD FOR WORD</w:t>
      </w:r>
    </w:p>
    <w:p w14:paraId="3CE1B829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p w14:paraId="3A62DD41" w14:textId="77777777" w:rsidR="003D66BB" w:rsidRPr="00AC7CBE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Theme="minorHAnsi" w:hAnsiTheme="minorHAnsi"/>
          <w:sz w:val="22"/>
          <w:szCs w:val="22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4320"/>
        <w:gridCol w:w="720"/>
      </w:tblGrid>
      <w:tr w:rsidR="003D66BB" w:rsidRPr="00AC7CBE" w14:paraId="5F148F92" w14:textId="77777777" w:rsidTr="00AC7CBE">
        <w:trPr>
          <w:trHeight w:val="20"/>
        </w:trPr>
        <w:tc>
          <w:tcPr>
            <w:tcW w:w="360" w:type="dxa"/>
          </w:tcPr>
          <w:p w14:paraId="7DCED0B7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104"/>
              <w:contextualSpacing/>
            </w:pPr>
          </w:p>
        </w:tc>
        <w:tc>
          <w:tcPr>
            <w:tcW w:w="4680" w:type="dxa"/>
            <w:tcBorders>
              <w:right w:val="nil"/>
            </w:tcBorders>
          </w:tcPr>
          <w:p w14:paraId="37A78A2F" w14:textId="77777777" w:rsidR="003D66BB" w:rsidRPr="00AC7CBE" w:rsidRDefault="003D66BB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</w:pPr>
            <w:r w:rsidRPr="00AC7CBE">
              <w:rPr>
                <w:w w:val="105"/>
              </w:rPr>
              <w:t xml:space="preserve">A7.Did the respondent consent? </w:t>
            </w:r>
            <w:r w:rsidRPr="00AC7CBE">
              <w:rPr>
                <w:b/>
                <w:w w:val="105"/>
              </w:rPr>
              <w:t>(consent)</w:t>
            </w:r>
          </w:p>
          <w:p w14:paraId="0229EEFA" w14:textId="316D00B3" w:rsidR="00CB0E2D" w:rsidRPr="00AC7CBE" w:rsidRDefault="00CB0E2D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AC7CBE" w:rsidRDefault="00CB0E2D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B17A4EA" w14:textId="4725C8AF" w:rsidR="003D66BB" w:rsidRPr="00AC7CBE" w:rsidRDefault="00CB0E2D" w:rsidP="00AC7CBE">
            <w:pPr>
              <w:spacing w:after="0" w:line="240" w:lineRule="auto"/>
              <w:contextualSpacing/>
            </w:pPr>
            <w:r w:rsidRPr="00AC7CBE"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(Code)</w:t>
            </w:r>
          </w:p>
        </w:tc>
      </w:tr>
      <w:tr w:rsidR="003D66BB" w:rsidRPr="00AC7CBE" w14:paraId="0E351898" w14:textId="77777777" w:rsidTr="00AC7CBE">
        <w:trPr>
          <w:trHeight w:val="20"/>
        </w:trPr>
        <w:tc>
          <w:tcPr>
            <w:tcW w:w="360" w:type="dxa"/>
          </w:tcPr>
          <w:p w14:paraId="32D4B752" w14:textId="77777777" w:rsidR="003D66BB" w:rsidRPr="00AC7CBE" w:rsidRDefault="003D66BB" w:rsidP="00AC7CBE">
            <w:pPr>
              <w:kinsoku w:val="0"/>
              <w:overflowPunct w:val="0"/>
              <w:spacing w:after="0" w:line="240" w:lineRule="auto"/>
              <w:ind w:left="75"/>
              <w:contextualSpacing/>
            </w:pPr>
          </w:p>
        </w:tc>
        <w:tc>
          <w:tcPr>
            <w:tcW w:w="4680" w:type="dxa"/>
            <w:tcBorders>
              <w:right w:val="single" w:sz="18" w:space="0" w:color="000000"/>
            </w:tcBorders>
          </w:tcPr>
          <w:p w14:paraId="2589921E" w14:textId="77777777" w:rsidR="003D66BB" w:rsidRPr="00AC7CBE" w:rsidRDefault="003D66BB" w:rsidP="00AC7CBE">
            <w:pPr>
              <w:spacing w:after="0" w:line="240" w:lineRule="auto"/>
              <w:contextualSpacing/>
              <w:rPr>
                <w:b/>
              </w:rPr>
            </w:pPr>
            <w:r w:rsidRPr="00AC7CBE">
              <w:t xml:space="preserve">A8.If you have chosen not to participate, can you please tell me why? </w:t>
            </w:r>
            <w:r w:rsidRPr="00AC7CBE">
              <w:rPr>
                <w:b/>
              </w:rPr>
              <w:t>(refuse)</w:t>
            </w:r>
          </w:p>
          <w:p w14:paraId="782EE28A" w14:textId="30FC7702" w:rsidR="003D66BB" w:rsidRPr="00AC7CBE" w:rsidRDefault="003D66BB" w:rsidP="00AC7CBE">
            <w:pPr>
              <w:keepNext/>
              <w:spacing w:afterLines="20" w:after="48" w:line="240" w:lineRule="auto"/>
              <w:contextualSpacing/>
              <w:outlineLvl w:val="4"/>
              <w:rPr>
                <w:w w:val="105"/>
              </w:rPr>
            </w:pPr>
            <w:r w:rsidRPr="00AC7CBE">
              <w:rPr>
                <w:rFonts w:cs="Times New Roman"/>
                <w:w w:val="105"/>
              </w:rPr>
              <w:t>Skip to</w:t>
            </w:r>
            <w:r w:rsidRPr="00AC7CBE">
              <w:rPr>
                <w:rFonts w:cs="Times New Roman"/>
                <w:i/>
                <w:w w:val="105"/>
              </w:rPr>
              <w:t xml:space="preserve"> </w:t>
            </w:r>
            <w:r w:rsidRPr="00AC7CBE">
              <w:rPr>
                <w:rFonts w:cs="Times New Roman"/>
                <w:b/>
                <w:w w:val="105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2F6D484B" w:rsidR="003D66BB" w:rsidRPr="00AC7CBE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78B80D" w14:textId="77777777" w:rsidR="003D66BB" w:rsidRPr="00AC7CBE" w:rsidRDefault="003D66BB" w:rsidP="00AC7CBE">
      <w:pPr>
        <w:tabs>
          <w:tab w:val="left" w:pos="5490"/>
        </w:tabs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253991E8" w14:textId="77777777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3FD15367" w14:textId="77777777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r w:rsidRPr="00AC7CBE">
        <w:rPr>
          <w:rFonts w:eastAsia="Times New Roman" w:cs="Times New Roman"/>
          <w:b/>
          <w:color w:val="000000"/>
        </w:rPr>
        <w:br w:type="page"/>
      </w:r>
    </w:p>
    <w:p w14:paraId="2C9F3A30" w14:textId="07E953D4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B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Headman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Info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1"/>
        <w:gridCol w:w="2160"/>
        <w:gridCol w:w="357"/>
        <w:gridCol w:w="1803"/>
        <w:gridCol w:w="18"/>
        <w:gridCol w:w="697"/>
        <w:gridCol w:w="7"/>
      </w:tblGrid>
      <w:tr w:rsidR="00A95A91" w:rsidRPr="00AC7CBE" w14:paraId="3EE36861" w14:textId="77777777" w:rsidTr="00AC7CBE">
        <w:trPr>
          <w:gridAfter w:val="1"/>
          <w:wAfter w:w="7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AC7CBE" w:rsidRDefault="00A95A91" w:rsidP="00AC7CBE">
            <w:pPr>
              <w:spacing w:after="0" w:line="240" w:lineRule="auto"/>
              <w:contextualSpacing/>
            </w:pPr>
          </w:p>
        </w:tc>
        <w:tc>
          <w:tcPr>
            <w:tcW w:w="4681" w:type="dxa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055622CF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B1.Full name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hname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3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AC7CBE" w14:paraId="373173C4" w14:textId="77777777" w:rsidTr="00AC7CBE">
        <w:trPr>
          <w:gridAfter w:val="1"/>
          <w:wAfter w:w="7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AC7CBE" w:rsidRDefault="00A95A91" w:rsidP="00AC7CBE">
            <w:pPr>
              <w:spacing w:after="0" w:line="240" w:lineRule="auto"/>
              <w:contextualSpacing/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7A14B07E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B2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Nickname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hnickname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3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AC7CBE" w14:paraId="0B04817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21A032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B3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NRC of headman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hnrc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11F8603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7A87943D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B4a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(hcell1)</w:t>
            </w:r>
          </w:p>
          <w:p w14:paraId="213FB319" w14:textId="70FC0E92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</w:t>
            </w:r>
            <w:r w:rsidR="00471179">
              <w:rPr>
                <w:rFonts w:eastAsia="Calibri" w:cs="Times New Roman"/>
                <w:i/>
                <w:w w:val="105"/>
              </w:rPr>
              <w:t>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5AAED91B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6159835F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B4b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second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(hcell2)</w:t>
            </w:r>
          </w:p>
          <w:p w14:paraId="05FBD36F" w14:textId="6AD5FDDA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22CDD1B5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3D2B30BC" w:rsidR="00A95A91" w:rsidRPr="00AC7CBE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B4c</w:t>
            </w:r>
            <w:r w:rsidR="00471179">
              <w:rPr>
                <w:rFonts w:eastAsia="Calibri" w:cs="Times New Roman"/>
                <w:w w:val="105"/>
              </w:rPr>
              <w:t>.</w:t>
            </w:r>
            <w:r w:rsidRPr="00AC7CBE">
              <w:rPr>
                <w:rFonts w:eastAsia="Calibri" w:cs="Times New Roman"/>
                <w:w w:val="105"/>
              </w:rPr>
              <w:t xml:space="preserve">Enter the third mobile number of the headman </w:t>
            </w:r>
            <w:r w:rsidRPr="00AC7CBE">
              <w:rPr>
                <w:rFonts w:eastAsia="Calibri" w:cs="Times New Roman"/>
                <w:b/>
                <w:w w:val="105"/>
              </w:rPr>
              <w:t>(hcell3)</w:t>
            </w:r>
          </w:p>
          <w:p w14:paraId="233B8EA6" w14:textId="63439A6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72B3AA60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B5.Gender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hgender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  <w:r w:rsidRPr="00AC7CBE">
              <w:rPr>
                <w:rFonts w:eastAsia="Calibri" w:cs="Times New Roman"/>
                <w:b/>
                <w:w w:val="105"/>
              </w:rPr>
              <w:tab/>
            </w:r>
            <w:r w:rsidRPr="00AC7CBE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3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1=Male</w:t>
            </w:r>
          </w:p>
          <w:p w14:paraId="75E58232" w14:textId="1F3BE44B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2=Female</w:t>
            </w:r>
          </w:p>
          <w:p w14:paraId="7A14FAFF" w14:textId="57B1E05F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AC7CBE" w14:paraId="66CFA1B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AC7CBE" w:rsidRDefault="00A95A9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B6.What is your age? </w:t>
            </w:r>
            <w:r w:rsidRPr="00AC7CBE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AC7CBE">
              <w:rPr>
                <w:rFonts w:eastAsia="Calibri" w:cs="Times New Roman"/>
                <w:w w:val="105"/>
              </w:rPr>
              <w:t xml:space="preserve">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hage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AC7CBE" w:rsidRDefault="00A95A9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AC7CBE" w14:paraId="3A9BEC43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AC7CBE" w:rsidRDefault="00A95A91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B7.What is your marital status?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hmaritial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D065247" w14:textId="77777777" w:rsidR="00A95A91" w:rsidRPr="00AC7CBE" w:rsidRDefault="00A95A91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proofErr w:type="spellStart"/>
            <w:r w:rsidRPr="00AC7CBE">
              <w:rPr>
                <w:rFonts w:cs="Times New Roman"/>
                <w:w w:val="105"/>
              </w:rPr>
              <w:t>Monogomously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married</w:t>
            </w:r>
          </w:p>
          <w:p w14:paraId="7A4179A7" w14:textId="4442C78A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 </w:t>
            </w:r>
            <w:proofErr w:type="spellStart"/>
            <w:r w:rsidRPr="00AC7CBE">
              <w:rPr>
                <w:rFonts w:cs="Times New Roman"/>
                <w:w w:val="105"/>
              </w:rPr>
              <w:t>Polygamously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married</w:t>
            </w:r>
          </w:p>
          <w:p w14:paraId="3CE4E9E3" w14:textId="50EDCDE0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3=Never married</w:t>
            </w:r>
          </w:p>
          <w:p w14:paraId="34ED8ACC" w14:textId="4DFFF4EC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4=Widowed</w:t>
            </w:r>
          </w:p>
          <w:p w14:paraId="17F28C14" w14:textId="6F63E6C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5=Divorced</w:t>
            </w:r>
          </w:p>
          <w:p w14:paraId="4EF4982F" w14:textId="669A94AC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</w:t>
            </w:r>
            <w:proofErr w:type="spellStart"/>
            <w:r w:rsidRPr="00AC7CBE">
              <w:rPr>
                <w:rFonts w:cs="Times New Roman"/>
                <w:w w:val="105"/>
              </w:rPr>
              <w:t>Seperated</w:t>
            </w:r>
            <w:proofErr w:type="spellEnd"/>
          </w:p>
          <w:p w14:paraId="187F1067" w14:textId="534685E4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7=Cohabitating</w:t>
            </w:r>
          </w:p>
          <w:p w14:paraId="048280C6" w14:textId="77777777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45554A4F" w14:textId="1D92DFEF" w:rsidR="00A95A91" w:rsidRPr="00AC7CBE" w:rsidRDefault="00A95A91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AC7CBE" w14:paraId="19419B30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AC7CBE" w:rsidRDefault="00A95A91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B8.What is your tribe?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htribe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proofErr w:type="spellStart"/>
            <w:r w:rsidRPr="00AC7CBE">
              <w:rPr>
                <w:rFonts w:cs="Times New Roman"/>
                <w:w w:val="105"/>
              </w:rPr>
              <w:t>Chewa</w:t>
            </w:r>
            <w:proofErr w:type="spellEnd"/>
          </w:p>
          <w:p w14:paraId="43D24FBE" w14:textId="55E0FCA1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proofErr w:type="spellStart"/>
            <w:r w:rsidRPr="00AC7CBE">
              <w:rPr>
                <w:rFonts w:cs="Times New Roman"/>
                <w:w w:val="105"/>
              </w:rPr>
              <w:t>N’goni</w:t>
            </w:r>
            <w:proofErr w:type="spellEnd"/>
          </w:p>
          <w:p w14:paraId="764A0C27" w14:textId="33489A8F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proofErr w:type="spellStart"/>
            <w:r w:rsidRPr="00AC7CBE">
              <w:rPr>
                <w:rFonts w:cs="Times New Roman"/>
                <w:w w:val="105"/>
              </w:rPr>
              <w:t>Nsenga</w:t>
            </w:r>
            <w:proofErr w:type="spellEnd"/>
          </w:p>
          <w:p w14:paraId="11C13619" w14:textId="035E3346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4=Tonga</w:t>
            </w:r>
          </w:p>
          <w:p w14:paraId="3C450F5C" w14:textId="4FE1B74E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5=Lunda</w:t>
            </w:r>
          </w:p>
          <w:p w14:paraId="406B11B1" w14:textId="214211F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</w:t>
            </w:r>
            <w:proofErr w:type="spellStart"/>
            <w:r w:rsidRPr="00AC7CBE">
              <w:rPr>
                <w:rFonts w:cs="Times New Roman"/>
                <w:w w:val="105"/>
              </w:rPr>
              <w:t>Luvale</w:t>
            </w:r>
            <w:proofErr w:type="spellEnd"/>
          </w:p>
          <w:p w14:paraId="4656E423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</w:t>
            </w:r>
            <w:proofErr w:type="spellStart"/>
            <w:r w:rsidRPr="00AC7CBE">
              <w:rPr>
                <w:rFonts w:cs="Times New Roman"/>
                <w:w w:val="105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</w:t>
            </w:r>
            <w:proofErr w:type="spellStart"/>
            <w:r w:rsidRPr="00AC7CBE">
              <w:rPr>
                <w:rFonts w:cs="Times New Roman"/>
                <w:w w:val="105"/>
              </w:rPr>
              <w:t>Loza</w:t>
            </w:r>
            <w:proofErr w:type="spellEnd"/>
          </w:p>
          <w:p w14:paraId="1505985B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9=Bemba</w:t>
            </w:r>
          </w:p>
          <w:p w14:paraId="6A490A74" w14:textId="4931A644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10=Zambian only</w:t>
            </w:r>
          </w:p>
          <w:p w14:paraId="1D8E4327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5B2E689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6B431EE3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AC7CBE" w:rsidRDefault="00A95A91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3DE35A3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B9.What is your religion?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hreligion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58BDC052" w14:textId="560816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1=UCZ</w:t>
            </w:r>
          </w:p>
          <w:p w14:paraId="0287FAB6" w14:textId="0F4924F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2=RCZ (Dutch Reformed)</w:t>
            </w:r>
          </w:p>
          <w:p w14:paraId="35A9C154" w14:textId="041B90D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3=ECZ</w:t>
            </w:r>
          </w:p>
          <w:p w14:paraId="4C6A899C" w14:textId="309046A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4=CMML</w:t>
            </w:r>
          </w:p>
          <w:p w14:paraId="2E2E0B33" w14:textId="10F08DAF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5=Salvation Army</w:t>
            </w:r>
          </w:p>
          <w:p w14:paraId="37708216" w14:textId="77782B84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6=Seventh Day Adventist</w:t>
            </w:r>
          </w:p>
          <w:p w14:paraId="723B68AC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7=Catholic</w:t>
            </w:r>
          </w:p>
          <w:p w14:paraId="582A68F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8=Anglican</w:t>
            </w:r>
          </w:p>
          <w:p w14:paraId="72BCE08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9=Nazareth</w:t>
            </w:r>
          </w:p>
          <w:p w14:paraId="558E6F68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10=Pentecostal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C832FE" w14:textId="797340EB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11=Jehovah’s Witness</w:t>
            </w:r>
          </w:p>
          <w:p w14:paraId="05CDC31B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12=Baptist</w:t>
            </w:r>
          </w:p>
          <w:p w14:paraId="609C253C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13=</w:t>
            </w:r>
            <w:proofErr w:type="spellStart"/>
            <w:r w:rsidRPr="00AC7CBE">
              <w:rPr>
                <w:rFonts w:cs="Times New Roman"/>
                <w:w w:val="105"/>
              </w:rPr>
              <w:t>Kimbaguist</w:t>
            </w:r>
            <w:proofErr w:type="spellEnd"/>
          </w:p>
          <w:p w14:paraId="6DEDFB1E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14=Africa Methodist</w:t>
            </w:r>
          </w:p>
          <w:p w14:paraId="7AC6EC0F" w14:textId="4BE8813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15=Presbyterian</w:t>
            </w:r>
          </w:p>
          <w:p w14:paraId="31B2BF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16=Islam</w:t>
            </w:r>
          </w:p>
          <w:p w14:paraId="3163B065" w14:textId="49C3E7C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17=Not religious</w:t>
            </w:r>
          </w:p>
          <w:p w14:paraId="6C2B70CA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5992DB3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71F07AC2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0F919B7C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htown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3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3ED7168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672479EC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D663616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lastRenderedPageBreak/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A1377F" w:rsidRPr="00AC7CBE" w14:paraId="6C3AD87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AC7CBE" w:rsidRDefault="00A1377F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  <w:w w:val="105"/>
              </w:rPr>
            </w:pPr>
            <w:r w:rsidRPr="00AC7CBE">
              <w:rPr>
                <w:rFonts w:asciiTheme="minorHAnsi" w:hAnsiTheme="minorHAnsi"/>
              </w:rPr>
              <w:t xml:space="preserve">B11.How many years have you lived in this village? </w:t>
            </w:r>
            <w:r w:rsidRPr="00AC7CBE">
              <w:rPr>
                <w:rFonts w:asciiTheme="minorHAnsi" w:hAnsiTheme="minorHAnsi"/>
                <w:b/>
              </w:rPr>
              <w:t>(</w:t>
            </w:r>
            <w:proofErr w:type="spellStart"/>
            <w:r w:rsidRPr="00AC7CBE">
              <w:rPr>
                <w:rFonts w:asciiTheme="minorHAnsi" w:hAnsiTheme="minorHAnsi"/>
                <w:b/>
              </w:rPr>
              <w:t>hnumyrs</w:t>
            </w:r>
            <w:proofErr w:type="spellEnd"/>
            <w:r w:rsidRPr="00AC7CB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AC7CBE" w:rsidRDefault="00A1377F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1377F" w:rsidRPr="00AC7CBE" w14:paraId="1B025D76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t xml:space="preserve">B12.What is the highest level of formal education that you have completed? 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</w:rPr>
              <w:t>heduc</w:t>
            </w:r>
            <w:proofErr w:type="spellEnd"/>
            <w:r w:rsidRPr="00AC7CBE">
              <w:rPr>
                <w:b/>
              </w:rPr>
              <w:t>)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1=None</w:t>
            </w:r>
          </w:p>
          <w:p w14:paraId="7783480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2=Grade 1/Sub-standard A</w:t>
            </w:r>
          </w:p>
          <w:p w14:paraId="0270579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3=Grade 1/Sub-standard B</w:t>
            </w:r>
          </w:p>
          <w:p w14:paraId="2ADE1F18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4=Grade 2/Standard 1</w:t>
            </w:r>
          </w:p>
          <w:p w14:paraId="265B9545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5=Grade 3/Standard 2</w:t>
            </w:r>
          </w:p>
          <w:p w14:paraId="227A2F5E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6=Grade 4/Standard 3</w:t>
            </w:r>
          </w:p>
          <w:p w14:paraId="4477DE93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7=Grade 5/Standard 4</w:t>
            </w:r>
          </w:p>
          <w:p w14:paraId="1FF776A9" w14:textId="52090792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9=Grade 7/Standard 6</w:t>
            </w:r>
          </w:p>
          <w:p w14:paraId="7E81AFFE" w14:textId="587AC8B8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10=Grade 8/Form 1</w:t>
            </w:r>
          </w:p>
          <w:p w14:paraId="5049ACE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11=Grade 9/Form 2</w:t>
            </w:r>
          </w:p>
          <w:p w14:paraId="357B80C6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12=Grade 10/Form 3</w:t>
            </w:r>
          </w:p>
          <w:p w14:paraId="5E07F7C1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13=Grade 11/Form 4</w:t>
            </w:r>
          </w:p>
          <w:p w14:paraId="72B8A06B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14=Grade 12/Form 5</w:t>
            </w:r>
          </w:p>
          <w:p w14:paraId="2FEF2BF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15=Post-secondary</w:t>
            </w:r>
          </w:p>
          <w:p w14:paraId="0577AAAF" w14:textId="77777777" w:rsidR="00A1377F" w:rsidRPr="00AC7CBE" w:rsidRDefault="00A1377F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8F4F9D2" w14:textId="5ADBB54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0F3F651C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4A4CC1D7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B13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type of roof does the headman's house have?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hroof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r w:rsidRPr="00AC7CBE">
              <w:rPr>
                <w:i/>
                <w:color w:val="000000"/>
              </w:rPr>
              <w:t xml:space="preserve">    </w:t>
            </w:r>
            <w:r w:rsidRPr="00AC7CBE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1=Grass thatched</w:t>
            </w:r>
          </w:p>
          <w:p w14:paraId="097F4D1E" w14:textId="01CD958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2=Iron sheet</w:t>
            </w:r>
          </w:p>
          <w:p w14:paraId="73BE1F02" w14:textId="46EDAFC3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3=Tin</w:t>
            </w:r>
          </w:p>
          <w:p w14:paraId="5FB888E2" w14:textId="277C9845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4=Zinc</w:t>
            </w:r>
          </w:p>
          <w:p w14:paraId="45683B5D" w14:textId="71EA6408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5=Roofing tile</w:t>
            </w:r>
          </w:p>
          <w:p w14:paraId="4ABA42E4" w14:textId="480C865C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6=Concrete</w:t>
            </w:r>
          </w:p>
          <w:p w14:paraId="66A4F214" w14:textId="238B503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7=Cardboard</w:t>
            </w:r>
          </w:p>
          <w:p w14:paraId="32910AD3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8=Asbestos</w:t>
            </w:r>
          </w:p>
          <w:p w14:paraId="01590704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9=Shingles</w:t>
            </w:r>
          </w:p>
          <w:p w14:paraId="67D7D43B" w14:textId="38D8B1D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10=Plastic </w:t>
            </w:r>
            <w:proofErr w:type="spellStart"/>
            <w:r w:rsidRPr="00AC7CBE">
              <w:rPr>
                <w:rFonts w:cs="Times New Roman"/>
                <w:w w:val="105"/>
              </w:rPr>
              <w:t>cheets</w:t>
            </w:r>
            <w:proofErr w:type="spellEnd"/>
          </w:p>
          <w:p w14:paraId="60E7CD85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F382ADF" w14:textId="560BC56A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AC7CBE" w14:paraId="230A6F4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2E1B45F4" w:rsidR="00A1377F" w:rsidRPr="00AC7CBE" w:rsidRDefault="00A1377F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B14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the headman's house painted?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hpaint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0567A64" w14:textId="7CE3155E" w:rsidR="00A1377F" w:rsidRPr="00AC7CBE" w:rsidRDefault="00A1377F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  <w:i/>
              </w:rPr>
              <w:t>Observation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0B5883D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36162A49" w14:textId="1B714280" w:rsidR="00A1377F" w:rsidRPr="00AC7CBE" w:rsidRDefault="00A1377F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AC7CBE" w:rsidRDefault="00A1377F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C796BC3" w14:textId="5872DE38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66B83ABA" w14:textId="77777777" w:rsidR="00A1377F" w:rsidRPr="00AC7CBE" w:rsidRDefault="00A1377F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3927ED69" w14:textId="77777777" w:rsidR="00CB0E2D" w:rsidRPr="00AC7CBE" w:rsidRDefault="00CB0E2D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191E9422" w14:textId="77777777" w:rsidR="00F42809" w:rsidRPr="00AC7CBE" w:rsidRDefault="00F42809" w:rsidP="00AC7CBE">
      <w:pPr>
        <w:spacing w:after="0" w:line="240" w:lineRule="auto"/>
        <w:contextualSpacing/>
      </w:pPr>
      <w:r w:rsidRPr="00AC7CBE">
        <w:br w:type="page"/>
      </w:r>
    </w:p>
    <w:p w14:paraId="0E72D9A3" w14:textId="209C4134" w:rsidR="003D66BB" w:rsidRPr="00AC7CBE" w:rsidRDefault="003D66BB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C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Village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Information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AC7CBE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AC7CBE" w:rsidRDefault="00F4280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28D6732E" w:rsidR="00F42809" w:rsidRPr="00AC7CBE" w:rsidRDefault="00F42809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C1.How many years ago did the village get </w:t>
            </w:r>
            <w:proofErr w:type="spellStart"/>
            <w:r w:rsidRPr="00AC7CBE">
              <w:rPr>
                <w:color w:val="000000"/>
              </w:rPr>
              <w:t>it's</w:t>
            </w:r>
            <w:proofErr w:type="spellEnd"/>
            <w:r w:rsidRPr="00AC7CBE">
              <w:rPr>
                <w:color w:val="000000"/>
              </w:rPr>
              <w:t xml:space="preserve"> first headman?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hvage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1=Less than 20 years</w:t>
            </w:r>
          </w:p>
          <w:p w14:paraId="7EDDC466" w14:textId="3411B01A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2=20 – 50 years ago</w:t>
            </w:r>
          </w:p>
          <w:p w14:paraId="54D4A3CE" w14:textId="687E8893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3=50 – 100 years ago</w:t>
            </w:r>
          </w:p>
          <w:p w14:paraId="35BEC47D" w14:textId="46190F53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4=100 – 200 years ago</w:t>
            </w:r>
          </w:p>
          <w:p w14:paraId="7284B77D" w14:textId="64F6486A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5=200 – 500 years ago</w:t>
            </w:r>
          </w:p>
          <w:p w14:paraId="183AC81D" w14:textId="108ED5BF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6=More than 500 years ago</w:t>
            </w:r>
          </w:p>
          <w:p w14:paraId="6C35A4A1" w14:textId="7CCDF3E8" w:rsidR="00F42809" w:rsidRPr="00AC7CBE" w:rsidRDefault="00F42809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AC7CBE" w:rsidRDefault="00F4280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C2.Please estimate the number of households in this village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hvsize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7242F1" w:rsidRPr="00AC7CBE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2D757793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 xml:space="preserve">C3.How many years have you been the headman in this village?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r w:rsidRPr="00AC7CBE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45259752" w14:textId="77777777" w:rsidR="00F42809" w:rsidRPr="00AC7CBE" w:rsidRDefault="00F42809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098F434E" w14:textId="77777777" w:rsidR="007242F1" w:rsidRPr="00AC7CBE" w:rsidRDefault="007242F1" w:rsidP="00AC7CBE">
      <w:pPr>
        <w:pStyle w:val="BodyText2"/>
        <w:spacing w:after="0" w:line="240" w:lineRule="auto"/>
        <w:contextualSpacing/>
        <w:rPr>
          <w:rFonts w:asciiTheme="minorHAnsi" w:hAnsiTheme="minorHAnsi"/>
        </w:rPr>
      </w:pPr>
      <w:r w:rsidRPr="00AC7CBE">
        <w:rPr>
          <w:rFonts w:asciiTheme="minorHAnsi" w:hAnsiTheme="minorHAnsi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AC7CBE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C4.From the central part of this village, how many kilometers is it to the nearest </w:t>
            </w:r>
            <w:proofErr w:type="spellStart"/>
            <w:r w:rsidRPr="00AC7CBE">
              <w:rPr>
                <w:color w:val="000000"/>
              </w:rPr>
              <w:t>boma</w:t>
            </w:r>
            <w:proofErr w:type="spellEnd"/>
            <w:r w:rsidRPr="00AC7CBE">
              <w:rPr>
                <w:color w:val="000000"/>
              </w:rPr>
              <w:t xml:space="preserve">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hboma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8F96C6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3C0965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E54692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175336C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6E68D41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6793D8C1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43E0FDA6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C5.From the central part of this village, how many kilometers is it to the nearest tarmac road?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htarmac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4A9CEEC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01819DF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6496CE3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87330D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462560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3034B9F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39A4C1B1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C6.From the central part of this village, how many kilometers is it to the nearest road useable for bus or truck traffic year-round?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hroad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7777777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1B1F810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22A63AA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E258A6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13AD0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8675F52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0C09326" w14:textId="7777777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00A7876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commentRangeStart w:id="1"/>
            <w:r w:rsidRPr="00AC7CBE">
              <w:rPr>
                <w:color w:val="000000"/>
              </w:rPr>
              <w:t xml:space="preserve">C7.From the central part of this village, how many kilometers is it to the nearest FRA buying or collection point?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hfra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commentRangeEnd w:id="1"/>
            <w:r w:rsidRPr="00AC7CBE">
              <w:rPr>
                <w:rStyle w:val="CommentReference"/>
                <w:sz w:val="22"/>
                <w:szCs w:val="22"/>
              </w:rPr>
              <w:commentReference w:id="1"/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05EC5700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14E06A1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0053711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C264CA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4589A7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5=Motorized transport</w:t>
            </w:r>
          </w:p>
          <w:p w14:paraId="562979C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E313522" w14:textId="10319EE3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AC7CBE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133DDADE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C8.From the central part of this village, how many kilometers is it to the nearest place to board a minibus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hpublic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4FE9563B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739E142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277EF7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E2B67A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23431F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76D580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B6FA339" w14:textId="28D5C33B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470240C1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t xml:space="preserve">C9.From the central part of this village, how many kilometers is it to the nearest point where you can receive mobile phone network services? 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hmobile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35886CA6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7AA5C9A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5361D4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80D1D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3A3B587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1BDC7E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352D5FED" w14:textId="38AA3691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36026E0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C10.From the central part of this village, how many kilometers is it to the nearest point where you can sell crops to private buyers?</w:t>
            </w:r>
            <w:r w:rsidRPr="00AC7CBE">
              <w:rPr>
                <w:b/>
                <w:color w:val="000000"/>
              </w:rPr>
              <w:t xml:space="preserve"> (</w:t>
            </w:r>
            <w:proofErr w:type="spellStart"/>
            <w:r w:rsidRPr="00AC7CBE">
              <w:rPr>
                <w:b/>
                <w:color w:val="000000"/>
              </w:rPr>
              <w:t>hsell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157E9071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5B0DF682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1B6B03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89329C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0B5FA6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40531B3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608CE750" w14:textId="4F485E8E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16440D2A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C11.From the central part of this village, how many kilometers is it to the nearest market place with many buyers and sellers of locally produced agricultural products?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hmarket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338081E9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5E88F6D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5D318E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7E6FE4C8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25A8BEB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55A89E2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306F2C9E" w14:textId="40C96404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4BB9C48C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C12.From the central part of this village, how many kilometers is it to the nearest primary school?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hprimary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3D97B54C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50971C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465DCA1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171F7B9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2DD4835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5=Motorized transport</w:t>
            </w:r>
          </w:p>
          <w:p w14:paraId="4CC0027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DAB3AF6" w14:textId="7D2A6E5B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AC7CBE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30B602DB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C13.From the central part of this village, how many kilometers is it to the nearest secondary school?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hsecond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535AF5B8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0FC54D6D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F380D0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445811B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1AB98D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F12DB9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BC293DA" w14:textId="017E7917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519856C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C14.From the central part of this village, how many kilometers is it to the nearest clinic or health center?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hclinic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4A5C36CE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0F4368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13DD5EC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2E89711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69C4BB80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B59FB2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7090BE49" w14:textId="06052FB0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5C4644F2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C15.From the central part of this village, how many kilometers is it to the nearest bank or microfinance office?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hbank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69E8279E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3D20F6B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4A50A45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3A87B95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03DEAC0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07B605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39D20B5" w14:textId="682AC4FC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ECFCF49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C16.From the central part of this village, how many kilometers is it to the nearest borehole?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hbore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4E540F45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EC275B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529F4D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25A2F1E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7266F1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1881FA6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001B7323" w14:textId="4D707B9D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AC7CBE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AC7CBE" w:rsidRDefault="007242F1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554FCF0D" w:rsidR="007242F1" w:rsidRPr="00AC7CBE" w:rsidRDefault="007242F1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 xml:space="preserve">C17.From the central part of this village, how many kilometers is it to the nearest agricultural camp officer?  </w:t>
            </w:r>
            <w:r w:rsidRPr="00AC7CBE">
              <w:rPr>
                <w:rFonts w:asciiTheme="minorHAnsi" w:hAnsiTheme="minorHAnsi"/>
                <w:b/>
              </w:rPr>
              <w:t>(</w:t>
            </w:r>
            <w:proofErr w:type="spellStart"/>
            <w:r w:rsidRPr="00AC7CBE">
              <w:rPr>
                <w:rFonts w:asciiTheme="minorHAnsi" w:hAnsiTheme="minorHAnsi"/>
                <w:b/>
              </w:rPr>
              <w:t>hagoffice</w:t>
            </w:r>
            <w:proofErr w:type="spellEnd"/>
            <w:r w:rsidRPr="00AC7CB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AC7CBE" w:rsidRDefault="007242F1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1A3D5A3F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2605589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3625A06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C887F8A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B91BA54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20A6299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lastRenderedPageBreak/>
              <w:t>6=Combination of modes</w:t>
            </w:r>
          </w:p>
          <w:p w14:paraId="4174A727" w14:textId="21976B0A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DA6359" w:rsidRPr="00AC7CBE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AC7CBE" w:rsidRDefault="00DA6359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539A8232" w:rsidR="00DA6359" w:rsidRPr="00AC7CBE" w:rsidRDefault="00DA6359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C18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AC7CBE" w:rsidRDefault="00DA6359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3219C6FA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2C8CC5C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2F8D3F4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58C0B57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3FF9FE7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0A647CC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0330B05" w14:textId="761D1FB8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DA6359" w:rsidRPr="00AC7CBE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AC7CBE" w:rsidRDefault="00DA6359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296C51D1" w:rsidR="00DA6359" w:rsidRPr="00AC7CBE" w:rsidRDefault="00DA6359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C19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From the central part of this village, how many kilometers is it to the nearest police station?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AC7CBE" w:rsidRDefault="00DA6359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AC7CBE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0B1742FA" w:rsidR="00DA6359" w:rsidRPr="00AC7CBE" w:rsidRDefault="00DA6359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1=Walking</w:t>
            </w:r>
          </w:p>
          <w:p w14:paraId="63C415EB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2=Bicycle</w:t>
            </w:r>
          </w:p>
          <w:p w14:paraId="7489D5F3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3=Ox-cart</w:t>
            </w:r>
          </w:p>
          <w:p w14:paraId="66E1B599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4=Canoe</w:t>
            </w:r>
          </w:p>
          <w:p w14:paraId="7C00A531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5=Motorized transport</w:t>
            </w:r>
          </w:p>
          <w:p w14:paraId="3FCE373F" w14:textId="77777777" w:rsidR="00DA6359" w:rsidRPr="00AC7CBE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cs="TimesNewRomanPS-ItalicMT"/>
                <w:iCs/>
              </w:rPr>
            </w:pPr>
            <w:r w:rsidRPr="00AC7CBE">
              <w:rPr>
                <w:rFonts w:cs="TimesNewRomanPS-ItalicMT"/>
                <w:iCs/>
              </w:rPr>
              <w:t>6=Combination of modes</w:t>
            </w:r>
          </w:p>
          <w:p w14:paraId="2681DF2C" w14:textId="652A3BD5" w:rsidR="00DA6359" w:rsidRPr="00AC7CBE" w:rsidRDefault="00DA6359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AC7CBE" w:rsidRDefault="00DA6359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529801F" w14:textId="77777777" w:rsidR="007242F1" w:rsidRPr="00AC7CBE" w:rsidRDefault="007242F1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AC7CBE" w14:paraId="04EE07DC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77183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E78C6D" w14:textId="68D7DFA0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cs="TimesNewRomanPS-ItalicMT"/>
                <w:iCs/>
              </w:rPr>
              <w:t>Do people in this village graze their animals in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032B22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589A82C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3A98EF4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8214E5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732A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cs="TimesNewRomanPS-ItalicMT"/>
                <w:iCs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351E130F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DCDF665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17279A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E2AFCC1" w14:textId="77777777" w:rsidR="00F42809" w:rsidRPr="00AC7CBE" w:rsidRDefault="00F42809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72DEAE92" w14:textId="77777777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-BoldMT"/>
          <w:b/>
          <w:bCs/>
        </w:rPr>
      </w:pPr>
    </w:p>
    <w:p w14:paraId="403D6E24" w14:textId="77777777" w:rsidR="00FF0DA8" w:rsidRPr="00AC7CBE" w:rsidRDefault="00FF0DA8" w:rsidP="00AC7CBE">
      <w:pPr>
        <w:spacing w:after="0" w:line="240" w:lineRule="auto"/>
        <w:contextualSpacing/>
        <w:rPr>
          <w:rFonts w:cs="TimesNewRomanPS-BoldMT"/>
          <w:b/>
          <w:bCs/>
        </w:rPr>
      </w:pPr>
      <w:r w:rsidRPr="00AC7CBE">
        <w:rPr>
          <w:rFonts w:cs="TimesNewRomanPS-BoldMT"/>
          <w:b/>
          <w:bCs/>
        </w:rPr>
        <w:br w:type="page"/>
      </w:r>
    </w:p>
    <w:p w14:paraId="77290A15" w14:textId="703AA4E1" w:rsidR="00A1355F" w:rsidRPr="00AC7CBE" w:rsidRDefault="00A1355F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  <w:proofErr w:type="spellStart"/>
      <w:r w:rsidRPr="00AC7CBE">
        <w:rPr>
          <w:rFonts w:eastAsia="Times New Roman" w:cs="Times New Roman"/>
          <w:b/>
          <w:color w:val="000000"/>
        </w:rPr>
        <w:lastRenderedPageBreak/>
        <w:t>D</w:t>
      </w:r>
      <w:r w:rsidR="00471179">
        <w:rPr>
          <w:rFonts w:eastAsia="Times New Roman" w:cs="Times New Roman"/>
          <w:b/>
          <w:color w:val="000000"/>
        </w:rPr>
        <w:t>.</w:t>
      </w:r>
      <w:r w:rsidRPr="00AC7CBE">
        <w:rPr>
          <w:rFonts w:eastAsia="Times New Roman" w:cs="Times New Roman"/>
          <w:b/>
          <w:color w:val="000000"/>
        </w:rPr>
        <w:t>Village</w:t>
      </w:r>
      <w:proofErr w:type="spellEnd"/>
      <w:r w:rsidRPr="00AC7CBE">
        <w:rPr>
          <w:rFonts w:eastAsia="Times New Roman" w:cs="Times New Roman"/>
          <w:b/>
          <w:color w:val="000000"/>
        </w:rPr>
        <w:t xml:space="preserve"> Land Assets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2472"/>
        <w:gridCol w:w="2207"/>
        <w:gridCol w:w="193"/>
        <w:gridCol w:w="2328"/>
        <w:gridCol w:w="1801"/>
        <w:gridCol w:w="720"/>
      </w:tblGrid>
      <w:tr w:rsidR="00FF0DA8" w:rsidRPr="00AC7CBE" w14:paraId="7ABEEA4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What is the area of your village?</w:t>
            </w:r>
            <w:r w:rsidRPr="00AC7CBE">
              <w:rPr>
                <w:rFonts w:eastAsia="Calibri" w:cs="Times New Roman"/>
                <w:i/>
                <w:w w:val="105"/>
              </w:rPr>
              <w:t xml:space="preserve">   </w:t>
            </w:r>
            <w:r w:rsidRPr="00AC7CBE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3FFC2C25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0D0515B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2C3A990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1665047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7DE04D9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0C5FC6E3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 xml:space="preserve">D2.What area of land is allocated to individual households?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hvland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6D6BF5D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3489902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127CF70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09475D8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E3A590C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61C17769" w:rsidR="00FF0DA8" w:rsidRPr="00AC7CBE" w:rsidRDefault="00FF0DA8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D3.What area of land is unallocated? </w:t>
            </w:r>
            <w:r w:rsidRPr="00AC7CBE">
              <w:rPr>
                <w:rFonts w:asciiTheme="minorHAnsi" w:eastAsia="Calibri" w:hAnsiTheme="minorHAnsi" w:cs="Times New Roman"/>
                <w:i/>
                <w:color w:val="auto"/>
                <w:w w:val="105"/>
              </w:rPr>
              <w:t>under village authority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hvland_unallocated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297EB40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7F157E0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28FDFF9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2899264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68A9BD7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2E7AF96C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>D4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Of the unallocated land, what area is suitable for crop production?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hvcrop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3EC188FC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12D13C5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49ACB50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125CEA3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10B6407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8ED0D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0EF50D3" w14:textId="4FED77C2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D5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Could a household in your village obtain additional land for crop production in this village?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h_hhextra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7FCA4D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24BAA9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BDB1879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F46C2B6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87131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378FE0E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094AD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A619E9" w14:textId="10BF9C89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convert customary land into titled property in this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hvtenure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4889F6E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D19DA2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5799460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E1FCC2A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14E83064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952A9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34149A9D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B32BE0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3CE660" w14:textId="681A6FF1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D7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buy or sell customary land in the village without first changing it to titled land?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hvsellcust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65A6E7D2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184D0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24F513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67EC999A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ACDA04E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8BB7B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9749691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7C416B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45EA579" w14:textId="547FB643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Is it possible to rent customary land in this village?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hvrentcust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AE66B2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AA9E39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3084DABB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3C8129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D7E492D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A3C35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7CFE30D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476427E7" w:rsidR="00FF0DA8" w:rsidRPr="00AC7CBE" w:rsidRDefault="00FF0DA8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D9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Has any part of your village's customary land been sold to someone from outside this village in the past five years?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hland_sold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74E7018E" w14:textId="6AC03DF8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If 1, 888, or 999, skip to</w:t>
            </w:r>
            <w:r w:rsidRPr="00AC7CBE">
              <w:rPr>
                <w:b/>
                <w:color w:val="000000"/>
              </w:rPr>
              <w:t xml:space="preserve"> D14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02ED7C0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4017B1D3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80DB3A8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625ECE15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29B0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09181EF" w14:textId="209945F7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D10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sold this land?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25802" w14:textId="30882B6F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1=Chief</w:t>
            </w:r>
          </w:p>
          <w:p w14:paraId="5B6728AE" w14:textId="72F71E28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2=Headman</w:t>
            </w:r>
          </w:p>
          <w:p w14:paraId="7D58472F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3EAFC857" w14:textId="7777777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37012955" w14:textId="78A58B97" w:rsidR="00FF0DA8" w:rsidRPr="00AC7CBE" w:rsidRDefault="00FF0DA8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9B7ED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4E0EA438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41EC31E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3744911" w14:textId="1DC38F4F" w:rsidR="00FF0DA8" w:rsidRPr="00AC7CBE" w:rsidRDefault="00FF0DA8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D10b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Other, specify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hwho_soldo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5B305400" w14:textId="1F23CF5E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Theme="minorEastAsia"/>
                <w:lang w:eastAsia="zh-CN"/>
              </w:rPr>
              <w:t>Ask if D10=3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378D0" w14:textId="77777777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AC7CBE" w14:paraId="6C1DB128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9EE3E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79B0915" w14:textId="5E6CE728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</w:pPr>
            <w:r w:rsidRPr="00AC7CBE">
              <w:rPr>
                <w:color w:val="000000"/>
              </w:rPr>
              <w:t xml:space="preserve">D11.What was the area of land sold?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harea_sold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1B872E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AC7CBE" w14:paraId="23D1BDEE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3B2D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1E44F9B4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Unit:</w:t>
            </w:r>
          </w:p>
          <w:p w14:paraId="572C2563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A32D3E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(2)Acre</w:t>
            </w:r>
          </w:p>
          <w:p w14:paraId="360B7B0A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717C0E77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="Calibri" w:cs="Times New Roman"/>
                <w:w w:val="105"/>
              </w:rPr>
              <w:t>(4)Square meter</w:t>
            </w:r>
          </w:p>
          <w:p w14:paraId="3F43D1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Theme="minorEastAsia"/>
                <w:color w:val="000000"/>
                <w:lang w:eastAsia="zh-CN"/>
              </w:rPr>
            </w:pPr>
            <w:r w:rsidRPr="00AC7CBE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0A048" w14:textId="77777777" w:rsidR="00FF0DA8" w:rsidRPr="00AC7CBE" w:rsidRDefault="00FF0DA8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AC7CBE" w14:paraId="10E62EE9" w14:textId="77777777" w:rsidTr="003660A7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BE091ED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5B84362B" w14:textId="0A46FA1D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D12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purchased this land?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hwho_bought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1EF692" w14:textId="77777777" w:rsidR="00FF0DA8" w:rsidRPr="00AC7CBE" w:rsidRDefault="00FF0DA8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AC7CBE" w14:paraId="32A5E72B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A25B76" w14:textId="77777777" w:rsidR="00FF0DA8" w:rsidRPr="00AC7CBE" w:rsidRDefault="00FF0DA8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3790580" w14:textId="782495CF" w:rsidR="00FF0DA8" w:rsidRPr="00AC7CBE" w:rsidRDefault="00FF0DA8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Theme="minorEastAsia"/>
                <w:color w:val="000000"/>
                <w:lang w:eastAsia="zh-CN"/>
              </w:rPr>
              <w:t>D13</w:t>
            </w:r>
            <w:r w:rsidR="00471179">
              <w:rPr>
                <w:rFonts w:eastAsiaTheme="minorEastAsia"/>
                <w:color w:val="000000"/>
                <w:lang w:eastAsia="zh-CN"/>
              </w:rPr>
              <w:t>.</w:t>
            </w:r>
            <w:r w:rsidRPr="00AC7CBE">
              <w:rPr>
                <w:rFonts w:eastAsiaTheme="minorEastAsia"/>
                <w:color w:val="000000"/>
                <w:lang w:eastAsia="zh-CN"/>
              </w:rPr>
              <w:t>For what purpose was the land purchased</w:t>
            </w:r>
            <w:r w:rsidRPr="00AC7CBE">
              <w:rPr>
                <w:rFonts w:eastAsiaTheme="minorEastAsia"/>
                <w:b/>
                <w:color w:val="000000"/>
                <w:lang w:eastAsia="zh-CN"/>
              </w:rPr>
              <w:t>? (</w:t>
            </w:r>
            <w:proofErr w:type="spellStart"/>
            <w:r w:rsidRPr="00AC7CBE">
              <w:rPr>
                <w:rFonts w:eastAsiaTheme="minorEastAsia"/>
                <w:b/>
                <w:color w:val="000000"/>
                <w:lang w:eastAsia="zh-CN"/>
              </w:rPr>
              <w:t>hwhy_bought</w:t>
            </w:r>
            <w:proofErr w:type="spellEnd"/>
            <w:r w:rsidRPr="00AC7CBE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D4CC14" w14:textId="77777777" w:rsidR="00FF0DA8" w:rsidRPr="00AC7CBE" w:rsidRDefault="00FF0DA8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B726D5" w14:textId="77777777" w:rsidR="00FF0DA8" w:rsidRPr="00AC7CBE" w:rsidRDefault="00FF0DA8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0059855C" w14:textId="0230AA96" w:rsidR="00FF0DA8" w:rsidRPr="00AC7CBE" w:rsidRDefault="003660A7" w:rsidP="00AC7CBE">
      <w:pPr>
        <w:spacing w:after="0" w:line="240" w:lineRule="auto"/>
        <w:contextualSpacing/>
        <w:rPr>
          <w:color w:val="000000"/>
        </w:rPr>
      </w:pPr>
      <w:r w:rsidRPr="00AC7CBE">
        <w:rPr>
          <w:color w:val="000000"/>
        </w:rPr>
        <w:t xml:space="preserve">Now I am going ask you some questions about events that could happen in your </w:t>
      </w:r>
      <w:proofErr w:type="spellStart"/>
      <w:r w:rsidRPr="00AC7CBE">
        <w:rPr>
          <w:color w:val="000000"/>
        </w:rPr>
        <w:t>village</w:t>
      </w:r>
      <w:r w:rsidR="00471179">
        <w:rPr>
          <w:color w:val="000000"/>
        </w:rPr>
        <w:t>.</w:t>
      </w:r>
      <w:r w:rsidRPr="00AC7CBE">
        <w:rPr>
          <w:color w:val="000000"/>
        </w:rPr>
        <w:t>Please</w:t>
      </w:r>
      <w:proofErr w:type="spellEnd"/>
      <w:r w:rsidRPr="00AC7CBE">
        <w:rPr>
          <w:color w:val="000000"/>
        </w:rPr>
        <w:t xml:space="preserve">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4320"/>
        <w:gridCol w:w="732"/>
      </w:tblGrid>
      <w:tr w:rsidR="003660A7" w:rsidRPr="00AC7CBE" w14:paraId="600D4EE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2B0B7285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big people may take some of the land without your permission in the next 1 to 3 years?   </w:t>
            </w:r>
            <w:r w:rsidRPr="00AC7CBE">
              <w:rPr>
                <w:b/>
                <w:color w:val="000000"/>
              </w:rPr>
              <w:t>(helite1)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641B6C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20DE76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1A74397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77CD16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11F41D6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5D195D9F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1298F1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263B95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3794720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1F1D0DDD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big people will take some of the land without your permission more than 3 years into the future? </w:t>
            </w:r>
            <w:r w:rsidRPr="00AC7CBE">
              <w:rPr>
                <w:b/>
                <w:color w:val="000000"/>
              </w:rPr>
              <w:t>(helite3)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05F92FC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43AA3D0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74F52D88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7CE0A66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515BA75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442F6ED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6ABB73A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3451008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6E77241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420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9D032" w14:textId="5D14974D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a neighboring village will encroach and cross over to use land in your village in the next 1 to 3 years? </w:t>
            </w:r>
            <w:r w:rsidRPr="00AC7CBE">
              <w:rPr>
                <w:b/>
                <w:color w:val="000000"/>
              </w:rPr>
              <w:t>(hneigh1)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F4FD3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AA2BB9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003417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47F308C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51A4D46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3B75FF1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38C6DBC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FE97E3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7B9CBF0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5A4E3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01E6B691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623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4CC7E" w14:textId="0581AAAB" w:rsidR="003660A7" w:rsidRPr="00AC7CBE" w:rsidRDefault="003660A7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Theme="minorHAnsi" w:hAnsiTheme="minorHAnsi"/>
              </w:rPr>
            </w:pPr>
            <w:r w:rsidRPr="00AC7CBE">
              <w:rPr>
                <w:rFonts w:asciiTheme="minorHAnsi" w:hAnsiTheme="minorHAnsi"/>
              </w:rPr>
              <w:t>D17</w:t>
            </w:r>
            <w:r w:rsidR="00471179">
              <w:rPr>
                <w:rFonts w:asciiTheme="minorHAnsi" w:hAnsiTheme="minorHAnsi"/>
              </w:rPr>
              <w:t>.</w:t>
            </w:r>
            <w:r w:rsidRPr="00AC7CBE">
              <w:rPr>
                <w:rFonts w:asciiTheme="minorHAnsi" w:hAnsiTheme="minorHAnsi"/>
              </w:rPr>
              <w:t xml:space="preserve">How likely is it that a neighboring village will encroach and cross over to use land in your village more than 3 years into the future? </w:t>
            </w:r>
            <w:r w:rsidRPr="00AC7CBE">
              <w:rPr>
                <w:rFonts w:asciiTheme="minorHAnsi" w:hAnsiTheme="minorHAnsi"/>
                <w:b/>
              </w:rPr>
              <w:t>(hneigh3)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15E8F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129855B5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791CB6E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5DA2887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3F59826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67ECDFCB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05524CEF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415E2CA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54E4464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A024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AC7CBE" w14:paraId="3F84A84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09457C31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likely is it that a chief will sell or give away land in this village for investment purposes in the next 1-3 years? </w:t>
            </w:r>
            <w:r w:rsidRPr="00AC7CBE">
              <w:rPr>
                <w:b/>
                <w:color w:val="000000"/>
              </w:rPr>
              <w:t>(hchiefsell1)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22AD275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67CBB4A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0CDF19A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65E8F0F7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34711BE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6=Highly Likely </w:t>
            </w:r>
          </w:p>
          <w:p w14:paraId="72477302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3A13FFA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C42662E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660A7" w:rsidRPr="00AC7CBE" w14:paraId="75EA91D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043583CB" w:rsidR="003660A7" w:rsidRPr="00AC7CBE" w:rsidRDefault="003660A7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D19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How likely is it that a chief will sell or give away land in this village for investment purposes more than 3 years into the future?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r w:rsidRPr="00AC7CBE">
              <w:rPr>
                <w:b/>
                <w:color w:val="000000"/>
              </w:rPr>
              <w:t>hchiefsell3)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1=Impossible/would never happen</w:t>
            </w:r>
          </w:p>
          <w:p w14:paraId="6F2433C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2=Highly Unlikely</w:t>
            </w:r>
          </w:p>
          <w:p w14:paraId="5AE2D9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3=Unlikely  </w:t>
            </w:r>
          </w:p>
          <w:p w14:paraId="4BCDEB0D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4=Unsure/Don't know</w:t>
            </w:r>
          </w:p>
          <w:p w14:paraId="35BF28CA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5=Likely</w:t>
            </w:r>
          </w:p>
          <w:p w14:paraId="018CA9C6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6=Highly Likely </w:t>
            </w:r>
          </w:p>
          <w:p w14:paraId="0C59C2F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7=Happening right now </w:t>
            </w:r>
          </w:p>
          <w:p w14:paraId="6A99FDE9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30AEBA1C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AC7CBE" w:rsidRDefault="003660A7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0DDC188F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20770F17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128AB3BC" w14:textId="77777777" w:rsidR="003660A7" w:rsidRPr="00AC7CBE" w:rsidRDefault="003660A7" w:rsidP="00AC7CBE">
      <w:pPr>
        <w:spacing w:after="0" w:line="240" w:lineRule="auto"/>
        <w:contextualSpacing/>
        <w:rPr>
          <w:rFonts w:eastAsia="Times New Roman" w:cs="Times New Roman"/>
          <w:b/>
          <w:color w:val="000000"/>
        </w:rPr>
      </w:pPr>
    </w:p>
    <w:p w14:paraId="48403E1B" w14:textId="77777777" w:rsidR="003660A7" w:rsidRPr="00AC7CBE" w:rsidRDefault="003660A7" w:rsidP="00AC7CBE">
      <w:pPr>
        <w:spacing w:after="0" w:line="240" w:lineRule="auto"/>
        <w:contextualSpacing/>
        <w:rPr>
          <w:rFonts w:eastAsiaTheme="minorEastAsia"/>
          <w:lang w:eastAsia="zh-CN"/>
        </w:rPr>
      </w:pPr>
      <w:r w:rsidRPr="00AC7CBE">
        <w:br w:type="page"/>
      </w:r>
    </w:p>
    <w:p w14:paraId="6D79F4E5" w14:textId="6FBADBDB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F</w:t>
      </w:r>
      <w:r w:rsidR="00471179">
        <w:rPr>
          <w:rFonts w:eastAsia="Times New Roman" w:cs="Times New Roman"/>
          <w:b/>
          <w:bCs/>
          <w:color w:val="000000"/>
        </w:rPr>
        <w:t>.</w:t>
      </w:r>
      <w:r w:rsidRPr="00AC7CBE">
        <w:rPr>
          <w:rFonts w:eastAsia="Times New Roman" w:cs="Times New Roman"/>
          <w:b/>
          <w:bCs/>
          <w:color w:val="000000"/>
        </w:rPr>
        <w:t xml:space="preserve">LAND MANAGEMENT </w:t>
      </w:r>
    </w:p>
    <w:p w14:paraId="7AB4EAC0" w14:textId="1A4036B9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Next</w:t>
      </w:r>
      <w:r w:rsidR="001E68A0" w:rsidRPr="00AC7CBE">
        <w:rPr>
          <w:rFonts w:eastAsia="Calibri" w:cs="Times New Roman"/>
        </w:rPr>
        <w:t>,</w:t>
      </w:r>
      <w:r w:rsidRPr="00AC7CBE">
        <w:rPr>
          <w:rFonts w:eastAsia="Calibri" w:cs="Times New Roman"/>
        </w:rPr>
        <w:t xml:space="preserve"> I am going to ask a series of questions about land management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87"/>
        <w:gridCol w:w="14"/>
      </w:tblGrid>
      <w:tr w:rsidR="001E68A0" w:rsidRPr="00AC7CBE" w14:paraId="3395426F" w14:textId="77777777" w:rsidTr="005E7035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562E43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9FA9128" w14:textId="582342A4" w:rsidR="001E68A0" w:rsidRPr="00AC7CBE" w:rsidRDefault="001E68A0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F1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Do you have a village land committee?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333961C2" w14:textId="3C9F5C03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6829C4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617195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F3345D0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D0A3366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62AD0B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AC7CBE" w14:paraId="3279140D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081D43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5791F8" w14:textId="002C7B76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are in the village land committee? 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7B009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6F912363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02F4D6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77A5D7" w14:textId="342C4882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village land committee are women?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no_vlc_fem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21D265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47EB7590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077DBC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6F5702" w14:textId="217890F0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village land committee are under the age of 35?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no_vlc_youth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69CD07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0562F123" w14:textId="77777777" w:rsidTr="005E7035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09DE12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991A54" w14:textId="7125851D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In the past year, how many land related meetings were held in your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hvmeet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3CE6D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C800EA8" w14:textId="77777777" w:rsidR="001E68A0" w:rsidRPr="00AC7CBE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1B550667" w14:textId="77777777" w:rsidR="002A4E06" w:rsidRDefault="002A4E06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  <w:sectPr w:rsidR="002A4E06" w:rsidSect="00AC7C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0634A876" w14:textId="77777777" w:rsidR="00F95C74" w:rsidRPr="00AC7CBE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  <w:b/>
        </w:rPr>
      </w:pPr>
      <w:r w:rsidRPr="00AC7CBE">
        <w:rPr>
          <w:rFonts w:cs="TimesNewRomanPSMT"/>
          <w:b/>
        </w:rPr>
        <w:lastRenderedPageBreak/>
        <w:t xml:space="preserve">FOREST ROSTER: </w:t>
      </w:r>
    </w:p>
    <w:tbl>
      <w:tblPr>
        <w:tblW w:w="1009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206"/>
        <w:gridCol w:w="2525"/>
      </w:tblGrid>
      <w:tr w:rsidR="002A4E06" w:rsidRPr="00815557" w14:paraId="33CD9481" w14:textId="77777777" w:rsidTr="002A4E06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785A7C" w14:textId="77777777" w:rsidR="002A4E06" w:rsidRPr="00815557" w:rsidRDefault="002A4E06" w:rsidP="002A4E06">
            <w:pPr>
              <w:rPr>
                <w:w w:val="105"/>
              </w:rPr>
            </w:pP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342215" w14:textId="1C9BA695" w:rsidR="002A4E06" w:rsidRPr="00815557" w:rsidRDefault="002A4E06" w:rsidP="002A4E06">
            <w:pPr>
              <w:spacing w:after="0"/>
              <w:rPr>
                <w:w w:val="105"/>
              </w:rPr>
            </w:pPr>
            <w:r w:rsidRPr="00AC7CBE">
              <w:rPr>
                <w:rFonts w:cs="TimesNewRomanPSMT"/>
              </w:rPr>
              <w:t>How many forests does your village rely on for income and consumption?</w:t>
            </w:r>
          </w:p>
        </w:tc>
        <w:tc>
          <w:tcPr>
            <w:tcW w:w="252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C7410" w14:textId="77777777" w:rsidR="002A4E06" w:rsidRPr="00815557" w:rsidRDefault="002A4E06" w:rsidP="002A4E06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7BB8AE14" w14:textId="4DFE840A" w:rsidR="00F95C74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  <w:r w:rsidRPr="00AC7CBE">
        <w:rPr>
          <w:rFonts w:cs="TimesNewRomanPSMT"/>
        </w:rPr>
        <w:t>I would like to ask you about the condition and access to each of these</w:t>
      </w:r>
      <w:r w:rsidR="00471179">
        <w:rPr>
          <w:rFonts w:cs="TimesNewRomanPSMT"/>
        </w:rPr>
        <w:t xml:space="preserve">. </w:t>
      </w:r>
      <w:r w:rsidRPr="00AC7CBE">
        <w:rPr>
          <w:rFonts w:cs="TimesNewRomanPSMT"/>
        </w:rPr>
        <w:t>Let’s begin with the largest forest</w:t>
      </w:r>
      <w:r w:rsidR="00471179">
        <w:rPr>
          <w:rFonts w:cs="TimesNewRomanPSMT"/>
        </w:rPr>
        <w:t>.</w:t>
      </w:r>
    </w:p>
    <w:p w14:paraId="63716F91" w14:textId="77777777" w:rsidR="002A4E06" w:rsidRDefault="002A4E06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tbl>
      <w:tblPr>
        <w:tblStyle w:val="TableGrid1"/>
        <w:tblW w:w="1511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720"/>
        <w:gridCol w:w="1080"/>
        <w:gridCol w:w="1080"/>
        <w:gridCol w:w="1440"/>
        <w:gridCol w:w="1440"/>
        <w:gridCol w:w="1800"/>
        <w:gridCol w:w="1080"/>
        <w:gridCol w:w="1080"/>
        <w:gridCol w:w="1080"/>
        <w:gridCol w:w="1800"/>
        <w:gridCol w:w="1800"/>
      </w:tblGrid>
      <w:tr w:rsidR="0078672B" w:rsidRPr="0078672B" w14:paraId="4FE32C83" w14:textId="006136B4" w:rsidTr="0078672B">
        <w:trPr>
          <w:trHeight w:val="20"/>
          <w:jc w:val="center"/>
        </w:trPr>
        <w:tc>
          <w:tcPr>
            <w:tcW w:w="715" w:type="dxa"/>
          </w:tcPr>
          <w:p w14:paraId="0ADA480E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Forest</w:t>
            </w:r>
          </w:p>
        </w:tc>
        <w:tc>
          <w:tcPr>
            <w:tcW w:w="720" w:type="dxa"/>
          </w:tcPr>
          <w:p w14:paraId="75A92393" w14:textId="04389C8C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  <w:r w:rsidRPr="0078672B">
              <w:rPr>
                <w:sz w:val="20"/>
                <w:szCs w:val="20"/>
              </w:rPr>
              <w:t>Forest name</w:t>
            </w:r>
          </w:p>
        </w:tc>
        <w:tc>
          <w:tcPr>
            <w:tcW w:w="1080" w:type="dxa"/>
          </w:tcPr>
          <w:p w14:paraId="29036807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old is this forest?</w:t>
            </w:r>
          </w:p>
          <w:p w14:paraId="79B69346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AC0A6F5" w14:textId="02BAAFE2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years</w:t>
            </w:r>
          </w:p>
        </w:tc>
        <w:tc>
          <w:tcPr>
            <w:tcW w:w="1080" w:type="dxa"/>
          </w:tcPr>
          <w:p w14:paraId="4EFA34B0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size of this forest?</w:t>
            </w:r>
          </w:p>
          <w:p w14:paraId="6C3CE83A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0F4FD38" w14:textId="2C296675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hectares</w:t>
            </w:r>
          </w:p>
        </w:tc>
        <w:tc>
          <w:tcPr>
            <w:tcW w:w="1440" w:type="dxa"/>
          </w:tcPr>
          <w:p w14:paraId="23FA565D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topography?</w:t>
            </w:r>
          </w:p>
          <w:p w14:paraId="77A5E663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46BC8B8" w14:textId="2E53EAE0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1=Steep</w:t>
            </w:r>
          </w:p>
          <w:p w14:paraId="59017375" w14:textId="6466516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2=Very hilly</w:t>
            </w:r>
          </w:p>
          <w:p w14:paraId="391BA23F" w14:textId="07DF72A0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3=Mostly flat with some hills</w:t>
            </w:r>
          </w:p>
          <w:p w14:paraId="58DF749F" w14:textId="6510E950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4=Flat</w:t>
            </w:r>
          </w:p>
        </w:tc>
        <w:tc>
          <w:tcPr>
            <w:tcW w:w="1440" w:type="dxa"/>
          </w:tcPr>
          <w:p w14:paraId="54D38172" w14:textId="77777777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What is the distance from the center of the village to the forest?</w:t>
            </w:r>
          </w:p>
          <w:p w14:paraId="328464C5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AC58B36" w14:textId="670DFC2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 w:rsidRPr="0078672B">
              <w:rPr>
                <w:rFonts w:cs="Times New Roman"/>
                <w:i/>
                <w:sz w:val="20"/>
                <w:szCs w:val="20"/>
              </w:rPr>
              <w:t>In kilometers</w:t>
            </w:r>
          </w:p>
        </w:tc>
        <w:tc>
          <w:tcPr>
            <w:tcW w:w="1800" w:type="dxa"/>
          </w:tcPr>
          <w:p w14:paraId="7FB4A4EF" w14:textId="57F33751" w:rsid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NewRomanPSMT"/>
                <w:sz w:val="20"/>
                <w:szCs w:val="20"/>
              </w:rPr>
            </w:pPr>
            <w:r w:rsidRPr="0078672B">
              <w:rPr>
                <w:rFonts w:cs="TimesNewRomanPSMT"/>
                <w:sz w:val="20"/>
                <w:szCs w:val="20"/>
              </w:rPr>
              <w:t>Have</w:t>
            </w:r>
            <w:r>
              <w:rPr>
                <w:rFonts w:cs="TimesNewRomanPSMT"/>
                <w:sz w:val="20"/>
                <w:szCs w:val="20"/>
              </w:rPr>
              <w:t xml:space="preserve"> there been any reforestation or </w:t>
            </w:r>
            <w:r w:rsidRPr="0078672B">
              <w:rPr>
                <w:rFonts w:cs="TimesNewRomanPSMT"/>
                <w:sz w:val="20"/>
                <w:szCs w:val="20"/>
              </w:rPr>
              <w:t>improvement projects related to this forest?</w:t>
            </w:r>
          </w:p>
          <w:p w14:paraId="1C1A9656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NewRomanPSMT"/>
                <w:sz w:val="20"/>
                <w:szCs w:val="20"/>
              </w:rPr>
            </w:pPr>
          </w:p>
          <w:p w14:paraId="3ABD6AE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0FBA9E3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0553B73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4717475" w14:textId="77A769CD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5BD1D39A" w14:textId="289E05C1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Who owns the forest?</w:t>
            </w:r>
          </w:p>
        </w:tc>
        <w:tc>
          <w:tcPr>
            <w:tcW w:w="1080" w:type="dxa"/>
          </w:tcPr>
          <w:p w14:paraId="1BAFA98B" w14:textId="514F8318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What is the designation of the forest?</w:t>
            </w:r>
          </w:p>
        </w:tc>
        <w:tc>
          <w:tcPr>
            <w:tcW w:w="1080" w:type="dxa"/>
          </w:tcPr>
          <w:p w14:paraId="6FF4F37D" w14:textId="72652295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Who manages the forest?</w:t>
            </w:r>
          </w:p>
        </w:tc>
        <w:tc>
          <w:tcPr>
            <w:tcW w:w="1800" w:type="dxa"/>
          </w:tcPr>
          <w:p w14:paraId="613F87FD" w14:textId="0696D011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Does the legal owner of this forest also hold the rights to harvest all of the forest products form this forest?</w:t>
            </w:r>
          </w:p>
          <w:p w14:paraId="430620A2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CBA29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4CE5542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14DB78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B106AEF" w14:textId="42B60F43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5D50F21D" w14:textId="73B3FB54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Does the legal owner of this forest also hold the rights to sell all or part of the land to other individuals or groups?</w:t>
            </w:r>
          </w:p>
          <w:p w14:paraId="5D1EB3F4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D745F6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47D832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E1D75F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2C7C41E0" w14:textId="7B4355CD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</w:tr>
      <w:tr w:rsidR="0078672B" w:rsidRPr="0078672B" w14:paraId="0C113DE4" w14:textId="35F807D7" w:rsidTr="0078672B">
        <w:trPr>
          <w:trHeight w:val="20"/>
          <w:jc w:val="center"/>
        </w:trPr>
        <w:tc>
          <w:tcPr>
            <w:tcW w:w="715" w:type="dxa"/>
          </w:tcPr>
          <w:p w14:paraId="4F759727" w14:textId="5119D505" w:rsidR="0078672B" w:rsidRPr="00B34ABA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" w:type="dxa"/>
          </w:tcPr>
          <w:p w14:paraId="6D348164" w14:textId="45E9B1EB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ind w:right="54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54DC590" w14:textId="25B971F1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A60D279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711924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E0B37C1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2005FCF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A0ECDE" w14:textId="4F8D7CF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FABEC66" w14:textId="5F5D207C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306083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198C02C" w14:textId="232DE82A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751A6B0" w14:textId="77777777" w:rsidR="0078672B" w:rsidRPr="0078672B" w:rsidRDefault="0078672B" w:rsidP="002A4E0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78672B" w:rsidRPr="0078672B" w14:paraId="580126D5" w14:textId="627470C6" w:rsidTr="0078672B">
        <w:trPr>
          <w:trHeight w:val="20"/>
          <w:jc w:val="center"/>
        </w:trPr>
        <w:tc>
          <w:tcPr>
            <w:tcW w:w="715" w:type="dxa"/>
          </w:tcPr>
          <w:p w14:paraId="0C800882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26D30AF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F1801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93708E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3465B8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58EF09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32A71F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F31177" w14:textId="63684BA2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5F1D972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D72CD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A2FD4BD" w14:textId="61F33F7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81736A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046E4EAA" w14:textId="1D9916B0" w:rsidTr="0078672B">
        <w:trPr>
          <w:trHeight w:val="20"/>
          <w:jc w:val="center"/>
        </w:trPr>
        <w:tc>
          <w:tcPr>
            <w:tcW w:w="715" w:type="dxa"/>
          </w:tcPr>
          <w:p w14:paraId="3F3BA0DB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6D96C57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06C94C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80AB70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3D952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6E08C2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35DC17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942428" w14:textId="7E63526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E3BDD2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D5191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9A04470" w14:textId="18E1430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5082C3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197CFDC" w14:textId="7595F2E1" w:rsidTr="0078672B">
        <w:trPr>
          <w:trHeight w:val="20"/>
          <w:jc w:val="center"/>
        </w:trPr>
        <w:tc>
          <w:tcPr>
            <w:tcW w:w="715" w:type="dxa"/>
          </w:tcPr>
          <w:p w14:paraId="16CC784C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3D2FB95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94FD65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642E35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1FCF6E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C1951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EDE197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6DE76F6" w14:textId="7ED3CFF6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868D6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90E5B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EBF160" w14:textId="4E3168DE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4938FF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7A7E1E4" w14:textId="7C068B55" w:rsidTr="0078672B">
        <w:trPr>
          <w:trHeight w:val="20"/>
          <w:jc w:val="center"/>
        </w:trPr>
        <w:tc>
          <w:tcPr>
            <w:tcW w:w="715" w:type="dxa"/>
          </w:tcPr>
          <w:p w14:paraId="780DF88B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4B04F39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EC96D7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D751DD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022566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C4CD7E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E1A523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079E6EB" w14:textId="49849379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F9C9A0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346AB1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5CE5537" w14:textId="49CA5C60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21C3A3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9F746EB" w14:textId="2FF1E6AF" w:rsidTr="0078672B">
        <w:trPr>
          <w:trHeight w:val="20"/>
          <w:jc w:val="center"/>
        </w:trPr>
        <w:tc>
          <w:tcPr>
            <w:tcW w:w="715" w:type="dxa"/>
          </w:tcPr>
          <w:p w14:paraId="0E91C98A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09ED613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10CFC0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4BA05F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BC105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BF7D8F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2E7514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2C5C52" w14:textId="52D1BA5D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2DEAB3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F345C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35AB5A6" w14:textId="791F4203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E2BA2D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674D0530" w14:textId="1B12CEBA" w:rsidTr="0078672B">
        <w:trPr>
          <w:trHeight w:val="20"/>
          <w:jc w:val="center"/>
        </w:trPr>
        <w:tc>
          <w:tcPr>
            <w:tcW w:w="715" w:type="dxa"/>
          </w:tcPr>
          <w:p w14:paraId="2E688641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7AF3402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F61F2F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2E210A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D5D730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1D2571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68B889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BB370C3" w14:textId="0F262CA6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DF999C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5F04C8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B8CE57E" w14:textId="56C2457A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B91671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7E014DA" w14:textId="542D0665" w:rsidTr="0078672B">
        <w:trPr>
          <w:trHeight w:val="20"/>
          <w:jc w:val="center"/>
        </w:trPr>
        <w:tc>
          <w:tcPr>
            <w:tcW w:w="715" w:type="dxa"/>
          </w:tcPr>
          <w:p w14:paraId="10CCEA5E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2047C92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AEE585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30C469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8A410A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1381E9F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65F636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C0E585" w14:textId="7203C9BE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731CAD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507361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C3FD520" w14:textId="1EB5F1BA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E5B222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32A6AA48" w14:textId="6939838F" w:rsidTr="0078672B">
        <w:trPr>
          <w:trHeight w:val="20"/>
          <w:jc w:val="center"/>
        </w:trPr>
        <w:tc>
          <w:tcPr>
            <w:tcW w:w="715" w:type="dxa"/>
          </w:tcPr>
          <w:p w14:paraId="0A8CBC13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5417E65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796DF2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685E2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DEE6290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3290F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FD0456C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1FB6A3B" w14:textId="6475371D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527207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4E72E2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9155690" w14:textId="40B25802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E7905E6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747C281A" w14:textId="63E4398B" w:rsidTr="0078672B">
        <w:trPr>
          <w:trHeight w:val="20"/>
          <w:jc w:val="center"/>
        </w:trPr>
        <w:tc>
          <w:tcPr>
            <w:tcW w:w="715" w:type="dxa"/>
          </w:tcPr>
          <w:p w14:paraId="3EDF4913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17032B3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B41467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DA5C533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7AB4B35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79164A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2B2D43A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238E028" w14:textId="74044408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AFC1659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D41A2F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3F260E6" w14:textId="03E25774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5808667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27B61BB7" w14:textId="6EB0EF63" w:rsidTr="0078672B">
        <w:trPr>
          <w:trHeight w:val="20"/>
          <w:jc w:val="center"/>
        </w:trPr>
        <w:tc>
          <w:tcPr>
            <w:tcW w:w="715" w:type="dxa"/>
          </w:tcPr>
          <w:p w14:paraId="5A1B5166" w14:textId="77777777" w:rsidR="0078672B" w:rsidRPr="00B34ABA" w:rsidRDefault="0078672B" w:rsidP="002A4E06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650E9BE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E5992E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0C25BD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41C6041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B1541DE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5825148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D668E87" w14:textId="01848F83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2769142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439F96D4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9AF5E02" w14:textId="7A16469B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4DC9E3B" w14:textId="77777777" w:rsidR="0078672B" w:rsidRPr="0078672B" w:rsidRDefault="0078672B" w:rsidP="002A4E06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1D1ECC3" w14:textId="77777777" w:rsidR="002A4E06" w:rsidRPr="00AC7CBE" w:rsidRDefault="002A4E06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9E35D79" w14:textId="77777777" w:rsidR="0078672B" w:rsidRDefault="0078672B" w:rsidP="005D1E70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7285B00A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1"/>
        <w:tblW w:w="1511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720"/>
        <w:gridCol w:w="1440"/>
        <w:gridCol w:w="1800"/>
        <w:gridCol w:w="1440"/>
        <w:gridCol w:w="3240"/>
        <w:gridCol w:w="2160"/>
        <w:gridCol w:w="1080"/>
        <w:gridCol w:w="1080"/>
        <w:gridCol w:w="1440"/>
      </w:tblGrid>
      <w:tr w:rsidR="0078672B" w:rsidRPr="0078672B" w14:paraId="1B6BF3F9" w14:textId="77777777" w:rsidTr="0078672B">
        <w:trPr>
          <w:trHeight w:val="20"/>
          <w:jc w:val="center"/>
        </w:trPr>
        <w:tc>
          <w:tcPr>
            <w:tcW w:w="715" w:type="dxa"/>
          </w:tcPr>
          <w:p w14:paraId="28CBA9FE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lastRenderedPageBreak/>
              <w:t>Forest</w:t>
            </w:r>
          </w:p>
        </w:tc>
        <w:tc>
          <w:tcPr>
            <w:tcW w:w="720" w:type="dxa"/>
          </w:tcPr>
          <w:p w14:paraId="2845463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  <w:r w:rsidRPr="0078672B">
              <w:rPr>
                <w:sz w:val="20"/>
                <w:szCs w:val="20"/>
              </w:rPr>
              <w:t>Forest name</w:t>
            </w:r>
          </w:p>
        </w:tc>
        <w:tc>
          <w:tcPr>
            <w:tcW w:w="1440" w:type="dxa"/>
          </w:tcPr>
          <w:p w14:paraId="3A4C20BF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Has this forest been divided into forest management units?</w:t>
            </w:r>
          </w:p>
          <w:p w14:paraId="7DEA6DF4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59100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76D881E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AFC550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748FDAA7" w14:textId="6D57E7B4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6060DAB3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Is there a system of regeneration and harvesting that rotates through these units?</w:t>
            </w:r>
          </w:p>
          <w:p w14:paraId="25893370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EB2FE0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33C8868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2EDD81D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791A7389" w14:textId="02CB1A08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4D28642B" w14:textId="17C3A0E9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 households in your village depend significantly on this forest for their own subsistence?</w:t>
            </w:r>
          </w:p>
        </w:tc>
        <w:tc>
          <w:tcPr>
            <w:tcW w:w="3240" w:type="dxa"/>
          </w:tcPr>
          <w:p w14:paraId="3F470EDA" w14:textId="4700C17E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 households in your village depend significantly on this forest for their family income arising from commercial activities?</w:t>
            </w:r>
          </w:p>
          <w:p w14:paraId="1B8704AA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1A7B9B6" w14:textId="0988C586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i/>
                <w:iCs/>
                <w:sz w:val="18"/>
                <w:szCs w:val="20"/>
              </w:rPr>
              <w:t>Commercial activities could be basket-weaving, carpentry, tea-stalls or restaurants, charcoal making, animal husbandry for sale of milk, wool and/or meat, collecti</w:t>
            </w:r>
            <w:r>
              <w:rPr>
                <w:rFonts w:cs="Times New Roman"/>
                <w:i/>
                <w:iCs/>
                <w:sz w:val="18"/>
                <w:szCs w:val="20"/>
              </w:rPr>
              <w:t xml:space="preserve">on of NTFPs for sale like pine </w:t>
            </w:r>
            <w:r w:rsidRPr="0078672B">
              <w:rPr>
                <w:rFonts w:cs="Times New Roman"/>
                <w:i/>
                <w:iCs/>
                <w:sz w:val="18"/>
                <w:szCs w:val="20"/>
              </w:rPr>
              <w:t xml:space="preserve">resin, brazil nuts, </w:t>
            </w:r>
            <w:proofErr w:type="spellStart"/>
            <w:r w:rsidRPr="0078672B">
              <w:rPr>
                <w:rFonts w:cs="Times New Roman"/>
                <w:i/>
                <w:iCs/>
                <w:sz w:val="18"/>
                <w:szCs w:val="20"/>
              </w:rPr>
              <w:t>tendu</w:t>
            </w:r>
            <w:proofErr w:type="spellEnd"/>
            <w:r w:rsidRPr="0078672B">
              <w:rPr>
                <w:rFonts w:cs="Times New Roman"/>
                <w:i/>
                <w:iCs/>
                <w:sz w:val="18"/>
                <w:szCs w:val="20"/>
              </w:rPr>
              <w:t xml:space="preserve"> leaves, etc.</w:t>
            </w:r>
            <w:ins w:id="2" w:author="McGee, Heather" w:date="2014-09-10T12:21:00Z">
              <w:r w:rsidRPr="0078672B">
                <w:rPr>
                  <w:rFonts w:cs="Times New Roman"/>
                  <w:i/>
                  <w:iCs/>
                  <w:sz w:val="18"/>
                  <w:szCs w:val="20"/>
                </w:rPr>
                <w:t>)</w:t>
              </w:r>
            </w:ins>
          </w:p>
        </w:tc>
        <w:tc>
          <w:tcPr>
            <w:tcW w:w="2160" w:type="dxa"/>
          </w:tcPr>
          <w:p w14:paraId="44B26139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guards or some other system for monitoring the condition of the forest?</w:t>
            </w:r>
          </w:p>
          <w:p w14:paraId="25CAB158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48AA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20AF31E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7C1AF5B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1FEE28C6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  <w:p w14:paraId="0FA88683" w14:textId="0E9F0382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 xml:space="preserve">If not Yes, skip </w:t>
            </w:r>
            <w:proofErr w:type="gramStart"/>
            <w:r>
              <w:rPr>
                <w:rFonts w:cs="Times New Roman"/>
                <w:i/>
                <w:sz w:val="20"/>
                <w:szCs w:val="20"/>
              </w:rPr>
              <w:t>to ???</w:t>
            </w:r>
            <w:proofErr w:type="gramEnd"/>
          </w:p>
        </w:tc>
        <w:tc>
          <w:tcPr>
            <w:tcW w:w="1080" w:type="dxa"/>
          </w:tcPr>
          <w:p w14:paraId="4F3D023E" w14:textId="3550DC7E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many?</w:t>
            </w:r>
          </w:p>
        </w:tc>
        <w:tc>
          <w:tcPr>
            <w:tcW w:w="1080" w:type="dxa"/>
          </w:tcPr>
          <w:p w14:paraId="728BD644" w14:textId="6D66F829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Who pays them?</w:t>
            </w:r>
          </w:p>
        </w:tc>
        <w:tc>
          <w:tcPr>
            <w:tcW w:w="1440" w:type="dxa"/>
          </w:tcPr>
          <w:p w14:paraId="3B60C79A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are they selected?</w:t>
            </w:r>
          </w:p>
          <w:p w14:paraId="6C0250A9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D63245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1=Appointment</w:t>
            </w:r>
          </w:p>
          <w:p w14:paraId="50FC8B34" w14:textId="77777777" w:rsid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2=Election</w:t>
            </w:r>
          </w:p>
          <w:p w14:paraId="79A7F56C" w14:textId="3F0858B1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97=Other</w:t>
            </w:r>
          </w:p>
        </w:tc>
      </w:tr>
      <w:tr w:rsidR="0078672B" w:rsidRPr="0078672B" w14:paraId="163C72E5" w14:textId="77777777" w:rsidTr="0078672B">
        <w:trPr>
          <w:trHeight w:val="20"/>
          <w:jc w:val="center"/>
        </w:trPr>
        <w:tc>
          <w:tcPr>
            <w:tcW w:w="715" w:type="dxa"/>
          </w:tcPr>
          <w:p w14:paraId="177B6A8E" w14:textId="03751DE4" w:rsidR="0078672B" w:rsidRPr="00B34ABA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" w:type="dxa"/>
          </w:tcPr>
          <w:p w14:paraId="74B38DEB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ind w:right="54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7586363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4E99FEA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1A88A69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3240" w:type="dxa"/>
          </w:tcPr>
          <w:p w14:paraId="09D28CAE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B9AF7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4F8EE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96E9E66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BF8407" w14:textId="77777777" w:rsidR="0078672B" w:rsidRPr="0078672B" w:rsidRDefault="0078672B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78672B" w:rsidRPr="0078672B" w14:paraId="50A3BEC8" w14:textId="77777777" w:rsidTr="0078672B">
        <w:trPr>
          <w:trHeight w:val="20"/>
          <w:jc w:val="center"/>
        </w:trPr>
        <w:tc>
          <w:tcPr>
            <w:tcW w:w="715" w:type="dxa"/>
          </w:tcPr>
          <w:p w14:paraId="281085AC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20" w:type="dxa"/>
          </w:tcPr>
          <w:p w14:paraId="1CE4E01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375AC9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46A2B3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807BB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7BB439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4C12365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BC65D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39B39E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5091C4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7C6C23F6" w14:textId="77777777" w:rsidTr="0078672B">
        <w:trPr>
          <w:trHeight w:val="20"/>
          <w:jc w:val="center"/>
        </w:trPr>
        <w:tc>
          <w:tcPr>
            <w:tcW w:w="715" w:type="dxa"/>
          </w:tcPr>
          <w:p w14:paraId="34DAD1E7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720" w:type="dxa"/>
          </w:tcPr>
          <w:p w14:paraId="49B35D3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10AE53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A081C3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301EE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051EB25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5AB8B2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106BDE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AAEF84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57723E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50E005C1" w14:textId="77777777" w:rsidTr="0078672B">
        <w:trPr>
          <w:trHeight w:val="20"/>
          <w:jc w:val="center"/>
        </w:trPr>
        <w:tc>
          <w:tcPr>
            <w:tcW w:w="715" w:type="dxa"/>
          </w:tcPr>
          <w:p w14:paraId="5BAC93D2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20" w:type="dxa"/>
          </w:tcPr>
          <w:p w14:paraId="06AFB81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E35BA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E3F7A5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4443E6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91AF2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9D4EBD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696A4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F20173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26790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CA1DB6A" w14:textId="77777777" w:rsidTr="0078672B">
        <w:trPr>
          <w:trHeight w:val="20"/>
          <w:jc w:val="center"/>
        </w:trPr>
        <w:tc>
          <w:tcPr>
            <w:tcW w:w="715" w:type="dxa"/>
          </w:tcPr>
          <w:p w14:paraId="3D4991C8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720" w:type="dxa"/>
          </w:tcPr>
          <w:p w14:paraId="4A6A893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1FABF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E1630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44AAB8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2FA2BC4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11E852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AE7F9D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067CB6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8F2E74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36F47E68" w14:textId="77777777" w:rsidTr="0078672B">
        <w:trPr>
          <w:trHeight w:val="20"/>
          <w:jc w:val="center"/>
        </w:trPr>
        <w:tc>
          <w:tcPr>
            <w:tcW w:w="715" w:type="dxa"/>
          </w:tcPr>
          <w:p w14:paraId="786B4400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720" w:type="dxa"/>
          </w:tcPr>
          <w:p w14:paraId="461CB3A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625E17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647887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014B2F3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C5E759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ED124C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87DABB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5831136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C2F9D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6FFA6877" w14:textId="77777777" w:rsidTr="0078672B">
        <w:trPr>
          <w:trHeight w:val="20"/>
          <w:jc w:val="center"/>
        </w:trPr>
        <w:tc>
          <w:tcPr>
            <w:tcW w:w="715" w:type="dxa"/>
          </w:tcPr>
          <w:p w14:paraId="5CA23120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20" w:type="dxa"/>
          </w:tcPr>
          <w:p w14:paraId="55436E3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E7384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3F66B38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202945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1802AED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39F96B8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09E1D1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CCDC98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B9FEC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1158FB6" w14:textId="77777777" w:rsidTr="0078672B">
        <w:trPr>
          <w:trHeight w:val="20"/>
          <w:jc w:val="center"/>
        </w:trPr>
        <w:tc>
          <w:tcPr>
            <w:tcW w:w="715" w:type="dxa"/>
          </w:tcPr>
          <w:p w14:paraId="74867E7C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20" w:type="dxa"/>
          </w:tcPr>
          <w:p w14:paraId="66AF528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EFF06F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8BC56A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C56165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0DA5071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F0DC96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1EF482A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544514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8EDDA4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15A0BDD4" w14:textId="77777777" w:rsidTr="0078672B">
        <w:trPr>
          <w:trHeight w:val="20"/>
          <w:jc w:val="center"/>
        </w:trPr>
        <w:tc>
          <w:tcPr>
            <w:tcW w:w="715" w:type="dxa"/>
          </w:tcPr>
          <w:p w14:paraId="0336F8A9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20" w:type="dxa"/>
          </w:tcPr>
          <w:p w14:paraId="6EEE201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051209E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35D224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6F969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494C17FC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0740FA6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2D35C25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6182D4A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324E30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F98B452" w14:textId="77777777" w:rsidTr="0078672B">
        <w:trPr>
          <w:trHeight w:val="20"/>
          <w:jc w:val="center"/>
        </w:trPr>
        <w:tc>
          <w:tcPr>
            <w:tcW w:w="715" w:type="dxa"/>
          </w:tcPr>
          <w:p w14:paraId="529F2B3B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720" w:type="dxa"/>
          </w:tcPr>
          <w:p w14:paraId="3F4A5FA2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43A498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50E0D6B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725B689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3CD87891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796218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359008A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A8269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ADD2C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78672B" w:rsidRPr="0078672B" w14:paraId="40355254" w14:textId="77777777" w:rsidTr="0078672B">
        <w:trPr>
          <w:trHeight w:val="20"/>
          <w:jc w:val="center"/>
        </w:trPr>
        <w:tc>
          <w:tcPr>
            <w:tcW w:w="715" w:type="dxa"/>
          </w:tcPr>
          <w:p w14:paraId="304A94D1" w14:textId="77777777" w:rsidR="0078672B" w:rsidRPr="00B34ABA" w:rsidRDefault="0078672B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20" w:type="dxa"/>
          </w:tcPr>
          <w:p w14:paraId="383BE666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D02B40A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BC1CD6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F2E114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</w:tcPr>
          <w:p w14:paraId="24B1C097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5236324D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04349ED3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71BDB8E0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66A5A5F" w14:textId="77777777" w:rsidR="0078672B" w:rsidRPr="0078672B" w:rsidRDefault="0078672B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18F276FE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1FD0C7E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1129B69F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084FB1E7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"/>
        <w:tblW w:w="15292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46"/>
        <w:gridCol w:w="1691"/>
        <w:gridCol w:w="1692"/>
        <w:gridCol w:w="1691"/>
        <w:gridCol w:w="1692"/>
        <w:gridCol w:w="1691"/>
        <w:gridCol w:w="1692"/>
        <w:gridCol w:w="1691"/>
        <w:gridCol w:w="1692"/>
      </w:tblGrid>
      <w:tr w:rsidR="0078672B" w:rsidRPr="0078672B" w14:paraId="0749EDE5" w14:textId="77777777" w:rsidTr="005D1E70">
        <w:trPr>
          <w:trHeight w:val="20"/>
          <w:jc w:val="center"/>
        </w:trPr>
        <w:tc>
          <w:tcPr>
            <w:tcW w:w="714" w:type="dxa"/>
          </w:tcPr>
          <w:p w14:paraId="6163D6F4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lastRenderedPageBreak/>
              <w:t>Forest</w:t>
            </w:r>
          </w:p>
          <w:p w14:paraId="4E3A313F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1046" w:type="dxa"/>
          </w:tcPr>
          <w:p w14:paraId="2980193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691" w:type="dxa"/>
          </w:tcPr>
          <w:p w14:paraId="325489A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In your view, how do you describe the overall condition of this forest?</w:t>
            </w:r>
          </w:p>
          <w:p w14:paraId="7031C5B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407B464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1=Very Good</w:t>
            </w:r>
          </w:p>
          <w:p w14:paraId="544456E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2=Good </w:t>
            </w:r>
          </w:p>
          <w:p w14:paraId="5CC7BE5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3=Neutral</w:t>
            </w:r>
          </w:p>
          <w:p w14:paraId="75DD7C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4=Bad</w:t>
            </w:r>
          </w:p>
          <w:p w14:paraId="4CFE082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5=Very Bad</w:t>
            </w:r>
          </w:p>
        </w:tc>
        <w:tc>
          <w:tcPr>
            <w:tcW w:w="1692" w:type="dxa"/>
          </w:tcPr>
          <w:p w14:paraId="488A945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In your own view, compared to 5 years ago, has the overall condition of the forest worsened or improved?</w:t>
            </w:r>
          </w:p>
          <w:p w14:paraId="076A540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1525884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1=Worsened</w:t>
            </w:r>
          </w:p>
          <w:p w14:paraId="5BE8C99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2=Remained the same</w:t>
            </w:r>
          </w:p>
          <w:p w14:paraId="0C8A13C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3=Improved</w:t>
            </w:r>
          </w:p>
          <w:p w14:paraId="28265B9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</w:tc>
        <w:tc>
          <w:tcPr>
            <w:tcW w:w="1691" w:type="dxa"/>
          </w:tcPr>
          <w:p w14:paraId="6293971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commentRangeStart w:id="3"/>
            <w:r w:rsidRPr="0078672B">
              <w:rPr>
                <w:rFonts w:eastAsia="SimSun" w:cs="Times New Roman"/>
                <w:sz w:val="20"/>
                <w:szCs w:val="20"/>
              </w:rPr>
              <w:t>During the last 5 years, has there been any change to the size</w:t>
            </w:r>
            <w:ins w:id="4" w:author="McGee, Heather" w:date="2014-09-10T13:31:00Z">
              <w:r w:rsidRPr="0078672B">
                <w:rPr>
                  <w:rFonts w:eastAsia="SimSun" w:cs="Times New Roman"/>
                  <w:sz w:val="20"/>
                  <w:szCs w:val="20"/>
                </w:rPr>
                <w:t>/area</w:t>
              </w:r>
            </w:ins>
            <w:r w:rsidRPr="0078672B">
              <w:rPr>
                <w:rFonts w:eastAsia="SimSun" w:cs="Times New Roman"/>
                <w:sz w:val="20"/>
                <w:szCs w:val="20"/>
              </w:rPr>
              <w:t xml:space="preserve"> of the forest? </w:t>
            </w:r>
          </w:p>
          <w:p w14:paraId="5317A61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4D4BB9A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1=No</w:t>
            </w:r>
          </w:p>
          <w:p w14:paraId="6D1E8B8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2=Yes</w:t>
            </w:r>
            <w:r w:rsidRPr="0078672B" w:rsidDel="00226116">
              <w:rPr>
                <w:rFonts w:eastAsia="SimSun" w:cs="Times New Roman"/>
                <w:sz w:val="20"/>
                <w:szCs w:val="20"/>
              </w:rPr>
              <w:t xml:space="preserve"> </w:t>
            </w:r>
          </w:p>
          <w:p w14:paraId="47DB423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888=Don’t know</w:t>
            </w:r>
          </w:p>
          <w:p w14:paraId="4187E3D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999=Prefer not to respond</w:t>
            </w:r>
            <w:commentRangeEnd w:id="3"/>
            <w:r w:rsidRPr="0078672B">
              <w:rPr>
                <w:rFonts w:cs="Times New Roman"/>
                <w:sz w:val="20"/>
                <w:szCs w:val="20"/>
              </w:rPr>
              <w:commentReference w:id="3"/>
            </w:r>
          </w:p>
        </w:tc>
        <w:tc>
          <w:tcPr>
            <w:tcW w:w="1692" w:type="dxa"/>
          </w:tcPr>
          <w:p w14:paraId="153B865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If yes, has it decreased or increased greatly?</w:t>
            </w:r>
          </w:p>
          <w:p w14:paraId="279E9BE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0ACF483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1=Increased greatly</w:t>
            </w:r>
          </w:p>
          <w:p w14:paraId="4D11CC9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2=Increased slightly</w:t>
            </w:r>
          </w:p>
          <w:p w14:paraId="3EE233D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3=Stayed the same</w:t>
            </w:r>
          </w:p>
          <w:p w14:paraId="06EC86E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3B00B2D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691" w:type="dxa"/>
          </w:tcPr>
          <w:p w14:paraId="24DA01A1" w14:textId="77777777" w:rsid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it’s increased or decreased, tell me why?</w:t>
            </w:r>
          </w:p>
          <w:p w14:paraId="77B09FC4" w14:textId="77777777" w:rsidR="00211799" w:rsidRPr="0078672B" w:rsidRDefault="00211799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5A7D4C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1=Logging</w:t>
            </w:r>
          </w:p>
          <w:p w14:paraId="13E5763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2=Charcoaling</w:t>
            </w:r>
          </w:p>
          <w:p w14:paraId="64F453E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3=Land clearing for agriculture</w:t>
            </w:r>
          </w:p>
          <w:p w14:paraId="0C43827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4=Change in access </w:t>
            </w:r>
            <w:commentRangeStart w:id="5"/>
            <w:r w:rsidRPr="0078672B">
              <w:rPr>
                <w:rFonts w:cs="Times New Roman"/>
                <w:sz w:val="20"/>
                <w:szCs w:val="20"/>
              </w:rPr>
              <w:t>restriction</w:t>
            </w:r>
            <w:commentRangeEnd w:id="5"/>
            <w:r w:rsidRPr="0078672B">
              <w:rPr>
                <w:rFonts w:cs="Times New Roman"/>
                <w:sz w:val="20"/>
                <w:szCs w:val="20"/>
              </w:rPr>
              <w:commentReference w:id="5"/>
            </w:r>
            <w:r w:rsidRPr="0078672B">
              <w:rPr>
                <w:rFonts w:cs="Times New Roman"/>
                <w:sz w:val="20"/>
                <w:szCs w:val="20"/>
              </w:rPr>
              <w:t>s</w:t>
            </w:r>
          </w:p>
        </w:tc>
        <w:tc>
          <w:tcPr>
            <w:tcW w:w="1692" w:type="dxa"/>
          </w:tcPr>
          <w:p w14:paraId="14EFBB0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commentRangeStart w:id="6"/>
            <w:r w:rsidRPr="0078672B">
              <w:rPr>
                <w:rFonts w:eastAsia="SimSun" w:cs="Times New Roman"/>
                <w:sz w:val="20"/>
                <w:szCs w:val="20"/>
              </w:rPr>
              <w:t>During the last 5 years, has there been any change in the thickness/amount of trees in the forest?</w:t>
            </w:r>
            <w:commentRangeEnd w:id="6"/>
            <w:r w:rsidRPr="0078672B">
              <w:rPr>
                <w:rFonts w:cs="Times New Roman"/>
                <w:sz w:val="20"/>
                <w:szCs w:val="20"/>
              </w:rPr>
              <w:commentReference w:id="6"/>
            </w:r>
          </w:p>
        </w:tc>
        <w:tc>
          <w:tcPr>
            <w:tcW w:w="1691" w:type="dxa"/>
          </w:tcPr>
          <w:p w14:paraId="4BE7128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If yes, has it decreased or increased greatly?</w:t>
            </w:r>
          </w:p>
          <w:p w14:paraId="7ABE78B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</w:p>
          <w:p w14:paraId="782AF79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1=Increased greatly</w:t>
            </w:r>
          </w:p>
          <w:p w14:paraId="23699C0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2=Increased slightly</w:t>
            </w:r>
          </w:p>
          <w:p w14:paraId="25944EC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eastAsia="SimSun" w:cs="Times New Roman"/>
                <w:sz w:val="20"/>
                <w:szCs w:val="20"/>
              </w:rPr>
            </w:pPr>
            <w:r w:rsidRPr="0078672B">
              <w:rPr>
                <w:rFonts w:eastAsia="SimSun" w:cs="Times New Roman"/>
                <w:sz w:val="20"/>
                <w:szCs w:val="20"/>
              </w:rPr>
              <w:t>3=Stayed the same</w:t>
            </w:r>
          </w:p>
          <w:p w14:paraId="459E062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5A5EB6F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692" w:type="dxa"/>
          </w:tcPr>
          <w:p w14:paraId="7E9D454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it’s increased or decreased, tell me why?</w:t>
            </w:r>
          </w:p>
          <w:p w14:paraId="72773C5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1=Logging</w:t>
            </w:r>
          </w:p>
          <w:p w14:paraId="63537C9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2=Charcoaling</w:t>
            </w:r>
          </w:p>
          <w:p w14:paraId="14DFD81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3=Land clearing for agriculture</w:t>
            </w:r>
          </w:p>
          <w:p w14:paraId="6A70DFE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4=Change in access </w:t>
            </w:r>
            <w:commentRangeStart w:id="7"/>
            <w:r w:rsidRPr="0078672B">
              <w:rPr>
                <w:rFonts w:cs="Times New Roman"/>
                <w:sz w:val="20"/>
                <w:szCs w:val="20"/>
              </w:rPr>
              <w:t>restriction</w:t>
            </w:r>
            <w:commentRangeEnd w:id="7"/>
            <w:r w:rsidRPr="0078672B">
              <w:rPr>
                <w:rFonts w:cs="Times New Roman"/>
                <w:sz w:val="20"/>
                <w:szCs w:val="20"/>
              </w:rPr>
              <w:commentReference w:id="7"/>
            </w:r>
            <w:r w:rsidRPr="0078672B">
              <w:rPr>
                <w:rFonts w:cs="Times New Roman"/>
                <w:sz w:val="20"/>
                <w:szCs w:val="20"/>
              </w:rPr>
              <w:t>s</w:t>
            </w:r>
          </w:p>
        </w:tc>
      </w:tr>
      <w:tr w:rsidR="0078672B" w:rsidRPr="0078672B" w14:paraId="186FAAEE" w14:textId="77777777" w:rsidTr="005D1E70">
        <w:trPr>
          <w:trHeight w:val="20"/>
          <w:jc w:val="center"/>
        </w:trPr>
        <w:tc>
          <w:tcPr>
            <w:tcW w:w="714" w:type="dxa"/>
          </w:tcPr>
          <w:p w14:paraId="3A382948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46" w:type="dxa"/>
          </w:tcPr>
          <w:p w14:paraId="179486C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802343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98F75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256BA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43D82C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6D035E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CB0148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A0FD7A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CD026D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736E0AB6" w14:textId="77777777" w:rsidTr="005D1E70">
        <w:trPr>
          <w:trHeight w:val="20"/>
          <w:jc w:val="center"/>
        </w:trPr>
        <w:tc>
          <w:tcPr>
            <w:tcW w:w="714" w:type="dxa"/>
          </w:tcPr>
          <w:p w14:paraId="0EFD1A3F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46" w:type="dxa"/>
          </w:tcPr>
          <w:p w14:paraId="1EE495B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24F609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3A8B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315019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EAE96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A07FAD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F2DEFD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05671E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F5D901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6F102BED" w14:textId="77777777" w:rsidTr="005D1E70">
        <w:trPr>
          <w:trHeight w:val="20"/>
          <w:jc w:val="center"/>
        </w:trPr>
        <w:tc>
          <w:tcPr>
            <w:tcW w:w="714" w:type="dxa"/>
          </w:tcPr>
          <w:p w14:paraId="5F9DDD3A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46" w:type="dxa"/>
          </w:tcPr>
          <w:p w14:paraId="463CF6A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BD027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B80E11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A47C53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E666A2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A02844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9A51A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43BE2E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87D04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047E3E4B" w14:textId="77777777" w:rsidTr="005D1E70">
        <w:trPr>
          <w:trHeight w:val="20"/>
          <w:jc w:val="center"/>
        </w:trPr>
        <w:tc>
          <w:tcPr>
            <w:tcW w:w="714" w:type="dxa"/>
          </w:tcPr>
          <w:p w14:paraId="5A720387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46" w:type="dxa"/>
          </w:tcPr>
          <w:p w14:paraId="62FE498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0589B8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254A80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4BEB75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8B365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EB00C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2D02E7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9402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430857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7399263" w14:textId="77777777" w:rsidTr="005D1E70">
        <w:trPr>
          <w:trHeight w:val="20"/>
          <w:jc w:val="center"/>
        </w:trPr>
        <w:tc>
          <w:tcPr>
            <w:tcW w:w="714" w:type="dxa"/>
          </w:tcPr>
          <w:p w14:paraId="7A287F1C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46" w:type="dxa"/>
          </w:tcPr>
          <w:p w14:paraId="7EA15A6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F15AD0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9BEBB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1AF97B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85C0A1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DFC00A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B0E61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8781D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3044E3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086EBD6" w14:textId="77777777" w:rsidTr="005D1E70">
        <w:trPr>
          <w:trHeight w:val="20"/>
          <w:jc w:val="center"/>
        </w:trPr>
        <w:tc>
          <w:tcPr>
            <w:tcW w:w="714" w:type="dxa"/>
          </w:tcPr>
          <w:p w14:paraId="36B1A3DA" w14:textId="77777777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46" w:type="dxa"/>
          </w:tcPr>
          <w:p w14:paraId="57E7AB6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DA753A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741013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3D862D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F548D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B20A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E36630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782439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B6799D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070582DC" w14:textId="77777777" w:rsidTr="005D1E70">
        <w:trPr>
          <w:trHeight w:val="20"/>
          <w:jc w:val="center"/>
        </w:trPr>
        <w:tc>
          <w:tcPr>
            <w:tcW w:w="714" w:type="dxa"/>
          </w:tcPr>
          <w:p w14:paraId="3FA9EF88" w14:textId="7979F188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46" w:type="dxa"/>
          </w:tcPr>
          <w:p w14:paraId="75570D3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A21A5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0DA74D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C257F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5B681F7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5A4C0A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C7F1A3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31E54A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DA250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151B3276" w14:textId="77777777" w:rsidTr="005D1E70">
        <w:trPr>
          <w:trHeight w:val="20"/>
          <w:jc w:val="center"/>
        </w:trPr>
        <w:tc>
          <w:tcPr>
            <w:tcW w:w="714" w:type="dxa"/>
          </w:tcPr>
          <w:p w14:paraId="6650672A" w14:textId="5633F6C6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46" w:type="dxa"/>
          </w:tcPr>
          <w:p w14:paraId="3592AFD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771A9E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E908725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99D6A1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6FAB69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B3A887B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F92AC2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8E41DD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25A166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68691EEF" w14:textId="77777777" w:rsidTr="005D1E70">
        <w:trPr>
          <w:trHeight w:val="20"/>
          <w:jc w:val="center"/>
        </w:trPr>
        <w:tc>
          <w:tcPr>
            <w:tcW w:w="714" w:type="dxa"/>
          </w:tcPr>
          <w:p w14:paraId="0693BE3A" w14:textId="228EFA40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46" w:type="dxa"/>
          </w:tcPr>
          <w:p w14:paraId="6CF573F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F6F7E3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34AAF0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32929E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389F7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04B56D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54EC36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AA3B3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2AE010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40B4CFBE" w14:textId="77777777" w:rsidTr="005D1E70">
        <w:trPr>
          <w:trHeight w:val="20"/>
          <w:jc w:val="center"/>
        </w:trPr>
        <w:tc>
          <w:tcPr>
            <w:tcW w:w="714" w:type="dxa"/>
          </w:tcPr>
          <w:p w14:paraId="32DB0B3F" w14:textId="62232770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46" w:type="dxa"/>
          </w:tcPr>
          <w:p w14:paraId="184B346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824FB1A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DC1DF1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197B271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3A5916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1C75203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36A22F22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6F6F05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A6FDE6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:rsidRPr="0078672B" w14:paraId="3C498D18" w14:textId="77777777" w:rsidTr="005D1E70">
        <w:trPr>
          <w:trHeight w:val="20"/>
          <w:jc w:val="center"/>
        </w:trPr>
        <w:tc>
          <w:tcPr>
            <w:tcW w:w="714" w:type="dxa"/>
          </w:tcPr>
          <w:p w14:paraId="5858DCAE" w14:textId="79ACEABF" w:rsidR="0078672B" w:rsidRPr="00B34ABA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34ABA"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46" w:type="dxa"/>
          </w:tcPr>
          <w:p w14:paraId="6416F0E0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F23B044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72E1A4F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EB44156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43B44CE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10CB4E08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27D4F69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C5C6C6C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0B8600D" w14:textId="77777777" w:rsidR="0078672B" w:rsidRPr="0078672B" w:rsidRDefault="0078672B" w:rsidP="0078672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245F8BA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1AB2EABB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5CE3C380" w14:textId="77777777" w:rsidR="0078672B" w:rsidRDefault="0078672B" w:rsidP="0078672B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F5A3A4A" w14:textId="77777777" w:rsidR="0078672B" w:rsidRDefault="0078672B" w:rsidP="0078672B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tbl>
      <w:tblPr>
        <w:tblStyle w:val="TableGrid"/>
        <w:tblW w:w="1475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1081"/>
        <w:gridCol w:w="1800"/>
        <w:gridCol w:w="1440"/>
        <w:gridCol w:w="1080"/>
        <w:gridCol w:w="1800"/>
        <w:gridCol w:w="1440"/>
        <w:gridCol w:w="1080"/>
        <w:gridCol w:w="1800"/>
        <w:gridCol w:w="1440"/>
        <w:gridCol w:w="1080"/>
      </w:tblGrid>
      <w:tr w:rsidR="0078672B" w:rsidRPr="00943A99" w14:paraId="493D2455" w14:textId="77777777" w:rsidTr="00211799">
        <w:trPr>
          <w:trHeight w:val="20"/>
          <w:jc w:val="center"/>
        </w:trPr>
        <w:tc>
          <w:tcPr>
            <w:tcW w:w="714" w:type="dxa"/>
          </w:tcPr>
          <w:p w14:paraId="234426C2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b/>
                <w:sz w:val="20"/>
              </w:rPr>
              <w:lastRenderedPageBreak/>
              <w:t>Forest</w:t>
            </w:r>
          </w:p>
          <w:p w14:paraId="088FA484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b/>
                <w:sz w:val="20"/>
              </w:rPr>
              <w:t>code</w:t>
            </w:r>
          </w:p>
        </w:tc>
        <w:tc>
          <w:tcPr>
            <w:tcW w:w="1081" w:type="dxa"/>
          </w:tcPr>
          <w:p w14:paraId="09A70CB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800" w:type="dxa"/>
          </w:tcPr>
          <w:p w14:paraId="68A045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How often do you see people from your community here cutting more log/wood than they need and letting it rot/spoiled?</w:t>
            </w:r>
          </w:p>
          <w:p w14:paraId="678EFC2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36D317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1=Always</w:t>
            </w:r>
          </w:p>
          <w:p w14:paraId="3F0EE0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2=Frequently</w:t>
            </w:r>
          </w:p>
          <w:p w14:paraId="38BC9D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3=Sometimes</w:t>
            </w:r>
          </w:p>
          <w:p w14:paraId="36EAC44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4=Rarely</w:t>
            </w:r>
          </w:p>
          <w:p w14:paraId="67797C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5=Never</w:t>
            </w:r>
          </w:p>
        </w:tc>
        <w:tc>
          <w:tcPr>
            <w:tcW w:w="1440" w:type="dxa"/>
          </w:tcPr>
          <w:p w14:paraId="3A9A48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kinds of trees that you used to see here 5 years ago that you no longer see?</w:t>
            </w:r>
          </w:p>
          <w:p w14:paraId="4BCC43A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64BC7A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436A8FB" w14:textId="4DEE2A0C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4FFD8D4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4D21024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06614DD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trees?</w:t>
            </w:r>
          </w:p>
        </w:tc>
        <w:tc>
          <w:tcPr>
            <w:tcW w:w="1800" w:type="dxa"/>
          </w:tcPr>
          <w:p w14:paraId="5DF2ED3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types of trees that you see in this forest that you did not see 5 years ago?</w:t>
            </w:r>
          </w:p>
          <w:p w14:paraId="2C4C9DC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24DED2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290CA49" w14:textId="44CFF456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17AD44C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6D34ACE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</w:tcPr>
          <w:p w14:paraId="18DB25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new types of trees that are growing?</w:t>
            </w:r>
          </w:p>
          <w:p w14:paraId="2A391B93" w14:textId="265A77BF" w:rsidR="0078672B" w:rsidRPr="0078672B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=</w:t>
            </w:r>
          </w:p>
          <w:p w14:paraId="6BE3ABF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849339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4B4C1FDC" w14:textId="78DD693F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426F212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3C56992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613F10F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trees?</w:t>
            </w:r>
          </w:p>
        </w:tc>
        <w:tc>
          <w:tcPr>
            <w:tcW w:w="1800" w:type="dxa"/>
          </w:tcPr>
          <w:p w14:paraId="4B79ACD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 xml:space="preserve">In your view, during the past 5 years, </w:t>
            </w:r>
            <w:proofErr w:type="gramStart"/>
            <w:r w:rsidRPr="0078672B">
              <w:rPr>
                <w:rFonts w:cs="Times New Roman"/>
                <w:sz w:val="20"/>
                <w:szCs w:val="20"/>
              </w:rPr>
              <w:t>have the number</w:t>
            </w:r>
            <w:proofErr w:type="gramEnd"/>
            <w:r w:rsidRPr="0078672B">
              <w:rPr>
                <w:rFonts w:cs="Times New Roman"/>
                <w:sz w:val="20"/>
                <w:szCs w:val="20"/>
              </w:rPr>
              <w:t xml:space="preserve"> of wildlife in this forest….?</w:t>
            </w:r>
          </w:p>
          <w:p w14:paraId="15E986C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3AE4811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1=Increased greatly</w:t>
            </w:r>
          </w:p>
          <w:p w14:paraId="6B3958C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2=Increased slightly</w:t>
            </w:r>
          </w:p>
          <w:p w14:paraId="120F82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3=Stayed the same</w:t>
            </w:r>
          </w:p>
          <w:p w14:paraId="781677C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4=Decreased slightly</w:t>
            </w:r>
          </w:p>
          <w:p w14:paraId="10FDEA3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5=Decreased greatly</w:t>
            </w:r>
          </w:p>
        </w:tc>
        <w:tc>
          <w:tcPr>
            <w:tcW w:w="1440" w:type="dxa"/>
          </w:tcPr>
          <w:p w14:paraId="780EAF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Are there some types of animals that you used to see in this forest 5 years ago that you no longer see?</w:t>
            </w:r>
          </w:p>
          <w:p w14:paraId="667816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7F427B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1=No</w:t>
            </w:r>
          </w:p>
          <w:p w14:paraId="5CA4ED53" w14:textId="611B8634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2=Yes</w:t>
            </w:r>
          </w:p>
          <w:p w14:paraId="3E31726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888=Don’t know</w:t>
            </w:r>
          </w:p>
          <w:p w14:paraId="09FFA14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</w:tcPr>
          <w:p w14:paraId="2EDC01C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78672B">
              <w:rPr>
                <w:rFonts w:cs="Times New Roman"/>
                <w:sz w:val="20"/>
                <w:szCs w:val="20"/>
              </w:rPr>
              <w:t>If yes, can you list these types of animals?</w:t>
            </w:r>
          </w:p>
        </w:tc>
      </w:tr>
      <w:tr w:rsidR="0078672B" w14:paraId="1CC00CE5" w14:textId="77777777" w:rsidTr="00211799">
        <w:trPr>
          <w:trHeight w:val="20"/>
          <w:jc w:val="center"/>
        </w:trPr>
        <w:tc>
          <w:tcPr>
            <w:tcW w:w="714" w:type="dxa"/>
          </w:tcPr>
          <w:p w14:paraId="49A7A014" w14:textId="77777777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081" w:type="dxa"/>
          </w:tcPr>
          <w:p w14:paraId="3EB4F8E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BCB2D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26D46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DAF408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74B04A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FD9E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AE0B6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6F8EA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656850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039996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3BBD193" w14:textId="77777777" w:rsidTr="00211799">
        <w:trPr>
          <w:trHeight w:val="20"/>
          <w:jc w:val="center"/>
        </w:trPr>
        <w:tc>
          <w:tcPr>
            <w:tcW w:w="714" w:type="dxa"/>
          </w:tcPr>
          <w:p w14:paraId="0EBB714E" w14:textId="04CC1D3A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81" w:type="dxa"/>
          </w:tcPr>
          <w:p w14:paraId="47F6751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4F685D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7A43F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8DCB3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3BA0C8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800B3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3BD55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751F1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43661B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54F715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05CB2B62" w14:textId="77777777" w:rsidTr="00211799">
        <w:trPr>
          <w:trHeight w:val="20"/>
          <w:jc w:val="center"/>
        </w:trPr>
        <w:tc>
          <w:tcPr>
            <w:tcW w:w="714" w:type="dxa"/>
          </w:tcPr>
          <w:p w14:paraId="4763CC5E" w14:textId="387ED91E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1" w:type="dxa"/>
          </w:tcPr>
          <w:p w14:paraId="5AA4156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3D6EA4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6E6DDB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1D5991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A5EE3B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553C87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3D576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E4F58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501E11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4240B1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3C998AC" w14:textId="77777777" w:rsidTr="00211799">
        <w:trPr>
          <w:trHeight w:val="20"/>
          <w:jc w:val="center"/>
        </w:trPr>
        <w:tc>
          <w:tcPr>
            <w:tcW w:w="714" w:type="dxa"/>
          </w:tcPr>
          <w:p w14:paraId="5E4C0BE4" w14:textId="6A7652CC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81" w:type="dxa"/>
          </w:tcPr>
          <w:p w14:paraId="267119F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BFF224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D1F08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06425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52CCE4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2F1D06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D601F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A168A8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DCCDAB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6EFACE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3E7B045" w14:textId="77777777" w:rsidTr="00211799">
        <w:trPr>
          <w:trHeight w:val="20"/>
          <w:jc w:val="center"/>
        </w:trPr>
        <w:tc>
          <w:tcPr>
            <w:tcW w:w="714" w:type="dxa"/>
          </w:tcPr>
          <w:p w14:paraId="17F2EE81" w14:textId="1000C6A3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81" w:type="dxa"/>
          </w:tcPr>
          <w:p w14:paraId="5DB4939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38FFC8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5D8732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BC5A4F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56417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01A52B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CE4F4B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68C614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27CAA2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9846F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7DF3160E" w14:textId="77777777" w:rsidTr="00211799">
        <w:trPr>
          <w:trHeight w:val="20"/>
          <w:jc w:val="center"/>
        </w:trPr>
        <w:tc>
          <w:tcPr>
            <w:tcW w:w="714" w:type="dxa"/>
          </w:tcPr>
          <w:p w14:paraId="1A6243E6" w14:textId="566FB682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 w:rsidRPr="0078672B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81" w:type="dxa"/>
          </w:tcPr>
          <w:p w14:paraId="46D399B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EBC95B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3C8429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B005D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FDC87D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A53CC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BE66BD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1C3C3C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39F39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41F8D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4144C769" w14:textId="77777777" w:rsidTr="00211799">
        <w:trPr>
          <w:trHeight w:val="20"/>
          <w:jc w:val="center"/>
        </w:trPr>
        <w:tc>
          <w:tcPr>
            <w:tcW w:w="714" w:type="dxa"/>
          </w:tcPr>
          <w:p w14:paraId="12D28076" w14:textId="16B97611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81" w:type="dxa"/>
          </w:tcPr>
          <w:p w14:paraId="3096E83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856518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837F7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9BCD72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C961F5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63C832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A812EE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8F096A1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CF6200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EEF66B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AAADE21" w14:textId="77777777" w:rsidTr="00211799">
        <w:trPr>
          <w:trHeight w:val="20"/>
          <w:jc w:val="center"/>
        </w:trPr>
        <w:tc>
          <w:tcPr>
            <w:tcW w:w="714" w:type="dxa"/>
          </w:tcPr>
          <w:p w14:paraId="49848F41" w14:textId="63F31FAC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81" w:type="dxa"/>
          </w:tcPr>
          <w:p w14:paraId="7D7886B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D49C4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E7C376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E66E5B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87F2F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680411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14D45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C7D8ED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DB55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F83499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37930AC5" w14:textId="77777777" w:rsidTr="00211799">
        <w:trPr>
          <w:trHeight w:val="20"/>
          <w:jc w:val="center"/>
        </w:trPr>
        <w:tc>
          <w:tcPr>
            <w:tcW w:w="714" w:type="dxa"/>
          </w:tcPr>
          <w:p w14:paraId="78CDE129" w14:textId="0112FDDA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81" w:type="dxa"/>
          </w:tcPr>
          <w:p w14:paraId="0D43E9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156BE9F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7DB92D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9DC52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68A08C2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22EB0F3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4475E3B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F6ABF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2FF4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D12C09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1ABE1BD4" w14:textId="77777777" w:rsidTr="00211799">
        <w:trPr>
          <w:trHeight w:val="20"/>
          <w:jc w:val="center"/>
        </w:trPr>
        <w:tc>
          <w:tcPr>
            <w:tcW w:w="714" w:type="dxa"/>
          </w:tcPr>
          <w:p w14:paraId="3BFF2E3F" w14:textId="50A14B0B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81" w:type="dxa"/>
          </w:tcPr>
          <w:p w14:paraId="479DFD0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301D79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8B82C4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87354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A14837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0046AC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8172D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51F896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E82D4E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1EFC34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8672B" w14:paraId="1CFCBF13" w14:textId="77777777" w:rsidTr="00211799">
        <w:trPr>
          <w:trHeight w:val="20"/>
          <w:jc w:val="center"/>
        </w:trPr>
        <w:tc>
          <w:tcPr>
            <w:tcW w:w="714" w:type="dxa"/>
          </w:tcPr>
          <w:p w14:paraId="345D8B3F" w14:textId="56C8BD56" w:rsidR="0078672B" w:rsidRPr="0078672B" w:rsidRDefault="0078672B" w:rsidP="00211799">
            <w:pPr>
              <w:contextualSpacing/>
              <w:jc w:val="center"/>
              <w:rPr>
                <w:b/>
                <w:sz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81" w:type="dxa"/>
          </w:tcPr>
          <w:p w14:paraId="03B3B3DA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0075C02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556179D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78C0107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1102DCD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4B9FD86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E3FAE7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14A1DC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E924938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D0FAA15" w14:textId="77777777" w:rsidR="0078672B" w:rsidRPr="0078672B" w:rsidRDefault="0078672B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71A216C3" w14:textId="77777777" w:rsidR="0078672B" w:rsidRDefault="0078672B" w:rsidP="0078672B">
      <w:pPr>
        <w:spacing w:after="0" w:line="240" w:lineRule="auto"/>
        <w:contextualSpacing/>
      </w:pPr>
    </w:p>
    <w:p w14:paraId="725032D8" w14:textId="77777777" w:rsidR="0078672B" w:rsidRDefault="0078672B" w:rsidP="0078672B">
      <w:r>
        <w:br w:type="page"/>
      </w:r>
    </w:p>
    <w:tbl>
      <w:tblPr>
        <w:tblStyle w:val="TableGrid"/>
        <w:tblW w:w="14036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5"/>
        <w:gridCol w:w="1045"/>
        <w:gridCol w:w="1691"/>
        <w:gridCol w:w="1224"/>
        <w:gridCol w:w="1440"/>
        <w:gridCol w:w="1692"/>
        <w:gridCol w:w="1691"/>
        <w:gridCol w:w="1692"/>
        <w:gridCol w:w="1406"/>
        <w:gridCol w:w="1440"/>
      </w:tblGrid>
      <w:tr w:rsidR="006B5A60" w:rsidRPr="006B5A60" w14:paraId="6C45CF03" w14:textId="77777777" w:rsidTr="005D1E70">
        <w:trPr>
          <w:trHeight w:val="20"/>
          <w:jc w:val="center"/>
        </w:trPr>
        <w:tc>
          <w:tcPr>
            <w:tcW w:w="715" w:type="dxa"/>
          </w:tcPr>
          <w:p w14:paraId="3647A24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lastRenderedPageBreak/>
              <w:t>Forest</w:t>
            </w:r>
          </w:p>
          <w:p w14:paraId="7529E7A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code</w:t>
            </w:r>
          </w:p>
        </w:tc>
        <w:tc>
          <w:tcPr>
            <w:tcW w:w="1045" w:type="dxa"/>
          </w:tcPr>
          <w:p w14:paraId="63A87AF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Name of the forest</w:t>
            </w:r>
          </w:p>
        </w:tc>
        <w:tc>
          <w:tcPr>
            <w:tcW w:w="1691" w:type="dxa"/>
          </w:tcPr>
          <w:p w14:paraId="5181F6E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Are there some kinds of animals that you see in this forest that you did not see 5 years ago?</w:t>
            </w:r>
          </w:p>
        </w:tc>
        <w:tc>
          <w:tcPr>
            <w:tcW w:w="1224" w:type="dxa"/>
          </w:tcPr>
          <w:p w14:paraId="01EAA77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If yes, can you list these types of animals?</w:t>
            </w:r>
          </w:p>
        </w:tc>
        <w:tc>
          <w:tcPr>
            <w:tcW w:w="1440" w:type="dxa"/>
          </w:tcPr>
          <w:p w14:paraId="2227FB2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What is the distance to the forest from your house?</w:t>
            </w:r>
          </w:p>
        </w:tc>
        <w:tc>
          <w:tcPr>
            <w:tcW w:w="1692" w:type="dxa"/>
          </w:tcPr>
          <w:p w14:paraId="72DB602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How does your HH access this forest?</w:t>
            </w:r>
          </w:p>
          <w:p w14:paraId="6504F6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0A821A5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1=Walk</w:t>
            </w:r>
          </w:p>
          <w:p w14:paraId="3C3994E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2=Bike</w:t>
            </w:r>
          </w:p>
          <w:p w14:paraId="08127A8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3=Car</w:t>
            </w:r>
          </w:p>
        </w:tc>
        <w:tc>
          <w:tcPr>
            <w:tcW w:w="1691" w:type="dxa"/>
          </w:tcPr>
          <w:p w14:paraId="47F426C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How long (minutes/hours) does it take your HH to access this forest?</w:t>
            </w:r>
          </w:p>
        </w:tc>
        <w:tc>
          <w:tcPr>
            <w:tcW w:w="1692" w:type="dxa"/>
          </w:tcPr>
          <w:p w14:paraId="7C80529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Have there been any restrictions on your HH’s access to this forest?</w:t>
            </w:r>
          </w:p>
          <w:p w14:paraId="61EC804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4903257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1=No</w:t>
            </w:r>
          </w:p>
          <w:p w14:paraId="18C082F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2=Yes</w:t>
            </w:r>
            <w:r w:rsidRPr="006B5A60" w:rsidDel="00226116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C6C536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888=Don’t know</w:t>
            </w:r>
          </w:p>
          <w:p w14:paraId="52C8A04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406" w:type="dxa"/>
          </w:tcPr>
          <w:p w14:paraId="75B9F2B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>By whom?</w:t>
            </w:r>
          </w:p>
        </w:tc>
        <w:tc>
          <w:tcPr>
            <w:tcW w:w="1440" w:type="dxa"/>
          </w:tcPr>
          <w:p w14:paraId="79A28E9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6B5A60">
              <w:rPr>
                <w:rFonts w:cs="Times New Roman"/>
                <w:sz w:val="20"/>
                <w:szCs w:val="20"/>
              </w:rPr>
              <w:t xml:space="preserve">For what reason? </w:t>
            </w:r>
            <w:ins w:id="8" w:author="McGee, Heather" w:date="2014-09-10T13:50:00Z">
              <w:r w:rsidRPr="006B5A60">
                <w:rPr>
                  <w:rFonts w:cs="Times New Roman"/>
                  <w:sz w:val="20"/>
                  <w:szCs w:val="20"/>
                </w:rPr>
                <w:t xml:space="preserve"> </w:t>
              </w:r>
            </w:ins>
          </w:p>
        </w:tc>
      </w:tr>
      <w:tr w:rsidR="006B5A60" w:rsidRPr="006B5A60" w14:paraId="2DD94A6C" w14:textId="77777777" w:rsidTr="005D1E70">
        <w:trPr>
          <w:trHeight w:val="20"/>
          <w:jc w:val="center"/>
        </w:trPr>
        <w:tc>
          <w:tcPr>
            <w:tcW w:w="715" w:type="dxa"/>
          </w:tcPr>
          <w:p w14:paraId="4D2385E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</w:p>
        </w:tc>
        <w:tc>
          <w:tcPr>
            <w:tcW w:w="1045" w:type="dxa"/>
          </w:tcPr>
          <w:p w14:paraId="66D594D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ABCABD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31A255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D181FB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185EC3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9C435C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74EE7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192485D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92FE7B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286AF35C" w14:textId="77777777" w:rsidTr="005D1E70">
        <w:trPr>
          <w:trHeight w:val="20"/>
          <w:jc w:val="center"/>
        </w:trPr>
        <w:tc>
          <w:tcPr>
            <w:tcW w:w="715" w:type="dxa"/>
          </w:tcPr>
          <w:p w14:paraId="0408DD2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045" w:type="dxa"/>
          </w:tcPr>
          <w:p w14:paraId="631861A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966362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137654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534639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5DCED0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7CD06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52AF4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11AAC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76AD49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69B6EBEF" w14:textId="77777777" w:rsidTr="005D1E70">
        <w:trPr>
          <w:trHeight w:val="20"/>
          <w:jc w:val="center"/>
        </w:trPr>
        <w:tc>
          <w:tcPr>
            <w:tcW w:w="715" w:type="dxa"/>
          </w:tcPr>
          <w:p w14:paraId="2A06DA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45" w:type="dxa"/>
          </w:tcPr>
          <w:p w14:paraId="640B786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71690C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7BD3D8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1EEE52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64D8B81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91C394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CE459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65081C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9908E7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779D2A81" w14:textId="77777777" w:rsidTr="005D1E70">
        <w:trPr>
          <w:trHeight w:val="20"/>
          <w:jc w:val="center"/>
        </w:trPr>
        <w:tc>
          <w:tcPr>
            <w:tcW w:w="715" w:type="dxa"/>
          </w:tcPr>
          <w:p w14:paraId="2986153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045" w:type="dxa"/>
          </w:tcPr>
          <w:p w14:paraId="17E83C8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36658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485E7B2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A7274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69BFE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991B1A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558748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3D7A853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054FDE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3C865FCA" w14:textId="77777777" w:rsidTr="005D1E70">
        <w:trPr>
          <w:trHeight w:val="20"/>
          <w:jc w:val="center"/>
        </w:trPr>
        <w:tc>
          <w:tcPr>
            <w:tcW w:w="715" w:type="dxa"/>
          </w:tcPr>
          <w:p w14:paraId="6374A1C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45" w:type="dxa"/>
          </w:tcPr>
          <w:p w14:paraId="0C6F4682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3F09C5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60AA17B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85C68B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C2B5A1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762C74E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28CC8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E073F1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70C438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19E5CB7" w14:textId="77777777" w:rsidTr="005D1E70">
        <w:trPr>
          <w:trHeight w:val="20"/>
          <w:jc w:val="center"/>
        </w:trPr>
        <w:tc>
          <w:tcPr>
            <w:tcW w:w="715" w:type="dxa"/>
          </w:tcPr>
          <w:p w14:paraId="0A159D8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B5A60">
              <w:rPr>
                <w:rFonts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45" w:type="dxa"/>
          </w:tcPr>
          <w:p w14:paraId="7A481E8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BC7F18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089321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A536DB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5DA55C7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BD891F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E656FC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47DE91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D64730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2A99174E" w14:textId="77777777" w:rsidTr="005D1E70">
        <w:trPr>
          <w:trHeight w:val="20"/>
          <w:jc w:val="center"/>
        </w:trPr>
        <w:tc>
          <w:tcPr>
            <w:tcW w:w="715" w:type="dxa"/>
          </w:tcPr>
          <w:p w14:paraId="23ECFCD0" w14:textId="4E1FE540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45" w:type="dxa"/>
          </w:tcPr>
          <w:p w14:paraId="55AB6FF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2CF3E7C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240F46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910D02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50F3E3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4D2A52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2017064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2E590A0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8E3149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A26DF2A" w14:textId="77777777" w:rsidTr="005D1E70">
        <w:trPr>
          <w:trHeight w:val="20"/>
          <w:jc w:val="center"/>
        </w:trPr>
        <w:tc>
          <w:tcPr>
            <w:tcW w:w="715" w:type="dxa"/>
          </w:tcPr>
          <w:p w14:paraId="7AE66E9B" w14:textId="38AAA0E4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045" w:type="dxa"/>
          </w:tcPr>
          <w:p w14:paraId="752E1ED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56181D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8BF9C7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9E2E011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FBACDA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C708BE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14B52AD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053A2E5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1639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4A18071D" w14:textId="77777777" w:rsidTr="005D1E70">
        <w:trPr>
          <w:trHeight w:val="20"/>
          <w:jc w:val="center"/>
        </w:trPr>
        <w:tc>
          <w:tcPr>
            <w:tcW w:w="715" w:type="dxa"/>
          </w:tcPr>
          <w:p w14:paraId="6919FFB5" w14:textId="04EB201A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45" w:type="dxa"/>
          </w:tcPr>
          <w:p w14:paraId="2573A42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06D97D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67667F2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229AF0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42D470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080BF347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D80A2C4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AF106FA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BA5937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0E4A7179" w14:textId="77777777" w:rsidTr="005D1E70">
        <w:trPr>
          <w:trHeight w:val="20"/>
          <w:jc w:val="center"/>
        </w:trPr>
        <w:tc>
          <w:tcPr>
            <w:tcW w:w="715" w:type="dxa"/>
          </w:tcPr>
          <w:p w14:paraId="4F8CAD5F" w14:textId="4B3B2DAE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045" w:type="dxa"/>
          </w:tcPr>
          <w:p w14:paraId="62E3E4D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BCFB37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4A2503D8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9115BF9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A02258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3F660C6C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48F7728F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57F2C44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761641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6B5A60" w:rsidRPr="006B5A60" w14:paraId="5B60EA88" w14:textId="77777777" w:rsidTr="005D1E70">
        <w:trPr>
          <w:trHeight w:val="20"/>
          <w:jc w:val="center"/>
        </w:trPr>
        <w:tc>
          <w:tcPr>
            <w:tcW w:w="715" w:type="dxa"/>
          </w:tcPr>
          <w:p w14:paraId="2BB21E7A" w14:textId="38545ACE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045" w:type="dxa"/>
          </w:tcPr>
          <w:p w14:paraId="6B47FB4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437F74D0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24" w:type="dxa"/>
          </w:tcPr>
          <w:p w14:paraId="0BB11506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2380494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0B87977D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1" w:type="dxa"/>
          </w:tcPr>
          <w:p w14:paraId="6BCB4B75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692" w:type="dxa"/>
          </w:tcPr>
          <w:p w14:paraId="711AB86B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06" w:type="dxa"/>
          </w:tcPr>
          <w:p w14:paraId="2921D6E3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23D793E" w14:textId="77777777" w:rsidR="006B5A60" w:rsidRPr="006B5A60" w:rsidRDefault="006B5A60" w:rsidP="006B5A6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B06EC72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33A9B8F7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43D51DD5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</w:p>
    <w:p w14:paraId="61E648F9" w14:textId="77777777" w:rsidR="0078672B" w:rsidRDefault="0078672B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  <w:sectPr w:rsidR="0078672B" w:rsidSect="002A4E06">
          <w:pgSz w:w="15840" w:h="12240" w:orient="landscape"/>
          <w:pgMar w:top="1080" w:right="1080" w:bottom="1080" w:left="1080" w:header="720" w:footer="720" w:gutter="0"/>
          <w:cols w:space="720"/>
          <w:docGrid w:linePitch="360"/>
        </w:sectPr>
      </w:pPr>
    </w:p>
    <w:p w14:paraId="34813593" w14:textId="63D30890" w:rsidR="0095245E" w:rsidRPr="00AC7CBE" w:rsidRDefault="0095245E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 xml:space="preserve">FOREST MANAGEMENT </w:t>
      </w:r>
    </w:p>
    <w:p w14:paraId="5BF114C1" w14:textId="77777777" w:rsidR="0095245E" w:rsidRPr="00AC7CBE" w:rsidRDefault="0095245E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Next I am going to ask a series of questions about forest management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91"/>
      </w:tblGrid>
      <w:tr w:rsidR="001E68A0" w:rsidRPr="00AC7CBE" w14:paraId="271FE27D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458898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8B01C" w14:textId="250F0844" w:rsidR="001E68A0" w:rsidRPr="00AC7CBE" w:rsidRDefault="001E68A0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F1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Do you have a village forest committee?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0E95EDCA" w14:textId="1A78ED6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  <w:r w:rsidRPr="00AC7CBE">
              <w:rPr>
                <w:rStyle w:val="CommentReference"/>
                <w:sz w:val="22"/>
                <w:szCs w:val="22"/>
              </w:rPr>
              <w:commentReference w:id="9"/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D0053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F642C73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10A1716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B2482A2" w14:textId="77777777" w:rsidR="001E68A0" w:rsidRPr="00AC7CBE" w:rsidRDefault="001E68A0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B439F3" w14:textId="77777777" w:rsidR="001E68A0" w:rsidRPr="00AC7CBE" w:rsidRDefault="001E68A0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AC7CBE" w14:paraId="7A24B4DE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310EA6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40BBFBD" w14:textId="04A69338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are in the forest committee? 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C76970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7CDA53CA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3B97EA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3FE22C" w14:textId="6222A95D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forest committee are women?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no_vlc_fem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D476B3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7DDB119E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CD7760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9759F" w14:textId="2B9FC00B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members of the forest committee are under the age of 35?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no_vlc_youth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D1FCC5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AC7CBE" w14:paraId="0A3264CC" w14:textId="77777777" w:rsidTr="006B5A6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3FC47F" w14:textId="7777777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1621DC5" w14:textId="0730E9A7" w:rsidR="001E68A0" w:rsidRPr="00AC7CBE" w:rsidRDefault="001E68A0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In the past year, how many forest management related meetings were held in your village?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hvmeet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1CDC0B" w14:textId="77777777" w:rsidR="001E68A0" w:rsidRPr="00AC7CBE" w:rsidRDefault="001E68A0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1E170185" w14:textId="77777777" w:rsidR="001E68A0" w:rsidRPr="00AC7CBE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91"/>
      </w:tblGrid>
      <w:tr w:rsidR="006B5A60" w:rsidRPr="00F82CC8" w14:paraId="1D868FD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F9C89" w14:textId="77777777" w:rsidR="006B5A60" w:rsidRPr="00741093" w:rsidRDefault="006B5A60" w:rsidP="005D1E70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C50776" w14:textId="38B46C35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Are there rules about who can access and use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BC35F2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1=No</w:t>
            </w:r>
          </w:p>
          <w:p w14:paraId="3A6E7D53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2=Yes</w:t>
            </w:r>
            <w:r w:rsidRPr="00962095" w:rsidDel="00226116">
              <w:rPr>
                <w:color w:val="000000"/>
              </w:rPr>
              <w:t xml:space="preserve"> </w:t>
            </w:r>
          </w:p>
          <w:p w14:paraId="3BCAAF05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888=Don’t know</w:t>
            </w:r>
          </w:p>
          <w:p w14:paraId="69A932CC" w14:textId="77777777" w:rsidR="006B5A60" w:rsidRPr="00962095" w:rsidRDefault="006B5A60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0EB01A" w14:textId="77777777" w:rsidR="006B5A60" w:rsidRPr="006F4E6D" w:rsidRDefault="006B5A60" w:rsidP="005D1E70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815557" w14:paraId="2003EFBE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2D7E4071" w14:textId="77777777" w:rsidR="00962095" w:rsidRPr="00815557" w:rsidRDefault="00962095" w:rsidP="005D1E70">
            <w:pPr>
              <w:spacing w:after="0"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5F7AF46F" w14:textId="0F46DDA8" w:rsidR="00962095" w:rsidRPr="00962095" w:rsidRDefault="00962095" w:rsidP="00962095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 xml:space="preserve">Who can access this forest for non-consumptive?  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0027CF" w14:textId="77777777" w:rsidR="00962095" w:rsidRPr="00815557" w:rsidRDefault="00962095" w:rsidP="005D1E70">
            <w:pPr>
              <w:spacing w:after="0"/>
              <w:rPr>
                <w:w w:val="105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815557" w14:paraId="54681EE2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09DB3EF" w14:textId="77777777" w:rsidR="00962095" w:rsidRPr="00815557" w:rsidRDefault="00962095" w:rsidP="005D1E70">
            <w:pPr>
              <w:spacing w:after="0"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0C9951" w14:textId="40286EA0" w:rsidR="00962095" w:rsidRPr="00962095" w:rsidRDefault="00962095" w:rsidP="00962095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 xml:space="preserve">Who can access this forest for consumptive?  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626276" w14:textId="77777777" w:rsidR="00962095" w:rsidRPr="00962095" w:rsidRDefault="00962095" w:rsidP="005D1E70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F82CC8" w14:paraId="5DBEF25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9C7B7A" w14:textId="77777777" w:rsidR="00962095" w:rsidRPr="00741093" w:rsidRDefault="00962095" w:rsidP="005D1E70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B39C267" w14:textId="2396ABCB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Are there rules about when people can access and use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E39D0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1=No</w:t>
            </w:r>
          </w:p>
          <w:p w14:paraId="540C8E9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2=Yes</w:t>
            </w:r>
            <w:r w:rsidRPr="00962095" w:rsidDel="00226116">
              <w:rPr>
                <w:color w:val="000000"/>
              </w:rPr>
              <w:t xml:space="preserve"> </w:t>
            </w:r>
          </w:p>
          <w:p w14:paraId="00C7A176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888=Don’t know</w:t>
            </w:r>
          </w:p>
          <w:p w14:paraId="0589D47B" w14:textId="77777777" w:rsidR="00962095" w:rsidRPr="00962095" w:rsidRDefault="00962095" w:rsidP="005D1E70">
            <w:pPr>
              <w:spacing w:after="0"/>
              <w:rPr>
                <w:color w:val="000000"/>
              </w:rPr>
            </w:pPr>
            <w:r w:rsidRPr="00962095">
              <w:rPr>
                <w:color w:val="000000"/>
              </w:rPr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3A93766" w14:textId="77777777" w:rsidR="00962095" w:rsidRPr="006F4E6D" w:rsidRDefault="00962095" w:rsidP="005D1E70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73A1FBCB" w14:textId="77777777" w:rsidR="001E68A0" w:rsidRDefault="001E68A0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3DD8318C" w14:textId="77777777" w:rsidR="005142A9" w:rsidRPr="00AC7CBE" w:rsidRDefault="005142A9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6D40B2" w:rsidRPr="00AC7CBE" w14:paraId="061E577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8F898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CE833F6" w14:textId="27EED5B6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F6a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Is there a rule in this village about</w:t>
            </w:r>
            <w:r w:rsidR="004900F5" w:rsidRPr="00AC7CBE">
              <w:rPr>
                <w:rFonts w:asciiTheme="minorHAnsi" w:eastAsiaTheme="minorEastAsia" w:hAnsiTheme="minorHAnsi"/>
                <w:lang w:eastAsia="zh-CN"/>
              </w:rPr>
              <w:t xml:space="preserve"> grazing animals in the forest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?  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hgraze</w:t>
            </w:r>
            <w:proofErr w:type="spellEnd"/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5175E09F" w14:textId="44358B93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F7</w:t>
            </w:r>
            <w:r w:rsidR="00962095">
              <w:rPr>
                <w:rFonts w:eastAsiaTheme="minorEastAsia" w:cs="Times New Roman"/>
                <w:b/>
                <w:w w:val="105"/>
                <w:lang w:eastAsia="zh-CN"/>
              </w:rPr>
              <w:t>a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701E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035132CC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D1665D8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3F4DEFF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BFC38DE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5AF8DAD4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7293F8A" w14:textId="77777777" w:rsidR="006D40B2" w:rsidRPr="00AC7CBE" w:rsidRDefault="006D40B2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24774A74" w14:textId="05BD8D56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Please describe this rule about grazing livestock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hgrazer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701C42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D40B2" w:rsidRPr="00AC7CBE" w14:paraId="33AE01C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7FD8A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A70B56" w14:textId="64CFE115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F6c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Does your village monitor for rule breaking? 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hgrazwenf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6A8A1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E40F98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1DB2D54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0AD58E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38EB77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411F96E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872F6C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E330CF1" w14:textId="5480DB30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F6d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Are there penalties for breaking this rule?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hgrazrenf</w:t>
            </w:r>
            <w:proofErr w:type="spellEnd"/>
            <w:r w:rsidRPr="00AC7CBE">
              <w:rPr>
                <w:b/>
                <w:color w:val="000000"/>
              </w:rPr>
              <w:t>)</w:t>
            </w:r>
            <w:r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78430B3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54D10E1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488D5703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14FEEAB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41B7F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55826F4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D7E03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28A2C79" w14:textId="4D4F0B45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AC7CBE">
              <w:rPr>
                <w:rFonts w:asciiTheme="minorHAnsi" w:eastAsiaTheme="minorEastAsia" w:hAnsiTheme="minorHAnsi"/>
                <w:lang w:eastAsia="zh-CN"/>
              </w:rPr>
              <w:t>F6e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  <w:r w:rsidRPr="00AC7CBE">
              <w:rPr>
                <w:rFonts w:asciiTheme="minorHAnsi" w:eastAsiaTheme="minorEastAsia" w:hAnsiTheme="minorHAnsi"/>
                <w:b/>
                <w:lang w:eastAsia="zh-CN"/>
              </w:rPr>
              <w:t>(hgrazpen1)</w:t>
            </w:r>
          </w:p>
          <w:p w14:paraId="09D8D675" w14:textId="77777777" w:rsidR="006D40B2" w:rsidRPr="00AC7CBE" w:rsidRDefault="006D40B2" w:rsidP="00AC7CBE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6CA80A29" w14:textId="5EA7F855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F6f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9AB545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1B28BA9C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048BC26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00AD80B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lastRenderedPageBreak/>
              <w:t xml:space="preserve">4=Required labor input </w:t>
            </w:r>
          </w:p>
          <w:p w14:paraId="1B2FFF7E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1B6946CA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30CD735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54CE720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0EFA9A68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02479F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D40B2" w:rsidRPr="00AC7CBE" w14:paraId="14B18E8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DA4B40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85BC01" w14:textId="2A320331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F6fi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(hgrazpen1fine)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A3F77" w14:textId="77777777" w:rsidR="006D40B2" w:rsidRPr="00AC7CBE" w:rsidRDefault="006D40B2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D40B2" w:rsidRPr="00AC7CBE" w14:paraId="25E7BC4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3A19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A846D" w14:textId="3914A615" w:rsidR="006D40B2" w:rsidRPr="00AC7CBE" w:rsidRDefault="006D40B2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F6f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first time a household breaks this rule? </w:t>
            </w:r>
            <w:r w:rsidRPr="00AC7CBE">
              <w:rPr>
                <w:b/>
                <w:color w:val="000000"/>
              </w:rPr>
              <w:t>(hgrazwpen1)</w:t>
            </w:r>
          </w:p>
          <w:p w14:paraId="4B63BD81" w14:textId="37539FDF" w:rsidR="006D40B2" w:rsidRPr="00AC7CBE" w:rsidRDefault="006D40B2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69D155" w14:textId="2C9FCE32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1290910F" w14:textId="09B61F3F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4F19A47F" w14:textId="2AD96784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5C870E2" w14:textId="7164EC32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59F524A" w14:textId="47C631AD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40B8BB2" w14:textId="0DD1E1CF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09FB00B6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7D56FFCF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DA0A329" w14:textId="77777777" w:rsidR="006D40B2" w:rsidRPr="00AC7CBE" w:rsidRDefault="006D40B2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A01237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6960516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D6F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850E0" w14:textId="289A76CC" w:rsidR="006D40B2" w:rsidRPr="00AC7CBE" w:rsidRDefault="006D40B2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F6g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second time a household breaks this rule? </w:t>
            </w:r>
            <w:r w:rsidRPr="00AC7CBE">
              <w:rPr>
                <w:b/>
                <w:color w:val="000000"/>
              </w:rPr>
              <w:t>(hgrazpen2)</w:t>
            </w:r>
          </w:p>
          <w:p w14:paraId="6F5B0303" w14:textId="04937766" w:rsidR="006D40B2" w:rsidRPr="00AC7CBE" w:rsidRDefault="006D40B2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F6h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8F890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4A88534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6AEF385C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7652076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43F2B623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51422DB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72E0868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2A956945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40F44486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F594F4" w14:textId="77777777" w:rsidR="006D40B2" w:rsidRPr="00AC7CBE" w:rsidRDefault="006D40B2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AC7CBE" w14:paraId="0382184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1F7A2A" w14:textId="77777777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E7B5E" w14:textId="5F240D9F" w:rsidR="006D40B2" w:rsidRPr="00AC7CBE" w:rsidRDefault="006D40B2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F6gi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(hgrazpen2fine)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EFA463" w14:textId="77777777" w:rsidR="006D40B2" w:rsidRPr="00AC7CBE" w:rsidRDefault="006D40B2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AC7CBE" w14:paraId="4D71A04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F2A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C21B8" w14:textId="77777777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 xml:space="preserve">F6h.Who decides what the penalty is the second time a household breaks this rule? </w:t>
            </w:r>
            <w:r w:rsidRPr="00AC7CBE">
              <w:rPr>
                <w:b/>
                <w:color w:val="000000"/>
              </w:rPr>
              <w:t>(hgrazwpen2)</w:t>
            </w:r>
          </w:p>
          <w:p w14:paraId="1A0E8D25" w14:textId="7002D179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02972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46E2C352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046BF08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3BF6B59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2A25B0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298B9D5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6C212053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4DE206B0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8D80021" w14:textId="7327758F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89C5AE" w14:textId="6A780F26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F0C5B0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2F4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7F326" w14:textId="07CF4238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F6i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third time a household breaks this rule? </w:t>
            </w:r>
            <w:r w:rsidRPr="00AC7CBE">
              <w:rPr>
                <w:b/>
                <w:color w:val="000000"/>
              </w:rPr>
              <w:t>(hgrazpen3)</w:t>
            </w:r>
          </w:p>
          <w:p w14:paraId="1666261E" w14:textId="09D7CBC1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F6j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D1068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58F3E9F1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2062A34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031EEE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54A13954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48213C3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3E0FB54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97=Other, specify </w:t>
            </w:r>
          </w:p>
          <w:p w14:paraId="7BAAB145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5E5F98A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7030C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F635E" w:rsidRPr="00AC7CBE" w14:paraId="66EACB0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0BC986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73EC7D6" w14:textId="744A72C3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F6ii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  <w:r w:rsidRPr="00AC7CBE">
              <w:rPr>
                <w:b/>
                <w:color w:val="000000"/>
              </w:rPr>
              <w:t>(hgrazpen3fine)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53262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AC7CBE" w14:paraId="59FDF16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3EFC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56019" w14:textId="10F44943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F6j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third time a household breaks this rule? </w:t>
            </w:r>
          </w:p>
          <w:p w14:paraId="69B469A2" w14:textId="77777777" w:rsidR="006F635E" w:rsidRPr="00AC7CBE" w:rsidRDefault="006F635E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b/>
                <w:color w:val="000000"/>
              </w:rPr>
              <w:t>(hgrazwpen3)</w:t>
            </w:r>
          </w:p>
          <w:p w14:paraId="494561C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31892928" w14:textId="05C5587B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809BD6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43E739E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18A558F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1A52D3D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695F6AF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2258305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242042F1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04B4CF3A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DEA86C9" w14:textId="277E95F9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941BD0A" w14:textId="0FC93618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F4AA56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6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A962F" w14:textId="71A54F50" w:rsidR="006F635E" w:rsidRPr="00AC7CBE" w:rsidRDefault="006F635E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F6k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compliance with penalties?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hgrazcomp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107D4A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6DA34F28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D20921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5592419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66EC377E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0F19C8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6B3157AB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D1CE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2DE1813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5DC7A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C00976" w14:textId="5E24E5E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F6l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times in the past year was this rule broken?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hgrazinf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37C086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9F195DD" w14:textId="77777777" w:rsidR="00BA10DE" w:rsidRDefault="00BA10DE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962095" w:rsidRPr="00AC7CBE" w14:paraId="4A8E425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B21A3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EA475BE" w14:textId="0B515E2F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F7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Is there a rule in this village about </w:t>
            </w:r>
            <w:r>
              <w:rPr>
                <w:rFonts w:asciiTheme="minorHAnsi" w:eastAsiaTheme="minorEastAsia" w:hAnsiTheme="minorHAnsi"/>
                <w:lang w:eastAsia="zh-CN"/>
              </w:rPr>
              <w:t>when and where a fire can be started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 in the forest</w:t>
            </w:r>
            <w:r>
              <w:rPr>
                <w:rFonts w:asciiTheme="minorHAnsi" w:eastAsiaTheme="minorEastAsia" w:hAnsiTheme="minorHAnsi"/>
                <w:lang w:eastAsia="zh-CN"/>
              </w:rPr>
              <w:t xml:space="preserve">?  </w:t>
            </w:r>
          </w:p>
          <w:p w14:paraId="5645B19F" w14:textId="7053B188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F8a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BBF20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2742065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AFADA41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493B97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3FF45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5990EB31" w14:textId="77777777" w:rsidTr="005D1E7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E92EF8C" w14:textId="77777777" w:rsidR="00962095" w:rsidRPr="00AC7CBE" w:rsidRDefault="00962095" w:rsidP="005D1E70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75FCAAB1" w14:textId="7903ED49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b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Please describe this rule about </w:t>
            </w:r>
            <w:r>
              <w:rPr>
                <w:rFonts w:eastAsiaTheme="minorEastAsia"/>
                <w:lang w:eastAsia="zh-CN"/>
              </w:rPr>
              <w:t>when and where a fire can be started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2D4A86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AC7CBE" w14:paraId="378A5D0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9BA20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39740" w14:textId="3BEAE294" w:rsidR="00962095" w:rsidRPr="00AC7CBE" w:rsidRDefault="0096209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color w:val="000000"/>
              </w:rPr>
              <w:t>F</w:t>
            </w:r>
            <w:r>
              <w:rPr>
                <w:color w:val="000000"/>
              </w:rPr>
              <w:t>7</w:t>
            </w:r>
            <w:r w:rsidRPr="00AC7CBE">
              <w:rPr>
                <w:color w:val="000000"/>
              </w:rPr>
              <w:t>c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Does your village</w:t>
            </w:r>
            <w:r>
              <w:rPr>
                <w:color w:val="000000"/>
              </w:rPr>
              <w:t xml:space="preserve"> monitor for rule breaking? 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6EE284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098BDDD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55CA8E3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6BDEF2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8B8C1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D0F1358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1F5CA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32A30D" w14:textId="3A1940E8" w:rsidR="00962095" w:rsidRPr="00AC7CBE" w:rsidRDefault="0096209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d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Are there penalties for breaking this rule?</w:t>
            </w:r>
            <w:r w:rsidRPr="00AC7CBE">
              <w:t xml:space="preserve"> </w:t>
            </w:r>
            <w:r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A5F38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1E7C58A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2362245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718C20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D81E4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526ABF90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65C04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8D5AAC" w14:textId="0E19061E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F7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>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</w:p>
          <w:p w14:paraId="41DC6940" w14:textId="77777777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3FBEA440" w14:textId="5D703421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F7f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B0099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6F6C8D44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3274586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346F194B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252A117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59EDA79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0D4290F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4DC0100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5C347EA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lastRenderedPageBreak/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4EC259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2DA3D4AE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43C982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966409" w14:textId="06666BAF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fi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F885EA5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FEBFF8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F10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865165" w14:textId="380EDD4B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f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first time a household breaks this rule? </w:t>
            </w:r>
          </w:p>
          <w:p w14:paraId="1FED6916" w14:textId="62AAE4B8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E5245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7EB0917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56C9285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E1E89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748E985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D7655F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5FCB8B10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1EA2CB7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664683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FF444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AFCA1A4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022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D9CA9D" w14:textId="39D7AECC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g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>What is the typical penalty the second tim</w:t>
            </w:r>
            <w:r>
              <w:rPr>
                <w:color w:val="000000"/>
              </w:rPr>
              <w:t>e a household breaks this rule?</w:t>
            </w:r>
          </w:p>
          <w:p w14:paraId="3C3EB0F8" w14:textId="2F74B5A6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>
              <w:rPr>
                <w:rFonts w:cs="Times New Roman"/>
                <w:b/>
                <w:color w:val="000000"/>
              </w:rPr>
              <w:t>F7</w:t>
            </w:r>
            <w:r w:rsidRPr="00AC7CBE">
              <w:rPr>
                <w:rFonts w:cs="Times New Roman"/>
                <w:b/>
                <w:color w:val="000000"/>
              </w:rPr>
              <w:t>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17DBF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4A5E12E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160729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2BD0766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775A67B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624AAB3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6596D94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671B895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26716A3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460A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0872AC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8D1C22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1341FE" w14:textId="5FF223A0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gi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D77A99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5956166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F7F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3152D" w14:textId="1FE48AAC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 xml:space="preserve">h.Who decides what the penalty is the second time a household breaks this rule? </w:t>
            </w:r>
          </w:p>
          <w:p w14:paraId="742033CA" w14:textId="275CDA6F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26FC16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645C1B9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3C9B0A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2F590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1A5F59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6CB418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0E9E91B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74481A7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D2C98B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2EC12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EBF272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44C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492BAE" w14:textId="6F9D17D7" w:rsidR="00962095" w:rsidRPr="00AC7CBE" w:rsidRDefault="0096209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penalty the third time a household breaks this rule? </w:t>
            </w:r>
          </w:p>
          <w:p w14:paraId="2D1DA48E" w14:textId="503C99A4" w:rsidR="00962095" w:rsidRPr="00AC7CBE" w:rsidRDefault="00962095" w:rsidP="00962095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Pr="00AC7CBE">
              <w:rPr>
                <w:rFonts w:cs="Times New Roman"/>
                <w:b/>
                <w:color w:val="000000"/>
              </w:rPr>
              <w:t>F</w:t>
            </w:r>
            <w:r>
              <w:rPr>
                <w:rFonts w:cs="Times New Roman"/>
                <w:b/>
                <w:color w:val="000000"/>
              </w:rPr>
              <w:t>7</w:t>
            </w:r>
            <w:r w:rsidRPr="00AC7CBE">
              <w:rPr>
                <w:rFonts w:cs="Times New Roman"/>
                <w:b/>
                <w:color w:val="000000"/>
              </w:rPr>
              <w:t>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3E96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2D115E5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0E5C922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105FF9F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4D059F7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6BC2B80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281A8F5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1DF9589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01C77E5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472E1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4141523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4EFADB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FA9A06" w14:textId="768F8ACA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ii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392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6AF2A1A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0C0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A17EE" w14:textId="67AF654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j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Who decides what the penalty is the third time a household breaks this rule? </w:t>
            </w:r>
          </w:p>
          <w:p w14:paraId="5F20F93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lastRenderedPageBreak/>
              <w:t xml:space="preserve">Probe and code </w:t>
            </w:r>
          </w:p>
          <w:p w14:paraId="0F0571D9" w14:textId="7777777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ED54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1=Chief</w:t>
            </w:r>
          </w:p>
          <w:p w14:paraId="51D03F1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3D1242B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3=Induna</w:t>
            </w:r>
          </w:p>
          <w:p w14:paraId="0095E74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1D7751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11B431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48CE67D1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3171996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6E17BA5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53BFD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72B02C3F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264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9955C" w14:textId="32E4331C" w:rsidR="00962095" w:rsidRPr="00AC7CBE" w:rsidRDefault="00962095" w:rsidP="00962095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F7</w:t>
            </w:r>
            <w:r w:rsidRPr="00AC7CBE">
              <w:rPr>
                <w:color w:val="000000"/>
              </w:rPr>
              <w:t>k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What is the typical compliance with penalties?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723D8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052F6D5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0782F72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46515F4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3ABFF54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7131E5F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224FCC2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58FB5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38339853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9E6AB0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6FE13E" w14:textId="6F561FC0" w:rsidR="00962095" w:rsidRPr="00AC7CBE" w:rsidRDefault="00962095" w:rsidP="00962095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F</w:t>
            </w:r>
            <w:r>
              <w:rPr>
                <w:color w:val="000000"/>
              </w:rPr>
              <w:t>7</w:t>
            </w:r>
            <w:r w:rsidRPr="00AC7CBE">
              <w:rPr>
                <w:color w:val="000000"/>
              </w:rPr>
              <w:t>l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times in the past year was this rule broken?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20D260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5FE890EE" w14:textId="77777777" w:rsidR="00962095" w:rsidRDefault="00962095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91"/>
      </w:tblGrid>
      <w:tr w:rsidR="00962095" w:rsidRPr="00AC7CBE" w14:paraId="2BD704B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A070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CD40F5F" w14:textId="485A8139" w:rsidR="00962095" w:rsidRDefault="00255F55" w:rsidP="00962095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/>
                <w:b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F8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>a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Is there a rule in this village about </w:t>
            </w:r>
            <w:r>
              <w:rPr>
                <w:rFonts w:asciiTheme="minorHAnsi" w:eastAsiaTheme="minorEastAsia" w:hAnsiTheme="minorHAnsi"/>
                <w:lang w:eastAsia="zh-CN"/>
              </w:rPr>
              <w:t>n</w:t>
            </w:r>
            <w:r w:rsidRPr="00255F55">
              <w:rPr>
                <w:rFonts w:asciiTheme="minorHAnsi" w:eastAsiaTheme="minorEastAsia" w:hAnsiTheme="minorHAnsi"/>
                <w:lang w:eastAsia="zh-CN"/>
              </w:rPr>
              <w:t>ot cutting trees/bushes until they reach a particular size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 in the forest?   </w:t>
            </w:r>
          </w:p>
          <w:p w14:paraId="342577E7" w14:textId="0348A2FA" w:rsidR="00962095" w:rsidRPr="00AC7CBE" w:rsidRDefault="00962095" w:rsidP="00962095">
            <w:pPr>
              <w:pStyle w:val="longtableQtext"/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>
              <w:rPr>
                <w:rFonts w:eastAsiaTheme="minorEastAsia" w:cs="Times New Roman"/>
                <w:b/>
                <w:w w:val="105"/>
                <w:lang w:eastAsia="zh-CN"/>
              </w:rPr>
              <w:t>F9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C75B515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6AB0AA2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167BF3C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2C44FFA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11618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4279E058" w14:textId="77777777" w:rsidTr="005D1E7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DC620D" w14:textId="77777777" w:rsidR="00962095" w:rsidRPr="00AC7CBE" w:rsidRDefault="00962095" w:rsidP="005D1E70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BAA85CF" w14:textId="7C6A9C48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b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Please describe this rule about </w:t>
            </w:r>
            <w:r w:rsidRPr="00255F55">
              <w:rPr>
                <w:color w:val="000000"/>
              </w:rPr>
              <w:t>not cutting trees/bushes until they reach a particular size</w:t>
            </w:r>
          </w:p>
        </w:tc>
        <w:tc>
          <w:tcPr>
            <w:tcW w:w="5042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DC1E0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962095" w:rsidRPr="00AC7CBE" w14:paraId="53770F5B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A060F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BB4CB22" w14:textId="411A75EF" w:rsidR="00962095" w:rsidRPr="00AC7CBE" w:rsidRDefault="00255F5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c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Does your village</w:t>
            </w:r>
            <w:r w:rsidR="00962095">
              <w:rPr>
                <w:color w:val="000000"/>
              </w:rPr>
              <w:t xml:space="preserve"> monitor for rule breaking? 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E1A44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8690CB7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0119B42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2212DA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E2738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0946419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505E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5113635" w14:textId="25E38E2F" w:rsidR="00962095" w:rsidRPr="00AC7CBE" w:rsidRDefault="00255F55" w:rsidP="00962095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d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Are there penalties for breaking this rule?</w:t>
            </w:r>
            <w:r w:rsidR="00962095" w:rsidRPr="00AC7CBE">
              <w:t xml:space="preserve"> </w:t>
            </w:r>
            <w:r w:rsidR="00962095" w:rsidRPr="00AC7CBE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595252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7DB7B6B4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0BE909F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062FD9E5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6CA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367C0D3B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4E13D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95C19D7" w14:textId="119AD00B" w:rsidR="00962095" w:rsidRPr="00AC7CBE" w:rsidRDefault="00255F5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>
              <w:rPr>
                <w:rFonts w:asciiTheme="minorHAnsi" w:eastAsiaTheme="minorEastAsia" w:hAnsiTheme="minorHAnsi"/>
                <w:lang w:eastAsia="zh-CN"/>
              </w:rPr>
              <w:t>F8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>e</w:t>
            </w:r>
            <w:r w:rsidR="00471179">
              <w:rPr>
                <w:rFonts w:asciiTheme="minorHAnsi" w:eastAsiaTheme="minorEastAsia" w:hAnsiTheme="minorHAnsi"/>
                <w:lang w:eastAsia="zh-CN"/>
              </w:rPr>
              <w:t>.</w:t>
            </w:r>
            <w:r w:rsidR="00962095" w:rsidRPr="00AC7CBE">
              <w:rPr>
                <w:rFonts w:asciiTheme="minorHAnsi" w:eastAsiaTheme="minorEastAsia" w:hAnsiTheme="minorHAnsi"/>
                <w:lang w:eastAsia="zh-CN"/>
              </w:rPr>
              <w:t xml:space="preserve">What is the typical penalty the first time a household breaks this rule? </w:t>
            </w:r>
          </w:p>
          <w:p w14:paraId="1D5814D0" w14:textId="77777777" w:rsidR="00962095" w:rsidRPr="00AC7CBE" w:rsidRDefault="00962095" w:rsidP="005D1E70">
            <w:pPr>
              <w:pStyle w:val="longtableQtext"/>
              <w:spacing w:after="0" w:line="240" w:lineRule="auto"/>
              <w:contextualSpacing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572342E2" w14:textId="7CC3DCFF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 w:rsidRPr="00AC7CBE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 w:rsidR="00255F55">
              <w:rPr>
                <w:rFonts w:eastAsiaTheme="minorEastAsia" w:cs="Times New Roman"/>
                <w:b/>
                <w:w w:val="105"/>
                <w:lang w:eastAsia="zh-CN"/>
              </w:rPr>
              <w:t>F8</w:t>
            </w:r>
            <w:r w:rsidRPr="00AC7CBE">
              <w:rPr>
                <w:rFonts w:eastAsiaTheme="minorEastAsia" w:cs="Times New Roman"/>
                <w:b/>
                <w:w w:val="105"/>
                <w:lang w:eastAsia="zh-CN"/>
              </w:rPr>
              <w:t>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C9B15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1=Verbal chastisement </w:t>
            </w:r>
          </w:p>
          <w:p w14:paraId="1AA53D43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2=Cash fine</w:t>
            </w:r>
          </w:p>
          <w:p w14:paraId="502BE11F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3=Temporary restriction on access, harvesting, or use rights</w:t>
            </w:r>
          </w:p>
          <w:p w14:paraId="3E683B6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4=Required labor input </w:t>
            </w:r>
          </w:p>
          <w:p w14:paraId="3FBCA448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5=Public apology </w:t>
            </w:r>
          </w:p>
          <w:p w14:paraId="42F73646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6=Permanent suspension of access, harvest, or use rights</w:t>
            </w:r>
          </w:p>
          <w:p w14:paraId="20E9E64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 xml:space="preserve">97=Other, specify </w:t>
            </w:r>
          </w:p>
          <w:p w14:paraId="4834439A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888=Don't know</w:t>
            </w:r>
          </w:p>
          <w:p w14:paraId="181256EB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 not to respond</w:t>
            </w:r>
            <w:r w:rsidRPr="00AC7CBE" w:rsidDel="001E2CD9">
              <w:t xml:space="preserve"> 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9D456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1F89B54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146C98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96ED18" w14:textId="605AA519" w:rsidR="00962095" w:rsidRPr="00AC7CBE" w:rsidRDefault="00255F55" w:rsidP="0096209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fi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127E72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4BE2B38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504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3D9E9" w14:textId="19308174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f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Who decides what the penalty is the first time a household breaks this rule? </w:t>
            </w:r>
          </w:p>
          <w:p w14:paraId="7A0B8DDE" w14:textId="4553BD19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Probe and code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4E7B3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65DA4A64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0264D4D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14709C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4D4E51C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0A3812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2B9F854C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21C9884E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B7EEE0E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7F6121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122C9BC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CE3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9DB23" w14:textId="2DC1AD5F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g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penalty the second time a household breaks this rule? </w:t>
            </w:r>
          </w:p>
          <w:p w14:paraId="7558D4CF" w14:textId="088919E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="00255F55">
              <w:rPr>
                <w:rFonts w:cs="Times New Roman"/>
                <w:b/>
                <w:color w:val="000000"/>
              </w:rPr>
              <w:t>F8</w:t>
            </w:r>
            <w:r w:rsidRPr="00AC7CBE">
              <w:rPr>
                <w:rFonts w:cs="Times New Roman"/>
                <w:b/>
                <w:color w:val="000000"/>
              </w:rPr>
              <w:t>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E8F63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633AA74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5C2FF5A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36F0F87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5578C86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15AD8CE3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3E02960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0442D29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1296370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A2CFD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626F4954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461387F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C14F1B" w14:textId="717015DF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gi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049907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1992F176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D06AA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58EDC" w14:textId="15ACD53D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 xml:space="preserve">h.Who decides what the penalty is the second time a household breaks this rule? </w:t>
            </w:r>
          </w:p>
          <w:p w14:paraId="0CD6655E" w14:textId="580B061C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  <w:r w:rsidR="00471179">
              <w:rPr>
                <w:rFonts w:cs="Times New Roman"/>
                <w:color w:val="000000"/>
              </w:rPr>
              <w:t>.</w:t>
            </w: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FB79A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2576BF7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579C93E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2CE38E1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30CEDB8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AC8955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4C163FD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0C9CD48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779237A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6ED29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A9AB465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EB3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DBBC1" w14:textId="369AD112" w:rsidR="00962095" w:rsidRPr="00AC7CBE" w:rsidRDefault="00255F55" w:rsidP="005D1E70">
            <w:pPr>
              <w:spacing w:after="0" w:line="240" w:lineRule="auto"/>
              <w:contextualSpacing/>
              <w:rPr>
                <w:b/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penalty the third time a household breaks this rule? </w:t>
            </w:r>
          </w:p>
          <w:p w14:paraId="64F8B0FB" w14:textId="32390E14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If 2 is not selected, skip to </w:t>
            </w:r>
            <w:r w:rsidR="00255F55">
              <w:rPr>
                <w:rFonts w:cs="Times New Roman"/>
                <w:b/>
                <w:color w:val="000000"/>
              </w:rPr>
              <w:t>F8</w:t>
            </w:r>
            <w:r w:rsidRPr="00AC7CBE">
              <w:rPr>
                <w:rFonts w:cs="Times New Roman"/>
                <w:b/>
                <w:color w:val="000000"/>
              </w:rPr>
              <w:t>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AA6D2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1=Verbal chastisement </w:t>
            </w:r>
          </w:p>
          <w:p w14:paraId="2C2AD84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2=Cash fine</w:t>
            </w:r>
          </w:p>
          <w:p w14:paraId="02B6C9A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39619F5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4=Required labor input </w:t>
            </w:r>
          </w:p>
          <w:p w14:paraId="712AD0D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5=Public apology </w:t>
            </w:r>
          </w:p>
          <w:p w14:paraId="129B42E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6=Permanent suspension of access, harvest, or use rights</w:t>
            </w:r>
          </w:p>
          <w:p w14:paraId="6961FCD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97=Other, specify </w:t>
            </w:r>
          </w:p>
          <w:p w14:paraId="6F2EBAE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888=Don't know</w:t>
            </w:r>
          </w:p>
          <w:p w14:paraId="6EC4D2C2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  <w:r w:rsidRPr="00AC7CBE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D6482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2850C519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075153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C78D56" w14:textId="5AE57E94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ii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amount of the cash fine?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85C7D9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962095" w:rsidRPr="00AC7CBE" w14:paraId="348C3817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0DE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740010" w14:textId="7B875DA9" w:rsidR="00962095" w:rsidRPr="00255F55" w:rsidRDefault="00255F55" w:rsidP="005D1E70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j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>Who decides what the penalty is the third time</w:t>
            </w:r>
            <w:r>
              <w:rPr>
                <w:color w:val="000000"/>
              </w:rPr>
              <w:t xml:space="preserve"> a household breaks this rule? </w:t>
            </w:r>
          </w:p>
          <w:p w14:paraId="27334160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 xml:space="preserve">Probe and code </w:t>
            </w:r>
          </w:p>
          <w:p w14:paraId="745FD85D" w14:textId="77777777" w:rsidR="00962095" w:rsidRPr="00AC7CBE" w:rsidRDefault="00962095" w:rsidP="005D1E70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FC557C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1=Chief</w:t>
            </w:r>
          </w:p>
          <w:p w14:paraId="3A682687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2=Headman</w:t>
            </w:r>
          </w:p>
          <w:p w14:paraId="489AD08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3=Induna</w:t>
            </w:r>
          </w:p>
          <w:p w14:paraId="763E897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82C331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32B1785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6=Village as a whole</w:t>
            </w:r>
          </w:p>
          <w:p w14:paraId="5D6259CD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  <w:p w14:paraId="211BF028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47D8EA79" w14:textId="77777777" w:rsidR="00962095" w:rsidRPr="00AC7CBE" w:rsidRDefault="00962095" w:rsidP="005D1E70">
            <w:pPr>
              <w:spacing w:after="0" w:line="240" w:lineRule="auto"/>
              <w:contextualSpacing/>
            </w:pPr>
            <w:r w:rsidRPr="00AC7CBE">
              <w:lastRenderedPageBreak/>
              <w:t>999=Preferred not to answer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A809C8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962095" w:rsidRPr="00AC7CBE" w14:paraId="71780C67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9C8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2B106" w14:textId="7A3B9557" w:rsidR="00962095" w:rsidRPr="00AC7CBE" w:rsidRDefault="00255F55" w:rsidP="00255F55">
            <w:pPr>
              <w:spacing w:after="0" w:line="240" w:lineRule="auto"/>
              <w:contextualSpacing/>
              <w:rPr>
                <w:color w:val="000000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k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What is the typical compliance with penalties?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E314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1=Offenders never comply </w:t>
            </w:r>
          </w:p>
          <w:p w14:paraId="3ED5A2E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4D7222E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3=About half the time offenders comply</w:t>
            </w:r>
          </w:p>
          <w:p w14:paraId="6C470345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7B554F9F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5=Almost all the time offenders comply</w:t>
            </w:r>
          </w:p>
          <w:p w14:paraId="12DC73C9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888=Don't know  </w:t>
            </w:r>
          </w:p>
          <w:p w14:paraId="2E52A496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0DBAB" w14:textId="77777777" w:rsidR="00962095" w:rsidRPr="00AC7CBE" w:rsidRDefault="00962095" w:rsidP="005D1E70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62095" w:rsidRPr="00AC7CBE" w14:paraId="69954C81" w14:textId="77777777" w:rsidTr="005D1E7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80D118" w14:textId="77777777" w:rsidR="00962095" w:rsidRPr="00AC7CBE" w:rsidRDefault="00962095" w:rsidP="005D1E70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9E23AFE" w14:textId="7138FEF2" w:rsidR="00962095" w:rsidRPr="00AC7CBE" w:rsidRDefault="00255F55" w:rsidP="00255F55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color w:val="000000"/>
              </w:rPr>
              <w:t>F8</w:t>
            </w:r>
            <w:r w:rsidR="00962095" w:rsidRPr="00AC7CBE">
              <w:rPr>
                <w:color w:val="000000"/>
              </w:rPr>
              <w:t>l</w:t>
            </w:r>
            <w:r w:rsidR="00471179">
              <w:rPr>
                <w:color w:val="000000"/>
              </w:rPr>
              <w:t>.</w:t>
            </w:r>
            <w:r w:rsidR="00962095" w:rsidRPr="00AC7CBE">
              <w:rPr>
                <w:color w:val="000000"/>
              </w:rPr>
              <w:t xml:space="preserve">How many times in the past year was this rule broken?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FE01BB" w14:textId="77777777" w:rsidR="00962095" w:rsidRPr="00AC7CBE" w:rsidRDefault="00962095" w:rsidP="005D1E70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536F446A" w14:textId="77777777" w:rsidR="00962095" w:rsidRDefault="00962095" w:rsidP="00AC7CBE">
      <w:pPr>
        <w:spacing w:after="0" w:line="240" w:lineRule="auto"/>
        <w:contextualSpacing/>
      </w:pPr>
    </w:p>
    <w:p w14:paraId="780CD772" w14:textId="77777777" w:rsidR="00962095" w:rsidRPr="00AC7CBE" w:rsidRDefault="00962095" w:rsidP="00AC7CBE">
      <w:pPr>
        <w:spacing w:after="0" w:line="240" w:lineRule="auto"/>
        <w:contextualSpacing/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91"/>
      </w:tblGrid>
      <w:tr w:rsidR="006F635E" w:rsidRPr="00AC7CBE" w14:paraId="7D001EC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FB321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D7F1EC" w14:textId="478B1043" w:rsidR="006F635E" w:rsidRPr="00AC7CBE" w:rsidRDefault="00255F55" w:rsidP="00AC7CBE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</w:pPr>
            <w:r>
              <w:rPr>
                <w:rFonts w:cs="TimesNewRomanPSMT"/>
              </w:rPr>
              <w:t>F9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Have individuals in this group tried to limit usage of this forest by harvesting forest products from other communal or government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68CB05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1=No</w:t>
            </w:r>
          </w:p>
          <w:p w14:paraId="4C4141F4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2=Yes</w:t>
            </w:r>
            <w:r w:rsidRPr="00AC7CBE" w:rsidDel="00226116">
              <w:t xml:space="preserve"> </w:t>
            </w:r>
          </w:p>
          <w:p w14:paraId="7E8BFDE3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5B97DBE8" w14:textId="77777777" w:rsidR="006F635E" w:rsidRPr="00AC7CBE" w:rsidRDefault="006F635E" w:rsidP="00AC7CBE">
            <w:pPr>
              <w:spacing w:after="0" w:line="240" w:lineRule="auto"/>
              <w:contextualSpacing/>
            </w:pPr>
            <w:r w:rsidRPr="00AC7CBE">
              <w:t>999=Prefer not to respond</w:t>
            </w:r>
          </w:p>
        </w:tc>
        <w:tc>
          <w:tcPr>
            <w:tcW w:w="69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DC4997" w14:textId="77777777" w:rsidR="006F635E" w:rsidRPr="00AC7CBE" w:rsidRDefault="006F635E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AC7CBE" w14:paraId="1AB91DB6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17899A7" w14:textId="77777777" w:rsidR="006F635E" w:rsidRPr="00AC7CBE" w:rsidRDefault="006F635E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AAB51B2" w14:textId="622B80BD" w:rsidR="006F635E" w:rsidRPr="00AC7CBE" w:rsidRDefault="00255F55" w:rsidP="00AC7CBE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rFonts w:cs="TimesNewRomanPSMT"/>
              </w:rPr>
              <w:t>F10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If yes, what kinds of other forests have been used more intensively so as to limit usag</w:t>
            </w:r>
            <w:r w:rsidR="00B3353D" w:rsidRPr="00AC7CBE">
              <w:rPr>
                <w:rFonts w:cs="TimesNewRomanPSMT"/>
              </w:rPr>
              <w:t>e of this forest</w:t>
            </w:r>
            <w:r w:rsidR="00471179">
              <w:rPr>
                <w:rFonts w:cs="TimesNewRomanPSMT"/>
              </w:rPr>
              <w:t>.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CBB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F635E" w:rsidRPr="00AC7CBE" w14:paraId="14EDA35B" w14:textId="77777777" w:rsidTr="00471179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B59267" w14:textId="77777777" w:rsidR="006F635E" w:rsidRPr="00AC7CBE" w:rsidRDefault="006F635E" w:rsidP="00AC7CBE">
            <w:pPr>
              <w:spacing w:after="0" w:line="240" w:lineRule="auto"/>
              <w:contextualSpacing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BE579B" w14:textId="477B19B7" w:rsidR="006F635E" w:rsidRPr="00AC7CBE" w:rsidRDefault="00255F55" w:rsidP="00AC7CBE">
            <w:pPr>
              <w:spacing w:after="0" w:line="240" w:lineRule="auto"/>
              <w:contextualSpacing/>
              <w:rPr>
                <w:w w:val="105"/>
              </w:rPr>
            </w:pPr>
            <w:r>
              <w:rPr>
                <w:rFonts w:cs="TimesNewRomanPSMT"/>
              </w:rPr>
              <w:t>F10b</w:t>
            </w:r>
            <w:r w:rsidR="00471179">
              <w:rPr>
                <w:rFonts w:cs="TimesNewRomanPSMT"/>
              </w:rPr>
              <w:t>.</w:t>
            </w:r>
            <w:r w:rsidR="006F635E" w:rsidRPr="00AC7CBE">
              <w:rPr>
                <w:rFonts w:cs="TimesNewRomanPSMT"/>
              </w:rPr>
              <w:t>If yes, for which products?</w:t>
            </w:r>
          </w:p>
        </w:tc>
        <w:tc>
          <w:tcPr>
            <w:tcW w:w="50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39526" w14:textId="77777777" w:rsidR="006F635E" w:rsidRPr="00AC7CBE" w:rsidRDefault="006F635E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74B98210" w14:textId="77777777" w:rsidR="00F95C74" w:rsidRDefault="00F95C74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65A85F03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0751D780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</w:pPr>
    </w:p>
    <w:p w14:paraId="3B7DDFBB" w14:textId="77777777" w:rsidR="003330F1" w:rsidRDefault="003330F1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</w:rPr>
        <w:sectPr w:rsidR="003330F1" w:rsidSect="00AC7C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66FCCA45" w14:textId="77777777" w:rsidR="003330F1" w:rsidRDefault="003330F1" w:rsidP="003330F1">
      <w:pPr>
        <w:spacing w:after="0" w:line="240" w:lineRule="auto"/>
      </w:pPr>
    </w:p>
    <w:p w14:paraId="05CA86B0" w14:textId="77777777" w:rsidR="00B34ABA" w:rsidRDefault="00B34ABA" w:rsidP="003330F1">
      <w:pPr>
        <w:spacing w:after="0" w:line="240" w:lineRule="auto"/>
      </w:pPr>
    </w:p>
    <w:tbl>
      <w:tblPr>
        <w:tblStyle w:val="TableGrid1"/>
        <w:tblW w:w="14395" w:type="dxa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155"/>
        <w:gridCol w:w="2520"/>
        <w:gridCol w:w="1440"/>
        <w:gridCol w:w="2520"/>
        <w:gridCol w:w="2520"/>
        <w:gridCol w:w="1800"/>
        <w:gridCol w:w="1440"/>
      </w:tblGrid>
      <w:tr w:rsidR="00211799" w:rsidRPr="0078672B" w14:paraId="58E898FF" w14:textId="77777777" w:rsidTr="00211799">
        <w:trPr>
          <w:trHeight w:val="20"/>
          <w:jc w:val="center"/>
        </w:trPr>
        <w:tc>
          <w:tcPr>
            <w:tcW w:w="2155" w:type="dxa"/>
          </w:tcPr>
          <w:p w14:paraId="391F0E5F" w14:textId="056F2FB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Product</w:t>
            </w:r>
          </w:p>
        </w:tc>
        <w:tc>
          <w:tcPr>
            <w:tcW w:w="2520" w:type="dxa"/>
          </w:tcPr>
          <w:p w14:paraId="5C2998F6" w14:textId="58A8D155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Are users allowed to harvest this product?</w:t>
            </w:r>
          </w:p>
          <w:p w14:paraId="5AD1EC06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23178795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58B920B1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5127FDAB" w14:textId="77777777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0CE7059E" w14:textId="77777777" w:rsidR="00211799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  <w:p w14:paraId="33668255" w14:textId="15CF24EA" w:rsidR="00211799" w:rsidRPr="00B34ABA" w:rsidRDefault="00211799" w:rsidP="00B34AB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i/>
                <w:sz w:val="20"/>
                <w:szCs w:val="20"/>
              </w:rPr>
            </w:pPr>
            <w:r>
              <w:rPr>
                <w:rFonts w:cs="Times New Roman"/>
                <w:i/>
                <w:sz w:val="20"/>
                <w:szCs w:val="20"/>
              </w:rPr>
              <w:t xml:space="preserve">If not No, skip </w:t>
            </w:r>
            <w:proofErr w:type="gramStart"/>
            <w:r>
              <w:rPr>
                <w:rFonts w:cs="Times New Roman"/>
                <w:i/>
                <w:sz w:val="20"/>
                <w:szCs w:val="20"/>
              </w:rPr>
              <w:t>to ???</w:t>
            </w:r>
            <w:proofErr w:type="gramEnd"/>
          </w:p>
        </w:tc>
        <w:tc>
          <w:tcPr>
            <w:tcW w:w="1440" w:type="dxa"/>
          </w:tcPr>
          <w:p w14:paraId="70EC0555" w14:textId="2E1F96C0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Why not?</w:t>
            </w:r>
          </w:p>
        </w:tc>
        <w:tc>
          <w:tcPr>
            <w:tcW w:w="2520" w:type="dxa"/>
          </w:tcPr>
          <w:p w14:paraId="7143E627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Are there rules about the quantity of this product that can be harvested?</w:t>
            </w:r>
          </w:p>
          <w:p w14:paraId="54E14F4B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62ABC417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728E8A02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61515EE4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29958398" w14:textId="09B24DE3" w:rsidR="00211799" w:rsidRPr="0078672B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520" w:type="dxa"/>
          </w:tcPr>
          <w:p w14:paraId="1862B703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Are there rules about WHO is authorized to harvest this forest product?</w:t>
            </w:r>
          </w:p>
          <w:p w14:paraId="1E13B4C0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7509E83D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1=No</w:t>
            </w:r>
          </w:p>
          <w:p w14:paraId="181F58BC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 xml:space="preserve">2=Yes </w:t>
            </w:r>
          </w:p>
          <w:p w14:paraId="059BDF6B" w14:textId="77777777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888=Don’t know</w:t>
            </w:r>
          </w:p>
          <w:p w14:paraId="46BCBC37" w14:textId="47D6CB69" w:rsidR="00211799" w:rsidRPr="00B34ABA" w:rsidRDefault="00211799" w:rsidP="00211799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B34ABA">
              <w:rPr>
                <w:rFonts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00" w:type="dxa"/>
          </w:tcPr>
          <w:p w14:paraId="068E6176" w14:textId="1329F164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211799">
              <w:rPr>
                <w:rFonts w:cs="Times New Roman"/>
                <w:sz w:val="20"/>
                <w:szCs w:val="20"/>
              </w:rPr>
              <w:t>What is the extent of illegal ha</w:t>
            </w:r>
            <w:r>
              <w:rPr>
                <w:rFonts w:cs="Times New Roman"/>
                <w:sz w:val="20"/>
                <w:szCs w:val="20"/>
              </w:rPr>
              <w:t>rvesting of this product?</w:t>
            </w:r>
          </w:p>
          <w:p w14:paraId="17EEDD79" w14:textId="77777777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</w:p>
          <w:p w14:paraId="1646562F" w14:textId="7A170828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1=A lot</w:t>
            </w:r>
          </w:p>
          <w:p w14:paraId="437E8A56" w14:textId="6061204F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2=Some</w:t>
            </w:r>
          </w:p>
          <w:p w14:paraId="25F61754" w14:textId="5E7D4B68" w:rsidR="00211799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3=Very little</w:t>
            </w:r>
          </w:p>
          <w:p w14:paraId="518D5548" w14:textId="54A04530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4=None</w:t>
            </w:r>
          </w:p>
        </w:tc>
        <w:tc>
          <w:tcPr>
            <w:tcW w:w="1440" w:type="dxa"/>
          </w:tcPr>
          <w:p w14:paraId="360D9A0D" w14:textId="3DFC2636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sz w:val="20"/>
                <w:szCs w:val="20"/>
              </w:rPr>
            </w:pPr>
            <w:r w:rsidRPr="00211799">
              <w:rPr>
                <w:rFonts w:cs="Times New Roman"/>
                <w:sz w:val="20"/>
                <w:szCs w:val="20"/>
              </w:rPr>
              <w:t>What technology is used by most individuals to harvest this product</w:t>
            </w:r>
            <w:r>
              <w:rPr>
                <w:rFonts w:cs="Times New Roman"/>
                <w:sz w:val="20"/>
                <w:szCs w:val="20"/>
              </w:rPr>
              <w:t>?</w:t>
            </w:r>
          </w:p>
        </w:tc>
      </w:tr>
      <w:tr w:rsidR="00211799" w:rsidRPr="0078672B" w14:paraId="71C6BB28" w14:textId="77777777" w:rsidTr="00211799">
        <w:trPr>
          <w:trHeight w:val="20"/>
          <w:jc w:val="center"/>
        </w:trPr>
        <w:tc>
          <w:tcPr>
            <w:tcW w:w="2155" w:type="dxa"/>
          </w:tcPr>
          <w:p w14:paraId="6E4252F7" w14:textId="6CE9B8D8" w:rsidR="00211799" w:rsidRPr="00B34ABA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AE96F82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0867921E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85D373F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6647EBE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5EF3B2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1440" w:type="dxa"/>
          </w:tcPr>
          <w:p w14:paraId="6DB7E81A" w14:textId="77777777" w:rsidR="00211799" w:rsidRPr="0078672B" w:rsidRDefault="00211799" w:rsidP="005D1E70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cs="Times New Roman"/>
                <w:b/>
                <w:bCs/>
                <w:spacing w:val="1"/>
                <w:w w:val="105"/>
                <w:sz w:val="20"/>
                <w:szCs w:val="20"/>
              </w:rPr>
            </w:pPr>
          </w:p>
        </w:tc>
      </w:tr>
      <w:tr w:rsidR="00211799" w:rsidRPr="0078672B" w14:paraId="59B50DC1" w14:textId="77777777" w:rsidTr="00211799">
        <w:trPr>
          <w:trHeight w:val="20"/>
          <w:jc w:val="center"/>
        </w:trPr>
        <w:tc>
          <w:tcPr>
            <w:tcW w:w="2155" w:type="dxa"/>
          </w:tcPr>
          <w:p w14:paraId="7006F2C0" w14:textId="71420A4C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Charcoal</w:t>
            </w:r>
          </w:p>
        </w:tc>
        <w:tc>
          <w:tcPr>
            <w:tcW w:w="2520" w:type="dxa"/>
          </w:tcPr>
          <w:p w14:paraId="508077F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B87718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61A713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E33870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9CF20C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A29765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6E3295AA" w14:textId="77777777" w:rsidTr="00211799">
        <w:trPr>
          <w:trHeight w:val="20"/>
          <w:jc w:val="center"/>
        </w:trPr>
        <w:tc>
          <w:tcPr>
            <w:tcW w:w="2155" w:type="dxa"/>
          </w:tcPr>
          <w:p w14:paraId="11DD7E35" w14:textId="0D920644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proofErr w:type="spellStart"/>
            <w:r w:rsidRPr="00B34ABA">
              <w:rPr>
                <w:b/>
                <w:sz w:val="20"/>
                <w:szCs w:val="20"/>
              </w:rPr>
              <w:t>Fuelwood</w:t>
            </w:r>
            <w:proofErr w:type="spellEnd"/>
          </w:p>
        </w:tc>
        <w:tc>
          <w:tcPr>
            <w:tcW w:w="2520" w:type="dxa"/>
          </w:tcPr>
          <w:p w14:paraId="10C33B8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CD0346A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A77961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ADB7CBB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14CF98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10EC4E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0E45983" w14:textId="77777777" w:rsidTr="00211799">
        <w:trPr>
          <w:trHeight w:val="20"/>
          <w:jc w:val="center"/>
        </w:trPr>
        <w:tc>
          <w:tcPr>
            <w:tcW w:w="2155" w:type="dxa"/>
          </w:tcPr>
          <w:p w14:paraId="25A49185" w14:textId="36070D8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Ants/caterpillars</w:t>
            </w:r>
          </w:p>
        </w:tc>
        <w:tc>
          <w:tcPr>
            <w:tcW w:w="2520" w:type="dxa"/>
          </w:tcPr>
          <w:p w14:paraId="0F5E97A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AED62B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FF21B3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54CBB9B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6A0716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742C5B8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FBC70A1" w14:textId="77777777" w:rsidTr="00211799">
        <w:trPr>
          <w:trHeight w:val="20"/>
          <w:jc w:val="center"/>
        </w:trPr>
        <w:tc>
          <w:tcPr>
            <w:tcW w:w="2155" w:type="dxa"/>
          </w:tcPr>
          <w:p w14:paraId="134ACDCF" w14:textId="479F0867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Reeds</w:t>
            </w:r>
          </w:p>
        </w:tc>
        <w:tc>
          <w:tcPr>
            <w:tcW w:w="2520" w:type="dxa"/>
          </w:tcPr>
          <w:p w14:paraId="4BE4EF1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8B446A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2707489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4CA7D9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740942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37F3EC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F5CEEDB" w14:textId="77777777" w:rsidTr="00211799">
        <w:trPr>
          <w:trHeight w:val="20"/>
          <w:jc w:val="center"/>
        </w:trPr>
        <w:tc>
          <w:tcPr>
            <w:tcW w:w="2155" w:type="dxa"/>
          </w:tcPr>
          <w:p w14:paraId="3B39AF59" w14:textId="3B1223C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Mushrooms</w:t>
            </w:r>
          </w:p>
        </w:tc>
        <w:tc>
          <w:tcPr>
            <w:tcW w:w="2520" w:type="dxa"/>
          </w:tcPr>
          <w:p w14:paraId="7DF5037F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B942CD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E88871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1319EB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7A1A45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F2ABF1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041B8C7" w14:textId="77777777" w:rsidTr="00211799">
        <w:trPr>
          <w:trHeight w:val="20"/>
          <w:jc w:val="center"/>
        </w:trPr>
        <w:tc>
          <w:tcPr>
            <w:tcW w:w="2155" w:type="dxa"/>
          </w:tcPr>
          <w:p w14:paraId="3B4422AC" w14:textId="41F319ED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Wild honey</w:t>
            </w:r>
          </w:p>
        </w:tc>
        <w:tc>
          <w:tcPr>
            <w:tcW w:w="2520" w:type="dxa"/>
          </w:tcPr>
          <w:p w14:paraId="66C21C1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FBCE60A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CD1EA3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1EFBEDD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41DFE07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B3182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7B14A17A" w14:textId="77777777" w:rsidTr="00211799">
        <w:trPr>
          <w:trHeight w:val="20"/>
          <w:jc w:val="center"/>
        </w:trPr>
        <w:tc>
          <w:tcPr>
            <w:tcW w:w="2155" w:type="dxa"/>
          </w:tcPr>
          <w:p w14:paraId="645A7F7C" w14:textId="26367F60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Wild fruits</w:t>
            </w:r>
          </w:p>
        </w:tc>
        <w:tc>
          <w:tcPr>
            <w:tcW w:w="2520" w:type="dxa"/>
          </w:tcPr>
          <w:p w14:paraId="7EC3C058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6B6F3C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23B29387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43BC01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344C888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0CE009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4A61230C" w14:textId="77777777" w:rsidTr="00211799">
        <w:trPr>
          <w:trHeight w:val="20"/>
          <w:jc w:val="center"/>
        </w:trPr>
        <w:tc>
          <w:tcPr>
            <w:tcW w:w="2155" w:type="dxa"/>
          </w:tcPr>
          <w:p w14:paraId="6183B350" w14:textId="13C15D65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Poles/timbers</w:t>
            </w:r>
          </w:p>
        </w:tc>
        <w:tc>
          <w:tcPr>
            <w:tcW w:w="2520" w:type="dxa"/>
          </w:tcPr>
          <w:p w14:paraId="7F420DA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412A5F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A750C8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426036B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01EE75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C9EA41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0AB82EE" w14:textId="77777777" w:rsidTr="00211799">
        <w:trPr>
          <w:trHeight w:val="20"/>
          <w:jc w:val="center"/>
        </w:trPr>
        <w:tc>
          <w:tcPr>
            <w:tcW w:w="2155" w:type="dxa"/>
          </w:tcPr>
          <w:p w14:paraId="0B8A6D16" w14:textId="3E54FBF3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Thatching/fencing grass</w:t>
            </w:r>
          </w:p>
        </w:tc>
        <w:tc>
          <w:tcPr>
            <w:tcW w:w="2520" w:type="dxa"/>
          </w:tcPr>
          <w:p w14:paraId="66A311B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18EC5096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CDC449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4BDB2F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6C87C349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2F5BB6A4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357FE03E" w14:textId="77777777" w:rsidTr="00211799">
        <w:trPr>
          <w:trHeight w:val="20"/>
          <w:jc w:val="center"/>
        </w:trPr>
        <w:tc>
          <w:tcPr>
            <w:tcW w:w="2155" w:type="dxa"/>
          </w:tcPr>
          <w:p w14:paraId="3ECAA606" w14:textId="5D525C0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>Fodder</w:t>
            </w:r>
          </w:p>
        </w:tc>
        <w:tc>
          <w:tcPr>
            <w:tcW w:w="2520" w:type="dxa"/>
          </w:tcPr>
          <w:p w14:paraId="3CD7CBC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3DB0997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3AFCF2E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7F484BEC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13958902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6AB5D755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  <w:tr w:rsidR="00211799" w:rsidRPr="0078672B" w14:paraId="242CB610" w14:textId="77777777" w:rsidTr="00211799">
        <w:trPr>
          <w:trHeight w:val="20"/>
          <w:jc w:val="center"/>
        </w:trPr>
        <w:tc>
          <w:tcPr>
            <w:tcW w:w="2155" w:type="dxa"/>
          </w:tcPr>
          <w:p w14:paraId="08C2F1C1" w14:textId="625151A9" w:rsidR="00211799" w:rsidRPr="00B34ABA" w:rsidRDefault="00211799" w:rsidP="005D1E70">
            <w:pPr>
              <w:contextualSpacing/>
              <w:jc w:val="center"/>
              <w:rPr>
                <w:b/>
                <w:sz w:val="20"/>
                <w:szCs w:val="20"/>
              </w:rPr>
            </w:pPr>
            <w:r w:rsidRPr="00B34ABA">
              <w:rPr>
                <w:b/>
                <w:sz w:val="20"/>
                <w:szCs w:val="20"/>
              </w:rPr>
              <w:t xml:space="preserve">Wild </w:t>
            </w:r>
            <w:proofErr w:type="spellStart"/>
            <w:r w:rsidRPr="00B34ABA">
              <w:rPr>
                <w:b/>
                <w:sz w:val="20"/>
                <w:szCs w:val="20"/>
              </w:rPr>
              <w:t>Animlas</w:t>
            </w:r>
            <w:proofErr w:type="spellEnd"/>
          </w:p>
        </w:tc>
        <w:tc>
          <w:tcPr>
            <w:tcW w:w="2520" w:type="dxa"/>
          </w:tcPr>
          <w:p w14:paraId="39C1371E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446C4C5B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09BA281D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14:paraId="60C3DF43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5590141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</w:tcPr>
          <w:p w14:paraId="5291F460" w14:textId="77777777" w:rsidR="00211799" w:rsidRPr="0078672B" w:rsidRDefault="00211799" w:rsidP="005D1E70">
            <w:pPr>
              <w:contextualSpacing/>
              <w:jc w:val="center"/>
              <w:rPr>
                <w:sz w:val="20"/>
                <w:szCs w:val="20"/>
              </w:rPr>
            </w:pPr>
          </w:p>
        </w:tc>
      </w:tr>
    </w:tbl>
    <w:p w14:paraId="28FE26B1" w14:textId="77777777" w:rsidR="00B34ABA" w:rsidRDefault="00B34ABA" w:rsidP="003330F1">
      <w:pPr>
        <w:spacing w:after="0" w:line="240" w:lineRule="auto"/>
      </w:pPr>
    </w:p>
    <w:p w14:paraId="2E8AA7D4" w14:textId="77777777" w:rsidR="003330F1" w:rsidRDefault="003330F1" w:rsidP="003330F1">
      <w:pPr>
        <w:spacing w:after="0" w:line="240" w:lineRule="auto"/>
      </w:pPr>
    </w:p>
    <w:p w14:paraId="18552DAF" w14:textId="77777777" w:rsidR="003330F1" w:rsidRDefault="003330F1" w:rsidP="003330F1">
      <w:pPr>
        <w:spacing w:after="0" w:line="240" w:lineRule="auto"/>
      </w:pPr>
    </w:p>
    <w:p w14:paraId="397E6FE6" w14:textId="77777777" w:rsidR="003330F1" w:rsidRDefault="003330F1" w:rsidP="003330F1">
      <w:pPr>
        <w:spacing w:after="0" w:line="240" w:lineRule="auto"/>
        <w:sectPr w:rsidR="003330F1" w:rsidSect="003330F1"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1BD6991C" w14:textId="1DE99192" w:rsidR="00303B9C" w:rsidRPr="00AC7CBE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cs="TimesNewRomanPSMT"/>
          <w:b/>
        </w:rPr>
      </w:pPr>
      <w:commentRangeStart w:id="10"/>
      <w:r w:rsidRPr="00AC7CBE">
        <w:rPr>
          <w:rFonts w:cs="TimesNewRomanPSMT"/>
          <w:b/>
        </w:rPr>
        <w:lastRenderedPageBreak/>
        <w:t>FOOD PRICES</w:t>
      </w:r>
      <w:commentRangeEnd w:id="10"/>
      <w:r w:rsidR="00F96F73" w:rsidRPr="00AC7CBE">
        <w:rPr>
          <w:rStyle w:val="CommentReference"/>
          <w:sz w:val="22"/>
          <w:szCs w:val="22"/>
        </w:rPr>
        <w:commentReference w:id="10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AC7CBE" w14:paraId="3C9ED4E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87E47C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6734E7A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73A7E0DC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COST PER UNIT</w:t>
            </w:r>
          </w:p>
        </w:tc>
      </w:tr>
      <w:tr w:rsidR="006F635E" w:rsidRPr="00AC7CBE" w14:paraId="4A486C2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32FF3E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5487BA6A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5769E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Commercial maize meal (</w:t>
            </w:r>
            <w:proofErr w:type="spellStart"/>
            <w:r w:rsidRPr="00AC7CBE">
              <w:rPr>
                <w:w w:val="105"/>
              </w:rPr>
              <w:t>mealie</w:t>
            </w:r>
            <w:proofErr w:type="spellEnd"/>
            <w:r w:rsidRPr="00AC7CBE">
              <w:rPr>
                <w:w w:val="105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651CF73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3DAF64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492F725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367BD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635246A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A426236" w14:textId="517E0FA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FBE68A6" w14:textId="0FFAEA4F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Sweet potatoes – orange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2845A48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0E25323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2FCAA0F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840BD1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6A33DCC" w14:textId="79F2585C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Cassava chips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86B38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A1CB3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63440B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97921F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7186A55" w14:textId="6134B496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Cassava flour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</w:tbl>
    <w:p w14:paraId="099D9842" w14:textId="77777777" w:rsidR="00A947BD" w:rsidRPr="00AC7CBE" w:rsidRDefault="00A947BD" w:rsidP="00AC7CBE">
      <w:pPr>
        <w:spacing w:after="0" w:line="240" w:lineRule="auto"/>
        <w:contextualSpacing/>
        <w:rPr>
          <w:rFonts w:cs="TimesNewRomanPSMT"/>
        </w:rPr>
      </w:pPr>
    </w:p>
    <w:p w14:paraId="7DE6DCC9" w14:textId="77777777" w:rsidR="00A947BD" w:rsidRPr="00AC7CBE" w:rsidRDefault="00A947BD" w:rsidP="00AC7CBE">
      <w:pPr>
        <w:spacing w:after="0" w:line="240" w:lineRule="auto"/>
        <w:contextualSpacing/>
        <w:rPr>
          <w:b/>
        </w:rPr>
      </w:pPr>
      <w:commentRangeStart w:id="11"/>
      <w:r w:rsidRPr="00AC7CBE">
        <w:rPr>
          <w:rFonts w:cs="TimesNewRomanPSMT"/>
          <w:b/>
        </w:rPr>
        <w:t xml:space="preserve">PRICES FOR FOREST PRODUCTS: </w:t>
      </w:r>
      <w:commentRangeEnd w:id="11"/>
      <w:r w:rsidRPr="00AC7CBE">
        <w:rPr>
          <w:rStyle w:val="CommentReference"/>
          <w:sz w:val="22"/>
          <w:szCs w:val="22"/>
        </w:rPr>
        <w:commentReference w:id="11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AC7CBE" w14:paraId="401E6D93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FB05BB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COST PER UNIT</w:t>
            </w:r>
          </w:p>
        </w:tc>
      </w:tr>
      <w:tr w:rsidR="006F635E" w:rsidRPr="00AC7CBE" w14:paraId="741E4267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A5E7F56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47E567" w14:textId="2845F410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Charcoal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00FF856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7E66E0A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E1862F3" w14:textId="6BF61295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spellStart"/>
            <w:r w:rsidRPr="00AC7CBE">
              <w:rPr>
                <w:w w:val="105"/>
              </w:rPr>
              <w:t>Fuelwood</w:t>
            </w:r>
            <w:proofErr w:type="spellEnd"/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130C049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5AE6F34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6B07229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F19CF1B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08A6A552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5A18689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46AA3FAD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20DF20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26C88B5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C59AEEF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6F635E" w:rsidRPr="00AC7CBE" w14:paraId="7E638898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697582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AC7CBE" w:rsidRDefault="006F635E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05C521E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4603DAB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29245B0F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F94EAAB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  <w:tr w:rsidR="0057266B" w:rsidRPr="00AC7CBE" w14:paraId="692BF04B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6FB8B2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w w:val="105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</w:tr>
    </w:tbl>
    <w:p w14:paraId="1CB10FCC" w14:textId="77777777" w:rsidR="00E4168E" w:rsidRPr="00AC7CBE" w:rsidRDefault="00E4168E" w:rsidP="00AC7CBE">
      <w:pPr>
        <w:spacing w:after="0" w:line="240" w:lineRule="auto"/>
        <w:contextualSpacing/>
      </w:pPr>
    </w:p>
    <w:p w14:paraId="58BB3611" w14:textId="77777777" w:rsidR="001E68A0" w:rsidRPr="00AC7CBE" w:rsidRDefault="001E68A0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br w:type="page"/>
      </w:r>
    </w:p>
    <w:p w14:paraId="4FB7B37D" w14:textId="1AEC8DF5" w:rsidR="006F4291" w:rsidRPr="00AC7CBE" w:rsidRDefault="006F4291" w:rsidP="00AC7CBE">
      <w:pPr>
        <w:kinsoku w:val="0"/>
        <w:overflowPunct w:val="0"/>
        <w:autoSpaceDE w:val="0"/>
        <w:autoSpaceDN w:val="0"/>
        <w:adjustRightInd w:val="0"/>
        <w:spacing w:beforeLines="20" w:before="48" w:afterLines="20" w:after="48" w:line="240" w:lineRule="auto"/>
        <w:ind w:right="160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H</w:t>
      </w:r>
      <w:r w:rsidR="00471179">
        <w:rPr>
          <w:rFonts w:eastAsia="Times New Roman" w:cs="Times New Roman"/>
          <w:b/>
          <w:bCs/>
          <w:color w:val="000000"/>
        </w:rPr>
        <w:t>.</w:t>
      </w:r>
      <w:r w:rsidRPr="00AC7CBE">
        <w:rPr>
          <w:rFonts w:eastAsia="Times New Roman" w:cs="Times New Roman"/>
          <w:b/>
          <w:bCs/>
          <w:color w:val="000000"/>
        </w:rPr>
        <w:t>CUSTOMARY LAND CERTIFICATES</w:t>
      </w:r>
    </w:p>
    <w:p w14:paraId="556DACF5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I'd like to ask you some questions about customary land certificates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22"/>
      </w:tblGrid>
      <w:tr w:rsidR="0057266B" w:rsidRPr="00AC7CBE" w14:paraId="24C0D26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79C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FAF74" w14:textId="4BFE9EBA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H1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familiar </w:t>
            </w:r>
            <w:proofErr w:type="gramStart"/>
            <w:r w:rsidRPr="00AC7CBE">
              <w:rPr>
                <w:color w:val="000000"/>
              </w:rPr>
              <w:t>are</w:t>
            </w:r>
            <w:proofErr w:type="gramEnd"/>
            <w:r w:rsidRPr="00AC7CBE">
              <w:rPr>
                <w:color w:val="000000"/>
              </w:rPr>
              <w:t xml:space="preserve"> you with customary land certificates? 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480DBDA" w14:textId="566AA761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If 4, skip to </w:t>
            </w:r>
            <w:r w:rsidRPr="00AC7CBE">
              <w:rPr>
                <w:rFonts w:cs="Times New Roman"/>
                <w:b/>
                <w:w w:val="105"/>
              </w:rPr>
              <w:t>Module I.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7EDB89" w14:textId="1455ADBD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1=Vary familiar</w:t>
            </w:r>
          </w:p>
          <w:p w14:paraId="43B91074" w14:textId="35F6F51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2=Somewhat familiar</w:t>
            </w:r>
          </w:p>
          <w:p w14:paraId="2DB90B62" w14:textId="5E254D7E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3=A little familiar</w:t>
            </w:r>
          </w:p>
          <w:p w14:paraId="011C0747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4=Not at all familiar</w:t>
            </w:r>
          </w:p>
          <w:p w14:paraId="0CD3369D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E2E6E6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7288F45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786D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5B9A6" w14:textId="0C91B716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H2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 you think households in this village are interested in obtaining customary land certificates?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hcertdem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7FFD2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241FB81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6FE5BB3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B4C390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346164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5B4EEBB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BF73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457A7" w14:textId="4ADC1B4D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H3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Have any households in this village requested customary land certificates?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hcertreq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C34FF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1=No</w:t>
            </w:r>
          </w:p>
          <w:p w14:paraId="15DFE70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2=Yes</w:t>
            </w:r>
            <w:r w:rsidRPr="00AC7CBE" w:rsidDel="00226116">
              <w:rPr>
                <w:rFonts w:cs="Times New Roman"/>
                <w:w w:val="105"/>
              </w:rPr>
              <w:t xml:space="preserve"> </w:t>
            </w:r>
          </w:p>
          <w:p w14:paraId="49AF2D78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60702F55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D4A87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396DF530" w14:textId="77777777" w:rsidTr="00471179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854836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30375A" w14:textId="00994349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H4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households have requested a customary land certificate?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hcertnum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C85B92" w14:textId="77777777" w:rsidR="0057266B" w:rsidRPr="00AC7CBE" w:rsidRDefault="0057266B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AC7CBE" w14:paraId="6E4239F2" w14:textId="77777777" w:rsidTr="00471179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6403BC" w14:textId="77777777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9F02034" w14:textId="117FD209" w:rsidR="0057266B" w:rsidRPr="00AC7CBE" w:rsidRDefault="0057266B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>H5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How many households have received a customary land certificate?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hcertrec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107416" w14:textId="77777777" w:rsidR="0057266B" w:rsidRPr="00AC7CBE" w:rsidRDefault="0057266B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AC7CBE" w14:paraId="0B37942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3681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8CF7A" w14:textId="50D1A3B5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H6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Do you believe issuing customary land certificates is: 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D5C4246" w14:textId="1EEB68DE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1=Very good</w:t>
            </w:r>
          </w:p>
          <w:p w14:paraId="57677828" w14:textId="4822CEA9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2=Good</w:t>
            </w:r>
          </w:p>
          <w:p w14:paraId="377972C5" w14:textId="7A5F043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3=Neither good nor bad</w:t>
            </w:r>
          </w:p>
          <w:p w14:paraId="4934BA0B" w14:textId="2A3144CA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4=Bad</w:t>
            </w:r>
          </w:p>
          <w:p w14:paraId="73A91DF5" w14:textId="5400B6F0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5=Very bad</w:t>
            </w:r>
          </w:p>
          <w:p w14:paraId="39EF3677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888=Don’t know</w:t>
            </w:r>
          </w:p>
          <w:p w14:paraId="290953D1" w14:textId="77777777" w:rsidR="0057266B" w:rsidRPr="00AC7CBE" w:rsidRDefault="0057266B" w:rsidP="00AC7CBE">
            <w:pPr>
              <w:spacing w:after="0" w:line="240" w:lineRule="auto"/>
              <w:contextualSpacing/>
            </w:pPr>
            <w:r w:rsidRPr="00AC7CBE"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E13192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370C166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FF33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977CF" w14:textId="3D3BD827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H7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Why do you believe issuing customary land certificates is a good policy?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hcertpolg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0EBA2F9B" w14:textId="22BFBAC4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all </w:t>
            </w:r>
            <w:proofErr w:type="gramStart"/>
            <w:r w:rsidRPr="00AC7CBE">
              <w:rPr>
                <w:rFonts w:cs="Times New Roman"/>
                <w:w w:val="105"/>
              </w:rPr>
              <w:t>that apply</w:t>
            </w:r>
            <w:proofErr w:type="gramEnd"/>
            <w:r w:rsidR="00471179">
              <w:rPr>
                <w:rFonts w:cs="Times New Roman"/>
                <w:w w:val="105"/>
              </w:rPr>
              <w:t>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10C53" w14:textId="4227FFC8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r w:rsidR="00AE0531" w:rsidRPr="00AC7CBE">
              <w:rPr>
                <w:rFonts w:cs="Times New Roman"/>
                <w:w w:val="105"/>
              </w:rPr>
              <w:t>Households get collateral</w:t>
            </w:r>
          </w:p>
          <w:p w14:paraId="64029CC6" w14:textId="138C7F0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r w:rsidR="00AE0531" w:rsidRPr="00AC7CBE">
              <w:rPr>
                <w:rFonts w:cs="Times New Roman"/>
                <w:w w:val="105"/>
              </w:rPr>
              <w:t>It is easier to sell or transfer the land</w:t>
            </w:r>
          </w:p>
          <w:p w14:paraId="534542DA" w14:textId="0FF16A63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r w:rsidR="00AE0531" w:rsidRPr="00AC7CBE">
              <w:rPr>
                <w:rFonts w:cs="Times New Roman"/>
                <w:w w:val="105"/>
              </w:rPr>
              <w:t>Secures tenure</w:t>
            </w:r>
          </w:p>
          <w:p w14:paraId="232286C1" w14:textId="3B8B18B4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r w:rsidR="00AE0531" w:rsidRPr="00AC7CBE">
              <w:rPr>
                <w:rFonts w:cs="Times New Roman"/>
                <w:w w:val="105"/>
              </w:rPr>
              <w:t>Promotes gender equality in land access</w:t>
            </w:r>
          </w:p>
          <w:p w14:paraId="7E98609E" w14:textId="623F88D5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5=</w:t>
            </w:r>
            <w:r w:rsidR="00AE0531" w:rsidRPr="00AC7CBE">
              <w:rPr>
                <w:rFonts w:cs="Times New Roman"/>
                <w:w w:val="105"/>
              </w:rPr>
              <w:t>Reduces land conflicts</w:t>
            </w:r>
          </w:p>
          <w:p w14:paraId="18F14B0E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BD917D9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274CFC6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53C727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AC7CBE" w14:paraId="4720291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7B8E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1CDD1C" w14:textId="55635CF3" w:rsidR="0057266B" w:rsidRPr="00AC7CBE" w:rsidRDefault="0057266B" w:rsidP="00AC7CBE">
            <w:pPr>
              <w:spacing w:after="0" w:line="240" w:lineRule="auto"/>
              <w:contextualSpacing/>
              <w:rPr>
                <w:b/>
                <w:color w:val="000000"/>
              </w:rPr>
            </w:pPr>
            <w:r w:rsidRPr="00AC7CBE">
              <w:rPr>
                <w:color w:val="000000"/>
              </w:rPr>
              <w:t>H8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Why do you believe issuing customary land certificates is a bad policy?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hcertpolb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  <w:p w14:paraId="3DC4E661" w14:textId="2D6CA5E2" w:rsidR="0057266B" w:rsidRPr="00AC7CBE" w:rsidRDefault="0057266B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all </w:t>
            </w:r>
            <w:proofErr w:type="gramStart"/>
            <w:r w:rsidRPr="00AC7CBE">
              <w:rPr>
                <w:rFonts w:cs="Times New Roman"/>
                <w:w w:val="105"/>
              </w:rPr>
              <w:t>that apply</w:t>
            </w:r>
            <w:proofErr w:type="gramEnd"/>
            <w:r w:rsidR="00471179">
              <w:rPr>
                <w:rFonts w:cs="Times New Roman"/>
                <w:w w:val="105"/>
              </w:rPr>
              <w:t>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C6F161" w14:textId="14D25F70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</w:t>
            </w:r>
            <w:r w:rsidR="0035371A" w:rsidRPr="00AC7CBE">
              <w:rPr>
                <w:rFonts w:cs="Times New Roman"/>
                <w:w w:val="105"/>
              </w:rPr>
              <w:t>Takes away use rights from poor households</w:t>
            </w:r>
          </w:p>
          <w:p w14:paraId="7C26DD6B" w14:textId="65A3F785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</w:t>
            </w:r>
            <w:r w:rsidR="0035371A" w:rsidRPr="00AC7CBE">
              <w:rPr>
                <w:rFonts w:cs="Times New Roman"/>
                <w:w w:val="105"/>
              </w:rPr>
              <w:t>Traditional authorities lose power and influence</w:t>
            </w:r>
          </w:p>
          <w:p w14:paraId="7A094123" w14:textId="5E5B8D1F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</w:t>
            </w:r>
            <w:r w:rsidR="0035371A" w:rsidRPr="00AC7CBE">
              <w:rPr>
                <w:rFonts w:cs="Times New Roman"/>
                <w:w w:val="105"/>
              </w:rPr>
              <w:t>Households have to pay ground rates/taxes</w:t>
            </w:r>
          </w:p>
          <w:p w14:paraId="5014D1E0" w14:textId="7941B600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r w:rsidR="0035371A" w:rsidRPr="00AC7CBE">
              <w:rPr>
                <w:rFonts w:cs="Times New Roman"/>
                <w:w w:val="105"/>
              </w:rPr>
              <w:t>Encourages corruption</w:t>
            </w:r>
          </w:p>
          <w:p w14:paraId="6BD2FB4F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7FFF379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12C207A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E6D904" w14:textId="77777777" w:rsidR="0057266B" w:rsidRPr="00AC7CBE" w:rsidRDefault="0057266B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9BEEF86" w14:textId="77777777" w:rsidR="0057266B" w:rsidRPr="00AC7CBE" w:rsidRDefault="0057266B" w:rsidP="00AC7CBE">
      <w:pPr>
        <w:spacing w:after="0" w:line="240" w:lineRule="auto"/>
        <w:contextualSpacing/>
        <w:rPr>
          <w:rFonts w:eastAsia="Calibri" w:cs="Times New Roman"/>
        </w:rPr>
      </w:pPr>
    </w:p>
    <w:p w14:paraId="3CF7B11C" w14:textId="77777777" w:rsidR="0057266B" w:rsidRPr="00AC7CBE" w:rsidRDefault="0057266B" w:rsidP="00AC7CBE">
      <w:pPr>
        <w:spacing w:after="0" w:line="240" w:lineRule="auto"/>
        <w:contextualSpacing/>
        <w:rPr>
          <w:rFonts w:eastAsia="Calibri" w:cs="Times New Roman"/>
        </w:rPr>
      </w:pPr>
    </w:p>
    <w:p w14:paraId="47E20DAC" w14:textId="77777777" w:rsidR="0035371A" w:rsidRPr="00AC7CBE" w:rsidRDefault="0035371A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br w:type="page"/>
      </w:r>
    </w:p>
    <w:p w14:paraId="00C5568B" w14:textId="63E54911" w:rsidR="006F4291" w:rsidRPr="00AC7CBE" w:rsidRDefault="006F4291" w:rsidP="00AC7CBE">
      <w:pPr>
        <w:spacing w:after="0" w:line="240" w:lineRule="auto"/>
        <w:contextualSpacing/>
        <w:rPr>
          <w:rFonts w:eastAsia="Times New Roman" w:cs="Times New Roman"/>
          <w:b/>
          <w:bCs/>
          <w:color w:val="000000"/>
        </w:rPr>
      </w:pPr>
      <w:r w:rsidRPr="00AC7CBE">
        <w:rPr>
          <w:rFonts w:eastAsia="Times New Roman" w:cs="Times New Roman"/>
          <w:b/>
          <w:bCs/>
          <w:color w:val="000000"/>
        </w:rPr>
        <w:lastRenderedPageBreak/>
        <w:t>I</w:t>
      </w:r>
      <w:r w:rsidR="00471179">
        <w:rPr>
          <w:rFonts w:eastAsia="Times New Roman" w:cs="Times New Roman"/>
          <w:b/>
          <w:bCs/>
          <w:color w:val="000000"/>
        </w:rPr>
        <w:t>.</w:t>
      </w:r>
      <w:r w:rsidRPr="00AC7CBE">
        <w:rPr>
          <w:rFonts w:eastAsia="Times New Roman" w:cs="Times New Roman"/>
          <w:b/>
          <w:bCs/>
          <w:color w:val="000000"/>
        </w:rPr>
        <w:t>LAND CONFLICT</w:t>
      </w:r>
    </w:p>
    <w:p w14:paraId="2D95B317" w14:textId="77777777" w:rsidR="006F4291" w:rsidRPr="00AC7CBE" w:rsidRDefault="006F4291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 xml:space="preserve">Now I am going to ask you some questions about land conflicts between your village and other villages only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758CB0A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507E3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C9043F2" w14:textId="6A60945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village, between your village and other villages, how many disputes occurred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90801D1" w14:textId="3AB9D14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I15.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3A7AF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4525681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286E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554766" w14:textId="1B05A07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BDD7920" w14:textId="2AEE540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7C7F1D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6E3AF47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7B53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0034CE" w14:textId="4647465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38FDDE9" w14:textId="70D4D8B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41392A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27B481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C1954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26827D" w14:textId="4DB85D6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away from households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B89B8F7" w14:textId="4B4A8C70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8997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C16E45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8960C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6F3EC" w14:textId="7883D3C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752F556" w14:textId="396B927F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AA77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32D86CB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4361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CFA00D" w14:textId="1DF6F84F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4FBBCC6" w14:textId="0DF309B1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85DF68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38E5655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CEF9A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1FA8EB" w14:textId="637148C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64C415A" w14:textId="2800D165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73F0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1E7D186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6E309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68A259C" w14:textId="0B7A110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54B1D92" w14:textId="41F496F8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BA48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9583C8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1D9AC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E2AC04" w14:textId="2D33EF6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AC6C391" w14:textId="709F9DC6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49694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7605971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1602C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5B8071" w14:textId="319B819F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hvconprop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C760F18" w14:textId="389E449C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2DF46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1059153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235F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E93E16E" w14:textId="5DCAA6E0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I11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have led to violence?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hvconviol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3C24B6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AC7CBE" w14:paraId="0230C9A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AC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5DAEA" w14:textId="7CDF7DB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26BF416" w14:textId="7EE74F8A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  <w:p w14:paraId="45440A3C" w14:textId="4F8A3874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w w:val="105"/>
              </w:rPr>
              <w:t xml:space="preserve">Probe and </w:t>
            </w:r>
            <w:proofErr w:type="spellStart"/>
            <w:r w:rsidRPr="00AC7CBE">
              <w:rPr>
                <w:rFonts w:cs="Times New Roman"/>
                <w:w w:val="105"/>
              </w:rPr>
              <w:t>code</w:t>
            </w:r>
            <w:r w:rsidR="00471179">
              <w:rPr>
                <w:rFonts w:cs="Times New Roman"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Select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51CF8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136F3D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2D94276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27B9A6F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1846285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685912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D1F5E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178527E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A57C62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445A3AE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92ED379" w14:textId="5491D315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739BE8" w14:textId="4BC07EC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C77509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ED1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963BB" w14:textId="3BEA120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255F6EE" w14:textId="2CA5AD76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lastRenderedPageBreak/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EFC4C" w14:textId="44098220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1=Headman</w:t>
            </w:r>
          </w:p>
          <w:p w14:paraId="7951E8EA" w14:textId="3BD1D8CC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56615C22" w14:textId="7C76D56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3=Cooperative farmer group</w:t>
            </w:r>
          </w:p>
          <w:p w14:paraId="70185964" w14:textId="75E60C0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12A57BF" w14:textId="1568AEE2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00753580" w14:textId="6C09C015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2B920D66" w14:textId="4D1AD75F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7801320C" w14:textId="60E9E50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1D18C7B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5AB3802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3483C3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3BA6B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AC7CBE" w14:paraId="2BDCC24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70FC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9AC39C" w14:textId="6CD71E9A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I14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your village and other villages are still happening now?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hvconcont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</w:t>
            </w: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4ED8B7" w14:textId="65F15D73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065CF58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547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37DF8" w14:textId="1205B209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I15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you village and other villages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(hvconfreq3)                                                             </w:t>
            </w: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C463CA" w14:textId="24118329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9352E46" w14:textId="4EE18EB1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383D10DE" w14:textId="3E2BEB20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60B2757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9514B4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EC1654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56BB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E28F37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46E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80615" w14:textId="2CAF7D6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land related disputes between your village and other villages has increased, decreased, or stayed the same? </w:t>
            </w:r>
            <w:r w:rsidRPr="00AC7CBE">
              <w:rPr>
                <w:rFonts w:eastAsia="Calibri" w:cs="Times New Roman"/>
                <w:b/>
              </w:rPr>
              <w:t>(hvconintense3)</w:t>
            </w:r>
          </w:p>
          <w:p w14:paraId="1DBAA7CB" w14:textId="5FAFB56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proofErr w:type="gramStart"/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other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villages</w:t>
            </w:r>
            <w:proofErr w:type="gram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eastAsia="Calibri" w:cs="Times New Roman"/>
              </w:rPr>
              <w:t xml:space="preserve">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362B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2C0280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0CD85C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6792750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8A0041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355DCA4" w14:textId="2DCA4318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E69AD" w14:textId="25F9BCD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1772662E" w14:textId="77777777" w:rsidR="0035371A" w:rsidRPr="00AC7CBE" w:rsidRDefault="0035371A" w:rsidP="00AC7CBE">
      <w:pPr>
        <w:pStyle w:val="Header"/>
        <w:tabs>
          <w:tab w:val="clear" w:pos="4680"/>
          <w:tab w:val="clear" w:pos="9360"/>
        </w:tabs>
        <w:contextualSpacing/>
        <w:rPr>
          <w:rFonts w:eastAsia="Calibri" w:cs="Times New Roman"/>
        </w:rPr>
      </w:pPr>
    </w:p>
    <w:p w14:paraId="7AC027EB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Now I am going to ask you some questions about disputes between your village and outside investors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044352B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14224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0548D8" w14:textId="20E5648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 between your village and outside investors, how many disputes occurred over the past year?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8749A86" w14:textId="2800D012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     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I31</w:t>
            </w:r>
            <w:r w:rsidR="00471179">
              <w:rPr>
                <w:rFonts w:cs="Times New Roman"/>
                <w:b/>
                <w:w w:val="105"/>
              </w:rPr>
              <w:t>.</w:t>
            </w:r>
            <w:r w:rsidRPr="00AC7CBE">
              <w:rPr>
                <w:rFonts w:cs="Times New Roman"/>
                <w:b/>
                <w:w w:val="105"/>
              </w:rPr>
              <w:t xml:space="preserve">  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58C325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535508C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7E129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13D3E3" w14:textId="6BEE3E4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hiconbound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</w:p>
          <w:p w14:paraId="0015B6B8" w14:textId="3BDD7AC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0F55A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0F9E68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3FD6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9E3DED" w14:textId="652904BD" w:rsidR="0035371A" w:rsidRPr="00AC7CBE" w:rsidRDefault="0035371A" w:rsidP="00AC7CBE">
            <w:pPr>
              <w:tabs>
                <w:tab w:val="left" w:pos="5384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I19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</w:rPr>
              <w:tab/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C0E01EC" w14:textId="48772CA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6C976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5B6EA6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0E5A4F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0C6E3C" w14:textId="3F5D8C9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>How many disputes were about reallocation of land away from households in this village?</w:t>
            </w:r>
            <w:r w:rsidRPr="00AC7CBE">
              <w:t xml:space="preserve"> </w:t>
            </w:r>
            <w:r w:rsidRPr="00AC7CBE">
              <w:rPr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7AB4D2F" w14:textId="7E07529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CDEA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D7E459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4AAE8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548065" w14:textId="35DD313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D158347" w14:textId="29ECD83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59EA4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4F525CD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40A5D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213E47" w14:textId="5D51B6B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B273033" w14:textId="5EC2867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71017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9B64F2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094C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2897F1" w14:textId="687AA5D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8193724" w14:textId="663C44F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65428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24535F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0816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0B3FED" w14:textId="4A9D33B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B5FFC81" w14:textId="030192C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66E3F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8B9262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33B1B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F63CE9" w14:textId="172A36D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E34F4A0" w14:textId="3B780AA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96B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D4F806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F89B2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EF55735" w14:textId="56A618E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hiconprop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965E95C" w14:textId="067DB79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64A5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FE7606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D556B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BBC9AA" w14:textId="263F8CAD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have led to violence?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hiconviol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AC2C296" w14:textId="1B6FBED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AFD0B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6D3DC2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149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00A32" w14:textId="5D67987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  <w:bCs/>
                <w:color w:val="000000"/>
              </w:rPr>
            </w:pPr>
            <w:r w:rsidRPr="00AC7CBE">
              <w:rPr>
                <w:rFonts w:eastAsia="Calibri" w:cs="Times New Roman"/>
              </w:rPr>
              <w:t>I28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383EE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  <w:i/>
              </w:rPr>
            </w:pPr>
          </w:p>
          <w:p w14:paraId="07715D2E" w14:textId="73A95232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Probe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and code</w:t>
            </w:r>
            <w:r w:rsidR="00471179">
              <w:rPr>
                <w:rFonts w:cs="Times New Roman"/>
                <w:i/>
                <w:w w:val="105"/>
              </w:rPr>
              <w:t>.</w:t>
            </w:r>
          </w:p>
          <w:p w14:paraId="064AE303" w14:textId="23105CD8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F3AB2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7BF8DD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15672E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3280633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026AE70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A2E04A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327495D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3DA4510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3C5A5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06B1A8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17E5B6FD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A9CAB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47EF083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903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D4DE7" w14:textId="7869362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I29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CB275C6" w14:textId="5B0AC375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 </w:t>
            </w:r>
          </w:p>
          <w:p w14:paraId="2BF7962B" w14:textId="45C6879C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48B77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04B3A49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7ABD92C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55B42A3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BC5597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D0665B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9786FD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7C67C04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33486BF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C61B1A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AEA0B5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C306F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491EA34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1A578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CCF6D" w14:textId="00CCECFA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I30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your village and outside investors are still happening now?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hiconcont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E6C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6461D13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20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6028E" w14:textId="546DFAE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I31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you village and outside investors has increased, decreased, or stayed the same?  </w:t>
            </w:r>
            <w:r w:rsidRPr="00AC7CBE">
              <w:rPr>
                <w:rFonts w:eastAsia="Calibri" w:cs="Times New Roman"/>
                <w:b/>
              </w:rPr>
              <w:t xml:space="preserve">(hiconfreq3)    </w:t>
            </w:r>
            <w:r w:rsidRPr="00AC7CBE">
              <w:rPr>
                <w:rFonts w:cs="Times New Roman"/>
                <w:i/>
                <w:w w:val="105"/>
              </w:rPr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5CC8D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4891D65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1DD8B9B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1E59BA3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73487DF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F14F48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F58E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235B599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9E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5539E" w14:textId="4E5C09AE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eastAsia="Calibri" w:cs="Times New Roman"/>
              </w:rPr>
              <w:t>I32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</w:t>
            </w:r>
            <w:proofErr w:type="spellStart"/>
            <w:r w:rsidRPr="00AC7CBE">
              <w:rPr>
                <w:rFonts w:eastAsia="Calibri" w:cs="Times New Roman"/>
              </w:rPr>
              <w:t>of</w:t>
            </w:r>
            <w:proofErr w:type="spellEnd"/>
            <w:r w:rsidRPr="00AC7CBE">
              <w:rPr>
                <w:rFonts w:eastAsia="Calibri" w:cs="Times New Roman"/>
              </w:rPr>
              <w:t xml:space="preserve"> land related disputes between your village and outside investors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(hiconintense3)  </w:t>
            </w:r>
            <w:r w:rsidRPr="00AC7CBE">
              <w:rPr>
                <w:rFonts w:cs="Times New Roman"/>
                <w:i/>
                <w:w w:val="105"/>
              </w:rPr>
              <w:lastRenderedPageBreak/>
              <w:t xml:space="preserve">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vs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investors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5A36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1=Increased</w:t>
            </w:r>
          </w:p>
          <w:p w14:paraId="32695E9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F5E69A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3406DD6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06681D0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888=Don’t know</w:t>
            </w:r>
          </w:p>
          <w:p w14:paraId="632D2A0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2C5C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30BC6F10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33F7181A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Now I am going to ask you some questions about disputes between households in your village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35BBC11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0DD11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E844D" w14:textId="72036EF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 between households in your village, how many disputes occurred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0A24CA3" w14:textId="070B7F21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 xml:space="preserve">  </w:t>
            </w:r>
            <w:r w:rsidRPr="00AC7CBE">
              <w:rPr>
                <w:rFonts w:cs="Times New Roman"/>
                <w:w w:val="105"/>
              </w:rPr>
              <w:t xml:space="preserve">If 0, skip to </w:t>
            </w:r>
            <w:r w:rsidRPr="00AC7CBE">
              <w:rPr>
                <w:rFonts w:cs="Times New Roman"/>
                <w:b/>
                <w:w w:val="105"/>
              </w:rPr>
              <w:t>I48.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62E3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16EABF48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C3A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BA4FCDF" w14:textId="56AF59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inheritance or land allocation?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h_hbconinherit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14E840D" w14:textId="3385F17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2C9F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CAF095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B8DBD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82839" w14:textId="03236FC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C180D12" w14:textId="35DBBBD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BA21C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3747155A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628F8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CFC5DE" w14:textId="4D1C948D" w:rsidR="0035371A" w:rsidRPr="00AC7CBE" w:rsidRDefault="0035371A" w:rsidP="00AC7CBE">
            <w:pPr>
              <w:tabs>
                <w:tab w:val="left" w:pos="5672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3815D9E" w14:textId="5BE6968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F147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528C5BAB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0AF2E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EE16E" w14:textId="1201652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from one household to another in this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35A6739" w14:textId="108AFD8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6ACB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92085F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A586A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1BD2FE2" w14:textId="3D8B2E49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5EDE17D" w14:textId="41E2C80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F041F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86D4B3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C1172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CEAF5C" w14:textId="606DF5C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I39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4CCD41F" w14:textId="5E2A426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2A9E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D8CE0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EAD1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94A0C5" w14:textId="12EB75B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24575029" w14:textId="1AE863C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AAF52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18843E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7CDDC4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89D2E1" w14:textId="67E0F13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42A195C" w14:textId="256BD61C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1B89F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0F59755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100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F80610" w14:textId="7E7D1B00" w:rsidR="0035371A" w:rsidRPr="00AC7CBE" w:rsidRDefault="0035371A" w:rsidP="00AC7CBE">
            <w:pPr>
              <w:tabs>
                <w:tab w:val="left" w:pos="6424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DB0C85C" w14:textId="4F0D46B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033AD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0E5A6FF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BB856D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947797" w14:textId="2D30A41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I43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h_hbconprop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C99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1C6032C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18E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734B6" w14:textId="7F9FD1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63E065C" w14:textId="057C12C3" w:rsidR="0035371A" w:rsidRPr="00AC7CBE" w:rsidRDefault="0035371A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cs="Times New Roman"/>
                <w:i/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Disputes between households in 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i/>
                <w:w w:val="105"/>
              </w:rPr>
              <w:t>Probe</w:t>
            </w:r>
            <w:proofErr w:type="spellEnd"/>
            <w:r w:rsidRPr="00AC7CBE">
              <w:rPr>
                <w:rFonts w:cs="Times New Roman"/>
                <w:i/>
                <w:w w:val="105"/>
              </w:rPr>
              <w:t xml:space="preserve"> and code</w:t>
            </w:r>
            <w:r w:rsidR="00471179">
              <w:rPr>
                <w:rFonts w:cs="Times New Roman"/>
                <w:i/>
                <w:w w:val="105"/>
              </w:rPr>
              <w:t>.</w:t>
            </w:r>
          </w:p>
          <w:p w14:paraId="0622DB4B" w14:textId="14869B8A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38DB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74A135B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6795C3A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7780EF3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2865ADE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FCD55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634C6C6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05E700A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0A102B8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2963C5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391DEFD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lastRenderedPageBreak/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24947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AC7CBE" w14:paraId="47632A84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FA2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9C5BE" w14:textId="06B9C27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D8CABF1" w14:textId="10F3BDE1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AD36B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4817B46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5070FC0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1980A6B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7890AC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5F6F72F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519B807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559C61A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6B5ADF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84D003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D0DAFD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1ED87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C72759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62E95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9E6AD9" w14:textId="4E708B0D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I47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households in your village are happening right now?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h_hbconcont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</w:t>
            </w: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75E22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2F6D4A6D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35B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AB69A" w14:textId="06F9E021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between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(h_hbconfreq3)   </w:t>
            </w:r>
          </w:p>
          <w:p w14:paraId="3EBB4304" w14:textId="3A8C1044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106C2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6B607E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6FDCBC2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022A320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27CF04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4BEC6BEF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F57A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937E12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015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91238" w14:textId="25BB7F3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I49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intensity of land related disputes between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 xml:space="preserve">(h_hbconintense3)  </w:t>
            </w:r>
          </w:p>
          <w:p w14:paraId="69B8C32A" w14:textId="444CC9FB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23FF5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3006B73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0CAEBAE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264408A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B0DC4D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7A46415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4514B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36AD9D42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014299AC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Now I am going to ask you some questions about disputes within households in your village only.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22"/>
      </w:tblGrid>
      <w:tr w:rsidR="0035371A" w:rsidRPr="00AC7CBE" w14:paraId="62C9FF7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212450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5FAC7EC" w14:textId="4CEF25A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Thinking back to disputes over land that have occurred in this village, how many disputes occurred between households in your village over the past year?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h_hwconflict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270A12E" w14:textId="28CA534E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cs="Times New Roman"/>
                <w:i/>
                <w:w w:val="105"/>
              </w:rPr>
              <w:t xml:space="preserve">Disputes within households in this village </w:t>
            </w:r>
            <w:proofErr w:type="spellStart"/>
            <w:r w:rsidRPr="00AC7CBE">
              <w:rPr>
                <w:rFonts w:cs="Times New Roman"/>
                <w:i/>
                <w:w w:val="105"/>
              </w:rPr>
              <w:t>only</w:t>
            </w:r>
            <w:r w:rsidR="00471179">
              <w:rPr>
                <w:rFonts w:cs="Times New Roman"/>
                <w:i/>
                <w:w w:val="105"/>
              </w:rPr>
              <w:t>.</w:t>
            </w:r>
            <w:r w:rsidRPr="00AC7CBE">
              <w:rPr>
                <w:rFonts w:cs="Times New Roman"/>
                <w:w w:val="105"/>
              </w:rPr>
              <w:t>If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0, skip to </w:t>
            </w:r>
            <w:r w:rsidRPr="00AC7CBE">
              <w:rPr>
                <w:rFonts w:cs="Times New Roman"/>
                <w:b/>
                <w:w w:val="105"/>
              </w:rPr>
              <w:t>I65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E44F7B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7BDCE5E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B6E7E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A8F302" w14:textId="67CA5D7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I51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inheritance or land allocation?  </w:t>
            </w:r>
            <w:r w:rsidRPr="00AC7CBE">
              <w:rPr>
                <w:rFonts w:eastAsia="Calibri" w:cs="Times New Roman"/>
                <w:b/>
              </w:rPr>
              <w:t xml:space="preserve">( </w:t>
            </w:r>
            <w:proofErr w:type="spellStart"/>
            <w:r w:rsidRPr="00AC7CBE">
              <w:rPr>
                <w:rFonts w:eastAsia="Calibri" w:cs="Times New Roman"/>
                <w:b/>
              </w:rPr>
              <w:t>h_hwconinherit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6DE701D" w14:textId="5B7F709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7FE76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08C6DF7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6BE0EC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F52C5A" w14:textId="6175167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boundaries?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h_hwconbound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42E91CCC" w14:textId="4BB32F8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028A9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FA703B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63A121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535480" w14:textId="555DBE5A" w:rsidR="0035371A" w:rsidRPr="00AC7CBE" w:rsidRDefault="0035371A" w:rsidP="00AC7CBE">
            <w:pPr>
              <w:tabs>
                <w:tab w:val="left" w:pos="5447"/>
              </w:tabs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natural resources?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h_hwconnrm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15A24147" w14:textId="57DD9195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EF98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1AE67DCC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453C66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28DEC87" w14:textId="596550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reallocation of land from household member to another in the village?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h_hwconallocation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28C61DC" w14:textId="49B7DF7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93105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2D463C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74CAC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A4D0BE" w14:textId="4426C13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grazing of livestock on land in this village?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h_hwcongraze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CABE58A" w14:textId="03E8CB5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1A0D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669BB6D3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046C95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B0F3BA" w14:textId="5B6247B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cutting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h_hwconcuttree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F099C2A" w14:textId="2782F24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B8E7A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96D1C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1AF9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5836FC" w14:textId="1E6D4E1B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I57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the ownership of trees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h_hwcontree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54154D40" w14:textId="47420F5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416FD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63280D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DAAD83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CF0CE5" w14:textId="37ACC3A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I58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fires or burning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h_hwconfire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6C31B3A0" w14:textId="7C2E854E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C503E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21369B80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868BF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B1F6BF" w14:textId="3E781F80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I59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were about fencing on land in this village?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h_hwconfence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36DC1B1A" w14:textId="7C53C9F6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0879D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4855F12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F83D0A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4A83AC" w14:textId="14790AC3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  <w:r w:rsidRPr="00AC7CBE">
              <w:rPr>
                <w:rFonts w:eastAsia="Calibri" w:cs="Times New Roman"/>
              </w:rPr>
              <w:t>I60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Of all these disputes together, how many of them led to destruction of property?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h_hwconprop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    </w:t>
            </w: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1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AA2B9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AC7CBE" w14:paraId="72F3BE2E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33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F8B98" w14:textId="185644A2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I62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helped or is helping to resolve the conflicts?  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h_hwconhelp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7F451888" w14:textId="025B333E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CB071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3FDC474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00A7A95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3B19399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51C22EE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218EB80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7B35AE8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5575DC77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2597B6A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4846A39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58FFCFC5" w14:textId="77777777" w:rsidR="0035371A" w:rsidRPr="00AC7CBE" w:rsidRDefault="0035371A" w:rsidP="00AC7CBE">
            <w:pPr>
              <w:spacing w:after="0" w:line="240" w:lineRule="auto"/>
              <w:contextualSpacing/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D29D9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1B59949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EA3E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6AFA9" w14:textId="00200C54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I63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Who was the most important actor for resolving the dispute?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h_hwconresolve</w:t>
            </w:r>
            <w:proofErr w:type="spellEnd"/>
            <w:r w:rsidRPr="00AC7CBE">
              <w:rPr>
                <w:rFonts w:eastAsia="Calibri" w:cs="Times New Roman"/>
                <w:b/>
              </w:rPr>
              <w:t>)</w:t>
            </w:r>
          </w:p>
          <w:p w14:paraId="09C8C754" w14:textId="7FADDECD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93A42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1=Headman</w:t>
            </w:r>
          </w:p>
          <w:p w14:paraId="190C4BD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2=NGO</w:t>
            </w:r>
          </w:p>
          <w:p w14:paraId="07C59C3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3=Cooperative farmer group</w:t>
            </w:r>
          </w:p>
          <w:p w14:paraId="4306DD8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</w:t>
            </w:r>
            <w:proofErr w:type="spellStart"/>
            <w:r w:rsidRPr="00AC7CBE">
              <w:rPr>
                <w:rFonts w:cs="Times New Roman"/>
                <w:w w:val="105"/>
              </w:rPr>
              <w:t>Chipata</w:t>
            </w:r>
            <w:proofErr w:type="spellEnd"/>
            <w:r w:rsidRPr="00AC7CBE">
              <w:rPr>
                <w:rFonts w:cs="Times New Roman"/>
                <w:w w:val="105"/>
              </w:rPr>
              <w:t xml:space="preserve"> land alliance</w:t>
            </w:r>
          </w:p>
          <w:p w14:paraId="796D149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 xml:space="preserve">5=Village land </w:t>
            </w:r>
            <w:proofErr w:type="spellStart"/>
            <w:r w:rsidRPr="00AC7CBE">
              <w:rPr>
                <w:rFonts w:cs="Times New Roman"/>
                <w:w w:val="105"/>
              </w:rPr>
              <w:t>comittee</w:t>
            </w:r>
            <w:proofErr w:type="spellEnd"/>
          </w:p>
          <w:p w14:paraId="68BC374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6=YGL</w:t>
            </w:r>
          </w:p>
          <w:p w14:paraId="17A0944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7=Chief</w:t>
            </w:r>
          </w:p>
          <w:p w14:paraId="06643AB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8=Induna</w:t>
            </w:r>
          </w:p>
          <w:p w14:paraId="4E2D1B54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337E3CBC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0CECBC43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F0026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0CF29911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C63327" w14:textId="77777777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A52A67" w14:textId="69213FBF" w:rsidR="0035371A" w:rsidRPr="00AC7CBE" w:rsidRDefault="0035371A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rFonts w:eastAsia="Calibri" w:cs="Times New Roman"/>
              </w:rPr>
              <w:t>I64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How many disputes between households in your village are happening right now? </w:t>
            </w:r>
            <w:r w:rsidRPr="00AC7CBE">
              <w:rPr>
                <w:rFonts w:eastAsia="Calibri" w:cs="Times New Roman"/>
                <w:b/>
              </w:rPr>
              <w:t>(</w:t>
            </w:r>
            <w:proofErr w:type="spellStart"/>
            <w:r w:rsidRPr="00AC7CBE">
              <w:rPr>
                <w:rFonts w:eastAsia="Calibri" w:cs="Times New Roman"/>
                <w:b/>
              </w:rPr>
              <w:t>h_hwconcont</w:t>
            </w:r>
            <w:proofErr w:type="spellEnd"/>
            <w:r w:rsidRPr="00AC7CBE">
              <w:rPr>
                <w:rFonts w:eastAsia="Calibri" w:cs="Times New Roman"/>
                <w:b/>
              </w:rPr>
              <w:t xml:space="preserve">)               </w:t>
            </w: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58639F" w14:textId="77777777" w:rsidR="0035371A" w:rsidRPr="00AC7CBE" w:rsidRDefault="0035371A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</w:t>
            </w:r>
            <w:r w:rsidRPr="00AC7CBE">
              <w:rPr>
                <w:rFonts w:cs="Times New Roman"/>
                <w:i/>
                <w:color w:val="A6A6A6"/>
              </w:rPr>
              <w:t>Integer</w:t>
            </w:r>
            <w:r w:rsidRPr="00AC7CBE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AC7CBE" w14:paraId="2EE5D81F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CD8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1EA09" w14:textId="3E76CCA8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I65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frequency of land related disputes within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>(h_hwconfreq3)</w:t>
            </w:r>
          </w:p>
          <w:p w14:paraId="0E888363" w14:textId="498BFF89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25179A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1=Increased</w:t>
            </w:r>
          </w:p>
          <w:p w14:paraId="78072FF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2=Decreased</w:t>
            </w:r>
          </w:p>
          <w:p w14:paraId="46C8A38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1A352DF5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0530DC4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3E7F8C8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FC142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AC7CBE" w14:paraId="18A26D82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DA4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A2C09" w14:textId="1151705A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b/>
              </w:rPr>
            </w:pPr>
            <w:r w:rsidRPr="00AC7CBE">
              <w:rPr>
                <w:rFonts w:eastAsia="Calibri" w:cs="Times New Roman"/>
              </w:rPr>
              <w:t>I66</w:t>
            </w:r>
            <w:r w:rsidR="00471179">
              <w:rPr>
                <w:rFonts w:eastAsia="Calibri" w:cs="Times New Roman"/>
              </w:rPr>
              <w:t>.</w:t>
            </w:r>
            <w:r w:rsidRPr="00AC7CBE">
              <w:rPr>
                <w:rFonts w:eastAsia="Calibri" w:cs="Times New Roman"/>
              </w:rPr>
              <w:t xml:space="preserve">Compared to 3 years ago, do you think the </w:t>
            </w:r>
            <w:r w:rsidRPr="00AC7CBE">
              <w:rPr>
                <w:rFonts w:eastAsia="Calibri" w:cs="Times New Roman"/>
              </w:rPr>
              <w:lastRenderedPageBreak/>
              <w:t xml:space="preserve">intensity of land related disputes within households in your village has increased, decreased, or stayed the same? </w:t>
            </w:r>
            <w:r w:rsidRPr="00AC7CBE">
              <w:rPr>
                <w:rFonts w:eastAsia="Calibri" w:cs="Times New Roman"/>
                <w:b/>
              </w:rPr>
              <w:t>(h_hwconintense3)</w:t>
            </w:r>
          </w:p>
          <w:p w14:paraId="03258263" w14:textId="2F58242C" w:rsidR="0035371A" w:rsidRPr="00AC7CBE" w:rsidRDefault="0035371A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07C10B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1=Increased</w:t>
            </w:r>
          </w:p>
          <w:p w14:paraId="31859BD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lastRenderedPageBreak/>
              <w:t>2=Decreased</w:t>
            </w:r>
          </w:p>
          <w:p w14:paraId="6DB94819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3=Remained the same</w:t>
            </w:r>
          </w:p>
          <w:p w14:paraId="780FC69D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97=Other, please specify</w:t>
            </w:r>
          </w:p>
          <w:p w14:paraId="104365A8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888=Don’t know</w:t>
            </w:r>
          </w:p>
          <w:p w14:paraId="049F91D0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97961" w14:textId="77777777" w:rsidR="0035371A" w:rsidRPr="00AC7CBE" w:rsidRDefault="0035371A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6743928D" w14:textId="77777777" w:rsidR="0035371A" w:rsidRPr="00AC7CBE" w:rsidRDefault="0035371A" w:rsidP="00AC7CBE">
      <w:pPr>
        <w:spacing w:after="0" w:line="240" w:lineRule="auto"/>
        <w:contextualSpacing/>
        <w:rPr>
          <w:rFonts w:eastAsia="Calibri" w:cs="Times New Roman"/>
        </w:rPr>
      </w:pPr>
    </w:p>
    <w:p w14:paraId="127848BF" w14:textId="77777777" w:rsidR="006F4291" w:rsidRPr="00AC7CBE" w:rsidRDefault="006F4291" w:rsidP="00AC7CBE">
      <w:pPr>
        <w:spacing w:after="0" w:line="240" w:lineRule="auto"/>
        <w:contextualSpacing/>
        <w:rPr>
          <w:b/>
        </w:rPr>
      </w:pPr>
    </w:p>
    <w:p w14:paraId="6A94D1D2" w14:textId="77777777" w:rsidR="0035371A" w:rsidRPr="00AC7CBE" w:rsidRDefault="0035371A" w:rsidP="00AC7CBE">
      <w:pPr>
        <w:spacing w:after="0" w:line="240" w:lineRule="auto"/>
        <w:contextualSpacing/>
        <w:rPr>
          <w:b/>
        </w:rPr>
      </w:pPr>
      <w:r w:rsidRPr="00AC7CBE">
        <w:rPr>
          <w:b/>
        </w:rPr>
        <w:br w:type="page"/>
      </w:r>
    </w:p>
    <w:p w14:paraId="2B8B70D3" w14:textId="1DC55BC4" w:rsidR="006F4291" w:rsidRPr="00AC7CBE" w:rsidRDefault="006F4291" w:rsidP="00AC7CBE">
      <w:pPr>
        <w:spacing w:after="0" w:line="240" w:lineRule="auto"/>
        <w:contextualSpacing/>
        <w:rPr>
          <w:b/>
        </w:rPr>
      </w:pPr>
      <w:r w:rsidRPr="00AC7CBE">
        <w:rPr>
          <w:b/>
        </w:rPr>
        <w:lastRenderedPageBreak/>
        <w:t>J</w:t>
      </w:r>
      <w:r w:rsidR="00471179">
        <w:rPr>
          <w:b/>
        </w:rPr>
        <w:t>.</w:t>
      </w:r>
      <w:r w:rsidRPr="00AC7CBE">
        <w:rPr>
          <w:b/>
        </w:rPr>
        <w:t>CONCLUSION</w:t>
      </w:r>
    </w:p>
    <w:p w14:paraId="1F74134A" w14:textId="77777777" w:rsidR="006F4291" w:rsidRPr="00AC7CBE" w:rsidRDefault="006F4291" w:rsidP="00AC7CBE">
      <w:pPr>
        <w:spacing w:after="0" w:line="240" w:lineRule="auto"/>
        <w:contextualSpacing/>
        <w:rPr>
          <w:rFonts w:eastAsia="Calibri" w:cs="Times New Roman"/>
        </w:rPr>
      </w:pPr>
      <w:r w:rsidRPr="00AC7CBE">
        <w:rPr>
          <w:rFonts w:eastAsia="Calibri" w:cs="Times New Roman"/>
        </w:rPr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22"/>
      </w:tblGrid>
      <w:tr w:rsidR="00410C0C" w:rsidRPr="00AC7CBE" w14:paraId="7B8DF58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eastAsia="Calibri" w:cs="Times New Roman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316CDFD1" w:rsidR="00410C0C" w:rsidRPr="00AC7CBE" w:rsidRDefault="00410C0C" w:rsidP="00AC7CBE">
            <w:pPr>
              <w:spacing w:after="0" w:line="240" w:lineRule="auto"/>
              <w:contextualSpacing/>
              <w:rPr>
                <w:color w:val="000000"/>
              </w:rPr>
            </w:pPr>
            <w:r w:rsidRPr="00AC7CBE">
              <w:rPr>
                <w:color w:val="000000"/>
              </w:rPr>
              <w:t>J1</w:t>
            </w:r>
            <w:r w:rsidR="00471179">
              <w:rPr>
                <w:color w:val="000000"/>
              </w:rPr>
              <w:t>.</w:t>
            </w:r>
            <w:r w:rsidRPr="00AC7CBE">
              <w:rPr>
                <w:color w:val="000000"/>
              </w:rPr>
              <w:t xml:space="preserve">Enumerator: Please select the correct survey status from the list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j_status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1=Complete</w:t>
            </w:r>
          </w:p>
          <w:p w14:paraId="1BB029D7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2=Incomplete, come back</w:t>
            </w:r>
          </w:p>
          <w:p w14:paraId="5041DAC5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3=Incomplete, cannot finish</w:t>
            </w:r>
          </w:p>
          <w:p w14:paraId="0972A437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cs="Times New Roman"/>
                <w:w w:val="105"/>
              </w:rPr>
            </w:pPr>
            <w:r w:rsidRPr="00AC7CBE">
              <w:rPr>
                <w:rFonts w:cs="Times New Roman"/>
                <w:w w:val="105"/>
              </w:rPr>
              <w:t>4=Refused to participate</w:t>
            </w:r>
          </w:p>
          <w:p w14:paraId="0E1293FF" w14:textId="77777777" w:rsidR="00410C0C" w:rsidRPr="00AC7CBE" w:rsidRDefault="00410C0C" w:rsidP="00AC7CBE">
            <w:pPr>
              <w:spacing w:after="0" w:line="240" w:lineRule="auto"/>
              <w:contextualSpacing/>
            </w:pPr>
            <w:r w:rsidRPr="00AC7CBE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AC7CBE" w:rsidRDefault="00410C0C" w:rsidP="00AC7CBE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</w:pPr>
            <w:r w:rsidRPr="00AC7CBE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410C0C" w:rsidRPr="00AC7CBE" w14:paraId="1FB1A5D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AC7CBE" w:rsidRDefault="00410C0C" w:rsidP="00AC7CBE">
            <w:pPr>
              <w:spacing w:after="0" w:line="240" w:lineRule="auto"/>
              <w:contextualSpacing/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AC7CBE" w:rsidRDefault="00410C0C" w:rsidP="00AC7CBE">
            <w:pPr>
              <w:spacing w:after="0" w:line="240" w:lineRule="auto"/>
              <w:contextualSpacing/>
              <w:rPr>
                <w:w w:val="105"/>
              </w:rPr>
            </w:pPr>
            <w:r w:rsidRPr="00AC7CBE">
              <w:rPr>
                <w:color w:val="000000"/>
              </w:rPr>
              <w:t xml:space="preserve">Any additional comments?  </w:t>
            </w:r>
            <w:r w:rsidRPr="00AC7CBE">
              <w:rPr>
                <w:b/>
                <w:color w:val="000000"/>
              </w:rPr>
              <w:t>(</w:t>
            </w:r>
            <w:proofErr w:type="spellStart"/>
            <w:r w:rsidRPr="00AC7CBE">
              <w:rPr>
                <w:b/>
                <w:color w:val="000000"/>
              </w:rPr>
              <w:t>j_notes</w:t>
            </w:r>
            <w:proofErr w:type="spellEnd"/>
            <w:r w:rsidRPr="00AC7CBE">
              <w:rPr>
                <w:b/>
                <w:color w:val="000000"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AC7CBE" w:rsidRDefault="00410C0C" w:rsidP="00AC7CBE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</w:pPr>
            <w:r w:rsidRPr="00AC7CBE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535B0DBF" w14:textId="77777777" w:rsidR="00410C0C" w:rsidRPr="00AC7CBE" w:rsidRDefault="00410C0C" w:rsidP="00AC7CBE">
      <w:pPr>
        <w:spacing w:after="0" w:line="240" w:lineRule="auto"/>
        <w:contextualSpacing/>
        <w:rPr>
          <w:rFonts w:eastAsia="Calibri" w:cs="Times New Roman"/>
        </w:rPr>
      </w:pPr>
    </w:p>
    <w:p w14:paraId="1EE43CE1" w14:textId="77777777" w:rsidR="00810E1B" w:rsidRPr="00AC7CBE" w:rsidRDefault="00810E1B" w:rsidP="00AC7CBE">
      <w:pPr>
        <w:spacing w:after="0" w:line="240" w:lineRule="auto"/>
        <w:contextualSpacing/>
      </w:pPr>
    </w:p>
    <w:sectPr w:rsidR="00810E1B" w:rsidRPr="00AC7CBE" w:rsidSect="00AC7CB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McGee, Heather" w:date="2014-08-12T06:15:00Z" w:initials="MH">
    <w:p w14:paraId="7E3A077A" w14:textId="77777777" w:rsidR="005D1E70" w:rsidRDefault="005D1E70">
      <w:pPr>
        <w:pStyle w:val="CommentText"/>
      </w:pPr>
      <w:r>
        <w:rPr>
          <w:rStyle w:val="CommentReference"/>
        </w:rPr>
        <w:annotationRef/>
      </w:r>
      <w:r>
        <w:t xml:space="preserve">Do we need this one? </w:t>
      </w:r>
    </w:p>
  </w:comment>
  <w:comment w:id="3" w:author="Aidan Boyd" w:date="2014-09-11T10:40:00Z" w:initials="ARB">
    <w:p w14:paraId="431232D4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>Is this completely necessary? Couldn’t the next question just be asked considering its option 3?</w:t>
      </w:r>
    </w:p>
  </w:comment>
  <w:comment w:id="5" w:author="Aidan Boyd" w:date="2014-09-11T10:42:00Z" w:initials="ARB">
    <w:p w14:paraId="2C34D0CC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>Didn’t put distinction between increase/decrease in these options because it should be obvious from the previous question.</w:t>
      </w:r>
    </w:p>
  </w:comment>
  <w:comment w:id="6" w:author="Aidan Boyd" w:date="2014-09-11T10:43:00Z" w:initials="ARB">
    <w:p w14:paraId="013AFD87" w14:textId="58E51998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 xml:space="preserve">Same as the “size” </w:t>
      </w:r>
      <w:proofErr w:type="spellStart"/>
      <w:r>
        <w:t>question</w:t>
      </w:r>
      <w:r w:rsidR="00471179">
        <w:t>.</w:t>
      </w:r>
      <w:r>
        <w:t>Necessary</w:t>
      </w:r>
      <w:proofErr w:type="spellEnd"/>
      <w:r>
        <w:t>??</w:t>
      </w:r>
    </w:p>
  </w:comment>
  <w:comment w:id="7" w:author="Aidan Boyd" w:date="2014-09-11T10:42:00Z" w:initials="ARB">
    <w:p w14:paraId="4F1CC83C" w14:textId="77777777" w:rsidR="005D1E70" w:rsidRDefault="005D1E70" w:rsidP="0078672B">
      <w:pPr>
        <w:pStyle w:val="CommentText"/>
      </w:pPr>
      <w:r>
        <w:rPr>
          <w:rStyle w:val="CommentReference"/>
        </w:rPr>
        <w:annotationRef/>
      </w:r>
      <w:r>
        <w:t>Didn’t put distinction between increase/decrease in these options because it should be obvious from the previous question.</w:t>
      </w:r>
    </w:p>
  </w:comment>
  <w:comment w:id="9" w:author="McGee, Heather" w:date="2014-08-12T06:41:00Z" w:initials="MH">
    <w:p w14:paraId="2C3849FB" w14:textId="570E3130" w:rsidR="005D1E70" w:rsidRDefault="005D1E70" w:rsidP="001E68A0">
      <w:pPr>
        <w:pStyle w:val="CommentText"/>
      </w:pPr>
      <w:r>
        <w:rPr>
          <w:rStyle w:val="CommentReference"/>
        </w:rPr>
        <w:annotationRef/>
      </w:r>
      <w:r>
        <w:t>Even if this isn’t “a thing” in the study area at baseline, we should have a couple questions just in case CFP goes around creating these</w:t>
      </w:r>
      <w:r w:rsidR="00471179">
        <w:t>.</w:t>
      </w:r>
    </w:p>
  </w:comment>
  <w:comment w:id="10" w:author="McGee, Heather" w:date="2014-08-12T05:58:00Z" w:initials="MH">
    <w:p w14:paraId="4BA0E872" w14:textId="52637EA6" w:rsidR="005D1E70" w:rsidRDefault="005D1E70">
      <w:pPr>
        <w:pStyle w:val="CommentText"/>
      </w:pPr>
      <w:r>
        <w:rPr>
          <w:rStyle w:val="CommentReference"/>
        </w:rPr>
        <w:annotationRef/>
      </w:r>
      <w:r>
        <w:t>This should be a spread of subsistence items commonly purchased in Zambia</w:t>
      </w:r>
      <w:r w:rsidR="00471179">
        <w:t>.</w:t>
      </w:r>
    </w:p>
  </w:comment>
  <w:comment w:id="11" w:author="McGee, Heather" w:date="2014-08-12T08:21:00Z" w:initials="MH">
    <w:p w14:paraId="770244F7" w14:textId="77777777" w:rsidR="005D1E70" w:rsidRDefault="005D1E70">
      <w:pPr>
        <w:pStyle w:val="CommentText"/>
      </w:pPr>
      <w:r>
        <w:rPr>
          <w:rStyle w:val="CommentReference"/>
        </w:rPr>
        <w:annotationRef/>
      </w:r>
      <w:r>
        <w:t xml:space="preserve">We want the per unit cost at the local </w:t>
      </w:r>
      <w:proofErr w:type="gramStart"/>
      <w:r>
        <w:t>market  for</w:t>
      </w:r>
      <w:proofErr w:type="gramEnd"/>
      <w:r>
        <w:t xml:space="preserve"> the forest products of interest: </w:t>
      </w:r>
    </w:p>
    <w:p w14:paraId="2D1C9E16" w14:textId="77777777" w:rsidR="005D1E70" w:rsidRDefault="005D1E70">
      <w:pPr>
        <w:pStyle w:val="CommentText"/>
      </w:pPr>
    </w:p>
    <w:p w14:paraId="3DE96A44" w14:textId="77777777" w:rsidR="005D1E70" w:rsidRDefault="005D1E70">
      <w:pPr>
        <w:pStyle w:val="CommentText"/>
      </w:pPr>
      <w:r>
        <w:t>Charcoal</w:t>
      </w:r>
    </w:p>
    <w:p w14:paraId="3E9E75FD" w14:textId="77777777" w:rsidR="005D1E70" w:rsidRDefault="005D1E70">
      <w:pPr>
        <w:pStyle w:val="CommentText"/>
      </w:pPr>
      <w:proofErr w:type="spellStart"/>
      <w:r>
        <w:t>Fuelwood</w:t>
      </w:r>
      <w:proofErr w:type="spellEnd"/>
    </w:p>
    <w:p w14:paraId="60214918" w14:textId="77777777" w:rsidR="005D1E70" w:rsidRDefault="005D1E70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14:paraId="77FE03EB" w14:textId="77777777" w:rsidR="005D1E70" w:rsidRDefault="005D1E70">
      <w:pPr>
        <w:pStyle w:val="CommentText"/>
      </w:pPr>
      <w:r>
        <w:t xml:space="preserve">Reeds </w:t>
      </w:r>
    </w:p>
    <w:p w14:paraId="66E94548" w14:textId="77777777" w:rsidR="005D1E70" w:rsidRDefault="005D1E70">
      <w:pPr>
        <w:pStyle w:val="CommentText"/>
      </w:pPr>
      <w:r>
        <w:t>Mushrooms</w:t>
      </w:r>
    </w:p>
    <w:p w14:paraId="1E13BF30" w14:textId="77777777" w:rsidR="005D1E70" w:rsidRDefault="005D1E70">
      <w:pPr>
        <w:pStyle w:val="CommentText"/>
      </w:pPr>
      <w:r>
        <w:t>Wild honey</w:t>
      </w:r>
    </w:p>
    <w:p w14:paraId="769A5AB8" w14:textId="77777777" w:rsidR="005D1E70" w:rsidRDefault="005D1E70">
      <w:pPr>
        <w:pStyle w:val="CommentText"/>
      </w:pPr>
      <w:r>
        <w:t>Wild fruits</w:t>
      </w:r>
    </w:p>
    <w:p w14:paraId="1A972D39" w14:textId="77777777" w:rsidR="005D1E70" w:rsidRDefault="005D1E70">
      <w:pPr>
        <w:pStyle w:val="CommentText"/>
      </w:pPr>
      <w:r>
        <w:t>Poles/timber</w:t>
      </w:r>
    </w:p>
    <w:p w14:paraId="34AE983C" w14:textId="77777777" w:rsidR="005D1E70" w:rsidRDefault="005D1E70">
      <w:pPr>
        <w:pStyle w:val="CommentText"/>
      </w:pPr>
      <w:r>
        <w:t>Thatching/fencing grass</w:t>
      </w:r>
    </w:p>
    <w:p w14:paraId="2912F5F0" w14:textId="77777777" w:rsidR="005D1E70" w:rsidRDefault="005D1E70">
      <w:pPr>
        <w:pStyle w:val="CommentText"/>
      </w:pPr>
      <w:r>
        <w:t>Fodder</w:t>
      </w:r>
    </w:p>
    <w:p w14:paraId="5771BE3F" w14:textId="77777777" w:rsidR="005D1E70" w:rsidRDefault="005D1E70">
      <w:pPr>
        <w:pStyle w:val="CommentText"/>
      </w:pPr>
      <w:r>
        <w:t>Wild animals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E3A077A" w15:done="0"/>
  <w15:commentEx w15:paraId="431232D4" w15:done="0"/>
  <w15:commentEx w15:paraId="2C34D0CC" w15:done="0"/>
  <w15:commentEx w15:paraId="013AFD87" w15:done="0"/>
  <w15:commentEx w15:paraId="4F1CC83C" w15:done="0"/>
  <w15:commentEx w15:paraId="2C3849FB" w15:done="0"/>
  <w15:commentEx w15:paraId="4BA0E872" w15:done="0"/>
  <w15:commentEx w15:paraId="5771BE3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6305"/>
    <w:rsid w:val="001E68A0"/>
    <w:rsid w:val="001E68B1"/>
    <w:rsid w:val="00211799"/>
    <w:rsid w:val="00255F55"/>
    <w:rsid w:val="002A4E06"/>
    <w:rsid w:val="00302FC1"/>
    <w:rsid w:val="00303B9C"/>
    <w:rsid w:val="003330F1"/>
    <w:rsid w:val="0035371A"/>
    <w:rsid w:val="00353B05"/>
    <w:rsid w:val="003660A7"/>
    <w:rsid w:val="003D66BB"/>
    <w:rsid w:val="00410C0C"/>
    <w:rsid w:val="00425435"/>
    <w:rsid w:val="00471179"/>
    <w:rsid w:val="004900F5"/>
    <w:rsid w:val="004A48CB"/>
    <w:rsid w:val="004F70B8"/>
    <w:rsid w:val="005142A9"/>
    <w:rsid w:val="00532B33"/>
    <w:rsid w:val="0057266B"/>
    <w:rsid w:val="005D1E70"/>
    <w:rsid w:val="005E7035"/>
    <w:rsid w:val="006B5A60"/>
    <w:rsid w:val="006C3690"/>
    <w:rsid w:val="006D40B2"/>
    <w:rsid w:val="006F4291"/>
    <w:rsid w:val="006F635E"/>
    <w:rsid w:val="00723FAF"/>
    <w:rsid w:val="007242F1"/>
    <w:rsid w:val="0078672B"/>
    <w:rsid w:val="007E6B61"/>
    <w:rsid w:val="00810E1B"/>
    <w:rsid w:val="008278C0"/>
    <w:rsid w:val="00830BEA"/>
    <w:rsid w:val="008F39A8"/>
    <w:rsid w:val="009146E1"/>
    <w:rsid w:val="00934719"/>
    <w:rsid w:val="0095245E"/>
    <w:rsid w:val="00962095"/>
    <w:rsid w:val="00A1355F"/>
    <w:rsid w:val="00A1377F"/>
    <w:rsid w:val="00A947BD"/>
    <w:rsid w:val="00A95A91"/>
    <w:rsid w:val="00AC7CBE"/>
    <w:rsid w:val="00AE0531"/>
    <w:rsid w:val="00B3353D"/>
    <w:rsid w:val="00B34ABA"/>
    <w:rsid w:val="00B4293B"/>
    <w:rsid w:val="00B92DA6"/>
    <w:rsid w:val="00BA10DE"/>
    <w:rsid w:val="00C87EF1"/>
    <w:rsid w:val="00CB0E2D"/>
    <w:rsid w:val="00D55FE7"/>
    <w:rsid w:val="00DA6359"/>
    <w:rsid w:val="00DC229A"/>
    <w:rsid w:val="00E4168E"/>
    <w:rsid w:val="00EB29E6"/>
    <w:rsid w:val="00F42809"/>
    <w:rsid w:val="00F95C74"/>
    <w:rsid w:val="00F96F73"/>
    <w:rsid w:val="00FA0451"/>
    <w:rsid w:val="00FB4DE9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microsoft.com/office/2011/relationships/commentsExtended" Target="commentsExtended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126F8-5059-4576-9F00-38CD941FA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6839</Words>
  <Characters>38987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McGee, Heather</cp:lastModifiedBy>
  <cp:revision>2</cp:revision>
  <dcterms:created xsi:type="dcterms:W3CDTF">2014-09-15T16:53:00Z</dcterms:created>
  <dcterms:modified xsi:type="dcterms:W3CDTF">2014-09-15T16:53:00Z</dcterms:modified>
</cp:coreProperties>
</file>