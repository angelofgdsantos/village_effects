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6AD0A1" w14:textId="77777777" w:rsidR="00026305" w:rsidRPr="0035371A" w:rsidRDefault="00E4168E" w:rsidP="00A1377F">
      <w:pPr>
        <w:spacing w:after="0" w:line="240" w:lineRule="auto"/>
        <w:contextualSpacing/>
        <w:jc w:val="center"/>
      </w:pPr>
      <w:r w:rsidRPr="0035371A">
        <w:t>Community Forest Project</w:t>
      </w:r>
    </w:p>
    <w:p w14:paraId="34D2A288" w14:textId="77777777" w:rsidR="00E4168E" w:rsidRPr="0035371A" w:rsidRDefault="00FA0451" w:rsidP="00A1377F">
      <w:pPr>
        <w:spacing w:after="0" w:line="240" w:lineRule="auto"/>
        <w:contextualSpacing/>
        <w:jc w:val="center"/>
      </w:pPr>
      <w:r w:rsidRPr="0035371A">
        <w:t xml:space="preserve">Headperson </w:t>
      </w:r>
      <w:r w:rsidR="00E4168E" w:rsidRPr="0035371A">
        <w:t>Survey</w:t>
      </w:r>
    </w:p>
    <w:p w14:paraId="0FB20091" w14:textId="77777777" w:rsidR="00303B9C" w:rsidRPr="0035371A" w:rsidRDefault="00303B9C" w:rsidP="00A1377F">
      <w:pPr>
        <w:spacing w:after="0" w:line="240" w:lineRule="auto"/>
        <w:contextualSpacing/>
        <w:jc w:val="center"/>
      </w:pPr>
    </w:p>
    <w:p w14:paraId="536D9484" w14:textId="77777777" w:rsidR="00303B9C" w:rsidRPr="0035371A" w:rsidRDefault="00303B9C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089E811F" w14:textId="77777777" w:rsidR="008F39A8" w:rsidRPr="0035371A" w:rsidRDefault="008F39A8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tbl>
      <w:tblPr>
        <w:tblW w:w="936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6480"/>
        <w:gridCol w:w="2520"/>
      </w:tblGrid>
      <w:tr w:rsidR="003D66BB" w:rsidRPr="0035371A" w14:paraId="70D620C4" w14:textId="77777777" w:rsidTr="00CB0E2D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765DE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ind w:left="104"/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3BCE4A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</w:pPr>
            <w:r w:rsidRPr="0035371A">
              <w:rPr>
                <w:w w:val="105"/>
              </w:rPr>
              <w:t xml:space="preserve">start time </w:t>
            </w:r>
            <w:r w:rsidRPr="0035371A">
              <w:rPr>
                <w:b/>
                <w:w w:val="105"/>
              </w:rPr>
              <w:t>(start)</w:t>
            </w:r>
            <w:r w:rsidRPr="0035371A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65C228" w14:textId="77777777" w:rsidR="003D66BB" w:rsidRPr="0035371A" w:rsidRDefault="003D66BB" w:rsidP="00A1377F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35371A" w14:paraId="39E4D8FB" w14:textId="77777777" w:rsidTr="00CB0E2D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3EDCC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ind w:left="75"/>
            </w:pP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EB688D8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b/>
                <w:w w:val="105"/>
              </w:rPr>
            </w:pPr>
            <w:r w:rsidRPr="0035371A">
              <w:rPr>
                <w:w w:val="105"/>
              </w:rPr>
              <w:t xml:space="preserve">End time </w:t>
            </w:r>
            <w:r w:rsidRPr="0035371A">
              <w:rPr>
                <w:b/>
                <w:w w:val="105"/>
              </w:rPr>
              <w:t>(end)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auto"/>
              <w:bottom w:val="single" w:sz="18" w:space="0" w:color="000000"/>
              <w:right w:val="single" w:sz="18" w:space="0" w:color="000000"/>
            </w:tcBorders>
          </w:tcPr>
          <w:p w14:paraId="4BACA939" w14:textId="77777777" w:rsidR="003D66BB" w:rsidRPr="0035371A" w:rsidRDefault="003D66BB" w:rsidP="00A1377F">
            <w:pPr>
              <w:kinsoku w:val="0"/>
              <w:overflowPunct w:val="0"/>
              <w:spacing w:after="0" w:line="240" w:lineRule="auto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hour/minute</w:t>
            </w:r>
          </w:p>
        </w:tc>
      </w:tr>
    </w:tbl>
    <w:p w14:paraId="1B64F6E5" w14:textId="325979DF" w:rsidR="003D66BB" w:rsidRPr="0035371A" w:rsidRDefault="003D66BB" w:rsidP="00A1377F">
      <w:pPr>
        <w:tabs>
          <w:tab w:val="center" w:pos="5620"/>
          <w:tab w:val="right" w:pos="11240"/>
        </w:tabs>
        <w:spacing w:beforeLines="20" w:before="48" w:afterLines="20" w:after="48" w:line="240" w:lineRule="auto"/>
      </w:pPr>
    </w:p>
    <w:p w14:paraId="0B605D47" w14:textId="77777777" w:rsidR="003D66BB" w:rsidRPr="0035371A" w:rsidRDefault="003D66BB" w:rsidP="00A1377F">
      <w:pPr>
        <w:pStyle w:val="Subtitle"/>
        <w:rPr>
          <w:rFonts w:asciiTheme="minorHAnsi" w:hAnsiTheme="minorHAnsi"/>
          <w:sz w:val="22"/>
          <w:szCs w:val="22"/>
        </w:rPr>
      </w:pPr>
      <w:r w:rsidRPr="0035371A">
        <w:rPr>
          <w:rFonts w:asciiTheme="minorHAnsi" w:hAnsiTheme="minorHAnsi"/>
          <w:sz w:val="22"/>
          <w:szCs w:val="22"/>
        </w:rPr>
        <w:t>A. HEADMAN IDENTIFICATION AND CONSENT</w:t>
      </w:r>
    </w:p>
    <w:tbl>
      <w:tblPr>
        <w:tblW w:w="936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960"/>
        <w:gridCol w:w="2520"/>
        <w:gridCol w:w="2520"/>
      </w:tblGrid>
      <w:tr w:rsidR="003D66BB" w:rsidRPr="0035371A" w14:paraId="01688FD4" w14:textId="77777777" w:rsidTr="00CB0E2D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7C02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ind w:left="104"/>
            </w:pP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9F3257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</w:pPr>
            <w:r w:rsidRPr="0035371A">
              <w:rPr>
                <w:w w:val="105"/>
              </w:rPr>
              <w:t>A1.Date of Survey</w:t>
            </w:r>
            <w:r w:rsidRPr="0035371A">
              <w:rPr>
                <w:b/>
                <w:w w:val="105"/>
              </w:rPr>
              <w:t xml:space="preserve"> (</w:t>
            </w:r>
            <w:proofErr w:type="spellStart"/>
            <w:r w:rsidRPr="0035371A">
              <w:rPr>
                <w:b/>
                <w:w w:val="105"/>
              </w:rPr>
              <w:t>time_st</w:t>
            </w:r>
            <w:proofErr w:type="spellEnd"/>
            <w:r w:rsidRPr="0035371A">
              <w:rPr>
                <w:b/>
                <w:w w:val="105"/>
              </w:rPr>
              <w:t>)</w:t>
            </w:r>
            <w:r w:rsidRPr="0035371A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5B16BD" w14:textId="77777777" w:rsidR="003D66BB" w:rsidRPr="0035371A" w:rsidRDefault="003D66BB" w:rsidP="00A1377F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mm/</w:t>
            </w:r>
            <w:proofErr w:type="spellStart"/>
            <w:r w:rsidRPr="0035371A">
              <w:rPr>
                <w:i/>
                <w:color w:val="A6A6A6" w:themeColor="background1" w:themeShade="A6"/>
              </w:rPr>
              <w:t>dd</w:t>
            </w:r>
            <w:proofErr w:type="spellEnd"/>
            <w:r w:rsidRPr="0035371A">
              <w:rPr>
                <w:i/>
                <w:color w:val="A6A6A6" w:themeColor="background1" w:themeShade="A6"/>
              </w:rPr>
              <w:t xml:space="preserve">    </w:t>
            </w:r>
          </w:p>
          <w:p w14:paraId="4C84100D" w14:textId="77777777" w:rsidR="003D66BB" w:rsidRPr="0035371A" w:rsidRDefault="003D66BB" w:rsidP="00A1377F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hour/minute</w:t>
            </w:r>
          </w:p>
        </w:tc>
      </w:tr>
      <w:tr w:rsidR="003D66BB" w:rsidRPr="0035371A" w14:paraId="035EB671" w14:textId="77777777" w:rsidTr="00CB0E2D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267F9" w14:textId="77777777" w:rsidR="003D66BB" w:rsidRPr="0035371A" w:rsidRDefault="003D66BB" w:rsidP="00A1377F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jc w:val="center"/>
              <w:rPr>
                <w:spacing w:val="1"/>
                <w:w w:val="105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3B7887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b/>
                <w:w w:val="105"/>
              </w:rPr>
            </w:pPr>
            <w:r w:rsidRPr="0035371A">
              <w:rPr>
                <w:w w:val="105"/>
              </w:rPr>
              <w:t>A2.Name of Supervisor</w:t>
            </w:r>
            <w:r w:rsidRPr="0035371A">
              <w:rPr>
                <w:b/>
                <w:w w:val="105"/>
              </w:rPr>
              <w:t xml:space="preserve"> (</w:t>
            </w:r>
            <w:proofErr w:type="spellStart"/>
            <w:r w:rsidRPr="0035371A">
              <w:rPr>
                <w:b/>
                <w:w w:val="105"/>
              </w:rPr>
              <w:t>superv</w:t>
            </w:r>
            <w:proofErr w:type="spellEnd"/>
            <w:r w:rsidRPr="0035371A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8B9372" w14:textId="77777777" w:rsidR="003D66BB" w:rsidRPr="0035371A" w:rsidRDefault="003D66BB" w:rsidP="00A1377F">
            <w:pPr>
              <w:kinsoku w:val="0"/>
              <w:overflowPunct w:val="0"/>
              <w:spacing w:after="0" w:line="240" w:lineRule="auto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  <w:p w14:paraId="52A447AE" w14:textId="77777777" w:rsidR="003D66BB" w:rsidRPr="0035371A" w:rsidRDefault="003D66BB" w:rsidP="00A1377F">
            <w:pPr>
              <w:spacing w:beforeLines="20" w:before="48" w:afterLines="20" w:after="48" w:line="240" w:lineRule="auto"/>
              <w:ind w:left="120"/>
            </w:pPr>
          </w:p>
        </w:tc>
      </w:tr>
      <w:tr w:rsidR="003D66BB" w:rsidRPr="0035371A" w14:paraId="5924DAF1" w14:textId="77777777" w:rsidTr="00CB0E2D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9CF23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ind w:left="75"/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8DC537F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b/>
              </w:rPr>
            </w:pPr>
            <w:r w:rsidRPr="0035371A">
              <w:rPr>
                <w:w w:val="105"/>
              </w:rPr>
              <w:t xml:space="preserve">A3.Village Name </w:t>
            </w:r>
            <w:r w:rsidRPr="0035371A">
              <w:rPr>
                <w:b/>
                <w:w w:val="105"/>
              </w:rPr>
              <w:t>(</w:t>
            </w:r>
            <w:proofErr w:type="spellStart"/>
            <w:r w:rsidRPr="0035371A">
              <w:rPr>
                <w:b/>
                <w:w w:val="105"/>
              </w:rPr>
              <w:t>h_vil</w:t>
            </w:r>
            <w:proofErr w:type="spellEnd"/>
            <w:r w:rsidRPr="0035371A">
              <w:rPr>
                <w:b/>
                <w:w w:val="105"/>
              </w:rPr>
              <w:t>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77C0A8C" w14:textId="77777777" w:rsidR="003D66BB" w:rsidRPr="0035371A" w:rsidRDefault="003D66BB" w:rsidP="00A1377F">
            <w:pPr>
              <w:kinsoku w:val="0"/>
              <w:overflowPunct w:val="0"/>
              <w:spacing w:after="0" w:line="240" w:lineRule="auto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  <w:p w14:paraId="6CAD8DC6" w14:textId="77777777" w:rsidR="003D66BB" w:rsidRPr="0035371A" w:rsidRDefault="003D66BB" w:rsidP="00A1377F">
            <w:pPr>
              <w:spacing w:beforeLines="20" w:before="48" w:afterLines="20" w:after="48" w:line="240" w:lineRule="auto"/>
              <w:ind w:left="120"/>
            </w:pPr>
          </w:p>
        </w:tc>
      </w:tr>
      <w:tr w:rsidR="003D66BB" w:rsidRPr="0035371A" w14:paraId="22C3B338" w14:textId="77777777" w:rsidTr="00CB0E2D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02CAF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ind w:left="75"/>
              <w:rPr>
                <w:spacing w:val="1"/>
                <w:w w:val="105"/>
              </w:rPr>
            </w:pP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9EF2D50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w w:val="105"/>
              </w:rPr>
            </w:pPr>
            <w:r w:rsidRPr="0035371A">
              <w:rPr>
                <w:w w:val="105"/>
              </w:rPr>
              <w:t xml:space="preserve">A4.Confirm village name </w:t>
            </w:r>
            <w:r w:rsidRPr="0035371A">
              <w:rPr>
                <w:b/>
                <w:w w:val="105"/>
              </w:rPr>
              <w:t>(h_vil2)</w:t>
            </w: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AA13BB" w14:textId="77777777" w:rsidR="003D66BB" w:rsidRPr="0035371A" w:rsidRDefault="003D66BB" w:rsidP="00A1377F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  <w:tr w:rsidR="003D66BB" w:rsidRPr="0035371A" w14:paraId="50E7AD0A" w14:textId="77777777" w:rsidTr="00CB0E2D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F2D5B" w14:textId="77777777" w:rsidR="003D66BB" w:rsidRPr="0035371A" w:rsidRDefault="003D66BB" w:rsidP="00A1377F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jc w:val="center"/>
              <w:rPr>
                <w:spacing w:val="1"/>
                <w:w w:val="105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3BD6DF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w w:val="105"/>
              </w:rPr>
            </w:pPr>
            <w:r w:rsidRPr="0035371A">
              <w:rPr>
                <w:w w:val="105"/>
              </w:rPr>
              <w:t xml:space="preserve">A5.Village ID: </w:t>
            </w:r>
            <w:r w:rsidRPr="0035371A">
              <w:rPr>
                <w:b/>
                <w:w w:val="105"/>
              </w:rPr>
              <w:t>(</w:t>
            </w:r>
            <w:proofErr w:type="spellStart"/>
            <w:r w:rsidRPr="0035371A">
              <w:rPr>
                <w:b/>
                <w:w w:val="105"/>
              </w:rPr>
              <w:t>h_vilid</w:t>
            </w:r>
            <w:proofErr w:type="spellEnd"/>
            <w:r w:rsidRPr="0035371A">
              <w:rPr>
                <w:b/>
                <w:w w:val="105"/>
              </w:rPr>
              <w:t>)</w:t>
            </w:r>
            <w:r w:rsidRPr="0035371A">
              <w:rPr>
                <w:w w:val="105"/>
              </w:rPr>
              <w:t xml:space="preserve"> 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7AF088C" w14:textId="77777777" w:rsidR="003D66BB" w:rsidRPr="0035371A" w:rsidRDefault="003D66BB" w:rsidP="00A1377F">
            <w:pPr>
              <w:spacing w:beforeLines="20" w:before="48" w:afterLines="20" w:after="48" w:line="240" w:lineRule="auto"/>
              <w:rPr>
                <w:i/>
              </w:rPr>
            </w:pPr>
            <w:r w:rsidRPr="0035371A">
              <w:rPr>
                <w:i/>
                <w:color w:val="A6A6A6" w:themeColor="background1" w:themeShade="A6"/>
              </w:rPr>
              <w:t xml:space="preserve">(Integer) </w:t>
            </w:r>
          </w:p>
        </w:tc>
      </w:tr>
      <w:tr w:rsidR="003D66BB" w:rsidRPr="0035371A" w14:paraId="39018DB7" w14:textId="77777777" w:rsidTr="00CB0E2D">
        <w:trPr>
          <w:trHeight w:hRule="exact" w:val="367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62BBA" w14:textId="77777777" w:rsidR="003D66BB" w:rsidRPr="0035371A" w:rsidRDefault="003D66BB" w:rsidP="00A1377F">
            <w:pPr>
              <w:tabs>
                <w:tab w:val="center" w:pos="5620"/>
                <w:tab w:val="right" w:pos="11240"/>
              </w:tabs>
              <w:kinsoku w:val="0"/>
              <w:overflowPunct w:val="0"/>
              <w:spacing w:beforeLines="20" w:before="48" w:afterLines="20" w:after="48" w:line="240" w:lineRule="auto"/>
              <w:ind w:left="75"/>
              <w:jc w:val="center"/>
              <w:rPr>
                <w:spacing w:val="1"/>
                <w:w w:val="105"/>
              </w:rPr>
            </w:pPr>
          </w:p>
        </w:tc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3286945" w14:textId="77777777" w:rsidR="003D66BB" w:rsidRPr="0035371A" w:rsidRDefault="003D66BB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b/>
                <w:w w:val="105"/>
              </w:rPr>
            </w:pPr>
            <w:r w:rsidRPr="0035371A">
              <w:rPr>
                <w:w w:val="105"/>
              </w:rPr>
              <w:t xml:space="preserve">A6.Confirm village ID: </w:t>
            </w:r>
            <w:r w:rsidRPr="0035371A">
              <w:rPr>
                <w:b/>
                <w:w w:val="105"/>
              </w:rPr>
              <w:t>(h_vilid2)</w:t>
            </w:r>
          </w:p>
        </w:tc>
        <w:tc>
          <w:tcPr>
            <w:tcW w:w="25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5B48B8" w14:textId="77777777" w:rsidR="003D66BB" w:rsidRPr="0035371A" w:rsidRDefault="003D66BB" w:rsidP="00A1377F">
            <w:pPr>
              <w:spacing w:beforeLines="20" w:before="48" w:afterLines="20" w:after="48" w:line="240" w:lineRule="auto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0BA67B47" w14:textId="77777777" w:rsidR="003D66BB" w:rsidRPr="0035371A" w:rsidRDefault="003D66BB" w:rsidP="00A1377F">
      <w:pPr>
        <w:pStyle w:val="BodyText"/>
        <w:kinsoku w:val="0"/>
        <w:overflowPunct w:val="0"/>
        <w:spacing w:beforeLines="20" w:before="48" w:afterLines="20" w:after="48"/>
        <w:ind w:right="160"/>
        <w:rPr>
          <w:rFonts w:asciiTheme="minorHAnsi" w:hAnsiTheme="minorHAnsi"/>
          <w:sz w:val="22"/>
          <w:szCs w:val="22"/>
        </w:rPr>
      </w:pPr>
    </w:p>
    <w:p w14:paraId="0CD40573" w14:textId="77777777" w:rsidR="003D66BB" w:rsidRPr="0035371A" w:rsidRDefault="003D66BB" w:rsidP="00A1377F">
      <w:pPr>
        <w:pStyle w:val="BodyText"/>
        <w:kinsoku w:val="0"/>
        <w:overflowPunct w:val="0"/>
        <w:spacing w:beforeLines="20" w:before="48" w:afterLines="20" w:after="48"/>
        <w:ind w:right="160"/>
        <w:rPr>
          <w:rFonts w:asciiTheme="minorHAnsi" w:hAnsiTheme="minorHAnsi"/>
          <w:sz w:val="22"/>
          <w:szCs w:val="22"/>
        </w:rPr>
      </w:pPr>
      <w:r w:rsidRPr="0035371A">
        <w:rPr>
          <w:rFonts w:asciiTheme="minorHAnsi" w:eastAsia="Times New Roman" w:hAnsiTheme="minorHAnsi"/>
          <w:sz w:val="22"/>
          <w:szCs w:val="22"/>
          <w:lang w:eastAsia="zh-CN"/>
        </w:rPr>
        <w:t>INFORMED CONSENT - PLEASE READ THE PAPER CONSENT FORM CAREFULY AND WORD FOR WORD</w:t>
      </w:r>
    </w:p>
    <w:p w14:paraId="3CE1B829" w14:textId="77777777" w:rsidR="003D66BB" w:rsidRPr="0035371A" w:rsidRDefault="003D66BB" w:rsidP="00A1377F">
      <w:pPr>
        <w:pStyle w:val="BodyText"/>
        <w:kinsoku w:val="0"/>
        <w:overflowPunct w:val="0"/>
        <w:spacing w:beforeLines="20" w:before="48" w:afterLines="20" w:after="48"/>
        <w:ind w:right="160"/>
        <w:rPr>
          <w:rFonts w:asciiTheme="minorHAnsi" w:hAnsiTheme="minorHAnsi"/>
          <w:sz w:val="22"/>
          <w:szCs w:val="22"/>
        </w:rPr>
      </w:pPr>
    </w:p>
    <w:p w14:paraId="3A62DD41" w14:textId="77777777" w:rsidR="003D66BB" w:rsidRPr="0035371A" w:rsidRDefault="003D66BB" w:rsidP="00A1377F">
      <w:pPr>
        <w:pStyle w:val="BodyText"/>
        <w:kinsoku w:val="0"/>
        <w:overflowPunct w:val="0"/>
        <w:spacing w:beforeLines="20" w:before="48" w:afterLines="20" w:after="48"/>
        <w:ind w:right="160"/>
        <w:rPr>
          <w:rFonts w:asciiTheme="minorHAnsi" w:hAnsiTheme="minorHAnsi"/>
          <w:sz w:val="22"/>
          <w:szCs w:val="22"/>
        </w:rPr>
      </w:pPr>
    </w:p>
    <w:tbl>
      <w:tblPr>
        <w:tblW w:w="936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0"/>
        <w:gridCol w:w="3960"/>
        <w:gridCol w:w="4320"/>
        <w:gridCol w:w="720"/>
      </w:tblGrid>
      <w:tr w:rsidR="003D66BB" w:rsidRPr="0035371A" w14:paraId="5F148F92" w14:textId="77777777" w:rsidTr="00CB0E2D">
        <w:trPr>
          <w:trHeight w:val="20"/>
        </w:trPr>
        <w:tc>
          <w:tcPr>
            <w:tcW w:w="360" w:type="dxa"/>
          </w:tcPr>
          <w:p w14:paraId="7DCED0B7" w14:textId="77777777" w:rsidR="003D66BB" w:rsidRPr="0035371A" w:rsidRDefault="003D66BB" w:rsidP="00A1377F">
            <w:pPr>
              <w:kinsoku w:val="0"/>
              <w:overflowPunct w:val="0"/>
              <w:spacing w:after="0"/>
              <w:ind w:left="104"/>
            </w:pPr>
          </w:p>
        </w:tc>
        <w:tc>
          <w:tcPr>
            <w:tcW w:w="3960" w:type="dxa"/>
            <w:tcBorders>
              <w:right w:val="nil"/>
            </w:tcBorders>
          </w:tcPr>
          <w:p w14:paraId="37A78A2F" w14:textId="77777777" w:rsidR="003D66BB" w:rsidRPr="0035371A" w:rsidRDefault="003D66BB" w:rsidP="00A1377F">
            <w:pPr>
              <w:kinsoku w:val="0"/>
              <w:overflowPunct w:val="0"/>
              <w:spacing w:afterLines="20" w:after="48" w:line="240" w:lineRule="auto"/>
              <w:rPr>
                <w:b/>
                <w:w w:val="105"/>
              </w:rPr>
            </w:pPr>
            <w:r w:rsidRPr="0035371A">
              <w:rPr>
                <w:w w:val="105"/>
              </w:rPr>
              <w:t xml:space="preserve">A7.Did the respondent consent? </w:t>
            </w:r>
            <w:r w:rsidRPr="0035371A">
              <w:rPr>
                <w:b/>
                <w:w w:val="105"/>
              </w:rPr>
              <w:t>(consent)</w:t>
            </w:r>
          </w:p>
          <w:p w14:paraId="0229EEFA" w14:textId="316D00B3" w:rsidR="00CB0E2D" w:rsidRPr="0035371A" w:rsidRDefault="00CB0E2D" w:rsidP="00A1377F">
            <w:pPr>
              <w:kinsoku w:val="0"/>
              <w:overflowPunct w:val="0"/>
              <w:spacing w:afterLines="20" w:after="48" w:line="240" w:lineRule="auto"/>
              <w:rPr>
                <w:w w:val="105"/>
              </w:rPr>
            </w:pPr>
            <w:r w:rsidRPr="0035371A">
              <w:rPr>
                <w:w w:val="105"/>
              </w:rPr>
              <w:t>If 1, skip to Module B</w:t>
            </w:r>
          </w:p>
        </w:tc>
        <w:tc>
          <w:tcPr>
            <w:tcW w:w="4320" w:type="dxa"/>
            <w:tcBorders>
              <w:left w:val="nil"/>
              <w:right w:val="single" w:sz="18" w:space="0" w:color="000000"/>
            </w:tcBorders>
          </w:tcPr>
          <w:p w14:paraId="1FBDDFF9" w14:textId="77777777" w:rsidR="00CB0E2D" w:rsidRPr="0035371A" w:rsidRDefault="00CB0E2D" w:rsidP="00A1377F">
            <w:pPr>
              <w:spacing w:after="0"/>
            </w:pPr>
            <w:r w:rsidRPr="0035371A">
              <w:t>1=No</w:t>
            </w:r>
          </w:p>
          <w:p w14:paraId="4B17A4EA" w14:textId="4725C8AF" w:rsidR="003D66BB" w:rsidRPr="0035371A" w:rsidRDefault="00CB0E2D" w:rsidP="00A1377F">
            <w:pPr>
              <w:spacing w:after="0"/>
            </w:pPr>
            <w:r w:rsidRPr="0035371A">
              <w:t>2=Yes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1E8656" w14:textId="77777777" w:rsidR="003D66BB" w:rsidRPr="0035371A" w:rsidRDefault="003D66BB" w:rsidP="00A1377F">
            <w:pPr>
              <w:kinsoku w:val="0"/>
              <w:overflowPunct w:val="0"/>
              <w:spacing w:after="0" w:line="240" w:lineRule="auto"/>
              <w:ind w:left="22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(Code)</w:t>
            </w:r>
          </w:p>
        </w:tc>
      </w:tr>
      <w:tr w:rsidR="003D66BB" w:rsidRPr="0035371A" w14:paraId="0E351898" w14:textId="77777777" w:rsidTr="00CB0E2D">
        <w:trPr>
          <w:trHeight w:val="20"/>
        </w:trPr>
        <w:tc>
          <w:tcPr>
            <w:tcW w:w="360" w:type="dxa"/>
          </w:tcPr>
          <w:p w14:paraId="32D4B752" w14:textId="77777777" w:rsidR="003D66BB" w:rsidRPr="0035371A" w:rsidRDefault="003D66BB" w:rsidP="00A1377F">
            <w:pPr>
              <w:kinsoku w:val="0"/>
              <w:overflowPunct w:val="0"/>
              <w:spacing w:after="0"/>
              <w:ind w:left="75"/>
            </w:pPr>
          </w:p>
        </w:tc>
        <w:tc>
          <w:tcPr>
            <w:tcW w:w="3960" w:type="dxa"/>
            <w:tcBorders>
              <w:right w:val="single" w:sz="18" w:space="0" w:color="000000"/>
            </w:tcBorders>
          </w:tcPr>
          <w:p w14:paraId="2589921E" w14:textId="77777777" w:rsidR="003D66BB" w:rsidRPr="0035371A" w:rsidRDefault="003D66BB" w:rsidP="00A1377F">
            <w:pPr>
              <w:spacing w:after="0"/>
              <w:rPr>
                <w:b/>
              </w:rPr>
            </w:pPr>
            <w:r w:rsidRPr="0035371A">
              <w:t xml:space="preserve">A8.If you have chosen not to participate, can you please tell me why? </w:t>
            </w:r>
            <w:r w:rsidRPr="0035371A">
              <w:rPr>
                <w:b/>
              </w:rPr>
              <w:t>(refuse)</w:t>
            </w:r>
          </w:p>
          <w:p w14:paraId="29B74DC2" w14:textId="77777777" w:rsidR="003D66BB" w:rsidRPr="0035371A" w:rsidRDefault="003D66BB" w:rsidP="00A1377F">
            <w:pPr>
              <w:keepNext/>
              <w:spacing w:afterLines="20" w:after="48" w:line="240" w:lineRule="auto"/>
              <w:outlineLvl w:val="4"/>
              <w:rPr>
                <w:rFonts w:cs="Times New Roman"/>
                <w:i/>
                <w:w w:val="105"/>
              </w:rPr>
            </w:pPr>
            <w:r w:rsidRPr="0035371A">
              <w:rPr>
                <w:rFonts w:cs="Times New Roman"/>
                <w:w w:val="105"/>
              </w:rPr>
              <w:t>Skip to</w:t>
            </w:r>
            <w:r w:rsidRPr="0035371A">
              <w:rPr>
                <w:rFonts w:cs="Times New Roman"/>
                <w:i/>
                <w:w w:val="105"/>
              </w:rPr>
              <w:t xml:space="preserve"> </w:t>
            </w:r>
            <w:r w:rsidRPr="0035371A">
              <w:rPr>
                <w:rFonts w:cs="Times New Roman"/>
                <w:b/>
                <w:w w:val="105"/>
              </w:rPr>
              <w:t>Module J-&gt; Conclusion</w:t>
            </w:r>
          </w:p>
          <w:p w14:paraId="782EE28A" w14:textId="77777777" w:rsidR="003D66BB" w:rsidRPr="0035371A" w:rsidRDefault="003D66BB" w:rsidP="00A1377F">
            <w:pPr>
              <w:kinsoku w:val="0"/>
              <w:overflowPunct w:val="0"/>
              <w:spacing w:after="0" w:line="240" w:lineRule="auto"/>
              <w:ind w:left="119"/>
              <w:rPr>
                <w:w w:val="105"/>
              </w:rPr>
            </w:pPr>
          </w:p>
        </w:tc>
        <w:tc>
          <w:tcPr>
            <w:tcW w:w="5040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B5CAE2" w14:textId="77777777" w:rsidR="003D66BB" w:rsidRPr="0035371A" w:rsidRDefault="003D66BB" w:rsidP="00A1377F">
            <w:pPr>
              <w:kinsoku w:val="0"/>
              <w:overflowPunct w:val="0"/>
              <w:spacing w:after="0" w:line="240" w:lineRule="auto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0F78B80D" w14:textId="77777777" w:rsidR="003D66BB" w:rsidRPr="0035371A" w:rsidRDefault="003D66BB" w:rsidP="00A1377F">
      <w:pPr>
        <w:tabs>
          <w:tab w:val="left" w:pos="5490"/>
        </w:tabs>
        <w:spacing w:after="0" w:line="240" w:lineRule="auto"/>
        <w:rPr>
          <w:rFonts w:eastAsia="Times New Roman" w:cs="Times New Roman"/>
          <w:b/>
          <w:color w:val="000000"/>
        </w:rPr>
      </w:pPr>
    </w:p>
    <w:p w14:paraId="253991E8" w14:textId="77777777" w:rsidR="003D66BB" w:rsidRPr="0035371A" w:rsidRDefault="003D66BB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3FD15367" w14:textId="77777777" w:rsidR="00CB0E2D" w:rsidRPr="0035371A" w:rsidRDefault="00CB0E2D" w:rsidP="00A1377F">
      <w:pPr>
        <w:spacing w:after="0"/>
        <w:rPr>
          <w:rFonts w:eastAsia="Times New Roman" w:cs="Times New Roman"/>
          <w:b/>
          <w:color w:val="000000"/>
        </w:rPr>
      </w:pPr>
      <w:r w:rsidRPr="0035371A">
        <w:rPr>
          <w:rFonts w:eastAsia="Times New Roman" w:cs="Times New Roman"/>
          <w:b/>
          <w:color w:val="000000"/>
        </w:rPr>
        <w:br w:type="page"/>
      </w:r>
    </w:p>
    <w:p w14:paraId="2C9F3A30" w14:textId="0F90C48F" w:rsidR="003D66BB" w:rsidRPr="0035371A" w:rsidRDefault="003D66BB" w:rsidP="00A1377F">
      <w:pPr>
        <w:spacing w:after="0" w:line="240" w:lineRule="auto"/>
        <w:rPr>
          <w:rFonts w:eastAsia="Times New Roman" w:cs="Times New Roman"/>
          <w:b/>
          <w:color w:val="000000"/>
        </w:rPr>
      </w:pPr>
      <w:r w:rsidRPr="0035371A">
        <w:rPr>
          <w:rFonts w:eastAsia="Times New Roman" w:cs="Times New Roman"/>
          <w:b/>
          <w:color w:val="000000"/>
        </w:rPr>
        <w:lastRenderedPageBreak/>
        <w:t>B. Headman Info</w:t>
      </w:r>
    </w:p>
    <w:tbl>
      <w:tblPr>
        <w:tblW w:w="1009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153"/>
        <w:gridCol w:w="357"/>
        <w:gridCol w:w="1803"/>
        <w:gridCol w:w="18"/>
        <w:gridCol w:w="700"/>
        <w:gridCol w:w="14"/>
      </w:tblGrid>
      <w:tr w:rsidR="00A95A91" w:rsidRPr="0035371A" w14:paraId="3EE36861" w14:textId="77777777" w:rsidTr="00A1377F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051956C" w14:textId="77777777" w:rsidR="00A95A91" w:rsidRPr="0035371A" w:rsidRDefault="00A95A91" w:rsidP="00A1377F">
            <w:pPr>
              <w:spacing w:after="0"/>
            </w:pPr>
          </w:p>
        </w:tc>
        <w:tc>
          <w:tcPr>
            <w:tcW w:w="4686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04DE3970" w14:textId="055622CF" w:rsidR="00A95A91" w:rsidRPr="0035371A" w:rsidRDefault="00A95A91" w:rsidP="00A1377F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B1.Full name of Headman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  <w:w w:val="105"/>
              </w:rPr>
              <w:t>hname</w:t>
            </w:r>
            <w:proofErr w:type="spellEnd"/>
            <w:r w:rsidRPr="0035371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04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4E3210" w14:textId="77777777" w:rsidR="00A95A91" w:rsidRPr="0035371A" w:rsidRDefault="00A95A91" w:rsidP="00A1377F">
            <w:pPr>
              <w:spacing w:after="0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95A91" w:rsidRPr="0035371A" w14:paraId="373173C4" w14:textId="77777777" w:rsidTr="00A1377F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281F8A" w14:textId="77777777" w:rsidR="00A95A91" w:rsidRPr="0035371A" w:rsidRDefault="00A95A91" w:rsidP="00A1377F">
            <w:pPr>
              <w:spacing w:after="0"/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F4EC3DA" w14:textId="5481FFA4" w:rsidR="00A95A91" w:rsidRPr="0035371A" w:rsidRDefault="00A95A91" w:rsidP="00A1377F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B2. Nickname of headman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  <w:w w:val="105"/>
              </w:rPr>
              <w:t>hnickname</w:t>
            </w:r>
            <w:proofErr w:type="spellEnd"/>
            <w:r w:rsidRPr="0035371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5045" w:type="dxa"/>
            <w:gridSpan w:val="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BC706A" w14:textId="77777777" w:rsidR="00A95A91" w:rsidRPr="0035371A" w:rsidRDefault="00A95A91" w:rsidP="00A1377F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  <w:tr w:rsidR="00A95A91" w:rsidRPr="0035371A" w14:paraId="0B048172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DAE808" w14:textId="77777777" w:rsidR="00A95A91" w:rsidRPr="0035371A" w:rsidRDefault="00A95A91" w:rsidP="00A1377F">
            <w:pPr>
              <w:spacing w:after="0"/>
              <w:rPr>
                <w:w w:val="105"/>
              </w:rPr>
            </w:pPr>
          </w:p>
        </w:tc>
        <w:tc>
          <w:tcPr>
            <w:tcW w:w="719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40448AF" w14:textId="6812E2DA" w:rsidR="00A95A91" w:rsidRPr="0035371A" w:rsidRDefault="00A95A91" w:rsidP="00A1377F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B3. NRC of headman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  <w:w w:val="105"/>
              </w:rPr>
              <w:t>hnrc</w:t>
            </w:r>
            <w:proofErr w:type="spellEnd"/>
            <w:r w:rsidRPr="0035371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36529E1" w14:textId="77777777" w:rsidR="00A95A91" w:rsidRPr="0035371A" w:rsidRDefault="00A95A91" w:rsidP="00A1377F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35371A" w14:paraId="11F86031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165175" w14:textId="77777777" w:rsidR="00A95A91" w:rsidRPr="0035371A" w:rsidRDefault="00A95A91" w:rsidP="00A1377F">
            <w:pPr>
              <w:spacing w:after="0"/>
              <w:rPr>
                <w:w w:val="105"/>
              </w:rPr>
            </w:pPr>
          </w:p>
        </w:tc>
        <w:tc>
          <w:tcPr>
            <w:tcW w:w="719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795B224" w14:textId="77777777" w:rsidR="00A95A91" w:rsidRPr="0035371A" w:rsidRDefault="00A95A91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rFonts w:eastAsia="Calibri" w:cs="Times New Roman"/>
                <w:b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B4a. Enter the mobile number of the headman </w:t>
            </w:r>
            <w:r w:rsidRPr="0035371A">
              <w:rPr>
                <w:rFonts w:eastAsia="Calibri" w:cs="Times New Roman"/>
                <w:b/>
                <w:w w:val="105"/>
              </w:rPr>
              <w:t>(hcell1)</w:t>
            </w:r>
          </w:p>
          <w:p w14:paraId="213FB319" w14:textId="04DFECF8" w:rsidR="00A95A91" w:rsidRPr="0035371A" w:rsidRDefault="00A95A91" w:rsidP="00A1377F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  <w:i/>
                <w:w w:val="105"/>
              </w:rPr>
              <w:t xml:space="preserve">If no mobile number, enter 0. 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C68566" w14:textId="77777777" w:rsidR="00A95A91" w:rsidRPr="0035371A" w:rsidRDefault="00A95A91" w:rsidP="00A1377F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35371A" w14:paraId="5AAED91B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8EEBE1" w14:textId="77777777" w:rsidR="00A95A91" w:rsidRPr="0035371A" w:rsidRDefault="00A95A91" w:rsidP="00A1377F">
            <w:pPr>
              <w:spacing w:after="0"/>
              <w:rPr>
                <w:w w:val="105"/>
              </w:rPr>
            </w:pPr>
          </w:p>
        </w:tc>
        <w:tc>
          <w:tcPr>
            <w:tcW w:w="719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7888153" w14:textId="77777777" w:rsidR="00A95A91" w:rsidRPr="0035371A" w:rsidRDefault="00A95A91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B4b. Enter the second mobile number of the headman </w:t>
            </w:r>
            <w:r w:rsidRPr="0035371A">
              <w:rPr>
                <w:rFonts w:eastAsia="Calibri" w:cs="Times New Roman"/>
                <w:b/>
                <w:w w:val="105"/>
              </w:rPr>
              <w:t>(hcell2)</w:t>
            </w:r>
          </w:p>
          <w:p w14:paraId="05FBD36F" w14:textId="6AD5FDDA" w:rsidR="00A95A91" w:rsidRPr="0035371A" w:rsidRDefault="00A95A91" w:rsidP="00A1377F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EB01C0" w14:textId="77777777" w:rsidR="00A95A91" w:rsidRPr="0035371A" w:rsidRDefault="00A95A91" w:rsidP="00A1377F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35371A" w14:paraId="22CDD1B5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CBBDC3" w14:textId="77777777" w:rsidR="00A95A91" w:rsidRPr="0035371A" w:rsidRDefault="00A95A91" w:rsidP="00A1377F">
            <w:pPr>
              <w:spacing w:after="0"/>
              <w:rPr>
                <w:w w:val="105"/>
              </w:rPr>
            </w:pPr>
          </w:p>
        </w:tc>
        <w:tc>
          <w:tcPr>
            <w:tcW w:w="719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7896F2" w14:textId="77777777" w:rsidR="00A95A91" w:rsidRPr="0035371A" w:rsidRDefault="00A95A91" w:rsidP="00A1377F">
            <w:pPr>
              <w:kinsoku w:val="0"/>
              <w:overflowPunct w:val="0"/>
              <w:spacing w:beforeLines="20" w:before="48" w:afterLines="20" w:after="48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B4c. Enter the third mobile number of the headman </w:t>
            </w:r>
            <w:r w:rsidRPr="0035371A">
              <w:rPr>
                <w:rFonts w:eastAsia="Calibri" w:cs="Times New Roman"/>
                <w:b/>
                <w:w w:val="105"/>
              </w:rPr>
              <w:t>(hcell3)</w:t>
            </w:r>
          </w:p>
          <w:p w14:paraId="233B8EA6" w14:textId="63439A67" w:rsidR="00A95A91" w:rsidRPr="0035371A" w:rsidRDefault="00A95A91" w:rsidP="00A1377F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  <w:i/>
                <w:w w:val="105"/>
              </w:rPr>
              <w:t>If no mobile number, enter 0.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DC419C" w14:textId="77777777" w:rsidR="00A95A91" w:rsidRPr="0035371A" w:rsidRDefault="00A95A91" w:rsidP="00A1377F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35371A" w14:paraId="72B3AA60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3E7DE6" w14:textId="77777777" w:rsidR="00A95A91" w:rsidRPr="0035371A" w:rsidRDefault="00A95A91" w:rsidP="00A1377F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170B05A" w14:textId="358B6871" w:rsidR="00A95A91" w:rsidRPr="0035371A" w:rsidRDefault="00A95A91" w:rsidP="00A1377F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B5.Gender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  <w:w w:val="105"/>
              </w:rPr>
              <w:t>hgender</w:t>
            </w:r>
            <w:proofErr w:type="spellEnd"/>
            <w:r w:rsidRPr="0035371A">
              <w:rPr>
                <w:rFonts w:eastAsia="Calibri" w:cs="Times New Roman"/>
                <w:b/>
                <w:w w:val="105"/>
              </w:rPr>
              <w:t>)</w:t>
            </w:r>
            <w:r w:rsidRPr="0035371A">
              <w:rPr>
                <w:rFonts w:eastAsia="Calibri" w:cs="Times New Roman"/>
                <w:b/>
                <w:w w:val="105"/>
              </w:rPr>
              <w:tab/>
            </w:r>
            <w:r w:rsidRPr="0035371A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3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2A6EB3" w14:textId="4DB16189" w:rsidR="00A95A91" w:rsidRPr="0035371A" w:rsidRDefault="00A95A91" w:rsidP="00A1377F">
            <w:pPr>
              <w:spacing w:after="0"/>
            </w:pPr>
            <w:r w:rsidRPr="0035371A">
              <w:t>1=Male</w:t>
            </w:r>
          </w:p>
          <w:p w14:paraId="75E58232" w14:textId="1F3BE44B" w:rsidR="00A95A91" w:rsidRPr="0035371A" w:rsidRDefault="00A95A91" w:rsidP="00A1377F">
            <w:pPr>
              <w:spacing w:after="0"/>
            </w:pPr>
            <w:r w:rsidRPr="0035371A">
              <w:t>2=Female</w:t>
            </w:r>
          </w:p>
          <w:p w14:paraId="7A14FAFF" w14:textId="57B1E05F" w:rsidR="00A95A91" w:rsidRPr="0035371A" w:rsidRDefault="00A95A91" w:rsidP="00A1377F">
            <w:pPr>
              <w:spacing w:after="0"/>
            </w:pPr>
            <w:r w:rsidRPr="0035371A">
              <w:t>888=Don’t know</w:t>
            </w:r>
          </w:p>
        </w:tc>
        <w:tc>
          <w:tcPr>
            <w:tcW w:w="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EE0147" w14:textId="77777777" w:rsidR="00A95A91" w:rsidRPr="0035371A" w:rsidRDefault="00A95A91" w:rsidP="00A1377F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95A91" w:rsidRPr="0035371A" w14:paraId="66CFA1B8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270F88" w14:textId="77777777" w:rsidR="00A95A91" w:rsidRPr="0035371A" w:rsidRDefault="00A95A91" w:rsidP="00A1377F">
            <w:pPr>
              <w:spacing w:after="0"/>
              <w:rPr>
                <w:w w:val="105"/>
              </w:rPr>
            </w:pPr>
          </w:p>
        </w:tc>
        <w:tc>
          <w:tcPr>
            <w:tcW w:w="719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F8B9D8A" w14:textId="7C0BD02B" w:rsidR="00A95A91" w:rsidRPr="0035371A" w:rsidRDefault="00A95A91" w:rsidP="00A1377F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B6.What is your age? </w:t>
            </w:r>
            <w:r w:rsidRPr="0035371A">
              <w:rPr>
                <w:rFonts w:eastAsia="Calibri" w:cs="Times New Roman"/>
                <w:i/>
                <w:w w:val="105"/>
              </w:rPr>
              <w:t>Respondent age at last birthday</w:t>
            </w:r>
            <w:r w:rsidRPr="0035371A">
              <w:rPr>
                <w:rFonts w:eastAsia="Calibri" w:cs="Times New Roman"/>
                <w:w w:val="105"/>
              </w:rPr>
              <w:t xml:space="preserve">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  <w:w w:val="105"/>
              </w:rPr>
              <w:t>hage</w:t>
            </w:r>
            <w:proofErr w:type="spellEnd"/>
            <w:r w:rsidRPr="0035371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277566" w14:textId="77777777" w:rsidR="00A95A91" w:rsidRPr="0035371A" w:rsidRDefault="00A95A91" w:rsidP="00A1377F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95A91" w:rsidRPr="0035371A" w14:paraId="3A9BEC43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7BB3A" w14:textId="77777777" w:rsidR="00A95A91" w:rsidRPr="0035371A" w:rsidRDefault="00A95A91" w:rsidP="00A1377F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62061" w14:textId="77777777" w:rsidR="00A95A91" w:rsidRPr="0035371A" w:rsidRDefault="00A95A91" w:rsidP="00A1377F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B7.What is your marital status?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hmaritial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0D065247" w14:textId="77777777" w:rsidR="00A95A91" w:rsidRPr="0035371A" w:rsidRDefault="00A95A91" w:rsidP="00A1377F">
            <w:pPr>
              <w:spacing w:after="0"/>
              <w:rPr>
                <w:color w:val="000000"/>
              </w:rPr>
            </w:pP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68F15BB" w14:textId="6C3DF66F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</w:t>
            </w:r>
            <w:proofErr w:type="spellStart"/>
            <w:r w:rsidRPr="0035371A">
              <w:rPr>
                <w:rFonts w:cs="Times New Roman"/>
                <w:w w:val="105"/>
              </w:rPr>
              <w:t>Monogomously</w:t>
            </w:r>
            <w:proofErr w:type="spellEnd"/>
            <w:r w:rsidRPr="0035371A">
              <w:rPr>
                <w:rFonts w:cs="Times New Roman"/>
                <w:w w:val="105"/>
              </w:rPr>
              <w:t xml:space="preserve"> married</w:t>
            </w:r>
          </w:p>
          <w:p w14:paraId="7A4179A7" w14:textId="4442C78A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2= </w:t>
            </w:r>
            <w:proofErr w:type="spellStart"/>
            <w:r w:rsidRPr="0035371A">
              <w:rPr>
                <w:rFonts w:cs="Times New Roman"/>
                <w:w w:val="105"/>
              </w:rPr>
              <w:t>Polygamously</w:t>
            </w:r>
            <w:proofErr w:type="spellEnd"/>
            <w:r w:rsidRPr="0035371A">
              <w:rPr>
                <w:rFonts w:cs="Times New Roman"/>
                <w:w w:val="105"/>
              </w:rPr>
              <w:t xml:space="preserve"> married</w:t>
            </w:r>
          </w:p>
          <w:p w14:paraId="3CE4E9E3" w14:textId="50EDCDE0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3=Never married</w:t>
            </w:r>
          </w:p>
          <w:p w14:paraId="34ED8ACC" w14:textId="4DFFF4EC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4=Widowed</w:t>
            </w:r>
          </w:p>
          <w:p w14:paraId="17F28C14" w14:textId="6F63E6CF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5=Divorced</w:t>
            </w:r>
          </w:p>
          <w:p w14:paraId="4EF4982F" w14:textId="669A94AC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</w:t>
            </w:r>
            <w:proofErr w:type="spellStart"/>
            <w:r w:rsidRPr="0035371A">
              <w:rPr>
                <w:rFonts w:cs="Times New Roman"/>
                <w:w w:val="105"/>
              </w:rPr>
              <w:t>Seperated</w:t>
            </w:r>
            <w:proofErr w:type="spellEnd"/>
          </w:p>
          <w:p w14:paraId="187F1067" w14:textId="534685E4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7=Cohabitating</w:t>
            </w:r>
          </w:p>
          <w:p w14:paraId="048280C6" w14:textId="77777777" w:rsidR="00A95A91" w:rsidRPr="0035371A" w:rsidRDefault="00A95A91" w:rsidP="00A1377F">
            <w:pPr>
              <w:spacing w:after="0"/>
            </w:pPr>
            <w:r w:rsidRPr="0035371A">
              <w:t>97=Other, please specify</w:t>
            </w:r>
          </w:p>
          <w:p w14:paraId="45554A4F" w14:textId="1D92DFEF" w:rsidR="00A95A91" w:rsidRPr="0035371A" w:rsidRDefault="00A95A91" w:rsidP="00A1377F">
            <w:pPr>
              <w:spacing w:after="0"/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10911D" w14:textId="77777777" w:rsidR="00A95A91" w:rsidRPr="0035371A" w:rsidRDefault="00A95A91" w:rsidP="00A1377F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95A91" w:rsidRPr="0035371A" w14:paraId="19419B30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3A162" w14:textId="1B7DC31C" w:rsidR="00A95A91" w:rsidRPr="0035371A" w:rsidRDefault="00A95A91" w:rsidP="00A1377F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12D451" w14:textId="74B52F5C" w:rsidR="00A95A91" w:rsidRPr="0035371A" w:rsidRDefault="00A95A91" w:rsidP="00A1377F">
            <w:pPr>
              <w:spacing w:after="0"/>
              <w:rPr>
                <w:color w:val="000000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B8.What is your tribe?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  <w:w w:val="105"/>
              </w:rPr>
              <w:t>htribe</w:t>
            </w:r>
            <w:proofErr w:type="spellEnd"/>
            <w:r w:rsidRPr="0035371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0367E53F" w14:textId="26A5898D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</w:t>
            </w:r>
            <w:proofErr w:type="spellStart"/>
            <w:r w:rsidRPr="0035371A">
              <w:rPr>
                <w:rFonts w:cs="Times New Roman"/>
                <w:w w:val="105"/>
              </w:rPr>
              <w:t>Chewa</w:t>
            </w:r>
            <w:proofErr w:type="spellEnd"/>
          </w:p>
          <w:p w14:paraId="43D24FBE" w14:textId="55E0FCA1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</w:t>
            </w:r>
            <w:proofErr w:type="spellStart"/>
            <w:r w:rsidRPr="0035371A">
              <w:rPr>
                <w:rFonts w:cs="Times New Roman"/>
                <w:w w:val="105"/>
              </w:rPr>
              <w:t>N’goni</w:t>
            </w:r>
            <w:proofErr w:type="spellEnd"/>
          </w:p>
          <w:p w14:paraId="764A0C27" w14:textId="33489A8F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</w:t>
            </w:r>
            <w:proofErr w:type="spellStart"/>
            <w:r w:rsidRPr="0035371A">
              <w:rPr>
                <w:rFonts w:cs="Times New Roman"/>
                <w:w w:val="105"/>
              </w:rPr>
              <w:t>Nsenga</w:t>
            </w:r>
            <w:proofErr w:type="spellEnd"/>
          </w:p>
          <w:p w14:paraId="11C13619" w14:textId="035E3346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4=Tonga</w:t>
            </w:r>
          </w:p>
          <w:p w14:paraId="3C450F5C" w14:textId="4FE1B74E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</w:t>
            </w:r>
            <w:proofErr w:type="spellStart"/>
            <w:r w:rsidRPr="0035371A">
              <w:rPr>
                <w:rFonts w:cs="Times New Roman"/>
                <w:w w:val="105"/>
              </w:rPr>
              <w:t>Lunda</w:t>
            </w:r>
            <w:proofErr w:type="spellEnd"/>
          </w:p>
          <w:p w14:paraId="406B11B1" w14:textId="214211FD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</w:t>
            </w:r>
            <w:proofErr w:type="spellStart"/>
            <w:r w:rsidRPr="0035371A">
              <w:rPr>
                <w:rFonts w:cs="Times New Roman"/>
                <w:w w:val="105"/>
              </w:rPr>
              <w:t>Luvale</w:t>
            </w:r>
            <w:proofErr w:type="spellEnd"/>
          </w:p>
          <w:p w14:paraId="4656E423" w14:textId="77777777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7=</w:t>
            </w:r>
            <w:proofErr w:type="spellStart"/>
            <w:r w:rsidRPr="0035371A">
              <w:rPr>
                <w:rFonts w:cs="Times New Roman"/>
                <w:w w:val="105"/>
              </w:rPr>
              <w:t>Kaonede</w:t>
            </w:r>
            <w:proofErr w:type="spellEnd"/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35F2B1C" w14:textId="666185CD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8=</w:t>
            </w:r>
            <w:proofErr w:type="spellStart"/>
            <w:r w:rsidRPr="0035371A">
              <w:rPr>
                <w:rFonts w:cs="Times New Roman"/>
                <w:w w:val="105"/>
              </w:rPr>
              <w:t>Loza</w:t>
            </w:r>
            <w:proofErr w:type="spellEnd"/>
          </w:p>
          <w:p w14:paraId="1505985B" w14:textId="77777777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9=Bemba</w:t>
            </w:r>
          </w:p>
          <w:p w14:paraId="6A490A74" w14:textId="4931A644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10=Zambian only</w:t>
            </w:r>
          </w:p>
          <w:p w14:paraId="1D8E4327" w14:textId="77777777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75B2E689" w14:textId="77777777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6B431EE3" w14:textId="77777777" w:rsidR="00A95A91" w:rsidRPr="0035371A" w:rsidRDefault="00A95A91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04D3E5" w14:textId="77777777" w:rsidR="00A95A91" w:rsidRPr="0035371A" w:rsidRDefault="00A95A91" w:rsidP="00A1377F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35371A" w14:paraId="3DE35A32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741B9" w14:textId="77777777" w:rsidR="00A1377F" w:rsidRPr="0035371A" w:rsidRDefault="00A1377F" w:rsidP="00A1377F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B137FC" w14:textId="0462BB3C" w:rsidR="00A1377F" w:rsidRPr="0035371A" w:rsidRDefault="00A1377F" w:rsidP="00A1377F">
            <w:pPr>
              <w:spacing w:after="0"/>
              <w:rPr>
                <w:color w:val="000000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B9.What is your religion?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hreligion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58BDC052" w14:textId="5608163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1=UCZ</w:t>
            </w:r>
          </w:p>
          <w:p w14:paraId="0287FAB6" w14:textId="0F4924F5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2=RCZ (Dutch Reformed)</w:t>
            </w:r>
          </w:p>
          <w:p w14:paraId="35A9C154" w14:textId="041B90D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3=ECZ</w:t>
            </w:r>
          </w:p>
          <w:p w14:paraId="4C6A899C" w14:textId="309046AC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4=CMML</w:t>
            </w:r>
          </w:p>
          <w:p w14:paraId="2E2E0B33" w14:textId="10F08DAF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5=Salvation Army</w:t>
            </w:r>
          </w:p>
          <w:p w14:paraId="37708216" w14:textId="77782B84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6=Seventh Day Adventist</w:t>
            </w:r>
          </w:p>
          <w:p w14:paraId="723B68AC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lastRenderedPageBreak/>
              <w:t>7=Catholic</w:t>
            </w:r>
          </w:p>
          <w:p w14:paraId="582A68F4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8=Anglican</w:t>
            </w:r>
          </w:p>
          <w:p w14:paraId="72BCE086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9=Nazareth</w:t>
            </w:r>
          </w:p>
          <w:p w14:paraId="558E6F68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10=Pentecostal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FC832FE" w14:textId="797340EB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lastRenderedPageBreak/>
              <w:t>11=Jehovah’s Witness</w:t>
            </w:r>
          </w:p>
          <w:p w14:paraId="05CDC31B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12=Baptist</w:t>
            </w:r>
          </w:p>
          <w:p w14:paraId="609C253C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13=</w:t>
            </w:r>
            <w:proofErr w:type="spellStart"/>
            <w:r w:rsidRPr="0035371A">
              <w:rPr>
                <w:rFonts w:cs="Times New Roman"/>
                <w:w w:val="105"/>
              </w:rPr>
              <w:t>Kimbaguist</w:t>
            </w:r>
            <w:proofErr w:type="spellEnd"/>
          </w:p>
          <w:p w14:paraId="6DEDFB1E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14=Africa Methodist</w:t>
            </w:r>
          </w:p>
          <w:p w14:paraId="7AC6EC0F" w14:textId="4BE8813C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15=Presbyterian</w:t>
            </w:r>
          </w:p>
          <w:p w14:paraId="31B2BF5A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16=Islam</w:t>
            </w:r>
          </w:p>
          <w:p w14:paraId="3163B065" w14:textId="49C3E7C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17=Not religious</w:t>
            </w:r>
          </w:p>
          <w:p w14:paraId="6C2B70CA" w14:textId="77777777" w:rsidR="00A1377F" w:rsidRPr="0035371A" w:rsidRDefault="00A1377F" w:rsidP="00A1377F">
            <w:pPr>
              <w:spacing w:after="0"/>
            </w:pPr>
            <w:r w:rsidRPr="0035371A">
              <w:t xml:space="preserve">97=Other, please </w:t>
            </w:r>
            <w:r w:rsidRPr="0035371A">
              <w:lastRenderedPageBreak/>
              <w:t>specify</w:t>
            </w:r>
          </w:p>
          <w:p w14:paraId="5992DB36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71F07AC2" w14:textId="77777777" w:rsidR="00A1377F" w:rsidRPr="0035371A" w:rsidRDefault="00A1377F" w:rsidP="00A1377F">
            <w:pPr>
              <w:spacing w:after="0"/>
              <w:rPr>
                <w:rFonts w:cs="Times New Roman"/>
                <w:i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1A26401" w14:textId="77777777" w:rsidR="00A1377F" w:rsidRPr="0035371A" w:rsidRDefault="00A1377F" w:rsidP="00A1377F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A1377F" w:rsidRPr="0035371A" w14:paraId="0F919B7C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CE5462" w14:textId="77777777" w:rsidR="00A1377F" w:rsidRPr="0035371A" w:rsidRDefault="00A1377F" w:rsidP="00A1377F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2088263E" w14:textId="7C56171C" w:rsidR="00A1377F" w:rsidRPr="0035371A" w:rsidRDefault="00A1377F" w:rsidP="00A1377F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B10.Were you born in this village?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  <w:w w:val="105"/>
              </w:rPr>
              <w:t>htown</w:t>
            </w:r>
            <w:proofErr w:type="spellEnd"/>
            <w:r w:rsidRPr="0035371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4338" w:type="dxa"/>
            <w:gridSpan w:val="5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FEEEB" w14:textId="77777777" w:rsidR="00A1377F" w:rsidRPr="0035371A" w:rsidRDefault="00A1377F" w:rsidP="00A1377F">
            <w:pPr>
              <w:spacing w:after="0"/>
            </w:pPr>
            <w:r w:rsidRPr="0035371A">
              <w:t>1=No</w:t>
            </w:r>
          </w:p>
          <w:p w14:paraId="23ED7168" w14:textId="77777777" w:rsidR="00A1377F" w:rsidRPr="0035371A" w:rsidRDefault="00A1377F" w:rsidP="00A1377F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672479EC" w14:textId="77777777" w:rsidR="00A1377F" w:rsidRPr="0035371A" w:rsidRDefault="00A1377F" w:rsidP="00A1377F">
            <w:pPr>
              <w:spacing w:after="0"/>
            </w:pPr>
            <w:r w:rsidRPr="0035371A">
              <w:t>888=Don’t know</w:t>
            </w:r>
          </w:p>
          <w:p w14:paraId="7D663616" w14:textId="77777777" w:rsidR="00A1377F" w:rsidRPr="0035371A" w:rsidRDefault="00A1377F" w:rsidP="00A1377F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535E4A6" w14:textId="77777777" w:rsidR="00A1377F" w:rsidRPr="0035371A" w:rsidRDefault="00A1377F" w:rsidP="00A1377F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35371A" w14:paraId="6C3AD871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4C5FE5A" w14:textId="77777777" w:rsidR="00A1377F" w:rsidRPr="0035371A" w:rsidRDefault="00A1377F" w:rsidP="00A1377F">
            <w:pPr>
              <w:spacing w:after="0"/>
              <w:rPr>
                <w:w w:val="105"/>
              </w:rPr>
            </w:pPr>
          </w:p>
        </w:tc>
        <w:tc>
          <w:tcPr>
            <w:tcW w:w="7196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ABB6922" w14:textId="524B90CC" w:rsidR="00A1377F" w:rsidRPr="0035371A" w:rsidRDefault="00A1377F" w:rsidP="00A1377F">
            <w:pPr>
              <w:pStyle w:val="BodyText2"/>
              <w:tabs>
                <w:tab w:val="clear" w:pos="9990"/>
              </w:tabs>
              <w:spacing w:after="0"/>
              <w:rPr>
                <w:rFonts w:asciiTheme="minorHAnsi" w:hAnsiTheme="minorHAnsi"/>
                <w:w w:val="105"/>
              </w:rPr>
            </w:pPr>
            <w:r w:rsidRPr="0035371A">
              <w:rPr>
                <w:rFonts w:asciiTheme="minorHAnsi" w:hAnsiTheme="minorHAnsi"/>
              </w:rPr>
              <w:t xml:space="preserve">B11.How many years have you lived in this village? </w:t>
            </w:r>
            <w:r w:rsidRPr="0035371A">
              <w:rPr>
                <w:rFonts w:asciiTheme="minorHAnsi" w:hAnsiTheme="minorHAnsi"/>
                <w:b/>
              </w:rPr>
              <w:t>(</w:t>
            </w:r>
            <w:proofErr w:type="spellStart"/>
            <w:r w:rsidRPr="0035371A">
              <w:rPr>
                <w:rFonts w:asciiTheme="minorHAnsi" w:hAnsiTheme="minorHAnsi"/>
                <w:b/>
              </w:rPr>
              <w:t>hnumyrs</w:t>
            </w:r>
            <w:proofErr w:type="spellEnd"/>
            <w:r w:rsidRPr="0035371A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BD1E29" w14:textId="77777777" w:rsidR="00A1377F" w:rsidRPr="0035371A" w:rsidRDefault="00A1377F" w:rsidP="00A1377F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A1377F" w:rsidRPr="0035371A" w14:paraId="1B025D76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69F4" w14:textId="77777777" w:rsidR="00A1377F" w:rsidRPr="0035371A" w:rsidRDefault="00A1377F" w:rsidP="00A1377F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FA7A0C" w14:textId="0F8B6C94" w:rsidR="00A1377F" w:rsidRPr="0035371A" w:rsidRDefault="00A1377F" w:rsidP="00A1377F">
            <w:pPr>
              <w:spacing w:after="0"/>
              <w:rPr>
                <w:color w:val="000000"/>
              </w:rPr>
            </w:pPr>
            <w:r w:rsidRPr="0035371A">
              <w:t xml:space="preserve">B12.What is the highest level of formal education that you have completed?  </w:t>
            </w:r>
            <w:r w:rsidRPr="0035371A">
              <w:rPr>
                <w:b/>
              </w:rPr>
              <w:t>(</w:t>
            </w:r>
            <w:proofErr w:type="spellStart"/>
            <w:r w:rsidRPr="0035371A">
              <w:rPr>
                <w:b/>
              </w:rPr>
              <w:t>heduc</w:t>
            </w:r>
            <w:proofErr w:type="spellEnd"/>
            <w:r w:rsidRPr="0035371A">
              <w:rPr>
                <w:b/>
              </w:rPr>
              <w:t>)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14:paraId="2963DF89" w14:textId="77777777" w:rsidR="00A1377F" w:rsidRPr="0035371A" w:rsidRDefault="00A1377F" w:rsidP="00A1377F">
            <w:pPr>
              <w:contextualSpacing/>
            </w:pPr>
            <w:r w:rsidRPr="0035371A">
              <w:t>1=None</w:t>
            </w:r>
          </w:p>
          <w:p w14:paraId="7783480F" w14:textId="77777777" w:rsidR="00A1377F" w:rsidRPr="0035371A" w:rsidRDefault="00A1377F" w:rsidP="00A1377F">
            <w:pPr>
              <w:contextualSpacing/>
            </w:pPr>
            <w:r w:rsidRPr="0035371A">
              <w:t>2=Grade 1/Sub-standard A</w:t>
            </w:r>
          </w:p>
          <w:p w14:paraId="0270579F" w14:textId="77777777" w:rsidR="00A1377F" w:rsidRPr="0035371A" w:rsidRDefault="00A1377F" w:rsidP="00A1377F">
            <w:pPr>
              <w:contextualSpacing/>
            </w:pPr>
            <w:r w:rsidRPr="0035371A">
              <w:t>3=Grade 1/Sub-standard B</w:t>
            </w:r>
          </w:p>
          <w:p w14:paraId="2ADE1F18" w14:textId="77777777" w:rsidR="00A1377F" w:rsidRPr="0035371A" w:rsidRDefault="00A1377F" w:rsidP="00A1377F">
            <w:pPr>
              <w:contextualSpacing/>
            </w:pPr>
            <w:r w:rsidRPr="0035371A">
              <w:t>4=Grade 2/Standard 1</w:t>
            </w:r>
          </w:p>
          <w:p w14:paraId="265B9545" w14:textId="77777777" w:rsidR="00A1377F" w:rsidRPr="0035371A" w:rsidRDefault="00A1377F" w:rsidP="00A1377F">
            <w:pPr>
              <w:contextualSpacing/>
            </w:pPr>
            <w:r w:rsidRPr="0035371A">
              <w:t>5=Grade 3/Standard 2</w:t>
            </w:r>
          </w:p>
          <w:p w14:paraId="227A2F5E" w14:textId="77777777" w:rsidR="00A1377F" w:rsidRPr="0035371A" w:rsidRDefault="00A1377F" w:rsidP="00A1377F">
            <w:pPr>
              <w:contextualSpacing/>
            </w:pPr>
            <w:r w:rsidRPr="0035371A">
              <w:t>6=Grade 4/Standard 3</w:t>
            </w:r>
          </w:p>
          <w:p w14:paraId="4477DE93" w14:textId="77777777" w:rsidR="00A1377F" w:rsidRPr="0035371A" w:rsidRDefault="00A1377F" w:rsidP="00A1377F">
            <w:pPr>
              <w:contextualSpacing/>
            </w:pPr>
            <w:r w:rsidRPr="0035371A">
              <w:t>7=Grade 5/Standard 4</w:t>
            </w:r>
          </w:p>
          <w:p w14:paraId="1FF776A9" w14:textId="52090792" w:rsidR="00A1377F" w:rsidRPr="0035371A" w:rsidRDefault="00A1377F" w:rsidP="00A1377F">
            <w:pPr>
              <w:contextualSpacing/>
            </w:pPr>
            <w:r w:rsidRPr="0035371A">
              <w:t>8=Grade 6/Standard 5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9B82545" w14:textId="77777777" w:rsidR="00A1377F" w:rsidRPr="0035371A" w:rsidRDefault="00A1377F" w:rsidP="00A1377F">
            <w:pPr>
              <w:contextualSpacing/>
            </w:pPr>
            <w:r w:rsidRPr="0035371A">
              <w:t>9=Grade 7/Standard 6</w:t>
            </w:r>
          </w:p>
          <w:p w14:paraId="7E81AFFE" w14:textId="587AC8B8" w:rsidR="00A1377F" w:rsidRPr="0035371A" w:rsidRDefault="00A1377F" w:rsidP="00A1377F">
            <w:pPr>
              <w:contextualSpacing/>
            </w:pPr>
            <w:r w:rsidRPr="0035371A">
              <w:t>10=Grade 8/Form 1</w:t>
            </w:r>
          </w:p>
          <w:p w14:paraId="5049ACEB" w14:textId="77777777" w:rsidR="00A1377F" w:rsidRPr="0035371A" w:rsidRDefault="00A1377F" w:rsidP="00A1377F">
            <w:pPr>
              <w:contextualSpacing/>
            </w:pPr>
            <w:r w:rsidRPr="0035371A">
              <w:t>11=Grade 9/Form 2</w:t>
            </w:r>
          </w:p>
          <w:p w14:paraId="357B80C6" w14:textId="77777777" w:rsidR="00A1377F" w:rsidRPr="0035371A" w:rsidRDefault="00A1377F" w:rsidP="00A1377F">
            <w:pPr>
              <w:contextualSpacing/>
            </w:pPr>
            <w:r w:rsidRPr="0035371A">
              <w:t>12=Grade 10/Form 3</w:t>
            </w:r>
          </w:p>
          <w:p w14:paraId="5E07F7C1" w14:textId="77777777" w:rsidR="00A1377F" w:rsidRPr="0035371A" w:rsidRDefault="00A1377F" w:rsidP="00A1377F">
            <w:pPr>
              <w:contextualSpacing/>
            </w:pPr>
            <w:r w:rsidRPr="0035371A">
              <w:t>13=Grade 11/Form 4</w:t>
            </w:r>
          </w:p>
          <w:p w14:paraId="72B8A06B" w14:textId="77777777" w:rsidR="00A1377F" w:rsidRPr="0035371A" w:rsidRDefault="00A1377F" w:rsidP="00A1377F">
            <w:pPr>
              <w:contextualSpacing/>
            </w:pPr>
            <w:r w:rsidRPr="0035371A">
              <w:t>14=Grade 12/Form 5</w:t>
            </w:r>
          </w:p>
          <w:p w14:paraId="2FEF2BFF" w14:textId="77777777" w:rsidR="00A1377F" w:rsidRPr="0035371A" w:rsidRDefault="00A1377F" w:rsidP="00A1377F">
            <w:pPr>
              <w:contextualSpacing/>
            </w:pPr>
            <w:r w:rsidRPr="0035371A">
              <w:t>15=Post-secondary</w:t>
            </w:r>
          </w:p>
          <w:p w14:paraId="0577AAAF" w14:textId="77777777" w:rsidR="00A1377F" w:rsidRPr="0035371A" w:rsidRDefault="00A1377F" w:rsidP="00A1377F">
            <w:pPr>
              <w:contextualSpacing/>
            </w:pPr>
            <w:r w:rsidRPr="0035371A">
              <w:t>888=Don’t know</w:t>
            </w:r>
          </w:p>
          <w:p w14:paraId="68F4F9D2" w14:textId="5ADBB545" w:rsidR="00A1377F" w:rsidRPr="0035371A" w:rsidRDefault="00A1377F" w:rsidP="00A1377F">
            <w:pPr>
              <w:spacing w:after="0"/>
              <w:rPr>
                <w:rFonts w:cs="Times New Roman"/>
                <w:i/>
                <w:w w:val="105"/>
              </w:rPr>
            </w:pPr>
            <w:r w:rsidRPr="0035371A">
              <w:t>999=Preferred not to answer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920D119" w14:textId="77777777" w:rsidR="00A1377F" w:rsidRPr="0035371A" w:rsidRDefault="00A1377F" w:rsidP="00A1377F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35371A" w14:paraId="0F3F651C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8463E" w14:textId="77777777" w:rsidR="00A1377F" w:rsidRPr="0035371A" w:rsidRDefault="00A1377F" w:rsidP="00A1377F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3B9236" w14:textId="560AEB95" w:rsidR="00A1377F" w:rsidRPr="0035371A" w:rsidRDefault="00A1377F" w:rsidP="00A1377F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B13. What type of roof does the headman's house have?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hroof</w:t>
            </w:r>
            <w:proofErr w:type="spellEnd"/>
            <w:r w:rsidRPr="0035371A">
              <w:rPr>
                <w:b/>
                <w:color w:val="000000"/>
              </w:rPr>
              <w:t>)</w:t>
            </w:r>
            <w:r w:rsidRPr="0035371A">
              <w:rPr>
                <w:i/>
                <w:color w:val="000000"/>
              </w:rPr>
              <w:t xml:space="preserve">    </w:t>
            </w:r>
            <w:r w:rsidRPr="0035371A">
              <w:rPr>
                <w:rFonts w:eastAsia="Calibri" w:cs="Times New Roman"/>
                <w:i/>
                <w:w w:val="105"/>
              </w:rPr>
              <w:t>Observation only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2650BB7" w14:textId="36AC043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1=Grass thatched</w:t>
            </w:r>
          </w:p>
          <w:p w14:paraId="097F4D1E" w14:textId="01CD9585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2=Iron sheet</w:t>
            </w:r>
          </w:p>
          <w:p w14:paraId="73BE1F02" w14:textId="46EDAFC3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3=Tin</w:t>
            </w:r>
          </w:p>
          <w:p w14:paraId="5FB888E2" w14:textId="277C9845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4=Zinc</w:t>
            </w:r>
          </w:p>
          <w:p w14:paraId="45683B5D" w14:textId="71EA6408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5=Roofing tile</w:t>
            </w:r>
          </w:p>
          <w:p w14:paraId="4ABA42E4" w14:textId="480C865C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6=Concrete</w:t>
            </w:r>
          </w:p>
          <w:p w14:paraId="66A4F214" w14:textId="238B503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7=Cardboard</w:t>
            </w:r>
          </w:p>
          <w:p w14:paraId="32910AD3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8=Asbestos</w:t>
            </w:r>
          </w:p>
          <w:p w14:paraId="01590704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9=Shingles</w:t>
            </w:r>
          </w:p>
          <w:p w14:paraId="67D7D43B" w14:textId="38D8B1D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10=Plastic </w:t>
            </w:r>
            <w:proofErr w:type="spellStart"/>
            <w:r w:rsidRPr="0035371A">
              <w:rPr>
                <w:rFonts w:cs="Times New Roman"/>
                <w:w w:val="105"/>
              </w:rPr>
              <w:t>cheets</w:t>
            </w:r>
            <w:proofErr w:type="spellEnd"/>
          </w:p>
          <w:p w14:paraId="60E7CD85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7F382ADF" w14:textId="560BC56A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D1AF50" w14:textId="77777777" w:rsidR="00A1377F" w:rsidRPr="0035371A" w:rsidRDefault="00A1377F" w:rsidP="00A1377F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A1377F" w:rsidRPr="0035371A" w14:paraId="230A6F48" w14:textId="77777777" w:rsidTr="00A1377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1026A" w14:textId="5DF5C6CE" w:rsidR="00A1377F" w:rsidRPr="0035371A" w:rsidRDefault="00A1377F" w:rsidP="00A1377F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A9E98" w14:textId="77777777" w:rsidR="00A1377F" w:rsidRPr="0035371A" w:rsidRDefault="00A1377F" w:rsidP="00A1377F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B14. Is the headman's house painted?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hpaint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50567A64" w14:textId="7CE3155E" w:rsidR="00A1377F" w:rsidRPr="0035371A" w:rsidRDefault="00A1377F" w:rsidP="00A1377F">
            <w:pPr>
              <w:spacing w:after="0"/>
              <w:rPr>
                <w:color w:val="000000"/>
              </w:rPr>
            </w:pPr>
            <w:r w:rsidRPr="0035371A">
              <w:rPr>
                <w:rFonts w:eastAsia="Calibri" w:cs="Times New Roman"/>
                <w:i/>
              </w:rPr>
              <w:t>Observation only</w:t>
            </w:r>
          </w:p>
        </w:tc>
        <w:tc>
          <w:tcPr>
            <w:tcW w:w="4320" w:type="dxa"/>
            <w:gridSpan w:val="4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0A23F06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1=No</w:t>
            </w:r>
          </w:p>
          <w:p w14:paraId="0B5883DA" w14:textId="77777777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2=Yes</w:t>
            </w:r>
            <w:r w:rsidRPr="0035371A" w:rsidDel="00226116">
              <w:rPr>
                <w:rFonts w:cs="Times New Roman"/>
                <w:w w:val="105"/>
              </w:rPr>
              <w:t xml:space="preserve"> </w:t>
            </w:r>
          </w:p>
          <w:p w14:paraId="36162A49" w14:textId="1B714280" w:rsidR="00A1377F" w:rsidRPr="0035371A" w:rsidRDefault="00A1377F" w:rsidP="00A1377F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60FE5A" w14:textId="77777777" w:rsidR="00A1377F" w:rsidRPr="0035371A" w:rsidRDefault="00A1377F" w:rsidP="00A1377F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C796BC3" w14:textId="5872DE38" w:rsidR="00CB0E2D" w:rsidRPr="0035371A" w:rsidRDefault="00CB0E2D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66B83ABA" w14:textId="77777777" w:rsidR="00A1377F" w:rsidRPr="0035371A" w:rsidRDefault="00A1377F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3927ED69" w14:textId="77777777" w:rsidR="00CB0E2D" w:rsidRPr="0035371A" w:rsidRDefault="00CB0E2D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191E9422" w14:textId="77777777" w:rsidR="00F42809" w:rsidRPr="0035371A" w:rsidRDefault="00F42809">
      <w:r w:rsidRPr="0035371A">
        <w:br w:type="page"/>
      </w:r>
    </w:p>
    <w:p w14:paraId="0E72D9A3" w14:textId="6310DDEC" w:rsidR="003D66BB" w:rsidRPr="0035371A" w:rsidRDefault="003D66BB" w:rsidP="00A1377F">
      <w:pPr>
        <w:spacing w:after="0" w:line="240" w:lineRule="auto"/>
        <w:rPr>
          <w:rFonts w:eastAsia="Times New Roman" w:cs="Times New Roman"/>
          <w:b/>
          <w:color w:val="000000"/>
        </w:rPr>
      </w:pPr>
      <w:r w:rsidRPr="0035371A">
        <w:rPr>
          <w:rFonts w:eastAsia="Times New Roman" w:cs="Times New Roman"/>
          <w:b/>
          <w:color w:val="000000"/>
        </w:rPr>
        <w:lastRenderedPageBreak/>
        <w:t xml:space="preserve">C. Village Information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18"/>
        <w:gridCol w:w="14"/>
      </w:tblGrid>
      <w:tr w:rsidR="00F42809" w:rsidRPr="0035371A" w14:paraId="63D29BDC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36FC" w14:textId="77777777" w:rsidR="00F42809" w:rsidRPr="0035371A" w:rsidRDefault="00F42809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781BC5" w14:textId="28D6732E" w:rsidR="00F42809" w:rsidRPr="0035371A" w:rsidRDefault="00F42809" w:rsidP="003660A7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C1.How many years ago did the village get </w:t>
            </w:r>
            <w:proofErr w:type="spellStart"/>
            <w:r w:rsidRPr="0035371A">
              <w:rPr>
                <w:color w:val="000000"/>
              </w:rPr>
              <w:t>it's</w:t>
            </w:r>
            <w:proofErr w:type="spellEnd"/>
            <w:r w:rsidRPr="0035371A">
              <w:rPr>
                <w:color w:val="000000"/>
              </w:rPr>
              <w:t xml:space="preserve"> first headman? 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hvage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CE0D36" w14:textId="460D81F4" w:rsidR="00F42809" w:rsidRPr="0035371A" w:rsidRDefault="00F42809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1=Less than 20 years</w:t>
            </w:r>
          </w:p>
          <w:p w14:paraId="7EDDC466" w14:textId="3411B01A" w:rsidR="00F42809" w:rsidRPr="0035371A" w:rsidRDefault="00F42809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2=20 – 50 years ago</w:t>
            </w:r>
          </w:p>
          <w:p w14:paraId="54D4A3CE" w14:textId="687E8893" w:rsidR="00F42809" w:rsidRPr="0035371A" w:rsidRDefault="00F42809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3=50 – 100 years ago</w:t>
            </w:r>
          </w:p>
          <w:p w14:paraId="35BEC47D" w14:textId="46190F53" w:rsidR="00F42809" w:rsidRPr="0035371A" w:rsidRDefault="00F42809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4=100 – 200 years ago</w:t>
            </w:r>
          </w:p>
          <w:p w14:paraId="7284B77D" w14:textId="64F6486A" w:rsidR="00F42809" w:rsidRPr="0035371A" w:rsidRDefault="00F42809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5=200 – 500 years ago</w:t>
            </w:r>
          </w:p>
          <w:p w14:paraId="183AC81D" w14:textId="108ED5BF" w:rsidR="00F42809" w:rsidRPr="0035371A" w:rsidRDefault="00F42809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6=More than 500 years ago</w:t>
            </w:r>
          </w:p>
          <w:p w14:paraId="6C35A4A1" w14:textId="7CCDF3E8" w:rsidR="00F42809" w:rsidRPr="0035371A" w:rsidRDefault="00F42809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0F9A242" w14:textId="77777777" w:rsidR="00F42809" w:rsidRPr="0035371A" w:rsidRDefault="00F42809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23226027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5701A83" w14:textId="7C9CEBB3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8B613DD" w14:textId="0E790E62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C2.Please estimate the number of households in this village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hvsize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5044A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7242F1" w:rsidRPr="0035371A" w14:paraId="5D3BA739" w14:textId="77777777" w:rsidTr="007242F1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8CF86C4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71FBCC" w14:textId="2D757793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 xml:space="preserve">C3.How many years have you been the headman in this village?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  <w:w w:val="105"/>
              </w:rPr>
              <w:t>hyrs</w:t>
            </w:r>
            <w:proofErr w:type="spellEnd"/>
            <w:r w:rsidRPr="0035371A">
              <w:rPr>
                <w:rFonts w:eastAsia="Calibri" w:cs="Times New Roman"/>
                <w:b/>
                <w:w w:val="105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D59ED8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45259752" w14:textId="77777777" w:rsidR="00F42809" w:rsidRPr="0035371A" w:rsidRDefault="00F42809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098F434E" w14:textId="77777777" w:rsidR="007242F1" w:rsidRPr="0035371A" w:rsidRDefault="007242F1" w:rsidP="007242F1">
      <w:pPr>
        <w:pStyle w:val="BodyText2"/>
        <w:spacing w:after="0"/>
        <w:rPr>
          <w:rFonts w:asciiTheme="minorHAnsi" w:hAnsiTheme="minorHAnsi"/>
        </w:rPr>
      </w:pPr>
      <w:r w:rsidRPr="0035371A">
        <w:rPr>
          <w:rFonts w:asciiTheme="minorHAnsi" w:hAnsiTheme="minorHAnsi"/>
        </w:rPr>
        <w:t>Next, I am going to ask you some questions about how many kilometers from the village a number of services are located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27"/>
        <w:gridCol w:w="1793"/>
        <w:gridCol w:w="732"/>
      </w:tblGrid>
      <w:tr w:rsidR="007242F1" w:rsidRPr="0035371A" w14:paraId="3D517E9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075C6D1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1592AFF" w14:textId="5886BBD7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C4.From the central part of this village, how many kilometers is it to the nearest </w:t>
            </w:r>
            <w:proofErr w:type="spellStart"/>
            <w:r w:rsidRPr="0035371A">
              <w:rPr>
                <w:color w:val="000000"/>
              </w:rPr>
              <w:t>boma</w:t>
            </w:r>
            <w:proofErr w:type="spellEnd"/>
            <w:r w:rsidRPr="0035371A">
              <w:rPr>
                <w:color w:val="000000"/>
              </w:rPr>
              <w:t xml:space="preserve">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hboma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D36835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4FD4D80B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AA46" w14:textId="77777777" w:rsidR="00DA6359" w:rsidRPr="0035371A" w:rsidRDefault="00DA6359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CC172C" w14:textId="77777777" w:rsidR="00DA6359" w:rsidRPr="0035371A" w:rsidRDefault="00DA6359" w:rsidP="003660A7">
            <w:pPr>
              <w:spacing w:after="0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B4BE68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68F96C67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43C09657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4E546929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175336C5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6E68D41E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6793D8C1" w14:textId="77777777" w:rsidR="00DA6359" w:rsidRPr="0035371A" w:rsidRDefault="00DA6359" w:rsidP="003660A7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DEF491E" w14:textId="77777777" w:rsidR="00DA6359" w:rsidRPr="0035371A" w:rsidRDefault="00DA6359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18F86A0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7134D3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046CAD" w14:textId="43E0FDA6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C5.From the central part of this village, how many kilometers is it to the nearest tarmac road?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htarmac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CA0397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466DABE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86B2D" w14:textId="77777777" w:rsidR="00DA6359" w:rsidRPr="0035371A" w:rsidRDefault="00DA6359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844D3A" w14:textId="77777777" w:rsidR="00DA6359" w:rsidRPr="0035371A" w:rsidRDefault="00DA6359" w:rsidP="003660A7">
            <w:pPr>
              <w:spacing w:after="0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4938689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4A9CEECA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01819DFE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6496CE3F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087330D7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462560E7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23034B9F" w14:textId="77777777" w:rsidR="00DA6359" w:rsidRPr="0035371A" w:rsidRDefault="00DA6359" w:rsidP="003660A7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78D419" w14:textId="77777777" w:rsidR="00DA6359" w:rsidRPr="0035371A" w:rsidRDefault="00DA6359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12C4D4D3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D098FC1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2DC8B79" w14:textId="39A4C1B1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C6.From the central part of this village, how many kilometers is it to the nearest road useable for bus or truck traffic year-round?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hroad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DF68D1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3FB7B2B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8C18A" w14:textId="77777777" w:rsidR="00DA6359" w:rsidRPr="0035371A" w:rsidRDefault="00DA6359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D5B84D" w14:textId="77777777" w:rsidR="00DA6359" w:rsidRPr="0035371A" w:rsidRDefault="00DA6359" w:rsidP="003660A7">
            <w:pPr>
              <w:spacing w:after="0"/>
              <w:rPr>
                <w:color w:val="000000"/>
              </w:rPr>
            </w:pP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30C54D6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1B1F810B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22A63AAC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5E258A63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613AD0C1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28675F52" w14:textId="77777777" w:rsidR="00DA6359" w:rsidRPr="0035371A" w:rsidRDefault="00DA6359" w:rsidP="003660A7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20C09326" w14:textId="77777777" w:rsidR="00DA6359" w:rsidRPr="0035371A" w:rsidRDefault="00DA6359" w:rsidP="003660A7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D9E1CA" w14:textId="77777777" w:rsidR="00DA6359" w:rsidRPr="0035371A" w:rsidRDefault="00DA6359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3A37BA52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4254D4A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612D0EC" w14:textId="00A78769" w:rsidR="007242F1" w:rsidRPr="0035371A" w:rsidRDefault="007242F1" w:rsidP="007242F1">
            <w:pPr>
              <w:spacing w:after="0"/>
              <w:rPr>
                <w:w w:val="105"/>
              </w:rPr>
            </w:pPr>
            <w:commentRangeStart w:id="0"/>
            <w:r w:rsidRPr="0035371A">
              <w:rPr>
                <w:color w:val="000000"/>
              </w:rPr>
              <w:t xml:space="preserve">C7.From the central part of this village, how many kilometers is it to the nearest FRA buying or collection point?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hfra</w:t>
            </w:r>
            <w:proofErr w:type="spellEnd"/>
            <w:r w:rsidRPr="0035371A">
              <w:rPr>
                <w:b/>
                <w:color w:val="000000"/>
              </w:rPr>
              <w:t>)</w:t>
            </w:r>
            <w:commentRangeEnd w:id="0"/>
            <w:r w:rsidRPr="0035371A">
              <w:rPr>
                <w:rStyle w:val="CommentReference"/>
                <w:sz w:val="22"/>
                <w:szCs w:val="22"/>
              </w:rPr>
              <w:commentReference w:id="0"/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E5BAAF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3AC7D8D3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FD008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EC6333" w14:textId="05EC5700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A47F074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14E06A1C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00537118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1C264CA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04589A70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562979C7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2E313522" w14:textId="10319EE3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D01BD0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16DAB831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F3A11A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  <w:vAlign w:val="bottom"/>
          </w:tcPr>
          <w:p w14:paraId="4B781698" w14:textId="133DDADE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C8.From the central part of this village, how many kilometers is it to the nearest place to board a minibus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hpublic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907AF3E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3EEE7BD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DD76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9DC44B" w14:textId="4FE9563B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83E9319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739E1426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1277EF7E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1E2B67A7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023431F6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276D5800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2B6FA339" w14:textId="28D5C33B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D588D0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63B3ADAE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D8DB08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57BAB1" w14:textId="470240C1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t xml:space="preserve">C9.From the central part of this village, how many kilometers is it to the nearest point where you can receive mobile phone network services?  </w:t>
            </w:r>
            <w:r w:rsidRPr="0035371A">
              <w:rPr>
                <w:b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hmobile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A1EAA6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4A47A960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2A121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BC52A5" w14:textId="35886CA6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4F3DE58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7AA5C9A8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45361D41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480D1DC1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3A3B5878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11BDC7E4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352D5FED" w14:textId="38AA3691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C5E0A4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66A16DB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F1AE212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55FC207" w14:textId="36026E09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>C10.From the central part of this village, how many kilometers is it to the nearest point where you can sell crops to private buyers?</w:t>
            </w:r>
            <w:r w:rsidRPr="0035371A">
              <w:rPr>
                <w:b/>
                <w:color w:val="000000"/>
              </w:rPr>
              <w:t xml:space="preserve"> (</w:t>
            </w:r>
            <w:proofErr w:type="spellStart"/>
            <w:r w:rsidRPr="0035371A">
              <w:rPr>
                <w:b/>
                <w:color w:val="000000"/>
              </w:rPr>
              <w:t>hsell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5A35931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54DD01C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9B1C0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64DF7A" w14:textId="157E9071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ABCE0E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5B0DF682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41B6B038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189329C4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60B5FA60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40531B3A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608CE750" w14:textId="4F485E8E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92DAB5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4EA710B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9F9DE50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1D29A0C" w14:textId="16440D2A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C11.From the central part of this village, how many kilometers is it to the nearest market place with many buyers and sellers of locally produced agricultural products?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hmarket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6CA948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4FB22948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A400E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98303A" w14:textId="338081E9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EA55C1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35E88F6D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35D318EC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7E6FE4C8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25A8BEB3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55A89E2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lastRenderedPageBreak/>
              <w:t>6=Combination of modes</w:t>
            </w:r>
          </w:p>
          <w:p w14:paraId="306F2C9E" w14:textId="40C96404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40F72C1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7242F1" w:rsidRPr="0035371A" w14:paraId="3D67E6F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3902FC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8347AD3" w14:textId="4BB9C48C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C12.From the central part of this village, how many kilometers is it to the nearest primary school?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hprimary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58E578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65C7E7F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A0D4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B4872F" w14:textId="3D97B54C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117B1B5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350971C1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465DCA1C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171F7B93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2DD4835B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4CC00270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2DAB3AF6" w14:textId="7D2A6E5B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01B6A0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2A56E158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145850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8CD2F2" w14:textId="30B602DB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C13.From the central part of this village, how many kilometers is it to the nearest secondary school?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hsecond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857E9B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4788B625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C139A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8DF59" w14:textId="535AF5B8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0A3CA4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0FC54D6D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1F380D04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445811B1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01AB98D5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2F12DB94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0BC293DA" w14:textId="017E7917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AED0B0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07127526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0FA90F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DD59838" w14:textId="519856C9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C14.From the central part of this village, how many kilometers is it to the nearest clinic or health center?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hclinic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3D41CF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7C38990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08AD9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9B85C5" w14:textId="4A5C36CE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AD037AA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60F4368B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13DD5EC5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2E89711A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69C4BB80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3B59FB29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7090BE49" w14:textId="06052FB0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BE0DAD8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6AC632E9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24E933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51344C9" w14:textId="5C4644F2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C15.From the central part of this village, how many kilometers is it to the nearest bank or microfinance office?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hbank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42A523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1736E31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4D9C0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32539F" w14:textId="69E8279E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B1198D6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3D20F6B3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34A50A45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3A87B95B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03DEAC0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107B6051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039D20B5" w14:textId="682AC4FC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FC6837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7242F1" w:rsidRPr="0035371A" w14:paraId="7EFD5B67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9C16F2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2916F6" w14:textId="0ECFCF49" w:rsidR="007242F1" w:rsidRPr="0035371A" w:rsidRDefault="007242F1" w:rsidP="007242F1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C16.From the central part of this village, how many kilometers is it to the nearest borehole?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hbore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6629510" w14:textId="77777777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41219CA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3C746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F085F3" w14:textId="4E540F45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5E574E7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6EC275B1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3529F4D9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25A2F1E4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lastRenderedPageBreak/>
              <w:t>4=Canoe</w:t>
            </w:r>
          </w:p>
          <w:p w14:paraId="77266F1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1881FA6A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001B7323" w14:textId="4D707B9D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81CBA3E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7242F1" w:rsidRPr="0035371A" w14:paraId="6EBD93F0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4AA2F38" w14:textId="77777777" w:rsidR="007242F1" w:rsidRPr="0035371A" w:rsidRDefault="007242F1" w:rsidP="007242F1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FE2409F" w14:textId="554FCF0D" w:rsidR="007242F1" w:rsidRPr="0035371A" w:rsidRDefault="007242F1" w:rsidP="007242F1">
            <w:pPr>
              <w:pStyle w:val="BodyText2"/>
              <w:tabs>
                <w:tab w:val="clear" w:pos="9990"/>
              </w:tabs>
              <w:spacing w:after="0"/>
              <w:rPr>
                <w:rFonts w:asciiTheme="minorHAnsi" w:hAnsiTheme="minorHAnsi"/>
              </w:rPr>
            </w:pPr>
            <w:r w:rsidRPr="0035371A">
              <w:rPr>
                <w:rFonts w:asciiTheme="minorHAnsi" w:hAnsiTheme="minorHAnsi"/>
              </w:rPr>
              <w:t xml:space="preserve">C17.From the central part of this village, how many kilometers is it to the nearest agricultural camp officer?  </w:t>
            </w:r>
            <w:r w:rsidRPr="0035371A">
              <w:rPr>
                <w:rFonts w:asciiTheme="minorHAnsi" w:hAnsiTheme="minorHAnsi"/>
                <w:b/>
              </w:rPr>
              <w:t>(</w:t>
            </w:r>
            <w:proofErr w:type="spellStart"/>
            <w:r w:rsidRPr="0035371A">
              <w:rPr>
                <w:rFonts w:asciiTheme="minorHAnsi" w:hAnsiTheme="minorHAnsi"/>
                <w:b/>
              </w:rPr>
              <w:t>hagoffice</w:t>
            </w:r>
            <w:proofErr w:type="spellEnd"/>
            <w:r w:rsidRPr="0035371A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D60654" w14:textId="27005956" w:rsidR="007242F1" w:rsidRPr="0035371A" w:rsidRDefault="007242F1" w:rsidP="007242F1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5109AB3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A34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226B90" w14:textId="1A3D5A3F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999A2B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2605589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3625A06E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5C887F8A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7B91BA54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20A6299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4174A727" w14:textId="21976B0A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33D4841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DA6359" w:rsidRPr="0035371A" w14:paraId="55B5246F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B6EF21" w14:textId="77777777" w:rsidR="00DA6359" w:rsidRPr="0035371A" w:rsidRDefault="00DA6359" w:rsidP="00DA6359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300AE56" w14:textId="57CA8F66" w:rsidR="00DA6359" w:rsidRPr="0035371A" w:rsidRDefault="00DA6359" w:rsidP="00DA6359">
            <w:pPr>
              <w:pStyle w:val="BodyText2"/>
              <w:tabs>
                <w:tab w:val="clear" w:pos="9990"/>
              </w:tabs>
              <w:spacing w:after="0"/>
              <w:rPr>
                <w:rFonts w:asciiTheme="minorHAnsi" w:hAnsiTheme="minorHAnsi"/>
              </w:rPr>
            </w:pPr>
            <w:r w:rsidRPr="0035371A">
              <w:rPr>
                <w:rFonts w:asciiTheme="minorHAnsi" w:hAnsiTheme="minorHAnsi"/>
              </w:rPr>
              <w:t xml:space="preserve">C18. From the central part of this village, how many kilometers is it to the nearest electricity supply?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2D0212" w14:textId="536FF8FB" w:rsidR="00DA6359" w:rsidRPr="0035371A" w:rsidRDefault="00DA6359" w:rsidP="00DA6359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1B872A2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A79BA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1CD478" w14:textId="3219C6FA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84DD263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2C8CC5CE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2F8D3F43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58C0B57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73FF9FE7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30A647CC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20330B05" w14:textId="761D1FB8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3A7AD5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DA6359" w:rsidRPr="0035371A" w14:paraId="6F83E994" w14:textId="77777777" w:rsidTr="007242F1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7CB632" w14:textId="77777777" w:rsidR="00DA6359" w:rsidRPr="0035371A" w:rsidRDefault="00DA6359" w:rsidP="00DA6359">
            <w:pPr>
              <w:rPr>
                <w:w w:val="105"/>
              </w:rPr>
            </w:pPr>
          </w:p>
        </w:tc>
        <w:tc>
          <w:tcPr>
            <w:tcW w:w="720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C669385" w14:textId="3AA42629" w:rsidR="00DA6359" w:rsidRPr="0035371A" w:rsidRDefault="00DA6359" w:rsidP="00DA6359">
            <w:pPr>
              <w:pStyle w:val="BodyText2"/>
              <w:tabs>
                <w:tab w:val="clear" w:pos="9990"/>
              </w:tabs>
              <w:spacing w:after="0"/>
              <w:rPr>
                <w:rFonts w:asciiTheme="minorHAnsi" w:hAnsiTheme="minorHAnsi"/>
              </w:rPr>
            </w:pPr>
            <w:r w:rsidRPr="0035371A">
              <w:rPr>
                <w:rFonts w:asciiTheme="minorHAnsi" w:hAnsiTheme="minorHAnsi"/>
              </w:rPr>
              <w:t xml:space="preserve">C19. From the central part of this village, how many kilometers is it to the nearest police station?  </w:t>
            </w:r>
          </w:p>
        </w:tc>
        <w:tc>
          <w:tcPr>
            <w:tcW w:w="252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366316" w14:textId="09AF8CA1" w:rsidR="00DA6359" w:rsidRPr="0035371A" w:rsidRDefault="00DA6359" w:rsidP="00DA6359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DA6359" w:rsidRPr="0035371A" w14:paraId="4E7BC3EA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9D04C" w14:textId="77777777" w:rsidR="00DA6359" w:rsidRPr="0035371A" w:rsidRDefault="00DA6359" w:rsidP="00DA6359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68C62F" w14:textId="0B1742FA" w:rsidR="00DA6359" w:rsidRPr="0035371A" w:rsidRDefault="00DA6359" w:rsidP="00DA6359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What mode of transport is most commonly used to reach this place?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DCF462E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1=Walking</w:t>
            </w:r>
          </w:p>
          <w:p w14:paraId="63C415EB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2=Bicycle</w:t>
            </w:r>
          </w:p>
          <w:p w14:paraId="7489D5F3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3=Ox-cart</w:t>
            </w:r>
          </w:p>
          <w:p w14:paraId="66E1B599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4=Canoe</w:t>
            </w:r>
          </w:p>
          <w:p w14:paraId="7C00A531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5=Motorized transport</w:t>
            </w:r>
          </w:p>
          <w:p w14:paraId="3FCE373F" w14:textId="77777777" w:rsidR="00DA6359" w:rsidRPr="0035371A" w:rsidRDefault="00DA6359" w:rsidP="00DA6359">
            <w:pPr>
              <w:autoSpaceDE w:val="0"/>
              <w:autoSpaceDN w:val="0"/>
              <w:adjustRightInd w:val="0"/>
              <w:spacing w:after="0" w:line="240" w:lineRule="auto"/>
              <w:rPr>
                <w:rFonts w:cs="TimesNewRomanPS-ItalicMT"/>
                <w:iCs/>
              </w:rPr>
            </w:pPr>
            <w:r w:rsidRPr="0035371A">
              <w:rPr>
                <w:rFonts w:cs="TimesNewRomanPS-ItalicMT"/>
                <w:iCs/>
              </w:rPr>
              <w:t>6=Combination of modes</w:t>
            </w:r>
          </w:p>
          <w:p w14:paraId="2681DF2C" w14:textId="652A3BD5" w:rsidR="00DA6359" w:rsidRPr="0035371A" w:rsidRDefault="00DA6359" w:rsidP="00DA6359">
            <w:pPr>
              <w:spacing w:after="0"/>
            </w:pPr>
            <w:r w:rsidRPr="0035371A">
              <w:t>97=Other, please specify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5B5940" w14:textId="77777777" w:rsidR="00DA6359" w:rsidRPr="0035371A" w:rsidRDefault="00DA6359" w:rsidP="00DA6359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5529801F" w14:textId="77777777" w:rsidR="007242F1" w:rsidRPr="0035371A" w:rsidRDefault="007242F1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4344"/>
        <w:gridCol w:w="701"/>
      </w:tblGrid>
      <w:tr w:rsidR="00FF0DA8" w:rsidRPr="0035371A" w14:paraId="04EE07DC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7771830" w14:textId="77777777" w:rsidR="00FF0DA8" w:rsidRPr="0035371A" w:rsidRDefault="00FF0DA8" w:rsidP="003660A7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EE78C6D" w14:textId="68D7DFA0" w:rsidR="00FF0DA8" w:rsidRPr="0035371A" w:rsidRDefault="00FF0DA8" w:rsidP="003660A7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cs="TimesNewRomanPS-ItalicMT"/>
                <w:iCs/>
              </w:rPr>
              <w:t>Do people in this village graze their animals in the forest?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4032B22" w14:textId="77777777" w:rsidR="00FF0DA8" w:rsidRPr="0035371A" w:rsidRDefault="00FF0DA8" w:rsidP="003660A7">
            <w:pPr>
              <w:spacing w:after="0"/>
            </w:pPr>
            <w:r w:rsidRPr="0035371A">
              <w:t>1=No</w:t>
            </w:r>
          </w:p>
          <w:p w14:paraId="589A82CE" w14:textId="77777777" w:rsidR="00FF0DA8" w:rsidRPr="0035371A" w:rsidRDefault="00FF0DA8" w:rsidP="003660A7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3A98EF4E" w14:textId="77777777" w:rsidR="00FF0DA8" w:rsidRPr="0035371A" w:rsidRDefault="00FF0DA8" w:rsidP="003660A7">
            <w:pPr>
              <w:spacing w:after="0"/>
            </w:pPr>
            <w:r w:rsidRPr="0035371A">
              <w:t>888=Don’t know</w:t>
            </w:r>
          </w:p>
          <w:p w14:paraId="18214E58" w14:textId="77777777" w:rsidR="00FF0DA8" w:rsidRPr="0035371A" w:rsidRDefault="00FF0DA8" w:rsidP="003660A7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C732A0" w14:textId="77777777" w:rsidR="00FF0DA8" w:rsidRPr="0035371A" w:rsidRDefault="00FF0DA8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1D11B248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B02D55" w14:textId="77777777" w:rsidR="00FF0DA8" w:rsidRPr="0035371A" w:rsidRDefault="00FF0DA8" w:rsidP="003660A7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3C7E861" w14:textId="3BDDC261" w:rsidR="00FF0DA8" w:rsidRPr="0035371A" w:rsidRDefault="00FF0DA8" w:rsidP="003660A7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cs="TimesNewRomanPS-ItalicMT"/>
                <w:iCs/>
              </w:rPr>
              <w:t>Do other grazing areas exist outside the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72A8430" w14:textId="77777777" w:rsidR="00FF0DA8" w:rsidRPr="0035371A" w:rsidRDefault="00FF0DA8" w:rsidP="003660A7">
            <w:pPr>
              <w:spacing w:after="0"/>
            </w:pPr>
            <w:r w:rsidRPr="0035371A">
              <w:t>1=No</w:t>
            </w:r>
          </w:p>
          <w:p w14:paraId="351E130F" w14:textId="77777777" w:rsidR="00FF0DA8" w:rsidRPr="0035371A" w:rsidRDefault="00FF0DA8" w:rsidP="003660A7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5DCDF665" w14:textId="77777777" w:rsidR="00FF0DA8" w:rsidRPr="0035371A" w:rsidRDefault="00FF0DA8" w:rsidP="003660A7">
            <w:pPr>
              <w:spacing w:after="0"/>
            </w:pPr>
            <w:r w:rsidRPr="0035371A">
              <w:t>888=Don’t know</w:t>
            </w:r>
          </w:p>
          <w:p w14:paraId="417279A0" w14:textId="77777777" w:rsidR="00FF0DA8" w:rsidRPr="0035371A" w:rsidRDefault="00FF0DA8" w:rsidP="003660A7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1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B0CF68" w14:textId="77777777" w:rsidR="00FF0DA8" w:rsidRPr="0035371A" w:rsidRDefault="00FF0DA8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4E2AFCC1" w14:textId="77777777" w:rsidR="00F42809" w:rsidRPr="0035371A" w:rsidRDefault="00F42809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72DEAE92" w14:textId="77777777" w:rsidR="00303B9C" w:rsidRPr="0035371A" w:rsidRDefault="00303B9C" w:rsidP="00A1377F">
      <w:pPr>
        <w:autoSpaceDE w:val="0"/>
        <w:autoSpaceDN w:val="0"/>
        <w:adjustRightInd w:val="0"/>
        <w:spacing w:after="0" w:line="240" w:lineRule="auto"/>
        <w:rPr>
          <w:rFonts w:cs="TimesNewRomanPS-BoldMT"/>
          <w:b/>
          <w:bCs/>
        </w:rPr>
      </w:pPr>
    </w:p>
    <w:p w14:paraId="403D6E24" w14:textId="77777777" w:rsidR="00FF0DA8" w:rsidRPr="0035371A" w:rsidRDefault="00FF0DA8">
      <w:pPr>
        <w:rPr>
          <w:rFonts w:cs="TimesNewRomanPS-BoldMT"/>
          <w:b/>
          <w:bCs/>
        </w:rPr>
      </w:pPr>
      <w:r w:rsidRPr="0035371A">
        <w:rPr>
          <w:rFonts w:cs="TimesNewRomanPS-BoldMT"/>
          <w:b/>
          <w:bCs/>
        </w:rPr>
        <w:br w:type="page"/>
      </w:r>
    </w:p>
    <w:p w14:paraId="77290A15" w14:textId="7C400CF1" w:rsidR="00A1355F" w:rsidRPr="0035371A" w:rsidRDefault="00A1355F" w:rsidP="00A1377F">
      <w:pPr>
        <w:spacing w:after="0" w:line="240" w:lineRule="auto"/>
        <w:rPr>
          <w:rFonts w:eastAsia="Times New Roman" w:cs="Times New Roman"/>
          <w:b/>
          <w:color w:val="000000"/>
        </w:rPr>
      </w:pPr>
      <w:r w:rsidRPr="0035371A">
        <w:rPr>
          <w:rFonts w:eastAsia="Times New Roman" w:cs="Times New Roman"/>
          <w:b/>
          <w:color w:val="000000"/>
        </w:rPr>
        <w:lastRenderedPageBreak/>
        <w:t>D. Village Land Assets</w:t>
      </w:r>
    </w:p>
    <w:tbl>
      <w:tblPr>
        <w:tblW w:w="1008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2472"/>
        <w:gridCol w:w="2207"/>
        <w:gridCol w:w="193"/>
        <w:gridCol w:w="2328"/>
        <w:gridCol w:w="1801"/>
        <w:gridCol w:w="720"/>
      </w:tblGrid>
      <w:tr w:rsidR="00FF0DA8" w:rsidRPr="0035371A" w14:paraId="7ABEEA43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B4E4699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</w:rPr>
            </w:pPr>
            <w:r w:rsidRPr="0035371A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34F757F7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  <w:i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What is the area of your village?</w:t>
            </w:r>
            <w:r w:rsidRPr="0035371A">
              <w:rPr>
                <w:rFonts w:eastAsia="Calibri" w:cs="Times New Roman"/>
                <w:i/>
                <w:w w:val="105"/>
              </w:rPr>
              <w:t xml:space="preserve">   </w:t>
            </w:r>
            <w:r w:rsidRPr="0035371A">
              <w:rPr>
                <w:rFonts w:eastAsia="Calibri" w:cs="Times New Roman"/>
                <w:b/>
                <w:w w:val="105"/>
              </w:rPr>
              <w:t>(</w:t>
            </w:r>
            <w:proofErr w:type="spellStart"/>
            <w:r w:rsidRPr="0035371A">
              <w:rPr>
                <w:rFonts w:eastAsiaTheme="minorEastAsia"/>
                <w:b/>
                <w:color w:val="000000"/>
                <w:lang w:eastAsia="zh-CN"/>
              </w:rPr>
              <w:t>hvarea</w:t>
            </w:r>
            <w:proofErr w:type="spellEnd"/>
            <w:r w:rsidRPr="0035371A">
              <w:rPr>
                <w:rFonts w:eastAsiaTheme="minorEastAsia"/>
                <w:b/>
                <w:color w:val="000000"/>
                <w:lang w:eastAsia="zh-CN"/>
              </w:rPr>
              <w:t xml:space="preserve">) 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0FF6664A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35371A" w14:paraId="3FFC2C25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1430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47C9350D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Unit:</w:t>
            </w:r>
          </w:p>
          <w:p w14:paraId="0D0515BB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71F70E4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(2)Acre</w:t>
            </w:r>
          </w:p>
          <w:p w14:paraId="2C3A9905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0D2583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(4)Square meter</w:t>
            </w:r>
          </w:p>
          <w:p w14:paraId="1665047C" w14:textId="77777777" w:rsidR="00FF0DA8" w:rsidRPr="0035371A" w:rsidRDefault="00FF0DA8" w:rsidP="00FF0DA8">
            <w:pPr>
              <w:spacing w:after="0" w:line="240" w:lineRule="auto"/>
              <w:rPr>
                <w:rFonts w:eastAsiaTheme="minorEastAsia"/>
                <w:color w:val="000000"/>
                <w:lang w:eastAsia="zh-CN"/>
              </w:rPr>
            </w:pPr>
            <w:r w:rsidRPr="0035371A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35371A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35371A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69C01F" w14:textId="77777777" w:rsidR="00FF0DA8" w:rsidRPr="0035371A" w:rsidRDefault="00FF0DA8" w:rsidP="00FF0DA8">
            <w:pPr>
              <w:spacing w:after="0" w:line="240" w:lineRule="auto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47DE04D9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46B03F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</w:rPr>
            </w:pPr>
            <w:r w:rsidRPr="0035371A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FE438BD" w14:textId="0C5FC6E3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i/>
                <w:w w:val="105"/>
              </w:rPr>
            </w:pPr>
            <w:r w:rsidRPr="0035371A">
              <w:rPr>
                <w:color w:val="000000"/>
              </w:rPr>
              <w:t xml:space="preserve">D2.What area of land is allocated to individual households?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hvland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716196AB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35371A" w14:paraId="26D6BF5D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CD3DF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0908E017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Unit:</w:t>
            </w:r>
          </w:p>
          <w:p w14:paraId="3489902C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1C6CBC35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(2)Acre</w:t>
            </w:r>
          </w:p>
          <w:p w14:paraId="127CF707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5F1D7CBE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(4)Square meter</w:t>
            </w:r>
          </w:p>
          <w:p w14:paraId="09475D84" w14:textId="77777777" w:rsidR="00FF0DA8" w:rsidRPr="0035371A" w:rsidRDefault="00FF0DA8" w:rsidP="003660A7">
            <w:pPr>
              <w:spacing w:after="0" w:line="240" w:lineRule="auto"/>
              <w:rPr>
                <w:rFonts w:eastAsiaTheme="minorEastAsia"/>
                <w:color w:val="000000"/>
                <w:lang w:eastAsia="zh-CN"/>
              </w:rPr>
            </w:pPr>
            <w:r w:rsidRPr="0035371A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35371A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35371A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DB584A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4E3A590C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81A45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</w:rPr>
            </w:pPr>
            <w:r w:rsidRPr="0035371A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594877B" w14:textId="61C17769" w:rsidR="00FF0DA8" w:rsidRPr="0035371A" w:rsidRDefault="00FF0DA8" w:rsidP="00FF0DA8">
            <w:pPr>
              <w:pStyle w:val="longtableQtext"/>
              <w:spacing w:after="0" w:line="276" w:lineRule="auto"/>
              <w:rPr>
                <w:rFonts w:asciiTheme="minorHAnsi" w:eastAsiaTheme="minorEastAsia" w:hAnsiTheme="minorHAnsi"/>
                <w:lang w:eastAsia="zh-CN"/>
              </w:rPr>
            </w:pPr>
            <w:r w:rsidRPr="0035371A">
              <w:rPr>
                <w:rFonts w:asciiTheme="minorHAnsi" w:eastAsiaTheme="minorEastAsia" w:hAnsiTheme="minorHAnsi"/>
                <w:lang w:eastAsia="zh-CN"/>
              </w:rPr>
              <w:t xml:space="preserve">D3.What area of land is unallocated? </w:t>
            </w:r>
            <w:r w:rsidRPr="0035371A">
              <w:rPr>
                <w:rFonts w:asciiTheme="minorHAnsi" w:eastAsia="Calibri" w:hAnsiTheme="minorHAnsi" w:cs="Times New Roman"/>
                <w:i/>
                <w:color w:val="auto"/>
                <w:w w:val="105"/>
              </w:rPr>
              <w:t>under village authority</w:t>
            </w:r>
            <w:r w:rsidRPr="0035371A">
              <w:rPr>
                <w:rFonts w:asciiTheme="minorHAnsi" w:eastAsiaTheme="minorEastAsia" w:hAnsiTheme="minorHAnsi"/>
                <w:lang w:eastAsia="zh-CN"/>
              </w:rPr>
              <w:t xml:space="preserve"> </w:t>
            </w:r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hvland_unallocated</w:t>
            </w:r>
            <w:proofErr w:type="spellEnd"/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5E1E5F49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35371A" w14:paraId="2297EB40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6FFEC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0344BD0E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Unit:</w:t>
            </w:r>
          </w:p>
          <w:p w14:paraId="7F157E06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7690B85F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(2)Acre</w:t>
            </w:r>
          </w:p>
          <w:p w14:paraId="28FDFF96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3342E6B3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(4)Square meter</w:t>
            </w:r>
          </w:p>
          <w:p w14:paraId="28992643" w14:textId="77777777" w:rsidR="00FF0DA8" w:rsidRPr="0035371A" w:rsidRDefault="00FF0DA8" w:rsidP="003660A7">
            <w:pPr>
              <w:spacing w:after="0" w:line="240" w:lineRule="auto"/>
              <w:rPr>
                <w:rFonts w:eastAsiaTheme="minorEastAsia"/>
                <w:color w:val="000000"/>
                <w:lang w:eastAsia="zh-CN"/>
              </w:rPr>
            </w:pPr>
            <w:r w:rsidRPr="0035371A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35371A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35371A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5DABE3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68A9BD73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8AA2D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</w:rPr>
            </w:pPr>
            <w:r w:rsidRPr="0035371A">
              <w:rPr>
                <w:rFonts w:eastAsia="Calibri" w:cs="Times New Roman"/>
              </w:rPr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68155577" w14:textId="19C0DC12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i/>
                <w:w w:val="105"/>
              </w:rPr>
            </w:pPr>
            <w:r w:rsidRPr="0035371A">
              <w:rPr>
                <w:color w:val="000000"/>
              </w:rPr>
              <w:t xml:space="preserve">D4. Of the unallocated land, what area is suitable for crop production?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hvcrop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57C9D43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35371A" w14:paraId="3EC188FC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C1C3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6D773FA3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Unit:</w:t>
            </w:r>
          </w:p>
          <w:p w14:paraId="12D13C57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00048D48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(2)Acre</w:t>
            </w:r>
          </w:p>
          <w:p w14:paraId="49ACB50F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01AAD93F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(4)Square meter</w:t>
            </w:r>
          </w:p>
          <w:p w14:paraId="125CEA3B" w14:textId="77777777" w:rsidR="00FF0DA8" w:rsidRPr="0035371A" w:rsidRDefault="00FF0DA8" w:rsidP="003660A7">
            <w:pPr>
              <w:spacing w:after="0" w:line="240" w:lineRule="auto"/>
              <w:rPr>
                <w:rFonts w:eastAsiaTheme="minorEastAsia"/>
                <w:color w:val="000000"/>
                <w:lang w:eastAsia="zh-CN"/>
              </w:rPr>
            </w:pPr>
            <w:r w:rsidRPr="0035371A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35371A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35371A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929096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710B6407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B8ED0DB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0EF50D3" w14:textId="64D5518A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color w:val="000000"/>
              </w:rPr>
              <w:t xml:space="preserve">D5. Could a household in your village obtain additional land for crop production in this village?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h_hhextra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7FCA4D0" w14:textId="77777777" w:rsidR="00FF0DA8" w:rsidRPr="0035371A" w:rsidRDefault="00FF0DA8" w:rsidP="00FF0DA8">
            <w:pPr>
              <w:spacing w:after="0"/>
            </w:pPr>
            <w:r w:rsidRPr="0035371A">
              <w:t>1=No</w:t>
            </w:r>
          </w:p>
          <w:p w14:paraId="124BAA90" w14:textId="77777777" w:rsidR="00FF0DA8" w:rsidRPr="0035371A" w:rsidRDefault="00FF0DA8" w:rsidP="00FF0DA8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7BDB1879" w14:textId="77777777" w:rsidR="00FF0DA8" w:rsidRPr="0035371A" w:rsidRDefault="00FF0DA8" w:rsidP="00FF0DA8">
            <w:pPr>
              <w:spacing w:after="0"/>
            </w:pPr>
            <w:r w:rsidRPr="0035371A">
              <w:t>888=Don’t know</w:t>
            </w:r>
          </w:p>
          <w:p w14:paraId="1F46C2B6" w14:textId="77777777" w:rsidR="00FF0DA8" w:rsidRPr="0035371A" w:rsidRDefault="00FF0DA8" w:rsidP="00FF0DA8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A87131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378FE0E3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094ADD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6A619E9" w14:textId="77777777" w:rsidR="00FF0DA8" w:rsidRPr="0035371A" w:rsidRDefault="00FF0DA8" w:rsidP="00FF0DA8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D6. Is it possible to convert customary land into titled property in this village?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hvtenure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4889F6E5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FD19DA2" w14:textId="77777777" w:rsidR="00FF0DA8" w:rsidRPr="0035371A" w:rsidRDefault="00FF0DA8" w:rsidP="00FF0DA8">
            <w:pPr>
              <w:spacing w:after="0"/>
            </w:pPr>
            <w:r w:rsidRPr="0035371A">
              <w:t>1=No</w:t>
            </w:r>
          </w:p>
          <w:p w14:paraId="57994603" w14:textId="77777777" w:rsidR="00FF0DA8" w:rsidRPr="0035371A" w:rsidRDefault="00FF0DA8" w:rsidP="00FF0DA8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2E1FCC2A" w14:textId="77777777" w:rsidR="00FF0DA8" w:rsidRPr="0035371A" w:rsidRDefault="00FF0DA8" w:rsidP="00FF0DA8">
            <w:pPr>
              <w:spacing w:after="0"/>
            </w:pPr>
            <w:r w:rsidRPr="0035371A">
              <w:t>888=Don’t know</w:t>
            </w:r>
          </w:p>
          <w:p w14:paraId="14E83064" w14:textId="77777777" w:rsidR="00FF0DA8" w:rsidRPr="0035371A" w:rsidRDefault="00FF0DA8" w:rsidP="00FF0DA8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952A98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34149A9D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B32BE0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3CE660" w14:textId="77777777" w:rsidR="00FF0DA8" w:rsidRPr="0035371A" w:rsidRDefault="00FF0DA8" w:rsidP="00FF0DA8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D7. Is it possible to buy or sell customary land in the village without first changing it to titled land?  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hvsellcust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65A6E7D2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F184D03" w14:textId="77777777" w:rsidR="00FF0DA8" w:rsidRPr="0035371A" w:rsidRDefault="00FF0DA8" w:rsidP="00FF0DA8">
            <w:pPr>
              <w:spacing w:after="0"/>
            </w:pPr>
            <w:r w:rsidRPr="0035371A">
              <w:t>1=No</w:t>
            </w:r>
          </w:p>
          <w:p w14:paraId="724F513E" w14:textId="77777777" w:rsidR="00FF0DA8" w:rsidRPr="0035371A" w:rsidRDefault="00FF0DA8" w:rsidP="00FF0DA8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67EC999A" w14:textId="77777777" w:rsidR="00FF0DA8" w:rsidRPr="0035371A" w:rsidRDefault="00FF0DA8" w:rsidP="00FF0DA8">
            <w:pPr>
              <w:spacing w:after="0"/>
            </w:pPr>
            <w:r w:rsidRPr="0035371A">
              <w:t>888=Don’t know</w:t>
            </w:r>
          </w:p>
          <w:p w14:paraId="7ACDA04E" w14:textId="77777777" w:rsidR="00FF0DA8" w:rsidRPr="0035371A" w:rsidRDefault="00FF0DA8" w:rsidP="00FF0DA8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D8BB7BD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79749691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57C416B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45EA579" w14:textId="77777777" w:rsidR="00FF0DA8" w:rsidRPr="0035371A" w:rsidRDefault="00FF0DA8" w:rsidP="00FF0DA8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D8. Is it possible to rent customary land in this village?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hvrentcust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5AE66B2E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AA9E39" w14:textId="77777777" w:rsidR="00FF0DA8" w:rsidRPr="0035371A" w:rsidRDefault="00FF0DA8" w:rsidP="00FF0DA8">
            <w:pPr>
              <w:spacing w:after="0"/>
            </w:pPr>
            <w:r w:rsidRPr="0035371A">
              <w:t>1=No</w:t>
            </w:r>
          </w:p>
          <w:p w14:paraId="3084DABB" w14:textId="77777777" w:rsidR="00FF0DA8" w:rsidRPr="0035371A" w:rsidRDefault="00FF0DA8" w:rsidP="00FF0DA8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73C81298" w14:textId="77777777" w:rsidR="00FF0DA8" w:rsidRPr="0035371A" w:rsidRDefault="00FF0DA8" w:rsidP="00FF0DA8">
            <w:pPr>
              <w:spacing w:after="0"/>
            </w:pPr>
            <w:r w:rsidRPr="0035371A">
              <w:t>888=Don’t know</w:t>
            </w:r>
          </w:p>
          <w:p w14:paraId="5D7E492D" w14:textId="77777777" w:rsidR="00FF0DA8" w:rsidRPr="0035371A" w:rsidRDefault="00FF0DA8" w:rsidP="00FF0DA8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CA3C35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7CFE30D3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C1264D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DFF006D" w14:textId="77777777" w:rsidR="00FF0DA8" w:rsidRPr="0035371A" w:rsidRDefault="00FF0DA8" w:rsidP="00FF0DA8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D9. Has any part of your village's customary land been sold to someone from outside this village in the past five years?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hland_sold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74E7018E" w14:textId="6AC03DF8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color w:val="000000"/>
              </w:rPr>
              <w:t>If 1, 888, or 999, skip to</w:t>
            </w:r>
            <w:r w:rsidRPr="0035371A">
              <w:rPr>
                <w:b/>
                <w:color w:val="000000"/>
              </w:rPr>
              <w:t xml:space="preserve"> D14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339D85" w14:textId="77777777" w:rsidR="00FF0DA8" w:rsidRPr="0035371A" w:rsidRDefault="00FF0DA8" w:rsidP="00FF0DA8">
            <w:pPr>
              <w:spacing w:after="0"/>
            </w:pPr>
            <w:r w:rsidRPr="0035371A">
              <w:t>1=No</w:t>
            </w:r>
          </w:p>
          <w:p w14:paraId="202ED7C0" w14:textId="77777777" w:rsidR="00FF0DA8" w:rsidRPr="0035371A" w:rsidRDefault="00FF0DA8" w:rsidP="00FF0DA8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4017B1D3" w14:textId="77777777" w:rsidR="00FF0DA8" w:rsidRPr="0035371A" w:rsidRDefault="00FF0DA8" w:rsidP="00FF0DA8">
            <w:pPr>
              <w:spacing w:after="0"/>
            </w:pPr>
            <w:r w:rsidRPr="0035371A">
              <w:t>888=Don’t know</w:t>
            </w:r>
          </w:p>
          <w:p w14:paraId="680DB3A8" w14:textId="77777777" w:rsidR="00FF0DA8" w:rsidRPr="0035371A" w:rsidRDefault="00FF0DA8" w:rsidP="00FF0DA8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22339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625ECE15" w14:textId="77777777" w:rsidTr="00FF0DA8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D29B03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09181EF" w14:textId="7A76898F" w:rsidR="00FF0DA8" w:rsidRPr="0035371A" w:rsidRDefault="00FF0DA8" w:rsidP="00FF0DA8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D10. Who sold this land?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hwho_sold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22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325802" w14:textId="30882B6F" w:rsidR="00FF0DA8" w:rsidRPr="0035371A" w:rsidRDefault="00FF0DA8" w:rsidP="00FF0DA8">
            <w:pPr>
              <w:spacing w:after="0"/>
            </w:pPr>
            <w:r w:rsidRPr="0035371A">
              <w:t>1=Chief</w:t>
            </w:r>
          </w:p>
          <w:p w14:paraId="5B6728AE" w14:textId="72F71E28" w:rsidR="00FF0DA8" w:rsidRPr="0035371A" w:rsidRDefault="00FF0DA8" w:rsidP="00FF0DA8">
            <w:pPr>
              <w:spacing w:after="0"/>
            </w:pPr>
            <w:r w:rsidRPr="0035371A">
              <w:t>2=Headman</w:t>
            </w:r>
          </w:p>
          <w:p w14:paraId="7D58472F" w14:textId="77777777" w:rsidR="00FF0DA8" w:rsidRPr="0035371A" w:rsidRDefault="00FF0DA8" w:rsidP="00FF0DA8">
            <w:pPr>
              <w:spacing w:after="0"/>
            </w:pPr>
            <w:r w:rsidRPr="0035371A">
              <w:t>97=Other, please specify</w:t>
            </w:r>
          </w:p>
          <w:p w14:paraId="3EAFC857" w14:textId="77777777" w:rsidR="00FF0DA8" w:rsidRPr="0035371A" w:rsidRDefault="00FF0DA8" w:rsidP="00FF0DA8">
            <w:pPr>
              <w:spacing w:after="0"/>
            </w:pPr>
            <w:r w:rsidRPr="0035371A">
              <w:t>888=Don’t know</w:t>
            </w:r>
          </w:p>
          <w:p w14:paraId="37012955" w14:textId="78A58B97" w:rsidR="00FF0DA8" w:rsidRPr="0035371A" w:rsidRDefault="00FF0DA8" w:rsidP="00FF0DA8">
            <w:pPr>
              <w:spacing w:after="0"/>
            </w:pPr>
            <w:r w:rsidRPr="0035371A">
              <w:t>999=Preferred not to answer</w:t>
            </w:r>
          </w:p>
        </w:tc>
        <w:tc>
          <w:tcPr>
            <w:tcW w:w="72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9B7EDD" w14:textId="77777777" w:rsidR="00FF0DA8" w:rsidRPr="0035371A" w:rsidRDefault="00FF0DA8" w:rsidP="00FF0DA8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4E0EA438" w14:textId="77777777" w:rsidTr="00FF0DA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41EC31E" w14:textId="77777777" w:rsidR="00FF0DA8" w:rsidRPr="0035371A" w:rsidRDefault="00FF0DA8" w:rsidP="003660A7">
            <w:pPr>
              <w:spacing w:after="0"/>
            </w:pPr>
          </w:p>
        </w:tc>
        <w:tc>
          <w:tcPr>
            <w:tcW w:w="4679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03744911" w14:textId="77777777" w:rsidR="00FF0DA8" w:rsidRPr="0035371A" w:rsidRDefault="00FF0DA8" w:rsidP="00FF0DA8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D10b. Other, specify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hwho_soldo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5B305400" w14:textId="1F23CF5E" w:rsidR="00FF0DA8" w:rsidRPr="0035371A" w:rsidRDefault="00FF0DA8" w:rsidP="00FF0DA8">
            <w:pPr>
              <w:spacing w:after="0"/>
              <w:rPr>
                <w:w w:val="105"/>
              </w:rPr>
            </w:pPr>
            <w:r w:rsidRPr="0035371A">
              <w:rPr>
                <w:rFonts w:eastAsiaTheme="minorEastAsia"/>
                <w:lang w:eastAsia="zh-CN"/>
              </w:rPr>
              <w:t>Ask if D10=3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1378D0" w14:textId="77777777" w:rsidR="00FF0DA8" w:rsidRPr="0035371A" w:rsidRDefault="00FF0DA8" w:rsidP="003660A7">
            <w:pPr>
              <w:spacing w:after="0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  <w:tr w:rsidR="00FF0DA8" w:rsidRPr="0035371A" w14:paraId="6C1DB128" w14:textId="77777777" w:rsidTr="00FF0DA8">
        <w:trPr>
          <w:trHeight w:val="20"/>
        </w:trPr>
        <w:tc>
          <w:tcPr>
            <w:tcW w:w="3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9EE3EE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</w:rPr>
            </w:pPr>
            <w:r w:rsidRPr="0035371A">
              <w:rPr>
                <w:rFonts w:eastAsia="Calibri" w:cs="Times New Roman"/>
              </w:rPr>
              <w:lastRenderedPageBreak/>
              <w:t>D1</w:t>
            </w:r>
          </w:p>
        </w:tc>
        <w:tc>
          <w:tcPr>
            <w:tcW w:w="7200" w:type="dxa"/>
            <w:gridSpan w:val="4"/>
            <w:tcBorders>
              <w:top w:val="single" w:sz="4" w:space="0" w:color="000000"/>
              <w:left w:val="single" w:sz="4" w:space="0" w:color="000000"/>
              <w:right w:val="single" w:sz="18" w:space="0" w:color="000000"/>
            </w:tcBorders>
          </w:tcPr>
          <w:p w14:paraId="779B0915" w14:textId="5E6CE728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i/>
                <w:w w:val="105"/>
              </w:rPr>
            </w:pPr>
            <w:r w:rsidRPr="0035371A">
              <w:rPr>
                <w:color w:val="000000"/>
              </w:rPr>
              <w:t xml:space="preserve">D11.What was the area of land sold?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harea_sold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auto"/>
              <w:right w:val="single" w:sz="18" w:space="0" w:color="000000"/>
            </w:tcBorders>
          </w:tcPr>
          <w:p w14:paraId="11B872ED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FF0DA8" w:rsidRPr="0035371A" w14:paraId="23D1BDEE" w14:textId="77777777" w:rsidTr="00FF0DA8">
        <w:trPr>
          <w:trHeight w:val="20"/>
        </w:trPr>
        <w:tc>
          <w:tcPr>
            <w:tcW w:w="3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3B2D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</w:rPr>
            </w:pPr>
          </w:p>
        </w:tc>
        <w:tc>
          <w:tcPr>
            <w:tcW w:w="2472" w:type="dxa"/>
            <w:tcBorders>
              <w:left w:val="single" w:sz="4" w:space="0" w:color="000000"/>
              <w:bottom w:val="single" w:sz="4" w:space="0" w:color="000000"/>
            </w:tcBorders>
          </w:tcPr>
          <w:p w14:paraId="1E44F9B4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Unit:</w:t>
            </w:r>
          </w:p>
          <w:p w14:paraId="572C2563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(1)Lime</w:t>
            </w:r>
          </w:p>
        </w:tc>
        <w:tc>
          <w:tcPr>
            <w:tcW w:w="2400" w:type="dxa"/>
            <w:gridSpan w:val="2"/>
            <w:tcBorders>
              <w:bottom w:val="single" w:sz="4" w:space="0" w:color="000000"/>
            </w:tcBorders>
          </w:tcPr>
          <w:p w14:paraId="53A32D3E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(2)Acre</w:t>
            </w:r>
          </w:p>
          <w:p w14:paraId="360B7B0A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(3)Hectare</w:t>
            </w:r>
          </w:p>
        </w:tc>
        <w:tc>
          <w:tcPr>
            <w:tcW w:w="4129" w:type="dxa"/>
            <w:gridSpan w:val="2"/>
            <w:tcBorders>
              <w:left w:val="nil"/>
              <w:bottom w:val="single" w:sz="4" w:space="0" w:color="000000"/>
              <w:right w:val="single" w:sz="18" w:space="0" w:color="000000"/>
            </w:tcBorders>
          </w:tcPr>
          <w:p w14:paraId="717C0E77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w w:val="105"/>
              </w:rPr>
            </w:pPr>
            <w:r w:rsidRPr="0035371A">
              <w:rPr>
                <w:rFonts w:eastAsia="Calibri" w:cs="Times New Roman"/>
                <w:w w:val="105"/>
              </w:rPr>
              <w:t>(4)Square meter</w:t>
            </w:r>
          </w:p>
          <w:p w14:paraId="3F43D148" w14:textId="77777777" w:rsidR="00FF0DA8" w:rsidRPr="0035371A" w:rsidRDefault="00FF0DA8" w:rsidP="003660A7">
            <w:pPr>
              <w:spacing w:after="0" w:line="240" w:lineRule="auto"/>
              <w:rPr>
                <w:rFonts w:eastAsiaTheme="minorEastAsia"/>
                <w:color w:val="000000"/>
                <w:lang w:eastAsia="zh-CN"/>
              </w:rPr>
            </w:pPr>
            <w:r w:rsidRPr="0035371A">
              <w:rPr>
                <w:rFonts w:eastAsiaTheme="minorEastAsia"/>
                <w:b/>
                <w:color w:val="000000"/>
                <w:lang w:eastAsia="zh-CN"/>
              </w:rPr>
              <w:t>(</w:t>
            </w:r>
            <w:proofErr w:type="spellStart"/>
            <w:r w:rsidRPr="0035371A">
              <w:rPr>
                <w:rFonts w:eastAsiaTheme="minorEastAsia"/>
                <w:b/>
                <w:color w:val="000000"/>
                <w:lang w:eastAsia="zh-CN"/>
              </w:rPr>
              <w:t>hvarea_unit</w:t>
            </w:r>
            <w:proofErr w:type="spellEnd"/>
            <w:r w:rsidRPr="0035371A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720" w:type="dxa"/>
            <w:tcBorders>
              <w:top w:val="single" w:sz="18" w:space="0" w:color="auto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7C0A048" w14:textId="77777777" w:rsidR="00FF0DA8" w:rsidRPr="0035371A" w:rsidRDefault="00FF0DA8" w:rsidP="003660A7">
            <w:pPr>
              <w:spacing w:after="0" w:line="240" w:lineRule="auto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FF0DA8" w:rsidRPr="0035371A" w14:paraId="10E62EE9" w14:textId="77777777" w:rsidTr="003660A7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BE091ED" w14:textId="77777777" w:rsidR="00FF0DA8" w:rsidRPr="0035371A" w:rsidRDefault="00FF0DA8" w:rsidP="00FF0DA8">
            <w:pPr>
              <w:spacing w:after="0"/>
            </w:pPr>
          </w:p>
        </w:tc>
        <w:tc>
          <w:tcPr>
            <w:tcW w:w="4679" w:type="dxa"/>
            <w:gridSpan w:val="2"/>
            <w:tcBorders>
              <w:left w:val="single" w:sz="4" w:space="0" w:color="auto"/>
              <w:right w:val="single" w:sz="18" w:space="0" w:color="000000"/>
            </w:tcBorders>
          </w:tcPr>
          <w:p w14:paraId="5B84362B" w14:textId="2DEC4421" w:rsidR="00FF0DA8" w:rsidRPr="0035371A" w:rsidRDefault="00FF0DA8" w:rsidP="00FF0DA8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D12. Who purchased this land?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hwho_bought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1EF692" w14:textId="77777777" w:rsidR="00FF0DA8" w:rsidRPr="0035371A" w:rsidRDefault="00FF0DA8" w:rsidP="00FF0DA8">
            <w:pPr>
              <w:spacing w:after="0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  <w:tr w:rsidR="00FF0DA8" w:rsidRPr="0035371A" w14:paraId="32A5E72B" w14:textId="77777777" w:rsidTr="00FF0DA8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A25B76" w14:textId="77777777" w:rsidR="00FF0DA8" w:rsidRPr="0035371A" w:rsidRDefault="00FF0DA8" w:rsidP="00FF0DA8">
            <w:pPr>
              <w:spacing w:after="0"/>
            </w:pPr>
          </w:p>
        </w:tc>
        <w:tc>
          <w:tcPr>
            <w:tcW w:w="4679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3790580" w14:textId="48929234" w:rsidR="00FF0DA8" w:rsidRPr="0035371A" w:rsidRDefault="00FF0DA8" w:rsidP="00FF0DA8">
            <w:pPr>
              <w:spacing w:after="0"/>
              <w:rPr>
                <w:color w:val="000000"/>
              </w:rPr>
            </w:pPr>
            <w:r w:rsidRPr="0035371A">
              <w:rPr>
                <w:rFonts w:eastAsiaTheme="minorEastAsia"/>
                <w:color w:val="000000"/>
                <w:lang w:eastAsia="zh-CN"/>
              </w:rPr>
              <w:t>D13. For what purpose was the land purchased</w:t>
            </w:r>
            <w:r w:rsidRPr="0035371A">
              <w:rPr>
                <w:rFonts w:eastAsiaTheme="minorEastAsia"/>
                <w:b/>
                <w:color w:val="000000"/>
                <w:lang w:eastAsia="zh-CN"/>
              </w:rPr>
              <w:t>? (</w:t>
            </w:r>
            <w:proofErr w:type="spellStart"/>
            <w:r w:rsidRPr="0035371A">
              <w:rPr>
                <w:rFonts w:eastAsiaTheme="minorEastAsia"/>
                <w:b/>
                <w:color w:val="000000"/>
                <w:lang w:eastAsia="zh-CN"/>
              </w:rPr>
              <w:t>hwhy_bought</w:t>
            </w:r>
            <w:proofErr w:type="spellEnd"/>
            <w:r w:rsidRPr="0035371A">
              <w:rPr>
                <w:rFonts w:eastAsiaTheme="minorEastAsia"/>
                <w:b/>
                <w:color w:val="000000"/>
                <w:lang w:eastAsia="zh-CN"/>
              </w:rPr>
              <w:t>)</w:t>
            </w:r>
          </w:p>
        </w:tc>
        <w:tc>
          <w:tcPr>
            <w:tcW w:w="5042" w:type="dxa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D4CC14" w14:textId="77777777" w:rsidR="00FF0DA8" w:rsidRPr="0035371A" w:rsidRDefault="00FF0DA8" w:rsidP="00FF0DA8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0FB726D5" w14:textId="77777777" w:rsidR="00FF0DA8" w:rsidRPr="0035371A" w:rsidRDefault="00FF0DA8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0059855C" w14:textId="0C254BDD" w:rsidR="00FF0DA8" w:rsidRPr="0035371A" w:rsidRDefault="003660A7" w:rsidP="00A1377F">
      <w:pPr>
        <w:spacing w:after="0" w:line="240" w:lineRule="auto"/>
        <w:rPr>
          <w:color w:val="000000"/>
        </w:rPr>
      </w:pPr>
      <w:r w:rsidRPr="0035371A">
        <w:rPr>
          <w:color w:val="000000"/>
        </w:rPr>
        <w:t>Now I am going ask you some questions about events that could happen in your village. Please tell me how likely you think the following events are.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4320"/>
        <w:gridCol w:w="732"/>
      </w:tblGrid>
      <w:tr w:rsidR="003660A7" w:rsidRPr="0035371A" w14:paraId="600D4EE9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3D24D" w14:textId="77777777" w:rsidR="003660A7" w:rsidRPr="0035371A" w:rsidRDefault="003660A7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B789C5" w14:textId="20CCE577" w:rsidR="003660A7" w:rsidRPr="0035371A" w:rsidRDefault="003660A7" w:rsidP="003660A7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D14. How likely is it that big people may take some of the land without your permission in the next 1 to 3 years?   </w:t>
            </w:r>
            <w:r w:rsidRPr="0035371A">
              <w:rPr>
                <w:b/>
                <w:color w:val="000000"/>
              </w:rPr>
              <w:t>(helite1)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92D3471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1=Impossible/would never happen</w:t>
            </w:r>
          </w:p>
          <w:p w14:paraId="1641B6C9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2=Highly Unlikely</w:t>
            </w:r>
          </w:p>
          <w:p w14:paraId="720DE76D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3=Unlikely  </w:t>
            </w:r>
          </w:p>
          <w:p w14:paraId="1A743976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4=Unsure/Don't know</w:t>
            </w:r>
          </w:p>
          <w:p w14:paraId="77CD16E4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5=Likely</w:t>
            </w:r>
          </w:p>
          <w:p w14:paraId="11F41D6B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6=Highly Likely </w:t>
            </w:r>
          </w:p>
          <w:p w14:paraId="5D195D9F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7=Happening right now </w:t>
            </w:r>
          </w:p>
          <w:p w14:paraId="31298F1B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2263B954" w14:textId="77777777" w:rsidR="003660A7" w:rsidRPr="0035371A" w:rsidRDefault="003660A7" w:rsidP="003660A7">
            <w:pPr>
              <w:spacing w:after="0"/>
              <w:rPr>
                <w:rFonts w:cs="Times New Roman"/>
                <w:i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C9A008" w14:textId="77777777" w:rsidR="003660A7" w:rsidRPr="0035371A" w:rsidRDefault="003660A7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35371A" w14:paraId="3794720E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93215" w14:textId="77777777" w:rsidR="003660A7" w:rsidRPr="0035371A" w:rsidRDefault="003660A7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234FFC" w14:textId="698BFCF3" w:rsidR="003660A7" w:rsidRPr="0035371A" w:rsidRDefault="003660A7" w:rsidP="003660A7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D15. How likely is it that big people will take some of the land without your permission more than 3 years into the future? </w:t>
            </w:r>
            <w:r w:rsidRPr="0035371A">
              <w:rPr>
                <w:b/>
                <w:color w:val="000000"/>
              </w:rPr>
              <w:t>(helite3)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6C02FDE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1=Impossible/would never happen</w:t>
            </w:r>
          </w:p>
          <w:p w14:paraId="05F92FC5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2=Highly Unlikely</w:t>
            </w:r>
          </w:p>
          <w:p w14:paraId="43AA3D0E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3=Unlikely  </w:t>
            </w:r>
          </w:p>
          <w:p w14:paraId="74F52D88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4=Unsure/Don't know</w:t>
            </w:r>
          </w:p>
          <w:p w14:paraId="7CE0A660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5=Likely</w:t>
            </w:r>
          </w:p>
          <w:p w14:paraId="515BA756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6=Highly Likely </w:t>
            </w:r>
          </w:p>
          <w:p w14:paraId="442F6ED3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7=Happening right now </w:t>
            </w:r>
          </w:p>
          <w:p w14:paraId="6ABB73A9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34510086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DDE43" w14:textId="77777777" w:rsidR="003660A7" w:rsidRPr="0035371A" w:rsidRDefault="003660A7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35371A" w14:paraId="6E772416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84206" w14:textId="77777777" w:rsidR="003660A7" w:rsidRPr="0035371A" w:rsidRDefault="003660A7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9D032" w14:textId="6F8BCD56" w:rsidR="003660A7" w:rsidRPr="0035371A" w:rsidRDefault="003660A7" w:rsidP="003660A7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D16. How likely is it that a neighboring village will encroach and cross over to use land in your village in the next 1 to 3 years? </w:t>
            </w:r>
            <w:r w:rsidRPr="0035371A">
              <w:rPr>
                <w:b/>
                <w:color w:val="000000"/>
              </w:rPr>
              <w:t>(hneigh1)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DF4FD35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1=Impossible/would never happen</w:t>
            </w:r>
          </w:p>
          <w:p w14:paraId="1AA2BB97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2=Highly Unlikely</w:t>
            </w:r>
          </w:p>
          <w:p w14:paraId="70034175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3=Unlikely  </w:t>
            </w:r>
          </w:p>
          <w:p w14:paraId="47F308C9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4=Unsure/Don't know</w:t>
            </w:r>
          </w:p>
          <w:p w14:paraId="51A4D46B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5=Likely</w:t>
            </w:r>
          </w:p>
          <w:p w14:paraId="3B75FF10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6=Highly Likely </w:t>
            </w:r>
          </w:p>
          <w:p w14:paraId="38C6DBC2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7=Happening right now </w:t>
            </w:r>
          </w:p>
          <w:p w14:paraId="3FE97E3D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7B9CBF0D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5A4E35" w14:textId="77777777" w:rsidR="003660A7" w:rsidRPr="0035371A" w:rsidRDefault="003660A7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35371A" w14:paraId="01E6B691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06237" w14:textId="77777777" w:rsidR="003660A7" w:rsidRPr="0035371A" w:rsidRDefault="003660A7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B4CC7E" w14:textId="6151448A" w:rsidR="003660A7" w:rsidRPr="0035371A" w:rsidRDefault="003660A7" w:rsidP="003660A7">
            <w:pPr>
              <w:pStyle w:val="BodyText2"/>
              <w:tabs>
                <w:tab w:val="clear" w:pos="9990"/>
              </w:tabs>
              <w:spacing w:after="0"/>
              <w:rPr>
                <w:rFonts w:asciiTheme="minorHAnsi" w:hAnsiTheme="minorHAnsi"/>
              </w:rPr>
            </w:pPr>
            <w:r w:rsidRPr="0035371A">
              <w:rPr>
                <w:rFonts w:asciiTheme="minorHAnsi" w:hAnsiTheme="minorHAnsi"/>
              </w:rPr>
              <w:t xml:space="preserve">D17. How likely is it that a neighboring village will encroach and cross over to use land in your village more than 3 years into the future? </w:t>
            </w:r>
            <w:r w:rsidRPr="0035371A">
              <w:rPr>
                <w:rFonts w:asciiTheme="minorHAnsi" w:hAnsiTheme="minorHAnsi"/>
                <w:b/>
              </w:rPr>
              <w:t>(hneigh3)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B15E8FE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1=Impossible/would never happen</w:t>
            </w:r>
          </w:p>
          <w:p w14:paraId="129855B5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2=Highly Unlikely</w:t>
            </w:r>
          </w:p>
          <w:p w14:paraId="791CB6ED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3=Unlikely  </w:t>
            </w:r>
          </w:p>
          <w:p w14:paraId="5DA28873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4=Unsure/Don't know</w:t>
            </w:r>
          </w:p>
          <w:p w14:paraId="3F59826A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5=Likely</w:t>
            </w:r>
          </w:p>
          <w:p w14:paraId="67ECDFCB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lastRenderedPageBreak/>
              <w:t xml:space="preserve">6=Highly Likely </w:t>
            </w:r>
          </w:p>
          <w:p w14:paraId="05524CEF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7=Happening right now </w:t>
            </w:r>
          </w:p>
          <w:p w14:paraId="415E2CAA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54E4464E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6A024A" w14:textId="77777777" w:rsidR="003660A7" w:rsidRPr="0035371A" w:rsidRDefault="003660A7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660A7" w:rsidRPr="0035371A" w14:paraId="3F84A84D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873" w14:textId="77777777" w:rsidR="003660A7" w:rsidRPr="0035371A" w:rsidRDefault="003660A7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7787DB" w14:textId="05BF5C58" w:rsidR="003660A7" w:rsidRPr="0035371A" w:rsidRDefault="003660A7" w:rsidP="003660A7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D18. How likely is it that a chief will sell or give away land in this village for investment purposes in the next 1-3 years? </w:t>
            </w:r>
            <w:r w:rsidRPr="0035371A">
              <w:rPr>
                <w:b/>
                <w:color w:val="000000"/>
              </w:rPr>
              <w:t>(hchiefsell1)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0A3B040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1=Impossible/would never happen</w:t>
            </w:r>
          </w:p>
          <w:p w14:paraId="22AD275C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2=Highly Unlikely</w:t>
            </w:r>
          </w:p>
          <w:p w14:paraId="67CBB4AC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3=Unlikely  </w:t>
            </w:r>
          </w:p>
          <w:p w14:paraId="0CDF19AE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4=Unsure/Don't know</w:t>
            </w:r>
          </w:p>
          <w:p w14:paraId="65E8F0F7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5=Likely</w:t>
            </w:r>
          </w:p>
          <w:p w14:paraId="34711BE2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6=Highly Likely </w:t>
            </w:r>
          </w:p>
          <w:p w14:paraId="72477302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7=Happening right now </w:t>
            </w:r>
          </w:p>
          <w:p w14:paraId="3A13FFA0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2C42662E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A56D060" w14:textId="77777777" w:rsidR="003660A7" w:rsidRPr="0035371A" w:rsidRDefault="003660A7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660A7" w:rsidRPr="0035371A" w14:paraId="75EA91DF" w14:textId="77777777" w:rsidTr="003660A7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95901" w14:textId="77777777" w:rsidR="003660A7" w:rsidRPr="0035371A" w:rsidRDefault="003660A7" w:rsidP="003660A7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185CB2" w14:textId="19465943" w:rsidR="003660A7" w:rsidRPr="0035371A" w:rsidRDefault="003660A7" w:rsidP="003660A7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>D19. How likely is it that a chief will sell or give away land in this village for investment purposes more than 3 years into the future?</w:t>
            </w:r>
            <w:r w:rsidRPr="0035371A">
              <w:t xml:space="preserve"> </w:t>
            </w:r>
            <w:r w:rsidRPr="0035371A">
              <w:rPr>
                <w:b/>
              </w:rPr>
              <w:t>(</w:t>
            </w:r>
            <w:r w:rsidRPr="0035371A">
              <w:rPr>
                <w:b/>
                <w:color w:val="000000"/>
              </w:rPr>
              <w:t>hchiefsell3)</w:t>
            </w:r>
          </w:p>
        </w:tc>
        <w:tc>
          <w:tcPr>
            <w:tcW w:w="4320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FA8F0A1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1=Impossible/would never happen</w:t>
            </w:r>
          </w:p>
          <w:p w14:paraId="6F2433C4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2=Highly Unlikely</w:t>
            </w:r>
          </w:p>
          <w:p w14:paraId="5AE2D9E4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3=Unlikely  </w:t>
            </w:r>
          </w:p>
          <w:p w14:paraId="4BCDEB0D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4=Unsure/Don't know</w:t>
            </w:r>
          </w:p>
          <w:p w14:paraId="35BF28CA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5=Likely</w:t>
            </w:r>
          </w:p>
          <w:p w14:paraId="018CA9C6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6=Highly Likely </w:t>
            </w:r>
          </w:p>
          <w:p w14:paraId="0C59C2FC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7=Happening right now </w:t>
            </w:r>
          </w:p>
          <w:p w14:paraId="6A99FDE9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30AEBA1C" w14:textId="77777777" w:rsidR="003660A7" w:rsidRPr="0035371A" w:rsidRDefault="003660A7" w:rsidP="003660A7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A2699E4" w14:textId="77777777" w:rsidR="003660A7" w:rsidRPr="0035371A" w:rsidRDefault="003660A7" w:rsidP="003660A7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0DDC188F" w14:textId="77777777" w:rsidR="003660A7" w:rsidRPr="0035371A" w:rsidRDefault="003660A7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20770F17" w14:textId="77777777" w:rsidR="003660A7" w:rsidRPr="0035371A" w:rsidRDefault="003660A7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128AB3BC" w14:textId="77777777" w:rsidR="003660A7" w:rsidRPr="0035371A" w:rsidRDefault="003660A7" w:rsidP="00A1377F">
      <w:pPr>
        <w:spacing w:after="0" w:line="240" w:lineRule="auto"/>
        <w:rPr>
          <w:rFonts w:eastAsia="Times New Roman" w:cs="Times New Roman"/>
          <w:b/>
          <w:color w:val="000000"/>
        </w:rPr>
      </w:pPr>
    </w:p>
    <w:p w14:paraId="48403E1B" w14:textId="77777777" w:rsidR="003660A7" w:rsidRPr="0035371A" w:rsidRDefault="003660A7">
      <w:pPr>
        <w:rPr>
          <w:rFonts w:eastAsiaTheme="minorEastAsia"/>
          <w:lang w:eastAsia="zh-CN"/>
        </w:rPr>
      </w:pPr>
      <w:r w:rsidRPr="0035371A">
        <w:br w:type="page"/>
      </w:r>
    </w:p>
    <w:p w14:paraId="6D79F4E5" w14:textId="45A0E364" w:rsidR="0095245E" w:rsidRPr="0035371A" w:rsidRDefault="0095245E" w:rsidP="003660A7">
      <w:pPr>
        <w:pStyle w:val="Header"/>
        <w:tabs>
          <w:tab w:val="clear" w:pos="4680"/>
          <w:tab w:val="clear" w:pos="9360"/>
        </w:tabs>
        <w:spacing w:line="276" w:lineRule="auto"/>
        <w:rPr>
          <w:rFonts w:eastAsia="Times New Roman" w:cs="Times New Roman"/>
          <w:b/>
          <w:bCs/>
          <w:color w:val="000000"/>
        </w:rPr>
      </w:pPr>
      <w:r w:rsidRPr="0035371A">
        <w:rPr>
          <w:rFonts w:eastAsia="Times New Roman" w:cs="Times New Roman"/>
          <w:b/>
          <w:bCs/>
          <w:color w:val="000000"/>
        </w:rPr>
        <w:lastRenderedPageBreak/>
        <w:t xml:space="preserve">F. LAND MANAGEMENT </w:t>
      </w:r>
    </w:p>
    <w:p w14:paraId="7AB4EAC0" w14:textId="1A4036B9" w:rsidR="0095245E" w:rsidRPr="0035371A" w:rsidRDefault="0095245E" w:rsidP="00A1377F">
      <w:pPr>
        <w:pStyle w:val="Header"/>
        <w:tabs>
          <w:tab w:val="clear" w:pos="4680"/>
          <w:tab w:val="clear" w:pos="9360"/>
        </w:tabs>
        <w:spacing w:line="276" w:lineRule="auto"/>
        <w:rPr>
          <w:rFonts w:eastAsia="Calibri" w:cs="Times New Roman"/>
        </w:rPr>
      </w:pPr>
      <w:r w:rsidRPr="0035371A">
        <w:rPr>
          <w:rFonts w:eastAsia="Calibri" w:cs="Times New Roman"/>
        </w:rPr>
        <w:t>Next</w:t>
      </w:r>
      <w:r w:rsidR="001E68A0" w:rsidRPr="0035371A">
        <w:rPr>
          <w:rFonts w:eastAsia="Calibri" w:cs="Times New Roman"/>
        </w:rPr>
        <w:t>,</w:t>
      </w:r>
      <w:r w:rsidRPr="0035371A">
        <w:rPr>
          <w:rFonts w:eastAsia="Calibri" w:cs="Times New Roman"/>
        </w:rPr>
        <w:t xml:space="preserve"> I am going to ask a series of questions about land management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2510"/>
        <w:gridCol w:w="1834"/>
        <w:gridCol w:w="687"/>
        <w:gridCol w:w="14"/>
      </w:tblGrid>
      <w:tr w:rsidR="001E68A0" w:rsidRPr="0035371A" w14:paraId="3395426F" w14:textId="77777777" w:rsidTr="001E68A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6562E43" w14:textId="77777777" w:rsidR="001E68A0" w:rsidRPr="0035371A" w:rsidRDefault="001E68A0" w:rsidP="0035371A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9FA9128" w14:textId="77777777" w:rsidR="001E68A0" w:rsidRPr="0035371A" w:rsidRDefault="001E68A0" w:rsidP="001E68A0">
            <w:pPr>
              <w:pStyle w:val="longtableQtext"/>
              <w:spacing w:after="0" w:line="240" w:lineRule="auto"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35371A">
              <w:rPr>
                <w:rFonts w:asciiTheme="minorHAnsi" w:eastAsiaTheme="minorEastAsia" w:hAnsiTheme="minorHAnsi"/>
                <w:lang w:eastAsia="zh-CN"/>
              </w:rPr>
              <w:t xml:space="preserve">F1. Do you have a village land committee?   </w:t>
            </w:r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vlc</w:t>
            </w:r>
            <w:proofErr w:type="spellEnd"/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333961C2" w14:textId="3C9F5C03" w:rsidR="001E68A0" w:rsidRPr="0035371A" w:rsidRDefault="001E68A0" w:rsidP="001E68A0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35371A">
              <w:rPr>
                <w:rFonts w:eastAsiaTheme="minorEastAsia" w:cs="Times New Roman"/>
                <w:b/>
                <w:w w:val="105"/>
                <w:lang w:eastAsia="zh-CN"/>
              </w:rPr>
              <w:t>F6a</w:t>
            </w:r>
          </w:p>
        </w:tc>
        <w:tc>
          <w:tcPr>
            <w:tcW w:w="4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6829C4" w14:textId="77777777" w:rsidR="001E68A0" w:rsidRPr="0035371A" w:rsidRDefault="001E68A0" w:rsidP="0035371A">
            <w:pPr>
              <w:spacing w:after="0"/>
            </w:pPr>
            <w:r w:rsidRPr="0035371A">
              <w:t>1=No</w:t>
            </w:r>
          </w:p>
          <w:p w14:paraId="26171953" w14:textId="77777777" w:rsidR="001E68A0" w:rsidRPr="0035371A" w:rsidRDefault="001E68A0" w:rsidP="0035371A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5F3345D0" w14:textId="77777777" w:rsidR="001E68A0" w:rsidRPr="0035371A" w:rsidRDefault="001E68A0" w:rsidP="0035371A">
            <w:pPr>
              <w:spacing w:after="0"/>
            </w:pPr>
            <w:r w:rsidRPr="0035371A">
              <w:t>888=Don’t know</w:t>
            </w:r>
          </w:p>
          <w:p w14:paraId="4D0A3366" w14:textId="77777777" w:rsidR="001E68A0" w:rsidRPr="0035371A" w:rsidRDefault="001E68A0" w:rsidP="0035371A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B62AD0B" w14:textId="77777777" w:rsidR="001E68A0" w:rsidRPr="0035371A" w:rsidRDefault="001E68A0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1E68A0" w:rsidRPr="0035371A" w14:paraId="3279140D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081D43" w14:textId="77777777" w:rsidR="001E68A0" w:rsidRPr="0035371A" w:rsidRDefault="001E68A0" w:rsidP="001E68A0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05791F8" w14:textId="04F9FBC8" w:rsidR="001E68A0" w:rsidRPr="0035371A" w:rsidRDefault="001E68A0" w:rsidP="001E68A0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F2. How many members are in the village land committee?   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no_vlc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7B009" w14:textId="77777777" w:rsidR="001E68A0" w:rsidRPr="0035371A" w:rsidRDefault="001E68A0" w:rsidP="001E68A0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35371A" w14:paraId="6F912363" w14:textId="77777777" w:rsidTr="001E68A0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A02F4D6" w14:textId="77777777" w:rsidR="001E68A0" w:rsidRPr="0035371A" w:rsidRDefault="001E68A0" w:rsidP="001E68A0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E77A5D7" w14:textId="053CD7FD" w:rsidR="001E68A0" w:rsidRPr="0035371A" w:rsidRDefault="001E68A0" w:rsidP="001E68A0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F3. How many members of the village land committee are women?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no_vlc_fem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21D265" w14:textId="77777777" w:rsidR="001E68A0" w:rsidRPr="0035371A" w:rsidRDefault="001E68A0" w:rsidP="001E68A0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35371A" w14:paraId="47EB7590" w14:textId="77777777" w:rsidTr="001E68A0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077DBC" w14:textId="77777777" w:rsidR="001E68A0" w:rsidRPr="0035371A" w:rsidRDefault="001E68A0" w:rsidP="001E68A0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6F5702" w14:textId="0A36BE75" w:rsidR="001E68A0" w:rsidRPr="0035371A" w:rsidRDefault="001E68A0" w:rsidP="001E68A0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F4. How many members of the village land committee are under the age of 35?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no_vlc_youth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A69CD07" w14:textId="77777777" w:rsidR="001E68A0" w:rsidRPr="0035371A" w:rsidRDefault="001E68A0" w:rsidP="001E68A0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35371A" w14:paraId="0562F123" w14:textId="77777777" w:rsidTr="001E68A0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09DE12" w14:textId="77777777" w:rsidR="001E68A0" w:rsidRPr="0035371A" w:rsidRDefault="001E68A0" w:rsidP="001E68A0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991A54" w14:textId="71355529" w:rsidR="001E68A0" w:rsidRPr="0035371A" w:rsidRDefault="001E68A0" w:rsidP="001E68A0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F5. In the past year, how many land related meetings were held in your village?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hvmeet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93CE6D" w14:textId="77777777" w:rsidR="001E68A0" w:rsidRPr="0035371A" w:rsidRDefault="001E68A0" w:rsidP="001E68A0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C800EA8" w14:textId="77777777" w:rsidR="001E68A0" w:rsidRPr="0035371A" w:rsidRDefault="001E68A0" w:rsidP="00A1377F">
      <w:pPr>
        <w:pStyle w:val="Header"/>
        <w:tabs>
          <w:tab w:val="clear" w:pos="4680"/>
          <w:tab w:val="clear" w:pos="9360"/>
        </w:tabs>
        <w:spacing w:line="276" w:lineRule="auto"/>
        <w:rPr>
          <w:rFonts w:eastAsia="Calibri" w:cs="Times New Roman"/>
        </w:rPr>
      </w:pPr>
    </w:p>
    <w:p w14:paraId="47BF0664" w14:textId="77777777" w:rsidR="001E68A0" w:rsidRPr="0035371A" w:rsidRDefault="001E68A0" w:rsidP="00A1377F">
      <w:pPr>
        <w:pStyle w:val="Header"/>
        <w:tabs>
          <w:tab w:val="clear" w:pos="4680"/>
          <w:tab w:val="clear" w:pos="9360"/>
        </w:tabs>
        <w:spacing w:line="276" w:lineRule="auto"/>
        <w:rPr>
          <w:rFonts w:eastAsia="Calibri" w:cs="Times New Roman"/>
        </w:rPr>
      </w:pPr>
    </w:p>
    <w:p w14:paraId="61FBB380" w14:textId="77777777" w:rsidR="00A1355F" w:rsidRPr="0035371A" w:rsidRDefault="00A1355F" w:rsidP="00A1377F">
      <w:pPr>
        <w:pStyle w:val="Header"/>
        <w:tabs>
          <w:tab w:val="clear" w:pos="4680"/>
          <w:tab w:val="clear" w:pos="9360"/>
        </w:tabs>
        <w:spacing w:line="276" w:lineRule="auto"/>
      </w:pPr>
      <w:r w:rsidRPr="0035371A">
        <w:br w:type="page"/>
      </w:r>
    </w:p>
    <w:p w14:paraId="102212B7" w14:textId="77777777" w:rsidR="00A1355F" w:rsidRPr="0035371A" w:rsidRDefault="00A1355F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0634A876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  <w:b/>
        </w:rPr>
      </w:pPr>
      <w:r w:rsidRPr="0035371A">
        <w:rPr>
          <w:rFonts w:cs="TimesNewRomanPSMT"/>
          <w:b/>
        </w:rPr>
        <w:t xml:space="preserve">FOREST ROSTER: </w:t>
      </w:r>
    </w:p>
    <w:p w14:paraId="2D2F7044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0FF2996D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How many forests does your village rely on for income and consumption? </w:t>
      </w:r>
    </w:p>
    <w:p w14:paraId="68F4B154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0E43CF57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I would like to ask you about the condition and access to each of these. </w:t>
      </w:r>
    </w:p>
    <w:p w14:paraId="5A75FEB1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7BB8AE14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Let’s begin with the largest forest. </w:t>
      </w:r>
    </w:p>
    <w:p w14:paraId="76FB370A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1E7B6B8D" w14:textId="0E31B635" w:rsidR="00F95C74" w:rsidRPr="0035371A" w:rsidRDefault="00F95C74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commentRangeStart w:id="1"/>
      <w:commentRangeStart w:id="2"/>
      <w:r w:rsidRPr="0035371A">
        <w:rPr>
          <w:rFonts w:cs="TimesNewRomanPSMT"/>
        </w:rPr>
        <w:t>How old is the forest? (recently established/planted/natural forest)</w:t>
      </w:r>
      <w:r w:rsidR="007E6B61">
        <w:rPr>
          <w:rFonts w:cs="TimesNewRomanPSMT"/>
        </w:rPr>
        <w:t xml:space="preserve"> </w:t>
      </w:r>
      <w:ins w:id="3" w:author="McGee, Heather" w:date="2014-09-10T12:18:00Z">
        <w:r w:rsidR="007E6B61">
          <w:rPr>
            <w:rFonts w:cs="TimesNewRomanPSMT"/>
          </w:rPr>
          <w:t>Age in years</w:t>
        </w:r>
      </w:ins>
    </w:p>
    <w:p w14:paraId="7FD9CFDE" w14:textId="2427DAEF" w:rsidR="00F95C74" w:rsidRPr="0035371A" w:rsidRDefault="00F95C74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What is the size of the forest? </w:t>
      </w:r>
      <w:ins w:id="4" w:author="McGee, Heather" w:date="2014-09-10T12:19:00Z">
        <w:r w:rsidR="007E6B61">
          <w:rPr>
            <w:rFonts w:cs="TimesNewRomanPSMT"/>
          </w:rPr>
          <w:t>Size in hectares</w:t>
        </w:r>
      </w:ins>
    </w:p>
    <w:p w14:paraId="62087B12" w14:textId="2806C7D6" w:rsidR="00F95C74" w:rsidRPr="0035371A" w:rsidRDefault="00F95C74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Topography? </w:t>
      </w:r>
      <w:ins w:id="5" w:author="McGee, Heather" w:date="2014-09-10T12:19:00Z">
        <w:r w:rsidR="007E6B61">
          <w:rPr>
            <w:rFonts w:cs="TimesNewRomanPSMT"/>
          </w:rPr>
          <w:t>Steep, very hilly, mostly flat with some hills, flat</w:t>
        </w:r>
      </w:ins>
    </w:p>
    <w:p w14:paraId="7A665274" w14:textId="088052C0" w:rsidR="00F95C74" w:rsidRPr="0035371A" w:rsidDel="007E6B61" w:rsidRDefault="00F95C74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del w:id="6" w:author="McGee, Heather" w:date="2014-09-10T12:20:00Z"/>
          <w:rFonts w:cs="TimesNewRomanPSMT"/>
        </w:rPr>
      </w:pPr>
      <w:del w:id="7" w:author="McGee, Heather" w:date="2014-09-10T12:20:00Z">
        <w:r w:rsidRPr="0035371A" w:rsidDel="007E6B61">
          <w:rPr>
            <w:rFonts w:cs="TimesNewRomanPSMT"/>
          </w:rPr>
          <w:delText xml:space="preserve">Steepness? </w:delText>
        </w:r>
      </w:del>
    </w:p>
    <w:p w14:paraId="42762214" w14:textId="3DF3428D" w:rsidR="00532B33" w:rsidRPr="0035371A" w:rsidRDefault="00532B33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>Distance from center of village to the forest (km).</w:t>
      </w:r>
      <w:ins w:id="8" w:author="McGee, Heather" w:date="2014-09-10T12:20:00Z">
        <w:r w:rsidR="007E6B61">
          <w:rPr>
            <w:rFonts w:cs="TimesNewRomanPSMT"/>
          </w:rPr>
          <w:t xml:space="preserve"> Distance in km</w:t>
        </w:r>
      </w:ins>
    </w:p>
    <w:p w14:paraId="49062F82" w14:textId="4C92F4CE" w:rsidR="00F95C74" w:rsidRPr="0035371A" w:rsidRDefault="00F95C74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proofErr w:type="gramStart"/>
      <w:r w:rsidRPr="0035371A">
        <w:rPr>
          <w:rFonts w:cs="TimesNewRomanPSMT"/>
        </w:rPr>
        <w:t>Have</w:t>
      </w:r>
      <w:proofErr w:type="gramEnd"/>
      <w:r w:rsidRPr="0035371A">
        <w:rPr>
          <w:rFonts w:cs="TimesNewRomanPSMT"/>
        </w:rPr>
        <w:t xml:space="preserve"> there been any reforestation/improvement projects related to this forest? </w:t>
      </w:r>
      <w:ins w:id="9" w:author="McGee, Heather" w:date="2014-09-10T12:20:00Z">
        <w:r w:rsidR="007E6B61">
          <w:rPr>
            <w:rFonts w:cs="TimesNewRomanPSMT"/>
          </w:rPr>
          <w:t>0-No, 1-Yes, 888-Don’t know</w:t>
        </w:r>
      </w:ins>
    </w:p>
    <w:p w14:paraId="0D596AB1" w14:textId="3547BF17" w:rsidR="00F95C74" w:rsidRPr="0035371A" w:rsidRDefault="00F96F73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Who owns the forest? </w:t>
      </w:r>
      <w:ins w:id="10" w:author="McGee, Heather" w:date="2014-09-10T12:20:00Z">
        <w:r w:rsidR="007E6B61">
          <w:rPr>
            <w:rFonts w:cs="TimesNewRomanPSMT"/>
          </w:rPr>
          <w:t>Text – open ended for now</w:t>
        </w:r>
      </w:ins>
    </w:p>
    <w:p w14:paraId="3A5EC152" w14:textId="32789B36" w:rsidR="00F96F73" w:rsidRPr="0035371A" w:rsidRDefault="00F96F73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What is the legal designation of the forest? </w:t>
      </w:r>
      <w:ins w:id="11" w:author="McGee, Heather" w:date="2014-09-10T12:20:00Z">
        <w:r w:rsidR="007E6B61">
          <w:rPr>
            <w:rFonts w:cs="TimesNewRomanPSMT"/>
          </w:rPr>
          <w:t>Text – open ended for now</w:t>
        </w:r>
      </w:ins>
    </w:p>
    <w:p w14:paraId="602B4965" w14:textId="57E72302" w:rsidR="00F96F73" w:rsidRPr="0035371A" w:rsidRDefault="00F96F73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Who manages the forest? </w:t>
      </w:r>
      <w:ins w:id="12" w:author="McGee, Heather" w:date="2014-09-10T12:20:00Z">
        <w:r w:rsidR="007E6B61">
          <w:rPr>
            <w:rFonts w:cs="TimesNewRomanPSMT"/>
          </w:rPr>
          <w:t>Text – open ended for now</w:t>
        </w:r>
      </w:ins>
    </w:p>
    <w:p w14:paraId="77AB8307" w14:textId="45ADDB6E" w:rsidR="00F96F73" w:rsidRPr="0035371A" w:rsidRDefault="00F96F73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Does the legal owner of this forest also hold the rights to harvest all of the forest products form this forest? </w:t>
      </w:r>
      <w:ins w:id="13" w:author="McGee, Heather" w:date="2014-09-10T12:21:00Z">
        <w:r w:rsidR="00B4293B">
          <w:rPr>
            <w:rFonts w:cs="TimesNewRomanPSMT"/>
          </w:rPr>
          <w:t>0-No, 1-Yes, 888-Don’t know</w:t>
        </w:r>
      </w:ins>
    </w:p>
    <w:p w14:paraId="09CE8D7F" w14:textId="296EF5F3" w:rsidR="00F96F73" w:rsidRPr="0035371A" w:rsidRDefault="00F96F73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Does the legal owner of this forest also hold the rights to sell all or part of the land to other individuals or groups? </w:t>
      </w:r>
      <w:ins w:id="14" w:author="McGee, Heather" w:date="2014-09-10T12:21:00Z">
        <w:r w:rsidR="00B4293B">
          <w:rPr>
            <w:rFonts w:cs="TimesNewRomanPSMT"/>
          </w:rPr>
          <w:t>0-No, 1-Yes, 888-Don’t know</w:t>
        </w:r>
      </w:ins>
    </w:p>
    <w:p w14:paraId="5416EE9E" w14:textId="05E3F18E" w:rsidR="00830BEA" w:rsidRPr="0035371A" w:rsidRDefault="00830BEA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>Has this forest been divided into forest management units?</w:t>
      </w:r>
      <w:ins w:id="15" w:author="McGee, Heather" w:date="2014-09-10T12:21:00Z">
        <w:r w:rsidR="00B4293B" w:rsidRPr="00B4293B">
          <w:rPr>
            <w:rFonts w:cs="TimesNewRomanPSMT"/>
          </w:rPr>
          <w:t xml:space="preserve"> </w:t>
        </w:r>
        <w:r w:rsidR="00B4293B">
          <w:rPr>
            <w:rFonts w:cs="TimesNewRomanPSMT"/>
          </w:rPr>
          <w:t>0-No, 1-Yes, 888-Don’t know</w:t>
        </w:r>
      </w:ins>
    </w:p>
    <w:p w14:paraId="0ECD070E" w14:textId="38A5C9F6" w:rsidR="00830BEA" w:rsidRPr="0035371A" w:rsidRDefault="00830BEA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>Is there a system of regeneration and harvesting that rotates through these units?</w:t>
      </w:r>
      <w:ins w:id="16" w:author="McGee, Heather" w:date="2014-09-10T12:21:00Z">
        <w:r w:rsidR="00B4293B" w:rsidRPr="00B4293B">
          <w:rPr>
            <w:rFonts w:cs="TimesNewRomanPSMT"/>
          </w:rPr>
          <w:t xml:space="preserve"> </w:t>
        </w:r>
        <w:r w:rsidR="00B4293B">
          <w:rPr>
            <w:rFonts w:cs="TimesNewRomanPSMT"/>
          </w:rPr>
          <w:t>0-No, 1-Yes, 888-Don’t know</w:t>
        </w:r>
      </w:ins>
    </w:p>
    <w:p w14:paraId="6A946DE3" w14:textId="4B41B04B" w:rsidR="00532B33" w:rsidRPr="0035371A" w:rsidRDefault="00DC229A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How many households in your village depend significantly on this forest </w:t>
      </w:r>
      <w:r w:rsidR="003D66BB" w:rsidRPr="0035371A">
        <w:rPr>
          <w:rFonts w:cs="TimesNewRomanPSMT"/>
        </w:rPr>
        <w:t xml:space="preserve">for their own subsistence? </w:t>
      </w:r>
      <w:ins w:id="17" w:author="McGee, Heather" w:date="2014-09-10T12:21:00Z">
        <w:r w:rsidR="00B4293B">
          <w:rPr>
            <w:rFonts w:cs="TimesNewRomanPSMT"/>
          </w:rPr>
          <w:t>Number of households</w:t>
        </w:r>
      </w:ins>
    </w:p>
    <w:p w14:paraId="5B489A72" w14:textId="3215037D" w:rsidR="00532B33" w:rsidRPr="0035371A" w:rsidRDefault="003D66BB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r w:rsidRPr="0035371A">
        <w:rPr>
          <w:rFonts w:cs="TimesNewRomanPSMT"/>
        </w:rPr>
        <w:t xml:space="preserve">How many households in your village depend significantly on this forest </w:t>
      </w:r>
      <w:proofErr w:type="gramStart"/>
      <w:r w:rsidRPr="0035371A">
        <w:rPr>
          <w:rFonts w:cs="TimesNewRomanPSMT"/>
        </w:rPr>
        <w:t xml:space="preserve">for </w:t>
      </w:r>
      <w:r w:rsidR="00532B33" w:rsidRPr="0035371A">
        <w:rPr>
          <w:rFonts w:cs="TimesNewRomanPSMT"/>
        </w:rPr>
        <w:t xml:space="preserve"> their</w:t>
      </w:r>
      <w:proofErr w:type="gramEnd"/>
      <w:r w:rsidR="00532B33" w:rsidRPr="0035371A">
        <w:rPr>
          <w:rFonts w:cs="TimesNewRomanPSMT"/>
        </w:rPr>
        <w:t xml:space="preserve"> family income arising from commercial activities? </w:t>
      </w:r>
      <w:ins w:id="18" w:author="McGee, Heather" w:date="2014-09-10T12:21:00Z">
        <w:r w:rsidR="00B4293B">
          <w:rPr>
            <w:rFonts w:cs="TimesNewRomanPSMT"/>
          </w:rPr>
          <w:t>Number of households</w:t>
        </w:r>
      </w:ins>
    </w:p>
    <w:p w14:paraId="0B59E05C" w14:textId="6B33AEDF" w:rsidR="003D66BB" w:rsidRPr="0035371A" w:rsidRDefault="00532B33" w:rsidP="00A1377F">
      <w:pPr>
        <w:autoSpaceDE w:val="0"/>
        <w:autoSpaceDN w:val="0"/>
        <w:adjustRightInd w:val="0"/>
        <w:spacing w:after="0" w:line="240" w:lineRule="auto"/>
        <w:rPr>
          <w:rFonts w:cs="TimesNewRomanPS-ItalicMT"/>
          <w:i/>
          <w:iCs/>
        </w:rPr>
      </w:pPr>
      <w:r w:rsidRPr="0035371A">
        <w:rPr>
          <w:rFonts w:cs="TimesNewRomanPS-ItalicMT"/>
          <w:i/>
          <w:iCs/>
        </w:rPr>
        <w:tab/>
        <w:t xml:space="preserve">Commercial activities could be basket-weaving, carpentry, tea-stalls or restaurants, charcoal </w:t>
      </w:r>
      <w:r w:rsidRPr="0035371A">
        <w:rPr>
          <w:rFonts w:cs="TimesNewRomanPS-ItalicMT"/>
          <w:i/>
          <w:iCs/>
        </w:rPr>
        <w:tab/>
        <w:t>making, animal</w:t>
      </w:r>
      <w:r w:rsidR="001E68A0" w:rsidRPr="0035371A">
        <w:rPr>
          <w:rFonts w:cs="TimesNewRomanPS-ItalicMT"/>
          <w:i/>
          <w:iCs/>
        </w:rPr>
        <w:t xml:space="preserve"> </w:t>
      </w:r>
      <w:r w:rsidRPr="0035371A">
        <w:rPr>
          <w:rFonts w:cs="TimesNewRomanPS-ItalicMT"/>
          <w:i/>
          <w:iCs/>
        </w:rPr>
        <w:t xml:space="preserve">husbandry for sale of milk, wool and/or meat, collection of NTFPs for sale like pine </w:t>
      </w:r>
      <w:r w:rsidRPr="0035371A">
        <w:rPr>
          <w:rFonts w:cs="TimesNewRomanPS-ItalicMT"/>
          <w:i/>
          <w:iCs/>
        </w:rPr>
        <w:tab/>
        <w:t xml:space="preserve">resin, brazil nuts, </w:t>
      </w:r>
      <w:proofErr w:type="spellStart"/>
      <w:r w:rsidRPr="0035371A">
        <w:rPr>
          <w:rFonts w:cs="TimesNewRomanPS-ItalicMT"/>
          <w:i/>
          <w:iCs/>
        </w:rPr>
        <w:t>tendu</w:t>
      </w:r>
      <w:proofErr w:type="spellEnd"/>
      <w:r w:rsidRPr="0035371A">
        <w:rPr>
          <w:rFonts w:cs="TimesNewRomanPS-ItalicMT"/>
          <w:i/>
          <w:iCs/>
        </w:rPr>
        <w:t xml:space="preserve"> leaves, etc.</w:t>
      </w:r>
      <w:ins w:id="19" w:author="McGee, Heather" w:date="2014-09-10T12:21:00Z">
        <w:r w:rsidR="00B4293B">
          <w:rPr>
            <w:rFonts w:cs="TimesNewRomanPS-ItalicMT"/>
            <w:i/>
            <w:iCs/>
          </w:rPr>
          <w:t>(This italicized section is a hint for enumerators)</w:t>
        </w:r>
      </w:ins>
    </w:p>
    <w:p w14:paraId="1200CDD7" w14:textId="206C886E" w:rsidR="00BA10DE" w:rsidRPr="0035371A" w:rsidRDefault="00BA10DE" w:rsidP="00A1377F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cs="TimesNewRomanPS-ItalicMT"/>
          <w:iCs/>
        </w:rPr>
      </w:pPr>
      <w:r w:rsidRPr="0035371A">
        <w:rPr>
          <w:rFonts w:cs="TimesNewRomanPS-ItalicMT"/>
          <w:iCs/>
        </w:rPr>
        <w:t>Are there guards or some other system for monitoring the condition of the forest?</w:t>
      </w:r>
      <w:ins w:id="20" w:author="McGee, Heather" w:date="2014-09-10T12:22:00Z">
        <w:r w:rsidR="00C87EF1">
          <w:rPr>
            <w:rFonts w:cs="TimesNewRomanPS-ItalicMT"/>
            <w:iCs/>
          </w:rPr>
          <w:t xml:space="preserve"> 0-No</w:t>
        </w:r>
      </w:ins>
      <w:ins w:id="21" w:author="McGee, Heather" w:date="2014-09-10T12:23:00Z">
        <w:r w:rsidR="00C87EF1">
          <w:rPr>
            <w:rFonts w:cs="TimesNewRomanPS-ItalicMT"/>
            <w:iCs/>
          </w:rPr>
          <w:t>, 1-Yes, 888-Don</w:t>
        </w:r>
      </w:ins>
      <w:ins w:id="22" w:author="McGee, Heather" w:date="2014-09-10T12:24:00Z">
        <w:r w:rsidR="00C87EF1">
          <w:rPr>
            <w:rFonts w:cs="TimesNewRomanPS-ItalicMT"/>
            <w:iCs/>
          </w:rPr>
          <w:t>’t know,</w:t>
        </w:r>
      </w:ins>
      <w:r w:rsidRPr="0035371A">
        <w:rPr>
          <w:rFonts w:cs="TimesNewRomanPS-ItalicMT"/>
          <w:iCs/>
        </w:rPr>
        <w:t xml:space="preserve"> How many? </w:t>
      </w:r>
      <w:ins w:id="23" w:author="McGee, Heather" w:date="2014-09-10T12:24:00Z">
        <w:r w:rsidR="00C87EF1">
          <w:rPr>
            <w:rFonts w:cs="TimesNewRomanPS-ItalicMT"/>
            <w:iCs/>
          </w:rPr>
          <w:t xml:space="preserve">Number of guards </w:t>
        </w:r>
      </w:ins>
      <w:proofErr w:type="gramStart"/>
      <w:r w:rsidRPr="0035371A">
        <w:rPr>
          <w:rFonts w:cs="TimesNewRomanPS-ItalicMT"/>
          <w:iCs/>
        </w:rPr>
        <w:t>Who</w:t>
      </w:r>
      <w:proofErr w:type="gramEnd"/>
      <w:r w:rsidRPr="0035371A">
        <w:rPr>
          <w:rFonts w:cs="TimesNewRomanPS-ItalicMT"/>
          <w:iCs/>
        </w:rPr>
        <w:t xml:space="preserve"> pays them?</w:t>
      </w:r>
      <w:ins w:id="24" w:author="McGee, Heather" w:date="2014-09-10T12:24:00Z">
        <w:r w:rsidR="00C87EF1">
          <w:rPr>
            <w:rFonts w:cs="TimesNewRomanPS-ItalicMT"/>
            <w:iCs/>
          </w:rPr>
          <w:t xml:space="preserve"> Text – open ended</w:t>
        </w:r>
      </w:ins>
      <w:r w:rsidRPr="0035371A">
        <w:rPr>
          <w:rFonts w:cs="TimesNewRomanPS-ItalicMT"/>
          <w:iCs/>
        </w:rPr>
        <w:t xml:space="preserve"> </w:t>
      </w:r>
      <w:proofErr w:type="gramStart"/>
      <w:r w:rsidRPr="0035371A">
        <w:rPr>
          <w:rFonts w:cs="TimesNewRomanPS-ItalicMT"/>
          <w:iCs/>
        </w:rPr>
        <w:t>How</w:t>
      </w:r>
      <w:proofErr w:type="gramEnd"/>
      <w:r w:rsidRPr="0035371A">
        <w:rPr>
          <w:rFonts w:cs="TimesNewRomanPS-ItalicMT"/>
          <w:iCs/>
        </w:rPr>
        <w:t xml:space="preserve"> are they selected? (</w:t>
      </w:r>
      <w:ins w:id="25" w:author="McGee, Heather" w:date="2014-09-10T12:25:00Z">
        <w:r w:rsidR="00C87EF1">
          <w:rPr>
            <w:rFonts w:cs="TimesNewRomanPS-ItalicMT"/>
            <w:iCs/>
          </w:rPr>
          <w:t>1=</w:t>
        </w:r>
      </w:ins>
      <w:r w:rsidRPr="0035371A">
        <w:rPr>
          <w:rFonts w:cs="TimesNewRomanPS-ItalicMT"/>
          <w:iCs/>
        </w:rPr>
        <w:t xml:space="preserve">appointment, </w:t>
      </w:r>
      <w:ins w:id="26" w:author="McGee, Heather" w:date="2014-09-10T12:25:00Z">
        <w:r w:rsidR="00C87EF1">
          <w:rPr>
            <w:rFonts w:cs="TimesNewRomanPS-ItalicMT"/>
            <w:iCs/>
          </w:rPr>
          <w:t>2=</w:t>
        </w:r>
      </w:ins>
      <w:r w:rsidRPr="0035371A">
        <w:rPr>
          <w:rFonts w:cs="TimesNewRomanPS-ItalicMT"/>
          <w:iCs/>
        </w:rPr>
        <w:t>election,</w:t>
      </w:r>
      <w:ins w:id="27" w:author="McGee, Heather" w:date="2014-09-10T12:25:00Z">
        <w:r w:rsidR="00C87EF1">
          <w:rPr>
            <w:rFonts w:cs="TimesNewRomanPS-ItalicMT"/>
            <w:iCs/>
          </w:rPr>
          <w:t xml:space="preserve"> 97=Other</w:t>
        </w:r>
      </w:ins>
      <w:r w:rsidRPr="0035371A">
        <w:rPr>
          <w:rFonts w:cs="TimesNewRomanPS-ItalicMT"/>
          <w:iCs/>
        </w:rPr>
        <w:t xml:space="preserve"> )</w:t>
      </w:r>
      <w:commentRangeEnd w:id="1"/>
      <w:r w:rsidR="001E68A0" w:rsidRPr="0035371A">
        <w:rPr>
          <w:rStyle w:val="CommentReference"/>
          <w:sz w:val="22"/>
          <w:szCs w:val="22"/>
        </w:rPr>
        <w:commentReference w:id="1"/>
      </w:r>
      <w:commentRangeEnd w:id="2"/>
      <w:r w:rsidR="00C87EF1">
        <w:rPr>
          <w:rStyle w:val="CommentReference"/>
        </w:rPr>
        <w:commentReference w:id="2"/>
      </w:r>
    </w:p>
    <w:p w14:paraId="43E56F39" w14:textId="77777777" w:rsidR="00532B33" w:rsidRPr="0035371A" w:rsidRDefault="00532B33" w:rsidP="00A1377F">
      <w:pPr>
        <w:autoSpaceDE w:val="0"/>
        <w:autoSpaceDN w:val="0"/>
        <w:adjustRightInd w:val="0"/>
        <w:spacing w:after="0" w:line="240" w:lineRule="auto"/>
        <w:rPr>
          <w:rFonts w:cs="TimesNewRomanPS-ItalicMT"/>
          <w:i/>
          <w:iCs/>
        </w:rPr>
      </w:pPr>
    </w:p>
    <w:p w14:paraId="53E8A770" w14:textId="77777777" w:rsidR="00F96F73" w:rsidRPr="0035371A" w:rsidRDefault="00F96F73" w:rsidP="00A1377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  <w:commentRangeStart w:id="28"/>
      <w:commentRangeStart w:id="29"/>
      <w:r w:rsidRPr="0035371A">
        <w:rPr>
          <w:rFonts w:cs="TimesNewRomanPSMT"/>
          <w:b/>
          <w:color w:val="4BACC6" w:themeColor="accent5"/>
        </w:rPr>
        <w:t>Pull questions about the condition of the forest and reasons for the condition from the HH survey</w:t>
      </w:r>
    </w:p>
    <w:p w14:paraId="1F6C4357" w14:textId="77777777" w:rsidR="00F96F73" w:rsidRPr="0035371A" w:rsidRDefault="00F96F73" w:rsidP="00A137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  <w:r w:rsidRPr="0035371A">
        <w:rPr>
          <w:rFonts w:cs="TimesNewRomanPSMT"/>
          <w:b/>
          <w:color w:val="4BACC6" w:themeColor="accent5"/>
        </w:rPr>
        <w:t>Change in density of trees?</w:t>
      </w:r>
    </w:p>
    <w:p w14:paraId="1760174E" w14:textId="77777777" w:rsidR="00F96F73" w:rsidRPr="0035371A" w:rsidRDefault="00F96F73" w:rsidP="00A137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  <w:r w:rsidRPr="0035371A">
        <w:rPr>
          <w:rFonts w:cs="TimesNewRomanPSMT"/>
          <w:b/>
          <w:color w:val="4BACC6" w:themeColor="accent5"/>
        </w:rPr>
        <w:t xml:space="preserve">Change in density of shrubs/bushes? </w:t>
      </w:r>
    </w:p>
    <w:p w14:paraId="5C6AD5BD" w14:textId="77777777" w:rsidR="00F96F73" w:rsidRPr="0035371A" w:rsidRDefault="00F96F73" w:rsidP="00A137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  <w:r w:rsidRPr="0035371A">
        <w:rPr>
          <w:rFonts w:cs="TimesNewRomanPSMT"/>
          <w:b/>
          <w:color w:val="4BACC6" w:themeColor="accent5"/>
        </w:rPr>
        <w:t xml:space="preserve">Change in wildlife? </w:t>
      </w:r>
    </w:p>
    <w:p w14:paraId="09969BAA" w14:textId="77777777" w:rsidR="00F96F73" w:rsidRPr="0035371A" w:rsidRDefault="00F96F73" w:rsidP="00A1377F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  <w:r w:rsidRPr="0035371A">
        <w:rPr>
          <w:rFonts w:cs="TimesNewRomanPSMT"/>
          <w:b/>
          <w:color w:val="4BACC6" w:themeColor="accent5"/>
        </w:rPr>
        <w:t xml:space="preserve">Why decrease? (overuse of forest products, clearing for agriculture, encroachments) Or </w:t>
      </w:r>
      <w:proofErr w:type="gramStart"/>
      <w:r w:rsidRPr="0035371A">
        <w:rPr>
          <w:rFonts w:cs="TimesNewRomanPSMT"/>
          <w:b/>
          <w:color w:val="4BACC6" w:themeColor="accent5"/>
        </w:rPr>
        <w:t>Why</w:t>
      </w:r>
      <w:proofErr w:type="gramEnd"/>
      <w:r w:rsidRPr="0035371A">
        <w:rPr>
          <w:rFonts w:cs="TimesNewRomanPSMT"/>
          <w:b/>
          <w:color w:val="4BACC6" w:themeColor="accent5"/>
        </w:rPr>
        <w:t xml:space="preserve"> increase? </w:t>
      </w:r>
      <w:commentRangeEnd w:id="28"/>
      <w:r w:rsidR="001E68A0" w:rsidRPr="0035371A">
        <w:rPr>
          <w:rStyle w:val="CommentReference"/>
          <w:sz w:val="22"/>
          <w:szCs w:val="22"/>
        </w:rPr>
        <w:commentReference w:id="28"/>
      </w:r>
      <w:commentRangeEnd w:id="29"/>
      <w:r w:rsidR="00C87EF1">
        <w:rPr>
          <w:rStyle w:val="CommentReference"/>
        </w:rPr>
        <w:commentReference w:id="29"/>
      </w:r>
    </w:p>
    <w:p w14:paraId="71DE80BA" w14:textId="77777777" w:rsidR="0095245E" w:rsidRPr="0035371A" w:rsidRDefault="0095245E" w:rsidP="00A1377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</w:p>
    <w:p w14:paraId="7FFD53B5" w14:textId="77777777" w:rsidR="0095245E" w:rsidRPr="0035371A" w:rsidRDefault="0095245E" w:rsidP="00A1377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</w:p>
    <w:p w14:paraId="31FC75FF" w14:textId="77777777" w:rsidR="001E68A0" w:rsidRPr="0035371A" w:rsidRDefault="001E68A0">
      <w:pPr>
        <w:rPr>
          <w:rFonts w:eastAsia="Times New Roman" w:cs="Times New Roman"/>
          <w:b/>
          <w:bCs/>
          <w:color w:val="000000"/>
        </w:rPr>
      </w:pPr>
      <w:r w:rsidRPr="0035371A">
        <w:rPr>
          <w:rFonts w:eastAsia="Times New Roman" w:cs="Times New Roman"/>
          <w:b/>
          <w:bCs/>
          <w:color w:val="000000"/>
        </w:rPr>
        <w:br w:type="page"/>
      </w:r>
    </w:p>
    <w:p w14:paraId="34813593" w14:textId="63D30890" w:rsidR="0095245E" w:rsidRPr="0035371A" w:rsidRDefault="0095245E" w:rsidP="00A1377F">
      <w:pPr>
        <w:spacing w:after="0"/>
        <w:rPr>
          <w:rFonts w:eastAsia="Times New Roman" w:cs="Times New Roman"/>
          <w:b/>
          <w:bCs/>
          <w:color w:val="000000"/>
        </w:rPr>
      </w:pPr>
      <w:r w:rsidRPr="0035371A">
        <w:rPr>
          <w:rFonts w:eastAsia="Times New Roman" w:cs="Times New Roman"/>
          <w:b/>
          <w:bCs/>
          <w:color w:val="000000"/>
        </w:rPr>
        <w:lastRenderedPageBreak/>
        <w:t xml:space="preserve">FOREST MANAGEMENT </w:t>
      </w:r>
    </w:p>
    <w:p w14:paraId="5BF114C1" w14:textId="77777777" w:rsidR="0095245E" w:rsidRPr="0035371A" w:rsidRDefault="0095245E" w:rsidP="00A1377F">
      <w:pPr>
        <w:pStyle w:val="Header"/>
        <w:tabs>
          <w:tab w:val="clear" w:pos="4680"/>
          <w:tab w:val="clear" w:pos="9360"/>
        </w:tabs>
        <w:spacing w:line="276" w:lineRule="auto"/>
        <w:rPr>
          <w:rFonts w:eastAsia="Calibri" w:cs="Times New Roman"/>
        </w:rPr>
      </w:pPr>
      <w:r w:rsidRPr="0035371A">
        <w:rPr>
          <w:rFonts w:eastAsia="Calibri" w:cs="Times New Roman"/>
        </w:rPr>
        <w:t xml:space="preserve">Next I am going to ask a series of questions about forest management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6"/>
        <w:gridCol w:w="2510"/>
        <w:gridCol w:w="1834"/>
        <w:gridCol w:w="687"/>
        <w:gridCol w:w="14"/>
      </w:tblGrid>
      <w:tr w:rsidR="001E68A0" w:rsidRPr="0035371A" w14:paraId="271FE27D" w14:textId="77777777" w:rsidTr="001E68A0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8458898" w14:textId="77777777" w:rsidR="001E68A0" w:rsidRPr="0035371A" w:rsidRDefault="001E68A0" w:rsidP="0035371A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8A8B01C" w14:textId="77777777" w:rsidR="001E68A0" w:rsidRPr="0035371A" w:rsidRDefault="001E68A0" w:rsidP="001E68A0">
            <w:pPr>
              <w:pStyle w:val="longtableQtext"/>
              <w:spacing w:after="0" w:line="240" w:lineRule="auto"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35371A">
              <w:rPr>
                <w:rFonts w:asciiTheme="minorHAnsi" w:eastAsiaTheme="minorEastAsia" w:hAnsiTheme="minorHAnsi"/>
                <w:lang w:eastAsia="zh-CN"/>
              </w:rPr>
              <w:t xml:space="preserve">F1. Do you have a village forest committee?   </w:t>
            </w:r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vlc</w:t>
            </w:r>
            <w:proofErr w:type="spellEnd"/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</w:p>
          <w:p w14:paraId="0E95EDCA" w14:textId="1A78ED67" w:rsidR="001E68A0" w:rsidRPr="0035371A" w:rsidRDefault="001E68A0" w:rsidP="001E68A0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35371A">
              <w:rPr>
                <w:rFonts w:eastAsiaTheme="minorEastAsia" w:cs="Times New Roman"/>
                <w:b/>
                <w:w w:val="105"/>
                <w:lang w:eastAsia="zh-CN"/>
              </w:rPr>
              <w:t>F6a</w:t>
            </w:r>
            <w:r w:rsidRPr="0035371A">
              <w:rPr>
                <w:rStyle w:val="CommentReference"/>
                <w:sz w:val="22"/>
                <w:szCs w:val="22"/>
              </w:rPr>
              <w:commentReference w:id="30"/>
            </w:r>
          </w:p>
        </w:tc>
        <w:tc>
          <w:tcPr>
            <w:tcW w:w="4344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8D00533" w14:textId="77777777" w:rsidR="001E68A0" w:rsidRPr="0035371A" w:rsidRDefault="001E68A0" w:rsidP="0035371A">
            <w:pPr>
              <w:spacing w:after="0"/>
            </w:pPr>
            <w:r w:rsidRPr="0035371A">
              <w:t>1=No</w:t>
            </w:r>
          </w:p>
          <w:p w14:paraId="4F642C73" w14:textId="77777777" w:rsidR="001E68A0" w:rsidRPr="0035371A" w:rsidRDefault="001E68A0" w:rsidP="0035371A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510A1716" w14:textId="77777777" w:rsidR="001E68A0" w:rsidRPr="0035371A" w:rsidRDefault="001E68A0" w:rsidP="0035371A">
            <w:pPr>
              <w:spacing w:after="0"/>
            </w:pPr>
            <w:r w:rsidRPr="0035371A">
              <w:t>888=Don’t know</w:t>
            </w:r>
          </w:p>
          <w:p w14:paraId="0B2482A2" w14:textId="77777777" w:rsidR="001E68A0" w:rsidRPr="0035371A" w:rsidRDefault="001E68A0" w:rsidP="0035371A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2B439F3" w14:textId="77777777" w:rsidR="001E68A0" w:rsidRPr="0035371A" w:rsidRDefault="001E68A0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1E68A0" w:rsidRPr="0035371A" w14:paraId="7A24B4DE" w14:textId="77777777" w:rsidTr="001E68A0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B310EA6" w14:textId="77777777" w:rsidR="001E68A0" w:rsidRPr="0035371A" w:rsidRDefault="001E68A0" w:rsidP="001E68A0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40BBFBD" w14:textId="34637985" w:rsidR="001E68A0" w:rsidRPr="0035371A" w:rsidRDefault="001E68A0" w:rsidP="001E68A0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F2. How many members are in the forest committee?   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no_vlc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C76970" w14:textId="77777777" w:rsidR="001E68A0" w:rsidRPr="0035371A" w:rsidRDefault="001E68A0" w:rsidP="001E68A0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35371A" w14:paraId="7CDA53CA" w14:textId="77777777" w:rsidTr="001E68A0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3B97EA" w14:textId="77777777" w:rsidR="001E68A0" w:rsidRPr="0035371A" w:rsidRDefault="001E68A0" w:rsidP="001E68A0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23FE22C" w14:textId="6739C0C0" w:rsidR="001E68A0" w:rsidRPr="0035371A" w:rsidRDefault="001E68A0" w:rsidP="001E68A0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F3. How many members of the forest committee are women?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no_vlc_fem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7D476B3" w14:textId="77777777" w:rsidR="001E68A0" w:rsidRPr="0035371A" w:rsidRDefault="001E68A0" w:rsidP="001E68A0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35371A" w14:paraId="7DDB119E" w14:textId="77777777" w:rsidTr="001E68A0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ECD7760" w14:textId="77777777" w:rsidR="001E68A0" w:rsidRPr="0035371A" w:rsidRDefault="001E68A0" w:rsidP="001E68A0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69759F" w14:textId="2DA472FF" w:rsidR="001E68A0" w:rsidRPr="0035371A" w:rsidRDefault="001E68A0" w:rsidP="001E68A0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F4. How many members of the forest committee are under the age of 35?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no_vlc_youth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7D1FCC5" w14:textId="77777777" w:rsidR="001E68A0" w:rsidRPr="0035371A" w:rsidRDefault="001E68A0" w:rsidP="001E68A0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1E68A0" w:rsidRPr="0035371A" w14:paraId="0A3264CC" w14:textId="77777777" w:rsidTr="001E68A0"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3FC47F" w14:textId="77777777" w:rsidR="001E68A0" w:rsidRPr="0035371A" w:rsidRDefault="001E68A0" w:rsidP="001E68A0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1621DC5" w14:textId="18DC7409" w:rsidR="001E68A0" w:rsidRPr="0035371A" w:rsidRDefault="001E68A0" w:rsidP="001E68A0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F5. In the past year, how many forest management related meetings were held in your village?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hvmeet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1CDC0B" w14:textId="77777777" w:rsidR="001E68A0" w:rsidRPr="0035371A" w:rsidRDefault="001E68A0" w:rsidP="001E68A0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1E170185" w14:textId="77777777" w:rsidR="001E68A0" w:rsidRPr="0035371A" w:rsidRDefault="001E68A0" w:rsidP="00A1377F">
      <w:pPr>
        <w:pStyle w:val="Header"/>
        <w:tabs>
          <w:tab w:val="clear" w:pos="4680"/>
          <w:tab w:val="clear" w:pos="9360"/>
        </w:tabs>
        <w:spacing w:line="276" w:lineRule="auto"/>
        <w:rPr>
          <w:rFonts w:eastAsia="Calibri" w:cs="Times New Roman"/>
        </w:rPr>
      </w:pPr>
    </w:p>
    <w:p w14:paraId="73A1FBCB" w14:textId="77777777" w:rsidR="001E68A0" w:rsidRPr="0035371A" w:rsidRDefault="001E68A0" w:rsidP="00A1377F">
      <w:pPr>
        <w:pStyle w:val="Header"/>
        <w:tabs>
          <w:tab w:val="clear" w:pos="4680"/>
          <w:tab w:val="clear" w:pos="9360"/>
        </w:tabs>
        <w:spacing w:line="276" w:lineRule="auto"/>
        <w:rPr>
          <w:rFonts w:eastAsia="Calibri" w:cs="Times New Roman"/>
        </w:rPr>
      </w:pPr>
    </w:p>
    <w:p w14:paraId="3C1D5641" w14:textId="77777777" w:rsidR="0095245E" w:rsidRPr="0035371A" w:rsidRDefault="0095245E" w:rsidP="00A1377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</w:p>
    <w:p w14:paraId="5212B703" w14:textId="4BB2BFDA" w:rsidR="0095245E" w:rsidRPr="0035371A" w:rsidRDefault="00C87EF1" w:rsidP="00A1377F">
      <w:p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  <w:r>
        <w:rPr>
          <w:rFonts w:cs="TimesNewRomanPSMT"/>
          <w:b/>
          <w:color w:val="4BACC6" w:themeColor="accent5"/>
        </w:rPr>
        <w:t>RULES</w:t>
      </w:r>
    </w:p>
    <w:p w14:paraId="15727FF6" w14:textId="64A3AF45" w:rsidR="00C87EF1" w:rsidRDefault="00C87EF1" w:rsidP="00A1377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  <w:r>
        <w:t xml:space="preserve">Are there rules about </w:t>
      </w:r>
      <w:r w:rsidRPr="00C87EF1">
        <w:rPr>
          <w:b/>
        </w:rPr>
        <w:t xml:space="preserve">who </w:t>
      </w:r>
      <w:r>
        <w:t>can access and use the forest?</w:t>
      </w:r>
    </w:p>
    <w:p w14:paraId="3208B36B" w14:textId="0C321556" w:rsidR="00DC229A" w:rsidRDefault="00DC229A" w:rsidP="00A1377F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cs="TimesNewRomanPSMT"/>
          <w:b/>
          <w:color w:val="4BACC6" w:themeColor="accent5"/>
        </w:rPr>
      </w:pPr>
      <w:r w:rsidRPr="0035371A">
        <w:rPr>
          <w:rFonts w:cs="TimesNewRomanPSMT"/>
          <w:b/>
          <w:color w:val="4BACC6" w:themeColor="accent5"/>
        </w:rPr>
        <w:t xml:space="preserve">Who can access this forest for consumptive/non-consumptive? </w:t>
      </w:r>
      <w:r w:rsidR="00C87EF1">
        <w:rPr>
          <w:rFonts w:cs="TimesNewRomanPSMT"/>
          <w:b/>
          <w:color w:val="4BACC6" w:themeColor="accent5"/>
        </w:rPr>
        <w:t xml:space="preserve"> Text</w:t>
      </w:r>
    </w:p>
    <w:p w14:paraId="156E22AF" w14:textId="77777777" w:rsidR="00C87EF1" w:rsidRDefault="00C87EF1" w:rsidP="00C87EF1">
      <w:pPr>
        <w:pStyle w:val="ListParagraph"/>
        <w:numPr>
          <w:ilvl w:val="0"/>
          <w:numId w:val="4"/>
        </w:numPr>
        <w:spacing w:after="0"/>
      </w:pPr>
      <w:r>
        <w:t xml:space="preserve">Are there rules about </w:t>
      </w:r>
      <w:r w:rsidRPr="00C87EF1">
        <w:rPr>
          <w:b/>
        </w:rPr>
        <w:t>when</w:t>
      </w:r>
      <w:r>
        <w:t xml:space="preserve"> people can access and use the forest?</w:t>
      </w:r>
    </w:p>
    <w:p w14:paraId="3DD8318C" w14:textId="77777777" w:rsidR="005142A9" w:rsidRPr="0035371A" w:rsidRDefault="005142A9" w:rsidP="00A1377F">
      <w:pPr>
        <w:spacing w:after="0"/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2510"/>
        <w:gridCol w:w="1803"/>
        <w:gridCol w:w="31"/>
        <w:gridCol w:w="687"/>
        <w:gridCol w:w="14"/>
      </w:tblGrid>
      <w:tr w:rsidR="006D40B2" w:rsidRPr="0035371A" w14:paraId="061E5779" w14:textId="77777777" w:rsidTr="006D40B2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348F898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CE833F6" w14:textId="70DB8565" w:rsidR="006D40B2" w:rsidRPr="0035371A" w:rsidRDefault="006D40B2" w:rsidP="006D40B2">
            <w:pPr>
              <w:pStyle w:val="longtableQtext"/>
              <w:spacing w:after="0" w:line="276" w:lineRule="auto"/>
              <w:rPr>
                <w:rFonts w:asciiTheme="minorHAnsi" w:eastAsiaTheme="minorEastAsia" w:hAnsiTheme="minorHAnsi"/>
                <w:b/>
                <w:lang w:eastAsia="zh-CN"/>
              </w:rPr>
            </w:pPr>
            <w:commentRangeStart w:id="31"/>
            <w:r w:rsidRPr="0035371A">
              <w:rPr>
                <w:rFonts w:asciiTheme="minorHAnsi" w:eastAsiaTheme="minorEastAsia" w:hAnsiTheme="minorHAnsi"/>
                <w:lang w:eastAsia="zh-CN"/>
              </w:rPr>
              <w:t>F6a. Is there a rule in this village about</w:t>
            </w:r>
            <w:r w:rsidR="004900F5">
              <w:rPr>
                <w:rFonts w:asciiTheme="minorHAnsi" w:eastAsiaTheme="minorEastAsia" w:hAnsiTheme="minorHAnsi"/>
                <w:lang w:eastAsia="zh-CN"/>
              </w:rPr>
              <w:t xml:space="preserve"> grazing animals in the forest</w:t>
            </w:r>
            <w:r w:rsidRPr="0035371A">
              <w:rPr>
                <w:rFonts w:asciiTheme="minorHAnsi" w:eastAsiaTheme="minorEastAsia" w:hAnsiTheme="minorHAnsi"/>
                <w:lang w:eastAsia="zh-CN"/>
              </w:rPr>
              <w:t xml:space="preserve">?   </w:t>
            </w:r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(</w:t>
            </w:r>
            <w:proofErr w:type="spellStart"/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hgraze</w:t>
            </w:r>
            <w:proofErr w:type="spellEnd"/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)</w:t>
            </w:r>
            <w:commentRangeEnd w:id="31"/>
            <w:r w:rsidR="004900F5">
              <w:rPr>
                <w:rStyle w:val="CommentReference"/>
                <w:rFonts w:asciiTheme="minorHAnsi" w:hAnsiTheme="minorHAnsi"/>
                <w:color w:val="auto"/>
              </w:rPr>
              <w:commentReference w:id="31"/>
            </w:r>
          </w:p>
          <w:p w14:paraId="5175E09F" w14:textId="031E3898" w:rsidR="006D40B2" w:rsidRPr="0035371A" w:rsidRDefault="006D40B2" w:rsidP="006D40B2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eastAsiaTheme="minorEastAsia" w:cs="Times New Roman"/>
                <w:w w:val="105"/>
                <w:lang w:eastAsia="zh-CN"/>
              </w:rPr>
              <w:t xml:space="preserve">If 1,888 or 999, skip to </w:t>
            </w:r>
            <w:r w:rsidRPr="0035371A">
              <w:rPr>
                <w:rFonts w:eastAsiaTheme="minorEastAsia" w:cs="Times New Roman"/>
                <w:b/>
                <w:w w:val="105"/>
                <w:lang w:eastAsia="zh-CN"/>
              </w:rPr>
              <w:t>F7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23701EA" w14:textId="77777777" w:rsidR="006D40B2" w:rsidRPr="0035371A" w:rsidRDefault="006D40B2" w:rsidP="006D40B2">
            <w:pPr>
              <w:spacing w:after="0"/>
            </w:pPr>
            <w:r w:rsidRPr="0035371A">
              <w:t>1=No</w:t>
            </w:r>
          </w:p>
          <w:p w14:paraId="035132CC" w14:textId="77777777" w:rsidR="006D40B2" w:rsidRPr="0035371A" w:rsidRDefault="006D40B2" w:rsidP="006D40B2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5D1665D8" w14:textId="77777777" w:rsidR="006D40B2" w:rsidRPr="0035371A" w:rsidRDefault="006D40B2" w:rsidP="006D40B2">
            <w:pPr>
              <w:spacing w:after="0"/>
            </w:pPr>
            <w:r w:rsidRPr="0035371A">
              <w:t>888=Don’t know</w:t>
            </w:r>
          </w:p>
          <w:p w14:paraId="3F4DEFFB" w14:textId="77777777" w:rsidR="006D40B2" w:rsidRPr="0035371A" w:rsidRDefault="006D40B2" w:rsidP="006D40B2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BFC38DE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35371A" w14:paraId="5AF8DAD4" w14:textId="77777777" w:rsidTr="0035371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7293F8A" w14:textId="77777777" w:rsidR="006D40B2" w:rsidRPr="0035371A" w:rsidRDefault="006D40B2" w:rsidP="006D40B2">
            <w:pPr>
              <w:spacing w:after="0"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24774A74" w14:textId="396DBE17" w:rsidR="006D40B2" w:rsidRPr="0035371A" w:rsidRDefault="006D40B2" w:rsidP="006D40B2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F6b. Please describe this rule about grazing livestock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hgrazer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5038" w:type="dxa"/>
            <w:gridSpan w:val="5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701C42" w14:textId="77777777" w:rsidR="006D40B2" w:rsidRPr="0035371A" w:rsidRDefault="006D40B2" w:rsidP="006D40B2">
            <w:pPr>
              <w:spacing w:after="0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  <w:tr w:rsidR="006D40B2" w:rsidRPr="0035371A" w14:paraId="33AE01C8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7FD8A5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DA70B56" w14:textId="14BD3B61" w:rsidR="006D40B2" w:rsidRPr="0035371A" w:rsidRDefault="006D40B2" w:rsidP="006D40B2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color w:val="000000"/>
              </w:rPr>
              <w:t xml:space="preserve">F6c. Does your village monitor for rule breaking?  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hgrazwenf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C6A8A1A" w14:textId="77777777" w:rsidR="006D40B2" w:rsidRPr="0035371A" w:rsidRDefault="006D40B2" w:rsidP="006D40B2">
            <w:pPr>
              <w:spacing w:after="0"/>
            </w:pPr>
            <w:r w:rsidRPr="0035371A">
              <w:t>1=No</w:t>
            </w:r>
          </w:p>
          <w:p w14:paraId="7E40F98F" w14:textId="77777777" w:rsidR="006D40B2" w:rsidRPr="0035371A" w:rsidRDefault="006D40B2" w:rsidP="006D40B2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1DB2D54B" w14:textId="77777777" w:rsidR="006D40B2" w:rsidRPr="0035371A" w:rsidRDefault="006D40B2" w:rsidP="006D40B2">
            <w:pPr>
              <w:spacing w:after="0"/>
            </w:pPr>
            <w:r w:rsidRPr="0035371A">
              <w:t>888=Don’t know</w:t>
            </w:r>
          </w:p>
          <w:p w14:paraId="70AD58EA" w14:textId="77777777" w:rsidR="006D40B2" w:rsidRPr="0035371A" w:rsidRDefault="006D40B2" w:rsidP="006D40B2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38EB77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35371A" w14:paraId="411F96E7" w14:textId="77777777" w:rsidTr="006D40B2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872F6C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1E330CF1" w14:textId="3A9BB561" w:rsidR="006D40B2" w:rsidRPr="0035371A" w:rsidRDefault="006D40B2" w:rsidP="006D40B2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color w:val="000000"/>
              </w:rPr>
              <w:t>F6d. Are there penalties for breaking this rule?</w:t>
            </w:r>
            <w:r w:rsidRPr="0035371A">
              <w:t xml:space="preserve"> </w:t>
            </w:r>
            <w:r w:rsidRPr="0035371A">
              <w:rPr>
                <w:b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hgrazrenf</w:t>
            </w:r>
            <w:proofErr w:type="spellEnd"/>
            <w:r w:rsidRPr="0035371A">
              <w:rPr>
                <w:b/>
                <w:color w:val="000000"/>
              </w:rPr>
              <w:t>)</w:t>
            </w:r>
            <w:r w:rsidRPr="0035371A">
              <w:rPr>
                <w:color w:val="000000"/>
              </w:rPr>
              <w:t xml:space="preserve"> 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78430B3" w14:textId="77777777" w:rsidR="006D40B2" w:rsidRPr="0035371A" w:rsidRDefault="006D40B2" w:rsidP="006D40B2">
            <w:pPr>
              <w:spacing w:after="0"/>
            </w:pPr>
            <w:r w:rsidRPr="0035371A">
              <w:t>1=No</w:t>
            </w:r>
          </w:p>
          <w:p w14:paraId="154D10E1" w14:textId="77777777" w:rsidR="006D40B2" w:rsidRPr="0035371A" w:rsidRDefault="006D40B2" w:rsidP="006D40B2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488D5703" w14:textId="77777777" w:rsidR="006D40B2" w:rsidRPr="0035371A" w:rsidRDefault="006D40B2" w:rsidP="006D40B2">
            <w:pPr>
              <w:spacing w:after="0"/>
            </w:pPr>
            <w:r w:rsidRPr="0035371A">
              <w:t>888=Don’t know</w:t>
            </w:r>
          </w:p>
          <w:p w14:paraId="714FEEAB" w14:textId="77777777" w:rsidR="006D40B2" w:rsidRPr="0035371A" w:rsidRDefault="006D40B2" w:rsidP="006D40B2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841B7F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35371A" w14:paraId="55826F4F" w14:textId="77777777" w:rsidTr="006D40B2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C0D7E03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28A2C79" w14:textId="77777777" w:rsidR="006D40B2" w:rsidRPr="0035371A" w:rsidRDefault="006D40B2" w:rsidP="006D40B2">
            <w:pPr>
              <w:pStyle w:val="longtableQtext"/>
              <w:spacing w:after="0" w:line="240" w:lineRule="auto"/>
              <w:rPr>
                <w:rFonts w:asciiTheme="minorHAnsi" w:eastAsiaTheme="minorEastAsia" w:hAnsiTheme="minorHAnsi" w:cs="Times New Roman"/>
                <w:b/>
                <w:bCs/>
                <w:lang w:eastAsia="zh-CN"/>
              </w:rPr>
            </w:pPr>
            <w:r w:rsidRPr="0035371A">
              <w:rPr>
                <w:rFonts w:asciiTheme="minorHAnsi" w:eastAsiaTheme="minorEastAsia" w:hAnsiTheme="minorHAnsi"/>
                <w:lang w:eastAsia="zh-CN"/>
              </w:rPr>
              <w:t xml:space="preserve">F6e. What is the typical penalty the first time a household breaks this rule? </w:t>
            </w:r>
            <w:r w:rsidRPr="0035371A">
              <w:rPr>
                <w:rFonts w:asciiTheme="minorHAnsi" w:eastAsiaTheme="minorEastAsia" w:hAnsiTheme="minorHAnsi"/>
                <w:b/>
                <w:lang w:eastAsia="zh-CN"/>
              </w:rPr>
              <w:t>(hgrazpen1)</w:t>
            </w:r>
          </w:p>
          <w:p w14:paraId="09D8D675" w14:textId="77777777" w:rsidR="006D40B2" w:rsidRPr="0035371A" w:rsidRDefault="006D40B2" w:rsidP="006D40B2">
            <w:pPr>
              <w:pStyle w:val="longtableQtext"/>
              <w:spacing w:after="0" w:line="240" w:lineRule="auto"/>
              <w:rPr>
                <w:rFonts w:asciiTheme="minorHAnsi" w:eastAsiaTheme="minorEastAsia" w:hAnsiTheme="minorHAnsi" w:cs="Times New Roman"/>
                <w:b/>
                <w:i/>
                <w:color w:val="auto"/>
                <w:w w:val="105"/>
                <w:lang w:eastAsia="zh-CN"/>
              </w:rPr>
            </w:pPr>
          </w:p>
          <w:p w14:paraId="6CA80A29" w14:textId="5EA7F855" w:rsidR="006D40B2" w:rsidRPr="0035371A" w:rsidRDefault="006D40B2" w:rsidP="006D40B2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eastAsiaTheme="minorEastAsia" w:cs="Times New Roman"/>
                <w:w w:val="105"/>
                <w:lang w:eastAsia="zh-CN"/>
              </w:rPr>
              <w:t xml:space="preserve">If 2 is not selected, skip to </w:t>
            </w:r>
            <w:r w:rsidRPr="0035371A">
              <w:rPr>
                <w:rFonts w:eastAsiaTheme="minorEastAsia" w:cs="Times New Roman"/>
                <w:b/>
                <w:w w:val="105"/>
                <w:lang w:eastAsia="zh-CN"/>
              </w:rPr>
              <w:t>F6f</w:t>
            </w:r>
          </w:p>
        </w:tc>
        <w:tc>
          <w:tcPr>
            <w:tcW w:w="4344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59AB545" w14:textId="77777777" w:rsidR="006D40B2" w:rsidRPr="0035371A" w:rsidRDefault="006D40B2" w:rsidP="006D40B2">
            <w:pPr>
              <w:spacing w:after="0"/>
            </w:pPr>
            <w:r w:rsidRPr="0035371A">
              <w:t xml:space="preserve">1=Verbal chastisement </w:t>
            </w:r>
          </w:p>
          <w:p w14:paraId="1B28BA9C" w14:textId="77777777" w:rsidR="006D40B2" w:rsidRPr="0035371A" w:rsidRDefault="006D40B2" w:rsidP="006D40B2">
            <w:pPr>
              <w:spacing w:after="0"/>
            </w:pPr>
            <w:r w:rsidRPr="0035371A">
              <w:t>2=Cash fine</w:t>
            </w:r>
          </w:p>
          <w:p w14:paraId="048BC266" w14:textId="77777777" w:rsidR="006D40B2" w:rsidRPr="0035371A" w:rsidRDefault="006D40B2" w:rsidP="006D40B2">
            <w:pPr>
              <w:spacing w:after="0"/>
            </w:pPr>
            <w:r w:rsidRPr="0035371A">
              <w:t>3=Temporary restriction on access, harvesting, or use rights</w:t>
            </w:r>
          </w:p>
          <w:p w14:paraId="00AD80BA" w14:textId="77777777" w:rsidR="006D40B2" w:rsidRPr="0035371A" w:rsidRDefault="006D40B2" w:rsidP="006D40B2">
            <w:pPr>
              <w:spacing w:after="0"/>
            </w:pPr>
            <w:r w:rsidRPr="0035371A">
              <w:t xml:space="preserve">4=Required labor input </w:t>
            </w:r>
          </w:p>
          <w:p w14:paraId="1B2FFF7E" w14:textId="77777777" w:rsidR="006D40B2" w:rsidRPr="0035371A" w:rsidRDefault="006D40B2" w:rsidP="006D40B2">
            <w:pPr>
              <w:spacing w:after="0"/>
            </w:pPr>
            <w:r w:rsidRPr="0035371A">
              <w:lastRenderedPageBreak/>
              <w:t xml:space="preserve">5=Public apology </w:t>
            </w:r>
          </w:p>
          <w:p w14:paraId="1B6946CA" w14:textId="77777777" w:rsidR="006D40B2" w:rsidRPr="0035371A" w:rsidRDefault="006D40B2" w:rsidP="006D40B2">
            <w:pPr>
              <w:spacing w:after="0"/>
            </w:pPr>
            <w:r w:rsidRPr="0035371A">
              <w:t>6=Permanent suspension of access, harvest, or use rights</w:t>
            </w:r>
          </w:p>
          <w:p w14:paraId="30CD7356" w14:textId="77777777" w:rsidR="006D40B2" w:rsidRPr="0035371A" w:rsidRDefault="006D40B2" w:rsidP="006D40B2">
            <w:pPr>
              <w:spacing w:after="0"/>
            </w:pPr>
            <w:r w:rsidRPr="0035371A">
              <w:t xml:space="preserve">97=Other, specify </w:t>
            </w:r>
          </w:p>
          <w:p w14:paraId="54CE720F" w14:textId="77777777" w:rsidR="006D40B2" w:rsidRPr="0035371A" w:rsidRDefault="006D40B2" w:rsidP="006D40B2">
            <w:pPr>
              <w:spacing w:after="0"/>
            </w:pPr>
            <w:r w:rsidRPr="0035371A">
              <w:t>888=Don't know</w:t>
            </w:r>
          </w:p>
          <w:p w14:paraId="0EFA9A68" w14:textId="77777777" w:rsidR="006D40B2" w:rsidRPr="0035371A" w:rsidRDefault="006D40B2" w:rsidP="006D40B2">
            <w:pPr>
              <w:spacing w:after="0"/>
            </w:pPr>
            <w:r w:rsidRPr="0035371A">
              <w:t>999=Prefer not to respond</w:t>
            </w:r>
            <w:r w:rsidRPr="0035371A" w:rsidDel="001E2CD9">
              <w:t xml:space="preserve"> 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02479F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6D40B2" w:rsidRPr="0035371A" w14:paraId="14B18E8D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8DA4B40" w14:textId="77777777" w:rsidR="006D40B2" w:rsidRPr="0035371A" w:rsidRDefault="006D40B2" w:rsidP="006D40B2">
            <w:pPr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985BC01" w14:textId="31AB6911" w:rsidR="006D40B2" w:rsidRPr="0035371A" w:rsidRDefault="006D40B2" w:rsidP="006D40B2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F6fi. What is the amount of the cash fine? </w:t>
            </w:r>
            <w:r w:rsidRPr="0035371A">
              <w:rPr>
                <w:b/>
                <w:color w:val="000000"/>
              </w:rPr>
              <w:t>(hgrazpen1fine)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8A3F77" w14:textId="77777777" w:rsidR="006D40B2" w:rsidRPr="0035371A" w:rsidRDefault="006D40B2" w:rsidP="006D40B2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D40B2" w:rsidRPr="0035371A" w14:paraId="25E7BC45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A3A19" w14:textId="77777777" w:rsidR="006D40B2" w:rsidRPr="0035371A" w:rsidRDefault="006D40B2" w:rsidP="006D40B2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EA846D" w14:textId="77777777" w:rsidR="006D40B2" w:rsidRPr="0035371A" w:rsidRDefault="006D40B2" w:rsidP="006D40B2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F6f. Who decides what the penalty is the first time a household breaks this rule? </w:t>
            </w:r>
            <w:r w:rsidRPr="0035371A">
              <w:rPr>
                <w:b/>
                <w:color w:val="000000"/>
              </w:rPr>
              <w:t>(hgrazwpen1)</w:t>
            </w:r>
          </w:p>
          <w:p w14:paraId="4B63BD81" w14:textId="1AE6F582" w:rsidR="006D40B2" w:rsidRPr="0035371A" w:rsidRDefault="006D40B2" w:rsidP="006D40B2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color w:val="000000"/>
              </w:rPr>
              <w:t>Probe and code. 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C69D155" w14:textId="2C9FCE32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1=Chief</w:t>
            </w:r>
          </w:p>
          <w:p w14:paraId="1290910F" w14:textId="09B61F3F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2=Headman</w:t>
            </w:r>
          </w:p>
          <w:p w14:paraId="4F19A47F" w14:textId="2AD96784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3=Induna</w:t>
            </w:r>
          </w:p>
          <w:p w14:paraId="25C870E2" w14:textId="7164EC32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35371A">
              <w:rPr>
                <w:rFonts w:cs="Times New Roman"/>
                <w:w w:val="105"/>
              </w:rPr>
              <w:t>Comittee</w:t>
            </w:r>
            <w:proofErr w:type="spellEnd"/>
          </w:p>
          <w:p w14:paraId="159F524A" w14:textId="47C631AD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35371A">
              <w:rPr>
                <w:rFonts w:cs="Times New Roman"/>
                <w:w w:val="105"/>
              </w:rPr>
              <w:t>Comittee</w:t>
            </w:r>
            <w:proofErr w:type="spellEnd"/>
          </w:p>
          <w:p w14:paraId="440B8BB2" w14:textId="0DD1E1CF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6=Village as a whole</w:t>
            </w:r>
          </w:p>
          <w:p w14:paraId="09FB00B6" w14:textId="77777777" w:rsidR="006D40B2" w:rsidRPr="0035371A" w:rsidRDefault="006D40B2" w:rsidP="006D40B2">
            <w:pPr>
              <w:spacing w:after="0"/>
            </w:pPr>
            <w:r w:rsidRPr="0035371A">
              <w:t>97=Other, please specify</w:t>
            </w:r>
          </w:p>
          <w:p w14:paraId="7D56FFCF" w14:textId="77777777" w:rsidR="006D40B2" w:rsidRPr="0035371A" w:rsidRDefault="006D40B2" w:rsidP="006D40B2">
            <w:pPr>
              <w:spacing w:after="0"/>
            </w:pPr>
            <w:r w:rsidRPr="0035371A">
              <w:t>888=Don’t know</w:t>
            </w:r>
          </w:p>
          <w:p w14:paraId="0DA0A329" w14:textId="77777777" w:rsidR="006D40B2" w:rsidRPr="0035371A" w:rsidRDefault="006D40B2" w:rsidP="006D40B2">
            <w:pPr>
              <w:spacing w:after="0"/>
            </w:pPr>
            <w:r w:rsidRPr="0035371A">
              <w:t>999=Preferred not to answer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A01237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35371A" w14:paraId="69605165" w14:textId="77777777" w:rsidTr="006D40B2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8D6F4" w14:textId="77777777" w:rsidR="006D40B2" w:rsidRPr="0035371A" w:rsidRDefault="006D40B2" w:rsidP="006D40B2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8850E0" w14:textId="77777777" w:rsidR="006D40B2" w:rsidRPr="0035371A" w:rsidRDefault="006D40B2" w:rsidP="006D40B2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F6g. What is the typical penalty the second time a household breaks this rule? </w:t>
            </w:r>
            <w:r w:rsidRPr="0035371A">
              <w:rPr>
                <w:b/>
                <w:color w:val="000000"/>
              </w:rPr>
              <w:t>(hgrazpen2)</w:t>
            </w:r>
          </w:p>
          <w:p w14:paraId="6F5B0303" w14:textId="04937766" w:rsidR="006D40B2" w:rsidRPr="0035371A" w:rsidRDefault="006D40B2" w:rsidP="006D40B2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color w:val="000000"/>
              </w:rPr>
              <w:t xml:space="preserve">If 2 is not selected, skip to </w:t>
            </w:r>
            <w:r w:rsidRPr="0035371A">
              <w:rPr>
                <w:rFonts w:cs="Times New Roman"/>
                <w:b/>
                <w:color w:val="000000"/>
              </w:rPr>
              <w:t>F6h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18F8906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1=Verbal chastisement </w:t>
            </w:r>
          </w:p>
          <w:p w14:paraId="4A885344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2=Cash fine</w:t>
            </w:r>
          </w:p>
          <w:p w14:paraId="6AEF385C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3=Temporary restriction on access, harvesting, or use rights</w:t>
            </w:r>
          </w:p>
          <w:p w14:paraId="76520765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4=Required labor input </w:t>
            </w:r>
          </w:p>
          <w:p w14:paraId="43F2B623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5=Public apology </w:t>
            </w:r>
          </w:p>
          <w:p w14:paraId="51422DB6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6=Permanent suspension of access, harvest, or use rights</w:t>
            </w:r>
          </w:p>
          <w:p w14:paraId="72E08684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97=Other, specify </w:t>
            </w:r>
          </w:p>
          <w:p w14:paraId="2A956945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40F44486" w14:textId="77777777" w:rsidR="006D40B2" w:rsidRPr="0035371A" w:rsidRDefault="006D40B2" w:rsidP="006D40B2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  <w:r w:rsidRPr="0035371A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F594F4" w14:textId="77777777" w:rsidR="006D40B2" w:rsidRPr="0035371A" w:rsidRDefault="006D40B2" w:rsidP="006D40B2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D40B2" w:rsidRPr="0035371A" w14:paraId="03821846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F1F7A2A" w14:textId="77777777" w:rsidR="006D40B2" w:rsidRPr="0035371A" w:rsidRDefault="006D40B2" w:rsidP="006D40B2">
            <w:pPr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9E7B5E" w14:textId="28582540" w:rsidR="006D40B2" w:rsidRPr="0035371A" w:rsidRDefault="006D40B2" w:rsidP="006D40B2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F6gi. What is the amount of the cash fine? </w:t>
            </w:r>
            <w:r w:rsidRPr="0035371A">
              <w:rPr>
                <w:b/>
                <w:color w:val="000000"/>
              </w:rPr>
              <w:t>(hgrazpen2fine)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BEFA463" w14:textId="77777777" w:rsidR="006D40B2" w:rsidRPr="0035371A" w:rsidRDefault="006D40B2" w:rsidP="006D40B2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F635E" w:rsidRPr="0035371A" w14:paraId="4D71A04B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9F2A6" w14:textId="77777777" w:rsidR="006F635E" w:rsidRPr="0035371A" w:rsidRDefault="006F635E" w:rsidP="006F635E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5C21B8" w14:textId="77777777" w:rsidR="006F635E" w:rsidRPr="0035371A" w:rsidRDefault="006F635E" w:rsidP="006F635E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F6h.Who decides what the penalty is the second time a household breaks this rule? </w:t>
            </w:r>
            <w:r w:rsidRPr="0035371A">
              <w:rPr>
                <w:b/>
                <w:color w:val="000000"/>
              </w:rPr>
              <w:t>(hgrazwpen2)</w:t>
            </w:r>
          </w:p>
          <w:p w14:paraId="1A0E8D25" w14:textId="6E867A8A" w:rsidR="006F635E" w:rsidRPr="0035371A" w:rsidRDefault="006F635E" w:rsidP="006F635E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color w:val="000000"/>
              </w:rPr>
              <w:t xml:space="preserve">Probe and </w:t>
            </w:r>
            <w:proofErr w:type="gramStart"/>
            <w:r w:rsidRPr="0035371A">
              <w:rPr>
                <w:rFonts w:cs="Times New Roman"/>
                <w:color w:val="000000"/>
              </w:rPr>
              <w:t>code .</w:t>
            </w:r>
            <w:proofErr w:type="gramEnd"/>
            <w:r w:rsidRPr="0035371A">
              <w:rPr>
                <w:rFonts w:cs="Times New Roman"/>
                <w:color w:val="000000"/>
              </w:rPr>
              <w:t xml:space="preserve">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202972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1=Chief</w:t>
            </w:r>
          </w:p>
          <w:p w14:paraId="46E2C352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2=Headman</w:t>
            </w:r>
          </w:p>
          <w:p w14:paraId="046BF084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3=Induna</w:t>
            </w:r>
          </w:p>
          <w:p w14:paraId="3BF6B59F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35371A">
              <w:rPr>
                <w:rFonts w:cs="Times New Roman"/>
                <w:w w:val="105"/>
              </w:rPr>
              <w:t>Comittee</w:t>
            </w:r>
            <w:proofErr w:type="spellEnd"/>
          </w:p>
          <w:p w14:paraId="02A25B0C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35371A">
              <w:rPr>
                <w:rFonts w:cs="Times New Roman"/>
                <w:w w:val="105"/>
              </w:rPr>
              <w:t>Comittee</w:t>
            </w:r>
            <w:proofErr w:type="spellEnd"/>
          </w:p>
          <w:p w14:paraId="298B9D5F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6=Village as a whole</w:t>
            </w:r>
          </w:p>
          <w:p w14:paraId="6C212053" w14:textId="77777777" w:rsidR="006F635E" w:rsidRPr="0035371A" w:rsidRDefault="006F635E" w:rsidP="006F635E">
            <w:pPr>
              <w:spacing w:after="0"/>
            </w:pPr>
            <w:r w:rsidRPr="0035371A">
              <w:t>97=Other, please specify</w:t>
            </w:r>
          </w:p>
          <w:p w14:paraId="4DE206B0" w14:textId="77777777" w:rsidR="006F635E" w:rsidRPr="0035371A" w:rsidRDefault="006F635E" w:rsidP="006F635E">
            <w:pPr>
              <w:spacing w:after="0"/>
            </w:pPr>
            <w:r w:rsidRPr="0035371A">
              <w:t>888=Don’t know</w:t>
            </w:r>
          </w:p>
          <w:p w14:paraId="58D80021" w14:textId="7327758F" w:rsidR="006F635E" w:rsidRPr="0035371A" w:rsidRDefault="006F635E" w:rsidP="006F635E">
            <w:pPr>
              <w:spacing w:after="0"/>
            </w:pPr>
            <w:r w:rsidRPr="0035371A">
              <w:t>999=Preferred not to answer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89C5AE" w14:textId="6A780F26" w:rsidR="006F635E" w:rsidRPr="0035371A" w:rsidRDefault="006F635E" w:rsidP="006F635E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35371A" w14:paraId="2F0C5B00" w14:textId="77777777" w:rsidTr="006D40B2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2F4C" w14:textId="77777777" w:rsidR="006F635E" w:rsidRPr="0035371A" w:rsidRDefault="006F635E" w:rsidP="006F635E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17F326" w14:textId="77777777" w:rsidR="006F635E" w:rsidRPr="0035371A" w:rsidRDefault="006F635E" w:rsidP="006F635E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F6i. What is the typical penalty the third time a household breaks this rule? </w:t>
            </w:r>
            <w:r w:rsidRPr="0035371A">
              <w:rPr>
                <w:b/>
                <w:color w:val="000000"/>
              </w:rPr>
              <w:t>(hgrazpen3)</w:t>
            </w:r>
          </w:p>
          <w:p w14:paraId="1666261E" w14:textId="09D7CBC1" w:rsidR="006F635E" w:rsidRPr="0035371A" w:rsidRDefault="006F635E" w:rsidP="006F635E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color w:val="000000"/>
              </w:rPr>
              <w:t xml:space="preserve">If 2 is not selected, skip to </w:t>
            </w:r>
            <w:r w:rsidRPr="0035371A">
              <w:rPr>
                <w:rFonts w:cs="Times New Roman"/>
                <w:b/>
                <w:color w:val="000000"/>
              </w:rPr>
              <w:t>F6j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7D10684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1=Verbal chastisement </w:t>
            </w:r>
          </w:p>
          <w:p w14:paraId="58F3E9F1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2=Cash fine</w:t>
            </w:r>
          </w:p>
          <w:p w14:paraId="2062A349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3=Temporary restriction on access, </w:t>
            </w:r>
            <w:r w:rsidRPr="0035371A">
              <w:rPr>
                <w:rFonts w:cs="Times New Roman"/>
                <w:w w:val="105"/>
              </w:rPr>
              <w:lastRenderedPageBreak/>
              <w:t>harvesting, or use rights</w:t>
            </w:r>
          </w:p>
          <w:p w14:paraId="031EEE1B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4=Required labor input </w:t>
            </w:r>
          </w:p>
          <w:p w14:paraId="54A13954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5=Public apology </w:t>
            </w:r>
          </w:p>
          <w:p w14:paraId="48213C36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6=Permanent suspension of access, harvest, or use rights</w:t>
            </w:r>
          </w:p>
          <w:p w14:paraId="3E0FB54A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97=Other, specify </w:t>
            </w:r>
          </w:p>
          <w:p w14:paraId="7BAAB145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888=Don't know</w:t>
            </w:r>
          </w:p>
          <w:p w14:paraId="5E5F98A7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  <w:r w:rsidRPr="0035371A" w:rsidDel="001E2CD9">
              <w:rPr>
                <w:rFonts w:cs="Times New Roman"/>
                <w:w w:val="105"/>
              </w:rPr>
              <w:t xml:space="preserve"> 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7030C9" w14:textId="77777777" w:rsidR="006F635E" w:rsidRPr="0035371A" w:rsidRDefault="006F635E" w:rsidP="006F635E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6F635E" w:rsidRPr="0035371A" w14:paraId="66EACB0A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80BC986" w14:textId="77777777" w:rsidR="006F635E" w:rsidRPr="0035371A" w:rsidRDefault="006F635E" w:rsidP="006F635E">
            <w:pPr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73EC7D6" w14:textId="7C210E7A" w:rsidR="006F635E" w:rsidRPr="0035371A" w:rsidRDefault="006F635E" w:rsidP="006F635E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F6ii. What is the amount of the cash fine? </w:t>
            </w:r>
            <w:r w:rsidRPr="0035371A">
              <w:rPr>
                <w:b/>
                <w:color w:val="000000"/>
              </w:rPr>
              <w:t>(hgrazpen3fine)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853262" w14:textId="77777777" w:rsidR="006F635E" w:rsidRPr="0035371A" w:rsidRDefault="006F635E" w:rsidP="006F635E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6F635E" w:rsidRPr="0035371A" w14:paraId="59FDF163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3EFC" w14:textId="77777777" w:rsidR="006F635E" w:rsidRPr="0035371A" w:rsidRDefault="006F635E" w:rsidP="006F635E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56019" w14:textId="77777777" w:rsidR="006F635E" w:rsidRPr="0035371A" w:rsidRDefault="006F635E" w:rsidP="006F635E">
            <w:pPr>
              <w:spacing w:after="0" w:line="240" w:lineRule="auto"/>
              <w:rPr>
                <w:color w:val="000000"/>
              </w:rPr>
            </w:pPr>
            <w:r w:rsidRPr="0035371A">
              <w:rPr>
                <w:color w:val="000000"/>
              </w:rPr>
              <w:t xml:space="preserve">F6j. Who decides what the penalty is the third time a household breaks this rule? </w:t>
            </w:r>
          </w:p>
          <w:p w14:paraId="69B469A2" w14:textId="77777777" w:rsidR="006F635E" w:rsidRPr="0035371A" w:rsidRDefault="006F635E" w:rsidP="006F635E">
            <w:pPr>
              <w:spacing w:after="0" w:line="240" w:lineRule="auto"/>
              <w:rPr>
                <w:b/>
                <w:color w:val="000000"/>
              </w:rPr>
            </w:pPr>
            <w:r w:rsidRPr="0035371A">
              <w:rPr>
                <w:b/>
                <w:color w:val="000000"/>
              </w:rPr>
              <w:t>(hgrazwpen3)</w:t>
            </w:r>
          </w:p>
          <w:p w14:paraId="494561CA" w14:textId="77777777" w:rsidR="006F635E" w:rsidRPr="0035371A" w:rsidRDefault="006F635E" w:rsidP="006F635E">
            <w:pPr>
              <w:spacing w:after="0" w:line="240" w:lineRule="auto"/>
              <w:rPr>
                <w:rFonts w:cs="Times New Roman"/>
                <w:color w:val="000000"/>
              </w:rPr>
            </w:pPr>
            <w:r w:rsidRPr="0035371A">
              <w:rPr>
                <w:rFonts w:cs="Times New Roman"/>
                <w:color w:val="000000"/>
              </w:rPr>
              <w:t xml:space="preserve">Probe and code </w:t>
            </w:r>
          </w:p>
          <w:p w14:paraId="31892928" w14:textId="05C5587B" w:rsidR="006F635E" w:rsidRPr="0035371A" w:rsidRDefault="006F635E" w:rsidP="006F635E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color w:val="000000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F809BD6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1=Chief</w:t>
            </w:r>
          </w:p>
          <w:p w14:paraId="43E739E8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2=Headman</w:t>
            </w:r>
          </w:p>
          <w:p w14:paraId="18A558F8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3=Induna</w:t>
            </w:r>
          </w:p>
          <w:p w14:paraId="1A52D3D9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4=Village Land </w:t>
            </w:r>
            <w:proofErr w:type="spellStart"/>
            <w:r w:rsidRPr="0035371A">
              <w:rPr>
                <w:rFonts w:cs="Times New Roman"/>
                <w:w w:val="105"/>
              </w:rPr>
              <w:t>Comittee</w:t>
            </w:r>
            <w:proofErr w:type="spellEnd"/>
          </w:p>
          <w:p w14:paraId="7695F6AF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5=Other Village </w:t>
            </w:r>
            <w:proofErr w:type="spellStart"/>
            <w:r w:rsidRPr="0035371A">
              <w:rPr>
                <w:rFonts w:cs="Times New Roman"/>
                <w:w w:val="105"/>
              </w:rPr>
              <w:t>Comittee</w:t>
            </w:r>
            <w:proofErr w:type="spellEnd"/>
          </w:p>
          <w:p w14:paraId="72258305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6=Village as a whole</w:t>
            </w:r>
          </w:p>
          <w:p w14:paraId="242042F1" w14:textId="77777777" w:rsidR="006F635E" w:rsidRPr="0035371A" w:rsidRDefault="006F635E" w:rsidP="006F635E">
            <w:pPr>
              <w:spacing w:after="0"/>
            </w:pPr>
            <w:r w:rsidRPr="0035371A">
              <w:t>97=Other, please specify</w:t>
            </w:r>
          </w:p>
          <w:p w14:paraId="04B4CF3A" w14:textId="77777777" w:rsidR="006F635E" w:rsidRPr="0035371A" w:rsidRDefault="006F635E" w:rsidP="006F635E">
            <w:pPr>
              <w:spacing w:after="0"/>
            </w:pPr>
            <w:r w:rsidRPr="0035371A">
              <w:t>888=Don’t know</w:t>
            </w:r>
          </w:p>
          <w:p w14:paraId="7DEA86C9" w14:textId="277E95F9" w:rsidR="006F635E" w:rsidRPr="0035371A" w:rsidRDefault="006F635E" w:rsidP="006F635E">
            <w:pPr>
              <w:spacing w:after="0"/>
            </w:pPr>
            <w:r w:rsidRPr="0035371A">
              <w:t>999=Preferred not to answer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941BD0A" w14:textId="0FC93618" w:rsidR="006F635E" w:rsidRPr="0035371A" w:rsidRDefault="006F635E" w:rsidP="006F635E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35371A" w14:paraId="2F4AA568" w14:textId="77777777" w:rsidTr="006D40B2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1690" w14:textId="77777777" w:rsidR="006F635E" w:rsidRPr="0035371A" w:rsidRDefault="006F635E" w:rsidP="006F635E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6A962F" w14:textId="4BAA8942" w:rsidR="006F635E" w:rsidRPr="0035371A" w:rsidRDefault="006F635E" w:rsidP="006F635E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F6k. What is the typical compliance with penalties?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hgrazcomp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2107D4A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1=Offenders never comply </w:t>
            </w:r>
          </w:p>
          <w:p w14:paraId="6DA34F28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2=Some of the time offenders comply  </w:t>
            </w:r>
          </w:p>
          <w:p w14:paraId="2D20921E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3=About half the time offenders comply</w:t>
            </w:r>
          </w:p>
          <w:p w14:paraId="5592419E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4=Most of the time offenders comply </w:t>
            </w:r>
          </w:p>
          <w:p w14:paraId="66EC377E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5=Almost all the time offenders comply</w:t>
            </w:r>
          </w:p>
          <w:p w14:paraId="0F19C899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 xml:space="preserve">888=Don't know  </w:t>
            </w:r>
          </w:p>
          <w:p w14:paraId="6B3157AB" w14:textId="77777777" w:rsidR="006F635E" w:rsidRPr="0035371A" w:rsidRDefault="006F635E" w:rsidP="006F635E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FD1CE7" w14:textId="77777777" w:rsidR="006F635E" w:rsidRPr="0035371A" w:rsidRDefault="006F635E" w:rsidP="006F635E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35371A" w14:paraId="2DE18130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E5DC7A0" w14:textId="77777777" w:rsidR="006F635E" w:rsidRPr="0035371A" w:rsidRDefault="006F635E" w:rsidP="006F635E">
            <w:pPr>
              <w:rPr>
                <w:w w:val="105"/>
              </w:rPr>
            </w:pPr>
          </w:p>
        </w:tc>
        <w:tc>
          <w:tcPr>
            <w:tcW w:w="719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C00976" w14:textId="686091F3" w:rsidR="006F635E" w:rsidRPr="0035371A" w:rsidRDefault="006F635E" w:rsidP="006F635E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F6l. How many times in the past year was this rule broken?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hgrazinf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837C086" w14:textId="77777777" w:rsidR="006F635E" w:rsidRPr="0035371A" w:rsidRDefault="006F635E" w:rsidP="006F635E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</w:tbl>
    <w:p w14:paraId="29F195DD" w14:textId="77777777" w:rsidR="00BA10DE" w:rsidRPr="0035371A" w:rsidRDefault="00BA10DE" w:rsidP="00A1377F">
      <w:pPr>
        <w:spacing w:after="0"/>
      </w:pP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7"/>
        <w:gridCol w:w="4344"/>
        <w:gridCol w:w="687"/>
        <w:gridCol w:w="14"/>
      </w:tblGrid>
      <w:tr w:rsidR="006F635E" w:rsidRPr="0035371A" w14:paraId="7D001EC9" w14:textId="77777777" w:rsidTr="006F635E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B8FB321" w14:textId="77777777" w:rsidR="006F635E" w:rsidRPr="0035371A" w:rsidRDefault="006F635E" w:rsidP="0035371A">
            <w:pPr>
              <w:spacing w:after="0"/>
              <w:rPr>
                <w:rFonts w:eastAsia="Calibri" w:cs="Times New Roman"/>
                <w:w w:val="105"/>
              </w:rPr>
            </w:pPr>
          </w:p>
        </w:tc>
        <w:tc>
          <w:tcPr>
            <w:tcW w:w="46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2D7F1EC" w14:textId="5AE6A0FB" w:rsidR="006F635E" w:rsidRPr="0035371A" w:rsidRDefault="006F635E" w:rsidP="0035371A">
            <w:pPr>
              <w:spacing w:after="0"/>
              <w:rPr>
                <w:rFonts w:eastAsia="Calibri" w:cs="Times New Roman"/>
                <w:w w:val="105"/>
              </w:rPr>
            </w:pPr>
            <w:r w:rsidRPr="0035371A">
              <w:rPr>
                <w:rFonts w:cs="TimesNewRomanPSMT"/>
              </w:rPr>
              <w:t>Have individuals in this group tried to limit usage of this forest by harvesting forest products from other communal or government forests?</w:t>
            </w:r>
          </w:p>
        </w:tc>
        <w:tc>
          <w:tcPr>
            <w:tcW w:w="4344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168CB05" w14:textId="77777777" w:rsidR="006F635E" w:rsidRPr="0035371A" w:rsidRDefault="006F635E" w:rsidP="0035371A">
            <w:pPr>
              <w:spacing w:after="0"/>
            </w:pPr>
            <w:r w:rsidRPr="0035371A">
              <w:t>1=No</w:t>
            </w:r>
          </w:p>
          <w:p w14:paraId="4C4141F4" w14:textId="77777777" w:rsidR="006F635E" w:rsidRPr="0035371A" w:rsidRDefault="006F635E" w:rsidP="0035371A">
            <w:pPr>
              <w:spacing w:after="0"/>
            </w:pPr>
            <w:r w:rsidRPr="0035371A">
              <w:t>2=Yes</w:t>
            </w:r>
            <w:r w:rsidRPr="0035371A" w:rsidDel="00226116">
              <w:t xml:space="preserve"> </w:t>
            </w:r>
          </w:p>
          <w:p w14:paraId="7E8BFDE3" w14:textId="77777777" w:rsidR="006F635E" w:rsidRPr="0035371A" w:rsidRDefault="006F635E" w:rsidP="0035371A">
            <w:pPr>
              <w:spacing w:after="0"/>
            </w:pPr>
            <w:r w:rsidRPr="0035371A">
              <w:t>888=Don’t know</w:t>
            </w:r>
          </w:p>
          <w:p w14:paraId="5B97DBE8" w14:textId="77777777" w:rsidR="006F635E" w:rsidRPr="0035371A" w:rsidRDefault="006F635E" w:rsidP="0035371A">
            <w:pPr>
              <w:spacing w:after="0"/>
            </w:pPr>
            <w:r w:rsidRPr="0035371A">
              <w:t>999=Prefer not to respond</w:t>
            </w:r>
          </w:p>
        </w:tc>
        <w:tc>
          <w:tcPr>
            <w:tcW w:w="70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BDC4997" w14:textId="77777777" w:rsidR="006F635E" w:rsidRPr="0035371A" w:rsidRDefault="006F635E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6F635E" w:rsidRPr="0035371A" w14:paraId="1AB91DB6" w14:textId="77777777" w:rsidTr="0035371A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17899A7" w14:textId="77777777" w:rsidR="006F635E" w:rsidRPr="0035371A" w:rsidRDefault="006F635E" w:rsidP="0035371A">
            <w:pPr>
              <w:spacing w:after="0"/>
            </w:pPr>
          </w:p>
        </w:tc>
        <w:tc>
          <w:tcPr>
            <w:tcW w:w="4679" w:type="dxa"/>
            <w:tcBorders>
              <w:left w:val="single" w:sz="4" w:space="0" w:color="auto"/>
              <w:right w:val="single" w:sz="18" w:space="0" w:color="000000"/>
            </w:tcBorders>
          </w:tcPr>
          <w:p w14:paraId="0AAB51B2" w14:textId="07251DDA" w:rsidR="006F635E" w:rsidRPr="0035371A" w:rsidRDefault="006F635E" w:rsidP="00B3353D">
            <w:pPr>
              <w:spacing w:after="0"/>
              <w:rPr>
                <w:w w:val="105"/>
              </w:rPr>
            </w:pPr>
            <w:r w:rsidRPr="0035371A">
              <w:rPr>
                <w:rFonts w:cs="TimesNewRomanPSMT"/>
              </w:rPr>
              <w:t>If yes, what kinds of other forests have been used more intensively so as to limit usag</w:t>
            </w:r>
            <w:r w:rsidR="00B3353D">
              <w:rPr>
                <w:rFonts w:cs="TimesNewRomanPSMT"/>
              </w:rPr>
              <w:t xml:space="preserve">e of this </w:t>
            </w:r>
            <w:proofErr w:type="gramStart"/>
            <w:r w:rsidR="00B3353D">
              <w:rPr>
                <w:rFonts w:cs="TimesNewRomanPSMT"/>
              </w:rPr>
              <w:t>forest.</w:t>
            </w:r>
            <w:proofErr w:type="gramEnd"/>
            <w:r w:rsidR="00B3353D">
              <w:rPr>
                <w:rFonts w:cs="TimesNewRomanPSMT"/>
              </w:rPr>
              <w:t xml:space="preserve"> </w:t>
            </w:r>
          </w:p>
        </w:tc>
        <w:tc>
          <w:tcPr>
            <w:tcW w:w="503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969CBB7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  <w:tr w:rsidR="006F635E" w:rsidRPr="0035371A" w14:paraId="14EDA35B" w14:textId="77777777" w:rsidTr="006F635E">
        <w:tblPrEx>
          <w:tbl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4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B59267" w14:textId="77777777" w:rsidR="006F635E" w:rsidRPr="0035371A" w:rsidRDefault="006F635E" w:rsidP="0035371A">
            <w:pPr>
              <w:spacing w:after="0"/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2BE579B" w14:textId="1EFEACA2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NewRomanPSMT"/>
              </w:rPr>
              <w:t>If yes, for which products?</w:t>
            </w:r>
          </w:p>
        </w:tc>
        <w:tc>
          <w:tcPr>
            <w:tcW w:w="5038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339526" w14:textId="77777777" w:rsidR="006F635E" w:rsidRPr="0035371A" w:rsidRDefault="006F635E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74B98210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4FBACEE1" w14:textId="77777777" w:rsidR="00BA10DE" w:rsidRPr="0035371A" w:rsidRDefault="00BA10DE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</w:p>
    <w:p w14:paraId="6CF532BB" w14:textId="58CB8FFD" w:rsidR="00B3353D" w:rsidRDefault="00B3353D" w:rsidP="00B3353D">
      <w:pPr>
        <w:spacing w:after="0"/>
      </w:pPr>
      <w:commentRangeStart w:id="32"/>
      <w:r>
        <w:t xml:space="preserve">RULE </w:t>
      </w:r>
      <w:r>
        <w:t xml:space="preserve">MATRIX FOR THE FOLLOWING PRODUCTS: </w:t>
      </w:r>
      <w:commentRangeEnd w:id="32"/>
      <w:r>
        <w:rPr>
          <w:rStyle w:val="CommentReference"/>
        </w:rPr>
        <w:commentReference w:id="32"/>
      </w:r>
    </w:p>
    <w:p w14:paraId="4CE2BC76" w14:textId="77777777" w:rsidR="00B3353D" w:rsidRDefault="00B3353D" w:rsidP="00B3353D">
      <w:pPr>
        <w:pStyle w:val="CommentText"/>
      </w:pPr>
      <w:bookmarkStart w:id="33" w:name="_GoBack"/>
      <w:r>
        <w:t>Charcoal</w:t>
      </w:r>
    </w:p>
    <w:p w14:paraId="3164E2B8" w14:textId="77777777" w:rsidR="00B3353D" w:rsidRDefault="00B3353D" w:rsidP="00B3353D">
      <w:pPr>
        <w:pStyle w:val="CommentText"/>
      </w:pPr>
      <w:proofErr w:type="spellStart"/>
      <w:r>
        <w:t>Fuelwood</w:t>
      </w:r>
      <w:proofErr w:type="spellEnd"/>
    </w:p>
    <w:p w14:paraId="065A7D3F" w14:textId="77777777" w:rsidR="00B3353D" w:rsidRDefault="00B3353D" w:rsidP="00B3353D">
      <w:pPr>
        <w:pStyle w:val="CommentText"/>
      </w:pPr>
      <w:r>
        <w:t>Ants/</w:t>
      </w:r>
      <w:proofErr w:type="spellStart"/>
      <w:r>
        <w:t>catepillars</w:t>
      </w:r>
      <w:proofErr w:type="spellEnd"/>
      <w:r>
        <w:t xml:space="preserve"> </w:t>
      </w:r>
    </w:p>
    <w:p w14:paraId="5883898A" w14:textId="77777777" w:rsidR="00B3353D" w:rsidRDefault="00B3353D" w:rsidP="00B3353D">
      <w:pPr>
        <w:pStyle w:val="CommentText"/>
      </w:pPr>
      <w:r>
        <w:lastRenderedPageBreak/>
        <w:t xml:space="preserve">Reeds </w:t>
      </w:r>
    </w:p>
    <w:p w14:paraId="4940610D" w14:textId="77777777" w:rsidR="00B3353D" w:rsidRDefault="00B3353D" w:rsidP="00B3353D">
      <w:pPr>
        <w:pStyle w:val="CommentText"/>
      </w:pPr>
      <w:r>
        <w:t>Mushrooms</w:t>
      </w:r>
    </w:p>
    <w:p w14:paraId="45D81B78" w14:textId="77777777" w:rsidR="00B3353D" w:rsidRDefault="00B3353D" w:rsidP="00B3353D">
      <w:pPr>
        <w:pStyle w:val="CommentText"/>
      </w:pPr>
      <w:r>
        <w:t>Wild honey</w:t>
      </w:r>
    </w:p>
    <w:p w14:paraId="0EA2AC14" w14:textId="77777777" w:rsidR="00B3353D" w:rsidRDefault="00B3353D" w:rsidP="00B3353D">
      <w:pPr>
        <w:pStyle w:val="CommentText"/>
      </w:pPr>
      <w:r>
        <w:t>Wild fruits</w:t>
      </w:r>
    </w:p>
    <w:p w14:paraId="11B03ACF" w14:textId="77777777" w:rsidR="00B3353D" w:rsidRDefault="00B3353D" w:rsidP="00B3353D">
      <w:pPr>
        <w:pStyle w:val="CommentText"/>
      </w:pPr>
      <w:r>
        <w:t>Poles/timber</w:t>
      </w:r>
    </w:p>
    <w:p w14:paraId="30CCCBE0" w14:textId="77777777" w:rsidR="00B3353D" w:rsidRDefault="00B3353D" w:rsidP="00B3353D">
      <w:pPr>
        <w:pStyle w:val="CommentText"/>
      </w:pPr>
      <w:r>
        <w:t>Thatching/fencing grass</w:t>
      </w:r>
    </w:p>
    <w:p w14:paraId="3BB61E73" w14:textId="77777777" w:rsidR="00B3353D" w:rsidRDefault="00B3353D" w:rsidP="00B3353D">
      <w:pPr>
        <w:pStyle w:val="CommentText"/>
      </w:pPr>
      <w:r>
        <w:t>Fodder</w:t>
      </w:r>
    </w:p>
    <w:p w14:paraId="3992B97D" w14:textId="54BB05F5" w:rsidR="00B3353D" w:rsidRDefault="00B3353D" w:rsidP="00B3353D">
      <w:pPr>
        <w:spacing w:after="0"/>
      </w:pPr>
      <w:r>
        <w:t>Wild animals</w:t>
      </w:r>
    </w:p>
    <w:bookmarkEnd w:id="33"/>
    <w:p w14:paraId="25E05C3A" w14:textId="77777777" w:rsidR="00B3353D" w:rsidRDefault="00B3353D" w:rsidP="00B3353D">
      <w:pPr>
        <w:spacing w:after="0"/>
      </w:pPr>
    </w:p>
    <w:p w14:paraId="2B3ED6D7" w14:textId="24C4D1AB" w:rsidR="00B3353D" w:rsidRDefault="00B3353D" w:rsidP="00B3353D">
      <w:pPr>
        <w:spacing w:after="0"/>
      </w:pPr>
      <w:r>
        <w:t xml:space="preserve">For each product, please ask the </w:t>
      </w:r>
    </w:p>
    <w:p w14:paraId="2243FAE6" w14:textId="77777777" w:rsidR="00B3353D" w:rsidRPr="0035371A" w:rsidRDefault="00B3353D" w:rsidP="00B3353D">
      <w:pPr>
        <w:spacing w:after="0"/>
      </w:pPr>
    </w:p>
    <w:p w14:paraId="0296E56C" w14:textId="59697D48" w:rsidR="00425435" w:rsidRDefault="00425435" w:rsidP="00425435">
      <w:pPr>
        <w:pStyle w:val="ListParagraph"/>
        <w:numPr>
          <w:ilvl w:val="0"/>
          <w:numId w:val="3"/>
        </w:numPr>
        <w:spacing w:after="0"/>
      </w:pPr>
      <w:r>
        <w:t>Are users allowed to harvest this product?</w:t>
      </w:r>
      <w:r>
        <w:t xml:space="preserve"> 0=No, 1=Yes</w:t>
      </w:r>
    </w:p>
    <w:p w14:paraId="57370954" w14:textId="067A592B" w:rsidR="00425435" w:rsidRDefault="00425435" w:rsidP="00425435">
      <w:pPr>
        <w:pStyle w:val="ListParagraph"/>
        <w:numPr>
          <w:ilvl w:val="0"/>
          <w:numId w:val="3"/>
        </w:numPr>
        <w:spacing w:after="0"/>
      </w:pPr>
      <w:r>
        <w:t>If “No”, why not (text)</w:t>
      </w:r>
    </w:p>
    <w:p w14:paraId="15A82B1E" w14:textId="18E074E6" w:rsidR="00B3353D" w:rsidRDefault="00B3353D" w:rsidP="00B3353D">
      <w:pPr>
        <w:pStyle w:val="ListParagraph"/>
        <w:numPr>
          <w:ilvl w:val="0"/>
          <w:numId w:val="3"/>
        </w:numPr>
        <w:spacing w:after="0"/>
      </w:pPr>
      <w:r w:rsidRPr="0035371A">
        <w:t xml:space="preserve">Are there rules about the quantity of </w:t>
      </w:r>
      <w:r>
        <w:t>this product that can be</w:t>
      </w:r>
      <w:r w:rsidRPr="0035371A">
        <w:t xml:space="preserve"> harvested? </w:t>
      </w:r>
      <w:r w:rsidR="00425435">
        <w:t xml:space="preserve">(If yes to question above) 0=No, 1=Yes </w:t>
      </w:r>
    </w:p>
    <w:p w14:paraId="1EBB7288" w14:textId="77777777" w:rsidR="00425435" w:rsidRDefault="00B3353D" w:rsidP="00B3353D">
      <w:pPr>
        <w:pStyle w:val="ListParagraph"/>
        <w:numPr>
          <w:ilvl w:val="0"/>
          <w:numId w:val="3"/>
        </w:numPr>
        <w:spacing w:after="0"/>
      </w:pPr>
      <w:r w:rsidRPr="0035371A">
        <w:t xml:space="preserve">Are there rules about WHO is authorized to harvest </w:t>
      </w:r>
      <w:r>
        <w:t>this forest product</w:t>
      </w:r>
      <w:r w:rsidRPr="0035371A">
        <w:t xml:space="preserve">?  </w:t>
      </w:r>
    </w:p>
    <w:p w14:paraId="3F1B78AE" w14:textId="4E649F35" w:rsidR="00B3353D" w:rsidRPr="0035371A" w:rsidRDefault="00B3353D" w:rsidP="00B3353D">
      <w:pPr>
        <w:pStyle w:val="ListParagraph"/>
        <w:numPr>
          <w:ilvl w:val="0"/>
          <w:numId w:val="3"/>
        </w:numPr>
        <w:spacing w:after="0"/>
      </w:pPr>
      <w:r w:rsidRPr="0035371A">
        <w:t xml:space="preserve">What is the extent of illegal harvesting of </w:t>
      </w:r>
      <w:r w:rsidR="00425435">
        <w:t>this product</w:t>
      </w:r>
      <w:r w:rsidRPr="0035371A">
        <w:t>?</w:t>
      </w:r>
      <w:r w:rsidR="00425435">
        <w:t xml:space="preserve">(scale A lot – none) </w:t>
      </w:r>
    </w:p>
    <w:p w14:paraId="1BF186DA" w14:textId="2EC9D01A" w:rsidR="00B3353D" w:rsidRPr="0035371A" w:rsidRDefault="00425435" w:rsidP="00B3353D">
      <w:pPr>
        <w:pStyle w:val="ListParagraph"/>
        <w:numPr>
          <w:ilvl w:val="0"/>
          <w:numId w:val="3"/>
        </w:numPr>
        <w:spacing w:after="0"/>
      </w:pPr>
      <w:r>
        <w:t xml:space="preserve">What technology is </w:t>
      </w:r>
      <w:r w:rsidR="00B3353D" w:rsidRPr="0035371A">
        <w:rPr>
          <w:rFonts w:cs="TimesNewRomanPSMT"/>
        </w:rPr>
        <w:t xml:space="preserve">used by most individuals to harvest </w:t>
      </w:r>
      <w:r>
        <w:rPr>
          <w:rFonts w:cs="TimesNewRomanPSMT"/>
        </w:rPr>
        <w:t>this product</w:t>
      </w:r>
      <w:r w:rsidR="00B3353D" w:rsidRPr="0035371A">
        <w:rPr>
          <w:rFonts w:cs="TimesNewRomanPSMT"/>
        </w:rPr>
        <w:t xml:space="preserve"> </w:t>
      </w:r>
    </w:p>
    <w:p w14:paraId="4C9F719E" w14:textId="77777777" w:rsidR="00F95C74" w:rsidRPr="0035371A" w:rsidRDefault="00F95C74" w:rsidP="00A1377F">
      <w:pPr>
        <w:autoSpaceDE w:val="0"/>
        <w:autoSpaceDN w:val="0"/>
        <w:adjustRightInd w:val="0"/>
        <w:spacing w:after="0" w:line="240" w:lineRule="auto"/>
        <w:rPr>
          <w:rFonts w:cs="TimesNewRomanPSMT"/>
        </w:rPr>
      </w:pPr>
      <w:commentRangeStart w:id="34"/>
    </w:p>
    <w:p w14:paraId="248252E6" w14:textId="77777777" w:rsidR="006F635E" w:rsidRPr="0035371A" w:rsidRDefault="006F635E">
      <w:pPr>
        <w:rPr>
          <w:rFonts w:cs="TimesNewRomanPSMT"/>
          <w:b/>
        </w:rPr>
      </w:pPr>
      <w:r w:rsidRPr="0035371A">
        <w:rPr>
          <w:rFonts w:cs="TimesNewRomanPSMT"/>
          <w:b/>
        </w:rPr>
        <w:br w:type="page"/>
      </w:r>
    </w:p>
    <w:p w14:paraId="1BD6991C" w14:textId="1DE99192" w:rsidR="00303B9C" w:rsidRPr="0035371A" w:rsidRDefault="00303B9C" w:rsidP="00A1377F">
      <w:pPr>
        <w:autoSpaceDE w:val="0"/>
        <w:autoSpaceDN w:val="0"/>
        <w:adjustRightInd w:val="0"/>
        <w:spacing w:after="0" w:line="240" w:lineRule="auto"/>
        <w:rPr>
          <w:rFonts w:cs="TimesNewRomanPSMT"/>
          <w:b/>
        </w:rPr>
      </w:pPr>
      <w:r w:rsidRPr="0035371A">
        <w:rPr>
          <w:rFonts w:cs="TimesNewRomanPSMT"/>
          <w:b/>
        </w:rPr>
        <w:lastRenderedPageBreak/>
        <w:t>FOOD PRICES</w:t>
      </w:r>
      <w:commentRangeEnd w:id="34"/>
      <w:r w:rsidR="00F96F73" w:rsidRPr="0035371A">
        <w:rPr>
          <w:rStyle w:val="CommentReference"/>
          <w:sz w:val="22"/>
          <w:szCs w:val="22"/>
        </w:rPr>
        <w:commentReference w:id="34"/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3961"/>
        <w:gridCol w:w="2160"/>
        <w:gridCol w:w="2160"/>
      </w:tblGrid>
      <w:tr w:rsidR="006F635E" w:rsidRPr="0035371A" w14:paraId="3C9ED4E2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87E47C2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5F93A45B" w14:textId="289E97DE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FOOD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E1530D1" w14:textId="6734E7A7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DFEA222" w14:textId="73A7E0DC" w:rsidR="006F635E" w:rsidRPr="0035371A" w:rsidRDefault="006F635E" w:rsidP="006F635E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COST PER UNIT</w:t>
            </w:r>
          </w:p>
        </w:tc>
      </w:tr>
      <w:tr w:rsidR="006F635E" w:rsidRPr="0035371A" w14:paraId="4A486C26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32FF3E7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11ACE114" w14:textId="5769B848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Maize grain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436EFE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605DEFE" w14:textId="77777777" w:rsidR="006F635E" w:rsidRPr="0035371A" w:rsidRDefault="006F635E" w:rsidP="006F635E">
            <w:pPr>
              <w:spacing w:after="0"/>
              <w:rPr>
                <w:w w:val="105"/>
              </w:rPr>
            </w:pPr>
          </w:p>
        </w:tc>
      </w:tr>
      <w:tr w:rsidR="006F635E" w:rsidRPr="0035371A" w14:paraId="5487BA6A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A5769E9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686E942" w14:textId="0DCF9121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Commercial maize meal (</w:t>
            </w:r>
            <w:proofErr w:type="spellStart"/>
            <w:r w:rsidRPr="0035371A">
              <w:rPr>
                <w:w w:val="105"/>
              </w:rPr>
              <w:t>mealie</w:t>
            </w:r>
            <w:proofErr w:type="spellEnd"/>
            <w:r w:rsidRPr="0035371A">
              <w:rPr>
                <w:w w:val="105"/>
              </w:rPr>
              <w:t xml:space="preserve"> meal)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0AF6C1B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D32D90" w14:textId="77777777" w:rsidR="006F635E" w:rsidRPr="0035371A" w:rsidRDefault="006F635E" w:rsidP="006F635E">
            <w:pPr>
              <w:spacing w:after="0"/>
              <w:rPr>
                <w:w w:val="105"/>
              </w:rPr>
            </w:pPr>
          </w:p>
        </w:tc>
      </w:tr>
      <w:tr w:rsidR="006F635E" w:rsidRPr="0035371A" w14:paraId="651CF733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23DAF64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37E9107" w14:textId="6EFF52D6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Maize meal from grinding mill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98EA390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025CC57" w14:textId="77777777" w:rsidR="006F635E" w:rsidRPr="0035371A" w:rsidRDefault="006F635E" w:rsidP="006F635E">
            <w:pPr>
              <w:spacing w:after="0"/>
              <w:rPr>
                <w:w w:val="105"/>
              </w:rPr>
            </w:pPr>
          </w:p>
        </w:tc>
      </w:tr>
      <w:tr w:rsidR="006F635E" w:rsidRPr="0035371A" w14:paraId="492F7253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A367BDD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573AA254" w14:textId="40B7F525" w:rsidR="006F635E" w:rsidRPr="0035371A" w:rsidRDefault="006F635E" w:rsidP="006F635E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Sweet potatoes – white or yellow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F725092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F89EBFF" w14:textId="77777777" w:rsidR="006F635E" w:rsidRPr="0035371A" w:rsidRDefault="006F635E" w:rsidP="006F635E">
            <w:pPr>
              <w:spacing w:after="0"/>
              <w:rPr>
                <w:w w:val="105"/>
              </w:rPr>
            </w:pPr>
          </w:p>
        </w:tc>
      </w:tr>
      <w:tr w:rsidR="006F635E" w:rsidRPr="0035371A" w14:paraId="635246A2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1A426236" w14:textId="517E0FA6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FBE68A6" w14:textId="0FFAEA4F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Sweet potatoes – orange flesh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6C1A53F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ED4A91" w14:textId="77777777" w:rsidR="006F635E" w:rsidRPr="0035371A" w:rsidRDefault="006F635E" w:rsidP="006F635E">
            <w:pPr>
              <w:spacing w:after="0"/>
              <w:rPr>
                <w:w w:val="105"/>
              </w:rPr>
            </w:pPr>
          </w:p>
        </w:tc>
      </w:tr>
      <w:tr w:rsidR="006F635E" w:rsidRPr="0035371A" w14:paraId="22845A48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0E25323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059C1D17" w14:textId="27FB9791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Raw cassava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114B7C0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2DA0F29" w14:textId="77777777" w:rsidR="006F635E" w:rsidRPr="0035371A" w:rsidRDefault="006F635E" w:rsidP="006F635E">
            <w:pPr>
              <w:spacing w:after="0"/>
              <w:rPr>
                <w:w w:val="105"/>
              </w:rPr>
            </w:pPr>
          </w:p>
        </w:tc>
      </w:tr>
      <w:tr w:rsidR="006F635E" w:rsidRPr="0035371A" w14:paraId="12FCAA0F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840BD18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6A33DCC" w14:textId="79F2585C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Cassava chips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F86B385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DA1CB30" w14:textId="77777777" w:rsidR="006F635E" w:rsidRPr="0035371A" w:rsidRDefault="006F635E" w:rsidP="006F635E">
            <w:pPr>
              <w:spacing w:after="0"/>
              <w:rPr>
                <w:w w:val="105"/>
              </w:rPr>
            </w:pPr>
          </w:p>
        </w:tc>
      </w:tr>
      <w:tr w:rsidR="006F635E" w:rsidRPr="0035371A" w14:paraId="163440B6" w14:textId="77777777" w:rsidTr="006F635E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97921F5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07186A55" w14:textId="6134B496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Cassava flour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EB3E671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9C534B" w14:textId="77777777" w:rsidR="006F635E" w:rsidRPr="0035371A" w:rsidRDefault="006F635E" w:rsidP="006F635E">
            <w:pPr>
              <w:spacing w:after="0"/>
              <w:rPr>
                <w:w w:val="105"/>
              </w:rPr>
            </w:pPr>
          </w:p>
        </w:tc>
      </w:tr>
    </w:tbl>
    <w:p w14:paraId="099D9842" w14:textId="77777777" w:rsidR="00A947BD" w:rsidRPr="0035371A" w:rsidRDefault="00A947BD" w:rsidP="00A1377F">
      <w:pPr>
        <w:spacing w:after="0" w:line="240" w:lineRule="auto"/>
        <w:contextualSpacing/>
        <w:rPr>
          <w:rFonts w:cs="TimesNewRomanPSMT"/>
        </w:rPr>
      </w:pPr>
    </w:p>
    <w:p w14:paraId="7DE6DCC9" w14:textId="77777777" w:rsidR="00A947BD" w:rsidRPr="0035371A" w:rsidRDefault="00A947BD" w:rsidP="00A1377F">
      <w:pPr>
        <w:spacing w:after="0" w:line="240" w:lineRule="auto"/>
        <w:contextualSpacing/>
        <w:rPr>
          <w:b/>
        </w:rPr>
      </w:pPr>
      <w:commentRangeStart w:id="35"/>
      <w:r w:rsidRPr="0035371A">
        <w:rPr>
          <w:rFonts w:cs="TimesNewRomanPSMT"/>
          <w:b/>
        </w:rPr>
        <w:t xml:space="preserve">PRICES FOR FOREST PRODUCTS: </w:t>
      </w:r>
      <w:commentRangeEnd w:id="35"/>
      <w:r w:rsidRPr="0035371A">
        <w:rPr>
          <w:rStyle w:val="CommentReference"/>
          <w:sz w:val="22"/>
          <w:szCs w:val="22"/>
        </w:rPr>
        <w:commentReference w:id="35"/>
      </w:r>
    </w:p>
    <w:tbl>
      <w:tblPr>
        <w:tblW w:w="8640" w:type="dxa"/>
        <w:tblInd w:w="-5" w:type="dxa"/>
        <w:tblBorders>
          <w:top w:val="single" w:sz="4" w:space="0" w:color="000000"/>
          <w:left w:val="single" w:sz="4" w:space="0" w:color="auto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3961"/>
        <w:gridCol w:w="2160"/>
        <w:gridCol w:w="2160"/>
      </w:tblGrid>
      <w:tr w:rsidR="006F635E" w:rsidRPr="0035371A" w14:paraId="401E6D93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FB05BB8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BBB5817" w14:textId="4E50550D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PRODUCT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D2F57AD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UNIT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436248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COST PER UNIT</w:t>
            </w:r>
          </w:p>
        </w:tc>
      </w:tr>
      <w:tr w:rsidR="006F635E" w:rsidRPr="0035371A" w14:paraId="741E4267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A5E7F56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4647E567" w14:textId="2845F410" w:rsidR="006F635E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Charcoal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4F386E1E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2E55C99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</w:tr>
      <w:tr w:rsidR="006F635E" w:rsidRPr="0035371A" w14:paraId="00FF856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7E66E0A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E1862F3" w14:textId="6BF61295" w:rsidR="006F635E" w:rsidRPr="0035371A" w:rsidRDefault="0057266B" w:rsidP="0035371A">
            <w:pPr>
              <w:spacing w:after="0"/>
              <w:rPr>
                <w:w w:val="105"/>
              </w:rPr>
            </w:pPr>
            <w:proofErr w:type="spellStart"/>
            <w:r w:rsidRPr="0035371A">
              <w:rPr>
                <w:w w:val="105"/>
              </w:rPr>
              <w:t>Fuelwood</w:t>
            </w:r>
            <w:proofErr w:type="spellEnd"/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8990501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161D399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</w:tr>
      <w:tr w:rsidR="006F635E" w:rsidRPr="0035371A" w14:paraId="130C049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5AE6F34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FECF81A" w14:textId="5A33BDBC" w:rsidR="006F635E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Ants/caterpillars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70F6FD6C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E64FB5D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</w:tr>
      <w:tr w:rsidR="006F635E" w:rsidRPr="0035371A" w14:paraId="26B07229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4F19CF1B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2C2B1102" w14:textId="0E02CCD0" w:rsidR="006F635E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Reeds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B38372C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6A9445E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</w:tr>
      <w:tr w:rsidR="006F635E" w:rsidRPr="0035371A" w14:paraId="08A6A552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5A186895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75710639" w14:textId="1C77F02D" w:rsidR="006F635E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Mushrooms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0C08C0B5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D586F1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</w:tr>
      <w:tr w:rsidR="006F635E" w:rsidRPr="0035371A" w14:paraId="46AA3FAD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C20DF20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141CD280" w14:textId="4045B30F" w:rsidR="006F635E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Wild honey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30C4465A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CBB9F7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</w:tr>
      <w:tr w:rsidR="006F635E" w:rsidRPr="0035371A" w14:paraId="26C88B5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0C59AEEF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798CD8E" w14:textId="4CF30F94" w:rsidR="006F635E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Wild fruits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6C12AC68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36CFA3C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</w:tr>
      <w:tr w:rsidR="006F635E" w:rsidRPr="0035371A" w14:paraId="7E638898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6975822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271CF907" w14:textId="76B352FE" w:rsidR="006F635E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Poles/timber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1D8A51F2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766091" w14:textId="77777777" w:rsidR="006F635E" w:rsidRPr="0035371A" w:rsidRDefault="006F635E" w:rsidP="0035371A">
            <w:pPr>
              <w:spacing w:after="0"/>
              <w:rPr>
                <w:w w:val="105"/>
              </w:rPr>
            </w:pPr>
          </w:p>
        </w:tc>
      </w:tr>
      <w:tr w:rsidR="0057266B" w:rsidRPr="0035371A" w14:paraId="05C521EE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34603DAB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B2A940C" w14:textId="5883C891" w:rsidR="0057266B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Thatching/fencing grass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B7E82C6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F6BCDDC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</w:tr>
      <w:tr w:rsidR="0057266B" w:rsidRPr="0035371A" w14:paraId="29245B0F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6F94EAAB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3EFB9390" w14:textId="52B24AE6" w:rsidR="0057266B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Fodder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58D573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F018A52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</w:tr>
      <w:tr w:rsidR="0057266B" w:rsidRPr="0035371A" w14:paraId="692BF04B" w14:textId="77777777" w:rsidTr="0035371A">
        <w:trPr>
          <w:trHeight w:val="20"/>
        </w:trPr>
        <w:tc>
          <w:tcPr>
            <w:tcW w:w="359" w:type="dxa"/>
            <w:tcBorders>
              <w:right w:val="single" w:sz="4" w:space="0" w:color="auto"/>
            </w:tcBorders>
          </w:tcPr>
          <w:p w14:paraId="7C6FB8B2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  <w:tc>
          <w:tcPr>
            <w:tcW w:w="3961" w:type="dxa"/>
            <w:tcBorders>
              <w:left w:val="single" w:sz="4" w:space="0" w:color="auto"/>
              <w:right w:val="nil"/>
            </w:tcBorders>
          </w:tcPr>
          <w:p w14:paraId="650D919A" w14:textId="1CF04CCC" w:rsidR="0057266B" w:rsidRPr="0035371A" w:rsidRDefault="0057266B" w:rsidP="0035371A">
            <w:pPr>
              <w:spacing w:after="0"/>
              <w:rPr>
                <w:w w:val="105"/>
              </w:rPr>
            </w:pPr>
            <w:r w:rsidRPr="0035371A">
              <w:rPr>
                <w:w w:val="105"/>
              </w:rPr>
              <w:t>Wild animals</w:t>
            </w:r>
          </w:p>
        </w:tc>
        <w:tc>
          <w:tcPr>
            <w:tcW w:w="2160" w:type="dxa"/>
            <w:tcBorders>
              <w:left w:val="nil"/>
              <w:right w:val="single" w:sz="18" w:space="0" w:color="000000"/>
            </w:tcBorders>
          </w:tcPr>
          <w:p w14:paraId="5497B469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AF0F676" w14:textId="77777777" w:rsidR="0057266B" w:rsidRPr="0035371A" w:rsidRDefault="0057266B" w:rsidP="0035371A">
            <w:pPr>
              <w:spacing w:after="0"/>
              <w:rPr>
                <w:w w:val="105"/>
              </w:rPr>
            </w:pPr>
          </w:p>
        </w:tc>
      </w:tr>
    </w:tbl>
    <w:p w14:paraId="1CB10FCC" w14:textId="77777777" w:rsidR="00E4168E" w:rsidRPr="0035371A" w:rsidRDefault="00E4168E" w:rsidP="00A1377F">
      <w:pPr>
        <w:spacing w:after="0"/>
      </w:pPr>
    </w:p>
    <w:p w14:paraId="58BB3611" w14:textId="77777777" w:rsidR="001E68A0" w:rsidRPr="0035371A" w:rsidRDefault="001E68A0">
      <w:pPr>
        <w:rPr>
          <w:rFonts w:eastAsia="Times New Roman" w:cs="Times New Roman"/>
          <w:b/>
          <w:bCs/>
          <w:color w:val="000000"/>
        </w:rPr>
      </w:pPr>
      <w:r w:rsidRPr="0035371A">
        <w:rPr>
          <w:rFonts w:eastAsia="Times New Roman" w:cs="Times New Roman"/>
          <w:b/>
          <w:bCs/>
          <w:color w:val="000000"/>
        </w:rPr>
        <w:br w:type="page"/>
      </w:r>
    </w:p>
    <w:p w14:paraId="4FB7B37D" w14:textId="5C5C371D" w:rsidR="006F4291" w:rsidRPr="0035371A" w:rsidRDefault="006F4291" w:rsidP="00A1377F">
      <w:pPr>
        <w:kinsoku w:val="0"/>
        <w:overflowPunct w:val="0"/>
        <w:autoSpaceDE w:val="0"/>
        <w:autoSpaceDN w:val="0"/>
        <w:adjustRightInd w:val="0"/>
        <w:spacing w:beforeLines="20" w:before="48" w:afterLines="20" w:after="48" w:line="240" w:lineRule="auto"/>
        <w:ind w:right="160"/>
        <w:rPr>
          <w:rFonts w:eastAsia="Times New Roman" w:cs="Times New Roman"/>
          <w:b/>
          <w:bCs/>
          <w:color w:val="000000"/>
        </w:rPr>
      </w:pPr>
      <w:r w:rsidRPr="0035371A">
        <w:rPr>
          <w:rFonts w:eastAsia="Times New Roman" w:cs="Times New Roman"/>
          <w:b/>
          <w:bCs/>
          <w:color w:val="000000"/>
        </w:rPr>
        <w:lastRenderedPageBreak/>
        <w:t>H. CUSTOMARY LAND CERTIFICATES</w:t>
      </w:r>
    </w:p>
    <w:p w14:paraId="556DACF5" w14:textId="77777777" w:rsidR="006F4291" w:rsidRPr="0035371A" w:rsidRDefault="006F4291" w:rsidP="00A1377F">
      <w:pPr>
        <w:spacing w:after="0"/>
        <w:rPr>
          <w:rFonts w:eastAsia="Calibri" w:cs="Times New Roman"/>
        </w:rPr>
      </w:pPr>
      <w:r w:rsidRPr="0035371A">
        <w:rPr>
          <w:rFonts w:eastAsia="Calibri" w:cs="Times New Roman"/>
        </w:rPr>
        <w:t xml:space="preserve">Now I'd like to ask you some questions about customary land certificates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803"/>
        <w:gridCol w:w="718"/>
        <w:gridCol w:w="14"/>
      </w:tblGrid>
      <w:tr w:rsidR="0057266B" w:rsidRPr="0035371A" w14:paraId="24C0D26F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79C2" w14:textId="77777777" w:rsidR="0057266B" w:rsidRPr="0035371A" w:rsidRDefault="0057266B" w:rsidP="0057266B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2FAF74" w14:textId="77777777" w:rsidR="0057266B" w:rsidRPr="0035371A" w:rsidRDefault="0057266B" w:rsidP="0057266B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H1. How familiar are you with customary land certificates? 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hcert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0480DBDA" w14:textId="566AA761" w:rsidR="0057266B" w:rsidRPr="0035371A" w:rsidRDefault="0057266B" w:rsidP="0057266B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w w:val="105"/>
              </w:rPr>
              <w:t xml:space="preserve">If 4, skip to </w:t>
            </w:r>
            <w:r w:rsidRPr="0035371A">
              <w:rPr>
                <w:rFonts w:cs="Times New Roman"/>
                <w:b/>
                <w:w w:val="105"/>
              </w:rPr>
              <w:t>Module I.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E7EDB89" w14:textId="1455ADBD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1=Vary familiar</w:t>
            </w:r>
          </w:p>
          <w:p w14:paraId="43B91074" w14:textId="35F6F51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2=Somewhat familiar</w:t>
            </w:r>
          </w:p>
          <w:p w14:paraId="2DB90B62" w14:textId="5E254D7E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3=A little familiar</w:t>
            </w:r>
          </w:p>
          <w:p w14:paraId="011C0747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4=Not at all familiar</w:t>
            </w:r>
          </w:p>
          <w:p w14:paraId="0CD3369D" w14:textId="77777777" w:rsidR="0057266B" w:rsidRPr="0035371A" w:rsidRDefault="0057266B" w:rsidP="0057266B">
            <w:pPr>
              <w:spacing w:after="0"/>
            </w:pPr>
            <w:r w:rsidRPr="0035371A"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DE2E6E6" w14:textId="77777777" w:rsidR="0057266B" w:rsidRPr="0035371A" w:rsidRDefault="0057266B" w:rsidP="0057266B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35371A" w14:paraId="7288F45E" w14:textId="77777777" w:rsidTr="0057266B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786D" w14:textId="77777777" w:rsidR="0057266B" w:rsidRPr="0035371A" w:rsidRDefault="0057266B" w:rsidP="0057266B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5B9A6" w14:textId="54A41934" w:rsidR="0057266B" w:rsidRPr="0035371A" w:rsidRDefault="0057266B" w:rsidP="0057266B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H2. Do you think households in this village are interested in obtaining customary land certificates?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hcertdem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7FFD28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1=No</w:t>
            </w:r>
          </w:p>
          <w:p w14:paraId="241FB815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2=Yes</w:t>
            </w:r>
            <w:r w:rsidRPr="0035371A" w:rsidDel="00226116">
              <w:rPr>
                <w:rFonts w:cs="Times New Roman"/>
                <w:w w:val="105"/>
              </w:rPr>
              <w:t xml:space="preserve"> </w:t>
            </w:r>
          </w:p>
          <w:p w14:paraId="6FE5BB38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5B4C3905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6346164" w14:textId="77777777" w:rsidR="0057266B" w:rsidRPr="0035371A" w:rsidRDefault="0057266B" w:rsidP="0057266B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35371A" w14:paraId="5B4EEBB6" w14:textId="77777777" w:rsidTr="0057266B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BF73" w14:textId="77777777" w:rsidR="0057266B" w:rsidRPr="0035371A" w:rsidRDefault="0057266B" w:rsidP="0057266B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A457A7" w14:textId="3667C3B2" w:rsidR="0057266B" w:rsidRPr="0035371A" w:rsidRDefault="0057266B" w:rsidP="0057266B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H3. Have any households in this village requested customary land certificates?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hcertreq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EC34FFA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1=No</w:t>
            </w:r>
          </w:p>
          <w:p w14:paraId="15DFE70A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2=Yes</w:t>
            </w:r>
            <w:r w:rsidRPr="0035371A" w:rsidDel="00226116">
              <w:rPr>
                <w:rFonts w:cs="Times New Roman"/>
                <w:w w:val="105"/>
              </w:rPr>
              <w:t xml:space="preserve"> </w:t>
            </w:r>
          </w:p>
          <w:p w14:paraId="49AF2D78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60702F55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 not to respond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AD4A872" w14:textId="77777777" w:rsidR="0057266B" w:rsidRPr="0035371A" w:rsidRDefault="0057266B" w:rsidP="0057266B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35371A" w14:paraId="396DF530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0854836" w14:textId="77777777" w:rsidR="0057266B" w:rsidRPr="0035371A" w:rsidRDefault="0057266B" w:rsidP="0057266B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30375A" w14:textId="629F259F" w:rsidR="0057266B" w:rsidRPr="0035371A" w:rsidRDefault="0057266B" w:rsidP="0057266B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H4. How many households have requested a customary land certificate?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hcertnum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C85B92" w14:textId="77777777" w:rsidR="0057266B" w:rsidRPr="0035371A" w:rsidRDefault="0057266B" w:rsidP="0057266B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57266B" w:rsidRPr="0035371A" w14:paraId="6E4239F2" w14:textId="77777777" w:rsidTr="0057266B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A6403BC" w14:textId="77777777" w:rsidR="0057266B" w:rsidRPr="0035371A" w:rsidRDefault="0057266B" w:rsidP="0057266B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9F02034" w14:textId="0E73371B" w:rsidR="0057266B" w:rsidRPr="0035371A" w:rsidRDefault="0057266B" w:rsidP="0057266B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H5. How many households have received a customary land certificate?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hcertrec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2521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107416" w14:textId="77777777" w:rsidR="0057266B" w:rsidRPr="0035371A" w:rsidRDefault="0057266B" w:rsidP="0057266B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57266B" w:rsidRPr="0035371A" w14:paraId="0B37942B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3681" w14:textId="77777777" w:rsidR="0057266B" w:rsidRPr="0035371A" w:rsidRDefault="0057266B" w:rsidP="0057266B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8CF7A" w14:textId="617A2AD1" w:rsidR="0057266B" w:rsidRPr="0035371A" w:rsidRDefault="0057266B" w:rsidP="0057266B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H6. Do you believe issuing customary land certificates is: 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hcertpol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D5C4246" w14:textId="1EEB68DE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1=Very good</w:t>
            </w:r>
          </w:p>
          <w:p w14:paraId="57677828" w14:textId="4822CEA9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2=Good</w:t>
            </w:r>
          </w:p>
          <w:p w14:paraId="377972C5" w14:textId="7A5F0434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3=Neither good nor bad</w:t>
            </w:r>
          </w:p>
          <w:p w14:paraId="4934BA0B" w14:textId="2A3144CA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4=Bad</w:t>
            </w:r>
          </w:p>
          <w:p w14:paraId="73A91DF5" w14:textId="5400B6F0" w:rsidR="0057266B" w:rsidRPr="0035371A" w:rsidRDefault="0057266B" w:rsidP="0057266B">
            <w:pPr>
              <w:spacing w:after="0"/>
            </w:pPr>
            <w:r w:rsidRPr="0035371A">
              <w:rPr>
                <w:rFonts w:cs="Times New Roman"/>
                <w:w w:val="105"/>
              </w:rPr>
              <w:t>5=Very bad</w:t>
            </w:r>
          </w:p>
          <w:p w14:paraId="39EF3677" w14:textId="77777777" w:rsidR="0057266B" w:rsidRPr="0035371A" w:rsidRDefault="0057266B" w:rsidP="0057266B">
            <w:pPr>
              <w:spacing w:after="0"/>
            </w:pPr>
            <w:r w:rsidRPr="0035371A">
              <w:t>888=Don’t know</w:t>
            </w:r>
          </w:p>
          <w:p w14:paraId="290953D1" w14:textId="77777777" w:rsidR="0057266B" w:rsidRPr="0035371A" w:rsidRDefault="0057266B" w:rsidP="0057266B">
            <w:pPr>
              <w:spacing w:after="0"/>
            </w:pPr>
            <w:r w:rsidRPr="0035371A"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5E13192" w14:textId="77777777" w:rsidR="0057266B" w:rsidRPr="0035371A" w:rsidRDefault="0057266B" w:rsidP="0057266B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35371A" w14:paraId="370C1669" w14:textId="77777777" w:rsidTr="0057266B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BFF33" w14:textId="77777777" w:rsidR="0057266B" w:rsidRPr="0035371A" w:rsidRDefault="0057266B" w:rsidP="0057266B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C977CF" w14:textId="77777777" w:rsidR="0057266B" w:rsidRPr="0035371A" w:rsidRDefault="0057266B" w:rsidP="0057266B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H7. Why do you believe issuing customary land certificates is a good policy?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hcertpolg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0EBA2F9B" w14:textId="48A1834F" w:rsidR="0057266B" w:rsidRPr="0035371A" w:rsidRDefault="0057266B" w:rsidP="0057266B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w w:val="105"/>
              </w:rPr>
              <w:t xml:space="preserve">Probe and code. Select all that apply.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7C10C53" w14:textId="4227FFC8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</w:t>
            </w:r>
            <w:r w:rsidR="00AE0531" w:rsidRPr="0035371A">
              <w:rPr>
                <w:rFonts w:cs="Times New Roman"/>
                <w:w w:val="105"/>
              </w:rPr>
              <w:t>Households get collateral</w:t>
            </w:r>
          </w:p>
          <w:p w14:paraId="64029CC6" w14:textId="138C7F04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</w:t>
            </w:r>
            <w:r w:rsidR="00AE0531" w:rsidRPr="0035371A">
              <w:rPr>
                <w:rFonts w:cs="Times New Roman"/>
                <w:w w:val="105"/>
              </w:rPr>
              <w:t>It is easier to sell or transfer the land</w:t>
            </w:r>
          </w:p>
          <w:p w14:paraId="534542DA" w14:textId="0FF16A63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</w:t>
            </w:r>
            <w:r w:rsidR="00AE0531" w:rsidRPr="0035371A">
              <w:rPr>
                <w:rFonts w:cs="Times New Roman"/>
                <w:w w:val="105"/>
              </w:rPr>
              <w:t>Secures tenure</w:t>
            </w:r>
          </w:p>
          <w:p w14:paraId="232286C1" w14:textId="3B8B18B4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</w:t>
            </w:r>
            <w:r w:rsidR="00AE0531" w:rsidRPr="0035371A">
              <w:rPr>
                <w:rFonts w:cs="Times New Roman"/>
                <w:w w:val="105"/>
              </w:rPr>
              <w:t>Promotes gender equality in land access</w:t>
            </w:r>
          </w:p>
          <w:p w14:paraId="7E98609E" w14:textId="623F88D5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5=</w:t>
            </w:r>
            <w:r w:rsidR="00AE0531" w:rsidRPr="0035371A">
              <w:rPr>
                <w:rFonts w:cs="Times New Roman"/>
                <w:w w:val="105"/>
              </w:rPr>
              <w:t>Reduces land conflicts</w:t>
            </w:r>
          </w:p>
          <w:p w14:paraId="18F14B0E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7BD917D9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5274CFC6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653C727" w14:textId="77777777" w:rsidR="0057266B" w:rsidRPr="0035371A" w:rsidRDefault="0057266B" w:rsidP="0057266B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57266B" w:rsidRPr="0035371A" w14:paraId="4720291F" w14:textId="77777777" w:rsidTr="0057266B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47B8E" w14:textId="77777777" w:rsidR="0057266B" w:rsidRPr="0035371A" w:rsidRDefault="0057266B" w:rsidP="0057266B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1CDD1C" w14:textId="77777777" w:rsidR="0057266B" w:rsidRPr="0035371A" w:rsidRDefault="0057266B" w:rsidP="0057266B">
            <w:pPr>
              <w:spacing w:after="0"/>
              <w:rPr>
                <w:b/>
                <w:color w:val="000000"/>
              </w:rPr>
            </w:pPr>
            <w:r w:rsidRPr="0035371A">
              <w:rPr>
                <w:color w:val="000000"/>
              </w:rPr>
              <w:t xml:space="preserve">H8. Why do you believe issuing customary land certificates is a bad policy?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hcertpolb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  <w:p w14:paraId="3DC4E661" w14:textId="773748A9" w:rsidR="0057266B" w:rsidRPr="0035371A" w:rsidRDefault="0057266B" w:rsidP="0057266B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w w:val="105"/>
              </w:rPr>
              <w:t xml:space="preserve">Probe and code. Select all that apply. </w:t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45C6F161" w14:textId="14D25F70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1=</w:t>
            </w:r>
            <w:r w:rsidR="0035371A" w:rsidRPr="0035371A">
              <w:rPr>
                <w:rFonts w:cs="Times New Roman"/>
                <w:w w:val="105"/>
              </w:rPr>
              <w:t>Takes away use rights from poor households</w:t>
            </w:r>
          </w:p>
          <w:p w14:paraId="7C26DD6B" w14:textId="65A3F785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2=</w:t>
            </w:r>
            <w:r w:rsidR="0035371A" w:rsidRPr="0035371A">
              <w:rPr>
                <w:rFonts w:cs="Times New Roman"/>
                <w:w w:val="105"/>
              </w:rPr>
              <w:t>Traditional authorities lose power and influence</w:t>
            </w:r>
          </w:p>
          <w:p w14:paraId="7A094123" w14:textId="5E5B8D1F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3=</w:t>
            </w:r>
            <w:r w:rsidR="0035371A" w:rsidRPr="0035371A">
              <w:rPr>
                <w:rFonts w:cs="Times New Roman"/>
                <w:w w:val="105"/>
              </w:rPr>
              <w:t>Households have to pay ground rates/taxes</w:t>
            </w:r>
          </w:p>
          <w:p w14:paraId="5014D1E0" w14:textId="7941B600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4=</w:t>
            </w:r>
            <w:r w:rsidR="0035371A" w:rsidRPr="0035371A">
              <w:rPr>
                <w:rFonts w:cs="Times New Roman"/>
                <w:w w:val="105"/>
              </w:rPr>
              <w:t>Encourages corruption</w:t>
            </w:r>
          </w:p>
          <w:p w14:paraId="6BD2FB4F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17FFF379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lastRenderedPageBreak/>
              <w:t>888=Don’t know</w:t>
            </w:r>
          </w:p>
          <w:p w14:paraId="512C207A" w14:textId="77777777" w:rsidR="0057266B" w:rsidRPr="0035371A" w:rsidRDefault="0057266B" w:rsidP="0057266B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E6D904" w14:textId="77777777" w:rsidR="0057266B" w:rsidRPr="0035371A" w:rsidRDefault="0057266B" w:rsidP="0057266B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</w:tbl>
    <w:p w14:paraId="49BEEF86" w14:textId="77777777" w:rsidR="0057266B" w:rsidRPr="0035371A" w:rsidRDefault="0057266B" w:rsidP="00A1377F">
      <w:pPr>
        <w:spacing w:after="0"/>
        <w:rPr>
          <w:rFonts w:eastAsia="Calibri" w:cs="Times New Roman"/>
        </w:rPr>
      </w:pPr>
    </w:p>
    <w:p w14:paraId="3CF7B11C" w14:textId="77777777" w:rsidR="0057266B" w:rsidRPr="0035371A" w:rsidRDefault="0057266B" w:rsidP="00A1377F">
      <w:pPr>
        <w:spacing w:after="0"/>
        <w:rPr>
          <w:rFonts w:eastAsia="Calibri" w:cs="Times New Roman"/>
        </w:rPr>
      </w:pPr>
    </w:p>
    <w:p w14:paraId="05525951" w14:textId="77777777" w:rsidR="0057266B" w:rsidRPr="0035371A" w:rsidRDefault="0057266B" w:rsidP="00A1377F">
      <w:pPr>
        <w:spacing w:after="0"/>
        <w:rPr>
          <w:rFonts w:eastAsia="Calibri" w:cs="Times New Roman"/>
        </w:rPr>
      </w:pPr>
    </w:p>
    <w:p w14:paraId="77F157E1" w14:textId="77777777" w:rsidR="006F4291" w:rsidRPr="0035371A" w:rsidRDefault="006F4291" w:rsidP="00A1377F">
      <w:pPr>
        <w:spacing w:after="0"/>
        <w:rPr>
          <w:rFonts w:eastAsia="Times New Roman" w:cs="Times New Roman"/>
          <w:b/>
          <w:bCs/>
          <w:color w:val="000000"/>
        </w:rPr>
      </w:pPr>
    </w:p>
    <w:p w14:paraId="47E20DAC" w14:textId="77777777" w:rsidR="0035371A" w:rsidRDefault="0035371A">
      <w:pPr>
        <w:rPr>
          <w:rFonts w:eastAsia="Times New Roman" w:cs="Times New Roman"/>
          <w:b/>
          <w:bCs/>
          <w:color w:val="000000"/>
        </w:rPr>
      </w:pPr>
      <w:r>
        <w:rPr>
          <w:rFonts w:eastAsia="Times New Roman" w:cs="Times New Roman"/>
          <w:b/>
          <w:bCs/>
          <w:color w:val="000000"/>
        </w:rPr>
        <w:br w:type="page"/>
      </w:r>
    </w:p>
    <w:p w14:paraId="00C5568B" w14:textId="34875C05" w:rsidR="006F4291" w:rsidRPr="0035371A" w:rsidRDefault="006F4291" w:rsidP="00A1377F">
      <w:pPr>
        <w:spacing w:after="0"/>
        <w:rPr>
          <w:rFonts w:eastAsia="Times New Roman" w:cs="Times New Roman"/>
          <w:b/>
          <w:bCs/>
          <w:color w:val="000000"/>
        </w:rPr>
      </w:pPr>
      <w:r w:rsidRPr="0035371A">
        <w:rPr>
          <w:rFonts w:eastAsia="Times New Roman" w:cs="Times New Roman"/>
          <w:b/>
          <w:bCs/>
          <w:color w:val="000000"/>
        </w:rPr>
        <w:lastRenderedPageBreak/>
        <w:t>I. LAND CONFLICT</w:t>
      </w:r>
    </w:p>
    <w:p w14:paraId="2D95B317" w14:textId="77777777" w:rsidR="006F4291" w:rsidRDefault="006F4291" w:rsidP="00A1377F">
      <w:pPr>
        <w:pStyle w:val="Header"/>
        <w:tabs>
          <w:tab w:val="clear" w:pos="4680"/>
          <w:tab w:val="clear" w:pos="9360"/>
        </w:tabs>
        <w:spacing w:line="276" w:lineRule="auto"/>
        <w:rPr>
          <w:rFonts w:eastAsia="Calibri" w:cs="Times New Roman"/>
        </w:rPr>
      </w:pPr>
      <w:r w:rsidRPr="0035371A">
        <w:rPr>
          <w:rFonts w:eastAsia="Calibri" w:cs="Times New Roman"/>
        </w:rPr>
        <w:t xml:space="preserve">Now I am going to ask you some questions about land conflicts between your village and other villages only 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18"/>
        <w:gridCol w:w="14"/>
      </w:tblGrid>
      <w:tr w:rsidR="0035371A" w:rsidRPr="00815557" w14:paraId="758CB0AB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507E3E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C9043F2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I1. Thinking back to disputes over land that have occurred in this village, between your village and other villages, how many disputes occurred over the past year?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hvconflict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390801D1" w14:textId="258B840A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  <w:r w:rsidRPr="0035371A">
              <w:rPr>
                <w:rFonts w:cs="Times New Roman"/>
                <w:w w:val="105"/>
              </w:rPr>
              <w:t xml:space="preserve">If 0, skip to </w:t>
            </w:r>
            <w:r w:rsidRPr="0035371A">
              <w:rPr>
                <w:rFonts w:cs="Times New Roman"/>
                <w:b/>
                <w:w w:val="105"/>
              </w:rPr>
              <w:t>I15.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33A7AFB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4525681B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16286E3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4554766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I2. How many disputes were about boundaries?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hvconbound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2BDD7920" w14:textId="06A1171C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A7C7F1D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6E3AF478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717B537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D0034CE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I3. How many disputes were about natural resources?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hvconnrm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738FDDE9" w14:textId="3BF6C669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41392A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027B4818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6C1954E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26827D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I4. How many disputes were about reallocation of land away from households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hvconallocation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2B89B8F7" w14:textId="3168AECE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899739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0C16E45C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E8960CA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06F3E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I5. How many disputes were about grazing of livestock on land in this village?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hvcongraze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752F556" w14:textId="5DC86B77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49AA775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32D86CB4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436161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CCFA00D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I6. How many disputes were about cutting trees on land in this village? 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hvconcuttree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64FBBCC6" w14:textId="743BFB2B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885DF68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38E5655B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3CEF9A7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1FA8EB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I7. How many disputes were about the ownership of trees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hvcontree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264C415A" w14:textId="25A0026F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73F0B0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1E7D1865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36E3098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68A259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I8. How many disputes were about fires or burning on land in this village?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hvconfire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454B1D92" w14:textId="7CD17782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DBA4885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09583C82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01D9AC1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E2AC04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I9. How many disputes were about fencing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hvconfence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4AC6C391" w14:textId="34EDDD9C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6496944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76059716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91602CC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45B8071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I10. Of all these disputes together, how many of them led to destruction of property?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hvconprop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7C760F18" w14:textId="655B2F90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82DF464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815557" w14:paraId="1059153D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F82235F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E93E16E" w14:textId="763C9036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</w:rPr>
              <w:t xml:space="preserve">I11. Of all these disputes together, how many of them have led to violence?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hvconviol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A3C24B6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(Integer)</w:t>
            </w:r>
          </w:p>
        </w:tc>
      </w:tr>
      <w:tr w:rsidR="0035371A" w:rsidRPr="00F82CC8" w14:paraId="0230C9AF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CAC7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C5DAE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I12. Who helped or is helping to resolve the conflicts?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hvconhelp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626BF416" w14:textId="77777777" w:rsidR="0035371A" w:rsidRPr="0035371A" w:rsidRDefault="0035371A" w:rsidP="0035371A">
            <w:pPr>
              <w:keepNext/>
              <w:spacing w:afterLines="20" w:after="48" w:line="240" w:lineRule="auto"/>
              <w:outlineLvl w:val="4"/>
              <w:rPr>
                <w:rFonts w:cs="Times New Roman"/>
                <w:i/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  <w:p w14:paraId="45440A3C" w14:textId="627FC8DB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w w:val="105"/>
              </w:rPr>
              <w:t>Probe and code. 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51CF853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1=Headman</w:t>
            </w:r>
          </w:p>
          <w:p w14:paraId="136F3D6D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2=NGO</w:t>
            </w:r>
          </w:p>
          <w:p w14:paraId="2D94276F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3=Cooperative farmer group</w:t>
            </w:r>
          </w:p>
          <w:p w14:paraId="27B9A6F1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</w:t>
            </w:r>
            <w:proofErr w:type="spellStart"/>
            <w:r>
              <w:rPr>
                <w:rFonts w:cs="Times New Roman"/>
                <w:w w:val="105"/>
              </w:rPr>
              <w:t>Chipata</w:t>
            </w:r>
            <w:proofErr w:type="spellEnd"/>
            <w:r>
              <w:rPr>
                <w:rFonts w:cs="Times New Roman"/>
                <w:w w:val="105"/>
              </w:rPr>
              <w:t xml:space="preserve"> land alliance</w:t>
            </w:r>
          </w:p>
          <w:p w14:paraId="18462852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 xml:space="preserve">5=Village land </w:t>
            </w:r>
            <w:proofErr w:type="spellStart"/>
            <w:r>
              <w:rPr>
                <w:rFonts w:cs="Times New Roman"/>
                <w:w w:val="105"/>
              </w:rPr>
              <w:t>comittee</w:t>
            </w:r>
            <w:proofErr w:type="spellEnd"/>
          </w:p>
          <w:p w14:paraId="5685912D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6=YGL</w:t>
            </w:r>
          </w:p>
          <w:p w14:paraId="5D1F5ED0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7=Chief</w:t>
            </w:r>
          </w:p>
          <w:p w14:paraId="178527E2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lastRenderedPageBreak/>
              <w:t>8=Induna</w:t>
            </w:r>
          </w:p>
          <w:p w14:paraId="6A57C62A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445A3AE2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492ED379" w14:textId="5491D315" w:rsidR="0035371A" w:rsidRPr="00924ECA" w:rsidRDefault="0035371A" w:rsidP="0035371A">
            <w:pPr>
              <w:spacing w:after="0"/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4739BE8" w14:textId="4BC07EC2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F82CC8" w14:paraId="0C775096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ED1B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963BB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I13. Who was the most important actor for resolving the dispute?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hvconresolve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7255F6EE" w14:textId="2983E589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This village vs. other villages only.</w:t>
            </w:r>
            <w:r w:rsidRPr="0035371A">
              <w:rPr>
                <w:rFonts w:eastAsia="Calibri" w:cs="Times New Roman"/>
              </w:rPr>
              <w:t xml:space="preserve"> 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6EEFC4C" w14:textId="44098220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1=Headman</w:t>
            </w:r>
          </w:p>
          <w:p w14:paraId="7951E8EA" w14:textId="3BD1D8CC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2=NGO</w:t>
            </w:r>
          </w:p>
          <w:p w14:paraId="56615C22" w14:textId="7C76D569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3=Cooperative farmer group</w:t>
            </w:r>
          </w:p>
          <w:p w14:paraId="70185964" w14:textId="75E60C09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</w:t>
            </w:r>
            <w:proofErr w:type="spellStart"/>
            <w:r>
              <w:rPr>
                <w:rFonts w:cs="Times New Roman"/>
                <w:w w:val="105"/>
              </w:rPr>
              <w:t>Chipata</w:t>
            </w:r>
            <w:proofErr w:type="spellEnd"/>
            <w:r>
              <w:rPr>
                <w:rFonts w:cs="Times New Roman"/>
                <w:w w:val="105"/>
              </w:rPr>
              <w:t xml:space="preserve"> land alliance</w:t>
            </w:r>
          </w:p>
          <w:p w14:paraId="712A57BF" w14:textId="1568AEE2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 xml:space="preserve">5=Village land </w:t>
            </w:r>
            <w:proofErr w:type="spellStart"/>
            <w:r>
              <w:rPr>
                <w:rFonts w:cs="Times New Roman"/>
                <w:w w:val="105"/>
              </w:rPr>
              <w:t>comittee</w:t>
            </w:r>
            <w:proofErr w:type="spellEnd"/>
          </w:p>
          <w:p w14:paraId="00753580" w14:textId="6C09C015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6=YGL</w:t>
            </w:r>
          </w:p>
          <w:p w14:paraId="2B920D66" w14:textId="4D1AD75F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7=Chief</w:t>
            </w:r>
          </w:p>
          <w:p w14:paraId="7801320C" w14:textId="60E9E50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8=Induna</w:t>
            </w:r>
          </w:p>
          <w:p w14:paraId="1D18C7BE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5AB38027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33483C3C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53BA6B4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815557" w14:paraId="2BDCC24B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770FCB0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9AC39C" w14:textId="436F5EEA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</w:rPr>
              <w:t xml:space="preserve">I14. How many disputes between your village and other villages are still happening now?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hvconcont</w:t>
            </w:r>
            <w:proofErr w:type="spellEnd"/>
            <w:r w:rsidRPr="0035371A">
              <w:rPr>
                <w:rFonts w:eastAsia="Calibri" w:cs="Times New Roman"/>
                <w:b/>
              </w:rPr>
              <w:t xml:space="preserve">)            </w:t>
            </w:r>
            <w:r w:rsidRPr="0035371A">
              <w:rPr>
                <w:rFonts w:cs="Times New Roman"/>
                <w:i/>
                <w:w w:val="105"/>
              </w:rPr>
              <w:t xml:space="preserve">This village vs. other villages only.      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04ED8B7" w14:textId="65F15D73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</w:t>
            </w:r>
            <w:r w:rsidRPr="0035371A">
              <w:rPr>
                <w:rFonts w:cs="Times New Roman"/>
                <w:i/>
                <w:color w:val="A6A6A6"/>
              </w:rPr>
              <w:t>Integer</w:t>
            </w:r>
            <w:r w:rsidRPr="0035371A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F82CC8" w14:paraId="065CF58F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B5472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37DF8" w14:textId="1EF537BD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eastAsia="Calibri" w:cs="Times New Roman"/>
              </w:rPr>
              <w:t xml:space="preserve">I15. Compared to 3 years ago, do you think the frequency of land related disputes between you village and other villages has increased, decreased, or stayed the same? </w:t>
            </w:r>
            <w:r w:rsidRPr="0035371A">
              <w:rPr>
                <w:rFonts w:eastAsia="Calibri" w:cs="Times New Roman"/>
                <w:b/>
              </w:rPr>
              <w:t xml:space="preserve">(hvconfreq3)                                                             </w:t>
            </w:r>
            <w:r w:rsidRPr="0035371A">
              <w:rPr>
                <w:rFonts w:cs="Times New Roman"/>
                <w:i/>
                <w:w w:val="105"/>
              </w:rPr>
              <w:t>This village vs. other villages only.</w:t>
            </w:r>
            <w:r w:rsidRPr="0035371A">
              <w:rPr>
                <w:rFonts w:eastAsia="Calibri" w:cs="Times New Roman"/>
              </w:rPr>
              <w:t xml:space="preserve"> 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C463CA" w14:textId="24118329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1=Increased</w:t>
            </w:r>
          </w:p>
          <w:p w14:paraId="69352E46" w14:textId="4EE18EB1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2=Decreased</w:t>
            </w:r>
          </w:p>
          <w:p w14:paraId="383D10DE" w14:textId="3E2BEB20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3=Remained the same</w:t>
            </w:r>
          </w:p>
          <w:p w14:paraId="60B27577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39514B45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7EC16543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56BB51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F82CC8" w14:paraId="1E28F37B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646E5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680615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I16. Compared to 3 years ago, do you think the intensity of land related disputes between your village and other villages has increased, decreased, or stayed the same? </w:t>
            </w:r>
            <w:r w:rsidRPr="0035371A">
              <w:rPr>
                <w:rFonts w:eastAsia="Calibri" w:cs="Times New Roman"/>
                <w:b/>
              </w:rPr>
              <w:t>(hvconintense3)</w:t>
            </w:r>
          </w:p>
          <w:p w14:paraId="1DBAA7CB" w14:textId="71BE24D9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This village vs. other villages only.</w:t>
            </w:r>
            <w:r w:rsidRPr="0035371A">
              <w:rPr>
                <w:rFonts w:eastAsia="Calibri" w:cs="Times New Roman"/>
              </w:rPr>
              <w:t xml:space="preserve">      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601362BF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1=Increased</w:t>
            </w:r>
          </w:p>
          <w:p w14:paraId="62C0280E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2=Decreased</w:t>
            </w:r>
          </w:p>
          <w:p w14:paraId="00CD85CB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3=Remained the same</w:t>
            </w:r>
          </w:p>
          <w:p w14:paraId="67927504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78A0041A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7355DCA4" w14:textId="2DCA4318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FFE69AD" w14:textId="25F9BCDD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1772662E" w14:textId="77777777" w:rsidR="0035371A" w:rsidRDefault="0035371A" w:rsidP="00A1377F">
      <w:pPr>
        <w:pStyle w:val="Header"/>
        <w:tabs>
          <w:tab w:val="clear" w:pos="4680"/>
          <w:tab w:val="clear" w:pos="9360"/>
        </w:tabs>
        <w:spacing w:line="276" w:lineRule="auto"/>
        <w:rPr>
          <w:rFonts w:eastAsia="Calibri" w:cs="Times New Roman"/>
        </w:rPr>
      </w:pPr>
    </w:p>
    <w:p w14:paraId="7AC027EB" w14:textId="77777777" w:rsidR="006F4291" w:rsidRDefault="006F4291" w:rsidP="00A1377F">
      <w:pPr>
        <w:spacing w:after="0"/>
        <w:rPr>
          <w:rFonts w:eastAsia="Calibri" w:cs="Times New Roman"/>
        </w:rPr>
      </w:pPr>
      <w:r w:rsidRPr="0035371A">
        <w:rPr>
          <w:rFonts w:eastAsia="Calibri" w:cs="Times New Roman"/>
        </w:rPr>
        <w:t>Now I am going to ask you some questions about disputes between your village and outside investors only.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18"/>
        <w:gridCol w:w="14"/>
      </w:tblGrid>
      <w:tr w:rsidR="0035371A" w:rsidRPr="00815557" w14:paraId="044352B0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D14224C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0548D8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I17. Thinking back to disputes over land that have occurred in this village between your village and outside investors, how many disputes occurred over the past year?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hiconflict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18749A86" w14:textId="50C88552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investors only.          </w:t>
            </w:r>
            <w:r w:rsidRPr="0035371A">
              <w:rPr>
                <w:rFonts w:cs="Times New Roman"/>
                <w:w w:val="105"/>
              </w:rPr>
              <w:t xml:space="preserve">If 0, skip to </w:t>
            </w:r>
            <w:r w:rsidRPr="0035371A">
              <w:rPr>
                <w:rFonts w:cs="Times New Roman"/>
                <w:b/>
                <w:w w:val="105"/>
              </w:rPr>
              <w:t xml:space="preserve">I31.   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C58C325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</w:t>
            </w:r>
            <w:r w:rsidRPr="0035371A">
              <w:rPr>
                <w:rFonts w:cs="Times New Roman"/>
                <w:i/>
                <w:color w:val="A6A6A6"/>
              </w:rPr>
              <w:t>Integer</w:t>
            </w:r>
            <w:r w:rsidRPr="0035371A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815557" w14:paraId="535508CF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7E129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413D3E3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I18. How many disputes were about boundaries?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hiconbound</w:t>
            </w:r>
            <w:proofErr w:type="spellEnd"/>
            <w:r w:rsidRPr="0035371A">
              <w:rPr>
                <w:rFonts w:eastAsia="Calibri" w:cs="Times New Roman"/>
                <w:b/>
              </w:rPr>
              <w:t xml:space="preserve">)   </w:t>
            </w:r>
          </w:p>
          <w:p w14:paraId="0015B6B8" w14:textId="67B4994F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C0F55A2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50F9E68C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03FD654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79E3DED" w14:textId="77777777" w:rsidR="0035371A" w:rsidRPr="0035371A" w:rsidRDefault="0035371A" w:rsidP="0035371A">
            <w:pPr>
              <w:tabs>
                <w:tab w:val="left" w:pos="5384"/>
              </w:tabs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I19. How many disputes were about natural resources? </w:t>
            </w:r>
            <w:r w:rsidRPr="0035371A">
              <w:rPr>
                <w:rFonts w:eastAsia="Calibri" w:cs="Times New Roman"/>
              </w:rPr>
              <w:tab/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hiconnrm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2C0E01EC" w14:textId="5CBA6C43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06C976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75B6EA62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E0E5A4F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D0C6E3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>I20. How many disputes were about reallocation of land away from households in this village?</w:t>
            </w:r>
            <w:r w:rsidRPr="0035371A">
              <w:t xml:space="preserve"> </w:t>
            </w:r>
            <w:r w:rsidRPr="0035371A">
              <w:rPr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hiconallocation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27AB4D2F" w14:textId="40EDD62E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BCDEA9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5D7E4597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54AAE83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8548065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I21. How many disputes were about grazing of livestock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hicongraze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1D158347" w14:textId="7CCE4EF8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59EA4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4F525CD7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40A5D8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0213E47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I22. How many disputes were about cutting trees on land in this village?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hiconcuttree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B273033" w14:textId="465F2EB7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971017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09B64F2D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5C094CD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C2897F1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I23. How many disputes were about the ownership of trees on land in this village?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hicontree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68193724" w14:textId="4C59D623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A654289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024535F5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20816D0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0B3FED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I24. How many disputes were about fires or burning on land in this village?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hiconfire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7B5FFC81" w14:textId="3DA021B1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C66E3FD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68B92620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433B1B3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AF63CE9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I25. How many disputes were about fencing on land in this village?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hiconfence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3E34F4A0" w14:textId="238B5BBC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0996B61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2D4F8064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1F89B2E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EF55735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I26. Of all these disputes together, how many of them led to destruction of property?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hiconprop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965E95C" w14:textId="651F5F46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B64A5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7FE76069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DFD556B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ABBC9A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I27. Of all these disputes together, how many of them have led to violence?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hiconviol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AC2C296" w14:textId="713477C4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CAFD0B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F82CC8" w14:paraId="26D3DC20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0149E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B00A32" w14:textId="77777777" w:rsidR="0035371A" w:rsidRPr="0035371A" w:rsidRDefault="0035371A" w:rsidP="0035371A">
            <w:pPr>
              <w:spacing w:after="0" w:line="240" w:lineRule="auto"/>
              <w:rPr>
                <w:rFonts w:eastAsia="Calibri" w:cs="Times New Roman"/>
                <w:b/>
                <w:bCs/>
                <w:color w:val="000000"/>
              </w:rPr>
            </w:pPr>
            <w:r w:rsidRPr="0035371A">
              <w:rPr>
                <w:rFonts w:eastAsia="Calibri" w:cs="Times New Roman"/>
              </w:rPr>
              <w:t xml:space="preserve">I28. Who helped or is helping to resolve the conflicts?  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hiconhelp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383EEEA" w14:textId="77777777" w:rsidR="0035371A" w:rsidRPr="0035371A" w:rsidRDefault="0035371A" w:rsidP="0035371A">
            <w:pPr>
              <w:spacing w:after="0" w:line="240" w:lineRule="auto"/>
              <w:rPr>
                <w:rFonts w:eastAsia="Calibri" w:cs="Times New Roman"/>
                <w:b/>
                <w:i/>
              </w:rPr>
            </w:pPr>
          </w:p>
          <w:p w14:paraId="07715D2E" w14:textId="77777777" w:rsidR="0035371A" w:rsidRPr="0035371A" w:rsidRDefault="0035371A" w:rsidP="0035371A">
            <w:pPr>
              <w:spacing w:after="0" w:line="240" w:lineRule="auto"/>
              <w:rPr>
                <w:rFonts w:cs="Times New Roman"/>
                <w:i/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investors only. Probe and code. </w:t>
            </w:r>
          </w:p>
          <w:p w14:paraId="064AE303" w14:textId="23105CD8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Select all that apply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1F3AB22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1=Headman</w:t>
            </w:r>
          </w:p>
          <w:p w14:paraId="7BF8DDF0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2=NGO</w:t>
            </w:r>
          </w:p>
          <w:p w14:paraId="15672EF0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3=Cooperative farmer group</w:t>
            </w:r>
          </w:p>
          <w:p w14:paraId="32806336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</w:t>
            </w:r>
            <w:proofErr w:type="spellStart"/>
            <w:r>
              <w:rPr>
                <w:rFonts w:cs="Times New Roman"/>
                <w:w w:val="105"/>
              </w:rPr>
              <w:t>Chipata</w:t>
            </w:r>
            <w:proofErr w:type="spellEnd"/>
            <w:r>
              <w:rPr>
                <w:rFonts w:cs="Times New Roman"/>
                <w:w w:val="105"/>
              </w:rPr>
              <w:t xml:space="preserve"> land alliance</w:t>
            </w:r>
          </w:p>
          <w:p w14:paraId="026AE709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 xml:space="preserve">5=Village land </w:t>
            </w:r>
            <w:proofErr w:type="spellStart"/>
            <w:r>
              <w:rPr>
                <w:rFonts w:cs="Times New Roman"/>
                <w:w w:val="105"/>
              </w:rPr>
              <w:t>comittee</w:t>
            </w:r>
            <w:proofErr w:type="spellEnd"/>
          </w:p>
          <w:p w14:paraId="5A2E04A2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6=YGL</w:t>
            </w:r>
          </w:p>
          <w:p w14:paraId="327495D1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7=Chief</w:t>
            </w:r>
          </w:p>
          <w:p w14:paraId="3DA45109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8=Induna</w:t>
            </w:r>
          </w:p>
          <w:p w14:paraId="63C5A580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306B1A89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17E5B6FD" w14:textId="77777777" w:rsidR="0035371A" w:rsidRPr="00924ECA" w:rsidRDefault="0035371A" w:rsidP="0035371A">
            <w:pPr>
              <w:spacing w:after="0"/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2A9CABF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F82CC8" w14:paraId="47EF0833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09031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D4DE7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I29. Who was the most important actor for resolving the dispute?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hiconresolve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6CB275C6" w14:textId="77777777" w:rsidR="0035371A" w:rsidRPr="0035371A" w:rsidRDefault="0035371A" w:rsidP="0035371A">
            <w:pPr>
              <w:keepNext/>
              <w:spacing w:afterLines="20" w:after="48" w:line="240" w:lineRule="auto"/>
              <w:outlineLvl w:val="4"/>
              <w:rPr>
                <w:rFonts w:cs="Times New Roman"/>
                <w:i/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This village vs. investors only </w:t>
            </w:r>
          </w:p>
          <w:p w14:paraId="2BF7962B" w14:textId="45C6879C" w:rsidR="0035371A" w:rsidRPr="006F4E6D" w:rsidRDefault="0035371A" w:rsidP="0035371A">
            <w:pPr>
              <w:spacing w:after="0"/>
              <w:rPr>
                <w:color w:val="000000"/>
              </w:rPr>
            </w:pP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448B77A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1=Headman</w:t>
            </w:r>
          </w:p>
          <w:p w14:paraId="04B3A495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2=NGO</w:t>
            </w:r>
          </w:p>
          <w:p w14:paraId="7ABD92C3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3=Cooperative farmer group</w:t>
            </w:r>
          </w:p>
          <w:p w14:paraId="55B42A3D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</w:t>
            </w:r>
            <w:proofErr w:type="spellStart"/>
            <w:r>
              <w:rPr>
                <w:rFonts w:cs="Times New Roman"/>
                <w:w w:val="105"/>
              </w:rPr>
              <w:t>Chipata</w:t>
            </w:r>
            <w:proofErr w:type="spellEnd"/>
            <w:r>
              <w:rPr>
                <w:rFonts w:cs="Times New Roman"/>
                <w:w w:val="105"/>
              </w:rPr>
              <w:t xml:space="preserve"> land alliance</w:t>
            </w:r>
          </w:p>
          <w:p w14:paraId="7BC55979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 xml:space="preserve">5=Village land </w:t>
            </w:r>
            <w:proofErr w:type="spellStart"/>
            <w:r>
              <w:rPr>
                <w:rFonts w:cs="Times New Roman"/>
                <w:w w:val="105"/>
              </w:rPr>
              <w:t>comittee</w:t>
            </w:r>
            <w:proofErr w:type="spellEnd"/>
          </w:p>
          <w:p w14:paraId="5D0665B3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6=YGL</w:t>
            </w:r>
          </w:p>
          <w:p w14:paraId="59786FD9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7=Chief</w:t>
            </w:r>
          </w:p>
          <w:p w14:paraId="7C67C047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8=Induna</w:t>
            </w:r>
          </w:p>
          <w:p w14:paraId="33486BF0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7C61B1AC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4AEA0B5F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FC306F8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815557" w14:paraId="491EA34A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81A5788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59CCF6D" w14:textId="1C9EF9AB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</w:rPr>
              <w:t xml:space="preserve">I30. How many disputes between your village and outside investors are still happening now?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hiconcont</w:t>
            </w:r>
            <w:proofErr w:type="spellEnd"/>
            <w:r w:rsidRPr="0035371A">
              <w:rPr>
                <w:rFonts w:eastAsia="Calibri" w:cs="Times New Roman"/>
                <w:b/>
              </w:rPr>
              <w:t xml:space="preserve">)   </w:t>
            </w: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BCE6C54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</w:t>
            </w:r>
            <w:r w:rsidRPr="0035371A">
              <w:rPr>
                <w:rFonts w:cs="Times New Roman"/>
                <w:i/>
                <w:color w:val="A6A6A6"/>
              </w:rPr>
              <w:t>Integer</w:t>
            </w:r>
            <w:r w:rsidRPr="0035371A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F82CC8" w14:paraId="6461D13B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2061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6028E" w14:textId="2516A3FC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eastAsia="Calibri" w:cs="Times New Roman"/>
              </w:rPr>
              <w:t xml:space="preserve">I31. Compared to 3 years ago, do you think the frequency of land related disputes between you village and outside investors has increased, decreased, or stayed the same?  </w:t>
            </w:r>
            <w:r w:rsidRPr="0035371A">
              <w:rPr>
                <w:rFonts w:eastAsia="Calibri" w:cs="Times New Roman"/>
                <w:b/>
              </w:rPr>
              <w:t xml:space="preserve">(hiconfreq3)    </w:t>
            </w: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E5CC8D7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1=Increased</w:t>
            </w:r>
          </w:p>
          <w:p w14:paraId="4891D658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2=Decreased</w:t>
            </w:r>
          </w:p>
          <w:p w14:paraId="1DD8B9B9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3=Remained the same</w:t>
            </w:r>
          </w:p>
          <w:p w14:paraId="1E59BA30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73487DF4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3F14F486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1F58E53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F82CC8" w14:paraId="235B5990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49E6D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B5539E" w14:textId="6E6E93BA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eastAsia="Calibri" w:cs="Times New Roman"/>
              </w:rPr>
              <w:t xml:space="preserve">I32. Compared to 3 years ago, do you think the intensity of </w:t>
            </w:r>
            <w:proofErr w:type="spellStart"/>
            <w:r w:rsidRPr="0035371A">
              <w:rPr>
                <w:rFonts w:eastAsia="Calibri" w:cs="Times New Roman"/>
              </w:rPr>
              <w:t>of</w:t>
            </w:r>
            <w:proofErr w:type="spellEnd"/>
            <w:r w:rsidRPr="0035371A">
              <w:rPr>
                <w:rFonts w:eastAsia="Calibri" w:cs="Times New Roman"/>
              </w:rPr>
              <w:t xml:space="preserve"> land related disputes between your village and outside investors has increased, decreased, or stayed the same? </w:t>
            </w:r>
            <w:r w:rsidRPr="0035371A">
              <w:rPr>
                <w:rFonts w:eastAsia="Calibri" w:cs="Times New Roman"/>
                <w:b/>
              </w:rPr>
              <w:t xml:space="preserve">(hiconintense3)  </w:t>
            </w:r>
            <w:r w:rsidRPr="0035371A">
              <w:rPr>
                <w:rFonts w:cs="Times New Roman"/>
                <w:i/>
                <w:w w:val="105"/>
              </w:rPr>
              <w:t>This village vs. investors only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A55A360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1=Increased</w:t>
            </w:r>
          </w:p>
          <w:p w14:paraId="32695E96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2=Decreased</w:t>
            </w:r>
          </w:p>
          <w:p w14:paraId="0F5E69A0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3=Remained the same</w:t>
            </w:r>
          </w:p>
          <w:p w14:paraId="3406DD64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06681D00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632D2A0B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B2C5CE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30BC6F10" w14:textId="77777777" w:rsidR="0035371A" w:rsidRDefault="0035371A" w:rsidP="00A1377F">
      <w:pPr>
        <w:spacing w:after="0"/>
        <w:rPr>
          <w:rFonts w:eastAsia="Calibri" w:cs="Times New Roman"/>
        </w:rPr>
      </w:pPr>
    </w:p>
    <w:p w14:paraId="33F7181A" w14:textId="77777777" w:rsidR="006F4291" w:rsidRDefault="006F4291" w:rsidP="00A1377F">
      <w:pPr>
        <w:spacing w:after="0"/>
        <w:rPr>
          <w:rFonts w:eastAsia="Calibri" w:cs="Times New Roman"/>
        </w:rPr>
      </w:pPr>
      <w:r w:rsidRPr="0035371A">
        <w:rPr>
          <w:rFonts w:eastAsia="Calibri" w:cs="Times New Roman"/>
        </w:rPr>
        <w:t>Now I am going to ask you some questions about disputes between households in your village only.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18"/>
        <w:gridCol w:w="14"/>
      </w:tblGrid>
      <w:tr w:rsidR="0035371A" w:rsidRPr="00815557" w14:paraId="35BBC11D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50DD110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51E844D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I33. Thinking back to disputes over land that have occurred in this village between households in your village, how many disputes occurred over the past year?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h_hbconflict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30A24CA3" w14:textId="7EC62827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Disputes between households in this village only.   </w:t>
            </w:r>
            <w:r w:rsidRPr="0035371A">
              <w:rPr>
                <w:rFonts w:cs="Times New Roman"/>
                <w:w w:val="105"/>
              </w:rPr>
              <w:t xml:space="preserve">If 0, skip to </w:t>
            </w:r>
            <w:r w:rsidRPr="0035371A">
              <w:rPr>
                <w:rFonts w:cs="Times New Roman"/>
                <w:b/>
                <w:w w:val="105"/>
              </w:rPr>
              <w:t>I48.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D62E36D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</w:t>
            </w:r>
            <w:r w:rsidRPr="0035371A">
              <w:rPr>
                <w:rFonts w:cs="Times New Roman"/>
                <w:i/>
                <w:color w:val="A6A6A6"/>
              </w:rPr>
              <w:t>Integer</w:t>
            </w:r>
            <w:r w:rsidRPr="0035371A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815557" w14:paraId="16EABF48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EC3A51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BA4FCDF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I34. How many disputes were about inheritance or land allocation?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h_hbconinherit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14E840D" w14:textId="3385F172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C2C9F5E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2CAF0957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B8DBD6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B682839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I35. How many disputes were about boundaries?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h_hbconbound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C180D12" w14:textId="35DBBBD8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BA21C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3747155A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20628F8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6CFC5DE" w14:textId="77777777" w:rsidR="0035371A" w:rsidRPr="0035371A" w:rsidRDefault="0035371A" w:rsidP="0035371A">
            <w:pPr>
              <w:tabs>
                <w:tab w:val="left" w:pos="5672"/>
              </w:tabs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I36. How many disputes were about natural resources?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h_hbconnrm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33815D9E" w14:textId="5BE69689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F14740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528C5BAB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D0AF2E4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2EE16E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I37. How many disputes were about reallocation of land from one household to another in this village?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h_hbconallocation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35A6739" w14:textId="108AFD86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36ACB4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092085FE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DA586A3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1BD2FE2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I38. How many disputes were about grazing of livestock on land in this village?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h_hbcongraze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45EDE17D" w14:textId="41E2C805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1F041FE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286D4B34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C11726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52CEAF5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I39. How many disputes were about cutting trees on land in this village?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h_hbconcuttree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74CCD41F" w14:textId="5E2A4266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F2A9E9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6D8CE011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3EAD19A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294A0C5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I40. How many disputes were about the ownership of trees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h_hbcontree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24575029" w14:textId="1AE863C2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4AAF52F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618843EF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07CDDC4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F89D2E1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I41. How many disputes were about fires or burning on land in this village?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h_hbconfire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42A195C" w14:textId="256BD61C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1B89F4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60F59755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3A3100D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DF80610" w14:textId="77777777" w:rsidR="0035371A" w:rsidRPr="0035371A" w:rsidRDefault="0035371A" w:rsidP="0035371A">
            <w:pPr>
              <w:tabs>
                <w:tab w:val="left" w:pos="6424"/>
              </w:tabs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I42. How many disputes were about fencing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h_hbconfence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DB0C85C" w14:textId="4F0D46B0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2033AD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0E5A6FF7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8BB856D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E947797" w14:textId="64E5D8D9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eastAsia="Calibri" w:cs="Times New Roman"/>
              </w:rPr>
              <w:t xml:space="preserve">I43. Of all these disputes together, how many of them led to destruction of property?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h_hbconprop</w:t>
            </w:r>
            <w:proofErr w:type="spellEnd"/>
            <w:r w:rsidRPr="0035371A">
              <w:rPr>
                <w:rFonts w:eastAsia="Calibri" w:cs="Times New Roman"/>
                <w:b/>
              </w:rPr>
              <w:t xml:space="preserve">)   </w:t>
            </w: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BC9985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F82CC8" w14:paraId="1C6032C9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18E4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C734B6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I45. Who helped or is helping to resolve the conflicts?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h_hbconhelp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63E065C" w14:textId="77777777" w:rsidR="0035371A" w:rsidRPr="0035371A" w:rsidRDefault="0035371A" w:rsidP="0035371A">
            <w:pPr>
              <w:keepNext/>
              <w:spacing w:afterLines="20" w:after="48" w:line="240" w:lineRule="auto"/>
              <w:outlineLvl w:val="4"/>
              <w:rPr>
                <w:rFonts w:cs="Times New Roman"/>
                <w:i/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Disputes between households in this village only. Probe and code. </w:t>
            </w:r>
          </w:p>
          <w:p w14:paraId="0622DB4B" w14:textId="14869B8A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Select all that apply.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02438DBD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1=Headman</w:t>
            </w:r>
          </w:p>
          <w:p w14:paraId="74A135B1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2=NGO</w:t>
            </w:r>
          </w:p>
          <w:p w14:paraId="6795C3AF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3=Cooperative farmer group</w:t>
            </w:r>
          </w:p>
          <w:p w14:paraId="7780EF35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</w:t>
            </w:r>
            <w:proofErr w:type="spellStart"/>
            <w:r>
              <w:rPr>
                <w:rFonts w:cs="Times New Roman"/>
                <w:w w:val="105"/>
              </w:rPr>
              <w:t>Chipata</w:t>
            </w:r>
            <w:proofErr w:type="spellEnd"/>
            <w:r>
              <w:rPr>
                <w:rFonts w:cs="Times New Roman"/>
                <w:w w:val="105"/>
              </w:rPr>
              <w:t xml:space="preserve"> land alliance</w:t>
            </w:r>
          </w:p>
          <w:p w14:paraId="2865ADE8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 xml:space="preserve">5=Village land </w:t>
            </w:r>
            <w:proofErr w:type="spellStart"/>
            <w:r>
              <w:rPr>
                <w:rFonts w:cs="Times New Roman"/>
                <w:w w:val="105"/>
              </w:rPr>
              <w:t>comittee</w:t>
            </w:r>
            <w:proofErr w:type="spellEnd"/>
          </w:p>
          <w:p w14:paraId="5FCD5540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6=YGL</w:t>
            </w:r>
          </w:p>
          <w:p w14:paraId="634C6C63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7=Chief</w:t>
            </w:r>
          </w:p>
          <w:p w14:paraId="05E700A3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8=Induna</w:t>
            </w:r>
          </w:p>
          <w:p w14:paraId="0A102B8F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2963C539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7391DEFD" w14:textId="77777777" w:rsidR="0035371A" w:rsidRPr="00924ECA" w:rsidRDefault="0035371A" w:rsidP="0035371A">
            <w:pPr>
              <w:spacing w:after="0"/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249475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F82CC8" w14:paraId="47632A84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FA2C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9C5BE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I46. Who was the most important actor for resolving the dispute?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h_hbconresolve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7D8CABF1" w14:textId="10F3BDE1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AD36B0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1=Headman</w:t>
            </w:r>
          </w:p>
          <w:p w14:paraId="4817B469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2=NGO</w:t>
            </w:r>
          </w:p>
          <w:p w14:paraId="5070FC02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3=Cooperative farmer group</w:t>
            </w:r>
          </w:p>
          <w:p w14:paraId="1980A6BB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</w:t>
            </w:r>
            <w:proofErr w:type="spellStart"/>
            <w:r>
              <w:rPr>
                <w:rFonts w:cs="Times New Roman"/>
                <w:w w:val="105"/>
              </w:rPr>
              <w:t>Chipata</w:t>
            </w:r>
            <w:proofErr w:type="spellEnd"/>
            <w:r>
              <w:rPr>
                <w:rFonts w:cs="Times New Roman"/>
                <w:w w:val="105"/>
              </w:rPr>
              <w:t xml:space="preserve"> land alliance</w:t>
            </w:r>
          </w:p>
          <w:p w14:paraId="77890AC7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 xml:space="preserve">5=Village land </w:t>
            </w:r>
            <w:proofErr w:type="spellStart"/>
            <w:r>
              <w:rPr>
                <w:rFonts w:cs="Times New Roman"/>
                <w:w w:val="105"/>
              </w:rPr>
              <w:t>comittee</w:t>
            </w:r>
            <w:proofErr w:type="spellEnd"/>
          </w:p>
          <w:p w14:paraId="5F6F72FF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6=YGL</w:t>
            </w:r>
          </w:p>
          <w:p w14:paraId="519B8078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7=Chief</w:t>
            </w:r>
          </w:p>
          <w:p w14:paraId="559C61A5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8=Induna</w:t>
            </w:r>
          </w:p>
          <w:p w14:paraId="6B5ADFEA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184D0035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5D0DAFD1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11ED876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815557" w14:paraId="1C727592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262E956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679E6AD9" w14:textId="0066E68A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</w:rPr>
              <w:t xml:space="preserve">I47. How many disputes between households in your village are happening right now?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h_hbconcont</w:t>
            </w:r>
            <w:proofErr w:type="spellEnd"/>
            <w:r w:rsidRPr="0035371A">
              <w:rPr>
                <w:rFonts w:eastAsia="Calibri" w:cs="Times New Roman"/>
                <w:b/>
              </w:rPr>
              <w:t xml:space="preserve">)   </w:t>
            </w: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375E22B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</w:t>
            </w:r>
            <w:r w:rsidRPr="0035371A">
              <w:rPr>
                <w:rFonts w:cs="Times New Roman"/>
                <w:i/>
                <w:color w:val="A6A6A6"/>
              </w:rPr>
              <w:t>Integer</w:t>
            </w:r>
            <w:r w:rsidRPr="0035371A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F82CC8" w14:paraId="2F6D4A6D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535BB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AB69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I48. Compared to 3 years ago, do you think the frequency of land related disputes between households in your village has increased, decreased, or stayed the same? </w:t>
            </w:r>
            <w:r w:rsidRPr="0035371A">
              <w:rPr>
                <w:rFonts w:eastAsia="Calibri" w:cs="Times New Roman"/>
                <w:b/>
              </w:rPr>
              <w:t xml:space="preserve">(h_hbconfreq3)   </w:t>
            </w:r>
          </w:p>
          <w:p w14:paraId="3EBB4304" w14:textId="3A8C1044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106C280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1=Increased</w:t>
            </w:r>
          </w:p>
          <w:p w14:paraId="6B607E5E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2=Decreased</w:t>
            </w:r>
          </w:p>
          <w:p w14:paraId="6FDCBC21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3=Remained the same</w:t>
            </w:r>
          </w:p>
          <w:p w14:paraId="022A320E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27CF0480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4BEC6BEF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lastRenderedPageBreak/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7F57A9A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F82CC8" w14:paraId="1937E122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D0155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91238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I49. Compared to 3 years ago, do you think the intensity of land related disputes between households in your village has increased, decreased, or stayed the same? </w:t>
            </w:r>
            <w:r w:rsidRPr="0035371A">
              <w:rPr>
                <w:rFonts w:eastAsia="Calibri" w:cs="Times New Roman"/>
                <w:b/>
              </w:rPr>
              <w:t xml:space="preserve">(h_hbconintense3)  </w:t>
            </w:r>
          </w:p>
          <w:p w14:paraId="69B8C32A" w14:textId="444CC9FB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Disputes between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023FF51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1=Increased</w:t>
            </w:r>
          </w:p>
          <w:p w14:paraId="3006B732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2=Decreased</w:t>
            </w:r>
          </w:p>
          <w:p w14:paraId="0CAEBAE1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3=Remained the same</w:t>
            </w:r>
          </w:p>
          <w:p w14:paraId="264408AE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1B0DC4DE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7A464153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44514B2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36AD9D42" w14:textId="77777777" w:rsidR="0035371A" w:rsidRDefault="0035371A" w:rsidP="00A1377F">
      <w:pPr>
        <w:spacing w:after="0"/>
        <w:rPr>
          <w:rFonts w:eastAsia="Calibri" w:cs="Times New Roman"/>
        </w:rPr>
      </w:pPr>
    </w:p>
    <w:p w14:paraId="014299AC" w14:textId="77777777" w:rsidR="006F4291" w:rsidRDefault="006F4291" w:rsidP="00A1377F">
      <w:pPr>
        <w:spacing w:after="0"/>
        <w:rPr>
          <w:rFonts w:eastAsia="Calibri" w:cs="Times New Roman"/>
        </w:rPr>
      </w:pPr>
      <w:r w:rsidRPr="0035371A">
        <w:rPr>
          <w:rFonts w:eastAsia="Calibri" w:cs="Times New Roman"/>
        </w:rPr>
        <w:t>Now I am going to ask you some questions about disputes within households in your village only.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79"/>
        <w:gridCol w:w="2517"/>
        <w:gridCol w:w="10"/>
        <w:gridCol w:w="1793"/>
        <w:gridCol w:w="718"/>
        <w:gridCol w:w="14"/>
      </w:tblGrid>
      <w:tr w:rsidR="0035371A" w:rsidRPr="00815557" w14:paraId="62C9FF7E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6212450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5FAC7E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I50. Thinking back to disputes over land that have occurred in this village, how many disputes occurred between households in your village over the past year?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h_hwconflict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270A12E" w14:textId="50D45F22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cs="Times New Roman"/>
                <w:i/>
                <w:w w:val="105"/>
              </w:rPr>
              <w:t xml:space="preserve">Disputes within households in this village only. </w:t>
            </w:r>
            <w:r w:rsidRPr="0035371A">
              <w:rPr>
                <w:rFonts w:cs="Times New Roman"/>
                <w:w w:val="105"/>
              </w:rPr>
              <w:t xml:space="preserve">If 0, skip to </w:t>
            </w:r>
            <w:r w:rsidRPr="0035371A">
              <w:rPr>
                <w:rFonts w:cs="Times New Roman"/>
                <w:b/>
                <w:w w:val="105"/>
              </w:rPr>
              <w:t>I65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5E44F7B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</w:t>
            </w:r>
            <w:r w:rsidRPr="0035371A">
              <w:rPr>
                <w:rFonts w:cs="Times New Roman"/>
                <w:i/>
                <w:color w:val="A6A6A6"/>
              </w:rPr>
              <w:t>Integer</w:t>
            </w:r>
            <w:r w:rsidRPr="0035371A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815557" w14:paraId="7BDCE5E1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5B6E7E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BA8F302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I51. How many disputes were about inheritance or land allocation?  </w:t>
            </w:r>
            <w:r w:rsidRPr="0035371A">
              <w:rPr>
                <w:rFonts w:eastAsia="Calibri" w:cs="Times New Roman"/>
                <w:b/>
              </w:rPr>
              <w:t xml:space="preserve">( </w:t>
            </w:r>
            <w:proofErr w:type="spellStart"/>
            <w:r w:rsidRPr="0035371A">
              <w:rPr>
                <w:rFonts w:eastAsia="Calibri" w:cs="Times New Roman"/>
                <w:b/>
              </w:rPr>
              <w:t>h_hwconinherit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6DE701D" w14:textId="5B7F7090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2E7FE765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708C6DF7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46BE0EC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FF52C5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I52. How many disputes were about boundaries?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h_hwconbound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42E91CCC" w14:textId="4BB32F8B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4028A9D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2FA703B0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663A121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40535480" w14:textId="77777777" w:rsidR="0035371A" w:rsidRPr="0035371A" w:rsidRDefault="0035371A" w:rsidP="0035371A">
            <w:pPr>
              <w:tabs>
                <w:tab w:val="left" w:pos="5447"/>
              </w:tabs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I53. How many disputes were about natural resources?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h_hwconnrm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15A24147" w14:textId="57DD9195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AEF984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1AE67DCC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5453C66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728DEC87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I54. How many disputes were about reallocation of land from household member to another in the village?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h_hwconallocation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28C61DC" w14:textId="49B7DF7E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E931055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22D463C6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774CAC3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A4D0BE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I55. How many disputes were about grazing of livestock on land in this village?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h_hwcongraze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CABE58A" w14:textId="03E8CB57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991A0D8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669BB6D3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9046C95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8B0F3BA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I56. How many disputes were about cutting trees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h_hwconcuttree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F099C2A" w14:textId="2782F240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EB8E7A7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796D1C11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EC1AF97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5836F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I57. How many disputes were about the ownership of trees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h_hwcontree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54154D40" w14:textId="47420F54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0416FDC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263280DE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9DAAD83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2CF0CE5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I58. How many disputes were about fires or burning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h_hwconfire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6C31B3A0" w14:textId="7C2E854E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9C503E0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21369B80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A868BFA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2EB1F6BF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I59. How many disputes were about fencing on land in this village?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h_hwconfence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36DC1B1A" w14:textId="7C53C9F6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50879D4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815557" w14:paraId="4855F121" w14:textId="77777777" w:rsidTr="0035371A">
        <w:trPr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46F83D0A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20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3C4A83AC" w14:textId="512524D7" w:rsidR="0035371A" w:rsidRPr="0035371A" w:rsidRDefault="0035371A" w:rsidP="0035371A">
            <w:pPr>
              <w:spacing w:after="0"/>
              <w:rPr>
                <w:rFonts w:eastAsia="Calibri" w:cs="Times New Roman"/>
              </w:rPr>
            </w:pPr>
            <w:r w:rsidRPr="0035371A">
              <w:rPr>
                <w:rFonts w:eastAsia="Calibri" w:cs="Times New Roman"/>
              </w:rPr>
              <w:t xml:space="preserve">I60. Of all these disputes together, how many of them led to destruction of property?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h_hwconprop</w:t>
            </w:r>
            <w:proofErr w:type="spellEnd"/>
            <w:r w:rsidRPr="0035371A">
              <w:rPr>
                <w:rFonts w:eastAsia="Calibri" w:cs="Times New Roman"/>
                <w:b/>
              </w:rPr>
              <w:t xml:space="preserve">)                </w:t>
            </w: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5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11AA2B90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(Integer)</w:t>
            </w:r>
          </w:p>
        </w:tc>
      </w:tr>
      <w:tr w:rsidR="0035371A" w:rsidRPr="00F82CC8" w14:paraId="72F3BE2E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05336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BF8B98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I62. Who helped or is helping to resolve the conflicts?  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h_hwconhelp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7F451888" w14:textId="025B333E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18CB071B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1=Headman</w:t>
            </w:r>
          </w:p>
          <w:p w14:paraId="3FDC474A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2=NGO</w:t>
            </w:r>
          </w:p>
          <w:p w14:paraId="00A7A95E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3=Cooperative farmer group</w:t>
            </w:r>
          </w:p>
          <w:p w14:paraId="3B193990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</w:t>
            </w:r>
            <w:proofErr w:type="spellStart"/>
            <w:r>
              <w:rPr>
                <w:rFonts w:cs="Times New Roman"/>
                <w:w w:val="105"/>
              </w:rPr>
              <w:t>Chipata</w:t>
            </w:r>
            <w:proofErr w:type="spellEnd"/>
            <w:r>
              <w:rPr>
                <w:rFonts w:cs="Times New Roman"/>
                <w:w w:val="105"/>
              </w:rPr>
              <w:t xml:space="preserve"> land alliance</w:t>
            </w:r>
          </w:p>
          <w:p w14:paraId="51C22EEA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 xml:space="preserve">5=Village land </w:t>
            </w:r>
            <w:proofErr w:type="spellStart"/>
            <w:r>
              <w:rPr>
                <w:rFonts w:cs="Times New Roman"/>
                <w:w w:val="105"/>
              </w:rPr>
              <w:t>comittee</w:t>
            </w:r>
            <w:proofErr w:type="spellEnd"/>
          </w:p>
          <w:p w14:paraId="218EB800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6=YGL</w:t>
            </w:r>
          </w:p>
          <w:p w14:paraId="7B35AE8A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7=Chief</w:t>
            </w:r>
          </w:p>
          <w:p w14:paraId="5575DC77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8=Induna</w:t>
            </w:r>
          </w:p>
          <w:p w14:paraId="2597B6A5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4846A39E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58FFCFC5" w14:textId="77777777" w:rsidR="0035371A" w:rsidRPr="00924ECA" w:rsidRDefault="0035371A" w:rsidP="0035371A">
            <w:pPr>
              <w:spacing w:after="0"/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8D29D91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F82CC8" w14:paraId="01B59949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3EA3E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A6AFA9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I63. Who was the most important actor for resolving the dispute?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h_hwconresolve</w:t>
            </w:r>
            <w:proofErr w:type="spellEnd"/>
            <w:r w:rsidRPr="0035371A">
              <w:rPr>
                <w:rFonts w:eastAsia="Calibri" w:cs="Times New Roman"/>
                <w:b/>
              </w:rPr>
              <w:t>)</w:t>
            </w:r>
          </w:p>
          <w:p w14:paraId="09C8C754" w14:textId="7FADDECD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7693A420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1=Headman</w:t>
            </w:r>
          </w:p>
          <w:p w14:paraId="190C4BD3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2=NGO</w:t>
            </w:r>
          </w:p>
          <w:p w14:paraId="07C59C39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3=Cooperative farmer group</w:t>
            </w:r>
          </w:p>
          <w:p w14:paraId="4306DD85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</w:t>
            </w:r>
            <w:proofErr w:type="spellStart"/>
            <w:r>
              <w:rPr>
                <w:rFonts w:cs="Times New Roman"/>
                <w:w w:val="105"/>
              </w:rPr>
              <w:t>Chipata</w:t>
            </w:r>
            <w:proofErr w:type="spellEnd"/>
            <w:r>
              <w:rPr>
                <w:rFonts w:cs="Times New Roman"/>
                <w:w w:val="105"/>
              </w:rPr>
              <w:t xml:space="preserve"> land alliance</w:t>
            </w:r>
          </w:p>
          <w:p w14:paraId="796D1499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 xml:space="preserve">5=Village land </w:t>
            </w:r>
            <w:proofErr w:type="spellStart"/>
            <w:r>
              <w:rPr>
                <w:rFonts w:cs="Times New Roman"/>
                <w:w w:val="105"/>
              </w:rPr>
              <w:t>comittee</w:t>
            </w:r>
            <w:proofErr w:type="spellEnd"/>
          </w:p>
          <w:p w14:paraId="68BC3740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6=YGL</w:t>
            </w:r>
          </w:p>
          <w:p w14:paraId="17A09441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7=Chief</w:t>
            </w:r>
          </w:p>
          <w:p w14:paraId="06643AB6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8=Induna</w:t>
            </w:r>
          </w:p>
          <w:p w14:paraId="4E2D1B54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lastRenderedPageBreak/>
              <w:t>97=Other, please specify</w:t>
            </w:r>
          </w:p>
          <w:p w14:paraId="337E3CBC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0CECBC43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0FF0026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lastRenderedPageBreak/>
              <w:t>(Code)</w:t>
            </w:r>
          </w:p>
        </w:tc>
      </w:tr>
      <w:tr w:rsidR="0035371A" w:rsidRPr="00815557" w14:paraId="0CF29911" w14:textId="77777777" w:rsidTr="0035371A">
        <w:trPr>
          <w:gridAfter w:val="1"/>
          <w:wAfter w:w="14" w:type="dxa"/>
          <w:trHeight w:hRule="exact" w:val="367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2EC63327" w14:textId="77777777" w:rsidR="0035371A" w:rsidRPr="00815557" w:rsidRDefault="0035371A" w:rsidP="0035371A">
            <w:pPr>
              <w:rPr>
                <w:w w:val="105"/>
              </w:rPr>
            </w:pPr>
          </w:p>
        </w:tc>
        <w:tc>
          <w:tcPr>
            <w:tcW w:w="719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04A52A67" w14:textId="6A8761BC" w:rsidR="0035371A" w:rsidRPr="00815557" w:rsidRDefault="0035371A" w:rsidP="0035371A">
            <w:pPr>
              <w:spacing w:after="0"/>
              <w:rPr>
                <w:w w:val="105"/>
              </w:rPr>
            </w:pPr>
            <w:r w:rsidRPr="0035371A">
              <w:rPr>
                <w:rFonts w:eastAsia="Calibri" w:cs="Times New Roman"/>
              </w:rPr>
              <w:t xml:space="preserve">I64. How many disputes between households in your village are happening right now? </w:t>
            </w:r>
            <w:r w:rsidRPr="0035371A">
              <w:rPr>
                <w:rFonts w:eastAsia="Calibri" w:cs="Times New Roman"/>
                <w:b/>
              </w:rPr>
              <w:t>(</w:t>
            </w:r>
            <w:proofErr w:type="spellStart"/>
            <w:r w:rsidRPr="0035371A">
              <w:rPr>
                <w:rFonts w:eastAsia="Calibri" w:cs="Times New Roman"/>
                <w:b/>
              </w:rPr>
              <w:t>h_hwconcont</w:t>
            </w:r>
            <w:proofErr w:type="spellEnd"/>
            <w:r w:rsidRPr="0035371A">
              <w:rPr>
                <w:rFonts w:eastAsia="Calibri" w:cs="Times New Roman"/>
                <w:b/>
              </w:rPr>
              <w:t xml:space="preserve">)               </w:t>
            </w: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252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4F58639F" w14:textId="77777777" w:rsidR="0035371A" w:rsidRPr="00815557" w:rsidRDefault="0035371A" w:rsidP="0035371A">
            <w:pPr>
              <w:spacing w:after="0"/>
              <w:rPr>
                <w:i/>
                <w:color w:val="A6A6A6" w:themeColor="background1" w:themeShade="A6"/>
              </w:rPr>
            </w:pPr>
            <w:r w:rsidRPr="0035371A">
              <w:rPr>
                <w:rFonts w:eastAsia="Calibri" w:cs="Times New Roman"/>
                <w:i/>
                <w:color w:val="A6A6A6"/>
              </w:rPr>
              <w:t>(</w:t>
            </w:r>
            <w:r w:rsidRPr="0035371A">
              <w:rPr>
                <w:rFonts w:cs="Times New Roman"/>
                <w:i/>
                <w:color w:val="A6A6A6"/>
              </w:rPr>
              <w:t>Integer</w:t>
            </w:r>
            <w:r w:rsidRPr="0035371A">
              <w:rPr>
                <w:rFonts w:eastAsia="Calibri" w:cs="Times New Roman"/>
                <w:i/>
                <w:color w:val="A6A6A6"/>
              </w:rPr>
              <w:t>)</w:t>
            </w:r>
          </w:p>
        </w:tc>
      </w:tr>
      <w:tr w:rsidR="0035371A" w:rsidRPr="00F82CC8" w14:paraId="2EE5D81F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CD88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51EA09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I65. Compared to 3 years ago, do you think the frequency of land related disputes within households in your village has increased, decreased, or stayed the same? </w:t>
            </w:r>
            <w:r w:rsidRPr="0035371A">
              <w:rPr>
                <w:rFonts w:eastAsia="Calibri" w:cs="Times New Roman"/>
                <w:b/>
              </w:rPr>
              <w:t>(h_hwconfreq3)</w:t>
            </w:r>
          </w:p>
          <w:p w14:paraId="0E888363" w14:textId="498BFF89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2625179A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1=Increased</w:t>
            </w:r>
          </w:p>
          <w:p w14:paraId="78072FFB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2=Decreased</w:t>
            </w:r>
          </w:p>
          <w:p w14:paraId="46C8A380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3=Remained the same</w:t>
            </w:r>
          </w:p>
          <w:p w14:paraId="1A352DF5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0530DC49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3E7F8C8D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3E3FC142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35371A" w:rsidRPr="00F82CC8" w14:paraId="18A26D82" w14:textId="77777777" w:rsidTr="0035371A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DA41" w14:textId="77777777" w:rsidR="0035371A" w:rsidRPr="006F4E6D" w:rsidRDefault="0035371A" w:rsidP="0035371A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5A2C09" w14:textId="77777777" w:rsidR="0035371A" w:rsidRPr="0035371A" w:rsidRDefault="0035371A" w:rsidP="0035371A">
            <w:pPr>
              <w:spacing w:after="0"/>
              <w:rPr>
                <w:rFonts w:eastAsia="Calibri" w:cs="Times New Roman"/>
                <w:b/>
              </w:rPr>
            </w:pPr>
            <w:r w:rsidRPr="0035371A">
              <w:rPr>
                <w:rFonts w:eastAsia="Calibri" w:cs="Times New Roman"/>
              </w:rPr>
              <w:t xml:space="preserve">I66. Compared to 3 years ago, do you think the intensity of land related disputes within households in your village has increased, decreased, or stayed the same? </w:t>
            </w:r>
            <w:r w:rsidRPr="0035371A">
              <w:rPr>
                <w:rFonts w:eastAsia="Calibri" w:cs="Times New Roman"/>
                <w:b/>
              </w:rPr>
              <w:t>(h_hwconintense3)</w:t>
            </w:r>
          </w:p>
          <w:p w14:paraId="03258263" w14:textId="2F58242C" w:rsidR="0035371A" w:rsidRPr="006F4E6D" w:rsidRDefault="0035371A" w:rsidP="0035371A">
            <w:pPr>
              <w:spacing w:after="0"/>
              <w:rPr>
                <w:color w:val="000000"/>
              </w:rPr>
            </w:pPr>
            <w:r w:rsidRPr="0035371A">
              <w:rPr>
                <w:rFonts w:cs="Times New Roman"/>
                <w:i/>
                <w:w w:val="105"/>
              </w:rPr>
              <w:t>Disputes within households in this village only.</w:t>
            </w:r>
          </w:p>
        </w:tc>
        <w:tc>
          <w:tcPr>
            <w:tcW w:w="4320" w:type="dxa"/>
            <w:gridSpan w:val="3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5107C10B" w14:textId="77777777" w:rsid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1=Increased</w:t>
            </w:r>
          </w:p>
          <w:p w14:paraId="31859BDD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2=Decreased</w:t>
            </w:r>
          </w:p>
          <w:p w14:paraId="6DB94819" w14:textId="77777777" w:rsidR="0035371A" w:rsidRPr="006F4E6D" w:rsidRDefault="0035371A" w:rsidP="0035371A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3=Remained the same</w:t>
            </w:r>
          </w:p>
          <w:p w14:paraId="780FC69D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97=Other, please specify</w:t>
            </w:r>
          </w:p>
          <w:p w14:paraId="104365A8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888=Don’t know</w:t>
            </w:r>
          </w:p>
          <w:p w14:paraId="049F91D0" w14:textId="77777777" w:rsidR="0035371A" w:rsidRPr="0035371A" w:rsidRDefault="0035371A" w:rsidP="0035371A">
            <w:pPr>
              <w:spacing w:after="0"/>
              <w:rPr>
                <w:rFonts w:cs="Times New Roman"/>
                <w:w w:val="105"/>
              </w:rPr>
            </w:pPr>
            <w:r w:rsidRPr="0035371A">
              <w:rPr>
                <w:rFonts w:cs="Times New Roman"/>
                <w:w w:val="105"/>
              </w:rPr>
              <w:t>999=Preferred not to answer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8A97961" w14:textId="77777777" w:rsidR="0035371A" w:rsidRPr="006F4E6D" w:rsidRDefault="0035371A" w:rsidP="0035371A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</w:tbl>
    <w:p w14:paraId="6743928D" w14:textId="77777777" w:rsidR="0035371A" w:rsidRDefault="0035371A" w:rsidP="00A1377F">
      <w:pPr>
        <w:spacing w:after="0"/>
        <w:rPr>
          <w:rFonts w:eastAsia="Calibri" w:cs="Times New Roman"/>
        </w:rPr>
      </w:pPr>
    </w:p>
    <w:p w14:paraId="127848BF" w14:textId="77777777" w:rsidR="006F4291" w:rsidRPr="0035371A" w:rsidRDefault="006F4291" w:rsidP="00A1377F">
      <w:pPr>
        <w:spacing w:after="0"/>
        <w:rPr>
          <w:b/>
        </w:rPr>
      </w:pPr>
    </w:p>
    <w:p w14:paraId="6A94D1D2" w14:textId="77777777" w:rsidR="0035371A" w:rsidRDefault="0035371A">
      <w:pPr>
        <w:rPr>
          <w:b/>
        </w:rPr>
      </w:pPr>
      <w:r>
        <w:rPr>
          <w:b/>
        </w:rPr>
        <w:br w:type="page"/>
      </w:r>
    </w:p>
    <w:p w14:paraId="2B8B70D3" w14:textId="637069B9" w:rsidR="006F4291" w:rsidRPr="0035371A" w:rsidRDefault="006F4291" w:rsidP="00A1377F">
      <w:pPr>
        <w:spacing w:after="0"/>
        <w:rPr>
          <w:b/>
        </w:rPr>
      </w:pPr>
      <w:r w:rsidRPr="0035371A">
        <w:rPr>
          <w:b/>
        </w:rPr>
        <w:lastRenderedPageBreak/>
        <w:t>J. CONCLUSION</w:t>
      </w:r>
    </w:p>
    <w:p w14:paraId="1F74134A" w14:textId="77777777" w:rsidR="006F4291" w:rsidRDefault="006F4291" w:rsidP="00A1377F">
      <w:pPr>
        <w:spacing w:after="0"/>
        <w:rPr>
          <w:rFonts w:eastAsia="Calibri" w:cs="Times New Roman"/>
        </w:rPr>
      </w:pPr>
      <w:r w:rsidRPr="0035371A">
        <w:rPr>
          <w:rFonts w:eastAsia="Calibri" w:cs="Times New Roman"/>
        </w:rPr>
        <w:t>Thank you for your participation in this survey.</w:t>
      </w:r>
    </w:p>
    <w:tbl>
      <w:tblPr>
        <w:tblW w:w="1009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9"/>
        <w:gridCol w:w="4680"/>
        <w:gridCol w:w="4319"/>
        <w:gridCol w:w="716"/>
        <w:gridCol w:w="16"/>
      </w:tblGrid>
      <w:tr w:rsidR="00410C0C" w:rsidRPr="00F82CC8" w14:paraId="7B8DF586" w14:textId="77777777" w:rsidTr="00B4293B">
        <w:trPr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5C288" w14:textId="77777777" w:rsidR="00410C0C" w:rsidRPr="006F4E6D" w:rsidRDefault="00410C0C" w:rsidP="00410C0C">
            <w:pPr>
              <w:spacing w:after="0"/>
              <w:rPr>
                <w:rFonts w:eastAsia="Calibri" w:cs="Times New Roman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D47BC6" w14:textId="08C9ECDB" w:rsidR="00410C0C" w:rsidRPr="006F4E6D" w:rsidRDefault="00410C0C" w:rsidP="00410C0C">
            <w:pPr>
              <w:spacing w:after="0"/>
              <w:rPr>
                <w:color w:val="000000"/>
              </w:rPr>
            </w:pPr>
            <w:r w:rsidRPr="0035371A">
              <w:rPr>
                <w:color w:val="000000"/>
              </w:rPr>
              <w:t xml:space="preserve">J1. Enumerator: Please select the correct survey status from the list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j_status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4319" w:type="dxa"/>
            <w:tcBorders>
              <w:top w:val="single" w:sz="4" w:space="0" w:color="000000"/>
              <w:bottom w:val="single" w:sz="4" w:space="0" w:color="000000"/>
              <w:right w:val="single" w:sz="18" w:space="0" w:color="000000"/>
            </w:tcBorders>
          </w:tcPr>
          <w:p w14:paraId="3B9D46C1" w14:textId="77777777" w:rsidR="00410C0C" w:rsidRDefault="00410C0C" w:rsidP="00410C0C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1=Complete</w:t>
            </w:r>
          </w:p>
          <w:p w14:paraId="1BB029D7" w14:textId="77777777" w:rsidR="00410C0C" w:rsidRPr="006F4E6D" w:rsidRDefault="00410C0C" w:rsidP="00410C0C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2=Incomplete, come back</w:t>
            </w:r>
          </w:p>
          <w:p w14:paraId="5041DAC5" w14:textId="77777777" w:rsidR="00410C0C" w:rsidRPr="006F4E6D" w:rsidRDefault="00410C0C" w:rsidP="00410C0C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3=Incomplete, cannot finish</w:t>
            </w:r>
          </w:p>
          <w:p w14:paraId="0972A437" w14:textId="77777777" w:rsidR="00410C0C" w:rsidRPr="006F4E6D" w:rsidRDefault="00410C0C" w:rsidP="00410C0C">
            <w:pPr>
              <w:spacing w:after="0"/>
              <w:rPr>
                <w:rFonts w:cs="Times New Roman"/>
                <w:w w:val="105"/>
              </w:rPr>
            </w:pPr>
            <w:r>
              <w:rPr>
                <w:rFonts w:cs="Times New Roman"/>
                <w:w w:val="105"/>
              </w:rPr>
              <w:t>4=Refused to participate</w:t>
            </w:r>
          </w:p>
          <w:p w14:paraId="0E1293FF" w14:textId="77777777" w:rsidR="00410C0C" w:rsidRPr="00B26E95" w:rsidRDefault="00410C0C" w:rsidP="00410C0C">
            <w:pPr>
              <w:spacing w:after="0"/>
            </w:pPr>
            <w:r>
              <w:t>97=Other, please specify</w:t>
            </w:r>
          </w:p>
        </w:tc>
        <w:tc>
          <w:tcPr>
            <w:tcW w:w="732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79C45215" w14:textId="77777777" w:rsidR="00410C0C" w:rsidRPr="006F4E6D" w:rsidRDefault="00410C0C" w:rsidP="00410C0C">
            <w:pPr>
              <w:spacing w:after="0"/>
              <w:rPr>
                <w:rFonts w:eastAsia="Calibri" w:cs="Times New Roman"/>
                <w:i/>
                <w:color w:val="A6A6A6"/>
              </w:rPr>
            </w:pPr>
            <w:r w:rsidRPr="006F4E6D">
              <w:rPr>
                <w:rFonts w:eastAsia="Calibri" w:cs="Times New Roman"/>
                <w:i/>
                <w:color w:val="A6A6A6"/>
              </w:rPr>
              <w:t>(Code)</w:t>
            </w:r>
          </w:p>
        </w:tc>
      </w:tr>
      <w:tr w:rsidR="00410C0C" w:rsidRPr="00815557" w14:paraId="1FB1A5D6" w14:textId="77777777" w:rsidTr="00B4293B">
        <w:trPr>
          <w:gridAfter w:val="1"/>
          <w:wAfter w:w="16" w:type="dxa"/>
          <w:trHeight w:val="20"/>
        </w:trPr>
        <w:tc>
          <w:tcPr>
            <w:tcW w:w="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BF82D67" w14:textId="77777777" w:rsidR="00410C0C" w:rsidRPr="00B26E95" w:rsidRDefault="00410C0C" w:rsidP="00410C0C">
            <w:pPr>
              <w:rPr>
                <w:w w:val="105"/>
              </w:rPr>
            </w:pP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8" w:space="0" w:color="000000"/>
            </w:tcBorders>
          </w:tcPr>
          <w:p w14:paraId="1AF27DD8" w14:textId="29907FA1" w:rsidR="00410C0C" w:rsidRPr="00815557" w:rsidRDefault="00410C0C" w:rsidP="00410C0C">
            <w:pPr>
              <w:spacing w:after="0"/>
              <w:rPr>
                <w:w w:val="105"/>
              </w:rPr>
            </w:pPr>
            <w:r w:rsidRPr="0035371A">
              <w:rPr>
                <w:color w:val="000000"/>
              </w:rPr>
              <w:t xml:space="preserve">Any additional comments?  </w:t>
            </w:r>
            <w:r w:rsidRPr="0035371A">
              <w:rPr>
                <w:b/>
                <w:color w:val="000000"/>
              </w:rPr>
              <w:t>(</w:t>
            </w:r>
            <w:proofErr w:type="spellStart"/>
            <w:r w:rsidRPr="0035371A">
              <w:rPr>
                <w:b/>
                <w:color w:val="000000"/>
              </w:rPr>
              <w:t>j_notes</w:t>
            </w:r>
            <w:proofErr w:type="spellEnd"/>
            <w:r w:rsidRPr="0035371A">
              <w:rPr>
                <w:b/>
                <w:color w:val="000000"/>
              </w:rPr>
              <w:t>)</w:t>
            </w:r>
          </w:p>
        </w:tc>
        <w:tc>
          <w:tcPr>
            <w:tcW w:w="503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63D28E80" w14:textId="77777777" w:rsidR="00410C0C" w:rsidRPr="00B26E95" w:rsidRDefault="00410C0C" w:rsidP="00410C0C">
            <w:pPr>
              <w:spacing w:after="0"/>
              <w:rPr>
                <w:i/>
                <w:color w:val="A6A6A6" w:themeColor="background1" w:themeShade="A6"/>
              </w:rPr>
            </w:pPr>
            <w:r w:rsidRPr="00815557">
              <w:rPr>
                <w:i/>
                <w:color w:val="A6A6A6" w:themeColor="background1" w:themeShade="A6"/>
              </w:rPr>
              <w:t>(Text)</w:t>
            </w:r>
          </w:p>
        </w:tc>
      </w:tr>
    </w:tbl>
    <w:p w14:paraId="535B0DBF" w14:textId="77777777" w:rsidR="00410C0C" w:rsidRDefault="00410C0C" w:rsidP="00A1377F">
      <w:pPr>
        <w:spacing w:after="0"/>
        <w:rPr>
          <w:rFonts w:eastAsia="Calibri" w:cs="Times New Roman"/>
        </w:rPr>
      </w:pPr>
    </w:p>
    <w:p w14:paraId="1EE43CE1" w14:textId="77777777" w:rsidR="00810E1B" w:rsidRPr="0035371A" w:rsidRDefault="00810E1B" w:rsidP="00A1377F">
      <w:pPr>
        <w:spacing w:after="0"/>
      </w:pPr>
    </w:p>
    <w:sectPr w:rsidR="00810E1B" w:rsidRPr="00353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McGee, Heather" w:date="2014-08-12T06:15:00Z" w:initials="MH">
    <w:p w14:paraId="7E3A077A" w14:textId="77777777" w:rsidR="00B4293B" w:rsidRDefault="00B4293B">
      <w:pPr>
        <w:pStyle w:val="CommentText"/>
      </w:pPr>
      <w:r>
        <w:rPr>
          <w:rStyle w:val="CommentReference"/>
        </w:rPr>
        <w:annotationRef/>
      </w:r>
      <w:r>
        <w:t xml:space="preserve">Do we need this one? </w:t>
      </w:r>
    </w:p>
  </w:comment>
  <w:comment w:id="1" w:author="Aidan Boyd" w:date="2014-09-09T16:10:00Z" w:initials="ARB">
    <w:p w14:paraId="4899A692" w14:textId="1696F5A4" w:rsidR="00B4293B" w:rsidRDefault="00B4293B">
      <w:pPr>
        <w:pStyle w:val="CommentText"/>
      </w:pPr>
      <w:r>
        <w:rPr>
          <w:rStyle w:val="CommentReference"/>
        </w:rPr>
        <w:annotationRef/>
      </w:r>
      <w:r>
        <w:t>Are there options for these? Or do you just want blank boxes?</w:t>
      </w:r>
    </w:p>
  </w:comment>
  <w:comment w:id="2" w:author="McGee, Heather" w:date="2014-09-10T12:25:00Z" w:initials="MH">
    <w:p w14:paraId="7EBAAA51" w14:textId="60B2E485" w:rsidR="00C87EF1" w:rsidRDefault="00C87EF1">
      <w:pPr>
        <w:pStyle w:val="CommentText"/>
      </w:pPr>
      <w:r>
        <w:rPr>
          <w:rStyle w:val="CommentReference"/>
        </w:rPr>
        <w:annotationRef/>
      </w:r>
      <w:r>
        <w:t xml:space="preserve">I’ve added these in. </w:t>
      </w:r>
    </w:p>
  </w:comment>
  <w:comment w:id="28" w:author="Aidan Boyd" w:date="2014-09-09T16:10:00Z" w:initials="ARB">
    <w:p w14:paraId="39F24FC1" w14:textId="0F977219" w:rsidR="00B4293B" w:rsidRDefault="00B4293B">
      <w:pPr>
        <w:pStyle w:val="CommentText"/>
      </w:pPr>
      <w:r>
        <w:rPr>
          <w:rStyle w:val="CommentReference"/>
        </w:rPr>
        <w:annotationRef/>
      </w:r>
      <w:r>
        <w:t>How do I know which to pull? Just all of them?</w:t>
      </w:r>
    </w:p>
  </w:comment>
  <w:comment w:id="29" w:author="McGee, Heather" w:date="2014-09-10T12:22:00Z" w:initials="MH">
    <w:p w14:paraId="7789F76B" w14:textId="4E75C1B2" w:rsidR="00C87EF1" w:rsidRDefault="00C87EF1">
      <w:pPr>
        <w:pStyle w:val="CommentText"/>
      </w:pPr>
      <w:r>
        <w:rPr>
          <w:rStyle w:val="CommentReference"/>
        </w:rPr>
        <w:annotationRef/>
      </w:r>
      <w:r>
        <w:t xml:space="preserve">Yes – please just pull all of them for now. </w:t>
      </w:r>
    </w:p>
  </w:comment>
  <w:comment w:id="30" w:author="McGee, Heather" w:date="2014-08-12T06:41:00Z" w:initials="MH">
    <w:p w14:paraId="2C3849FB" w14:textId="77777777" w:rsidR="00B4293B" w:rsidRDefault="00B4293B" w:rsidP="001E68A0">
      <w:pPr>
        <w:pStyle w:val="CommentText"/>
      </w:pPr>
      <w:r>
        <w:rPr>
          <w:rStyle w:val="CommentReference"/>
        </w:rPr>
        <w:annotationRef/>
      </w:r>
      <w:r>
        <w:t xml:space="preserve">Even if this isn’t “a thing” in the study area at baseline, we should have a couple questions just in case CFP goes around creating these. </w:t>
      </w:r>
    </w:p>
  </w:comment>
  <w:comment w:id="31" w:author="McGee, Heather" w:date="2014-09-10T13:14:00Z" w:initials="MH">
    <w:p w14:paraId="309963EF" w14:textId="0B847FAB" w:rsidR="004900F5" w:rsidRDefault="004900F5">
      <w:pPr>
        <w:pStyle w:val="CommentText"/>
      </w:pPr>
      <w:r>
        <w:rPr>
          <w:rStyle w:val="CommentReference"/>
        </w:rPr>
        <w:annotationRef/>
      </w:r>
      <w:r>
        <w:t xml:space="preserve">And then repeat this series for 2 more rules: </w:t>
      </w:r>
    </w:p>
    <w:p w14:paraId="792B41B4" w14:textId="77777777" w:rsidR="004900F5" w:rsidRDefault="004900F5">
      <w:pPr>
        <w:pStyle w:val="CommentText"/>
      </w:pPr>
    </w:p>
    <w:p w14:paraId="75227E89" w14:textId="61C17869" w:rsidR="004900F5" w:rsidRDefault="004900F5">
      <w:pPr>
        <w:pStyle w:val="CommentText"/>
      </w:pPr>
      <w:r>
        <w:t>1. When and where fires may be started in the forest</w:t>
      </w:r>
    </w:p>
    <w:p w14:paraId="475D4F8C" w14:textId="77777777" w:rsidR="004900F5" w:rsidRDefault="004900F5">
      <w:pPr>
        <w:pStyle w:val="CommentText"/>
      </w:pPr>
    </w:p>
    <w:p w14:paraId="56354A15" w14:textId="05709938" w:rsidR="004900F5" w:rsidRDefault="004900F5">
      <w:pPr>
        <w:pStyle w:val="CommentText"/>
      </w:pPr>
      <w:r>
        <w:t xml:space="preserve">2. Not cutting trees/bushes until they reach a particular size  </w:t>
      </w:r>
    </w:p>
  </w:comment>
  <w:comment w:id="32" w:author="McGee, Heather" w:date="2014-09-10T12:55:00Z" w:initials="MH">
    <w:p w14:paraId="145FCAC2" w14:textId="13A9737E" w:rsidR="00B3353D" w:rsidRDefault="00B3353D">
      <w:pPr>
        <w:pStyle w:val="CommentText"/>
      </w:pPr>
      <w:r>
        <w:rPr>
          <w:rStyle w:val="CommentReference"/>
        </w:rPr>
        <w:annotationRef/>
      </w:r>
      <w:r>
        <w:t xml:space="preserve">So, I see this as a big table matrix. </w:t>
      </w:r>
    </w:p>
  </w:comment>
  <w:comment w:id="34" w:author="McGee, Heather" w:date="2014-08-12T05:58:00Z" w:initials="MH">
    <w:p w14:paraId="4BA0E872" w14:textId="77777777" w:rsidR="00B4293B" w:rsidRDefault="00B4293B">
      <w:pPr>
        <w:pStyle w:val="CommentText"/>
      </w:pPr>
      <w:r>
        <w:rPr>
          <w:rStyle w:val="CommentReference"/>
        </w:rPr>
        <w:annotationRef/>
      </w:r>
      <w:r>
        <w:t xml:space="preserve">This should be a spread of subsistence items commonly purchased in Zambia. </w:t>
      </w:r>
    </w:p>
  </w:comment>
  <w:comment w:id="35" w:author="McGee, Heather" w:date="2014-08-12T08:21:00Z" w:initials="MH">
    <w:p w14:paraId="770244F7" w14:textId="77777777" w:rsidR="00B4293B" w:rsidRDefault="00B4293B">
      <w:pPr>
        <w:pStyle w:val="CommentText"/>
      </w:pPr>
      <w:r>
        <w:rPr>
          <w:rStyle w:val="CommentReference"/>
        </w:rPr>
        <w:annotationRef/>
      </w:r>
      <w:r>
        <w:t xml:space="preserve">We want the per unit cost at the local </w:t>
      </w:r>
      <w:proofErr w:type="gramStart"/>
      <w:r>
        <w:t>market  for</w:t>
      </w:r>
      <w:proofErr w:type="gramEnd"/>
      <w:r>
        <w:t xml:space="preserve"> the forest products of interest: </w:t>
      </w:r>
    </w:p>
    <w:p w14:paraId="2D1C9E16" w14:textId="77777777" w:rsidR="00B4293B" w:rsidRDefault="00B4293B">
      <w:pPr>
        <w:pStyle w:val="CommentText"/>
      </w:pPr>
    </w:p>
    <w:p w14:paraId="3DE96A44" w14:textId="77777777" w:rsidR="00B4293B" w:rsidRDefault="00B4293B">
      <w:pPr>
        <w:pStyle w:val="CommentText"/>
      </w:pPr>
      <w:r>
        <w:t>Charcoal</w:t>
      </w:r>
    </w:p>
    <w:p w14:paraId="3E9E75FD" w14:textId="77777777" w:rsidR="00B4293B" w:rsidRDefault="00B4293B">
      <w:pPr>
        <w:pStyle w:val="CommentText"/>
      </w:pPr>
      <w:proofErr w:type="spellStart"/>
      <w:r>
        <w:t>Fuelwood</w:t>
      </w:r>
      <w:proofErr w:type="spellEnd"/>
    </w:p>
    <w:p w14:paraId="60214918" w14:textId="77777777" w:rsidR="00B4293B" w:rsidRDefault="00B4293B">
      <w:pPr>
        <w:pStyle w:val="CommentText"/>
      </w:pPr>
      <w:r>
        <w:t>Ants/</w:t>
      </w:r>
      <w:proofErr w:type="spellStart"/>
      <w:r>
        <w:t>catepillars</w:t>
      </w:r>
      <w:proofErr w:type="spellEnd"/>
      <w:r>
        <w:t xml:space="preserve"> </w:t>
      </w:r>
    </w:p>
    <w:p w14:paraId="77FE03EB" w14:textId="77777777" w:rsidR="00B4293B" w:rsidRDefault="00B4293B">
      <w:pPr>
        <w:pStyle w:val="CommentText"/>
      </w:pPr>
      <w:r>
        <w:t xml:space="preserve">Reeds </w:t>
      </w:r>
    </w:p>
    <w:p w14:paraId="66E94548" w14:textId="77777777" w:rsidR="00B4293B" w:rsidRDefault="00B4293B">
      <w:pPr>
        <w:pStyle w:val="CommentText"/>
      </w:pPr>
      <w:r>
        <w:t>Mushrooms</w:t>
      </w:r>
    </w:p>
    <w:p w14:paraId="1E13BF30" w14:textId="77777777" w:rsidR="00B4293B" w:rsidRDefault="00B4293B">
      <w:pPr>
        <w:pStyle w:val="CommentText"/>
      </w:pPr>
      <w:r>
        <w:t>Wild honey</w:t>
      </w:r>
    </w:p>
    <w:p w14:paraId="769A5AB8" w14:textId="77777777" w:rsidR="00B4293B" w:rsidRDefault="00B4293B">
      <w:pPr>
        <w:pStyle w:val="CommentText"/>
      </w:pPr>
      <w:r>
        <w:t>Wild fruits</w:t>
      </w:r>
    </w:p>
    <w:p w14:paraId="1A972D39" w14:textId="77777777" w:rsidR="00B4293B" w:rsidRDefault="00B4293B">
      <w:pPr>
        <w:pStyle w:val="CommentText"/>
      </w:pPr>
      <w:r>
        <w:t>Poles/timber</w:t>
      </w:r>
    </w:p>
    <w:p w14:paraId="34AE983C" w14:textId="77777777" w:rsidR="00B4293B" w:rsidRDefault="00B4293B">
      <w:pPr>
        <w:pStyle w:val="CommentText"/>
      </w:pPr>
      <w:r>
        <w:t>Thatching/fencing grass</w:t>
      </w:r>
    </w:p>
    <w:p w14:paraId="2912F5F0" w14:textId="77777777" w:rsidR="00B4293B" w:rsidRDefault="00B4293B">
      <w:pPr>
        <w:pStyle w:val="CommentText"/>
      </w:pPr>
      <w:r>
        <w:t>Fodder</w:t>
      </w:r>
    </w:p>
    <w:p w14:paraId="5771BE3F" w14:textId="77777777" w:rsidR="00B4293B" w:rsidRDefault="00B4293B">
      <w:pPr>
        <w:pStyle w:val="CommentText"/>
      </w:pPr>
      <w:r>
        <w:t>Wild animals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E3A077A" w15:done="0"/>
  <w15:commentEx w15:paraId="4899A692" w15:done="0"/>
  <w15:commentEx w15:paraId="39F24FC1" w15:done="0"/>
  <w15:commentEx w15:paraId="2C3849FB" w15:done="0"/>
  <w15:commentEx w15:paraId="668913D7" w15:done="0"/>
  <w15:commentEx w15:paraId="33CAFDBE" w15:done="0"/>
  <w15:commentEx w15:paraId="0D752550" w15:done="0"/>
  <w15:commentEx w15:paraId="1046A61E" w15:done="0"/>
  <w15:commentEx w15:paraId="015F99EE" w15:done="0"/>
  <w15:commentEx w15:paraId="39B916C9" w15:done="0"/>
  <w15:commentEx w15:paraId="2B31968C" w15:done="0"/>
  <w15:commentEx w15:paraId="4BA0E872" w15:done="0"/>
  <w15:commentEx w15:paraId="5771BE3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14D6E"/>
    <w:multiLevelType w:val="hybridMultilevel"/>
    <w:tmpl w:val="6488461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8540359"/>
    <w:multiLevelType w:val="hybridMultilevel"/>
    <w:tmpl w:val="4EE2AA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7A5421"/>
    <w:multiLevelType w:val="hybridMultilevel"/>
    <w:tmpl w:val="8EFE19E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0290B54"/>
    <w:multiLevelType w:val="hybridMultilevel"/>
    <w:tmpl w:val="AFCC9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EAD2C13"/>
    <w:multiLevelType w:val="hybridMultilevel"/>
    <w:tmpl w:val="131A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idan Boyd">
    <w15:presenceInfo w15:providerId="None" w15:userId="Aidan Boy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drawingGridHorizontalSpacing w:val="360"/>
  <w:drawingGridVerticalSpacing w:val="36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168E"/>
    <w:rsid w:val="00026305"/>
    <w:rsid w:val="001E68A0"/>
    <w:rsid w:val="001E68B1"/>
    <w:rsid w:val="00302FC1"/>
    <w:rsid w:val="00303B9C"/>
    <w:rsid w:val="0035371A"/>
    <w:rsid w:val="003660A7"/>
    <w:rsid w:val="003D66BB"/>
    <w:rsid w:val="00410C0C"/>
    <w:rsid w:val="00425435"/>
    <w:rsid w:val="004900F5"/>
    <w:rsid w:val="005142A9"/>
    <w:rsid w:val="00532B33"/>
    <w:rsid w:val="0057266B"/>
    <w:rsid w:val="006D40B2"/>
    <w:rsid w:val="006F4291"/>
    <w:rsid w:val="006F635E"/>
    <w:rsid w:val="00723FAF"/>
    <w:rsid w:val="007242F1"/>
    <w:rsid w:val="007E6B61"/>
    <w:rsid w:val="00810E1B"/>
    <w:rsid w:val="00830BEA"/>
    <w:rsid w:val="008F39A8"/>
    <w:rsid w:val="009146E1"/>
    <w:rsid w:val="00934719"/>
    <w:rsid w:val="0095245E"/>
    <w:rsid w:val="00A1355F"/>
    <w:rsid w:val="00A1377F"/>
    <w:rsid w:val="00A947BD"/>
    <w:rsid w:val="00A95A91"/>
    <w:rsid w:val="00AE0531"/>
    <w:rsid w:val="00B3353D"/>
    <w:rsid w:val="00B4293B"/>
    <w:rsid w:val="00BA10DE"/>
    <w:rsid w:val="00C87EF1"/>
    <w:rsid w:val="00CB0E2D"/>
    <w:rsid w:val="00D55FE7"/>
    <w:rsid w:val="00DA6359"/>
    <w:rsid w:val="00DC229A"/>
    <w:rsid w:val="00E4168E"/>
    <w:rsid w:val="00EB29E6"/>
    <w:rsid w:val="00F42809"/>
    <w:rsid w:val="00F95C74"/>
    <w:rsid w:val="00F96F73"/>
    <w:rsid w:val="00FA0451"/>
    <w:rsid w:val="00FB4DE9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E18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45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A1355F"/>
    <w:pPr>
      <w:keepNext/>
      <w:autoSpaceDE w:val="0"/>
      <w:autoSpaceDN w:val="0"/>
      <w:adjustRightInd w:val="0"/>
      <w:spacing w:after="0" w:line="240" w:lineRule="auto"/>
      <w:outlineLvl w:val="7"/>
    </w:pPr>
    <w:rPr>
      <w:rFonts w:ascii="Times New Roman" w:eastAsia="Calibri" w:hAnsi="Times New Roman" w:cs="Times New Roman"/>
      <w:i/>
      <w:w w:val="10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5C7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F96F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F7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F7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F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F7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6F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6F73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3D66BB"/>
    <w:pPr>
      <w:autoSpaceDE w:val="0"/>
      <w:autoSpaceDN w:val="0"/>
      <w:adjustRightInd w:val="0"/>
      <w:spacing w:after="0" w:line="240" w:lineRule="auto"/>
      <w:ind w:left="39"/>
    </w:pPr>
    <w:rPr>
      <w:rFonts w:ascii="Times New Roman" w:hAnsi="Times New Roman" w:cs="Times New Roman"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3D66BB"/>
    <w:rPr>
      <w:rFonts w:ascii="Times New Roman" w:hAnsi="Times New Roman" w:cs="Times New Roman"/>
      <w:sz w:val="17"/>
      <w:szCs w:val="17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6BB"/>
    <w:pPr>
      <w:spacing w:after="0" w:line="240" w:lineRule="auto"/>
    </w:pPr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D66BB"/>
    <w:rPr>
      <w:rFonts w:ascii="Calibri" w:eastAsia="Times New Roman" w:hAnsi="Calibri" w:cs="Times New Roman"/>
      <w:b/>
      <w:color w:val="000000"/>
      <w:sz w:val="24"/>
      <w:szCs w:val="24"/>
      <w:lang w:eastAsia="zh-CN"/>
    </w:rPr>
  </w:style>
  <w:style w:type="paragraph" w:customStyle="1" w:styleId="responsecodes-nonroster">
    <w:name w:val="response codes - non roster"/>
    <w:basedOn w:val="BodyText"/>
    <w:link w:val="responsecodes-nonrosterChar"/>
    <w:qFormat/>
    <w:rsid w:val="003D66BB"/>
    <w:rPr>
      <w:i/>
      <w:w w:val="105"/>
      <w:sz w:val="20"/>
      <w:szCs w:val="20"/>
    </w:rPr>
  </w:style>
  <w:style w:type="character" w:customStyle="1" w:styleId="responsecodes-nonrosterChar">
    <w:name w:val="response codes - non roster Char"/>
    <w:basedOn w:val="DefaultParagraphFont"/>
    <w:link w:val="responsecodes-nonroster"/>
    <w:rsid w:val="003D66BB"/>
    <w:rPr>
      <w:rFonts w:ascii="Times New Roman" w:hAnsi="Times New Roman" w:cs="Times New Roman"/>
      <w:i/>
      <w:w w:val="105"/>
      <w:sz w:val="20"/>
      <w:szCs w:val="20"/>
    </w:rPr>
  </w:style>
  <w:style w:type="paragraph" w:styleId="BodyText2">
    <w:name w:val="Body Text 2"/>
    <w:basedOn w:val="Normal"/>
    <w:link w:val="BodyText2Char"/>
    <w:uiPriority w:val="99"/>
    <w:unhideWhenUsed/>
    <w:rsid w:val="003D66BB"/>
    <w:pPr>
      <w:tabs>
        <w:tab w:val="left" w:pos="9990"/>
      </w:tabs>
    </w:pPr>
    <w:rPr>
      <w:rFonts w:ascii="Calibri" w:eastAsiaTheme="minorEastAsia" w:hAnsi="Calibri"/>
      <w:color w:val="000000"/>
      <w:lang w:eastAsia="zh-CN"/>
    </w:rPr>
  </w:style>
  <w:style w:type="character" w:customStyle="1" w:styleId="BodyText2Char">
    <w:name w:val="Body Text 2 Char"/>
    <w:basedOn w:val="DefaultParagraphFont"/>
    <w:link w:val="BodyText2"/>
    <w:uiPriority w:val="99"/>
    <w:rsid w:val="003D66BB"/>
    <w:rPr>
      <w:rFonts w:ascii="Calibri" w:eastAsiaTheme="minorEastAsia" w:hAnsi="Calibri"/>
      <w:color w:val="000000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3D66BB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rsid w:val="003D66BB"/>
    <w:rPr>
      <w:rFonts w:eastAsiaTheme="minorEastAsia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rsid w:val="00A1355F"/>
    <w:rPr>
      <w:rFonts w:ascii="Times New Roman" w:eastAsia="Calibri" w:hAnsi="Times New Roman" w:cs="Times New Roman"/>
      <w:i/>
      <w:w w:val="105"/>
      <w:sz w:val="20"/>
      <w:szCs w:val="20"/>
    </w:rPr>
  </w:style>
  <w:style w:type="paragraph" w:customStyle="1" w:styleId="longtableQtext">
    <w:name w:val="long table Q text"/>
    <w:basedOn w:val="Normal"/>
    <w:link w:val="longtableQtextChar"/>
    <w:qFormat/>
    <w:rsid w:val="00A1355F"/>
    <w:pPr>
      <w:spacing w:after="160" w:line="259" w:lineRule="auto"/>
    </w:pPr>
    <w:rPr>
      <w:rFonts w:ascii="Calibri" w:hAnsi="Calibri"/>
      <w:color w:val="000000"/>
    </w:rPr>
  </w:style>
  <w:style w:type="character" w:customStyle="1" w:styleId="longtableQtextChar">
    <w:name w:val="long table Q text Char"/>
    <w:basedOn w:val="DefaultParagraphFont"/>
    <w:link w:val="longtableQtext"/>
    <w:rsid w:val="00A1355F"/>
    <w:rPr>
      <w:rFonts w:ascii="Calibri" w:hAnsi="Calibri"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45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95245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95245E"/>
    <w:rPr>
      <w:sz w:val="16"/>
      <w:szCs w:val="16"/>
    </w:rPr>
  </w:style>
  <w:style w:type="paragraph" w:styleId="Revision">
    <w:name w:val="Revision"/>
    <w:hidden/>
    <w:uiPriority w:val="99"/>
    <w:semiHidden/>
    <w:rsid w:val="006F6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people" Target="people.xml"/><Relationship Id="rId5" Type="http://schemas.openxmlformats.org/officeDocument/2006/relationships/settings" Target="settings.xml"/><Relationship Id="rId10" Type="http://schemas.microsoft.com/office/2011/relationships/commentsExtended" Target="commentsExtended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B9BEF-2253-4FD7-9383-6AA3028699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26</Pages>
  <Words>5448</Words>
  <Characters>31055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McGee, Heather</dc:creator>
  <cp:lastModifiedBy>McGee, Heather</cp:lastModifiedBy>
  <cp:revision>3</cp:revision>
  <dcterms:created xsi:type="dcterms:W3CDTF">2014-09-10T16:20:00Z</dcterms:created>
  <dcterms:modified xsi:type="dcterms:W3CDTF">2014-09-10T17:16:00Z</dcterms:modified>
</cp:coreProperties>
</file>