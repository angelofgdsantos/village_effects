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AD0A1" w14:textId="77777777" w:rsidR="00026305" w:rsidRPr="00AC7CBE" w:rsidRDefault="00E4168E" w:rsidP="00AC7CBE">
      <w:pPr>
        <w:spacing w:after="0" w:line="240" w:lineRule="auto"/>
        <w:contextualSpacing/>
        <w:jc w:val="center"/>
      </w:pPr>
      <w:r w:rsidRPr="00AC7CBE">
        <w:t>Community Forest Project</w:t>
      </w:r>
    </w:p>
    <w:p w14:paraId="34D2A288" w14:textId="77777777" w:rsidR="00E4168E" w:rsidRPr="00AC7CBE" w:rsidRDefault="00FA0451" w:rsidP="00AC7CBE">
      <w:pPr>
        <w:spacing w:after="0" w:line="240" w:lineRule="auto"/>
        <w:contextualSpacing/>
        <w:jc w:val="center"/>
      </w:pPr>
      <w:r w:rsidRPr="00AC7CBE">
        <w:t xml:space="preserve">Headperson </w:t>
      </w:r>
      <w:r w:rsidR="00E4168E" w:rsidRPr="00AC7CBE">
        <w:t>Survey</w:t>
      </w:r>
    </w:p>
    <w:p w14:paraId="0FB20091" w14:textId="77777777" w:rsidR="00303B9C" w:rsidRPr="00AC7CBE" w:rsidRDefault="00303B9C" w:rsidP="00AC7CBE">
      <w:pPr>
        <w:spacing w:after="0" w:line="240" w:lineRule="auto"/>
        <w:contextualSpacing/>
        <w:jc w:val="center"/>
      </w:pPr>
    </w:p>
    <w:p w14:paraId="536D9484" w14:textId="77777777" w:rsidR="00303B9C" w:rsidRPr="00AC7CBE" w:rsidRDefault="00303B9C" w:rsidP="00AC7CBE">
      <w:pPr>
        <w:autoSpaceDE w:val="0"/>
        <w:autoSpaceDN w:val="0"/>
        <w:adjustRightInd w:val="0"/>
        <w:spacing w:after="0" w:line="240" w:lineRule="auto"/>
        <w:contextualSpacing/>
        <w:rPr>
          <w:rFonts w:cs="TimesNewRomanPSMT"/>
        </w:rPr>
      </w:pPr>
    </w:p>
    <w:p w14:paraId="089E811F" w14:textId="77777777" w:rsidR="008F39A8" w:rsidRPr="00AC7CBE" w:rsidRDefault="008F39A8" w:rsidP="00AC7CBE">
      <w:pPr>
        <w:autoSpaceDE w:val="0"/>
        <w:autoSpaceDN w:val="0"/>
        <w:adjustRightInd w:val="0"/>
        <w:spacing w:after="0" w:line="240" w:lineRule="auto"/>
        <w:contextualSpacing/>
        <w:rPr>
          <w:rFonts w:cs="TimesNewRomanPSMT"/>
        </w:rPr>
      </w:pPr>
    </w:p>
    <w:tbl>
      <w:tblPr>
        <w:tblW w:w="10080" w:type="dxa"/>
        <w:tblInd w:w="-5" w:type="dxa"/>
        <w:tblLayout w:type="fixed"/>
        <w:tblCellMar>
          <w:left w:w="29" w:type="dxa"/>
          <w:right w:w="29" w:type="dxa"/>
        </w:tblCellMar>
        <w:tblLook w:val="0000" w:firstRow="0" w:lastRow="0" w:firstColumn="0" w:lastColumn="0" w:noHBand="0" w:noVBand="0"/>
      </w:tblPr>
      <w:tblGrid>
        <w:gridCol w:w="360"/>
        <w:gridCol w:w="7200"/>
        <w:gridCol w:w="2520"/>
      </w:tblGrid>
      <w:tr w:rsidR="003D66BB" w:rsidRPr="00AC7CBE" w14:paraId="70D620C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DE765DE" w14:textId="77777777" w:rsidR="003D66BB" w:rsidRPr="00AC7CBE" w:rsidRDefault="003D66BB" w:rsidP="00AC7CBE">
            <w:pPr>
              <w:kinsoku w:val="0"/>
              <w:overflowPunct w:val="0"/>
              <w:spacing w:beforeLines="20" w:before="48" w:afterLines="20" w:after="48" w:line="240" w:lineRule="auto"/>
              <w:ind w:left="104"/>
              <w:contextualSpacing/>
            </w:pPr>
          </w:p>
        </w:tc>
        <w:tc>
          <w:tcPr>
            <w:tcW w:w="7200" w:type="dxa"/>
            <w:tcBorders>
              <w:top w:val="single" w:sz="4" w:space="0" w:color="000000"/>
              <w:left w:val="single" w:sz="4" w:space="0" w:color="000000"/>
              <w:bottom w:val="single" w:sz="4" w:space="0" w:color="000000"/>
              <w:right w:val="single" w:sz="18" w:space="0" w:color="000000"/>
            </w:tcBorders>
          </w:tcPr>
          <w:p w14:paraId="213BCE4A" w14:textId="77777777" w:rsidR="003D66BB" w:rsidRPr="00AC7CBE" w:rsidRDefault="003D66BB" w:rsidP="00AC7CBE">
            <w:pPr>
              <w:kinsoku w:val="0"/>
              <w:overflowPunct w:val="0"/>
              <w:spacing w:beforeLines="20" w:before="48" w:afterLines="20" w:after="48" w:line="240" w:lineRule="auto"/>
              <w:contextualSpacing/>
            </w:pPr>
            <w:r w:rsidRPr="00AC7CBE">
              <w:rPr>
                <w:w w:val="105"/>
              </w:rPr>
              <w:t xml:space="preserve">start time </w:t>
            </w:r>
            <w:r w:rsidRPr="00AC7CBE">
              <w:rPr>
                <w:b/>
                <w:w w:val="105"/>
              </w:rPr>
              <w:t>(start)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E65C228"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hour/minute</w:t>
            </w:r>
          </w:p>
        </w:tc>
      </w:tr>
      <w:tr w:rsidR="003D66BB" w:rsidRPr="00AC7CBE" w14:paraId="39E4D8FB"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1B3EDCC" w14:textId="77777777" w:rsidR="003D66BB" w:rsidRPr="00AC7CBE" w:rsidRDefault="003D66BB" w:rsidP="00AC7CBE">
            <w:pPr>
              <w:kinsoku w:val="0"/>
              <w:overflowPunct w:val="0"/>
              <w:spacing w:beforeLines="20" w:before="48" w:afterLines="20" w:after="48" w:line="240" w:lineRule="auto"/>
              <w:ind w:left="75"/>
              <w:contextualSpacing/>
            </w:pPr>
          </w:p>
        </w:tc>
        <w:tc>
          <w:tcPr>
            <w:tcW w:w="7200" w:type="dxa"/>
            <w:tcBorders>
              <w:top w:val="single" w:sz="4" w:space="0" w:color="000000"/>
              <w:left w:val="single" w:sz="4" w:space="0" w:color="000000"/>
              <w:bottom w:val="single" w:sz="4" w:space="0" w:color="000000"/>
              <w:right w:val="single" w:sz="18" w:space="0" w:color="000000"/>
            </w:tcBorders>
          </w:tcPr>
          <w:p w14:paraId="4EB688D8"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 xml:space="preserve">End time </w:t>
            </w:r>
            <w:r w:rsidRPr="00AC7CBE">
              <w:rPr>
                <w:b/>
                <w:w w:val="105"/>
              </w:rPr>
              <w:t>(end)</w:t>
            </w:r>
          </w:p>
        </w:tc>
        <w:tc>
          <w:tcPr>
            <w:tcW w:w="2520" w:type="dxa"/>
            <w:tcBorders>
              <w:top w:val="single" w:sz="18" w:space="0" w:color="000000"/>
              <w:left w:val="single" w:sz="18" w:space="0" w:color="auto"/>
              <w:bottom w:val="single" w:sz="18" w:space="0" w:color="000000"/>
              <w:right w:val="single" w:sz="18" w:space="0" w:color="000000"/>
            </w:tcBorders>
          </w:tcPr>
          <w:p w14:paraId="4BACA939" w14:textId="77777777" w:rsidR="003D66BB" w:rsidRPr="00AC7CBE" w:rsidRDefault="003D66BB" w:rsidP="00AC7CBE">
            <w:pPr>
              <w:kinsoku w:val="0"/>
              <w:overflowPunct w:val="0"/>
              <w:spacing w:after="0" w:line="240" w:lineRule="auto"/>
              <w:contextualSpacing/>
              <w:rPr>
                <w:i/>
                <w:color w:val="A6A6A6" w:themeColor="background1" w:themeShade="A6"/>
              </w:rPr>
            </w:pPr>
            <w:r w:rsidRPr="00AC7CBE">
              <w:rPr>
                <w:i/>
                <w:color w:val="A6A6A6" w:themeColor="background1" w:themeShade="A6"/>
              </w:rPr>
              <w:t>hour/minute</w:t>
            </w:r>
          </w:p>
        </w:tc>
      </w:tr>
    </w:tbl>
    <w:p w14:paraId="1B64F6E5" w14:textId="325979DF" w:rsidR="003D66BB" w:rsidRPr="00AC7CBE" w:rsidRDefault="003D66BB" w:rsidP="00AC7CBE">
      <w:pPr>
        <w:tabs>
          <w:tab w:val="center" w:pos="5620"/>
          <w:tab w:val="right" w:pos="11240"/>
        </w:tabs>
        <w:spacing w:beforeLines="20" w:before="48" w:afterLines="20" w:after="48" w:line="240" w:lineRule="auto"/>
        <w:contextualSpacing/>
      </w:pPr>
    </w:p>
    <w:p w14:paraId="0B605D47" w14:textId="1482D73F" w:rsidR="003D66BB" w:rsidRPr="00AC7CBE" w:rsidRDefault="003D66BB" w:rsidP="00AC7CBE">
      <w:pPr>
        <w:pStyle w:val="Subtitle"/>
        <w:contextualSpacing/>
        <w:rPr>
          <w:rFonts w:asciiTheme="minorHAnsi" w:hAnsiTheme="minorHAnsi"/>
          <w:sz w:val="22"/>
          <w:szCs w:val="22"/>
        </w:rPr>
      </w:pPr>
      <w:r w:rsidRPr="00AC7CBE">
        <w:rPr>
          <w:rFonts w:asciiTheme="minorHAnsi" w:hAnsiTheme="minorHAnsi"/>
          <w:sz w:val="22"/>
          <w:szCs w:val="22"/>
        </w:rPr>
        <w:t>A</w:t>
      </w:r>
      <w:r w:rsidR="00471179">
        <w:rPr>
          <w:rFonts w:asciiTheme="minorHAnsi" w:hAnsiTheme="minorHAnsi"/>
          <w:sz w:val="22"/>
          <w:szCs w:val="22"/>
        </w:rPr>
        <w:t>.</w:t>
      </w:r>
      <w:r w:rsidRPr="00AC7CBE">
        <w:rPr>
          <w:rFonts w:asciiTheme="minorHAnsi" w:hAnsiTheme="minorHAnsi"/>
          <w:sz w:val="22"/>
          <w:szCs w:val="22"/>
        </w:rPr>
        <w:t>HEADMAN IDENTIFICATION AND CONSENT</w:t>
      </w:r>
    </w:p>
    <w:tbl>
      <w:tblPr>
        <w:tblW w:w="10080" w:type="dxa"/>
        <w:tblInd w:w="-5" w:type="dxa"/>
        <w:tblLayout w:type="fixed"/>
        <w:tblCellMar>
          <w:left w:w="0" w:type="dxa"/>
          <w:right w:w="0" w:type="dxa"/>
        </w:tblCellMar>
        <w:tblLook w:val="0000" w:firstRow="0" w:lastRow="0" w:firstColumn="0" w:lastColumn="0" w:noHBand="0" w:noVBand="0"/>
      </w:tblPr>
      <w:tblGrid>
        <w:gridCol w:w="360"/>
        <w:gridCol w:w="4680"/>
        <w:gridCol w:w="2520"/>
        <w:gridCol w:w="2520"/>
      </w:tblGrid>
      <w:tr w:rsidR="003D66BB" w:rsidRPr="00AC7CBE" w14:paraId="01688FD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5E217C02" w14:textId="77777777" w:rsidR="003D66BB" w:rsidRPr="00AC7CBE" w:rsidRDefault="003D66BB" w:rsidP="00AC7CBE">
            <w:pPr>
              <w:kinsoku w:val="0"/>
              <w:overflowPunct w:val="0"/>
              <w:spacing w:beforeLines="20" w:before="48" w:afterLines="20" w:after="48" w:line="240" w:lineRule="auto"/>
              <w:ind w:left="104"/>
              <w:contextualSpacing/>
            </w:pPr>
          </w:p>
        </w:tc>
        <w:tc>
          <w:tcPr>
            <w:tcW w:w="7200" w:type="dxa"/>
            <w:gridSpan w:val="2"/>
            <w:tcBorders>
              <w:top w:val="single" w:sz="4" w:space="0" w:color="000000"/>
              <w:left w:val="single" w:sz="4" w:space="0" w:color="000000"/>
              <w:bottom w:val="single" w:sz="4" w:space="0" w:color="000000"/>
              <w:right w:val="single" w:sz="18" w:space="0" w:color="000000"/>
            </w:tcBorders>
          </w:tcPr>
          <w:p w14:paraId="459F3257" w14:textId="77777777" w:rsidR="003D66BB" w:rsidRPr="00AC7CBE" w:rsidRDefault="003D66BB" w:rsidP="00AC7CBE">
            <w:pPr>
              <w:kinsoku w:val="0"/>
              <w:overflowPunct w:val="0"/>
              <w:spacing w:beforeLines="20" w:before="48" w:afterLines="20" w:after="48" w:line="240" w:lineRule="auto"/>
              <w:contextualSpacing/>
            </w:pPr>
            <w:r w:rsidRPr="00AC7CBE">
              <w:rPr>
                <w:w w:val="105"/>
              </w:rPr>
              <w:t>A1.Date of Survey</w:t>
            </w:r>
            <w:r w:rsidRPr="00AC7CBE">
              <w:rPr>
                <w:b/>
                <w:w w:val="105"/>
              </w:rPr>
              <w:t xml:space="preserve"> (time_st)</w:t>
            </w:r>
            <w:r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75B16BD"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 xml:space="preserve">mm/dd    </w:t>
            </w:r>
          </w:p>
          <w:p w14:paraId="4C84100D"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hour/minute</w:t>
            </w:r>
          </w:p>
        </w:tc>
      </w:tr>
      <w:tr w:rsidR="003D66BB" w:rsidRPr="00AC7CBE" w14:paraId="035EB67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36267F9"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4680" w:type="dxa"/>
            <w:tcBorders>
              <w:top w:val="single" w:sz="4" w:space="0" w:color="000000"/>
              <w:left w:val="single" w:sz="4" w:space="0" w:color="000000"/>
              <w:bottom w:val="single" w:sz="4" w:space="0" w:color="000000"/>
              <w:right w:val="single" w:sz="18" w:space="0" w:color="000000"/>
            </w:tcBorders>
          </w:tcPr>
          <w:p w14:paraId="113B7887" w14:textId="77777777" w:rsidR="003D66BB" w:rsidRPr="00AC7CBE" w:rsidRDefault="003D66BB" w:rsidP="00AC7CBE">
            <w:pPr>
              <w:kinsoku w:val="0"/>
              <w:overflowPunct w:val="0"/>
              <w:spacing w:beforeLines="20" w:before="48" w:afterLines="20" w:after="48" w:line="240" w:lineRule="auto"/>
              <w:contextualSpacing/>
              <w:rPr>
                <w:b/>
                <w:w w:val="105"/>
              </w:rPr>
            </w:pPr>
            <w:r w:rsidRPr="00AC7CBE">
              <w:rPr>
                <w:w w:val="105"/>
              </w:rPr>
              <w:t>A2.Name of Supervisor</w:t>
            </w:r>
            <w:r w:rsidRPr="00AC7CBE">
              <w:rPr>
                <w:b/>
                <w:w w:val="105"/>
              </w:rPr>
              <w:t xml:space="preserve"> (superv)</w:t>
            </w:r>
          </w:p>
        </w:tc>
        <w:tc>
          <w:tcPr>
            <w:tcW w:w="5040" w:type="dxa"/>
            <w:gridSpan w:val="2"/>
            <w:tcBorders>
              <w:top w:val="single" w:sz="18" w:space="0" w:color="000000"/>
              <w:left w:val="single" w:sz="18" w:space="0" w:color="000000"/>
              <w:bottom w:val="single" w:sz="18" w:space="0" w:color="000000"/>
              <w:right w:val="single" w:sz="18" w:space="0" w:color="000000"/>
            </w:tcBorders>
          </w:tcPr>
          <w:p w14:paraId="318B9372" w14:textId="77777777"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p w14:paraId="52A447AE" w14:textId="77777777" w:rsidR="003D66BB" w:rsidRPr="00AC7CBE" w:rsidRDefault="003D66BB" w:rsidP="00AC7CBE">
            <w:pPr>
              <w:spacing w:beforeLines="20" w:before="48" w:afterLines="20" w:after="48" w:line="240" w:lineRule="auto"/>
              <w:ind w:left="120"/>
              <w:contextualSpacing/>
            </w:pPr>
          </w:p>
        </w:tc>
      </w:tr>
      <w:tr w:rsidR="003D66BB" w:rsidRPr="00AC7CBE" w14:paraId="5924DAF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389CF23" w14:textId="77777777" w:rsidR="003D66BB" w:rsidRPr="00AC7CBE" w:rsidRDefault="003D66BB" w:rsidP="00AC7CBE">
            <w:pPr>
              <w:kinsoku w:val="0"/>
              <w:overflowPunct w:val="0"/>
              <w:spacing w:beforeLines="20" w:before="48" w:afterLines="20" w:after="48" w:line="240" w:lineRule="auto"/>
              <w:ind w:left="75"/>
              <w:contextualSpacing/>
            </w:pPr>
          </w:p>
        </w:tc>
        <w:tc>
          <w:tcPr>
            <w:tcW w:w="4680" w:type="dxa"/>
            <w:tcBorders>
              <w:top w:val="single" w:sz="4" w:space="0" w:color="000000"/>
              <w:left w:val="single" w:sz="4" w:space="0" w:color="000000"/>
              <w:bottom w:val="single" w:sz="4" w:space="0" w:color="000000"/>
              <w:right w:val="single" w:sz="18" w:space="0" w:color="000000"/>
            </w:tcBorders>
          </w:tcPr>
          <w:p w14:paraId="38DC537F" w14:textId="77777777" w:rsidR="003D66BB" w:rsidRPr="00AC7CBE" w:rsidRDefault="003D66BB" w:rsidP="00AC7CBE">
            <w:pPr>
              <w:kinsoku w:val="0"/>
              <w:overflowPunct w:val="0"/>
              <w:spacing w:beforeLines="20" w:before="48" w:afterLines="20" w:after="48" w:line="240" w:lineRule="auto"/>
              <w:contextualSpacing/>
              <w:rPr>
                <w:b/>
              </w:rPr>
            </w:pPr>
            <w:r w:rsidRPr="00AC7CBE">
              <w:rPr>
                <w:w w:val="105"/>
              </w:rPr>
              <w:t xml:space="preserve">A3.Village Name </w:t>
            </w:r>
            <w:r w:rsidRPr="00AC7CBE">
              <w:rPr>
                <w:b/>
                <w:w w:val="105"/>
              </w:rPr>
              <w:t>(h_vil)</w:t>
            </w:r>
          </w:p>
        </w:tc>
        <w:tc>
          <w:tcPr>
            <w:tcW w:w="5040" w:type="dxa"/>
            <w:gridSpan w:val="2"/>
            <w:tcBorders>
              <w:top w:val="single" w:sz="18" w:space="0" w:color="000000"/>
              <w:left w:val="single" w:sz="18" w:space="0" w:color="000000"/>
              <w:bottom w:val="single" w:sz="18" w:space="0" w:color="000000"/>
              <w:right w:val="single" w:sz="18" w:space="0" w:color="000000"/>
            </w:tcBorders>
          </w:tcPr>
          <w:p w14:paraId="777C0A8C" w14:textId="77777777"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p w14:paraId="6CAD8DC6" w14:textId="77777777" w:rsidR="003D66BB" w:rsidRPr="00AC7CBE" w:rsidRDefault="003D66BB" w:rsidP="00AC7CBE">
            <w:pPr>
              <w:spacing w:beforeLines="20" w:before="48" w:afterLines="20" w:after="48" w:line="240" w:lineRule="auto"/>
              <w:ind w:left="120"/>
              <w:contextualSpacing/>
            </w:pPr>
          </w:p>
        </w:tc>
      </w:tr>
      <w:tr w:rsidR="003D66BB" w:rsidRPr="00AC7CBE" w14:paraId="50E7AD0A"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48BF2D5B"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693BD6DF" w14:textId="35D43949" w:rsidR="003D66BB" w:rsidRPr="00AC7CBE" w:rsidRDefault="0012712C" w:rsidP="00AC7CBE">
            <w:pPr>
              <w:kinsoku w:val="0"/>
              <w:overflowPunct w:val="0"/>
              <w:spacing w:beforeLines="20" w:before="48" w:afterLines="20" w:after="48" w:line="240" w:lineRule="auto"/>
              <w:contextualSpacing/>
              <w:rPr>
                <w:w w:val="105"/>
              </w:rPr>
            </w:pPr>
            <w:r>
              <w:rPr>
                <w:w w:val="105"/>
              </w:rPr>
              <w:t>A4</w:t>
            </w:r>
            <w:r w:rsidR="003D66BB" w:rsidRPr="00AC7CBE">
              <w:rPr>
                <w:w w:val="105"/>
              </w:rPr>
              <w:t xml:space="preserve">.Village ID: </w:t>
            </w:r>
            <w:r w:rsidR="003D66BB" w:rsidRPr="00AC7CBE">
              <w:rPr>
                <w:b/>
                <w:w w:val="105"/>
              </w:rPr>
              <w:t>(h_vilid)</w:t>
            </w:r>
            <w:r w:rsidR="003D66BB" w:rsidRPr="00AC7CBE">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37AF088C" w14:textId="77777777" w:rsidR="003D66BB" w:rsidRPr="00AC7CBE" w:rsidRDefault="003D66BB" w:rsidP="00AC7CBE">
            <w:pPr>
              <w:spacing w:beforeLines="20" w:before="48" w:afterLines="20" w:after="48" w:line="240" w:lineRule="auto"/>
              <w:contextualSpacing/>
              <w:rPr>
                <w:i/>
              </w:rPr>
            </w:pPr>
            <w:r w:rsidRPr="00AC7CBE">
              <w:rPr>
                <w:i/>
                <w:color w:val="A6A6A6" w:themeColor="background1" w:themeShade="A6"/>
              </w:rPr>
              <w:t xml:space="preserve">(Integer) </w:t>
            </w:r>
          </w:p>
        </w:tc>
      </w:tr>
      <w:tr w:rsidR="003D66BB" w:rsidRPr="00AC7CBE" w14:paraId="39018DB7"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2E62BBA" w14:textId="77777777" w:rsidR="003D66BB" w:rsidRPr="00AC7CBE" w:rsidRDefault="003D66BB" w:rsidP="00AC7CBE">
            <w:pPr>
              <w:tabs>
                <w:tab w:val="center" w:pos="5620"/>
                <w:tab w:val="right" w:pos="11240"/>
              </w:tabs>
              <w:kinsoku w:val="0"/>
              <w:overflowPunct w:val="0"/>
              <w:spacing w:beforeLines="20" w:before="48" w:afterLines="20" w:after="48" w:line="240" w:lineRule="auto"/>
              <w:ind w:left="75"/>
              <w:contextualSpacing/>
              <w:jc w:val="center"/>
              <w:rPr>
                <w:spacing w:val="1"/>
                <w:w w:val="105"/>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33286945" w14:textId="6F65ECA6" w:rsidR="003D66BB" w:rsidRPr="00AC7CBE" w:rsidRDefault="0012712C" w:rsidP="00AC7CBE">
            <w:pPr>
              <w:kinsoku w:val="0"/>
              <w:overflowPunct w:val="0"/>
              <w:spacing w:beforeLines="20" w:before="48" w:afterLines="20" w:after="48" w:line="240" w:lineRule="auto"/>
              <w:contextualSpacing/>
              <w:rPr>
                <w:b/>
                <w:w w:val="105"/>
              </w:rPr>
            </w:pPr>
            <w:r>
              <w:rPr>
                <w:w w:val="105"/>
              </w:rPr>
              <w:t>A5</w:t>
            </w:r>
            <w:r w:rsidR="003D66BB" w:rsidRPr="00AC7CBE">
              <w:rPr>
                <w:w w:val="105"/>
              </w:rPr>
              <w:t xml:space="preserve">.Confirm village ID: </w:t>
            </w:r>
            <w:r w:rsidR="003D66BB" w:rsidRPr="00AC7CBE">
              <w:rPr>
                <w:b/>
                <w:w w:val="105"/>
              </w:rPr>
              <w:t>(h_vilid2)</w:t>
            </w:r>
          </w:p>
        </w:tc>
        <w:tc>
          <w:tcPr>
            <w:tcW w:w="2520" w:type="dxa"/>
            <w:tcBorders>
              <w:top w:val="single" w:sz="18" w:space="0" w:color="000000"/>
              <w:left w:val="single" w:sz="18" w:space="0" w:color="000000"/>
              <w:bottom w:val="single" w:sz="18" w:space="0" w:color="000000"/>
              <w:right w:val="single" w:sz="18" w:space="0" w:color="000000"/>
            </w:tcBorders>
          </w:tcPr>
          <w:p w14:paraId="305B48B8" w14:textId="77777777" w:rsidR="003D66BB" w:rsidRPr="00AC7CBE" w:rsidRDefault="003D66BB" w:rsidP="00AC7CBE">
            <w:pPr>
              <w:spacing w:beforeLines="20" w:before="48" w:afterLines="20" w:after="48" w:line="240" w:lineRule="auto"/>
              <w:contextualSpacing/>
              <w:rPr>
                <w:i/>
                <w:color w:val="A6A6A6" w:themeColor="background1" w:themeShade="A6"/>
              </w:rPr>
            </w:pPr>
            <w:r w:rsidRPr="00AC7CBE">
              <w:rPr>
                <w:i/>
                <w:color w:val="A6A6A6" w:themeColor="background1" w:themeShade="A6"/>
              </w:rPr>
              <w:t>(Integer)</w:t>
            </w:r>
          </w:p>
        </w:tc>
      </w:tr>
    </w:tbl>
    <w:p w14:paraId="0BA67B47"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p w14:paraId="0CD40573"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r w:rsidRPr="00AC7CBE">
        <w:rPr>
          <w:rFonts w:asciiTheme="minorHAnsi" w:eastAsia="Times New Roman" w:hAnsiTheme="minorHAnsi"/>
          <w:sz w:val="22"/>
          <w:szCs w:val="22"/>
          <w:lang w:eastAsia="zh-CN"/>
        </w:rPr>
        <w:t>INFORMED CONSENT - PLEASE READ THE PAPER CONSENT FORM CAREFULY AND WORD FOR WORD</w:t>
      </w:r>
    </w:p>
    <w:p w14:paraId="3CE1B829"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p w14:paraId="3A62DD41" w14:textId="77777777" w:rsidR="003D66BB" w:rsidRPr="00AC7CBE" w:rsidRDefault="003D66BB" w:rsidP="00AC7CBE">
      <w:pPr>
        <w:pStyle w:val="BodyText"/>
        <w:kinsoku w:val="0"/>
        <w:overflowPunct w:val="0"/>
        <w:spacing w:beforeLines="20" w:before="48" w:afterLines="20" w:after="48"/>
        <w:ind w:right="160"/>
        <w:contextualSpacing/>
        <w:rPr>
          <w:rFonts w:asciiTheme="minorHAnsi" w:hAnsiTheme="minorHAnsi"/>
          <w:sz w:val="22"/>
          <w:szCs w:val="22"/>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60"/>
        <w:gridCol w:w="4680"/>
        <w:gridCol w:w="4320"/>
        <w:gridCol w:w="720"/>
      </w:tblGrid>
      <w:tr w:rsidR="003D66BB" w:rsidRPr="00AC7CBE" w14:paraId="5F148F92" w14:textId="77777777" w:rsidTr="00AC7CBE">
        <w:trPr>
          <w:trHeight w:val="20"/>
        </w:trPr>
        <w:tc>
          <w:tcPr>
            <w:tcW w:w="360" w:type="dxa"/>
          </w:tcPr>
          <w:p w14:paraId="7DCED0B7" w14:textId="77777777" w:rsidR="003D66BB" w:rsidRPr="00AC7CBE" w:rsidRDefault="003D66BB" w:rsidP="00AC7CBE">
            <w:pPr>
              <w:kinsoku w:val="0"/>
              <w:overflowPunct w:val="0"/>
              <w:spacing w:after="0" w:line="240" w:lineRule="auto"/>
              <w:ind w:left="104"/>
              <w:contextualSpacing/>
            </w:pPr>
          </w:p>
        </w:tc>
        <w:tc>
          <w:tcPr>
            <w:tcW w:w="4680" w:type="dxa"/>
            <w:tcBorders>
              <w:right w:val="nil"/>
            </w:tcBorders>
          </w:tcPr>
          <w:p w14:paraId="37A78A2F" w14:textId="5F70CF79" w:rsidR="003D66BB" w:rsidRPr="00AC7CBE" w:rsidRDefault="0012712C" w:rsidP="00AC7CBE">
            <w:pPr>
              <w:kinsoku w:val="0"/>
              <w:overflowPunct w:val="0"/>
              <w:spacing w:afterLines="20" w:after="48" w:line="240" w:lineRule="auto"/>
              <w:contextualSpacing/>
              <w:rPr>
                <w:b/>
                <w:w w:val="105"/>
              </w:rPr>
            </w:pPr>
            <w:r>
              <w:rPr>
                <w:w w:val="105"/>
              </w:rPr>
              <w:t xml:space="preserve">A6 </w:t>
            </w:r>
            <w:r w:rsidR="003D66BB" w:rsidRPr="00AC7CBE">
              <w:rPr>
                <w:w w:val="105"/>
              </w:rPr>
              <w:t xml:space="preserve">Did the respondent consent? </w:t>
            </w:r>
            <w:r w:rsidR="003D66BB" w:rsidRPr="00AC7CBE">
              <w:rPr>
                <w:b/>
                <w:w w:val="105"/>
              </w:rPr>
              <w:t>(consent)</w:t>
            </w:r>
          </w:p>
          <w:p w14:paraId="0229EEFA" w14:textId="316D00B3" w:rsidR="00CB0E2D" w:rsidRPr="00AC7CBE" w:rsidRDefault="00CB0E2D" w:rsidP="00AC7CBE">
            <w:pPr>
              <w:kinsoku w:val="0"/>
              <w:overflowPunct w:val="0"/>
              <w:spacing w:afterLines="20" w:after="48" w:line="240" w:lineRule="auto"/>
              <w:contextualSpacing/>
              <w:rPr>
                <w:w w:val="105"/>
              </w:rPr>
            </w:pPr>
            <w:r w:rsidRPr="00AC7CBE">
              <w:rPr>
                <w:w w:val="105"/>
              </w:rPr>
              <w:t>If 1, skip to Module B</w:t>
            </w:r>
          </w:p>
        </w:tc>
        <w:tc>
          <w:tcPr>
            <w:tcW w:w="4320" w:type="dxa"/>
            <w:tcBorders>
              <w:left w:val="nil"/>
              <w:right w:val="single" w:sz="18" w:space="0" w:color="000000"/>
            </w:tcBorders>
          </w:tcPr>
          <w:p w14:paraId="1FBDDFF9" w14:textId="77777777" w:rsidR="00CB0E2D" w:rsidRPr="00AC7CBE" w:rsidRDefault="00CB0E2D" w:rsidP="00AC7CBE">
            <w:pPr>
              <w:spacing w:after="0" w:line="240" w:lineRule="auto"/>
              <w:contextualSpacing/>
            </w:pPr>
            <w:r w:rsidRPr="00AC7CBE">
              <w:t>1=No</w:t>
            </w:r>
          </w:p>
          <w:p w14:paraId="4B17A4EA" w14:textId="4725C8AF" w:rsidR="003D66BB" w:rsidRPr="00AC7CBE" w:rsidRDefault="00CB0E2D" w:rsidP="00AC7CBE">
            <w:pPr>
              <w:spacing w:after="0" w:line="240" w:lineRule="auto"/>
              <w:contextualSpacing/>
            </w:pPr>
            <w:r w:rsidRPr="00AC7CBE">
              <w:t>2=Yes</w:t>
            </w:r>
          </w:p>
        </w:tc>
        <w:tc>
          <w:tcPr>
            <w:tcW w:w="720" w:type="dxa"/>
            <w:tcBorders>
              <w:top w:val="single" w:sz="18" w:space="0" w:color="000000"/>
              <w:left w:val="single" w:sz="18" w:space="0" w:color="000000"/>
              <w:bottom w:val="single" w:sz="18" w:space="0" w:color="000000"/>
              <w:right w:val="single" w:sz="18" w:space="0" w:color="000000"/>
            </w:tcBorders>
          </w:tcPr>
          <w:p w14:paraId="651E8656" w14:textId="77777777" w:rsidR="003D66BB" w:rsidRPr="00AC7CBE" w:rsidRDefault="003D66BB" w:rsidP="00AC7CBE">
            <w:pPr>
              <w:kinsoku w:val="0"/>
              <w:overflowPunct w:val="0"/>
              <w:spacing w:after="0" w:line="240" w:lineRule="auto"/>
              <w:ind w:left="22"/>
              <w:contextualSpacing/>
              <w:rPr>
                <w:w w:val="105"/>
              </w:rPr>
            </w:pPr>
            <w:r w:rsidRPr="00AC7CBE">
              <w:rPr>
                <w:i/>
                <w:color w:val="A6A6A6" w:themeColor="background1" w:themeShade="A6"/>
              </w:rPr>
              <w:t>(Code)</w:t>
            </w:r>
          </w:p>
        </w:tc>
      </w:tr>
      <w:tr w:rsidR="003D66BB" w:rsidRPr="00AC7CBE" w14:paraId="0E351898" w14:textId="77777777" w:rsidTr="00AC7CBE">
        <w:trPr>
          <w:trHeight w:val="20"/>
        </w:trPr>
        <w:tc>
          <w:tcPr>
            <w:tcW w:w="360" w:type="dxa"/>
          </w:tcPr>
          <w:p w14:paraId="32D4B752" w14:textId="77777777" w:rsidR="003D66BB" w:rsidRPr="00AC7CBE" w:rsidRDefault="003D66BB" w:rsidP="00AC7CBE">
            <w:pPr>
              <w:kinsoku w:val="0"/>
              <w:overflowPunct w:val="0"/>
              <w:spacing w:after="0" w:line="240" w:lineRule="auto"/>
              <w:ind w:left="75"/>
              <w:contextualSpacing/>
            </w:pPr>
          </w:p>
        </w:tc>
        <w:tc>
          <w:tcPr>
            <w:tcW w:w="4680" w:type="dxa"/>
            <w:tcBorders>
              <w:right w:val="single" w:sz="18" w:space="0" w:color="000000"/>
            </w:tcBorders>
          </w:tcPr>
          <w:p w14:paraId="2589921E" w14:textId="3D07C0C0" w:rsidR="003D66BB" w:rsidRPr="00AC7CBE" w:rsidRDefault="0012712C" w:rsidP="00AC7CBE">
            <w:pPr>
              <w:spacing w:after="0" w:line="240" w:lineRule="auto"/>
              <w:contextualSpacing/>
              <w:rPr>
                <w:b/>
              </w:rPr>
            </w:pPr>
            <w:r>
              <w:t>A7</w:t>
            </w:r>
            <w:r w:rsidR="003D66BB" w:rsidRPr="00AC7CBE">
              <w:t xml:space="preserve">.If you have chosen not to participate, can you please tell me why? </w:t>
            </w:r>
            <w:r w:rsidR="003D66BB" w:rsidRPr="00AC7CBE">
              <w:rPr>
                <w:b/>
              </w:rPr>
              <w:t>(refuse)</w:t>
            </w:r>
          </w:p>
          <w:p w14:paraId="782EE28A" w14:textId="30FC7702" w:rsidR="003D66BB" w:rsidRPr="00AC7CBE" w:rsidRDefault="003D66BB" w:rsidP="00AC7CBE">
            <w:pPr>
              <w:keepNext/>
              <w:spacing w:afterLines="20" w:after="48" w:line="240" w:lineRule="auto"/>
              <w:contextualSpacing/>
              <w:outlineLvl w:val="4"/>
              <w:rPr>
                <w:w w:val="105"/>
              </w:rPr>
            </w:pPr>
            <w:r w:rsidRPr="00AC7CBE">
              <w:rPr>
                <w:rFonts w:cs="Times New Roman"/>
                <w:w w:val="105"/>
              </w:rPr>
              <w:t>Skip to</w:t>
            </w:r>
            <w:r w:rsidRPr="00AC7CBE">
              <w:rPr>
                <w:rFonts w:cs="Times New Roman"/>
                <w:i/>
                <w:w w:val="105"/>
              </w:rPr>
              <w:t xml:space="preserve"> </w:t>
            </w:r>
            <w:r w:rsidRPr="00AC7CBE">
              <w:rPr>
                <w:rFonts w:cs="Times New Roman"/>
                <w:b/>
                <w:w w:val="105"/>
              </w:rPr>
              <w:t>Module J-&gt; Conclusion</w:t>
            </w:r>
          </w:p>
        </w:tc>
        <w:tc>
          <w:tcPr>
            <w:tcW w:w="5040" w:type="dxa"/>
            <w:gridSpan w:val="2"/>
            <w:tcBorders>
              <w:top w:val="single" w:sz="18" w:space="0" w:color="000000"/>
              <w:left w:val="single" w:sz="18" w:space="0" w:color="000000"/>
              <w:bottom w:val="single" w:sz="18" w:space="0" w:color="000000"/>
              <w:right w:val="single" w:sz="18" w:space="0" w:color="000000"/>
            </w:tcBorders>
          </w:tcPr>
          <w:p w14:paraId="39B5CAE2" w14:textId="2F6D484B" w:rsidR="003D66BB" w:rsidRPr="00AC7CBE" w:rsidRDefault="003D66BB" w:rsidP="00AC7CBE">
            <w:pPr>
              <w:kinsoku w:val="0"/>
              <w:overflowPunct w:val="0"/>
              <w:spacing w:after="0" w:line="240" w:lineRule="auto"/>
              <w:contextualSpacing/>
              <w:rPr>
                <w:w w:val="105"/>
              </w:rPr>
            </w:pPr>
            <w:r w:rsidRPr="00AC7CBE">
              <w:rPr>
                <w:i/>
                <w:color w:val="A6A6A6" w:themeColor="background1" w:themeShade="A6"/>
              </w:rPr>
              <w:t>(Text)</w:t>
            </w:r>
          </w:p>
        </w:tc>
      </w:tr>
    </w:tbl>
    <w:p w14:paraId="0F78B80D" w14:textId="77777777" w:rsidR="003D66BB" w:rsidRPr="00AC7CBE" w:rsidRDefault="003D66BB" w:rsidP="00AC7CBE">
      <w:pPr>
        <w:tabs>
          <w:tab w:val="left" w:pos="5490"/>
        </w:tabs>
        <w:spacing w:after="0" w:line="240" w:lineRule="auto"/>
        <w:contextualSpacing/>
        <w:rPr>
          <w:rFonts w:eastAsia="Times New Roman" w:cs="Times New Roman"/>
          <w:b/>
          <w:color w:val="000000"/>
        </w:rPr>
      </w:pPr>
    </w:p>
    <w:p w14:paraId="253991E8" w14:textId="77777777" w:rsidR="003D66BB" w:rsidRPr="00AC7CBE" w:rsidRDefault="003D66BB" w:rsidP="00AC7CBE">
      <w:pPr>
        <w:spacing w:after="0" w:line="240" w:lineRule="auto"/>
        <w:contextualSpacing/>
        <w:rPr>
          <w:rFonts w:eastAsia="Times New Roman" w:cs="Times New Roman"/>
          <w:b/>
          <w:color w:val="000000"/>
        </w:rPr>
      </w:pPr>
    </w:p>
    <w:p w14:paraId="3FD15367" w14:textId="77777777" w:rsidR="00CB0E2D" w:rsidRPr="00AC7CBE" w:rsidRDefault="00CB0E2D" w:rsidP="00AC7CBE">
      <w:pPr>
        <w:spacing w:after="0" w:line="240" w:lineRule="auto"/>
        <w:contextualSpacing/>
        <w:rPr>
          <w:rFonts w:eastAsia="Times New Roman" w:cs="Times New Roman"/>
          <w:b/>
          <w:color w:val="000000"/>
        </w:rPr>
      </w:pPr>
      <w:r w:rsidRPr="00AC7CBE">
        <w:rPr>
          <w:rFonts w:eastAsia="Times New Roman" w:cs="Times New Roman"/>
          <w:b/>
          <w:color w:val="000000"/>
        </w:rPr>
        <w:br w:type="page"/>
      </w:r>
    </w:p>
    <w:p w14:paraId="2C9F3A30" w14:textId="07E953D4" w:rsidR="003D66BB" w:rsidRPr="00AC7CBE" w:rsidRDefault="003D66BB" w:rsidP="00AC7CBE">
      <w:pPr>
        <w:spacing w:after="0" w:line="240" w:lineRule="auto"/>
        <w:contextualSpacing/>
        <w:rPr>
          <w:rFonts w:eastAsia="Times New Roman" w:cs="Times New Roman"/>
          <w:b/>
          <w:color w:val="000000"/>
        </w:rPr>
      </w:pPr>
      <w:r w:rsidRPr="00AC7CBE">
        <w:rPr>
          <w:rFonts w:eastAsia="Times New Roman" w:cs="Times New Roman"/>
          <w:b/>
          <w:color w:val="000000"/>
        </w:rPr>
        <w:lastRenderedPageBreak/>
        <w:t>B</w:t>
      </w:r>
      <w:r w:rsidR="00471179">
        <w:rPr>
          <w:rFonts w:eastAsia="Times New Roman" w:cs="Times New Roman"/>
          <w:b/>
          <w:color w:val="000000"/>
        </w:rPr>
        <w:t>.</w:t>
      </w:r>
      <w:r w:rsidRPr="00AC7CBE">
        <w:rPr>
          <w:rFonts w:eastAsia="Times New Roman" w:cs="Times New Roman"/>
          <w:b/>
          <w:color w:val="000000"/>
        </w:rPr>
        <w:t>Headman Info</w:t>
      </w:r>
    </w:p>
    <w:tbl>
      <w:tblPr>
        <w:tblW w:w="10082"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4681"/>
        <w:gridCol w:w="2160"/>
        <w:gridCol w:w="357"/>
        <w:gridCol w:w="1803"/>
        <w:gridCol w:w="18"/>
        <w:gridCol w:w="697"/>
        <w:gridCol w:w="7"/>
      </w:tblGrid>
      <w:tr w:rsidR="00A95A91" w:rsidRPr="00AC7CBE" w14:paraId="3EE36861" w14:textId="77777777" w:rsidTr="00AC7CBE">
        <w:trPr>
          <w:gridAfter w:val="1"/>
          <w:wAfter w:w="7" w:type="dxa"/>
          <w:trHeight w:val="20"/>
        </w:trPr>
        <w:tc>
          <w:tcPr>
            <w:tcW w:w="359" w:type="dxa"/>
            <w:tcBorders>
              <w:right w:val="single" w:sz="4" w:space="0" w:color="auto"/>
            </w:tcBorders>
          </w:tcPr>
          <w:p w14:paraId="7051956C" w14:textId="77777777" w:rsidR="00A95A91" w:rsidRPr="00AC7CBE" w:rsidRDefault="00A95A91" w:rsidP="00AC7CBE">
            <w:pPr>
              <w:spacing w:after="0" w:line="240" w:lineRule="auto"/>
              <w:contextualSpacing/>
            </w:pPr>
          </w:p>
        </w:tc>
        <w:tc>
          <w:tcPr>
            <w:tcW w:w="4681" w:type="dxa"/>
            <w:tcBorders>
              <w:left w:val="single" w:sz="4" w:space="0" w:color="auto"/>
              <w:right w:val="single" w:sz="18" w:space="0" w:color="000000"/>
            </w:tcBorders>
          </w:tcPr>
          <w:p w14:paraId="04DE3970" w14:textId="055622CF" w:rsidR="00A95A91" w:rsidRPr="00AC7CBE" w:rsidRDefault="00A95A91" w:rsidP="00AC7CBE">
            <w:pPr>
              <w:spacing w:after="0" w:line="240" w:lineRule="auto"/>
              <w:contextualSpacing/>
              <w:rPr>
                <w:w w:val="105"/>
              </w:rPr>
            </w:pPr>
            <w:r w:rsidRPr="00AC7CBE">
              <w:rPr>
                <w:rFonts w:eastAsia="Calibri" w:cs="Times New Roman"/>
                <w:w w:val="105"/>
              </w:rPr>
              <w:t xml:space="preserve">B1.Full name of Headman </w:t>
            </w:r>
            <w:r w:rsidRPr="00AC7CBE">
              <w:rPr>
                <w:rFonts w:eastAsia="Calibri" w:cs="Times New Roman"/>
                <w:b/>
                <w:w w:val="105"/>
              </w:rPr>
              <w:t>(hname)</w:t>
            </w:r>
          </w:p>
        </w:tc>
        <w:tc>
          <w:tcPr>
            <w:tcW w:w="5035" w:type="dxa"/>
            <w:gridSpan w:val="5"/>
            <w:tcBorders>
              <w:top w:val="single" w:sz="18" w:space="0" w:color="000000"/>
              <w:left w:val="single" w:sz="18" w:space="0" w:color="000000"/>
              <w:bottom w:val="single" w:sz="18" w:space="0" w:color="000000"/>
              <w:right w:val="single" w:sz="18" w:space="0" w:color="000000"/>
            </w:tcBorders>
          </w:tcPr>
          <w:p w14:paraId="5C4E3210" w14:textId="77777777" w:rsidR="00A95A91" w:rsidRPr="00AC7CBE" w:rsidRDefault="00A95A91" w:rsidP="00AC7CBE">
            <w:pPr>
              <w:spacing w:after="0" w:line="240" w:lineRule="auto"/>
              <w:contextualSpacing/>
              <w:rPr>
                <w:w w:val="105"/>
              </w:rPr>
            </w:pPr>
            <w:r w:rsidRPr="00AC7CBE">
              <w:rPr>
                <w:i/>
                <w:color w:val="A6A6A6" w:themeColor="background1" w:themeShade="A6"/>
              </w:rPr>
              <w:t>(Text)</w:t>
            </w:r>
          </w:p>
        </w:tc>
      </w:tr>
      <w:tr w:rsidR="00A95A91" w:rsidRPr="00AC7CBE" w14:paraId="373173C4" w14:textId="77777777" w:rsidTr="00AC7CBE">
        <w:trPr>
          <w:gridAfter w:val="1"/>
          <w:wAfter w:w="7" w:type="dxa"/>
          <w:trHeight w:val="20"/>
        </w:trPr>
        <w:tc>
          <w:tcPr>
            <w:tcW w:w="359" w:type="dxa"/>
            <w:tcBorders>
              <w:top w:val="single" w:sz="4" w:space="0" w:color="000000"/>
              <w:left w:val="single" w:sz="4" w:space="0" w:color="auto"/>
              <w:bottom w:val="single" w:sz="4" w:space="0" w:color="000000"/>
              <w:right w:val="single" w:sz="4" w:space="0" w:color="auto"/>
            </w:tcBorders>
          </w:tcPr>
          <w:p w14:paraId="35281F8A" w14:textId="77777777" w:rsidR="00A95A91" w:rsidRPr="00AC7CBE" w:rsidRDefault="00A95A91" w:rsidP="00AC7CBE">
            <w:pPr>
              <w:spacing w:after="0" w:line="240" w:lineRule="auto"/>
              <w:contextualSpacing/>
            </w:pPr>
          </w:p>
        </w:tc>
        <w:tc>
          <w:tcPr>
            <w:tcW w:w="4681" w:type="dxa"/>
            <w:tcBorders>
              <w:top w:val="single" w:sz="4" w:space="0" w:color="000000"/>
              <w:left w:val="single" w:sz="4" w:space="0" w:color="auto"/>
              <w:bottom w:val="single" w:sz="4" w:space="0" w:color="000000"/>
              <w:right w:val="single" w:sz="18" w:space="0" w:color="000000"/>
            </w:tcBorders>
          </w:tcPr>
          <w:p w14:paraId="5F4EC3DA" w14:textId="7A14B07E" w:rsidR="00A95A91" w:rsidRPr="00AC7CBE" w:rsidRDefault="00A95A91" w:rsidP="00AC7CBE">
            <w:pPr>
              <w:spacing w:after="0" w:line="240" w:lineRule="auto"/>
              <w:contextualSpacing/>
              <w:rPr>
                <w:w w:val="105"/>
              </w:rPr>
            </w:pPr>
            <w:r w:rsidRPr="00AC7CBE">
              <w:rPr>
                <w:rFonts w:eastAsia="Calibri" w:cs="Times New Roman"/>
                <w:w w:val="105"/>
              </w:rPr>
              <w:t>B2</w:t>
            </w:r>
            <w:r w:rsidR="00471179">
              <w:rPr>
                <w:rFonts w:eastAsia="Calibri" w:cs="Times New Roman"/>
                <w:w w:val="105"/>
              </w:rPr>
              <w:t>.</w:t>
            </w:r>
            <w:r w:rsidRPr="00AC7CBE">
              <w:rPr>
                <w:rFonts w:eastAsia="Calibri" w:cs="Times New Roman"/>
                <w:w w:val="105"/>
              </w:rPr>
              <w:t xml:space="preserve">Nickname of headman </w:t>
            </w:r>
            <w:r w:rsidRPr="00AC7CBE">
              <w:rPr>
                <w:rFonts w:eastAsia="Calibri" w:cs="Times New Roman"/>
                <w:b/>
                <w:w w:val="105"/>
              </w:rPr>
              <w:t>(hnickname)</w:t>
            </w:r>
          </w:p>
        </w:tc>
        <w:tc>
          <w:tcPr>
            <w:tcW w:w="5035" w:type="dxa"/>
            <w:gridSpan w:val="5"/>
            <w:tcBorders>
              <w:top w:val="single" w:sz="18" w:space="0" w:color="000000"/>
              <w:left w:val="single" w:sz="18" w:space="0" w:color="000000"/>
              <w:bottom w:val="single" w:sz="18" w:space="0" w:color="000000"/>
              <w:right w:val="single" w:sz="18" w:space="0" w:color="000000"/>
            </w:tcBorders>
          </w:tcPr>
          <w:p w14:paraId="6BBC706A"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(Text)</w:t>
            </w:r>
          </w:p>
        </w:tc>
      </w:tr>
      <w:tr w:rsidR="00A95A91" w:rsidRPr="00AC7CBE" w14:paraId="0B04817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17DAE808"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440448AF" w14:textId="21A03277" w:rsidR="00A95A91" w:rsidRPr="00AC7CBE" w:rsidRDefault="00A95A91" w:rsidP="00AC7CBE">
            <w:pPr>
              <w:spacing w:after="0" w:line="240" w:lineRule="auto"/>
              <w:contextualSpacing/>
              <w:rPr>
                <w:w w:val="105"/>
              </w:rPr>
            </w:pPr>
            <w:r w:rsidRPr="00AC7CBE">
              <w:rPr>
                <w:rFonts w:eastAsia="Calibri" w:cs="Times New Roman"/>
                <w:w w:val="105"/>
              </w:rPr>
              <w:t>B3</w:t>
            </w:r>
            <w:r w:rsidR="00471179">
              <w:rPr>
                <w:rFonts w:eastAsia="Calibri" w:cs="Times New Roman"/>
                <w:w w:val="105"/>
              </w:rPr>
              <w:t>.</w:t>
            </w:r>
            <w:r w:rsidRPr="00AC7CBE">
              <w:rPr>
                <w:rFonts w:eastAsia="Calibri" w:cs="Times New Roman"/>
                <w:w w:val="105"/>
              </w:rPr>
              <w:t xml:space="preserve">NRC of headman </w:t>
            </w:r>
            <w:r w:rsidRPr="00AC7CBE">
              <w:rPr>
                <w:rFonts w:eastAsia="Calibri" w:cs="Times New Roman"/>
                <w:b/>
                <w:w w:val="105"/>
              </w:rPr>
              <w:t>(hnrc)</w:t>
            </w:r>
          </w:p>
        </w:tc>
        <w:tc>
          <w:tcPr>
            <w:tcW w:w="2525" w:type="dxa"/>
            <w:gridSpan w:val="4"/>
            <w:tcBorders>
              <w:top w:val="single" w:sz="18" w:space="0" w:color="000000"/>
              <w:left w:val="single" w:sz="18" w:space="0" w:color="000000"/>
              <w:bottom w:val="single" w:sz="18" w:space="0" w:color="000000"/>
              <w:right w:val="single" w:sz="18" w:space="0" w:color="000000"/>
            </w:tcBorders>
          </w:tcPr>
          <w:p w14:paraId="736529E1"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11F8603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6165175"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3795B224" w14:textId="7A87943D" w:rsidR="00A95A91" w:rsidRPr="00AC7CBE" w:rsidRDefault="00A95A91" w:rsidP="00AC7CBE">
            <w:pPr>
              <w:kinsoku w:val="0"/>
              <w:overflowPunct w:val="0"/>
              <w:spacing w:beforeLines="20" w:before="48" w:afterLines="20" w:after="48" w:line="240" w:lineRule="auto"/>
              <w:contextualSpacing/>
              <w:rPr>
                <w:rFonts w:eastAsia="Calibri" w:cs="Times New Roman"/>
                <w:b/>
                <w:w w:val="105"/>
              </w:rPr>
            </w:pPr>
            <w:r w:rsidRPr="00AC7CBE">
              <w:rPr>
                <w:rFonts w:eastAsia="Calibri" w:cs="Times New Roman"/>
                <w:w w:val="105"/>
              </w:rPr>
              <w:t>B4a</w:t>
            </w:r>
            <w:r w:rsidR="00471179">
              <w:rPr>
                <w:rFonts w:eastAsia="Calibri" w:cs="Times New Roman"/>
                <w:w w:val="105"/>
              </w:rPr>
              <w:t>.</w:t>
            </w:r>
            <w:r w:rsidRPr="00AC7CBE">
              <w:rPr>
                <w:rFonts w:eastAsia="Calibri" w:cs="Times New Roman"/>
                <w:w w:val="105"/>
              </w:rPr>
              <w:t xml:space="preserve">Enter the mobile number of the headman </w:t>
            </w:r>
            <w:r w:rsidRPr="00AC7CBE">
              <w:rPr>
                <w:rFonts w:eastAsia="Calibri" w:cs="Times New Roman"/>
                <w:b/>
                <w:w w:val="105"/>
              </w:rPr>
              <w:t>(hcell1)</w:t>
            </w:r>
          </w:p>
          <w:p w14:paraId="213FB319" w14:textId="70FC0E92"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r w:rsidR="00471179">
              <w:rPr>
                <w:rFonts w:eastAsia="Calibri" w:cs="Times New Roman"/>
                <w:i/>
                <w:w w:val="105"/>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23C68566"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5AAED91B"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8EEBE1"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17888153" w14:textId="6159835F" w:rsidR="00A95A91" w:rsidRPr="00AC7CBE" w:rsidRDefault="00A95A91" w:rsidP="00AC7CBE">
            <w:pPr>
              <w:kinsoku w:val="0"/>
              <w:overflowPunct w:val="0"/>
              <w:spacing w:beforeLines="20" w:before="48" w:afterLines="20" w:after="48" w:line="240" w:lineRule="auto"/>
              <w:contextualSpacing/>
              <w:rPr>
                <w:rFonts w:eastAsia="Calibri" w:cs="Times New Roman"/>
                <w:w w:val="105"/>
              </w:rPr>
            </w:pPr>
            <w:r w:rsidRPr="00AC7CBE">
              <w:rPr>
                <w:rFonts w:eastAsia="Calibri" w:cs="Times New Roman"/>
                <w:w w:val="105"/>
              </w:rPr>
              <w:t>B4b</w:t>
            </w:r>
            <w:r w:rsidR="00471179">
              <w:rPr>
                <w:rFonts w:eastAsia="Calibri" w:cs="Times New Roman"/>
                <w:w w:val="105"/>
              </w:rPr>
              <w:t>.</w:t>
            </w:r>
            <w:r w:rsidRPr="00AC7CBE">
              <w:rPr>
                <w:rFonts w:eastAsia="Calibri" w:cs="Times New Roman"/>
                <w:w w:val="105"/>
              </w:rPr>
              <w:t xml:space="preserve">Enter the second mobile number of the headman </w:t>
            </w:r>
            <w:r w:rsidRPr="00AC7CBE">
              <w:rPr>
                <w:rFonts w:eastAsia="Calibri" w:cs="Times New Roman"/>
                <w:b/>
                <w:w w:val="105"/>
              </w:rPr>
              <w:t>(hcell2)</w:t>
            </w:r>
          </w:p>
          <w:p w14:paraId="05FBD36F" w14:textId="6AD5FDDA"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28EB01C0"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22CDD1B5"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CBBDC3"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2E7896F2" w14:textId="3D2B30BC" w:rsidR="00A95A91" w:rsidRPr="00AC7CBE" w:rsidRDefault="00A95A91" w:rsidP="00AC7CBE">
            <w:pPr>
              <w:kinsoku w:val="0"/>
              <w:overflowPunct w:val="0"/>
              <w:spacing w:beforeLines="20" w:before="48" w:afterLines="20" w:after="48" w:line="240" w:lineRule="auto"/>
              <w:contextualSpacing/>
              <w:rPr>
                <w:rFonts w:eastAsia="Calibri" w:cs="Times New Roman"/>
                <w:w w:val="105"/>
              </w:rPr>
            </w:pPr>
            <w:r w:rsidRPr="00AC7CBE">
              <w:rPr>
                <w:rFonts w:eastAsia="Calibri" w:cs="Times New Roman"/>
                <w:w w:val="105"/>
              </w:rPr>
              <w:t>B4c</w:t>
            </w:r>
            <w:r w:rsidR="00471179">
              <w:rPr>
                <w:rFonts w:eastAsia="Calibri" w:cs="Times New Roman"/>
                <w:w w:val="105"/>
              </w:rPr>
              <w:t>.</w:t>
            </w:r>
            <w:r w:rsidRPr="00AC7CBE">
              <w:rPr>
                <w:rFonts w:eastAsia="Calibri" w:cs="Times New Roman"/>
                <w:w w:val="105"/>
              </w:rPr>
              <w:t xml:space="preserve">Enter the third mobile number of the headman </w:t>
            </w:r>
            <w:r w:rsidRPr="00AC7CBE">
              <w:rPr>
                <w:rFonts w:eastAsia="Calibri" w:cs="Times New Roman"/>
                <w:b/>
                <w:w w:val="105"/>
              </w:rPr>
              <w:t>(hcell3)</w:t>
            </w:r>
          </w:p>
          <w:p w14:paraId="233B8EA6" w14:textId="63439A67" w:rsidR="00A95A91" w:rsidRPr="00AC7CBE" w:rsidRDefault="00A95A91" w:rsidP="00AC7CBE">
            <w:pPr>
              <w:spacing w:after="0" w:line="240" w:lineRule="auto"/>
              <w:contextualSpacing/>
              <w:rPr>
                <w:w w:val="105"/>
              </w:rPr>
            </w:pPr>
            <w:r w:rsidRPr="00AC7CBE">
              <w:rPr>
                <w:rFonts w:eastAsia="Calibri" w:cs="Times New Roman"/>
                <w:i/>
                <w:w w:val="105"/>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3EDC419C"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72B3AA60"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4D3E7DE6" w14:textId="77777777" w:rsidR="00A95A91" w:rsidRPr="00AC7CBE" w:rsidRDefault="00A95A91" w:rsidP="00AC7CBE">
            <w:pPr>
              <w:spacing w:after="0" w:line="240" w:lineRule="auto"/>
              <w:contextualSpacing/>
              <w:rPr>
                <w:rFonts w:eastAsia="Calibri" w:cs="Times New Roman"/>
                <w:w w:val="105"/>
              </w:rPr>
            </w:pPr>
          </w:p>
        </w:tc>
        <w:tc>
          <w:tcPr>
            <w:tcW w:w="4681" w:type="dxa"/>
            <w:tcBorders>
              <w:top w:val="single" w:sz="4" w:space="0" w:color="000000"/>
              <w:left w:val="single" w:sz="4" w:space="0" w:color="auto"/>
              <w:bottom w:val="single" w:sz="4" w:space="0" w:color="000000"/>
            </w:tcBorders>
          </w:tcPr>
          <w:p w14:paraId="7170B05A" w14:textId="358B6871" w:rsidR="00A95A91" w:rsidRPr="00AC7CBE" w:rsidRDefault="00A95A91" w:rsidP="00AC7CBE">
            <w:pPr>
              <w:spacing w:after="0" w:line="240" w:lineRule="auto"/>
              <w:contextualSpacing/>
              <w:rPr>
                <w:rFonts w:eastAsia="Calibri" w:cs="Times New Roman"/>
                <w:w w:val="105"/>
              </w:rPr>
            </w:pPr>
            <w:r w:rsidRPr="00AC7CBE">
              <w:rPr>
                <w:rFonts w:eastAsia="Calibri" w:cs="Times New Roman"/>
                <w:w w:val="105"/>
              </w:rPr>
              <w:t xml:space="preserve">B5.Gender </w:t>
            </w:r>
            <w:r w:rsidRPr="00AC7CBE">
              <w:rPr>
                <w:rFonts w:eastAsia="Calibri" w:cs="Times New Roman"/>
                <w:b/>
                <w:w w:val="105"/>
              </w:rPr>
              <w:t>(hgender)</w:t>
            </w:r>
            <w:r w:rsidRPr="00AC7CBE">
              <w:rPr>
                <w:rFonts w:eastAsia="Calibri" w:cs="Times New Roman"/>
                <w:b/>
                <w:w w:val="105"/>
              </w:rPr>
              <w:tab/>
            </w:r>
            <w:r w:rsidRPr="00AC7CBE">
              <w:rPr>
                <w:rFonts w:eastAsia="Calibri" w:cs="Times New Roman"/>
                <w:i/>
                <w:w w:val="105"/>
              </w:rPr>
              <w:t>Observation only</w:t>
            </w:r>
          </w:p>
        </w:tc>
        <w:tc>
          <w:tcPr>
            <w:tcW w:w="4338" w:type="dxa"/>
            <w:gridSpan w:val="4"/>
            <w:tcBorders>
              <w:top w:val="single" w:sz="4" w:space="0" w:color="000000"/>
              <w:bottom w:val="single" w:sz="4" w:space="0" w:color="000000"/>
              <w:right w:val="single" w:sz="18" w:space="0" w:color="000000"/>
            </w:tcBorders>
          </w:tcPr>
          <w:p w14:paraId="0B2A6EB3" w14:textId="4DB16189" w:rsidR="00A95A91" w:rsidRPr="00AC7CBE" w:rsidRDefault="00A95A91" w:rsidP="00AC7CBE">
            <w:pPr>
              <w:spacing w:after="0" w:line="240" w:lineRule="auto"/>
              <w:contextualSpacing/>
            </w:pPr>
            <w:r w:rsidRPr="00AC7CBE">
              <w:t>1=Male</w:t>
            </w:r>
          </w:p>
          <w:p w14:paraId="75E58232" w14:textId="1F3BE44B" w:rsidR="00A95A91" w:rsidRPr="00AC7CBE" w:rsidRDefault="00A95A91" w:rsidP="00AC7CBE">
            <w:pPr>
              <w:spacing w:after="0" w:line="240" w:lineRule="auto"/>
              <w:contextualSpacing/>
            </w:pPr>
            <w:r w:rsidRPr="00AC7CBE">
              <w:t>2=Female</w:t>
            </w:r>
          </w:p>
          <w:p w14:paraId="7A14FAFF" w14:textId="57B1E05F" w:rsidR="00A95A91" w:rsidRPr="00AC7CBE" w:rsidRDefault="00A95A91" w:rsidP="00AC7CBE">
            <w:pPr>
              <w:spacing w:after="0" w:line="240" w:lineRule="auto"/>
              <w:contextualSpacing/>
            </w:pPr>
            <w:r w:rsidRPr="00AC7CBE">
              <w:t>888=Don’t know</w:t>
            </w:r>
          </w:p>
        </w:tc>
        <w:tc>
          <w:tcPr>
            <w:tcW w:w="704" w:type="dxa"/>
            <w:gridSpan w:val="2"/>
            <w:tcBorders>
              <w:top w:val="single" w:sz="18" w:space="0" w:color="000000"/>
              <w:left w:val="single" w:sz="18" w:space="0" w:color="000000"/>
              <w:bottom w:val="single" w:sz="18" w:space="0" w:color="000000"/>
              <w:right w:val="single" w:sz="18" w:space="0" w:color="000000"/>
            </w:tcBorders>
          </w:tcPr>
          <w:p w14:paraId="11EE0147"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95A91" w:rsidRPr="00AC7CBE" w14:paraId="66CFA1B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32270F88" w14:textId="77777777" w:rsidR="00A95A91" w:rsidRPr="00AC7CBE" w:rsidRDefault="00A95A91"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1F8B9D8A" w14:textId="7C0BD02B" w:rsidR="00A95A91" w:rsidRPr="00AC7CBE" w:rsidRDefault="00A95A91" w:rsidP="00AC7CBE">
            <w:pPr>
              <w:spacing w:after="0" w:line="240" w:lineRule="auto"/>
              <w:contextualSpacing/>
              <w:rPr>
                <w:w w:val="105"/>
              </w:rPr>
            </w:pPr>
            <w:r w:rsidRPr="00AC7CBE">
              <w:rPr>
                <w:rFonts w:eastAsia="Calibri" w:cs="Times New Roman"/>
                <w:w w:val="105"/>
              </w:rPr>
              <w:t xml:space="preserve">B6.What is your age? </w:t>
            </w:r>
            <w:r w:rsidRPr="00AC7CBE">
              <w:rPr>
                <w:rFonts w:eastAsia="Calibri" w:cs="Times New Roman"/>
                <w:i/>
                <w:w w:val="105"/>
              </w:rPr>
              <w:t>Respondent age at last birthday</w:t>
            </w:r>
            <w:r w:rsidRPr="00AC7CBE">
              <w:rPr>
                <w:rFonts w:eastAsia="Calibri" w:cs="Times New Roman"/>
                <w:w w:val="105"/>
              </w:rPr>
              <w:t xml:space="preserve"> </w:t>
            </w:r>
            <w:r w:rsidRPr="00AC7CBE">
              <w:rPr>
                <w:rFonts w:eastAsia="Calibri" w:cs="Times New Roman"/>
                <w:b/>
                <w:w w:val="105"/>
              </w:rPr>
              <w:t>(hage)</w:t>
            </w:r>
          </w:p>
        </w:tc>
        <w:tc>
          <w:tcPr>
            <w:tcW w:w="2525" w:type="dxa"/>
            <w:gridSpan w:val="4"/>
            <w:tcBorders>
              <w:top w:val="single" w:sz="18" w:space="0" w:color="000000"/>
              <w:left w:val="single" w:sz="18" w:space="0" w:color="000000"/>
              <w:bottom w:val="single" w:sz="18" w:space="0" w:color="000000"/>
              <w:right w:val="single" w:sz="18" w:space="0" w:color="000000"/>
            </w:tcBorders>
          </w:tcPr>
          <w:p w14:paraId="4A277566" w14:textId="77777777" w:rsidR="00A95A91" w:rsidRPr="00AC7CBE" w:rsidRDefault="00A95A9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95A91" w:rsidRPr="00AC7CBE" w14:paraId="3A9BEC43"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18E7BB3A" w14:textId="77777777" w:rsidR="00A95A91" w:rsidRPr="00AC7CBE" w:rsidRDefault="00A95A91"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F262061" w14:textId="77777777" w:rsidR="00A95A91" w:rsidRPr="00AC7CBE" w:rsidRDefault="00A95A91" w:rsidP="00AC7CBE">
            <w:pPr>
              <w:spacing w:after="0" w:line="240" w:lineRule="auto"/>
              <w:contextualSpacing/>
              <w:rPr>
                <w:b/>
                <w:color w:val="000000"/>
              </w:rPr>
            </w:pPr>
            <w:r w:rsidRPr="00AC7CBE">
              <w:rPr>
                <w:color w:val="000000"/>
              </w:rPr>
              <w:t xml:space="preserve">B7.What is your marital status? </w:t>
            </w:r>
            <w:r w:rsidRPr="00AC7CBE">
              <w:rPr>
                <w:b/>
                <w:color w:val="000000"/>
              </w:rPr>
              <w:t>(hmaritial)</w:t>
            </w:r>
          </w:p>
          <w:p w14:paraId="0D065247" w14:textId="77777777" w:rsidR="00A95A91" w:rsidRPr="00AC7CBE" w:rsidRDefault="00A95A91" w:rsidP="00AC7CBE">
            <w:pPr>
              <w:spacing w:after="0" w:line="240" w:lineRule="auto"/>
              <w:contextualSpacing/>
              <w:rPr>
                <w:color w:val="000000"/>
              </w:rPr>
            </w:pPr>
          </w:p>
        </w:tc>
        <w:tc>
          <w:tcPr>
            <w:tcW w:w="4320" w:type="dxa"/>
            <w:gridSpan w:val="3"/>
            <w:tcBorders>
              <w:top w:val="single" w:sz="4" w:space="0" w:color="000000"/>
              <w:bottom w:val="single" w:sz="4" w:space="0" w:color="000000"/>
              <w:right w:val="single" w:sz="18" w:space="0" w:color="000000"/>
            </w:tcBorders>
          </w:tcPr>
          <w:p w14:paraId="468F15BB" w14:textId="6C3DF66F" w:rsidR="00A95A91" w:rsidRPr="00AC7CBE" w:rsidRDefault="00A95A91" w:rsidP="00AC7CBE">
            <w:pPr>
              <w:spacing w:after="0" w:line="240" w:lineRule="auto"/>
              <w:contextualSpacing/>
              <w:rPr>
                <w:rFonts w:cs="Times New Roman"/>
                <w:w w:val="105"/>
              </w:rPr>
            </w:pPr>
            <w:r w:rsidRPr="00AC7CBE">
              <w:rPr>
                <w:rFonts w:cs="Times New Roman"/>
                <w:w w:val="105"/>
              </w:rPr>
              <w:t>1=Monogomously married</w:t>
            </w:r>
          </w:p>
          <w:p w14:paraId="7A4179A7" w14:textId="4442C78A" w:rsidR="00A95A91" w:rsidRPr="00AC7CBE" w:rsidRDefault="00A95A91" w:rsidP="00AC7CBE">
            <w:pPr>
              <w:spacing w:after="0" w:line="240" w:lineRule="auto"/>
              <w:contextualSpacing/>
              <w:rPr>
                <w:rFonts w:cs="Times New Roman"/>
                <w:w w:val="105"/>
              </w:rPr>
            </w:pPr>
            <w:r w:rsidRPr="00AC7CBE">
              <w:rPr>
                <w:rFonts w:cs="Times New Roman"/>
                <w:w w:val="105"/>
              </w:rPr>
              <w:t>2= Polygamously married</w:t>
            </w:r>
          </w:p>
          <w:p w14:paraId="3CE4E9E3" w14:textId="50EDCDE0" w:rsidR="00A95A91" w:rsidRPr="00AC7CBE" w:rsidRDefault="00A95A91" w:rsidP="00AC7CBE">
            <w:pPr>
              <w:spacing w:after="0" w:line="240" w:lineRule="auto"/>
              <w:contextualSpacing/>
              <w:rPr>
                <w:rFonts w:cs="Times New Roman"/>
                <w:w w:val="105"/>
              </w:rPr>
            </w:pPr>
            <w:r w:rsidRPr="00AC7CBE">
              <w:rPr>
                <w:rFonts w:cs="Times New Roman"/>
                <w:w w:val="105"/>
              </w:rPr>
              <w:t>3=Never married</w:t>
            </w:r>
          </w:p>
          <w:p w14:paraId="34ED8ACC" w14:textId="4DFFF4EC" w:rsidR="00A95A91" w:rsidRPr="00AC7CBE" w:rsidRDefault="00A95A91" w:rsidP="00AC7CBE">
            <w:pPr>
              <w:spacing w:after="0" w:line="240" w:lineRule="auto"/>
              <w:contextualSpacing/>
              <w:rPr>
                <w:rFonts w:cs="Times New Roman"/>
                <w:w w:val="105"/>
              </w:rPr>
            </w:pPr>
            <w:r w:rsidRPr="00AC7CBE">
              <w:rPr>
                <w:rFonts w:cs="Times New Roman"/>
                <w:w w:val="105"/>
              </w:rPr>
              <w:t>4=Widowed</w:t>
            </w:r>
          </w:p>
          <w:p w14:paraId="17F28C14" w14:textId="6F63E6CF" w:rsidR="00A95A91" w:rsidRPr="00AC7CBE" w:rsidRDefault="00A95A91" w:rsidP="00AC7CBE">
            <w:pPr>
              <w:spacing w:after="0" w:line="240" w:lineRule="auto"/>
              <w:contextualSpacing/>
              <w:rPr>
                <w:rFonts w:cs="Times New Roman"/>
                <w:w w:val="105"/>
              </w:rPr>
            </w:pPr>
            <w:r w:rsidRPr="00AC7CBE">
              <w:rPr>
                <w:rFonts w:cs="Times New Roman"/>
                <w:w w:val="105"/>
              </w:rPr>
              <w:t>5=Divorced</w:t>
            </w:r>
          </w:p>
          <w:p w14:paraId="4EF4982F" w14:textId="669A94AC" w:rsidR="00A95A91" w:rsidRPr="00AC7CBE" w:rsidRDefault="00A95A91" w:rsidP="00AC7CBE">
            <w:pPr>
              <w:spacing w:after="0" w:line="240" w:lineRule="auto"/>
              <w:contextualSpacing/>
              <w:rPr>
                <w:rFonts w:cs="Times New Roman"/>
                <w:w w:val="105"/>
              </w:rPr>
            </w:pPr>
            <w:r w:rsidRPr="00AC7CBE">
              <w:rPr>
                <w:rFonts w:cs="Times New Roman"/>
                <w:w w:val="105"/>
              </w:rPr>
              <w:t>6=Seperated</w:t>
            </w:r>
          </w:p>
          <w:p w14:paraId="187F1067" w14:textId="534685E4" w:rsidR="00A95A91" w:rsidRPr="00AC7CBE" w:rsidRDefault="00A95A91" w:rsidP="00AC7CBE">
            <w:pPr>
              <w:spacing w:after="0" w:line="240" w:lineRule="auto"/>
              <w:contextualSpacing/>
              <w:rPr>
                <w:rFonts w:cs="Times New Roman"/>
                <w:w w:val="105"/>
              </w:rPr>
            </w:pPr>
            <w:r w:rsidRPr="00AC7CBE">
              <w:rPr>
                <w:rFonts w:cs="Times New Roman"/>
                <w:w w:val="105"/>
              </w:rPr>
              <w:t>7=Cohabitating</w:t>
            </w:r>
          </w:p>
          <w:p w14:paraId="048280C6" w14:textId="77777777" w:rsidR="00A95A91" w:rsidRPr="00AC7CBE" w:rsidRDefault="00A95A91" w:rsidP="00AC7CBE">
            <w:pPr>
              <w:spacing w:after="0" w:line="240" w:lineRule="auto"/>
              <w:contextualSpacing/>
            </w:pPr>
            <w:r w:rsidRPr="00AC7CBE">
              <w:t>97=Other, please specify</w:t>
            </w:r>
          </w:p>
          <w:p w14:paraId="45554A4F" w14:textId="1D92DFEF" w:rsidR="00A95A91" w:rsidRPr="00AC7CBE" w:rsidRDefault="00A95A91" w:rsidP="00AC7CBE">
            <w:pPr>
              <w:spacing w:after="0" w:line="240" w:lineRule="auto"/>
              <w:contextualSpacing/>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7410911D"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95A91" w:rsidRPr="00AC7CBE" w14:paraId="19419B30"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0AC3A162" w14:textId="1B7DC31C" w:rsidR="00A95A91" w:rsidRPr="00AC7CBE" w:rsidRDefault="00A95A91"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0E12D451" w14:textId="74B52F5C" w:rsidR="00A95A91" w:rsidRPr="00AC7CBE" w:rsidRDefault="00A95A91" w:rsidP="00AC7CBE">
            <w:pPr>
              <w:spacing w:after="0" w:line="240" w:lineRule="auto"/>
              <w:contextualSpacing/>
              <w:rPr>
                <w:color w:val="000000"/>
              </w:rPr>
            </w:pPr>
            <w:r w:rsidRPr="00AC7CBE">
              <w:rPr>
                <w:rFonts w:eastAsia="Calibri" w:cs="Times New Roman"/>
                <w:w w:val="105"/>
              </w:rPr>
              <w:t xml:space="preserve">B8.What is your tribe? </w:t>
            </w:r>
            <w:r w:rsidRPr="00AC7CBE">
              <w:rPr>
                <w:rFonts w:eastAsia="Calibri" w:cs="Times New Roman"/>
                <w:b/>
                <w:w w:val="105"/>
              </w:rPr>
              <w:t>(htribe)</w:t>
            </w:r>
          </w:p>
        </w:tc>
        <w:tc>
          <w:tcPr>
            <w:tcW w:w="2160" w:type="dxa"/>
            <w:tcBorders>
              <w:top w:val="single" w:sz="4" w:space="0" w:color="000000"/>
              <w:bottom w:val="single" w:sz="4" w:space="0" w:color="000000"/>
            </w:tcBorders>
          </w:tcPr>
          <w:p w14:paraId="0367E53F" w14:textId="26A5898D" w:rsidR="00A95A91" w:rsidRPr="00AC7CBE" w:rsidRDefault="00A95A91" w:rsidP="00AC7CBE">
            <w:pPr>
              <w:spacing w:after="0" w:line="240" w:lineRule="auto"/>
              <w:contextualSpacing/>
              <w:rPr>
                <w:rFonts w:cs="Times New Roman"/>
                <w:w w:val="105"/>
              </w:rPr>
            </w:pPr>
            <w:r w:rsidRPr="00AC7CBE">
              <w:rPr>
                <w:rFonts w:cs="Times New Roman"/>
                <w:w w:val="105"/>
              </w:rPr>
              <w:t>1=Chewa</w:t>
            </w:r>
          </w:p>
          <w:p w14:paraId="43D24FBE" w14:textId="55E0FCA1" w:rsidR="00A95A91" w:rsidRPr="00AC7CBE" w:rsidRDefault="00A95A91" w:rsidP="00AC7CBE">
            <w:pPr>
              <w:spacing w:after="0" w:line="240" w:lineRule="auto"/>
              <w:contextualSpacing/>
              <w:rPr>
                <w:rFonts w:cs="Times New Roman"/>
                <w:w w:val="105"/>
              </w:rPr>
            </w:pPr>
            <w:r w:rsidRPr="00AC7CBE">
              <w:rPr>
                <w:rFonts w:cs="Times New Roman"/>
                <w:w w:val="105"/>
              </w:rPr>
              <w:t>2=N’goni</w:t>
            </w:r>
          </w:p>
          <w:p w14:paraId="764A0C27" w14:textId="33489A8F" w:rsidR="00A95A91" w:rsidRPr="00AC7CBE" w:rsidRDefault="00A95A91" w:rsidP="00AC7CBE">
            <w:pPr>
              <w:spacing w:after="0" w:line="240" w:lineRule="auto"/>
              <w:contextualSpacing/>
              <w:rPr>
                <w:rFonts w:cs="Times New Roman"/>
                <w:w w:val="105"/>
              </w:rPr>
            </w:pPr>
            <w:r w:rsidRPr="00AC7CBE">
              <w:rPr>
                <w:rFonts w:cs="Times New Roman"/>
                <w:w w:val="105"/>
              </w:rPr>
              <w:t>3=Nsenga</w:t>
            </w:r>
          </w:p>
          <w:p w14:paraId="11C13619" w14:textId="035E3346" w:rsidR="00A95A91" w:rsidRPr="00AC7CBE" w:rsidRDefault="00A95A91" w:rsidP="00AC7CBE">
            <w:pPr>
              <w:spacing w:after="0" w:line="240" w:lineRule="auto"/>
              <w:contextualSpacing/>
              <w:rPr>
                <w:rFonts w:cs="Times New Roman"/>
                <w:w w:val="105"/>
              </w:rPr>
            </w:pPr>
            <w:r w:rsidRPr="00AC7CBE">
              <w:rPr>
                <w:rFonts w:cs="Times New Roman"/>
                <w:w w:val="105"/>
              </w:rPr>
              <w:t>4=Tonga</w:t>
            </w:r>
          </w:p>
          <w:p w14:paraId="3C450F5C" w14:textId="4FE1B74E" w:rsidR="00A95A91" w:rsidRPr="00AC7CBE" w:rsidRDefault="00A95A91" w:rsidP="00AC7CBE">
            <w:pPr>
              <w:spacing w:after="0" w:line="240" w:lineRule="auto"/>
              <w:contextualSpacing/>
              <w:rPr>
                <w:rFonts w:cs="Times New Roman"/>
                <w:w w:val="105"/>
              </w:rPr>
            </w:pPr>
            <w:r w:rsidRPr="00AC7CBE">
              <w:rPr>
                <w:rFonts w:cs="Times New Roman"/>
                <w:w w:val="105"/>
              </w:rPr>
              <w:t>5=Lunda</w:t>
            </w:r>
          </w:p>
          <w:p w14:paraId="406B11B1" w14:textId="214211FD" w:rsidR="00A95A91" w:rsidRPr="00AC7CBE" w:rsidRDefault="00A95A91" w:rsidP="00AC7CBE">
            <w:pPr>
              <w:spacing w:after="0" w:line="240" w:lineRule="auto"/>
              <w:contextualSpacing/>
              <w:rPr>
                <w:rFonts w:cs="Times New Roman"/>
                <w:w w:val="105"/>
              </w:rPr>
            </w:pPr>
            <w:r w:rsidRPr="00AC7CBE">
              <w:rPr>
                <w:rFonts w:cs="Times New Roman"/>
                <w:w w:val="105"/>
              </w:rPr>
              <w:t>6=Luvale</w:t>
            </w:r>
          </w:p>
          <w:p w14:paraId="4656E423" w14:textId="77777777" w:rsidR="00A95A91" w:rsidRPr="00AC7CBE" w:rsidRDefault="00A95A91" w:rsidP="00AC7CBE">
            <w:pPr>
              <w:spacing w:after="0" w:line="240" w:lineRule="auto"/>
              <w:contextualSpacing/>
              <w:rPr>
                <w:rFonts w:cs="Times New Roman"/>
                <w:w w:val="105"/>
              </w:rPr>
            </w:pPr>
            <w:r w:rsidRPr="00AC7CBE">
              <w:rPr>
                <w:rFonts w:cs="Times New Roman"/>
                <w:w w:val="105"/>
              </w:rPr>
              <w:t>7=Kaonede</w:t>
            </w:r>
          </w:p>
        </w:tc>
        <w:tc>
          <w:tcPr>
            <w:tcW w:w="2160" w:type="dxa"/>
            <w:gridSpan w:val="2"/>
            <w:tcBorders>
              <w:top w:val="single" w:sz="4" w:space="0" w:color="000000"/>
              <w:bottom w:val="single" w:sz="4" w:space="0" w:color="000000"/>
              <w:right w:val="single" w:sz="18" w:space="0" w:color="000000"/>
            </w:tcBorders>
          </w:tcPr>
          <w:p w14:paraId="235F2B1C" w14:textId="666185CD" w:rsidR="00A95A91" w:rsidRPr="00AC7CBE" w:rsidRDefault="00A95A91" w:rsidP="00AC7CBE">
            <w:pPr>
              <w:spacing w:after="0" w:line="240" w:lineRule="auto"/>
              <w:contextualSpacing/>
              <w:rPr>
                <w:rFonts w:cs="Times New Roman"/>
                <w:w w:val="105"/>
              </w:rPr>
            </w:pPr>
            <w:r w:rsidRPr="00AC7CBE">
              <w:rPr>
                <w:rFonts w:cs="Times New Roman"/>
                <w:w w:val="105"/>
              </w:rPr>
              <w:t>8=Loza</w:t>
            </w:r>
          </w:p>
          <w:p w14:paraId="1505985B" w14:textId="77777777" w:rsidR="00A95A91" w:rsidRPr="00AC7CBE" w:rsidRDefault="00A95A91" w:rsidP="00AC7CBE">
            <w:pPr>
              <w:spacing w:after="0" w:line="240" w:lineRule="auto"/>
              <w:contextualSpacing/>
              <w:rPr>
                <w:rFonts w:cs="Times New Roman"/>
                <w:w w:val="105"/>
              </w:rPr>
            </w:pPr>
            <w:r w:rsidRPr="00AC7CBE">
              <w:rPr>
                <w:rFonts w:cs="Times New Roman"/>
                <w:w w:val="105"/>
              </w:rPr>
              <w:t>9=Bemba</w:t>
            </w:r>
          </w:p>
          <w:p w14:paraId="6A490A74" w14:textId="4931A644" w:rsidR="00A95A91" w:rsidRPr="00AC7CBE" w:rsidRDefault="00A95A91" w:rsidP="00AC7CBE">
            <w:pPr>
              <w:spacing w:after="0" w:line="240" w:lineRule="auto"/>
              <w:contextualSpacing/>
              <w:rPr>
                <w:rFonts w:cs="Times New Roman"/>
                <w:w w:val="105"/>
              </w:rPr>
            </w:pPr>
            <w:r w:rsidRPr="00AC7CBE">
              <w:rPr>
                <w:rFonts w:cs="Times New Roman"/>
                <w:w w:val="105"/>
              </w:rPr>
              <w:t>10=Zambian only</w:t>
            </w:r>
          </w:p>
          <w:p w14:paraId="1D8E4327" w14:textId="77777777" w:rsidR="00A95A91" w:rsidRPr="00AC7CBE" w:rsidRDefault="00A95A91" w:rsidP="00AC7CBE">
            <w:pPr>
              <w:spacing w:after="0" w:line="240" w:lineRule="auto"/>
              <w:contextualSpacing/>
              <w:rPr>
                <w:rFonts w:cs="Times New Roman"/>
                <w:w w:val="105"/>
              </w:rPr>
            </w:pPr>
            <w:r w:rsidRPr="00AC7CBE">
              <w:rPr>
                <w:rFonts w:cs="Times New Roman"/>
                <w:w w:val="105"/>
              </w:rPr>
              <w:t>97=Other, please specify</w:t>
            </w:r>
          </w:p>
          <w:p w14:paraId="75B2E689" w14:textId="77777777" w:rsidR="00A95A91" w:rsidRPr="00AC7CBE" w:rsidRDefault="00A95A91" w:rsidP="00AC7CBE">
            <w:pPr>
              <w:spacing w:after="0" w:line="240" w:lineRule="auto"/>
              <w:contextualSpacing/>
              <w:rPr>
                <w:rFonts w:cs="Times New Roman"/>
                <w:w w:val="105"/>
              </w:rPr>
            </w:pPr>
            <w:r w:rsidRPr="00AC7CBE">
              <w:rPr>
                <w:rFonts w:cs="Times New Roman"/>
                <w:w w:val="105"/>
              </w:rPr>
              <w:t>888=Don't know</w:t>
            </w:r>
          </w:p>
          <w:p w14:paraId="6B431EE3" w14:textId="77777777" w:rsidR="00A95A91" w:rsidRPr="00AC7CBE" w:rsidRDefault="00A95A91" w:rsidP="00AC7CBE">
            <w:pPr>
              <w:spacing w:after="0" w:line="240" w:lineRule="auto"/>
              <w:contextualSpacing/>
              <w:rPr>
                <w:rFonts w:cs="Times New Roman"/>
                <w:w w:val="105"/>
              </w:rPr>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904D3E5" w14:textId="77777777" w:rsidR="00A95A91" w:rsidRPr="00AC7CBE" w:rsidRDefault="00A95A91"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3DE35A3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F4741B9"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BB137FC" w14:textId="0462BB3C" w:rsidR="00A1377F" w:rsidRPr="00AC7CBE" w:rsidRDefault="00A1377F" w:rsidP="00AC7CBE">
            <w:pPr>
              <w:spacing w:after="0" w:line="240" w:lineRule="auto"/>
              <w:contextualSpacing/>
              <w:rPr>
                <w:color w:val="000000"/>
              </w:rPr>
            </w:pPr>
            <w:r w:rsidRPr="00AC7CBE">
              <w:rPr>
                <w:rFonts w:eastAsia="Calibri" w:cs="Times New Roman"/>
                <w:w w:val="105"/>
              </w:rPr>
              <w:t xml:space="preserve">B9.What is your religion? </w:t>
            </w:r>
            <w:r w:rsidRPr="00AC7CBE">
              <w:rPr>
                <w:b/>
                <w:color w:val="000000"/>
              </w:rPr>
              <w:t>(hreligion)</w:t>
            </w:r>
          </w:p>
        </w:tc>
        <w:tc>
          <w:tcPr>
            <w:tcW w:w="2160" w:type="dxa"/>
            <w:tcBorders>
              <w:top w:val="single" w:sz="4" w:space="0" w:color="000000"/>
              <w:bottom w:val="single" w:sz="4" w:space="0" w:color="000000"/>
            </w:tcBorders>
          </w:tcPr>
          <w:p w14:paraId="58BDC052" w14:textId="56081637" w:rsidR="00A1377F" w:rsidRPr="00AC7CBE" w:rsidRDefault="00A1377F" w:rsidP="00AC7CBE">
            <w:pPr>
              <w:spacing w:after="0" w:line="240" w:lineRule="auto"/>
              <w:contextualSpacing/>
              <w:rPr>
                <w:rFonts w:cs="Times New Roman"/>
                <w:w w:val="105"/>
              </w:rPr>
            </w:pPr>
            <w:r w:rsidRPr="00AC7CBE">
              <w:rPr>
                <w:rFonts w:cs="Times New Roman"/>
                <w:w w:val="105"/>
              </w:rPr>
              <w:t>1=UCZ</w:t>
            </w:r>
          </w:p>
          <w:p w14:paraId="0287FAB6" w14:textId="0F4924F5" w:rsidR="00A1377F" w:rsidRPr="00AC7CBE" w:rsidRDefault="00A1377F" w:rsidP="00AC7CBE">
            <w:pPr>
              <w:spacing w:after="0" w:line="240" w:lineRule="auto"/>
              <w:contextualSpacing/>
              <w:rPr>
                <w:rFonts w:cs="Times New Roman"/>
                <w:w w:val="105"/>
              </w:rPr>
            </w:pPr>
            <w:r w:rsidRPr="00AC7CBE">
              <w:rPr>
                <w:rFonts w:cs="Times New Roman"/>
                <w:w w:val="105"/>
              </w:rPr>
              <w:t>2=RCZ (Dutch Reformed)</w:t>
            </w:r>
          </w:p>
          <w:p w14:paraId="35A9C154" w14:textId="041B90D7" w:rsidR="00A1377F" w:rsidRPr="00AC7CBE" w:rsidRDefault="00A1377F" w:rsidP="00AC7CBE">
            <w:pPr>
              <w:spacing w:after="0" w:line="240" w:lineRule="auto"/>
              <w:contextualSpacing/>
              <w:rPr>
                <w:rFonts w:cs="Times New Roman"/>
                <w:w w:val="105"/>
              </w:rPr>
            </w:pPr>
            <w:r w:rsidRPr="00AC7CBE">
              <w:rPr>
                <w:rFonts w:cs="Times New Roman"/>
                <w:w w:val="105"/>
              </w:rPr>
              <w:t>3=ECZ</w:t>
            </w:r>
          </w:p>
          <w:p w14:paraId="4C6A899C" w14:textId="309046AC" w:rsidR="00A1377F" w:rsidRPr="00AC7CBE" w:rsidRDefault="00A1377F" w:rsidP="00AC7CBE">
            <w:pPr>
              <w:spacing w:after="0" w:line="240" w:lineRule="auto"/>
              <w:contextualSpacing/>
              <w:rPr>
                <w:rFonts w:cs="Times New Roman"/>
                <w:w w:val="105"/>
              </w:rPr>
            </w:pPr>
            <w:r w:rsidRPr="00AC7CBE">
              <w:rPr>
                <w:rFonts w:cs="Times New Roman"/>
                <w:w w:val="105"/>
              </w:rPr>
              <w:t>4=CMML</w:t>
            </w:r>
          </w:p>
          <w:p w14:paraId="2E2E0B33" w14:textId="10F08DAF" w:rsidR="00A1377F" w:rsidRPr="00AC7CBE" w:rsidRDefault="00A1377F" w:rsidP="00AC7CBE">
            <w:pPr>
              <w:spacing w:after="0" w:line="240" w:lineRule="auto"/>
              <w:contextualSpacing/>
              <w:rPr>
                <w:rFonts w:cs="Times New Roman"/>
                <w:w w:val="105"/>
              </w:rPr>
            </w:pPr>
            <w:r w:rsidRPr="00AC7CBE">
              <w:rPr>
                <w:rFonts w:cs="Times New Roman"/>
                <w:w w:val="105"/>
              </w:rPr>
              <w:t>5=Salvation Army</w:t>
            </w:r>
          </w:p>
          <w:p w14:paraId="37708216" w14:textId="77782B84" w:rsidR="00A1377F" w:rsidRPr="00AC7CBE" w:rsidRDefault="00A1377F" w:rsidP="00AC7CBE">
            <w:pPr>
              <w:spacing w:after="0" w:line="240" w:lineRule="auto"/>
              <w:contextualSpacing/>
              <w:rPr>
                <w:rFonts w:cs="Times New Roman"/>
                <w:w w:val="105"/>
              </w:rPr>
            </w:pPr>
            <w:r w:rsidRPr="00AC7CBE">
              <w:rPr>
                <w:rFonts w:cs="Times New Roman"/>
                <w:w w:val="105"/>
              </w:rPr>
              <w:t>6=Seventh Day Adventist</w:t>
            </w:r>
          </w:p>
          <w:p w14:paraId="723B68AC" w14:textId="77777777" w:rsidR="00A1377F" w:rsidRPr="00AC7CBE" w:rsidRDefault="00A1377F" w:rsidP="00AC7CBE">
            <w:pPr>
              <w:spacing w:after="0" w:line="240" w:lineRule="auto"/>
              <w:contextualSpacing/>
              <w:rPr>
                <w:rFonts w:cs="Times New Roman"/>
                <w:w w:val="105"/>
              </w:rPr>
            </w:pPr>
            <w:r w:rsidRPr="00AC7CBE">
              <w:rPr>
                <w:rFonts w:cs="Times New Roman"/>
                <w:w w:val="105"/>
              </w:rPr>
              <w:t>7=Catholic</w:t>
            </w:r>
          </w:p>
          <w:p w14:paraId="582A68F4" w14:textId="77777777" w:rsidR="00A1377F" w:rsidRPr="00AC7CBE" w:rsidRDefault="00A1377F" w:rsidP="00AC7CBE">
            <w:pPr>
              <w:spacing w:after="0" w:line="240" w:lineRule="auto"/>
              <w:contextualSpacing/>
              <w:rPr>
                <w:rFonts w:cs="Times New Roman"/>
                <w:w w:val="105"/>
              </w:rPr>
            </w:pPr>
            <w:r w:rsidRPr="00AC7CBE">
              <w:rPr>
                <w:rFonts w:cs="Times New Roman"/>
                <w:w w:val="105"/>
              </w:rPr>
              <w:t>8=Anglican</w:t>
            </w:r>
          </w:p>
          <w:p w14:paraId="72BCE086" w14:textId="77777777" w:rsidR="00A1377F" w:rsidRPr="00AC7CBE" w:rsidRDefault="00A1377F" w:rsidP="00AC7CBE">
            <w:pPr>
              <w:spacing w:after="0" w:line="240" w:lineRule="auto"/>
              <w:contextualSpacing/>
              <w:rPr>
                <w:rFonts w:cs="Times New Roman"/>
                <w:w w:val="105"/>
              </w:rPr>
            </w:pPr>
            <w:r w:rsidRPr="00AC7CBE">
              <w:rPr>
                <w:rFonts w:cs="Times New Roman"/>
                <w:w w:val="105"/>
              </w:rPr>
              <w:t>9=Nazareth</w:t>
            </w:r>
          </w:p>
          <w:p w14:paraId="558E6F68" w14:textId="77777777" w:rsidR="00A1377F" w:rsidRPr="00AC7CBE" w:rsidRDefault="00A1377F" w:rsidP="00AC7CBE">
            <w:pPr>
              <w:spacing w:after="0" w:line="240" w:lineRule="auto"/>
              <w:contextualSpacing/>
              <w:rPr>
                <w:rFonts w:cs="Times New Roman"/>
                <w:w w:val="105"/>
              </w:rPr>
            </w:pPr>
            <w:r w:rsidRPr="00AC7CBE">
              <w:rPr>
                <w:rFonts w:cs="Times New Roman"/>
                <w:w w:val="105"/>
              </w:rPr>
              <w:t>10=Pentecostal</w:t>
            </w:r>
          </w:p>
        </w:tc>
        <w:tc>
          <w:tcPr>
            <w:tcW w:w="2160" w:type="dxa"/>
            <w:gridSpan w:val="2"/>
            <w:tcBorders>
              <w:top w:val="single" w:sz="4" w:space="0" w:color="000000"/>
              <w:bottom w:val="single" w:sz="4" w:space="0" w:color="000000"/>
              <w:right w:val="single" w:sz="18" w:space="0" w:color="000000"/>
            </w:tcBorders>
          </w:tcPr>
          <w:p w14:paraId="0FC832FE" w14:textId="797340EB" w:rsidR="00A1377F" w:rsidRPr="00AC7CBE" w:rsidRDefault="00A1377F" w:rsidP="00AC7CBE">
            <w:pPr>
              <w:spacing w:after="0" w:line="240" w:lineRule="auto"/>
              <w:contextualSpacing/>
              <w:rPr>
                <w:rFonts w:cs="Times New Roman"/>
                <w:w w:val="105"/>
              </w:rPr>
            </w:pPr>
            <w:r w:rsidRPr="00AC7CBE">
              <w:rPr>
                <w:rFonts w:cs="Times New Roman"/>
                <w:w w:val="105"/>
              </w:rPr>
              <w:t>11=Jehovah’s Witness</w:t>
            </w:r>
          </w:p>
          <w:p w14:paraId="05CDC31B" w14:textId="77777777" w:rsidR="00A1377F" w:rsidRPr="00AC7CBE" w:rsidRDefault="00A1377F" w:rsidP="00AC7CBE">
            <w:pPr>
              <w:spacing w:after="0" w:line="240" w:lineRule="auto"/>
              <w:contextualSpacing/>
              <w:rPr>
                <w:rFonts w:cs="Times New Roman"/>
                <w:w w:val="105"/>
              </w:rPr>
            </w:pPr>
            <w:r w:rsidRPr="00AC7CBE">
              <w:rPr>
                <w:rFonts w:cs="Times New Roman"/>
                <w:w w:val="105"/>
              </w:rPr>
              <w:t>12=Baptist</w:t>
            </w:r>
          </w:p>
          <w:p w14:paraId="609C253C" w14:textId="77777777" w:rsidR="00A1377F" w:rsidRPr="00AC7CBE" w:rsidRDefault="00A1377F" w:rsidP="00AC7CBE">
            <w:pPr>
              <w:spacing w:after="0" w:line="240" w:lineRule="auto"/>
              <w:contextualSpacing/>
              <w:rPr>
                <w:rFonts w:cs="Times New Roman"/>
                <w:w w:val="105"/>
              </w:rPr>
            </w:pPr>
            <w:r w:rsidRPr="00AC7CBE">
              <w:rPr>
                <w:rFonts w:cs="Times New Roman"/>
                <w:w w:val="105"/>
              </w:rPr>
              <w:t>13=Kimbaguist</w:t>
            </w:r>
          </w:p>
          <w:p w14:paraId="6DEDFB1E" w14:textId="77777777" w:rsidR="00A1377F" w:rsidRPr="00AC7CBE" w:rsidRDefault="00A1377F" w:rsidP="00AC7CBE">
            <w:pPr>
              <w:spacing w:after="0" w:line="240" w:lineRule="auto"/>
              <w:contextualSpacing/>
              <w:rPr>
                <w:rFonts w:cs="Times New Roman"/>
                <w:w w:val="105"/>
              </w:rPr>
            </w:pPr>
            <w:r w:rsidRPr="00AC7CBE">
              <w:rPr>
                <w:rFonts w:cs="Times New Roman"/>
                <w:w w:val="105"/>
              </w:rPr>
              <w:t>14=Africa Methodist</w:t>
            </w:r>
          </w:p>
          <w:p w14:paraId="7AC6EC0F" w14:textId="4BE8813C" w:rsidR="00A1377F" w:rsidRPr="00AC7CBE" w:rsidRDefault="00A1377F" w:rsidP="00AC7CBE">
            <w:pPr>
              <w:spacing w:after="0" w:line="240" w:lineRule="auto"/>
              <w:contextualSpacing/>
              <w:rPr>
                <w:rFonts w:cs="Times New Roman"/>
                <w:w w:val="105"/>
              </w:rPr>
            </w:pPr>
            <w:r w:rsidRPr="00AC7CBE">
              <w:rPr>
                <w:rFonts w:cs="Times New Roman"/>
                <w:w w:val="105"/>
              </w:rPr>
              <w:t>15=Presbyterian</w:t>
            </w:r>
          </w:p>
          <w:p w14:paraId="31B2BF5A" w14:textId="77777777" w:rsidR="00A1377F" w:rsidRPr="00AC7CBE" w:rsidRDefault="00A1377F" w:rsidP="00AC7CBE">
            <w:pPr>
              <w:spacing w:after="0" w:line="240" w:lineRule="auto"/>
              <w:contextualSpacing/>
              <w:rPr>
                <w:rFonts w:cs="Times New Roman"/>
                <w:w w:val="105"/>
              </w:rPr>
            </w:pPr>
            <w:r w:rsidRPr="00AC7CBE">
              <w:rPr>
                <w:rFonts w:cs="Times New Roman"/>
                <w:w w:val="105"/>
              </w:rPr>
              <w:t>16=Islam</w:t>
            </w:r>
          </w:p>
          <w:p w14:paraId="3163B065" w14:textId="49C3E7C7" w:rsidR="00A1377F" w:rsidRPr="00AC7CBE" w:rsidRDefault="00A1377F" w:rsidP="00AC7CBE">
            <w:pPr>
              <w:spacing w:after="0" w:line="240" w:lineRule="auto"/>
              <w:contextualSpacing/>
              <w:rPr>
                <w:rFonts w:cs="Times New Roman"/>
                <w:w w:val="105"/>
              </w:rPr>
            </w:pPr>
            <w:r w:rsidRPr="00AC7CBE">
              <w:rPr>
                <w:rFonts w:cs="Times New Roman"/>
                <w:w w:val="105"/>
              </w:rPr>
              <w:t>17=Not religious</w:t>
            </w:r>
          </w:p>
          <w:p w14:paraId="6C2B70CA" w14:textId="77777777" w:rsidR="00A1377F" w:rsidRPr="00AC7CBE" w:rsidRDefault="00A1377F" w:rsidP="00AC7CBE">
            <w:pPr>
              <w:spacing w:after="0" w:line="240" w:lineRule="auto"/>
              <w:contextualSpacing/>
            </w:pPr>
            <w:r w:rsidRPr="00AC7CBE">
              <w:t>97=Other, please specify</w:t>
            </w:r>
          </w:p>
          <w:p w14:paraId="5992DB36" w14:textId="77777777" w:rsidR="00A1377F" w:rsidRPr="00AC7CBE" w:rsidRDefault="00A1377F" w:rsidP="00AC7CBE">
            <w:pPr>
              <w:spacing w:after="0" w:line="240" w:lineRule="auto"/>
              <w:contextualSpacing/>
              <w:rPr>
                <w:rFonts w:cs="Times New Roman"/>
                <w:w w:val="105"/>
              </w:rPr>
            </w:pPr>
            <w:r w:rsidRPr="00AC7CBE">
              <w:rPr>
                <w:rFonts w:cs="Times New Roman"/>
                <w:w w:val="105"/>
              </w:rPr>
              <w:t>888=Don't know</w:t>
            </w:r>
          </w:p>
          <w:p w14:paraId="71F07AC2" w14:textId="77777777" w:rsidR="00A1377F" w:rsidRPr="00AC7CBE" w:rsidRDefault="00A1377F" w:rsidP="00AC7CBE">
            <w:pPr>
              <w:spacing w:after="0" w:line="240" w:lineRule="auto"/>
              <w:contextualSpacing/>
              <w:rPr>
                <w:rFonts w:cs="Times New Roman"/>
                <w:i/>
                <w:w w:val="105"/>
              </w:rPr>
            </w:pPr>
            <w:r w:rsidRPr="00AC7CBE">
              <w:rPr>
                <w:rFonts w:cs="Times New Roman"/>
                <w:w w:val="105"/>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31A26401"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0F919B7C"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62CE5462" w14:textId="77777777" w:rsidR="00A1377F" w:rsidRPr="00AC7CBE" w:rsidRDefault="00A1377F" w:rsidP="00AC7CBE">
            <w:pPr>
              <w:spacing w:after="0" w:line="240" w:lineRule="auto"/>
              <w:contextualSpacing/>
              <w:rPr>
                <w:rFonts w:eastAsia="Calibri" w:cs="Times New Roman"/>
                <w:w w:val="105"/>
              </w:rPr>
            </w:pPr>
          </w:p>
        </w:tc>
        <w:tc>
          <w:tcPr>
            <w:tcW w:w="4681" w:type="dxa"/>
            <w:tcBorders>
              <w:top w:val="single" w:sz="4" w:space="0" w:color="000000"/>
              <w:left w:val="single" w:sz="4" w:space="0" w:color="auto"/>
              <w:bottom w:val="single" w:sz="4" w:space="0" w:color="000000"/>
            </w:tcBorders>
          </w:tcPr>
          <w:p w14:paraId="2088263E" w14:textId="7C56171C" w:rsidR="00A1377F" w:rsidRPr="00AC7CBE" w:rsidRDefault="00A1377F" w:rsidP="00AC7CBE">
            <w:pPr>
              <w:spacing w:after="0" w:line="240" w:lineRule="auto"/>
              <w:contextualSpacing/>
              <w:rPr>
                <w:rFonts w:eastAsia="Calibri" w:cs="Times New Roman"/>
                <w:w w:val="105"/>
              </w:rPr>
            </w:pPr>
            <w:r w:rsidRPr="00AC7CBE">
              <w:rPr>
                <w:rFonts w:eastAsia="Calibri" w:cs="Times New Roman"/>
                <w:w w:val="105"/>
              </w:rPr>
              <w:t xml:space="preserve">B10.Were you born in this village? </w:t>
            </w:r>
            <w:r w:rsidRPr="00AC7CBE">
              <w:rPr>
                <w:rFonts w:eastAsia="Calibri" w:cs="Times New Roman"/>
                <w:b/>
                <w:w w:val="105"/>
              </w:rPr>
              <w:t>(htown)</w:t>
            </w:r>
          </w:p>
        </w:tc>
        <w:tc>
          <w:tcPr>
            <w:tcW w:w="4338" w:type="dxa"/>
            <w:gridSpan w:val="4"/>
            <w:tcBorders>
              <w:top w:val="single" w:sz="4" w:space="0" w:color="000000"/>
              <w:bottom w:val="single" w:sz="4" w:space="0" w:color="000000"/>
              <w:right w:val="single" w:sz="18" w:space="0" w:color="000000"/>
            </w:tcBorders>
          </w:tcPr>
          <w:p w14:paraId="222FEEEB" w14:textId="1FDA5A0D" w:rsidR="00A1377F" w:rsidRPr="00AC7CBE" w:rsidRDefault="00C70E1F" w:rsidP="00AC7CBE">
            <w:pPr>
              <w:spacing w:after="0" w:line="240" w:lineRule="auto"/>
              <w:contextualSpacing/>
            </w:pPr>
            <w:r>
              <w:t>0</w:t>
            </w:r>
            <w:r w:rsidR="00A1377F" w:rsidRPr="00AC7CBE">
              <w:t>=No</w:t>
            </w:r>
          </w:p>
          <w:p w14:paraId="23ED7168" w14:textId="7C48E787" w:rsidR="00A1377F" w:rsidRPr="00AC7CBE" w:rsidRDefault="00C70E1F" w:rsidP="00AC7CBE">
            <w:pPr>
              <w:spacing w:after="0" w:line="240" w:lineRule="auto"/>
              <w:contextualSpacing/>
            </w:pPr>
            <w:r>
              <w:t>1</w:t>
            </w:r>
            <w:r w:rsidR="00A1377F" w:rsidRPr="00AC7CBE">
              <w:t>=Yes</w:t>
            </w:r>
            <w:r w:rsidR="00A1377F" w:rsidRPr="00AC7CBE" w:rsidDel="00226116">
              <w:t xml:space="preserve"> </w:t>
            </w:r>
          </w:p>
          <w:p w14:paraId="672479EC" w14:textId="77777777" w:rsidR="00A1377F" w:rsidRPr="00AC7CBE" w:rsidRDefault="00A1377F" w:rsidP="00AC7CBE">
            <w:pPr>
              <w:spacing w:after="0" w:line="240" w:lineRule="auto"/>
              <w:contextualSpacing/>
            </w:pPr>
            <w:r w:rsidRPr="00AC7CBE">
              <w:t>888=Don’t know</w:t>
            </w:r>
          </w:p>
          <w:p w14:paraId="7D663616" w14:textId="77777777" w:rsidR="00A1377F" w:rsidRPr="00AC7CBE" w:rsidRDefault="00A1377F" w:rsidP="00AC7CBE">
            <w:pPr>
              <w:spacing w:after="0" w:line="240" w:lineRule="auto"/>
              <w:contextualSpacing/>
            </w:pPr>
            <w:r w:rsidRPr="00AC7CBE">
              <w:t>999=Prefer not to respond</w:t>
            </w:r>
          </w:p>
        </w:tc>
        <w:tc>
          <w:tcPr>
            <w:tcW w:w="704" w:type="dxa"/>
            <w:gridSpan w:val="2"/>
            <w:tcBorders>
              <w:top w:val="single" w:sz="18" w:space="0" w:color="000000"/>
              <w:left w:val="single" w:sz="18" w:space="0" w:color="000000"/>
              <w:bottom w:val="single" w:sz="18" w:space="0" w:color="000000"/>
              <w:right w:val="single" w:sz="18" w:space="0" w:color="000000"/>
            </w:tcBorders>
          </w:tcPr>
          <w:p w14:paraId="5535E4A6"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6C3AD87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4C5FE5A" w14:textId="77777777" w:rsidR="00A1377F" w:rsidRPr="00AC7CBE" w:rsidRDefault="00A1377F" w:rsidP="00AC7CBE">
            <w:pPr>
              <w:spacing w:after="0" w:line="240" w:lineRule="auto"/>
              <w:contextualSpacing/>
              <w:rPr>
                <w:w w:val="105"/>
              </w:rPr>
            </w:pPr>
          </w:p>
        </w:tc>
        <w:tc>
          <w:tcPr>
            <w:tcW w:w="7198" w:type="dxa"/>
            <w:gridSpan w:val="3"/>
            <w:tcBorders>
              <w:top w:val="single" w:sz="4" w:space="0" w:color="000000"/>
              <w:left w:val="single" w:sz="4" w:space="0" w:color="auto"/>
              <w:bottom w:val="single" w:sz="4" w:space="0" w:color="000000"/>
              <w:right w:val="single" w:sz="18" w:space="0" w:color="000000"/>
            </w:tcBorders>
          </w:tcPr>
          <w:p w14:paraId="3ABB6922" w14:textId="524B90CC" w:rsidR="00A1377F" w:rsidRPr="00AC7CBE" w:rsidRDefault="00A1377F" w:rsidP="00AC7CBE">
            <w:pPr>
              <w:pStyle w:val="BodyText2"/>
              <w:tabs>
                <w:tab w:val="clear" w:pos="9990"/>
              </w:tabs>
              <w:spacing w:after="0" w:line="240" w:lineRule="auto"/>
              <w:contextualSpacing/>
              <w:rPr>
                <w:rFonts w:asciiTheme="minorHAnsi" w:hAnsiTheme="minorHAnsi"/>
                <w:w w:val="105"/>
              </w:rPr>
            </w:pPr>
            <w:r w:rsidRPr="00AC7CBE">
              <w:rPr>
                <w:rFonts w:asciiTheme="minorHAnsi" w:hAnsiTheme="minorHAnsi"/>
              </w:rPr>
              <w:t xml:space="preserve">B11.How many years have you lived in this village? </w:t>
            </w:r>
            <w:r w:rsidRPr="00AC7CBE">
              <w:rPr>
                <w:rFonts w:asciiTheme="minorHAnsi" w:hAnsiTheme="minorHAnsi"/>
                <w:b/>
              </w:rPr>
              <w:t>(hnumyrs)</w:t>
            </w:r>
          </w:p>
        </w:tc>
        <w:tc>
          <w:tcPr>
            <w:tcW w:w="2525" w:type="dxa"/>
            <w:gridSpan w:val="4"/>
            <w:tcBorders>
              <w:top w:val="single" w:sz="18" w:space="0" w:color="000000"/>
              <w:left w:val="single" w:sz="18" w:space="0" w:color="000000"/>
              <w:bottom w:val="single" w:sz="18" w:space="0" w:color="000000"/>
              <w:right w:val="single" w:sz="18" w:space="0" w:color="000000"/>
            </w:tcBorders>
          </w:tcPr>
          <w:p w14:paraId="42BD1E29" w14:textId="77777777" w:rsidR="00A1377F" w:rsidRPr="00AC7CBE" w:rsidRDefault="00A1377F" w:rsidP="00AC7CBE">
            <w:pPr>
              <w:spacing w:after="0" w:line="240" w:lineRule="auto"/>
              <w:contextualSpacing/>
              <w:rPr>
                <w:i/>
                <w:color w:val="A6A6A6" w:themeColor="background1" w:themeShade="A6"/>
              </w:rPr>
            </w:pPr>
            <w:r w:rsidRPr="00AC7CBE">
              <w:rPr>
                <w:i/>
                <w:color w:val="A6A6A6" w:themeColor="background1" w:themeShade="A6"/>
              </w:rPr>
              <w:t>(Integer)</w:t>
            </w:r>
          </w:p>
        </w:tc>
      </w:tr>
      <w:tr w:rsidR="00A1377F" w:rsidRPr="00AC7CBE" w14:paraId="1B025D76"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227169F4"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73FA7A0C" w14:textId="0F8B6C94" w:rsidR="00A1377F" w:rsidRPr="00AC7CBE" w:rsidRDefault="00A1377F" w:rsidP="00AC7CBE">
            <w:pPr>
              <w:spacing w:after="0" w:line="240" w:lineRule="auto"/>
              <w:contextualSpacing/>
              <w:rPr>
                <w:color w:val="000000"/>
              </w:rPr>
            </w:pPr>
            <w:r w:rsidRPr="00AC7CBE">
              <w:t xml:space="preserve">B12.What is the highest level of formal education that you have completed?  </w:t>
            </w:r>
            <w:r w:rsidRPr="00AC7CBE">
              <w:rPr>
                <w:b/>
              </w:rPr>
              <w:t>(heduc)</w:t>
            </w:r>
          </w:p>
        </w:tc>
        <w:tc>
          <w:tcPr>
            <w:tcW w:w="2160" w:type="dxa"/>
            <w:tcBorders>
              <w:top w:val="single" w:sz="4" w:space="0" w:color="000000"/>
              <w:bottom w:val="single" w:sz="4" w:space="0" w:color="000000"/>
            </w:tcBorders>
          </w:tcPr>
          <w:p w14:paraId="2963DF89" w14:textId="77777777" w:rsidR="00A1377F" w:rsidRPr="00AC7CBE" w:rsidRDefault="00A1377F" w:rsidP="00AC7CBE">
            <w:pPr>
              <w:spacing w:after="0" w:line="240" w:lineRule="auto"/>
              <w:contextualSpacing/>
            </w:pPr>
            <w:r w:rsidRPr="00AC7CBE">
              <w:t>1=None</w:t>
            </w:r>
          </w:p>
          <w:p w14:paraId="7783480F" w14:textId="77777777" w:rsidR="00A1377F" w:rsidRPr="00AC7CBE" w:rsidRDefault="00A1377F" w:rsidP="00AC7CBE">
            <w:pPr>
              <w:spacing w:after="0" w:line="240" w:lineRule="auto"/>
              <w:contextualSpacing/>
            </w:pPr>
            <w:r w:rsidRPr="00AC7CBE">
              <w:t>2=Grade 1/Sub-standard A</w:t>
            </w:r>
          </w:p>
          <w:p w14:paraId="0270579F" w14:textId="77777777" w:rsidR="00A1377F" w:rsidRPr="00AC7CBE" w:rsidRDefault="00A1377F" w:rsidP="00AC7CBE">
            <w:pPr>
              <w:spacing w:after="0" w:line="240" w:lineRule="auto"/>
              <w:contextualSpacing/>
            </w:pPr>
            <w:r w:rsidRPr="00AC7CBE">
              <w:t>3=Grade 1/Sub-standard B</w:t>
            </w:r>
          </w:p>
          <w:p w14:paraId="2ADE1F18" w14:textId="77777777" w:rsidR="00A1377F" w:rsidRPr="00AC7CBE" w:rsidRDefault="00A1377F" w:rsidP="00AC7CBE">
            <w:pPr>
              <w:spacing w:after="0" w:line="240" w:lineRule="auto"/>
              <w:contextualSpacing/>
            </w:pPr>
            <w:r w:rsidRPr="00AC7CBE">
              <w:t>4=Grade 2/Standard 1</w:t>
            </w:r>
          </w:p>
          <w:p w14:paraId="265B9545" w14:textId="77777777" w:rsidR="00A1377F" w:rsidRPr="00AC7CBE" w:rsidRDefault="00A1377F" w:rsidP="00AC7CBE">
            <w:pPr>
              <w:spacing w:after="0" w:line="240" w:lineRule="auto"/>
              <w:contextualSpacing/>
            </w:pPr>
            <w:r w:rsidRPr="00AC7CBE">
              <w:t>5=Grade 3/Standard 2</w:t>
            </w:r>
          </w:p>
          <w:p w14:paraId="227A2F5E" w14:textId="77777777" w:rsidR="00A1377F" w:rsidRPr="00AC7CBE" w:rsidRDefault="00A1377F" w:rsidP="00AC7CBE">
            <w:pPr>
              <w:spacing w:after="0" w:line="240" w:lineRule="auto"/>
              <w:contextualSpacing/>
            </w:pPr>
            <w:r w:rsidRPr="00AC7CBE">
              <w:t>6=Grade 4/Standard 3</w:t>
            </w:r>
          </w:p>
          <w:p w14:paraId="4477DE93" w14:textId="77777777" w:rsidR="00A1377F" w:rsidRPr="00AC7CBE" w:rsidRDefault="00A1377F" w:rsidP="00AC7CBE">
            <w:pPr>
              <w:spacing w:after="0" w:line="240" w:lineRule="auto"/>
              <w:contextualSpacing/>
            </w:pPr>
            <w:r w:rsidRPr="00AC7CBE">
              <w:t>7=Grade 5/Standard 4</w:t>
            </w:r>
          </w:p>
          <w:p w14:paraId="1FF776A9" w14:textId="52090792" w:rsidR="00A1377F" w:rsidRPr="00AC7CBE" w:rsidRDefault="00A1377F" w:rsidP="00AC7CBE">
            <w:pPr>
              <w:spacing w:after="0" w:line="240" w:lineRule="auto"/>
              <w:contextualSpacing/>
            </w:pPr>
            <w:r w:rsidRPr="00AC7CBE">
              <w:t>8=Grade 6/Standard 5</w:t>
            </w:r>
          </w:p>
        </w:tc>
        <w:tc>
          <w:tcPr>
            <w:tcW w:w="2160" w:type="dxa"/>
            <w:gridSpan w:val="2"/>
            <w:tcBorders>
              <w:top w:val="single" w:sz="4" w:space="0" w:color="000000"/>
              <w:bottom w:val="single" w:sz="4" w:space="0" w:color="000000"/>
              <w:right w:val="single" w:sz="18" w:space="0" w:color="000000"/>
            </w:tcBorders>
          </w:tcPr>
          <w:p w14:paraId="69B82545" w14:textId="77777777" w:rsidR="00A1377F" w:rsidRPr="00AC7CBE" w:rsidRDefault="00A1377F" w:rsidP="00AC7CBE">
            <w:pPr>
              <w:spacing w:after="0" w:line="240" w:lineRule="auto"/>
              <w:contextualSpacing/>
            </w:pPr>
            <w:r w:rsidRPr="00AC7CBE">
              <w:t>9=Grade 7/Standard 6</w:t>
            </w:r>
          </w:p>
          <w:p w14:paraId="7E81AFFE" w14:textId="587AC8B8" w:rsidR="00A1377F" w:rsidRPr="00AC7CBE" w:rsidRDefault="00A1377F" w:rsidP="00AC7CBE">
            <w:pPr>
              <w:spacing w:after="0" w:line="240" w:lineRule="auto"/>
              <w:contextualSpacing/>
            </w:pPr>
            <w:r w:rsidRPr="00AC7CBE">
              <w:t>10=Grade 8/Form 1</w:t>
            </w:r>
          </w:p>
          <w:p w14:paraId="5049ACEB" w14:textId="77777777" w:rsidR="00A1377F" w:rsidRPr="00AC7CBE" w:rsidRDefault="00A1377F" w:rsidP="00AC7CBE">
            <w:pPr>
              <w:spacing w:after="0" w:line="240" w:lineRule="auto"/>
              <w:contextualSpacing/>
            </w:pPr>
            <w:r w:rsidRPr="00AC7CBE">
              <w:t>11=Grade 9/Form 2</w:t>
            </w:r>
          </w:p>
          <w:p w14:paraId="357B80C6" w14:textId="77777777" w:rsidR="00A1377F" w:rsidRPr="00AC7CBE" w:rsidRDefault="00A1377F" w:rsidP="00AC7CBE">
            <w:pPr>
              <w:spacing w:after="0" w:line="240" w:lineRule="auto"/>
              <w:contextualSpacing/>
            </w:pPr>
            <w:r w:rsidRPr="00AC7CBE">
              <w:t>12=Grade 10/Form 3</w:t>
            </w:r>
          </w:p>
          <w:p w14:paraId="5E07F7C1" w14:textId="77777777" w:rsidR="00A1377F" w:rsidRPr="00AC7CBE" w:rsidRDefault="00A1377F" w:rsidP="00AC7CBE">
            <w:pPr>
              <w:spacing w:after="0" w:line="240" w:lineRule="auto"/>
              <w:contextualSpacing/>
            </w:pPr>
            <w:r w:rsidRPr="00AC7CBE">
              <w:t>13=Grade 11/Form 4</w:t>
            </w:r>
          </w:p>
          <w:p w14:paraId="72B8A06B" w14:textId="77777777" w:rsidR="00A1377F" w:rsidRPr="00AC7CBE" w:rsidRDefault="00A1377F" w:rsidP="00AC7CBE">
            <w:pPr>
              <w:spacing w:after="0" w:line="240" w:lineRule="auto"/>
              <w:contextualSpacing/>
            </w:pPr>
            <w:r w:rsidRPr="00AC7CBE">
              <w:t>14=Grade 12/Form 5</w:t>
            </w:r>
          </w:p>
          <w:p w14:paraId="2FEF2BFF" w14:textId="77777777" w:rsidR="00A1377F" w:rsidRPr="00AC7CBE" w:rsidRDefault="00A1377F" w:rsidP="00AC7CBE">
            <w:pPr>
              <w:spacing w:after="0" w:line="240" w:lineRule="auto"/>
              <w:contextualSpacing/>
            </w:pPr>
            <w:r w:rsidRPr="00AC7CBE">
              <w:t>15=Post-secondary</w:t>
            </w:r>
          </w:p>
          <w:p w14:paraId="0577AAAF" w14:textId="77777777" w:rsidR="00A1377F" w:rsidRPr="00AC7CBE" w:rsidRDefault="00A1377F" w:rsidP="00AC7CBE">
            <w:pPr>
              <w:spacing w:after="0" w:line="240" w:lineRule="auto"/>
              <w:contextualSpacing/>
            </w:pPr>
            <w:r w:rsidRPr="00AC7CBE">
              <w:t>888=Don’t know</w:t>
            </w:r>
          </w:p>
          <w:p w14:paraId="68F4F9D2" w14:textId="5ADBB545" w:rsidR="00A1377F" w:rsidRPr="00AC7CBE" w:rsidRDefault="00A1377F" w:rsidP="00AC7CBE">
            <w:pPr>
              <w:spacing w:after="0" w:line="240" w:lineRule="auto"/>
              <w:contextualSpacing/>
              <w:rPr>
                <w:rFonts w:cs="Times New Roman"/>
                <w:i/>
                <w:w w:val="105"/>
              </w:rPr>
            </w:pPr>
            <w:r w:rsidRPr="00AC7CBE">
              <w:t>999=Preferred not to answer</w:t>
            </w:r>
          </w:p>
        </w:tc>
        <w:tc>
          <w:tcPr>
            <w:tcW w:w="722" w:type="dxa"/>
            <w:gridSpan w:val="3"/>
            <w:tcBorders>
              <w:top w:val="single" w:sz="18" w:space="0" w:color="000000"/>
              <w:left w:val="single" w:sz="18" w:space="0" w:color="000000"/>
              <w:bottom w:val="single" w:sz="18" w:space="0" w:color="000000"/>
              <w:right w:val="single" w:sz="18" w:space="0" w:color="000000"/>
            </w:tcBorders>
          </w:tcPr>
          <w:p w14:paraId="1920D119"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0F3F651C"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4C8463E" w14:textId="77777777"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523B9236" w14:textId="4A4CC1D7" w:rsidR="00A1377F" w:rsidRPr="00AC7CBE" w:rsidRDefault="00A1377F" w:rsidP="00AC7CBE">
            <w:pPr>
              <w:spacing w:after="0" w:line="240" w:lineRule="auto"/>
              <w:contextualSpacing/>
              <w:rPr>
                <w:color w:val="000000"/>
              </w:rPr>
            </w:pPr>
            <w:r w:rsidRPr="00AC7CBE">
              <w:rPr>
                <w:color w:val="000000"/>
              </w:rPr>
              <w:t>B13</w:t>
            </w:r>
            <w:r w:rsidR="00471179">
              <w:rPr>
                <w:color w:val="000000"/>
              </w:rPr>
              <w:t>.</w:t>
            </w:r>
            <w:r w:rsidRPr="00AC7CBE">
              <w:rPr>
                <w:color w:val="000000"/>
              </w:rPr>
              <w:t xml:space="preserve">What type of roof does the headman's house have?   </w:t>
            </w:r>
            <w:r w:rsidRPr="00AC7CBE">
              <w:rPr>
                <w:b/>
                <w:color w:val="000000"/>
              </w:rPr>
              <w:t>(hroof)</w:t>
            </w:r>
            <w:r w:rsidRPr="00AC7CBE">
              <w:rPr>
                <w:i/>
                <w:color w:val="000000"/>
              </w:rPr>
              <w:t xml:space="preserve">    </w:t>
            </w:r>
            <w:r w:rsidRPr="00AC7CBE">
              <w:rPr>
                <w:rFonts w:eastAsia="Calibri" w:cs="Times New Roman"/>
                <w:i/>
                <w:w w:val="105"/>
              </w:rPr>
              <w:t>Observation only</w:t>
            </w:r>
          </w:p>
        </w:tc>
        <w:tc>
          <w:tcPr>
            <w:tcW w:w="4320" w:type="dxa"/>
            <w:gridSpan w:val="3"/>
            <w:tcBorders>
              <w:top w:val="single" w:sz="4" w:space="0" w:color="000000"/>
              <w:bottom w:val="single" w:sz="4" w:space="0" w:color="000000"/>
              <w:right w:val="single" w:sz="18" w:space="0" w:color="000000"/>
            </w:tcBorders>
          </w:tcPr>
          <w:p w14:paraId="52650BB7" w14:textId="36AC0437" w:rsidR="00A1377F" w:rsidRPr="00AC7CBE" w:rsidRDefault="00A1377F" w:rsidP="00AC7CBE">
            <w:pPr>
              <w:spacing w:after="0" w:line="240" w:lineRule="auto"/>
              <w:contextualSpacing/>
              <w:rPr>
                <w:rFonts w:cs="Times New Roman"/>
                <w:w w:val="105"/>
              </w:rPr>
            </w:pPr>
            <w:r w:rsidRPr="00AC7CBE">
              <w:rPr>
                <w:rFonts w:cs="Times New Roman"/>
                <w:w w:val="105"/>
              </w:rPr>
              <w:t>1=Grass thatched</w:t>
            </w:r>
          </w:p>
          <w:p w14:paraId="097F4D1E" w14:textId="01CD9585" w:rsidR="00A1377F" w:rsidRPr="00AC7CBE" w:rsidRDefault="00A1377F" w:rsidP="00AC7CBE">
            <w:pPr>
              <w:spacing w:after="0" w:line="240" w:lineRule="auto"/>
              <w:contextualSpacing/>
              <w:rPr>
                <w:rFonts w:cs="Times New Roman"/>
                <w:w w:val="105"/>
              </w:rPr>
            </w:pPr>
            <w:r w:rsidRPr="00AC7CBE">
              <w:rPr>
                <w:rFonts w:cs="Times New Roman"/>
                <w:w w:val="105"/>
              </w:rPr>
              <w:t>2=Iron sheet</w:t>
            </w:r>
          </w:p>
          <w:p w14:paraId="73BE1F02" w14:textId="46EDAFC3" w:rsidR="00A1377F" w:rsidRPr="00AC7CBE" w:rsidRDefault="00A1377F" w:rsidP="00AC7CBE">
            <w:pPr>
              <w:spacing w:after="0" w:line="240" w:lineRule="auto"/>
              <w:contextualSpacing/>
              <w:rPr>
                <w:rFonts w:cs="Times New Roman"/>
                <w:w w:val="105"/>
              </w:rPr>
            </w:pPr>
            <w:r w:rsidRPr="00AC7CBE">
              <w:rPr>
                <w:rFonts w:cs="Times New Roman"/>
                <w:w w:val="105"/>
              </w:rPr>
              <w:t>3=Tin</w:t>
            </w:r>
          </w:p>
          <w:p w14:paraId="5FB888E2" w14:textId="277C9845" w:rsidR="00A1377F" w:rsidRPr="00AC7CBE" w:rsidRDefault="00A1377F" w:rsidP="00AC7CBE">
            <w:pPr>
              <w:spacing w:after="0" w:line="240" w:lineRule="auto"/>
              <w:contextualSpacing/>
              <w:rPr>
                <w:rFonts w:cs="Times New Roman"/>
                <w:w w:val="105"/>
              </w:rPr>
            </w:pPr>
            <w:r w:rsidRPr="00AC7CBE">
              <w:rPr>
                <w:rFonts w:cs="Times New Roman"/>
                <w:w w:val="105"/>
              </w:rPr>
              <w:t>4=Zinc</w:t>
            </w:r>
          </w:p>
          <w:p w14:paraId="45683B5D" w14:textId="71EA6408" w:rsidR="00A1377F" w:rsidRPr="00AC7CBE" w:rsidRDefault="00A1377F" w:rsidP="00AC7CBE">
            <w:pPr>
              <w:spacing w:after="0" w:line="240" w:lineRule="auto"/>
              <w:contextualSpacing/>
              <w:rPr>
                <w:rFonts w:cs="Times New Roman"/>
                <w:w w:val="105"/>
              </w:rPr>
            </w:pPr>
            <w:r w:rsidRPr="00AC7CBE">
              <w:rPr>
                <w:rFonts w:cs="Times New Roman"/>
                <w:w w:val="105"/>
              </w:rPr>
              <w:t>5=Roofing tile</w:t>
            </w:r>
          </w:p>
          <w:p w14:paraId="4ABA42E4" w14:textId="480C865C" w:rsidR="00A1377F" w:rsidRPr="00AC7CBE" w:rsidRDefault="00A1377F" w:rsidP="00AC7CBE">
            <w:pPr>
              <w:spacing w:after="0" w:line="240" w:lineRule="auto"/>
              <w:contextualSpacing/>
              <w:rPr>
                <w:rFonts w:cs="Times New Roman"/>
                <w:w w:val="105"/>
              </w:rPr>
            </w:pPr>
            <w:r w:rsidRPr="00AC7CBE">
              <w:rPr>
                <w:rFonts w:cs="Times New Roman"/>
                <w:w w:val="105"/>
              </w:rPr>
              <w:t>6=Concrete</w:t>
            </w:r>
          </w:p>
          <w:p w14:paraId="66A4F214" w14:textId="238B5037" w:rsidR="00A1377F" w:rsidRPr="00AC7CBE" w:rsidRDefault="00A1377F" w:rsidP="00AC7CBE">
            <w:pPr>
              <w:spacing w:after="0" w:line="240" w:lineRule="auto"/>
              <w:contextualSpacing/>
              <w:rPr>
                <w:rFonts w:cs="Times New Roman"/>
                <w:w w:val="105"/>
              </w:rPr>
            </w:pPr>
            <w:r w:rsidRPr="00AC7CBE">
              <w:rPr>
                <w:rFonts w:cs="Times New Roman"/>
                <w:w w:val="105"/>
              </w:rPr>
              <w:t>7=Cardboard</w:t>
            </w:r>
          </w:p>
          <w:p w14:paraId="32910AD3" w14:textId="77777777" w:rsidR="00A1377F" w:rsidRPr="00AC7CBE" w:rsidRDefault="00A1377F" w:rsidP="00AC7CBE">
            <w:pPr>
              <w:spacing w:after="0" w:line="240" w:lineRule="auto"/>
              <w:contextualSpacing/>
              <w:rPr>
                <w:rFonts w:cs="Times New Roman"/>
                <w:w w:val="105"/>
              </w:rPr>
            </w:pPr>
            <w:r w:rsidRPr="00AC7CBE">
              <w:rPr>
                <w:rFonts w:cs="Times New Roman"/>
                <w:w w:val="105"/>
              </w:rPr>
              <w:t>8=Asbestos</w:t>
            </w:r>
          </w:p>
          <w:p w14:paraId="01590704" w14:textId="77777777" w:rsidR="00A1377F" w:rsidRPr="00AC7CBE" w:rsidRDefault="00A1377F" w:rsidP="00AC7CBE">
            <w:pPr>
              <w:spacing w:after="0" w:line="240" w:lineRule="auto"/>
              <w:contextualSpacing/>
              <w:rPr>
                <w:rFonts w:cs="Times New Roman"/>
                <w:w w:val="105"/>
              </w:rPr>
            </w:pPr>
            <w:r w:rsidRPr="00AC7CBE">
              <w:rPr>
                <w:rFonts w:cs="Times New Roman"/>
                <w:w w:val="105"/>
              </w:rPr>
              <w:t>9=Shingles</w:t>
            </w:r>
          </w:p>
          <w:p w14:paraId="67D7D43B" w14:textId="38D8B1D7" w:rsidR="00A1377F" w:rsidRPr="00AC7CBE" w:rsidRDefault="00A1377F" w:rsidP="00AC7CBE">
            <w:pPr>
              <w:spacing w:after="0" w:line="240" w:lineRule="auto"/>
              <w:contextualSpacing/>
              <w:rPr>
                <w:rFonts w:cs="Times New Roman"/>
                <w:w w:val="105"/>
              </w:rPr>
            </w:pPr>
            <w:r w:rsidRPr="00AC7CBE">
              <w:rPr>
                <w:rFonts w:cs="Times New Roman"/>
                <w:w w:val="105"/>
              </w:rPr>
              <w:t>10=Plastic cheets</w:t>
            </w:r>
          </w:p>
          <w:p w14:paraId="60E7CD85" w14:textId="77777777" w:rsidR="00A1377F" w:rsidRPr="00AC7CBE" w:rsidRDefault="00A1377F" w:rsidP="00AC7CBE">
            <w:pPr>
              <w:spacing w:after="0" w:line="240" w:lineRule="auto"/>
              <w:contextualSpacing/>
              <w:rPr>
                <w:rFonts w:cs="Times New Roman"/>
                <w:w w:val="105"/>
              </w:rPr>
            </w:pPr>
            <w:r w:rsidRPr="00AC7CBE">
              <w:rPr>
                <w:rFonts w:cs="Times New Roman"/>
                <w:w w:val="105"/>
              </w:rPr>
              <w:t>97=Other, please specify</w:t>
            </w:r>
          </w:p>
          <w:p w14:paraId="7F382ADF" w14:textId="560BC56A" w:rsidR="00A1377F" w:rsidRPr="00AC7CBE" w:rsidRDefault="00A1377F" w:rsidP="00AC7CBE">
            <w:pPr>
              <w:spacing w:after="0" w:line="240" w:lineRule="auto"/>
              <w:contextualSpacing/>
              <w:rPr>
                <w:rFonts w:cs="Times New Roman"/>
                <w:w w:val="105"/>
              </w:rPr>
            </w:pPr>
            <w:r w:rsidRPr="00AC7CBE">
              <w:rPr>
                <w:rFonts w:cs="Times New Roman"/>
                <w:w w:val="105"/>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28D1AF50"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A1377F" w:rsidRPr="00AC7CBE" w14:paraId="230A6F4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3FD1026A" w14:textId="5DF5C6CE" w:rsidR="00A1377F" w:rsidRPr="00AC7CBE" w:rsidRDefault="00A1377F" w:rsidP="00AC7CBE">
            <w:pPr>
              <w:spacing w:after="0" w:line="240" w:lineRule="auto"/>
              <w:contextualSpacing/>
              <w:rPr>
                <w:rFonts w:eastAsia="Calibri" w:cs="Times New Roman"/>
              </w:rPr>
            </w:pPr>
          </w:p>
        </w:tc>
        <w:tc>
          <w:tcPr>
            <w:tcW w:w="4681" w:type="dxa"/>
            <w:tcBorders>
              <w:top w:val="single" w:sz="4" w:space="0" w:color="000000"/>
              <w:left w:val="single" w:sz="4" w:space="0" w:color="000000"/>
              <w:bottom w:val="single" w:sz="4" w:space="0" w:color="000000"/>
            </w:tcBorders>
          </w:tcPr>
          <w:p w14:paraId="6D3A9E98" w14:textId="2E1B45F4" w:rsidR="00A1377F" w:rsidRPr="00AC7CBE" w:rsidRDefault="00A1377F" w:rsidP="00AC7CBE">
            <w:pPr>
              <w:spacing w:after="0" w:line="240" w:lineRule="auto"/>
              <w:contextualSpacing/>
              <w:rPr>
                <w:b/>
                <w:color w:val="000000"/>
              </w:rPr>
            </w:pPr>
            <w:r w:rsidRPr="00AC7CBE">
              <w:rPr>
                <w:color w:val="000000"/>
              </w:rPr>
              <w:t>B14</w:t>
            </w:r>
            <w:r w:rsidR="00471179">
              <w:rPr>
                <w:color w:val="000000"/>
              </w:rPr>
              <w:t>.</w:t>
            </w:r>
            <w:r w:rsidRPr="00AC7CBE">
              <w:rPr>
                <w:color w:val="000000"/>
              </w:rPr>
              <w:t xml:space="preserve">Is the headman's house painted? </w:t>
            </w:r>
            <w:r w:rsidRPr="00AC7CBE">
              <w:rPr>
                <w:b/>
                <w:color w:val="000000"/>
              </w:rPr>
              <w:t>(hpaint)</w:t>
            </w:r>
          </w:p>
          <w:p w14:paraId="50567A64" w14:textId="7CE3155E" w:rsidR="00A1377F" w:rsidRPr="00AC7CBE" w:rsidRDefault="00A1377F" w:rsidP="00AC7CBE">
            <w:pPr>
              <w:spacing w:after="0" w:line="240" w:lineRule="auto"/>
              <w:contextualSpacing/>
              <w:rPr>
                <w:color w:val="000000"/>
              </w:rPr>
            </w:pPr>
            <w:r w:rsidRPr="00AC7CBE">
              <w:rPr>
                <w:rFonts w:eastAsia="Calibri" w:cs="Times New Roman"/>
                <w:i/>
              </w:rPr>
              <w:t>Observation only</w:t>
            </w:r>
          </w:p>
        </w:tc>
        <w:tc>
          <w:tcPr>
            <w:tcW w:w="4320" w:type="dxa"/>
            <w:gridSpan w:val="3"/>
            <w:tcBorders>
              <w:top w:val="single" w:sz="4" w:space="0" w:color="000000"/>
              <w:bottom w:val="single" w:sz="4" w:space="0" w:color="000000"/>
              <w:right w:val="single" w:sz="18" w:space="0" w:color="000000"/>
            </w:tcBorders>
          </w:tcPr>
          <w:p w14:paraId="20A23F06" w14:textId="24F2793A" w:rsidR="00A1377F" w:rsidRPr="00AC7CBE" w:rsidRDefault="00C70E1F" w:rsidP="00AC7CBE">
            <w:pPr>
              <w:spacing w:after="0" w:line="240" w:lineRule="auto"/>
              <w:contextualSpacing/>
              <w:rPr>
                <w:rFonts w:cs="Times New Roman"/>
                <w:w w:val="105"/>
              </w:rPr>
            </w:pPr>
            <w:r>
              <w:rPr>
                <w:rFonts w:cs="Times New Roman"/>
                <w:w w:val="105"/>
              </w:rPr>
              <w:t>0</w:t>
            </w:r>
            <w:r w:rsidR="00A1377F" w:rsidRPr="00AC7CBE">
              <w:rPr>
                <w:rFonts w:cs="Times New Roman"/>
                <w:w w:val="105"/>
              </w:rPr>
              <w:t>=No</w:t>
            </w:r>
          </w:p>
          <w:p w14:paraId="0B5883DA" w14:textId="6C86353E" w:rsidR="00A1377F" w:rsidRPr="00AC7CBE" w:rsidRDefault="00C70E1F" w:rsidP="00AC7CBE">
            <w:pPr>
              <w:spacing w:after="0" w:line="240" w:lineRule="auto"/>
              <w:contextualSpacing/>
              <w:rPr>
                <w:rFonts w:cs="Times New Roman"/>
                <w:w w:val="105"/>
              </w:rPr>
            </w:pPr>
            <w:r>
              <w:rPr>
                <w:rFonts w:cs="Times New Roman"/>
                <w:w w:val="105"/>
              </w:rPr>
              <w:t>1</w:t>
            </w:r>
            <w:r w:rsidR="00A1377F" w:rsidRPr="00AC7CBE">
              <w:rPr>
                <w:rFonts w:cs="Times New Roman"/>
                <w:w w:val="105"/>
              </w:rPr>
              <w:t>=Yes</w:t>
            </w:r>
            <w:r w:rsidR="00A1377F" w:rsidRPr="00AC7CBE" w:rsidDel="00226116">
              <w:rPr>
                <w:rFonts w:cs="Times New Roman"/>
                <w:w w:val="105"/>
              </w:rPr>
              <w:t xml:space="preserve"> </w:t>
            </w:r>
          </w:p>
          <w:p w14:paraId="36162A49" w14:textId="1B714280" w:rsidR="00A1377F" w:rsidRPr="00AC7CBE" w:rsidRDefault="00A1377F" w:rsidP="00AC7CBE">
            <w:pPr>
              <w:spacing w:after="0" w:line="240" w:lineRule="auto"/>
              <w:contextualSpacing/>
              <w:rPr>
                <w:rFonts w:cs="Times New Roman"/>
                <w:w w:val="105"/>
              </w:rPr>
            </w:pPr>
            <w:r w:rsidRPr="00AC7CBE">
              <w:rPr>
                <w:rFonts w:cs="Times New Roman"/>
                <w:w w:val="105"/>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0B60FE5A" w14:textId="77777777" w:rsidR="00A1377F" w:rsidRPr="00AC7CBE" w:rsidRDefault="00A1377F"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5C796BC3" w14:textId="5872DE38" w:rsidR="00CB0E2D" w:rsidRPr="00AC7CBE" w:rsidRDefault="00CB0E2D" w:rsidP="00AC7CBE">
      <w:pPr>
        <w:spacing w:after="0" w:line="240" w:lineRule="auto"/>
        <w:contextualSpacing/>
        <w:rPr>
          <w:rFonts w:eastAsia="Times New Roman" w:cs="Times New Roman"/>
          <w:b/>
          <w:color w:val="000000"/>
        </w:rPr>
      </w:pPr>
    </w:p>
    <w:p w14:paraId="66B83ABA" w14:textId="77777777" w:rsidR="00A1377F" w:rsidRPr="00AC7CBE" w:rsidRDefault="00A1377F" w:rsidP="00AC7CBE">
      <w:pPr>
        <w:spacing w:after="0" w:line="240" w:lineRule="auto"/>
        <w:contextualSpacing/>
        <w:rPr>
          <w:rFonts w:eastAsia="Times New Roman" w:cs="Times New Roman"/>
          <w:b/>
          <w:color w:val="000000"/>
        </w:rPr>
      </w:pPr>
    </w:p>
    <w:p w14:paraId="3927ED69" w14:textId="77777777" w:rsidR="00CB0E2D" w:rsidRPr="00AC7CBE" w:rsidRDefault="00CB0E2D" w:rsidP="00AC7CBE">
      <w:pPr>
        <w:spacing w:after="0" w:line="240" w:lineRule="auto"/>
        <w:contextualSpacing/>
        <w:rPr>
          <w:rFonts w:eastAsia="Times New Roman" w:cs="Times New Roman"/>
          <w:b/>
          <w:color w:val="000000"/>
        </w:rPr>
      </w:pPr>
    </w:p>
    <w:p w14:paraId="191E9422" w14:textId="77777777" w:rsidR="00F42809" w:rsidRPr="00AC7CBE" w:rsidRDefault="00F42809" w:rsidP="00AC7CBE">
      <w:pPr>
        <w:spacing w:after="0" w:line="240" w:lineRule="auto"/>
        <w:contextualSpacing/>
      </w:pPr>
      <w:r w:rsidRPr="00AC7CBE">
        <w:br w:type="page"/>
      </w:r>
    </w:p>
    <w:p w14:paraId="0E72D9A3" w14:textId="209C4134" w:rsidR="003D66BB" w:rsidRPr="00AC7CBE" w:rsidRDefault="003D66BB" w:rsidP="00AC7CBE">
      <w:pPr>
        <w:spacing w:after="0" w:line="240" w:lineRule="auto"/>
        <w:contextualSpacing/>
        <w:rPr>
          <w:rFonts w:eastAsia="Times New Roman" w:cs="Times New Roman"/>
          <w:b/>
          <w:color w:val="000000"/>
        </w:rPr>
      </w:pPr>
      <w:r w:rsidRPr="00AC7CBE">
        <w:rPr>
          <w:rFonts w:eastAsia="Times New Roman" w:cs="Times New Roman"/>
          <w:b/>
          <w:color w:val="000000"/>
        </w:rPr>
        <w:t>C</w:t>
      </w:r>
      <w:r w:rsidR="00471179">
        <w:rPr>
          <w:rFonts w:eastAsia="Times New Roman" w:cs="Times New Roman"/>
          <w:b/>
          <w:color w:val="000000"/>
        </w:rPr>
        <w:t>.</w:t>
      </w:r>
      <w:r w:rsidRPr="00AC7CBE">
        <w:rPr>
          <w:rFonts w:eastAsia="Times New Roman" w:cs="Times New Roman"/>
          <w:b/>
          <w:color w:val="000000"/>
        </w:rPr>
        <w:t xml:space="preserve">Village Information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F42809" w:rsidRPr="00AC7CBE" w14:paraId="63D29BDC" w14:textId="77777777" w:rsidTr="007242F1">
        <w:trPr>
          <w:trHeight w:val="20"/>
        </w:trPr>
        <w:tc>
          <w:tcPr>
            <w:tcW w:w="359" w:type="dxa"/>
            <w:tcBorders>
              <w:top w:val="single" w:sz="4" w:space="0" w:color="000000"/>
              <w:left w:val="single" w:sz="4" w:space="0" w:color="000000"/>
              <w:bottom w:val="single" w:sz="4" w:space="0" w:color="000000"/>
              <w:right w:val="single" w:sz="4" w:space="0" w:color="000000"/>
            </w:tcBorders>
          </w:tcPr>
          <w:p w14:paraId="000636FC" w14:textId="77777777" w:rsidR="00F42809" w:rsidRPr="00AC7CBE" w:rsidRDefault="00F4280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9781BC5" w14:textId="7651F921" w:rsidR="00F42809" w:rsidRPr="00AC7CBE" w:rsidRDefault="00F42809" w:rsidP="00AC7CBE">
            <w:pPr>
              <w:spacing w:after="0" w:line="240" w:lineRule="auto"/>
              <w:contextualSpacing/>
              <w:rPr>
                <w:b/>
                <w:color w:val="000000"/>
              </w:rPr>
            </w:pPr>
            <w:r w:rsidRPr="00AC7CBE">
              <w:rPr>
                <w:color w:val="000000"/>
              </w:rPr>
              <w:t>C1.How many y</w:t>
            </w:r>
            <w:r w:rsidR="007F3296">
              <w:rPr>
                <w:color w:val="000000"/>
              </w:rPr>
              <w:t>ears ago did the village get it</w:t>
            </w:r>
            <w:r w:rsidRPr="00AC7CBE">
              <w:rPr>
                <w:color w:val="000000"/>
              </w:rPr>
              <w:t xml:space="preserve">s first headman?    </w:t>
            </w:r>
            <w:r w:rsidRPr="00AC7CBE">
              <w:rPr>
                <w:b/>
                <w:color w:val="000000"/>
              </w:rPr>
              <w:t>(hvage)</w:t>
            </w:r>
          </w:p>
        </w:tc>
        <w:tc>
          <w:tcPr>
            <w:tcW w:w="4320" w:type="dxa"/>
            <w:gridSpan w:val="2"/>
            <w:tcBorders>
              <w:top w:val="single" w:sz="4" w:space="0" w:color="000000"/>
              <w:bottom w:val="single" w:sz="4" w:space="0" w:color="000000"/>
              <w:right w:val="single" w:sz="18" w:space="0" w:color="000000"/>
            </w:tcBorders>
          </w:tcPr>
          <w:p w14:paraId="5FCE0D36" w14:textId="460D81F4" w:rsidR="00F42809" w:rsidRPr="00AC7CBE" w:rsidRDefault="00F42809" w:rsidP="00AC7CBE">
            <w:pPr>
              <w:spacing w:after="0" w:line="240" w:lineRule="auto"/>
              <w:contextualSpacing/>
              <w:rPr>
                <w:rFonts w:cs="Times New Roman"/>
                <w:w w:val="105"/>
              </w:rPr>
            </w:pPr>
            <w:r w:rsidRPr="00AC7CBE">
              <w:rPr>
                <w:rFonts w:cs="Times New Roman"/>
                <w:w w:val="105"/>
              </w:rPr>
              <w:t>1=Less than 20 years</w:t>
            </w:r>
          </w:p>
          <w:p w14:paraId="7EDDC466" w14:textId="3411B01A" w:rsidR="00F42809" w:rsidRPr="00AC7CBE" w:rsidRDefault="00F42809" w:rsidP="00AC7CBE">
            <w:pPr>
              <w:spacing w:after="0" w:line="240" w:lineRule="auto"/>
              <w:contextualSpacing/>
              <w:rPr>
                <w:rFonts w:cs="Times New Roman"/>
                <w:w w:val="105"/>
              </w:rPr>
            </w:pPr>
            <w:r w:rsidRPr="00AC7CBE">
              <w:rPr>
                <w:rFonts w:cs="Times New Roman"/>
                <w:w w:val="105"/>
              </w:rPr>
              <w:t>2=20 – 50 years ago</w:t>
            </w:r>
          </w:p>
          <w:p w14:paraId="54D4A3CE" w14:textId="687E8893" w:rsidR="00F42809" w:rsidRPr="00AC7CBE" w:rsidRDefault="00F42809" w:rsidP="00AC7CBE">
            <w:pPr>
              <w:spacing w:after="0" w:line="240" w:lineRule="auto"/>
              <w:contextualSpacing/>
              <w:rPr>
                <w:rFonts w:cs="Times New Roman"/>
                <w:w w:val="105"/>
              </w:rPr>
            </w:pPr>
            <w:r w:rsidRPr="00AC7CBE">
              <w:rPr>
                <w:rFonts w:cs="Times New Roman"/>
                <w:w w:val="105"/>
              </w:rPr>
              <w:t>3=50 – 100 years ago</w:t>
            </w:r>
          </w:p>
          <w:p w14:paraId="35BEC47D" w14:textId="46190F53" w:rsidR="00F42809" w:rsidRPr="00AC7CBE" w:rsidRDefault="00F42809" w:rsidP="00AC7CBE">
            <w:pPr>
              <w:spacing w:after="0" w:line="240" w:lineRule="auto"/>
              <w:contextualSpacing/>
              <w:rPr>
                <w:rFonts w:cs="Times New Roman"/>
                <w:w w:val="105"/>
              </w:rPr>
            </w:pPr>
            <w:r w:rsidRPr="00AC7CBE">
              <w:rPr>
                <w:rFonts w:cs="Times New Roman"/>
                <w:w w:val="105"/>
              </w:rPr>
              <w:t>4=100 – 200 years ago</w:t>
            </w:r>
          </w:p>
          <w:p w14:paraId="7284B77D" w14:textId="64F6486A" w:rsidR="00F42809" w:rsidRPr="00AC7CBE" w:rsidRDefault="00F42809" w:rsidP="00AC7CBE">
            <w:pPr>
              <w:spacing w:after="0" w:line="240" w:lineRule="auto"/>
              <w:contextualSpacing/>
              <w:rPr>
                <w:rFonts w:cs="Times New Roman"/>
                <w:w w:val="105"/>
              </w:rPr>
            </w:pPr>
            <w:r w:rsidRPr="00AC7CBE">
              <w:rPr>
                <w:rFonts w:cs="Times New Roman"/>
                <w:w w:val="105"/>
              </w:rPr>
              <w:t>5=200 – 500 years ago</w:t>
            </w:r>
          </w:p>
          <w:p w14:paraId="183AC81D" w14:textId="108ED5BF" w:rsidR="00F42809" w:rsidRPr="00AC7CBE" w:rsidRDefault="00F42809" w:rsidP="00AC7CBE">
            <w:pPr>
              <w:spacing w:after="0" w:line="240" w:lineRule="auto"/>
              <w:contextualSpacing/>
              <w:rPr>
                <w:rFonts w:cs="Times New Roman"/>
                <w:w w:val="105"/>
              </w:rPr>
            </w:pPr>
            <w:r w:rsidRPr="00AC7CBE">
              <w:rPr>
                <w:rFonts w:cs="Times New Roman"/>
                <w:w w:val="105"/>
              </w:rPr>
              <w:t>6=More than 500 years ago</w:t>
            </w:r>
          </w:p>
          <w:p w14:paraId="6C35A4A1" w14:textId="7CCDF3E8" w:rsidR="00F42809" w:rsidRPr="00AC7CBE" w:rsidRDefault="00F42809" w:rsidP="00AC7CBE">
            <w:pPr>
              <w:spacing w:after="0" w:line="240" w:lineRule="auto"/>
              <w:contextualSpacing/>
              <w:rPr>
                <w:rFonts w:cs="Times New Roman"/>
                <w:w w:val="105"/>
              </w:rPr>
            </w:pPr>
            <w:r w:rsidRPr="00AC7CBE">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0F9A242" w14:textId="77777777" w:rsidR="00F42809" w:rsidRPr="00AC7CBE" w:rsidRDefault="00F4280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23226027"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5701A83" w14:textId="7C9CEBB3" w:rsidR="007242F1" w:rsidRPr="00AC7CBE" w:rsidRDefault="007242F1" w:rsidP="00AC7CBE">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68B613DD" w14:textId="0E790E62" w:rsidR="007242F1" w:rsidRPr="00AC7CBE" w:rsidRDefault="007242F1" w:rsidP="00AC7CBE">
            <w:pPr>
              <w:spacing w:after="0" w:line="240" w:lineRule="auto"/>
              <w:contextualSpacing/>
              <w:rPr>
                <w:w w:val="105"/>
              </w:rPr>
            </w:pPr>
            <w:r w:rsidRPr="00AC7CBE">
              <w:rPr>
                <w:color w:val="000000"/>
              </w:rPr>
              <w:t xml:space="preserve">C2.Please estimate the number of households in this village </w:t>
            </w:r>
            <w:r w:rsidRPr="00AC7CBE">
              <w:rPr>
                <w:b/>
                <w:color w:val="000000"/>
              </w:rPr>
              <w:t>(hvsize)</w:t>
            </w:r>
          </w:p>
        </w:tc>
        <w:tc>
          <w:tcPr>
            <w:tcW w:w="2521" w:type="dxa"/>
            <w:gridSpan w:val="2"/>
            <w:tcBorders>
              <w:top w:val="single" w:sz="18" w:space="0" w:color="000000"/>
              <w:left w:val="single" w:sz="18" w:space="0" w:color="000000"/>
              <w:bottom w:val="single" w:sz="18" w:space="0" w:color="000000"/>
              <w:right w:val="single" w:sz="18" w:space="0" w:color="000000"/>
            </w:tcBorders>
          </w:tcPr>
          <w:p w14:paraId="2C25044A"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7242F1" w:rsidRPr="00AC7CBE" w14:paraId="5D3BA739"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8CF86C4" w14:textId="77777777" w:rsidR="007242F1" w:rsidRPr="00AC7CBE" w:rsidRDefault="007242F1" w:rsidP="00AC7CBE">
            <w:pPr>
              <w:spacing w:after="0" w:line="240" w:lineRule="auto"/>
              <w:contextualSpacing/>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4C71FBCC" w14:textId="2D757793" w:rsidR="007242F1" w:rsidRPr="00AC7CBE" w:rsidRDefault="007242F1" w:rsidP="00AC7CBE">
            <w:pPr>
              <w:spacing w:after="0" w:line="240" w:lineRule="auto"/>
              <w:contextualSpacing/>
              <w:rPr>
                <w:w w:val="105"/>
              </w:rPr>
            </w:pPr>
            <w:r w:rsidRPr="00AC7CBE">
              <w:rPr>
                <w:rFonts w:eastAsia="Calibri" w:cs="Times New Roman"/>
                <w:w w:val="105"/>
              </w:rPr>
              <w:t xml:space="preserve">C3.How many years have you been the headman in this village? </w:t>
            </w:r>
            <w:r w:rsidRPr="00AC7CBE">
              <w:rPr>
                <w:rFonts w:eastAsia="Calibri" w:cs="Times New Roman"/>
                <w:b/>
                <w:w w:val="105"/>
              </w:rPr>
              <w:t>(hyrs)</w:t>
            </w:r>
          </w:p>
        </w:tc>
        <w:tc>
          <w:tcPr>
            <w:tcW w:w="2521" w:type="dxa"/>
            <w:gridSpan w:val="2"/>
            <w:tcBorders>
              <w:top w:val="single" w:sz="18" w:space="0" w:color="000000"/>
              <w:left w:val="single" w:sz="18" w:space="0" w:color="000000"/>
              <w:bottom w:val="single" w:sz="18" w:space="0" w:color="000000"/>
              <w:right w:val="single" w:sz="18" w:space="0" w:color="000000"/>
            </w:tcBorders>
          </w:tcPr>
          <w:p w14:paraId="4BD59ED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bl>
    <w:p w14:paraId="45259752" w14:textId="77777777" w:rsidR="00F42809" w:rsidRPr="00AC7CBE" w:rsidRDefault="00F42809" w:rsidP="00AC7CBE">
      <w:pPr>
        <w:spacing w:after="0" w:line="240" w:lineRule="auto"/>
        <w:contextualSpacing/>
        <w:rPr>
          <w:rFonts w:eastAsia="Times New Roman" w:cs="Times New Roman"/>
          <w:b/>
          <w:color w:val="000000"/>
        </w:rPr>
      </w:pPr>
    </w:p>
    <w:p w14:paraId="098F434E" w14:textId="77777777" w:rsidR="007242F1" w:rsidRPr="00AC7CBE" w:rsidRDefault="007242F1" w:rsidP="00AC7CBE">
      <w:pPr>
        <w:pStyle w:val="BodyText2"/>
        <w:spacing w:after="0" w:line="240" w:lineRule="auto"/>
        <w:contextualSpacing/>
        <w:rPr>
          <w:rFonts w:asciiTheme="minorHAnsi" w:hAnsiTheme="minorHAnsi"/>
        </w:rPr>
      </w:pPr>
      <w:r w:rsidRPr="00AC7CBE">
        <w:rPr>
          <w:rFonts w:asciiTheme="minorHAnsi" w:hAnsiTheme="minorHAnsi"/>
        </w:rPr>
        <w:t>Next, I am going to ask you some questions about how many kilometers from the village a number of services are located</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27"/>
        <w:gridCol w:w="1793"/>
        <w:gridCol w:w="732"/>
      </w:tblGrid>
      <w:tr w:rsidR="007242F1" w:rsidRPr="00AC7CBE" w14:paraId="3D517E9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075C6D1"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1592AFF" w14:textId="5886BBD7" w:rsidR="007242F1" w:rsidRPr="00AC7CBE" w:rsidRDefault="007242F1" w:rsidP="00AC7CBE">
            <w:pPr>
              <w:spacing w:after="0" w:line="240" w:lineRule="auto"/>
              <w:contextualSpacing/>
              <w:rPr>
                <w:w w:val="105"/>
              </w:rPr>
            </w:pPr>
            <w:r w:rsidRPr="00AC7CBE">
              <w:rPr>
                <w:color w:val="000000"/>
              </w:rPr>
              <w:t xml:space="preserve">C4.From the central part of this village, how many kilometers is it to the nearest boma?  </w:t>
            </w:r>
            <w:r w:rsidRPr="00AC7CBE">
              <w:rPr>
                <w:b/>
                <w:color w:val="000000"/>
              </w:rPr>
              <w:t>(hboma)</w:t>
            </w:r>
          </w:p>
        </w:tc>
        <w:tc>
          <w:tcPr>
            <w:tcW w:w="2525" w:type="dxa"/>
            <w:gridSpan w:val="2"/>
            <w:tcBorders>
              <w:top w:val="single" w:sz="18" w:space="0" w:color="000000"/>
              <w:left w:val="single" w:sz="18" w:space="0" w:color="000000"/>
              <w:bottom w:val="single" w:sz="18" w:space="0" w:color="000000"/>
              <w:right w:val="single" w:sz="18" w:space="0" w:color="000000"/>
            </w:tcBorders>
          </w:tcPr>
          <w:p w14:paraId="04D36835"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FD4D80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77AA4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BCC172C" w14:textId="5BE16252" w:rsidR="00DA6359" w:rsidRPr="00AC7CBE" w:rsidRDefault="0012712C" w:rsidP="00AC7CBE">
            <w:pPr>
              <w:spacing w:after="0" w:line="240" w:lineRule="auto"/>
              <w:contextualSpacing/>
              <w:rPr>
                <w:color w:val="000000"/>
              </w:rPr>
            </w:pPr>
            <w:r>
              <w:rPr>
                <w:color w:val="000000"/>
              </w:rPr>
              <w:t xml:space="preserve">C5 What is the most common method of transportation from the village to the nearest boma? </w:t>
            </w:r>
            <w:commentRangeStart w:id="0"/>
          </w:p>
        </w:tc>
        <w:tc>
          <w:tcPr>
            <w:tcW w:w="4320" w:type="dxa"/>
            <w:gridSpan w:val="2"/>
            <w:tcBorders>
              <w:top w:val="single" w:sz="4" w:space="0" w:color="000000"/>
              <w:bottom w:val="single" w:sz="4" w:space="0" w:color="000000"/>
              <w:right w:val="single" w:sz="18" w:space="0" w:color="000000"/>
            </w:tcBorders>
          </w:tcPr>
          <w:p w14:paraId="18B4BE6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8F96C6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3C0965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E54692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175336C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6E68D41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6793D8C1" w14:textId="77777777" w:rsidR="00DA6359" w:rsidRPr="00AC7CBE" w:rsidRDefault="00DA6359" w:rsidP="00AC7CBE">
            <w:pPr>
              <w:spacing w:after="0" w:line="240" w:lineRule="auto"/>
              <w:contextualSpacing/>
            </w:pPr>
            <w:r w:rsidRPr="00AC7CBE">
              <w:t>97=Other, please specify</w:t>
            </w:r>
            <w:commentRangeEnd w:id="0"/>
            <w:r w:rsidR="007F3296">
              <w:rPr>
                <w:rStyle w:val="CommentReference"/>
              </w:rPr>
              <w:commentReference w:id="0"/>
            </w:r>
          </w:p>
        </w:tc>
        <w:tc>
          <w:tcPr>
            <w:tcW w:w="732" w:type="dxa"/>
            <w:tcBorders>
              <w:top w:val="single" w:sz="18" w:space="0" w:color="000000"/>
              <w:left w:val="single" w:sz="18" w:space="0" w:color="000000"/>
              <w:bottom w:val="single" w:sz="18" w:space="0" w:color="000000"/>
              <w:right w:val="single" w:sz="18" w:space="0" w:color="000000"/>
            </w:tcBorders>
          </w:tcPr>
          <w:p w14:paraId="2DEF491E"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8F86A0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7134D3"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4046CAD" w14:textId="5A912411" w:rsidR="007242F1" w:rsidRPr="00AC7CBE" w:rsidRDefault="0012712C" w:rsidP="00AC7CBE">
            <w:pPr>
              <w:spacing w:after="0" w:line="240" w:lineRule="auto"/>
              <w:contextualSpacing/>
              <w:rPr>
                <w:w w:val="105"/>
              </w:rPr>
            </w:pPr>
            <w:r>
              <w:rPr>
                <w:color w:val="000000"/>
              </w:rPr>
              <w:t>C6</w:t>
            </w:r>
            <w:r w:rsidR="007242F1" w:rsidRPr="00AC7CBE">
              <w:rPr>
                <w:color w:val="000000"/>
              </w:rPr>
              <w:t xml:space="preserve">.From the central part of this village, how many kilometers is it to the nearest tarmac road?  </w:t>
            </w:r>
            <w:r w:rsidR="007242F1" w:rsidRPr="00AC7CBE">
              <w:rPr>
                <w:b/>
                <w:color w:val="000000"/>
              </w:rPr>
              <w:t>(htarmac)</w:t>
            </w:r>
          </w:p>
        </w:tc>
        <w:tc>
          <w:tcPr>
            <w:tcW w:w="2525" w:type="dxa"/>
            <w:gridSpan w:val="2"/>
            <w:tcBorders>
              <w:top w:val="single" w:sz="18" w:space="0" w:color="000000"/>
              <w:left w:val="single" w:sz="18" w:space="0" w:color="000000"/>
              <w:bottom w:val="single" w:sz="18" w:space="0" w:color="000000"/>
              <w:right w:val="single" w:sz="18" w:space="0" w:color="000000"/>
            </w:tcBorders>
          </w:tcPr>
          <w:p w14:paraId="18CA0397"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66DABE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886B2D"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E844D3A" w14:textId="0D2182B6" w:rsidR="00DA6359" w:rsidRPr="00AC7CBE" w:rsidRDefault="0012712C" w:rsidP="0012712C">
            <w:pPr>
              <w:spacing w:after="0" w:line="240" w:lineRule="auto"/>
              <w:contextualSpacing/>
              <w:rPr>
                <w:color w:val="000000"/>
              </w:rPr>
            </w:pPr>
            <w:r>
              <w:rPr>
                <w:color w:val="000000"/>
              </w:rPr>
              <w:t>C7. What is the most common method of transportation from the village to the nearest tarmac road?</w:t>
            </w:r>
          </w:p>
        </w:tc>
        <w:tc>
          <w:tcPr>
            <w:tcW w:w="4320" w:type="dxa"/>
            <w:gridSpan w:val="2"/>
            <w:tcBorders>
              <w:top w:val="single" w:sz="4" w:space="0" w:color="000000"/>
              <w:bottom w:val="single" w:sz="4" w:space="0" w:color="000000"/>
              <w:right w:val="single" w:sz="18" w:space="0" w:color="000000"/>
            </w:tcBorders>
          </w:tcPr>
          <w:p w14:paraId="2493868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4A9CEEC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01819DF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496CE3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87330D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62560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3034B9F" w14:textId="7777777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078D419"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2C4D4D3"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D098FC1"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2DC8B79" w14:textId="71164954" w:rsidR="007242F1" w:rsidRPr="00AC7CBE" w:rsidRDefault="0012712C" w:rsidP="00AC7CBE">
            <w:pPr>
              <w:spacing w:after="0" w:line="240" w:lineRule="auto"/>
              <w:contextualSpacing/>
              <w:rPr>
                <w:w w:val="105"/>
              </w:rPr>
            </w:pPr>
            <w:r>
              <w:rPr>
                <w:color w:val="000000"/>
              </w:rPr>
              <w:t xml:space="preserve">C8. </w:t>
            </w:r>
            <w:r w:rsidR="007242F1" w:rsidRPr="00AC7CBE">
              <w:rPr>
                <w:color w:val="000000"/>
              </w:rPr>
              <w:t xml:space="preserve">From the central part of this village, how many kilometers is it to the nearest road useable for bus or truck traffic year-round?  </w:t>
            </w:r>
            <w:r w:rsidR="007242F1" w:rsidRPr="00AC7CBE">
              <w:rPr>
                <w:b/>
                <w:color w:val="000000"/>
              </w:rPr>
              <w:t>(hroad)</w:t>
            </w:r>
          </w:p>
        </w:tc>
        <w:tc>
          <w:tcPr>
            <w:tcW w:w="2525" w:type="dxa"/>
            <w:gridSpan w:val="2"/>
            <w:tcBorders>
              <w:top w:val="single" w:sz="18" w:space="0" w:color="000000"/>
              <w:left w:val="single" w:sz="18" w:space="0" w:color="000000"/>
              <w:bottom w:val="single" w:sz="18" w:space="0" w:color="000000"/>
              <w:right w:val="single" w:sz="18" w:space="0" w:color="000000"/>
            </w:tcBorders>
          </w:tcPr>
          <w:p w14:paraId="21DF68D1"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FB7B2B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868C18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5D5B84D" w14:textId="7F081532" w:rsidR="00DA6359" w:rsidRPr="00AC7CBE" w:rsidRDefault="0012712C" w:rsidP="0012712C">
            <w:pPr>
              <w:spacing w:after="0" w:line="240" w:lineRule="auto"/>
              <w:contextualSpacing/>
              <w:rPr>
                <w:color w:val="000000"/>
              </w:rPr>
            </w:pPr>
            <w:r>
              <w:rPr>
                <w:color w:val="000000"/>
              </w:rPr>
              <w:t xml:space="preserve">C9. What is the most common method of transportation from the village to the nearest </w:t>
            </w:r>
            <w:r w:rsidRPr="00AC7CBE">
              <w:rPr>
                <w:color w:val="000000"/>
              </w:rPr>
              <w:t xml:space="preserve">road useable for bus or truck traffic year-round?  </w:t>
            </w:r>
          </w:p>
        </w:tc>
        <w:tc>
          <w:tcPr>
            <w:tcW w:w="4320" w:type="dxa"/>
            <w:gridSpan w:val="2"/>
            <w:tcBorders>
              <w:top w:val="single" w:sz="4" w:space="0" w:color="000000"/>
              <w:bottom w:val="single" w:sz="4" w:space="0" w:color="000000"/>
              <w:right w:val="single" w:sz="18" w:space="0" w:color="000000"/>
            </w:tcBorders>
          </w:tcPr>
          <w:p w14:paraId="530C54D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1B1F810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22A63AA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E258A6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13AD0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8675F52"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0C09326" w14:textId="7777777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6D9E1CA"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3A37BA52"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24254D4A"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612D0EC" w14:textId="5C032BEE" w:rsidR="007242F1" w:rsidRPr="00AC7CBE" w:rsidRDefault="007242F1" w:rsidP="00AC7CBE">
            <w:pPr>
              <w:spacing w:after="0" w:line="240" w:lineRule="auto"/>
              <w:contextualSpacing/>
              <w:rPr>
                <w:w w:val="105"/>
              </w:rPr>
            </w:pPr>
            <w:commentRangeStart w:id="1"/>
            <w:commentRangeStart w:id="2"/>
            <w:r w:rsidRPr="00AC7CBE">
              <w:rPr>
                <w:color w:val="000000"/>
              </w:rPr>
              <w:t>C</w:t>
            </w:r>
            <w:r w:rsidR="0012712C">
              <w:rPr>
                <w:color w:val="000000"/>
              </w:rPr>
              <w:t xml:space="preserve">10. </w:t>
            </w:r>
            <w:r w:rsidRPr="00AC7CBE">
              <w:rPr>
                <w:color w:val="000000"/>
              </w:rPr>
              <w:t xml:space="preserve">From the central part of this village, how many kilometers is it to the nearest FRA buying or collection point?   </w:t>
            </w:r>
            <w:r w:rsidRPr="00AC7CBE">
              <w:rPr>
                <w:b/>
                <w:color w:val="000000"/>
              </w:rPr>
              <w:t>(hfra)</w:t>
            </w:r>
            <w:commentRangeEnd w:id="1"/>
            <w:r w:rsidRPr="00AC7CBE">
              <w:rPr>
                <w:rStyle w:val="CommentReference"/>
                <w:sz w:val="22"/>
                <w:szCs w:val="22"/>
              </w:rPr>
              <w:commentReference w:id="1"/>
            </w:r>
            <w:commentRangeEnd w:id="2"/>
            <w:r w:rsidR="007F3296">
              <w:rPr>
                <w:rStyle w:val="CommentReference"/>
              </w:rPr>
              <w:commentReference w:id="2"/>
            </w:r>
          </w:p>
        </w:tc>
        <w:tc>
          <w:tcPr>
            <w:tcW w:w="2525" w:type="dxa"/>
            <w:gridSpan w:val="2"/>
            <w:tcBorders>
              <w:top w:val="single" w:sz="18" w:space="0" w:color="000000"/>
              <w:left w:val="single" w:sz="18" w:space="0" w:color="000000"/>
              <w:bottom w:val="single" w:sz="18" w:space="0" w:color="000000"/>
              <w:right w:val="single" w:sz="18" w:space="0" w:color="000000"/>
            </w:tcBorders>
          </w:tcPr>
          <w:p w14:paraId="5AE5BAAF"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AC7D8D3"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54FD008"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1EC6333" w14:textId="3811EFAA" w:rsidR="00DA6359" w:rsidRPr="00AC7CBE" w:rsidRDefault="0012712C" w:rsidP="0012712C">
            <w:pPr>
              <w:spacing w:after="0" w:line="240" w:lineRule="auto"/>
              <w:contextualSpacing/>
              <w:rPr>
                <w:color w:val="000000"/>
              </w:rPr>
            </w:pPr>
            <w:r>
              <w:rPr>
                <w:color w:val="000000"/>
              </w:rPr>
              <w:t xml:space="preserve">C.11 What is the most common method of transportation from the village to the nearest FRA buying or collection point? </w:t>
            </w:r>
          </w:p>
        </w:tc>
        <w:tc>
          <w:tcPr>
            <w:tcW w:w="4320" w:type="dxa"/>
            <w:gridSpan w:val="2"/>
            <w:tcBorders>
              <w:top w:val="single" w:sz="4" w:space="0" w:color="000000"/>
              <w:bottom w:val="single" w:sz="4" w:space="0" w:color="000000"/>
              <w:right w:val="single" w:sz="18" w:space="0" w:color="000000"/>
            </w:tcBorders>
          </w:tcPr>
          <w:p w14:paraId="5A47F07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14E06A1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0053711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C264CA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4589A7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562979C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E313522" w14:textId="10319EE3"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0D01BD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16DAB831"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6F3A11A"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vAlign w:val="bottom"/>
          </w:tcPr>
          <w:p w14:paraId="4B781698" w14:textId="6097AE03" w:rsidR="007242F1" w:rsidRPr="00AC7CBE" w:rsidRDefault="0012712C" w:rsidP="00AC7CBE">
            <w:pPr>
              <w:spacing w:after="0" w:line="240" w:lineRule="auto"/>
              <w:contextualSpacing/>
              <w:rPr>
                <w:w w:val="105"/>
              </w:rPr>
            </w:pPr>
            <w:r>
              <w:rPr>
                <w:color w:val="000000"/>
              </w:rPr>
              <w:t xml:space="preserve">C12. </w:t>
            </w:r>
            <w:r w:rsidR="007242F1" w:rsidRPr="00AC7CBE">
              <w:rPr>
                <w:color w:val="000000"/>
              </w:rPr>
              <w:t xml:space="preserve">From the central part of this village, how many kilometers is it to the nearest place to board a minibus </w:t>
            </w:r>
            <w:r w:rsidR="007242F1" w:rsidRPr="00AC7CBE">
              <w:rPr>
                <w:b/>
                <w:color w:val="000000"/>
              </w:rPr>
              <w:t>(hpublic)</w:t>
            </w:r>
          </w:p>
        </w:tc>
        <w:tc>
          <w:tcPr>
            <w:tcW w:w="2525" w:type="dxa"/>
            <w:gridSpan w:val="2"/>
            <w:tcBorders>
              <w:top w:val="single" w:sz="18" w:space="0" w:color="000000"/>
              <w:left w:val="single" w:sz="18" w:space="0" w:color="000000"/>
              <w:bottom w:val="single" w:sz="18" w:space="0" w:color="000000"/>
              <w:right w:val="single" w:sz="18" w:space="0" w:color="000000"/>
            </w:tcBorders>
          </w:tcPr>
          <w:p w14:paraId="5907AF3E"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3EEE7BD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FD5DD7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A9DC44B" w14:textId="35FBA253" w:rsidR="00DA6359" w:rsidRPr="00AC7CBE" w:rsidRDefault="0012712C" w:rsidP="0012712C">
            <w:pPr>
              <w:spacing w:after="0" w:line="240" w:lineRule="auto"/>
              <w:contextualSpacing/>
              <w:rPr>
                <w:color w:val="000000"/>
              </w:rPr>
            </w:pPr>
            <w:r>
              <w:rPr>
                <w:color w:val="000000"/>
              </w:rPr>
              <w:t xml:space="preserve">C13. What is the most common method of transportation from the village to the nearest place to board a minibus? </w:t>
            </w:r>
          </w:p>
        </w:tc>
        <w:tc>
          <w:tcPr>
            <w:tcW w:w="4320" w:type="dxa"/>
            <w:gridSpan w:val="2"/>
            <w:tcBorders>
              <w:top w:val="single" w:sz="4" w:space="0" w:color="000000"/>
              <w:bottom w:val="single" w:sz="4" w:space="0" w:color="000000"/>
              <w:right w:val="single" w:sz="18" w:space="0" w:color="000000"/>
            </w:tcBorders>
          </w:tcPr>
          <w:p w14:paraId="583E931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739E142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277EF7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E2B67A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23431F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76D580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B6FA339" w14:textId="28D5C33B"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4D588D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3B3ADAE"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FD8DB08"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1D57BAB1" w14:textId="3AC95FEE" w:rsidR="007242F1" w:rsidRPr="00AC7CBE" w:rsidRDefault="0012712C" w:rsidP="00AC7CBE">
            <w:pPr>
              <w:spacing w:after="0" w:line="240" w:lineRule="auto"/>
              <w:contextualSpacing/>
              <w:rPr>
                <w:w w:val="105"/>
              </w:rPr>
            </w:pPr>
            <w:r>
              <w:t xml:space="preserve">C14. </w:t>
            </w:r>
            <w:r w:rsidR="007242F1" w:rsidRPr="00AC7CBE">
              <w:t xml:space="preserve">From the central part of this village, how many kilometers is it to the nearest point where you can receive mobile phone network services?  </w:t>
            </w:r>
            <w:r w:rsidR="007242F1" w:rsidRPr="00AC7CBE">
              <w:rPr>
                <w:b/>
              </w:rPr>
              <w:t>(</w:t>
            </w:r>
            <w:r w:rsidR="007242F1" w:rsidRPr="00AC7CBE">
              <w:rPr>
                <w:b/>
                <w:color w:val="000000"/>
              </w:rPr>
              <w:t>hmobile)</w:t>
            </w:r>
          </w:p>
        </w:tc>
        <w:tc>
          <w:tcPr>
            <w:tcW w:w="2525" w:type="dxa"/>
            <w:gridSpan w:val="2"/>
            <w:tcBorders>
              <w:top w:val="single" w:sz="18" w:space="0" w:color="000000"/>
              <w:left w:val="single" w:sz="18" w:space="0" w:color="000000"/>
              <w:bottom w:val="single" w:sz="18" w:space="0" w:color="000000"/>
              <w:right w:val="single" w:sz="18" w:space="0" w:color="000000"/>
            </w:tcBorders>
          </w:tcPr>
          <w:p w14:paraId="49A1EAA6"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A47A960"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E12A121"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BBC52A5" w14:textId="5A71FF35" w:rsidR="00DA6359" w:rsidRPr="00AC7CBE" w:rsidRDefault="0012712C" w:rsidP="00AC7CBE">
            <w:pPr>
              <w:spacing w:after="0" w:line="240" w:lineRule="auto"/>
              <w:contextualSpacing/>
              <w:rPr>
                <w:color w:val="000000"/>
              </w:rPr>
            </w:pPr>
            <w:r>
              <w:rPr>
                <w:color w:val="000000"/>
              </w:rPr>
              <w:t xml:space="preserve">C.15 What is the most common method of transportation from the village to the nearest </w:t>
            </w:r>
            <w:r w:rsidRPr="00AC7CBE">
              <w:t>point where you can receive mobile phone network services</w:t>
            </w:r>
          </w:p>
        </w:tc>
        <w:tc>
          <w:tcPr>
            <w:tcW w:w="4320" w:type="dxa"/>
            <w:gridSpan w:val="2"/>
            <w:tcBorders>
              <w:top w:val="single" w:sz="4" w:space="0" w:color="000000"/>
              <w:bottom w:val="single" w:sz="4" w:space="0" w:color="000000"/>
              <w:right w:val="single" w:sz="18" w:space="0" w:color="000000"/>
            </w:tcBorders>
          </w:tcPr>
          <w:p w14:paraId="64F3DE5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7AA5C9A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5361D4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80D1D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3A3B587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1BDC7E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352D5FED" w14:textId="38AA3691"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8C5E0A4"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6A16DB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F1AE212"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55FC207" w14:textId="767E7523" w:rsidR="007242F1" w:rsidRPr="00AC7CBE" w:rsidRDefault="0012712C" w:rsidP="00AC7CBE">
            <w:pPr>
              <w:spacing w:after="0" w:line="240" w:lineRule="auto"/>
              <w:contextualSpacing/>
              <w:rPr>
                <w:w w:val="105"/>
              </w:rPr>
            </w:pPr>
            <w:r>
              <w:rPr>
                <w:color w:val="000000"/>
              </w:rPr>
              <w:t>C16</w:t>
            </w:r>
            <w:r w:rsidR="007242F1" w:rsidRPr="00AC7CBE">
              <w:rPr>
                <w:color w:val="000000"/>
              </w:rPr>
              <w:t>.From the central part of this village, how many kilometers is it to the nearest point where you can sell crops to private buyers?</w:t>
            </w:r>
            <w:r w:rsidR="007242F1" w:rsidRPr="00AC7CBE">
              <w:rPr>
                <w:b/>
                <w:color w:val="000000"/>
              </w:rPr>
              <w:t xml:space="preserve"> (hsell)</w:t>
            </w:r>
          </w:p>
        </w:tc>
        <w:tc>
          <w:tcPr>
            <w:tcW w:w="2525" w:type="dxa"/>
            <w:gridSpan w:val="2"/>
            <w:tcBorders>
              <w:top w:val="single" w:sz="18" w:space="0" w:color="000000"/>
              <w:left w:val="single" w:sz="18" w:space="0" w:color="000000"/>
              <w:bottom w:val="single" w:sz="18" w:space="0" w:color="000000"/>
              <w:right w:val="single" w:sz="18" w:space="0" w:color="000000"/>
            </w:tcBorders>
          </w:tcPr>
          <w:p w14:paraId="05A35931"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54DD01C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39B1C0"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5264DF7A" w14:textId="6C60B234" w:rsidR="00DA6359" w:rsidRPr="00AC7CBE" w:rsidRDefault="0012712C" w:rsidP="00AC7CBE">
            <w:pPr>
              <w:spacing w:after="0" w:line="240" w:lineRule="auto"/>
              <w:contextualSpacing/>
              <w:rPr>
                <w:color w:val="000000"/>
              </w:rPr>
            </w:pPr>
            <w:r>
              <w:rPr>
                <w:color w:val="000000"/>
              </w:rPr>
              <w:t xml:space="preserve">C17. What is the most common method of transportation from the village to the nearest </w:t>
            </w:r>
            <w:r w:rsidRPr="00AC7CBE">
              <w:rPr>
                <w:color w:val="000000"/>
              </w:rPr>
              <w:t>point where you can sell crops to private buyers?</w:t>
            </w:r>
          </w:p>
        </w:tc>
        <w:tc>
          <w:tcPr>
            <w:tcW w:w="4320" w:type="dxa"/>
            <w:gridSpan w:val="2"/>
            <w:tcBorders>
              <w:top w:val="single" w:sz="4" w:space="0" w:color="000000"/>
              <w:bottom w:val="single" w:sz="4" w:space="0" w:color="000000"/>
              <w:right w:val="single" w:sz="18" w:space="0" w:color="000000"/>
            </w:tcBorders>
          </w:tcPr>
          <w:p w14:paraId="1ABCE0E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B0DF682"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1B6B03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89329C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0B5FA6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0531B3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608CE750" w14:textId="4F485E8E"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892DAB5"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4EA710B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9F9DE50"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1D29A0C" w14:textId="4E7B0978" w:rsidR="007242F1" w:rsidRPr="00AC7CBE" w:rsidRDefault="0012712C" w:rsidP="00AC7CBE">
            <w:pPr>
              <w:spacing w:after="0" w:line="240" w:lineRule="auto"/>
              <w:contextualSpacing/>
              <w:rPr>
                <w:w w:val="105"/>
              </w:rPr>
            </w:pPr>
            <w:r>
              <w:rPr>
                <w:color w:val="000000"/>
              </w:rPr>
              <w:t>C18</w:t>
            </w:r>
            <w:r w:rsidR="007242F1" w:rsidRPr="00AC7CBE">
              <w:rPr>
                <w:color w:val="000000"/>
              </w:rPr>
              <w:t xml:space="preserve">.From the central part of this village, how many kilometers is it to the nearest market place with many buyers and sellers of locally produced agricultural products?   </w:t>
            </w:r>
            <w:r w:rsidR="007242F1" w:rsidRPr="00AC7CBE">
              <w:rPr>
                <w:b/>
                <w:color w:val="000000"/>
              </w:rPr>
              <w:t>(hmarket)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76CA94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FB2294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D9A400E"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198303A" w14:textId="1ECAB1E4" w:rsidR="00DA6359" w:rsidRPr="00AC7CBE" w:rsidRDefault="0012712C" w:rsidP="00AC7CBE">
            <w:pPr>
              <w:spacing w:after="0" w:line="240" w:lineRule="auto"/>
              <w:contextualSpacing/>
              <w:rPr>
                <w:color w:val="000000"/>
              </w:rPr>
            </w:pPr>
            <w:r>
              <w:rPr>
                <w:color w:val="000000"/>
              </w:rPr>
              <w:t>C19 What is the most common method of transportation from the village to the nearest t</w:t>
            </w:r>
            <w:r w:rsidRPr="00AC7CBE">
              <w:rPr>
                <w:color w:val="000000"/>
              </w:rPr>
              <w:t xml:space="preserve">market place with many buyers and sellers of locally produced agricultural products?   </w:t>
            </w:r>
          </w:p>
        </w:tc>
        <w:tc>
          <w:tcPr>
            <w:tcW w:w="4320" w:type="dxa"/>
            <w:gridSpan w:val="2"/>
            <w:tcBorders>
              <w:top w:val="single" w:sz="4" w:space="0" w:color="000000"/>
              <w:bottom w:val="single" w:sz="4" w:space="0" w:color="000000"/>
              <w:right w:val="single" w:sz="18" w:space="0" w:color="000000"/>
            </w:tcBorders>
          </w:tcPr>
          <w:p w14:paraId="21EA55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5E88F6D"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5D318E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7E6FE4C8"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25A8BEB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55A89E2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306F2C9E" w14:textId="40C96404"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40F72C1"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3D67E6F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3902FC"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8347AD3" w14:textId="51CB16A9" w:rsidR="007242F1" w:rsidRPr="00AC7CBE" w:rsidRDefault="0012712C" w:rsidP="00AC7CBE">
            <w:pPr>
              <w:spacing w:after="0" w:line="240" w:lineRule="auto"/>
              <w:contextualSpacing/>
              <w:rPr>
                <w:w w:val="105"/>
              </w:rPr>
            </w:pPr>
            <w:r>
              <w:rPr>
                <w:color w:val="000000"/>
              </w:rPr>
              <w:t>C20</w:t>
            </w:r>
            <w:r w:rsidR="007242F1" w:rsidRPr="00AC7CBE">
              <w:rPr>
                <w:color w:val="000000"/>
              </w:rPr>
              <w:t xml:space="preserve">.From the central part of this village, how many kilometers is it to the nearest primary school?  </w:t>
            </w:r>
            <w:r w:rsidR="007242F1" w:rsidRPr="00AC7CBE">
              <w:rPr>
                <w:b/>
                <w:color w:val="000000"/>
              </w:rPr>
              <w:t>(hprimary)</w:t>
            </w:r>
          </w:p>
        </w:tc>
        <w:tc>
          <w:tcPr>
            <w:tcW w:w="2525" w:type="dxa"/>
            <w:gridSpan w:val="2"/>
            <w:tcBorders>
              <w:top w:val="single" w:sz="18" w:space="0" w:color="000000"/>
              <w:left w:val="single" w:sz="18" w:space="0" w:color="000000"/>
              <w:bottom w:val="single" w:sz="18" w:space="0" w:color="000000"/>
              <w:right w:val="single" w:sz="18" w:space="0" w:color="000000"/>
            </w:tcBorders>
          </w:tcPr>
          <w:p w14:paraId="1058E578"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65C7E7F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0E6A0D4"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AB4872F" w14:textId="77313A5E" w:rsidR="00DA6359" w:rsidRPr="00AC7CBE" w:rsidRDefault="0012712C" w:rsidP="00AC7CBE">
            <w:pPr>
              <w:spacing w:after="0" w:line="240" w:lineRule="auto"/>
              <w:contextualSpacing/>
              <w:rPr>
                <w:color w:val="000000"/>
              </w:rPr>
            </w:pPr>
            <w:r>
              <w:rPr>
                <w:color w:val="000000"/>
              </w:rPr>
              <w:t xml:space="preserve">C21What is the most common method of transportation from the village to the nearest </w:t>
            </w:r>
            <w:r w:rsidRPr="00AC7CBE">
              <w:rPr>
                <w:color w:val="000000"/>
              </w:rPr>
              <w:t>primary school</w:t>
            </w:r>
            <w:r>
              <w:rPr>
                <w:color w:val="000000"/>
              </w:rPr>
              <w:t>?</w:t>
            </w:r>
          </w:p>
        </w:tc>
        <w:tc>
          <w:tcPr>
            <w:tcW w:w="4320" w:type="dxa"/>
            <w:gridSpan w:val="2"/>
            <w:tcBorders>
              <w:top w:val="single" w:sz="4" w:space="0" w:color="000000"/>
              <w:bottom w:val="single" w:sz="4" w:space="0" w:color="000000"/>
              <w:right w:val="single" w:sz="18" w:space="0" w:color="000000"/>
            </w:tcBorders>
          </w:tcPr>
          <w:p w14:paraId="7117B1B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50971C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65DCA1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171F7B9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2DD4835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4CC0027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DAB3AF6" w14:textId="7D2A6E5B"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D01B6A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2A56E158"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6145850"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58CD2F2" w14:textId="29AE58E6" w:rsidR="007242F1" w:rsidRPr="00AC7CBE" w:rsidRDefault="0012712C" w:rsidP="00AC7CBE">
            <w:pPr>
              <w:spacing w:after="0" w:line="240" w:lineRule="auto"/>
              <w:contextualSpacing/>
              <w:rPr>
                <w:w w:val="105"/>
              </w:rPr>
            </w:pPr>
            <w:r>
              <w:rPr>
                <w:color w:val="000000"/>
              </w:rPr>
              <w:t>C22</w:t>
            </w:r>
            <w:r w:rsidR="007242F1" w:rsidRPr="00AC7CBE">
              <w:rPr>
                <w:color w:val="000000"/>
              </w:rPr>
              <w:t xml:space="preserve">.From the central part of this village, how many kilometers is it to the nearest secondary school?  </w:t>
            </w:r>
            <w:r w:rsidR="007242F1" w:rsidRPr="00AC7CBE">
              <w:rPr>
                <w:b/>
                <w:color w:val="000000"/>
              </w:rPr>
              <w:t>(hsecond)</w:t>
            </w:r>
          </w:p>
        </w:tc>
        <w:tc>
          <w:tcPr>
            <w:tcW w:w="2525" w:type="dxa"/>
            <w:gridSpan w:val="2"/>
            <w:tcBorders>
              <w:top w:val="single" w:sz="18" w:space="0" w:color="000000"/>
              <w:left w:val="single" w:sz="18" w:space="0" w:color="000000"/>
              <w:bottom w:val="single" w:sz="18" w:space="0" w:color="000000"/>
              <w:right w:val="single" w:sz="18" w:space="0" w:color="000000"/>
            </w:tcBorders>
          </w:tcPr>
          <w:p w14:paraId="66857E9B"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788B62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1C139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6D28DF59" w14:textId="20953CBC" w:rsidR="00DA6359" w:rsidRPr="00AC7CBE" w:rsidRDefault="0012712C" w:rsidP="00AC7CBE">
            <w:pPr>
              <w:spacing w:after="0" w:line="240" w:lineRule="auto"/>
              <w:contextualSpacing/>
              <w:rPr>
                <w:color w:val="000000"/>
              </w:rPr>
            </w:pPr>
            <w:r>
              <w:rPr>
                <w:color w:val="000000"/>
              </w:rPr>
              <w:t xml:space="preserve">C23. What is the most common method of transportation from the village to the nearest </w:t>
            </w:r>
            <w:r w:rsidRPr="00AC7CBE">
              <w:rPr>
                <w:color w:val="000000"/>
              </w:rPr>
              <w:t xml:space="preserve">secondary school?  </w:t>
            </w:r>
          </w:p>
        </w:tc>
        <w:tc>
          <w:tcPr>
            <w:tcW w:w="4320" w:type="dxa"/>
            <w:gridSpan w:val="2"/>
            <w:tcBorders>
              <w:top w:val="single" w:sz="4" w:space="0" w:color="000000"/>
              <w:bottom w:val="single" w:sz="4" w:space="0" w:color="000000"/>
              <w:right w:val="single" w:sz="18" w:space="0" w:color="000000"/>
            </w:tcBorders>
          </w:tcPr>
          <w:p w14:paraId="5C0A3CA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0FC54D6D"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F380D0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445811B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1AB98D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F12DB9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BC293DA" w14:textId="017E7917"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42AED0B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0712752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20FA90F"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DD59838" w14:textId="1119D6A8" w:rsidR="007242F1" w:rsidRPr="00AC7CBE" w:rsidRDefault="0012712C" w:rsidP="00AC7CBE">
            <w:pPr>
              <w:spacing w:after="0" w:line="240" w:lineRule="auto"/>
              <w:contextualSpacing/>
              <w:rPr>
                <w:w w:val="105"/>
              </w:rPr>
            </w:pPr>
            <w:r>
              <w:rPr>
                <w:color w:val="000000"/>
              </w:rPr>
              <w:t>C25</w:t>
            </w:r>
            <w:r w:rsidR="007242F1" w:rsidRPr="00AC7CBE">
              <w:rPr>
                <w:color w:val="000000"/>
              </w:rPr>
              <w:t xml:space="preserve">.From the central part of this village, how many kilometers is it to the nearest clinic or health center? </w:t>
            </w:r>
            <w:r w:rsidR="007242F1" w:rsidRPr="00AC7CBE">
              <w:rPr>
                <w:b/>
                <w:color w:val="000000"/>
              </w:rPr>
              <w:t>(hclinic)</w:t>
            </w:r>
          </w:p>
        </w:tc>
        <w:tc>
          <w:tcPr>
            <w:tcW w:w="2525" w:type="dxa"/>
            <w:gridSpan w:val="2"/>
            <w:tcBorders>
              <w:top w:val="single" w:sz="18" w:space="0" w:color="000000"/>
              <w:left w:val="single" w:sz="18" w:space="0" w:color="000000"/>
              <w:bottom w:val="single" w:sz="18" w:space="0" w:color="000000"/>
              <w:right w:val="single" w:sz="18" w:space="0" w:color="000000"/>
            </w:tcBorders>
          </w:tcPr>
          <w:p w14:paraId="563D41CF"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7C38990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2C08AD9"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0F9B85C5" w14:textId="274CA04F" w:rsidR="00DA6359" w:rsidRPr="00AC7CBE" w:rsidRDefault="0012712C" w:rsidP="00AC7CBE">
            <w:pPr>
              <w:spacing w:after="0" w:line="240" w:lineRule="auto"/>
              <w:contextualSpacing/>
              <w:rPr>
                <w:color w:val="000000"/>
              </w:rPr>
            </w:pPr>
            <w:r>
              <w:rPr>
                <w:color w:val="000000"/>
              </w:rPr>
              <w:t xml:space="preserve">C26. What is the most common method of transportation from the village to the nearest </w:t>
            </w:r>
            <w:r w:rsidRPr="00AC7CBE">
              <w:rPr>
                <w:color w:val="000000"/>
              </w:rPr>
              <w:t>clinic or health center?</w:t>
            </w:r>
          </w:p>
        </w:tc>
        <w:tc>
          <w:tcPr>
            <w:tcW w:w="4320" w:type="dxa"/>
            <w:gridSpan w:val="2"/>
            <w:tcBorders>
              <w:top w:val="single" w:sz="4" w:space="0" w:color="000000"/>
              <w:bottom w:val="single" w:sz="4" w:space="0" w:color="000000"/>
              <w:right w:val="single" w:sz="18" w:space="0" w:color="000000"/>
            </w:tcBorders>
          </w:tcPr>
          <w:p w14:paraId="3AD037A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0F4368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13DD5EC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E89711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9C4BB80"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B59FB2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7090BE49" w14:textId="06052FB0"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BE0DAD8"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AC632E9"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A24E933"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1344C9" w14:textId="659AE851" w:rsidR="007242F1" w:rsidRPr="00AC7CBE" w:rsidRDefault="0012712C" w:rsidP="00AC7CBE">
            <w:pPr>
              <w:spacing w:after="0" w:line="240" w:lineRule="auto"/>
              <w:contextualSpacing/>
              <w:rPr>
                <w:w w:val="105"/>
              </w:rPr>
            </w:pPr>
            <w:r>
              <w:rPr>
                <w:color w:val="000000"/>
              </w:rPr>
              <w:t xml:space="preserve">C27. </w:t>
            </w:r>
            <w:r w:rsidR="007242F1" w:rsidRPr="00AC7CBE">
              <w:rPr>
                <w:color w:val="000000"/>
              </w:rPr>
              <w:t xml:space="preserve">From the central part of this village, how many kilometers is it to the nearest bank or microfinance office? </w:t>
            </w:r>
            <w:r w:rsidR="007242F1" w:rsidRPr="00AC7CBE">
              <w:rPr>
                <w:b/>
                <w:color w:val="000000"/>
              </w:rPr>
              <w:t>(hbank)</w:t>
            </w:r>
          </w:p>
        </w:tc>
        <w:tc>
          <w:tcPr>
            <w:tcW w:w="2525" w:type="dxa"/>
            <w:gridSpan w:val="2"/>
            <w:tcBorders>
              <w:top w:val="single" w:sz="18" w:space="0" w:color="000000"/>
              <w:left w:val="single" w:sz="18" w:space="0" w:color="000000"/>
              <w:bottom w:val="single" w:sz="18" w:space="0" w:color="000000"/>
              <w:right w:val="single" w:sz="18" w:space="0" w:color="000000"/>
            </w:tcBorders>
          </w:tcPr>
          <w:p w14:paraId="6F42A523"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1736E31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254D9C0"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2C32539F" w14:textId="02CF6902" w:rsidR="00DA6359" w:rsidRPr="00AC7CBE" w:rsidRDefault="0012712C" w:rsidP="00AC7CBE">
            <w:pPr>
              <w:spacing w:after="0" w:line="240" w:lineRule="auto"/>
              <w:contextualSpacing/>
              <w:rPr>
                <w:color w:val="000000"/>
              </w:rPr>
            </w:pPr>
            <w:r>
              <w:rPr>
                <w:color w:val="000000"/>
              </w:rPr>
              <w:t xml:space="preserve">C.28 What is the most common method of transportation from the village to the nearest </w:t>
            </w:r>
            <w:r w:rsidRPr="00AC7CBE">
              <w:rPr>
                <w:color w:val="000000"/>
              </w:rPr>
              <w:t>bank or microfinance office?</w:t>
            </w:r>
          </w:p>
        </w:tc>
        <w:tc>
          <w:tcPr>
            <w:tcW w:w="4320" w:type="dxa"/>
            <w:gridSpan w:val="2"/>
            <w:tcBorders>
              <w:top w:val="single" w:sz="4" w:space="0" w:color="000000"/>
              <w:bottom w:val="single" w:sz="4" w:space="0" w:color="000000"/>
              <w:right w:val="single" w:sz="18" w:space="0" w:color="000000"/>
            </w:tcBorders>
          </w:tcPr>
          <w:p w14:paraId="0B1198D6"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3D20F6B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4A50A45"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3A87B95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03DEAC0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07B605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39D20B5" w14:textId="682AC4FC"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DFC6837"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7EFD5B6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09C16F2"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F2916F6" w14:textId="0BA4711E" w:rsidR="007242F1" w:rsidRPr="00AC7CBE" w:rsidRDefault="0012712C" w:rsidP="00AC7CBE">
            <w:pPr>
              <w:spacing w:after="0" w:line="240" w:lineRule="auto"/>
              <w:contextualSpacing/>
              <w:rPr>
                <w:w w:val="105"/>
              </w:rPr>
            </w:pPr>
            <w:r>
              <w:rPr>
                <w:color w:val="000000"/>
              </w:rPr>
              <w:t>C29</w:t>
            </w:r>
            <w:r w:rsidR="007242F1" w:rsidRPr="00AC7CBE">
              <w:rPr>
                <w:color w:val="000000"/>
              </w:rPr>
              <w:t xml:space="preserve">.From the central part of this village, how many kilometers is it to the nearest borehole?   </w:t>
            </w:r>
            <w:r w:rsidR="007242F1" w:rsidRPr="00AC7CBE">
              <w:rPr>
                <w:b/>
                <w:color w:val="000000"/>
              </w:rPr>
              <w:t>(hbore)</w:t>
            </w:r>
          </w:p>
        </w:tc>
        <w:tc>
          <w:tcPr>
            <w:tcW w:w="2525" w:type="dxa"/>
            <w:gridSpan w:val="2"/>
            <w:tcBorders>
              <w:top w:val="single" w:sz="18" w:space="0" w:color="000000"/>
              <w:left w:val="single" w:sz="18" w:space="0" w:color="000000"/>
              <w:bottom w:val="single" w:sz="18" w:space="0" w:color="000000"/>
              <w:right w:val="single" w:sz="18" w:space="0" w:color="000000"/>
            </w:tcBorders>
          </w:tcPr>
          <w:p w14:paraId="36629510" w14:textId="77777777"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1219CA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FB3C746"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EF085F3" w14:textId="3E943DA7" w:rsidR="00DA6359" w:rsidRPr="00AC7CBE" w:rsidRDefault="0012712C" w:rsidP="00AC7CBE">
            <w:pPr>
              <w:spacing w:after="0" w:line="240" w:lineRule="auto"/>
              <w:contextualSpacing/>
              <w:rPr>
                <w:color w:val="000000"/>
              </w:rPr>
            </w:pPr>
            <w:r>
              <w:rPr>
                <w:color w:val="000000"/>
              </w:rPr>
              <w:t xml:space="preserve">C.30 What is the most common method of transportation from the village to the nearest </w:t>
            </w:r>
            <w:r w:rsidRPr="00AC7CBE">
              <w:rPr>
                <w:color w:val="000000"/>
              </w:rPr>
              <w:t xml:space="preserve">borehole?   </w:t>
            </w:r>
          </w:p>
        </w:tc>
        <w:tc>
          <w:tcPr>
            <w:tcW w:w="4320" w:type="dxa"/>
            <w:gridSpan w:val="2"/>
            <w:tcBorders>
              <w:top w:val="single" w:sz="4" w:space="0" w:color="000000"/>
              <w:bottom w:val="single" w:sz="4" w:space="0" w:color="000000"/>
              <w:right w:val="single" w:sz="18" w:space="0" w:color="000000"/>
            </w:tcBorders>
          </w:tcPr>
          <w:p w14:paraId="25E574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EC275B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529F4D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5A2F1E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7266F1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1881FA6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01B7323" w14:textId="4D707B9D"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81CBA3E"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7242F1" w:rsidRPr="00AC7CBE" w14:paraId="6EBD93F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44AA2F38" w14:textId="77777777" w:rsidR="007242F1" w:rsidRPr="00AC7CBE" w:rsidRDefault="007242F1"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FE2409F" w14:textId="2B50ABC4" w:rsidR="007242F1" w:rsidRPr="00AC7CBE" w:rsidRDefault="0012712C" w:rsidP="00AC7CBE">
            <w:pPr>
              <w:pStyle w:val="BodyText2"/>
              <w:tabs>
                <w:tab w:val="clear" w:pos="9990"/>
              </w:tabs>
              <w:spacing w:after="0" w:line="240" w:lineRule="auto"/>
              <w:contextualSpacing/>
              <w:rPr>
                <w:rFonts w:asciiTheme="minorHAnsi" w:hAnsiTheme="minorHAnsi"/>
              </w:rPr>
            </w:pPr>
            <w:r>
              <w:rPr>
                <w:rFonts w:asciiTheme="minorHAnsi" w:hAnsiTheme="minorHAnsi"/>
              </w:rPr>
              <w:t>C31</w:t>
            </w:r>
            <w:r w:rsidR="007242F1" w:rsidRPr="00AC7CBE">
              <w:rPr>
                <w:rFonts w:asciiTheme="minorHAnsi" w:hAnsiTheme="minorHAnsi"/>
              </w:rPr>
              <w:t xml:space="preserve">.From the central part of this village, how many kilometers is it to the nearest agricultural camp officer?  </w:t>
            </w:r>
            <w:r w:rsidR="007242F1" w:rsidRPr="00AC7CBE">
              <w:rPr>
                <w:rFonts w:asciiTheme="minorHAnsi" w:hAnsiTheme="minorHAnsi"/>
                <w:b/>
              </w:rPr>
              <w:t>(hagoffice)</w:t>
            </w:r>
          </w:p>
        </w:tc>
        <w:tc>
          <w:tcPr>
            <w:tcW w:w="2525" w:type="dxa"/>
            <w:gridSpan w:val="2"/>
            <w:tcBorders>
              <w:top w:val="single" w:sz="18" w:space="0" w:color="000000"/>
              <w:left w:val="single" w:sz="18" w:space="0" w:color="000000"/>
              <w:bottom w:val="single" w:sz="18" w:space="0" w:color="000000"/>
              <w:right w:val="single" w:sz="18" w:space="0" w:color="000000"/>
            </w:tcBorders>
          </w:tcPr>
          <w:p w14:paraId="35D60654" w14:textId="27005956" w:rsidR="007242F1" w:rsidRPr="00AC7CBE" w:rsidRDefault="007242F1"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5109AB3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83FA34"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F226B90" w14:textId="50DA43D0" w:rsidR="00DA6359" w:rsidRPr="00AC7CBE" w:rsidRDefault="0012712C" w:rsidP="00AC7CBE">
            <w:pPr>
              <w:spacing w:after="0" w:line="240" w:lineRule="auto"/>
              <w:contextualSpacing/>
              <w:rPr>
                <w:color w:val="000000"/>
              </w:rPr>
            </w:pPr>
            <w:r>
              <w:rPr>
                <w:color w:val="000000"/>
              </w:rPr>
              <w:t xml:space="preserve">C.32 What is the most common method of transportation from the village to the nearest </w:t>
            </w:r>
            <w:r w:rsidRPr="00AC7CBE">
              <w:t xml:space="preserve">agricultural camp officer?  </w:t>
            </w:r>
          </w:p>
        </w:tc>
        <w:tc>
          <w:tcPr>
            <w:tcW w:w="4320" w:type="dxa"/>
            <w:gridSpan w:val="2"/>
            <w:tcBorders>
              <w:top w:val="single" w:sz="4" w:space="0" w:color="000000"/>
              <w:bottom w:val="single" w:sz="4" w:space="0" w:color="000000"/>
              <w:right w:val="single" w:sz="18" w:space="0" w:color="000000"/>
            </w:tcBorders>
          </w:tcPr>
          <w:p w14:paraId="4999A2B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2605589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625A06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C887F8A"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B91BA54"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20A6299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4174A727" w14:textId="21976B0A"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33D4841"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DA6359" w:rsidRPr="00AC7CBE" w14:paraId="55B5246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6B6EF21" w14:textId="77777777" w:rsidR="00DA6359" w:rsidRPr="00AC7CBE" w:rsidRDefault="00DA6359"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300AE56" w14:textId="1D351E09" w:rsidR="00DA6359" w:rsidRPr="00AC7CBE" w:rsidRDefault="00DA6359" w:rsidP="0012712C">
            <w:pPr>
              <w:pStyle w:val="BodyText2"/>
              <w:tabs>
                <w:tab w:val="clear" w:pos="9990"/>
              </w:tabs>
              <w:spacing w:after="0" w:line="240" w:lineRule="auto"/>
              <w:contextualSpacing/>
              <w:rPr>
                <w:rFonts w:asciiTheme="minorHAnsi" w:hAnsiTheme="minorHAnsi"/>
              </w:rPr>
            </w:pPr>
            <w:r w:rsidRPr="00AC7CBE">
              <w:rPr>
                <w:rFonts w:asciiTheme="minorHAnsi" w:hAnsiTheme="minorHAnsi"/>
              </w:rPr>
              <w:t>C</w:t>
            </w:r>
            <w:r w:rsidR="0012712C">
              <w:rPr>
                <w:rFonts w:asciiTheme="minorHAnsi" w:hAnsiTheme="minorHAnsi"/>
              </w:rPr>
              <w:t>33</w:t>
            </w:r>
            <w:r w:rsidR="00471179">
              <w:rPr>
                <w:rFonts w:asciiTheme="minorHAnsi" w:hAnsiTheme="minorHAnsi"/>
              </w:rPr>
              <w:t>.</w:t>
            </w:r>
            <w:r w:rsidRPr="00AC7CBE">
              <w:rPr>
                <w:rFonts w:asciiTheme="minorHAnsi" w:hAnsiTheme="minorHAnsi"/>
              </w:rPr>
              <w:t xml:space="preserve">From the central part of this village, how many kilometers is it to the nearest electricity supply?  </w:t>
            </w:r>
          </w:p>
        </w:tc>
        <w:tc>
          <w:tcPr>
            <w:tcW w:w="2525" w:type="dxa"/>
            <w:gridSpan w:val="2"/>
            <w:tcBorders>
              <w:top w:val="single" w:sz="18" w:space="0" w:color="000000"/>
              <w:left w:val="single" w:sz="18" w:space="0" w:color="000000"/>
              <w:bottom w:val="single" w:sz="18" w:space="0" w:color="000000"/>
              <w:right w:val="single" w:sz="18" w:space="0" w:color="000000"/>
            </w:tcBorders>
          </w:tcPr>
          <w:p w14:paraId="2C2D0212" w14:textId="536FF8FB" w:rsidR="00DA6359" w:rsidRPr="00AC7CBE" w:rsidRDefault="00DA6359"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1B872A2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AFA79BA"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61CD478" w14:textId="19CDF512" w:rsidR="00DA6359" w:rsidRPr="00AC7CBE" w:rsidRDefault="0012712C" w:rsidP="00AC7CBE">
            <w:pPr>
              <w:spacing w:after="0" w:line="240" w:lineRule="auto"/>
              <w:contextualSpacing/>
              <w:rPr>
                <w:color w:val="000000"/>
              </w:rPr>
            </w:pPr>
            <w:r>
              <w:rPr>
                <w:color w:val="000000"/>
              </w:rPr>
              <w:t xml:space="preserve">C.34 What is the most common method of transportation from the village to the nearest </w:t>
            </w:r>
            <w:r w:rsidRPr="00AC7CBE">
              <w:t xml:space="preserve">electricity supply?  </w:t>
            </w:r>
          </w:p>
        </w:tc>
        <w:tc>
          <w:tcPr>
            <w:tcW w:w="4320" w:type="dxa"/>
            <w:gridSpan w:val="2"/>
            <w:tcBorders>
              <w:top w:val="single" w:sz="4" w:space="0" w:color="000000"/>
              <w:bottom w:val="single" w:sz="4" w:space="0" w:color="000000"/>
              <w:right w:val="single" w:sz="18" w:space="0" w:color="000000"/>
            </w:tcBorders>
          </w:tcPr>
          <w:p w14:paraId="084DD26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2C8CC5C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2F8D3F4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58C0B57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3FF9FE7"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0A647CC"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0330B05" w14:textId="761D1FB8"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613A7AD5"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DA6359" w:rsidRPr="00AC7CBE" w14:paraId="6F83E994"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57CB632" w14:textId="77777777" w:rsidR="00DA6359" w:rsidRPr="00AC7CBE" w:rsidRDefault="00DA6359" w:rsidP="00AC7CBE">
            <w:pPr>
              <w:spacing w:after="0" w:line="240" w:lineRule="auto"/>
              <w:contextualSpacing/>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C669385" w14:textId="56C6FA73" w:rsidR="000A4D66" w:rsidRPr="00AC7CBE" w:rsidRDefault="0012712C" w:rsidP="00AC7CBE">
            <w:pPr>
              <w:pStyle w:val="BodyText2"/>
              <w:tabs>
                <w:tab w:val="clear" w:pos="9990"/>
              </w:tabs>
              <w:spacing w:after="0" w:line="240" w:lineRule="auto"/>
              <w:contextualSpacing/>
              <w:rPr>
                <w:rFonts w:asciiTheme="minorHAnsi" w:hAnsiTheme="minorHAnsi"/>
              </w:rPr>
            </w:pPr>
            <w:r>
              <w:rPr>
                <w:rFonts w:asciiTheme="minorHAnsi" w:hAnsiTheme="minorHAnsi"/>
              </w:rPr>
              <w:t>C35</w:t>
            </w:r>
            <w:r w:rsidR="00471179">
              <w:rPr>
                <w:rFonts w:asciiTheme="minorHAnsi" w:hAnsiTheme="minorHAnsi"/>
              </w:rPr>
              <w:t>.</w:t>
            </w:r>
            <w:r w:rsidR="00DA6359" w:rsidRPr="00AC7CBE">
              <w:rPr>
                <w:rFonts w:asciiTheme="minorHAnsi" w:hAnsiTheme="minorHAnsi"/>
              </w:rPr>
              <w:t xml:space="preserve">From the central part of this village, how many kilometers is it to the nearest police station?  </w:t>
            </w:r>
          </w:p>
        </w:tc>
        <w:tc>
          <w:tcPr>
            <w:tcW w:w="2525" w:type="dxa"/>
            <w:gridSpan w:val="2"/>
            <w:tcBorders>
              <w:top w:val="single" w:sz="18" w:space="0" w:color="000000"/>
              <w:left w:val="single" w:sz="18" w:space="0" w:color="000000"/>
              <w:bottom w:val="single" w:sz="18" w:space="0" w:color="000000"/>
              <w:right w:val="single" w:sz="18" w:space="0" w:color="000000"/>
            </w:tcBorders>
          </w:tcPr>
          <w:p w14:paraId="06366316" w14:textId="09AF8CA1" w:rsidR="00DA6359" w:rsidRPr="00AC7CBE" w:rsidRDefault="00DA6359" w:rsidP="00AC7CBE">
            <w:pPr>
              <w:spacing w:after="0" w:line="240" w:lineRule="auto"/>
              <w:contextualSpacing/>
              <w:rPr>
                <w:i/>
                <w:color w:val="A6A6A6" w:themeColor="background1" w:themeShade="A6"/>
              </w:rPr>
            </w:pPr>
            <w:r w:rsidRPr="00AC7CBE">
              <w:rPr>
                <w:i/>
                <w:color w:val="A6A6A6" w:themeColor="background1" w:themeShade="A6"/>
              </w:rPr>
              <w:t>(Integer)</w:t>
            </w:r>
          </w:p>
        </w:tc>
      </w:tr>
      <w:tr w:rsidR="00DA6359" w:rsidRPr="00AC7CBE" w14:paraId="4E7BC3E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B69D04C" w14:textId="77777777" w:rsidR="00DA6359" w:rsidRPr="00AC7CBE" w:rsidRDefault="00DA6359"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568C62F" w14:textId="2A82E79E" w:rsidR="00DA6359" w:rsidRPr="00AC7CBE" w:rsidRDefault="0012712C" w:rsidP="00AC7CBE">
            <w:pPr>
              <w:spacing w:after="0" w:line="240" w:lineRule="auto"/>
              <w:contextualSpacing/>
              <w:rPr>
                <w:color w:val="000000"/>
              </w:rPr>
            </w:pPr>
            <w:r>
              <w:rPr>
                <w:color w:val="000000"/>
              </w:rPr>
              <w:t xml:space="preserve">C.36 </w:t>
            </w:r>
            <w:r w:rsidR="00DA6359" w:rsidRPr="00AC7CBE">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DCF462E"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63C415EB"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7489D5F3"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6E1B599"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4=Canoe</w:t>
            </w:r>
          </w:p>
          <w:p w14:paraId="7C00A531"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3FCE373F" w14:textId="77777777" w:rsidR="00DA6359" w:rsidRPr="00AC7CBE" w:rsidRDefault="00DA6359" w:rsidP="00AC7CBE">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2681DF2C" w14:textId="652A3BD5" w:rsidR="00DA6359" w:rsidRPr="00AC7CBE" w:rsidRDefault="00DA6359" w:rsidP="00AC7CBE">
            <w:pPr>
              <w:spacing w:after="0" w:line="240" w:lineRule="auto"/>
              <w:contextualSpacing/>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F5B5940" w14:textId="77777777" w:rsidR="00DA6359" w:rsidRPr="00AC7CBE" w:rsidRDefault="00DA6359"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12712C" w:rsidRPr="00AC7CBE" w14:paraId="0FB6EB1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F1B263A"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5F965CF4" w14:textId="407E0DEE" w:rsidR="0012712C" w:rsidRPr="00AC7CBE" w:rsidRDefault="0012712C" w:rsidP="0012712C">
            <w:pPr>
              <w:spacing w:after="0" w:line="240" w:lineRule="auto"/>
              <w:contextualSpacing/>
              <w:rPr>
                <w:color w:val="000000"/>
              </w:rPr>
            </w:pPr>
            <w:r>
              <w:t>C37.</w:t>
            </w:r>
            <w:r w:rsidRPr="00AC7CBE">
              <w:t xml:space="preserve">From the central part of this village, how many kilometers is it to the nearest </w:t>
            </w:r>
            <w:r>
              <w:t>national park</w:t>
            </w:r>
            <w:r w:rsidRPr="00AC7CBE">
              <w:t xml:space="preserve">?  </w:t>
            </w:r>
          </w:p>
        </w:tc>
        <w:tc>
          <w:tcPr>
            <w:tcW w:w="4320" w:type="dxa"/>
            <w:gridSpan w:val="2"/>
            <w:tcBorders>
              <w:top w:val="single" w:sz="4" w:space="0" w:color="000000"/>
              <w:bottom w:val="single" w:sz="4" w:space="0" w:color="000000"/>
              <w:right w:val="single" w:sz="18" w:space="0" w:color="000000"/>
            </w:tcBorders>
          </w:tcPr>
          <w:p w14:paraId="2678ED56" w14:textId="5F38349C" w:rsidR="0012712C" w:rsidRPr="00AC7CBE" w:rsidRDefault="0012712C" w:rsidP="00AC7CBE">
            <w:pPr>
              <w:autoSpaceDE w:val="0"/>
              <w:autoSpaceDN w:val="0"/>
              <w:adjustRightInd w:val="0"/>
              <w:spacing w:after="0" w:line="240" w:lineRule="auto"/>
              <w:contextualSpacing/>
              <w:rPr>
                <w:rFonts w:cs="TimesNewRomanPS-ItalicMT"/>
                <w:iCs/>
              </w:rPr>
            </w:pPr>
            <w:r w:rsidRPr="00AC7CBE">
              <w:rPr>
                <w:i/>
                <w:color w:val="A6A6A6" w:themeColor="background1" w:themeShade="A6"/>
              </w:rPr>
              <w:t>(Integer)</w:t>
            </w:r>
          </w:p>
        </w:tc>
        <w:tc>
          <w:tcPr>
            <w:tcW w:w="732" w:type="dxa"/>
            <w:tcBorders>
              <w:top w:val="single" w:sz="18" w:space="0" w:color="000000"/>
              <w:left w:val="single" w:sz="18" w:space="0" w:color="000000"/>
              <w:bottom w:val="single" w:sz="18" w:space="0" w:color="000000"/>
              <w:right w:val="single" w:sz="18" w:space="0" w:color="000000"/>
            </w:tcBorders>
          </w:tcPr>
          <w:p w14:paraId="0835B6EA" w14:textId="77777777" w:rsidR="0012712C" w:rsidRPr="00AC7CBE" w:rsidRDefault="0012712C" w:rsidP="00AC7CBE">
            <w:pPr>
              <w:spacing w:after="0" w:line="240" w:lineRule="auto"/>
              <w:contextualSpacing/>
              <w:rPr>
                <w:rFonts w:eastAsia="Calibri" w:cs="Times New Roman"/>
                <w:i/>
                <w:color w:val="A6A6A6"/>
              </w:rPr>
            </w:pPr>
          </w:p>
        </w:tc>
      </w:tr>
      <w:tr w:rsidR="0012712C" w:rsidRPr="00AC7CBE" w14:paraId="4E3714A2"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A36C032"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177F7DD" w14:textId="3EE931C3" w:rsidR="0012712C" w:rsidRPr="00AC7CBE" w:rsidRDefault="0012712C" w:rsidP="0012712C">
            <w:pPr>
              <w:spacing w:after="0" w:line="240" w:lineRule="auto"/>
              <w:contextualSpacing/>
              <w:rPr>
                <w:color w:val="000000"/>
              </w:rPr>
            </w:pPr>
            <w:r>
              <w:rPr>
                <w:color w:val="000000"/>
              </w:rPr>
              <w:t xml:space="preserve">C28 What is the most common method of transportation from the village to the nearest </w:t>
            </w:r>
            <w:r>
              <w:t>national park</w:t>
            </w:r>
            <w:r w:rsidRPr="00AC7CBE">
              <w:t xml:space="preserve">?  </w:t>
            </w:r>
          </w:p>
        </w:tc>
        <w:tc>
          <w:tcPr>
            <w:tcW w:w="4320" w:type="dxa"/>
            <w:gridSpan w:val="2"/>
            <w:tcBorders>
              <w:top w:val="single" w:sz="4" w:space="0" w:color="000000"/>
              <w:bottom w:val="single" w:sz="4" w:space="0" w:color="000000"/>
              <w:right w:val="single" w:sz="18" w:space="0" w:color="000000"/>
            </w:tcBorders>
          </w:tcPr>
          <w:p w14:paraId="699D68E4"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6CDEBD6"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34DD57FF"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2A8590A7"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4=Canoe</w:t>
            </w:r>
          </w:p>
          <w:p w14:paraId="610B274A"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03EF2CCF"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426C8784" w14:textId="0996BC65" w:rsidR="0012712C" w:rsidRPr="00AC7CBE" w:rsidRDefault="0012712C" w:rsidP="00AC7CBE">
            <w:pPr>
              <w:autoSpaceDE w:val="0"/>
              <w:autoSpaceDN w:val="0"/>
              <w:adjustRightInd w:val="0"/>
              <w:spacing w:after="0" w:line="240" w:lineRule="auto"/>
              <w:contextualSpacing/>
              <w:rPr>
                <w:rFonts w:cs="TimesNewRomanPS-ItalicMT"/>
                <w:iCs/>
              </w:rPr>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897AF90" w14:textId="76C63532" w:rsidR="0012712C" w:rsidRPr="00AC7CBE" w:rsidRDefault="0012712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12712C" w:rsidRPr="00AC7CBE" w14:paraId="6ECDDE8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0546C6E"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11D06F09" w14:textId="544ED42B" w:rsidR="0012712C" w:rsidRDefault="0012712C" w:rsidP="0012712C">
            <w:pPr>
              <w:spacing w:after="0" w:line="240" w:lineRule="auto"/>
              <w:contextualSpacing/>
              <w:rPr>
                <w:color w:val="000000"/>
              </w:rPr>
            </w:pPr>
            <w:r>
              <w:t>C39.</w:t>
            </w:r>
            <w:r w:rsidRPr="00AC7CBE">
              <w:t xml:space="preserve">From the central part of this village, how many kilometers is it to the nearest </w:t>
            </w:r>
            <w:r>
              <w:t>forest reserve</w:t>
            </w:r>
            <w:r w:rsidRPr="00AC7CBE">
              <w:t xml:space="preserve">?  </w:t>
            </w:r>
          </w:p>
        </w:tc>
        <w:tc>
          <w:tcPr>
            <w:tcW w:w="4320" w:type="dxa"/>
            <w:gridSpan w:val="2"/>
            <w:tcBorders>
              <w:top w:val="single" w:sz="4" w:space="0" w:color="000000"/>
              <w:bottom w:val="single" w:sz="4" w:space="0" w:color="000000"/>
              <w:right w:val="single" w:sz="18" w:space="0" w:color="000000"/>
            </w:tcBorders>
          </w:tcPr>
          <w:p w14:paraId="04407328" w14:textId="2354DE99" w:rsidR="0012712C" w:rsidRPr="00AC7CBE" w:rsidRDefault="0012712C" w:rsidP="0012712C">
            <w:pPr>
              <w:autoSpaceDE w:val="0"/>
              <w:autoSpaceDN w:val="0"/>
              <w:adjustRightInd w:val="0"/>
              <w:spacing w:after="0" w:line="240" w:lineRule="auto"/>
              <w:contextualSpacing/>
              <w:rPr>
                <w:rFonts w:cs="TimesNewRomanPS-ItalicMT"/>
                <w:iCs/>
              </w:rPr>
            </w:pPr>
            <w:r w:rsidRPr="00AC7CBE">
              <w:rPr>
                <w:i/>
                <w:color w:val="A6A6A6" w:themeColor="background1" w:themeShade="A6"/>
              </w:rPr>
              <w:t>(Integer)</w:t>
            </w:r>
          </w:p>
        </w:tc>
        <w:tc>
          <w:tcPr>
            <w:tcW w:w="732" w:type="dxa"/>
            <w:tcBorders>
              <w:top w:val="single" w:sz="18" w:space="0" w:color="000000"/>
              <w:left w:val="single" w:sz="18" w:space="0" w:color="000000"/>
              <w:bottom w:val="single" w:sz="18" w:space="0" w:color="000000"/>
              <w:right w:val="single" w:sz="18" w:space="0" w:color="000000"/>
            </w:tcBorders>
          </w:tcPr>
          <w:p w14:paraId="378E7290" w14:textId="77777777" w:rsidR="0012712C" w:rsidRPr="00AC7CBE" w:rsidRDefault="0012712C" w:rsidP="00AC7CBE">
            <w:pPr>
              <w:spacing w:after="0" w:line="240" w:lineRule="auto"/>
              <w:contextualSpacing/>
              <w:rPr>
                <w:rFonts w:eastAsia="Calibri" w:cs="Times New Roman"/>
                <w:i/>
                <w:color w:val="A6A6A6"/>
              </w:rPr>
            </w:pPr>
          </w:p>
        </w:tc>
      </w:tr>
      <w:tr w:rsidR="0012712C" w:rsidRPr="00AC7CBE" w14:paraId="0D6A9C1E"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9B5861F" w14:textId="77777777" w:rsidR="0012712C" w:rsidRPr="00AC7CBE" w:rsidRDefault="0012712C" w:rsidP="00AC7CBE">
            <w:pPr>
              <w:spacing w:after="0" w:line="240" w:lineRule="auto"/>
              <w:contextualSpacing/>
              <w:rPr>
                <w:rFonts w:eastAsia="Calibri" w:cs="Times New Roman"/>
              </w:rPr>
            </w:pPr>
          </w:p>
        </w:tc>
        <w:tc>
          <w:tcPr>
            <w:tcW w:w="4679" w:type="dxa"/>
            <w:tcBorders>
              <w:top w:val="single" w:sz="4" w:space="0" w:color="000000"/>
              <w:left w:val="single" w:sz="4" w:space="0" w:color="000000"/>
              <w:bottom w:val="single" w:sz="4" w:space="0" w:color="000000"/>
            </w:tcBorders>
          </w:tcPr>
          <w:p w14:paraId="73E732A5" w14:textId="6F2E56E0" w:rsidR="0012712C" w:rsidRDefault="0012712C" w:rsidP="0012712C">
            <w:pPr>
              <w:spacing w:after="0" w:line="240" w:lineRule="auto"/>
              <w:contextualSpacing/>
              <w:rPr>
                <w:color w:val="000000"/>
              </w:rPr>
            </w:pPr>
            <w:r>
              <w:rPr>
                <w:color w:val="000000"/>
              </w:rPr>
              <w:t xml:space="preserve">C.40 What is the most common method of transportation from the village to the nearest </w:t>
            </w:r>
            <w:r>
              <w:t xml:space="preserve">forest reserve? </w:t>
            </w:r>
            <w:r w:rsidRPr="00AC7CBE">
              <w:t xml:space="preserve">  </w:t>
            </w:r>
          </w:p>
        </w:tc>
        <w:tc>
          <w:tcPr>
            <w:tcW w:w="4320" w:type="dxa"/>
            <w:gridSpan w:val="2"/>
            <w:tcBorders>
              <w:top w:val="single" w:sz="4" w:space="0" w:color="000000"/>
              <w:bottom w:val="single" w:sz="4" w:space="0" w:color="000000"/>
              <w:right w:val="single" w:sz="18" w:space="0" w:color="000000"/>
            </w:tcBorders>
          </w:tcPr>
          <w:p w14:paraId="4C403026"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1=Walking</w:t>
            </w:r>
          </w:p>
          <w:p w14:paraId="55840D7A"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2=Bicycle</w:t>
            </w:r>
          </w:p>
          <w:p w14:paraId="4605DBD5"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3=Ox-cart</w:t>
            </w:r>
          </w:p>
          <w:p w14:paraId="69CF6466"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4=Canoe</w:t>
            </w:r>
          </w:p>
          <w:p w14:paraId="544B9E15"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5=Motorized transport</w:t>
            </w:r>
          </w:p>
          <w:p w14:paraId="73FC5D39" w14:textId="77777777" w:rsidR="0012712C" w:rsidRPr="00AC7CBE" w:rsidRDefault="0012712C" w:rsidP="0012712C">
            <w:pPr>
              <w:autoSpaceDE w:val="0"/>
              <w:autoSpaceDN w:val="0"/>
              <w:adjustRightInd w:val="0"/>
              <w:spacing w:after="0" w:line="240" w:lineRule="auto"/>
              <w:contextualSpacing/>
              <w:rPr>
                <w:rFonts w:cs="TimesNewRomanPS-ItalicMT"/>
                <w:iCs/>
              </w:rPr>
            </w:pPr>
            <w:r w:rsidRPr="00AC7CBE">
              <w:rPr>
                <w:rFonts w:cs="TimesNewRomanPS-ItalicMT"/>
                <w:iCs/>
              </w:rPr>
              <w:t>6=Combination of modes</w:t>
            </w:r>
          </w:p>
          <w:p w14:paraId="078EC68D" w14:textId="33914C7E" w:rsidR="0012712C" w:rsidRPr="00AC7CBE" w:rsidRDefault="0012712C" w:rsidP="0012712C">
            <w:pPr>
              <w:autoSpaceDE w:val="0"/>
              <w:autoSpaceDN w:val="0"/>
              <w:adjustRightInd w:val="0"/>
              <w:spacing w:after="0" w:line="240" w:lineRule="auto"/>
              <w:contextualSpacing/>
              <w:rPr>
                <w:rFonts w:cs="TimesNewRomanPS-ItalicMT"/>
                <w:iCs/>
              </w:rPr>
            </w:pPr>
            <w:r w:rsidRPr="00AC7CBE">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0B63C433" w14:textId="6830501E" w:rsidR="0012712C" w:rsidRPr="00AC7CBE" w:rsidRDefault="0012712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5529801F" w14:textId="77777777" w:rsidR="007242F1" w:rsidRPr="00AC7CBE" w:rsidRDefault="007242F1" w:rsidP="00AC7CBE">
      <w:pPr>
        <w:spacing w:after="0" w:line="240" w:lineRule="auto"/>
        <w:contextualSpacing/>
        <w:rPr>
          <w:rFonts w:eastAsia="Times New Roman" w:cs="Times New Roman"/>
          <w:b/>
          <w:color w:val="000000"/>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FF0DA8" w:rsidRPr="00AC7CBE" w14:paraId="04EE07DC"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07771830" w14:textId="77777777" w:rsidR="00FF0DA8" w:rsidRPr="00AC7CBE" w:rsidRDefault="00FF0DA8" w:rsidP="00AC7CBE">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000000"/>
            </w:tcBorders>
          </w:tcPr>
          <w:p w14:paraId="7EE78C6D" w14:textId="68D7DFA0" w:rsidR="00FF0DA8" w:rsidRPr="00AC7CBE" w:rsidRDefault="00FF0DA8" w:rsidP="00AC7CBE">
            <w:pPr>
              <w:spacing w:after="0" w:line="240" w:lineRule="auto"/>
              <w:contextualSpacing/>
              <w:rPr>
                <w:rFonts w:eastAsia="Calibri" w:cs="Times New Roman"/>
                <w:w w:val="105"/>
              </w:rPr>
            </w:pPr>
            <w:r w:rsidRPr="00AC7CBE">
              <w:rPr>
                <w:rFonts w:cs="TimesNewRomanPS-ItalicMT"/>
                <w:iCs/>
              </w:rPr>
              <w:t xml:space="preserve">Do people in this village graze their animals in the </w:t>
            </w:r>
            <w:commentRangeStart w:id="3"/>
            <w:r w:rsidRPr="00AC7CBE">
              <w:rPr>
                <w:rFonts w:cs="TimesNewRomanPS-ItalicMT"/>
                <w:iCs/>
              </w:rPr>
              <w:t>forest</w:t>
            </w:r>
            <w:commentRangeEnd w:id="3"/>
            <w:r w:rsidR="00700949">
              <w:rPr>
                <w:rStyle w:val="CommentReference"/>
              </w:rPr>
              <w:commentReference w:id="3"/>
            </w:r>
            <w:r w:rsidRPr="00AC7CBE">
              <w:rPr>
                <w:rFonts w:cs="TimesNewRomanPS-ItalicMT"/>
                <w:iCs/>
              </w:rPr>
              <w:t>?</w:t>
            </w:r>
          </w:p>
        </w:tc>
        <w:tc>
          <w:tcPr>
            <w:tcW w:w="4344" w:type="dxa"/>
            <w:tcBorders>
              <w:top w:val="single" w:sz="4" w:space="0" w:color="000000"/>
              <w:bottom w:val="single" w:sz="4" w:space="0" w:color="000000"/>
              <w:right w:val="single" w:sz="18" w:space="0" w:color="000000"/>
            </w:tcBorders>
          </w:tcPr>
          <w:p w14:paraId="14032B22" w14:textId="3F555B75" w:rsidR="00FF0DA8" w:rsidRPr="00AC7CBE" w:rsidRDefault="00C70E1F" w:rsidP="00AC7CBE">
            <w:pPr>
              <w:spacing w:after="0" w:line="240" w:lineRule="auto"/>
              <w:contextualSpacing/>
            </w:pPr>
            <w:r>
              <w:t>0</w:t>
            </w:r>
            <w:r w:rsidR="00FF0DA8" w:rsidRPr="00AC7CBE">
              <w:t>=No</w:t>
            </w:r>
          </w:p>
          <w:p w14:paraId="589A82CE" w14:textId="17E0B14D" w:rsidR="00FF0DA8" w:rsidRPr="00AC7CBE" w:rsidRDefault="00C70E1F" w:rsidP="00AC7CBE">
            <w:pPr>
              <w:spacing w:after="0" w:line="240" w:lineRule="auto"/>
              <w:contextualSpacing/>
            </w:pPr>
            <w:r>
              <w:t>1</w:t>
            </w:r>
            <w:r w:rsidR="00FF0DA8" w:rsidRPr="00AC7CBE">
              <w:t>=Yes</w:t>
            </w:r>
            <w:r w:rsidR="00FF0DA8" w:rsidRPr="00AC7CBE" w:rsidDel="00226116">
              <w:t xml:space="preserve"> </w:t>
            </w:r>
          </w:p>
          <w:p w14:paraId="3A98EF4E" w14:textId="77777777" w:rsidR="00FF0DA8" w:rsidRPr="00AC7CBE" w:rsidRDefault="00FF0DA8" w:rsidP="00AC7CBE">
            <w:pPr>
              <w:spacing w:after="0" w:line="240" w:lineRule="auto"/>
              <w:contextualSpacing/>
            </w:pPr>
            <w:r w:rsidRPr="00AC7CBE">
              <w:t>888=Don’t know</w:t>
            </w:r>
          </w:p>
          <w:p w14:paraId="18214E58" w14:textId="77777777" w:rsidR="00FF0DA8" w:rsidRPr="00AC7CBE" w:rsidRDefault="00FF0DA8" w:rsidP="00AC7CBE">
            <w:pPr>
              <w:spacing w:after="0" w:line="240" w:lineRule="auto"/>
              <w:contextualSpacing/>
            </w:pPr>
            <w:r w:rsidRPr="00AC7C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0C732A0"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1D11B248"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3AB02D55" w14:textId="77777777" w:rsidR="00FF0DA8" w:rsidRPr="00AC7CBE" w:rsidRDefault="00FF0DA8" w:rsidP="00AC7CBE">
            <w:pPr>
              <w:spacing w:after="0" w:line="240" w:lineRule="auto"/>
              <w:contextualSpacing/>
              <w:rPr>
                <w:rFonts w:eastAsia="Calibri" w:cs="Times New Roman"/>
                <w:w w:val="105"/>
              </w:rPr>
            </w:pPr>
          </w:p>
        </w:tc>
        <w:tc>
          <w:tcPr>
            <w:tcW w:w="4686" w:type="dxa"/>
            <w:tcBorders>
              <w:top w:val="single" w:sz="4" w:space="0" w:color="000000"/>
              <w:left w:val="single" w:sz="4" w:space="0" w:color="auto"/>
              <w:bottom w:val="single" w:sz="4" w:space="0" w:color="000000"/>
            </w:tcBorders>
          </w:tcPr>
          <w:p w14:paraId="13C7E861" w14:textId="3BDDC261" w:rsidR="00FF0DA8" w:rsidRPr="00AC7CBE" w:rsidRDefault="00FF0DA8" w:rsidP="00AC7CBE">
            <w:pPr>
              <w:spacing w:after="0" w:line="240" w:lineRule="auto"/>
              <w:contextualSpacing/>
              <w:rPr>
                <w:rFonts w:eastAsia="Calibri" w:cs="Times New Roman"/>
                <w:w w:val="105"/>
              </w:rPr>
            </w:pPr>
            <w:r w:rsidRPr="00AC7CBE">
              <w:rPr>
                <w:rFonts w:cs="TimesNewRomanPS-ItalicMT"/>
                <w:iCs/>
              </w:rPr>
              <w:t>Do other grazing areas exist outside the forests?</w:t>
            </w:r>
          </w:p>
        </w:tc>
        <w:tc>
          <w:tcPr>
            <w:tcW w:w="4344" w:type="dxa"/>
            <w:tcBorders>
              <w:top w:val="single" w:sz="4" w:space="0" w:color="000000"/>
              <w:bottom w:val="single" w:sz="4" w:space="0" w:color="000000"/>
              <w:right w:val="single" w:sz="18" w:space="0" w:color="000000"/>
            </w:tcBorders>
          </w:tcPr>
          <w:p w14:paraId="772A8430" w14:textId="418A3BFA" w:rsidR="00FF0DA8" w:rsidRPr="00AC7CBE" w:rsidRDefault="00C70E1F" w:rsidP="00AC7CBE">
            <w:pPr>
              <w:spacing w:after="0" w:line="240" w:lineRule="auto"/>
              <w:contextualSpacing/>
            </w:pPr>
            <w:r>
              <w:t>0</w:t>
            </w:r>
            <w:r w:rsidR="00FF0DA8" w:rsidRPr="00AC7CBE">
              <w:t>=No</w:t>
            </w:r>
          </w:p>
          <w:p w14:paraId="351E130F" w14:textId="7DBD788B" w:rsidR="00FF0DA8" w:rsidRPr="00AC7CBE" w:rsidRDefault="00C70E1F" w:rsidP="00AC7CBE">
            <w:pPr>
              <w:spacing w:after="0" w:line="240" w:lineRule="auto"/>
              <w:contextualSpacing/>
            </w:pPr>
            <w:r>
              <w:t>1</w:t>
            </w:r>
            <w:r w:rsidR="00FF0DA8" w:rsidRPr="00AC7CBE">
              <w:t>=Yes</w:t>
            </w:r>
            <w:r w:rsidR="00FF0DA8" w:rsidRPr="00AC7CBE" w:rsidDel="00226116">
              <w:t xml:space="preserve"> </w:t>
            </w:r>
          </w:p>
          <w:p w14:paraId="5DCDF665" w14:textId="77777777" w:rsidR="00FF0DA8" w:rsidRPr="00AC7CBE" w:rsidRDefault="00FF0DA8" w:rsidP="00AC7CBE">
            <w:pPr>
              <w:spacing w:after="0" w:line="240" w:lineRule="auto"/>
              <w:contextualSpacing/>
            </w:pPr>
            <w:r w:rsidRPr="00AC7CBE">
              <w:t>888=Don’t know</w:t>
            </w:r>
          </w:p>
          <w:p w14:paraId="417279A0" w14:textId="77777777" w:rsidR="00FF0DA8" w:rsidRPr="00AC7CBE" w:rsidRDefault="00FF0DA8" w:rsidP="00AC7CBE">
            <w:pPr>
              <w:spacing w:after="0" w:line="240" w:lineRule="auto"/>
              <w:contextualSpacing/>
            </w:pPr>
            <w:r w:rsidRPr="00AC7C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B0CF6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4E2AFCC1" w14:textId="77777777" w:rsidR="00F42809" w:rsidRPr="00AC7CBE" w:rsidRDefault="00F42809" w:rsidP="00AC7CBE">
      <w:pPr>
        <w:spacing w:after="0" w:line="240" w:lineRule="auto"/>
        <w:contextualSpacing/>
        <w:rPr>
          <w:rFonts w:eastAsia="Times New Roman" w:cs="Times New Roman"/>
          <w:b/>
          <w:color w:val="000000"/>
        </w:rPr>
      </w:pPr>
    </w:p>
    <w:p w14:paraId="72DEAE92" w14:textId="77777777" w:rsidR="00303B9C" w:rsidRPr="00AC7CBE" w:rsidRDefault="00303B9C" w:rsidP="00AC7CBE">
      <w:pPr>
        <w:autoSpaceDE w:val="0"/>
        <w:autoSpaceDN w:val="0"/>
        <w:adjustRightInd w:val="0"/>
        <w:spacing w:after="0" w:line="240" w:lineRule="auto"/>
        <w:contextualSpacing/>
        <w:rPr>
          <w:rFonts w:cs="TimesNewRomanPS-BoldMT"/>
          <w:b/>
          <w:bCs/>
        </w:rPr>
      </w:pPr>
    </w:p>
    <w:p w14:paraId="77290A15" w14:textId="157F1E9A" w:rsidR="00A1355F" w:rsidRPr="00C70E1F" w:rsidRDefault="00A1355F" w:rsidP="00AC7CBE">
      <w:pPr>
        <w:spacing w:after="0" w:line="240" w:lineRule="auto"/>
        <w:contextualSpacing/>
        <w:rPr>
          <w:rFonts w:cs="TimesNewRomanPS-BoldMT"/>
          <w:b/>
          <w:bCs/>
        </w:rPr>
      </w:pPr>
      <w:r w:rsidRPr="00AC7CBE">
        <w:rPr>
          <w:rFonts w:eastAsia="Times New Roman" w:cs="Times New Roman"/>
          <w:b/>
          <w:color w:val="000000"/>
        </w:rPr>
        <w:t>D</w:t>
      </w:r>
      <w:r w:rsidR="00471179">
        <w:rPr>
          <w:rFonts w:eastAsia="Times New Roman" w:cs="Times New Roman"/>
          <w:b/>
          <w:color w:val="000000"/>
        </w:rPr>
        <w:t>.</w:t>
      </w:r>
      <w:r w:rsidRPr="00AC7CBE">
        <w:rPr>
          <w:rFonts w:eastAsia="Times New Roman" w:cs="Times New Roman"/>
          <w:b/>
          <w:color w:val="000000"/>
        </w:rPr>
        <w:t>Village Land Assets</w:t>
      </w:r>
    </w:p>
    <w:tbl>
      <w:tblPr>
        <w:tblW w:w="10080" w:type="dxa"/>
        <w:tblInd w:w="-5" w:type="dxa"/>
        <w:tblLayout w:type="fixed"/>
        <w:tblCellMar>
          <w:left w:w="0" w:type="dxa"/>
          <w:right w:w="0" w:type="dxa"/>
        </w:tblCellMar>
        <w:tblLook w:val="0000" w:firstRow="0" w:lastRow="0" w:firstColumn="0" w:lastColumn="0" w:noHBand="0" w:noVBand="0"/>
      </w:tblPr>
      <w:tblGrid>
        <w:gridCol w:w="550"/>
        <w:gridCol w:w="2281"/>
        <w:gridCol w:w="2207"/>
        <w:gridCol w:w="193"/>
        <w:gridCol w:w="2328"/>
        <w:gridCol w:w="1801"/>
        <w:gridCol w:w="720"/>
      </w:tblGrid>
      <w:tr w:rsidR="00FF0DA8" w:rsidRPr="00AC7CBE" w14:paraId="7ABEEA4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6B4E4699" w14:textId="77777777" w:rsidR="00FF0DA8" w:rsidRPr="00AC7CBE" w:rsidRDefault="00FF0DA8" w:rsidP="00AC7CBE">
            <w:pPr>
              <w:spacing w:after="0" w:line="240" w:lineRule="auto"/>
              <w:contextualSpacing/>
              <w:rPr>
                <w:rFonts w:eastAsia="Calibri" w:cs="Times New Roman"/>
              </w:rPr>
            </w:pPr>
            <w:r w:rsidRPr="00AC7CBE">
              <w:rPr>
                <w:rFonts w:eastAsia="Calibri" w:cs="Times New Roman"/>
              </w:rPr>
              <w:t>D1</w:t>
            </w:r>
          </w:p>
        </w:tc>
        <w:tc>
          <w:tcPr>
            <w:tcW w:w="7009" w:type="dxa"/>
            <w:gridSpan w:val="4"/>
            <w:tcBorders>
              <w:top w:val="single" w:sz="4" w:space="0" w:color="000000"/>
              <w:left w:val="single" w:sz="4" w:space="0" w:color="000000"/>
              <w:right w:val="single" w:sz="18" w:space="0" w:color="000000"/>
            </w:tcBorders>
          </w:tcPr>
          <w:p w14:paraId="34F757F7" w14:textId="77777777" w:rsidR="00FF0DA8" w:rsidRPr="00AC7CBE" w:rsidRDefault="00FF0DA8" w:rsidP="00AC7CBE">
            <w:pPr>
              <w:spacing w:after="0" w:line="240" w:lineRule="auto"/>
              <w:contextualSpacing/>
              <w:rPr>
                <w:rFonts w:eastAsia="Calibri" w:cs="Times New Roman"/>
                <w:i/>
                <w:w w:val="105"/>
              </w:rPr>
            </w:pPr>
            <w:r w:rsidRPr="00AC7CBE">
              <w:rPr>
                <w:rFonts w:eastAsia="Calibri" w:cs="Times New Roman"/>
                <w:w w:val="105"/>
              </w:rPr>
              <w:t xml:space="preserve">What is the </w:t>
            </w:r>
            <w:commentRangeStart w:id="4"/>
            <w:r w:rsidRPr="00AC7CBE">
              <w:rPr>
                <w:rFonts w:eastAsia="Calibri" w:cs="Times New Roman"/>
                <w:w w:val="105"/>
              </w:rPr>
              <w:t xml:space="preserve">area </w:t>
            </w:r>
            <w:commentRangeEnd w:id="4"/>
            <w:r w:rsidR="0079011B">
              <w:rPr>
                <w:rStyle w:val="CommentReference"/>
              </w:rPr>
              <w:commentReference w:id="4"/>
            </w:r>
            <w:r w:rsidRPr="00AC7CBE">
              <w:rPr>
                <w:rFonts w:eastAsia="Calibri" w:cs="Times New Roman"/>
                <w:w w:val="105"/>
              </w:rPr>
              <w:t>of your village?</w:t>
            </w:r>
            <w:r w:rsidRPr="00AC7CBE">
              <w:rPr>
                <w:rFonts w:eastAsia="Calibri" w:cs="Times New Roman"/>
                <w:i/>
                <w:w w:val="105"/>
              </w:rPr>
              <w:t xml:space="preserve">   </w:t>
            </w:r>
            <w:r w:rsidRPr="00AC7CBE">
              <w:rPr>
                <w:rFonts w:eastAsia="Calibri" w:cs="Times New Roman"/>
                <w:b/>
                <w:w w:val="105"/>
              </w:rPr>
              <w:t>(</w:t>
            </w:r>
            <w:r w:rsidRPr="00AC7CBE">
              <w:rPr>
                <w:rFonts w:eastAsiaTheme="minorEastAsia"/>
                <w:b/>
                <w:color w:val="000000"/>
                <w:lang w:eastAsia="zh-CN"/>
              </w:rPr>
              <w:t xml:space="preserve">hvarea) </w:t>
            </w:r>
          </w:p>
        </w:tc>
        <w:tc>
          <w:tcPr>
            <w:tcW w:w="2521" w:type="dxa"/>
            <w:gridSpan w:val="2"/>
            <w:tcBorders>
              <w:top w:val="single" w:sz="18" w:space="0" w:color="000000"/>
              <w:left w:val="single" w:sz="18" w:space="0" w:color="000000"/>
              <w:bottom w:val="single" w:sz="18" w:space="0" w:color="auto"/>
              <w:right w:val="single" w:sz="18" w:space="0" w:color="000000"/>
            </w:tcBorders>
          </w:tcPr>
          <w:p w14:paraId="0FF6664A"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3FFC2C25" w14:textId="77777777" w:rsidTr="00C70E1F">
        <w:trPr>
          <w:trHeight w:val="20"/>
        </w:trPr>
        <w:tc>
          <w:tcPr>
            <w:tcW w:w="550" w:type="dxa"/>
            <w:vMerge/>
            <w:tcBorders>
              <w:left w:val="single" w:sz="4" w:space="0" w:color="000000"/>
              <w:bottom w:val="single" w:sz="4" w:space="0" w:color="000000"/>
              <w:right w:val="single" w:sz="4" w:space="0" w:color="000000"/>
            </w:tcBorders>
          </w:tcPr>
          <w:p w14:paraId="092E1430"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47C9350D"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0D0515BB"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171F70E4"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2C3A9905"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5F0D258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1665047C"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3C69C01F"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7DE04D9"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146B03F" w14:textId="621C5F98" w:rsidR="00FF0DA8" w:rsidRPr="00AC7CBE" w:rsidRDefault="00C70E1F" w:rsidP="00AC7CBE">
            <w:pPr>
              <w:spacing w:after="0" w:line="240" w:lineRule="auto"/>
              <w:contextualSpacing/>
              <w:rPr>
                <w:rFonts w:eastAsia="Calibri" w:cs="Times New Roman"/>
              </w:rPr>
            </w:pPr>
            <w:r>
              <w:rPr>
                <w:rFonts w:eastAsia="Calibri" w:cs="Times New Roman"/>
              </w:rPr>
              <w:t>D2</w:t>
            </w:r>
          </w:p>
        </w:tc>
        <w:tc>
          <w:tcPr>
            <w:tcW w:w="7009" w:type="dxa"/>
            <w:gridSpan w:val="4"/>
            <w:tcBorders>
              <w:top w:val="single" w:sz="4" w:space="0" w:color="000000"/>
              <w:left w:val="single" w:sz="4" w:space="0" w:color="000000"/>
              <w:right w:val="single" w:sz="18" w:space="0" w:color="000000"/>
            </w:tcBorders>
          </w:tcPr>
          <w:p w14:paraId="7FE438BD" w14:textId="206C35CA" w:rsidR="00FF0DA8" w:rsidRPr="00AC7CBE" w:rsidRDefault="00FF0DA8" w:rsidP="00AC7CBE">
            <w:pPr>
              <w:spacing w:after="0" w:line="240" w:lineRule="auto"/>
              <w:contextualSpacing/>
              <w:rPr>
                <w:rFonts w:eastAsia="Calibri" w:cs="Times New Roman"/>
                <w:i/>
                <w:w w:val="105"/>
              </w:rPr>
            </w:pPr>
            <w:r w:rsidRPr="00AC7CBE">
              <w:rPr>
                <w:color w:val="000000"/>
              </w:rPr>
              <w:t xml:space="preserve">What </w:t>
            </w:r>
            <w:commentRangeStart w:id="5"/>
            <w:r w:rsidRPr="00AC7CBE">
              <w:rPr>
                <w:color w:val="000000"/>
              </w:rPr>
              <w:t xml:space="preserve">area </w:t>
            </w:r>
            <w:commentRangeEnd w:id="5"/>
            <w:r w:rsidR="005D3FDE">
              <w:rPr>
                <w:rStyle w:val="CommentReference"/>
              </w:rPr>
              <w:commentReference w:id="5"/>
            </w:r>
            <w:r w:rsidRPr="00AC7CBE">
              <w:rPr>
                <w:color w:val="000000"/>
              </w:rPr>
              <w:t xml:space="preserve">of land is allocated to individual households?  </w:t>
            </w:r>
            <w:r w:rsidRPr="00AC7CBE">
              <w:rPr>
                <w:b/>
                <w:color w:val="000000"/>
              </w:rPr>
              <w:t>(hvland)</w:t>
            </w:r>
          </w:p>
        </w:tc>
        <w:tc>
          <w:tcPr>
            <w:tcW w:w="2521" w:type="dxa"/>
            <w:gridSpan w:val="2"/>
            <w:tcBorders>
              <w:top w:val="single" w:sz="18" w:space="0" w:color="000000"/>
              <w:left w:val="single" w:sz="18" w:space="0" w:color="000000"/>
              <w:bottom w:val="single" w:sz="18" w:space="0" w:color="auto"/>
              <w:right w:val="single" w:sz="18" w:space="0" w:color="000000"/>
            </w:tcBorders>
          </w:tcPr>
          <w:p w14:paraId="716196AB"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6D6BF5D" w14:textId="77777777" w:rsidTr="00C70E1F">
        <w:trPr>
          <w:trHeight w:val="20"/>
        </w:trPr>
        <w:tc>
          <w:tcPr>
            <w:tcW w:w="550" w:type="dxa"/>
            <w:vMerge/>
            <w:tcBorders>
              <w:left w:val="single" w:sz="4" w:space="0" w:color="000000"/>
              <w:bottom w:val="single" w:sz="4" w:space="0" w:color="000000"/>
              <w:right w:val="single" w:sz="4" w:space="0" w:color="000000"/>
            </w:tcBorders>
          </w:tcPr>
          <w:p w14:paraId="2B6CD3DF"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0908E01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3489902C"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1C6CBC35"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127CF70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5F1D7CB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09475D84"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11DB584A"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E3A590C"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17781A45" w14:textId="418D521B" w:rsidR="00FF0DA8" w:rsidRPr="00AC7CBE" w:rsidRDefault="00C70E1F" w:rsidP="00AC7CBE">
            <w:pPr>
              <w:spacing w:after="0" w:line="240" w:lineRule="auto"/>
              <w:contextualSpacing/>
              <w:rPr>
                <w:rFonts w:eastAsia="Calibri" w:cs="Times New Roman"/>
              </w:rPr>
            </w:pPr>
            <w:r>
              <w:rPr>
                <w:rFonts w:eastAsia="Calibri" w:cs="Times New Roman"/>
              </w:rPr>
              <w:t>D3</w:t>
            </w:r>
          </w:p>
        </w:tc>
        <w:tc>
          <w:tcPr>
            <w:tcW w:w="7009" w:type="dxa"/>
            <w:gridSpan w:val="4"/>
            <w:tcBorders>
              <w:top w:val="single" w:sz="4" w:space="0" w:color="000000"/>
              <w:left w:val="single" w:sz="4" w:space="0" w:color="000000"/>
              <w:right w:val="single" w:sz="18" w:space="0" w:color="000000"/>
            </w:tcBorders>
          </w:tcPr>
          <w:p w14:paraId="7594877B" w14:textId="07D14A07" w:rsidR="00FF0DA8" w:rsidRPr="00AC7CBE" w:rsidRDefault="00FF0DA8" w:rsidP="00AC7CBE">
            <w:pPr>
              <w:pStyle w:val="longtableQtext"/>
              <w:spacing w:after="0" w:line="240" w:lineRule="auto"/>
              <w:contextualSpacing/>
              <w:rPr>
                <w:rFonts w:asciiTheme="minorHAnsi" w:eastAsiaTheme="minorEastAsia" w:hAnsiTheme="minorHAnsi"/>
                <w:lang w:eastAsia="zh-CN"/>
              </w:rPr>
            </w:pPr>
            <w:r w:rsidRPr="00AC7CBE">
              <w:rPr>
                <w:rFonts w:asciiTheme="minorHAnsi" w:eastAsiaTheme="minorEastAsia" w:hAnsiTheme="minorHAnsi"/>
                <w:lang w:eastAsia="zh-CN"/>
              </w:rPr>
              <w:t xml:space="preserve">What area of land is unallocated? </w:t>
            </w:r>
            <w:r w:rsidRPr="00AC7CBE">
              <w:rPr>
                <w:rFonts w:asciiTheme="minorHAnsi" w:eastAsia="Calibri" w:hAnsiTheme="minorHAnsi" w:cs="Times New Roman"/>
                <w:i/>
                <w:color w:val="auto"/>
                <w:w w:val="105"/>
              </w:rPr>
              <w:t>under village authority</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(hvland_unallocated)</w:t>
            </w:r>
          </w:p>
        </w:tc>
        <w:tc>
          <w:tcPr>
            <w:tcW w:w="2521" w:type="dxa"/>
            <w:gridSpan w:val="2"/>
            <w:tcBorders>
              <w:top w:val="single" w:sz="18" w:space="0" w:color="000000"/>
              <w:left w:val="single" w:sz="18" w:space="0" w:color="000000"/>
              <w:bottom w:val="single" w:sz="18" w:space="0" w:color="auto"/>
              <w:right w:val="single" w:sz="18" w:space="0" w:color="000000"/>
            </w:tcBorders>
          </w:tcPr>
          <w:p w14:paraId="5E1E5F49"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297EB40" w14:textId="77777777" w:rsidTr="00C70E1F">
        <w:trPr>
          <w:trHeight w:val="20"/>
        </w:trPr>
        <w:tc>
          <w:tcPr>
            <w:tcW w:w="550" w:type="dxa"/>
            <w:vMerge/>
            <w:tcBorders>
              <w:left w:val="single" w:sz="4" w:space="0" w:color="000000"/>
              <w:bottom w:val="single" w:sz="4" w:space="0" w:color="000000"/>
              <w:right w:val="single" w:sz="4" w:space="0" w:color="000000"/>
            </w:tcBorders>
          </w:tcPr>
          <w:p w14:paraId="2F76FFEC"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0344BD0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7F157E06"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7690B85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28FDFF96"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3342E6B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28992643"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165DABE3"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68A9BD7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928AA2D" w14:textId="6DFFC263" w:rsidR="00FF0DA8" w:rsidRPr="00AC7CBE" w:rsidRDefault="00C70E1F" w:rsidP="00AC7CBE">
            <w:pPr>
              <w:spacing w:after="0" w:line="240" w:lineRule="auto"/>
              <w:contextualSpacing/>
              <w:rPr>
                <w:rFonts w:eastAsia="Calibri" w:cs="Times New Roman"/>
              </w:rPr>
            </w:pPr>
            <w:r>
              <w:rPr>
                <w:rFonts w:eastAsia="Calibri" w:cs="Times New Roman"/>
              </w:rPr>
              <w:t>D4</w:t>
            </w:r>
          </w:p>
        </w:tc>
        <w:tc>
          <w:tcPr>
            <w:tcW w:w="7009" w:type="dxa"/>
            <w:gridSpan w:val="4"/>
            <w:tcBorders>
              <w:top w:val="single" w:sz="4" w:space="0" w:color="000000"/>
              <w:left w:val="single" w:sz="4" w:space="0" w:color="000000"/>
              <w:right w:val="single" w:sz="18" w:space="0" w:color="000000"/>
            </w:tcBorders>
          </w:tcPr>
          <w:p w14:paraId="68155577" w14:textId="55E63279" w:rsidR="00FF0DA8" w:rsidRPr="00AC7CBE" w:rsidRDefault="00FF0DA8" w:rsidP="00AC7CBE">
            <w:pPr>
              <w:spacing w:after="0" w:line="240" w:lineRule="auto"/>
              <w:contextualSpacing/>
              <w:rPr>
                <w:rFonts w:eastAsia="Calibri" w:cs="Times New Roman"/>
                <w:i/>
                <w:w w:val="105"/>
              </w:rPr>
            </w:pPr>
            <w:r w:rsidRPr="00AC7CBE">
              <w:rPr>
                <w:color w:val="000000"/>
              </w:rPr>
              <w:t xml:space="preserve">Of the unallocated land, what area is suitable for crop production?  </w:t>
            </w:r>
            <w:r w:rsidRPr="00AC7CBE">
              <w:rPr>
                <w:b/>
                <w:color w:val="000000"/>
              </w:rPr>
              <w:t>(hvcrop)</w:t>
            </w:r>
          </w:p>
        </w:tc>
        <w:tc>
          <w:tcPr>
            <w:tcW w:w="2521" w:type="dxa"/>
            <w:gridSpan w:val="2"/>
            <w:tcBorders>
              <w:top w:val="single" w:sz="18" w:space="0" w:color="000000"/>
              <w:left w:val="single" w:sz="18" w:space="0" w:color="000000"/>
              <w:bottom w:val="single" w:sz="18" w:space="0" w:color="auto"/>
              <w:right w:val="single" w:sz="18" w:space="0" w:color="000000"/>
            </w:tcBorders>
          </w:tcPr>
          <w:p w14:paraId="157C9D4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3EC188FC" w14:textId="77777777" w:rsidTr="00C70E1F">
        <w:trPr>
          <w:trHeight w:val="20"/>
        </w:trPr>
        <w:tc>
          <w:tcPr>
            <w:tcW w:w="550" w:type="dxa"/>
            <w:vMerge/>
            <w:tcBorders>
              <w:left w:val="single" w:sz="4" w:space="0" w:color="000000"/>
              <w:bottom w:val="single" w:sz="4" w:space="0" w:color="000000"/>
              <w:right w:val="single" w:sz="4" w:space="0" w:color="000000"/>
            </w:tcBorders>
          </w:tcPr>
          <w:p w14:paraId="52D5C1C3"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6D773FA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12D13C5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00048D48"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49ACB50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01AAD93F"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125CEA3B"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11929096"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10B6407"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6B8ED0DB" w14:textId="7B2B1DB4" w:rsidR="00FF0DA8" w:rsidRPr="00AC7CBE" w:rsidRDefault="00C70E1F" w:rsidP="00AC7CBE">
            <w:pPr>
              <w:spacing w:after="0" w:line="240" w:lineRule="auto"/>
              <w:contextualSpacing/>
              <w:rPr>
                <w:rFonts w:eastAsia="Calibri" w:cs="Times New Roman"/>
                <w:w w:val="105"/>
              </w:rPr>
            </w:pPr>
            <w:r>
              <w:rPr>
                <w:rFonts w:eastAsia="Calibri" w:cs="Times New Roman"/>
                <w:w w:val="105"/>
              </w:rPr>
              <w:t>D5</w:t>
            </w:r>
          </w:p>
        </w:tc>
        <w:tc>
          <w:tcPr>
            <w:tcW w:w="4488" w:type="dxa"/>
            <w:gridSpan w:val="2"/>
            <w:tcBorders>
              <w:top w:val="single" w:sz="4" w:space="0" w:color="000000"/>
              <w:left w:val="single" w:sz="4" w:space="0" w:color="auto"/>
              <w:bottom w:val="single" w:sz="4" w:space="0" w:color="000000"/>
            </w:tcBorders>
          </w:tcPr>
          <w:p w14:paraId="60EF50D3" w14:textId="0633D7E7" w:rsidR="00FF0DA8" w:rsidRPr="00AC7CBE" w:rsidRDefault="00FF0DA8" w:rsidP="00AC7CBE">
            <w:pPr>
              <w:spacing w:after="0" w:line="240" w:lineRule="auto"/>
              <w:contextualSpacing/>
              <w:rPr>
                <w:rFonts w:eastAsia="Calibri" w:cs="Times New Roman"/>
                <w:w w:val="105"/>
              </w:rPr>
            </w:pPr>
            <w:r w:rsidRPr="00AC7CBE">
              <w:rPr>
                <w:color w:val="000000"/>
              </w:rPr>
              <w:t xml:space="preserve">Could a household in your village obtain additional land for </w:t>
            </w:r>
            <w:commentRangeStart w:id="6"/>
            <w:r w:rsidRPr="00AC7CBE">
              <w:rPr>
                <w:color w:val="000000"/>
              </w:rPr>
              <w:t xml:space="preserve">crop production </w:t>
            </w:r>
            <w:commentRangeEnd w:id="6"/>
            <w:r w:rsidR="00287E3F">
              <w:rPr>
                <w:rStyle w:val="CommentReference"/>
              </w:rPr>
              <w:commentReference w:id="6"/>
            </w:r>
            <w:r w:rsidRPr="00AC7CBE">
              <w:rPr>
                <w:color w:val="000000"/>
              </w:rPr>
              <w:t xml:space="preserve">in this village?  </w:t>
            </w:r>
            <w:r w:rsidRPr="00AC7CBE">
              <w:rPr>
                <w:b/>
                <w:color w:val="000000"/>
              </w:rPr>
              <w:t>(h_hhextra)</w:t>
            </w:r>
          </w:p>
        </w:tc>
        <w:tc>
          <w:tcPr>
            <w:tcW w:w="4322" w:type="dxa"/>
            <w:gridSpan w:val="3"/>
            <w:tcBorders>
              <w:top w:val="single" w:sz="4" w:space="0" w:color="000000"/>
              <w:bottom w:val="single" w:sz="4" w:space="0" w:color="000000"/>
              <w:right w:val="single" w:sz="18" w:space="0" w:color="000000"/>
            </w:tcBorders>
          </w:tcPr>
          <w:p w14:paraId="57FCA4D0" w14:textId="77777777" w:rsidR="00FF0DA8" w:rsidRPr="00AC7CBE" w:rsidRDefault="00FF0DA8" w:rsidP="00AC7CBE">
            <w:pPr>
              <w:spacing w:after="0" w:line="240" w:lineRule="auto"/>
              <w:contextualSpacing/>
            </w:pPr>
            <w:r w:rsidRPr="00AC7CBE">
              <w:t>1=No</w:t>
            </w:r>
          </w:p>
          <w:p w14:paraId="124BAA90" w14:textId="77777777" w:rsidR="00FF0DA8" w:rsidRPr="00AC7CBE" w:rsidRDefault="00FF0DA8" w:rsidP="00AC7CBE">
            <w:pPr>
              <w:spacing w:after="0" w:line="240" w:lineRule="auto"/>
              <w:contextualSpacing/>
            </w:pPr>
            <w:r w:rsidRPr="00AC7CBE">
              <w:t>2=Yes</w:t>
            </w:r>
            <w:r w:rsidRPr="00AC7CBE" w:rsidDel="00226116">
              <w:t xml:space="preserve"> </w:t>
            </w:r>
          </w:p>
          <w:p w14:paraId="7BDB1879" w14:textId="77777777" w:rsidR="00FF0DA8" w:rsidRPr="00AC7CBE" w:rsidRDefault="00FF0DA8" w:rsidP="00AC7CBE">
            <w:pPr>
              <w:spacing w:after="0" w:line="240" w:lineRule="auto"/>
              <w:contextualSpacing/>
            </w:pPr>
            <w:r w:rsidRPr="00AC7CBE">
              <w:t>888=Don’t know</w:t>
            </w:r>
          </w:p>
          <w:p w14:paraId="1F46C2B6"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8A87131"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378FE0E3"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5D094ADD" w14:textId="401F79C0" w:rsidR="00FF0DA8" w:rsidRPr="00AC7CBE" w:rsidRDefault="00C70E1F" w:rsidP="00AC7CBE">
            <w:pPr>
              <w:spacing w:after="0" w:line="240" w:lineRule="auto"/>
              <w:contextualSpacing/>
              <w:rPr>
                <w:rFonts w:eastAsia="Calibri" w:cs="Times New Roman"/>
                <w:w w:val="105"/>
              </w:rPr>
            </w:pPr>
            <w:r>
              <w:rPr>
                <w:rFonts w:eastAsia="Calibri" w:cs="Times New Roman"/>
                <w:w w:val="105"/>
              </w:rPr>
              <w:t>D6</w:t>
            </w:r>
          </w:p>
        </w:tc>
        <w:tc>
          <w:tcPr>
            <w:tcW w:w="4488" w:type="dxa"/>
            <w:gridSpan w:val="2"/>
            <w:tcBorders>
              <w:top w:val="single" w:sz="4" w:space="0" w:color="000000"/>
              <w:left w:val="single" w:sz="4" w:space="0" w:color="auto"/>
              <w:bottom w:val="single" w:sz="4" w:space="0" w:color="000000"/>
            </w:tcBorders>
          </w:tcPr>
          <w:p w14:paraId="66A619E9" w14:textId="4E337D9C" w:rsidR="00FF0DA8" w:rsidRPr="00AC7CBE" w:rsidRDefault="00FF0DA8" w:rsidP="00AC7CBE">
            <w:pPr>
              <w:spacing w:after="0" w:line="240" w:lineRule="auto"/>
              <w:contextualSpacing/>
              <w:rPr>
                <w:color w:val="000000"/>
              </w:rPr>
            </w:pPr>
            <w:r w:rsidRPr="00AC7CBE">
              <w:rPr>
                <w:color w:val="000000"/>
              </w:rPr>
              <w:t xml:space="preserve">Is it possible to convert customary land into titled property in this village? </w:t>
            </w:r>
            <w:r w:rsidRPr="00AC7CBE">
              <w:rPr>
                <w:b/>
                <w:color w:val="000000"/>
              </w:rPr>
              <w:t>(hvtenure)</w:t>
            </w:r>
          </w:p>
          <w:p w14:paraId="4889F6E5"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6FD19DA2" w14:textId="77777777" w:rsidR="00FF0DA8" w:rsidRPr="00AC7CBE" w:rsidRDefault="00FF0DA8" w:rsidP="00AC7CBE">
            <w:pPr>
              <w:spacing w:after="0" w:line="240" w:lineRule="auto"/>
              <w:contextualSpacing/>
            </w:pPr>
            <w:r w:rsidRPr="00AC7CBE">
              <w:t>1=No</w:t>
            </w:r>
          </w:p>
          <w:p w14:paraId="57994603" w14:textId="77777777" w:rsidR="00FF0DA8" w:rsidRPr="00AC7CBE" w:rsidRDefault="00FF0DA8" w:rsidP="00AC7CBE">
            <w:pPr>
              <w:spacing w:after="0" w:line="240" w:lineRule="auto"/>
              <w:contextualSpacing/>
            </w:pPr>
            <w:r w:rsidRPr="00AC7CBE">
              <w:t>2=Yes</w:t>
            </w:r>
            <w:r w:rsidRPr="00AC7CBE" w:rsidDel="00226116">
              <w:t xml:space="preserve"> </w:t>
            </w:r>
          </w:p>
          <w:p w14:paraId="2E1FCC2A" w14:textId="77777777" w:rsidR="00FF0DA8" w:rsidRPr="00AC7CBE" w:rsidRDefault="00FF0DA8" w:rsidP="00AC7CBE">
            <w:pPr>
              <w:spacing w:after="0" w:line="240" w:lineRule="auto"/>
              <w:contextualSpacing/>
            </w:pPr>
            <w:r w:rsidRPr="00AC7CBE">
              <w:t>888=Don’t know</w:t>
            </w:r>
          </w:p>
          <w:p w14:paraId="14E83064"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A952A9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34149A9D"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25B32BE0" w14:textId="128EA23B" w:rsidR="00FF0DA8" w:rsidRPr="00AC7CBE" w:rsidRDefault="00C70E1F" w:rsidP="00AC7CBE">
            <w:pPr>
              <w:spacing w:after="0" w:line="240" w:lineRule="auto"/>
              <w:contextualSpacing/>
              <w:rPr>
                <w:rFonts w:eastAsia="Calibri" w:cs="Times New Roman"/>
                <w:w w:val="105"/>
              </w:rPr>
            </w:pPr>
            <w:r>
              <w:rPr>
                <w:rFonts w:eastAsia="Calibri" w:cs="Times New Roman"/>
                <w:w w:val="105"/>
              </w:rPr>
              <w:t>D7</w:t>
            </w:r>
          </w:p>
        </w:tc>
        <w:tc>
          <w:tcPr>
            <w:tcW w:w="4488" w:type="dxa"/>
            <w:gridSpan w:val="2"/>
            <w:tcBorders>
              <w:top w:val="single" w:sz="4" w:space="0" w:color="000000"/>
              <w:left w:val="single" w:sz="4" w:space="0" w:color="auto"/>
              <w:bottom w:val="single" w:sz="4" w:space="0" w:color="000000"/>
            </w:tcBorders>
          </w:tcPr>
          <w:p w14:paraId="0D3CE660" w14:textId="4D643708" w:rsidR="00FF0DA8" w:rsidRPr="00AC7CBE" w:rsidRDefault="00FF0DA8" w:rsidP="00AC7CBE">
            <w:pPr>
              <w:spacing w:after="0" w:line="240" w:lineRule="auto"/>
              <w:contextualSpacing/>
              <w:rPr>
                <w:color w:val="000000"/>
              </w:rPr>
            </w:pPr>
            <w:r w:rsidRPr="00AC7CBE">
              <w:rPr>
                <w:color w:val="000000"/>
              </w:rPr>
              <w:t xml:space="preserve">Is it possible to buy or sell customary land in the village without first changing it to titled land?     </w:t>
            </w:r>
            <w:r w:rsidRPr="00AC7CBE">
              <w:rPr>
                <w:b/>
                <w:color w:val="000000"/>
              </w:rPr>
              <w:t>(hvsellcust)</w:t>
            </w:r>
          </w:p>
          <w:p w14:paraId="65A6E7D2"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4F184D03" w14:textId="77777777" w:rsidR="00FF0DA8" w:rsidRPr="00AC7CBE" w:rsidRDefault="00FF0DA8" w:rsidP="00AC7CBE">
            <w:pPr>
              <w:spacing w:after="0" w:line="240" w:lineRule="auto"/>
              <w:contextualSpacing/>
            </w:pPr>
            <w:r w:rsidRPr="00AC7CBE">
              <w:t>1=No</w:t>
            </w:r>
          </w:p>
          <w:p w14:paraId="724F513E" w14:textId="77777777" w:rsidR="00FF0DA8" w:rsidRPr="00AC7CBE" w:rsidRDefault="00FF0DA8" w:rsidP="00AC7CBE">
            <w:pPr>
              <w:spacing w:after="0" w:line="240" w:lineRule="auto"/>
              <w:contextualSpacing/>
            </w:pPr>
            <w:r w:rsidRPr="00AC7CBE">
              <w:t>2=Yes</w:t>
            </w:r>
            <w:r w:rsidRPr="00AC7CBE" w:rsidDel="00226116">
              <w:t xml:space="preserve"> </w:t>
            </w:r>
          </w:p>
          <w:p w14:paraId="67EC999A" w14:textId="77777777" w:rsidR="00FF0DA8" w:rsidRPr="00AC7CBE" w:rsidRDefault="00FF0DA8" w:rsidP="00AC7CBE">
            <w:pPr>
              <w:spacing w:after="0" w:line="240" w:lineRule="auto"/>
              <w:contextualSpacing/>
            </w:pPr>
            <w:r w:rsidRPr="00AC7CBE">
              <w:t>888=Don’t know</w:t>
            </w:r>
          </w:p>
          <w:p w14:paraId="7ACDA04E"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D8BB7BD"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9749691"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157C416B" w14:textId="04F25EFE" w:rsidR="00FF0DA8" w:rsidRPr="00AC7CBE" w:rsidRDefault="00C70E1F" w:rsidP="00AC7CBE">
            <w:pPr>
              <w:spacing w:after="0" w:line="240" w:lineRule="auto"/>
              <w:contextualSpacing/>
              <w:rPr>
                <w:rFonts w:eastAsia="Calibri" w:cs="Times New Roman"/>
                <w:w w:val="105"/>
              </w:rPr>
            </w:pPr>
            <w:r>
              <w:rPr>
                <w:rFonts w:eastAsia="Calibri" w:cs="Times New Roman"/>
                <w:w w:val="105"/>
              </w:rPr>
              <w:t>D8</w:t>
            </w:r>
          </w:p>
        </w:tc>
        <w:tc>
          <w:tcPr>
            <w:tcW w:w="4488" w:type="dxa"/>
            <w:gridSpan w:val="2"/>
            <w:tcBorders>
              <w:top w:val="single" w:sz="4" w:space="0" w:color="000000"/>
              <w:left w:val="single" w:sz="4" w:space="0" w:color="auto"/>
              <w:bottom w:val="single" w:sz="4" w:space="0" w:color="000000"/>
            </w:tcBorders>
          </w:tcPr>
          <w:p w14:paraId="745EA579" w14:textId="70B0E593" w:rsidR="00FF0DA8" w:rsidRPr="00AC7CBE" w:rsidRDefault="00FF0DA8" w:rsidP="00AC7CBE">
            <w:pPr>
              <w:spacing w:after="0" w:line="240" w:lineRule="auto"/>
              <w:contextualSpacing/>
              <w:rPr>
                <w:color w:val="000000"/>
              </w:rPr>
            </w:pPr>
            <w:r w:rsidRPr="00AC7CBE">
              <w:rPr>
                <w:color w:val="000000"/>
              </w:rPr>
              <w:t xml:space="preserve">Is it possible to rent customary land in this village?   </w:t>
            </w:r>
            <w:r w:rsidRPr="00AC7CBE">
              <w:rPr>
                <w:b/>
                <w:color w:val="000000"/>
              </w:rPr>
              <w:t>(hvrentcust)</w:t>
            </w:r>
          </w:p>
          <w:p w14:paraId="5AE66B2E" w14:textId="77777777" w:rsidR="00FF0DA8" w:rsidRPr="00AC7CBE" w:rsidRDefault="00FF0DA8" w:rsidP="00AC7CBE">
            <w:pPr>
              <w:spacing w:after="0" w:line="240" w:lineRule="auto"/>
              <w:contextualSpacing/>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54AA9E39" w14:textId="77777777" w:rsidR="00FF0DA8" w:rsidRPr="00AC7CBE" w:rsidRDefault="00FF0DA8" w:rsidP="00AC7CBE">
            <w:pPr>
              <w:spacing w:after="0" w:line="240" w:lineRule="auto"/>
              <w:contextualSpacing/>
            </w:pPr>
            <w:r w:rsidRPr="00AC7CBE">
              <w:t>1=No</w:t>
            </w:r>
          </w:p>
          <w:p w14:paraId="3084DABB" w14:textId="77777777" w:rsidR="00FF0DA8" w:rsidRPr="00AC7CBE" w:rsidRDefault="00FF0DA8" w:rsidP="00AC7CBE">
            <w:pPr>
              <w:spacing w:after="0" w:line="240" w:lineRule="auto"/>
              <w:contextualSpacing/>
            </w:pPr>
            <w:r w:rsidRPr="00AC7CBE">
              <w:t>2=Yes</w:t>
            </w:r>
            <w:r w:rsidRPr="00AC7CBE" w:rsidDel="00226116">
              <w:t xml:space="preserve"> </w:t>
            </w:r>
          </w:p>
          <w:p w14:paraId="73C81298" w14:textId="77777777" w:rsidR="00FF0DA8" w:rsidRPr="00AC7CBE" w:rsidRDefault="00FF0DA8" w:rsidP="00AC7CBE">
            <w:pPr>
              <w:spacing w:after="0" w:line="240" w:lineRule="auto"/>
              <w:contextualSpacing/>
            </w:pPr>
            <w:r w:rsidRPr="00AC7CBE">
              <w:t>888=Don’t know</w:t>
            </w:r>
          </w:p>
          <w:p w14:paraId="5D7E492D"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50CA3C35"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7CFE30D3"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08C1264D" w14:textId="6132FA88" w:rsidR="00FF0DA8" w:rsidRPr="00AC7CBE" w:rsidRDefault="00C70E1F" w:rsidP="00AC7CBE">
            <w:pPr>
              <w:spacing w:after="0" w:line="240" w:lineRule="auto"/>
              <w:contextualSpacing/>
              <w:rPr>
                <w:rFonts w:eastAsia="Calibri" w:cs="Times New Roman"/>
                <w:w w:val="105"/>
              </w:rPr>
            </w:pPr>
            <w:r>
              <w:rPr>
                <w:rFonts w:eastAsia="Calibri" w:cs="Times New Roman"/>
                <w:w w:val="105"/>
              </w:rPr>
              <w:t>D9</w:t>
            </w:r>
          </w:p>
        </w:tc>
        <w:tc>
          <w:tcPr>
            <w:tcW w:w="4488" w:type="dxa"/>
            <w:gridSpan w:val="2"/>
            <w:tcBorders>
              <w:top w:val="single" w:sz="4" w:space="0" w:color="000000"/>
              <w:left w:val="single" w:sz="4" w:space="0" w:color="auto"/>
              <w:bottom w:val="single" w:sz="4" w:space="0" w:color="000000"/>
            </w:tcBorders>
          </w:tcPr>
          <w:p w14:paraId="6DFF006D" w14:textId="42A93707" w:rsidR="00FF0DA8" w:rsidRPr="00AC7CBE" w:rsidRDefault="00FF0DA8" w:rsidP="00AC7CBE">
            <w:pPr>
              <w:spacing w:after="0" w:line="240" w:lineRule="auto"/>
              <w:contextualSpacing/>
              <w:rPr>
                <w:b/>
                <w:color w:val="000000"/>
              </w:rPr>
            </w:pPr>
            <w:r w:rsidRPr="00AC7CBE">
              <w:rPr>
                <w:color w:val="000000"/>
              </w:rPr>
              <w:t xml:space="preserve">Has any part of your village's customary land been sold to someone from outside this village in the past five years? </w:t>
            </w:r>
            <w:r w:rsidRPr="00AC7CBE">
              <w:rPr>
                <w:b/>
                <w:color w:val="000000"/>
              </w:rPr>
              <w:t>(hland_sold)</w:t>
            </w:r>
          </w:p>
          <w:p w14:paraId="74E7018E" w14:textId="6AC03DF8" w:rsidR="00FF0DA8" w:rsidRPr="00AC7CBE" w:rsidRDefault="00FF0DA8" w:rsidP="00AC7CBE">
            <w:pPr>
              <w:spacing w:after="0" w:line="240" w:lineRule="auto"/>
              <w:contextualSpacing/>
              <w:rPr>
                <w:rFonts w:eastAsia="Calibri" w:cs="Times New Roman"/>
                <w:w w:val="105"/>
              </w:rPr>
            </w:pPr>
            <w:r w:rsidRPr="00AC7CBE">
              <w:rPr>
                <w:color w:val="000000"/>
              </w:rPr>
              <w:t>If 1, 888, or 999, skip to</w:t>
            </w:r>
            <w:r w:rsidRPr="00AC7CBE">
              <w:rPr>
                <w:b/>
                <w:color w:val="000000"/>
              </w:rPr>
              <w:t xml:space="preserve"> D14</w:t>
            </w:r>
          </w:p>
        </w:tc>
        <w:tc>
          <w:tcPr>
            <w:tcW w:w="4322" w:type="dxa"/>
            <w:gridSpan w:val="3"/>
            <w:tcBorders>
              <w:top w:val="single" w:sz="4" w:space="0" w:color="000000"/>
              <w:bottom w:val="single" w:sz="4" w:space="0" w:color="000000"/>
              <w:right w:val="single" w:sz="18" w:space="0" w:color="000000"/>
            </w:tcBorders>
          </w:tcPr>
          <w:p w14:paraId="5D339D85" w14:textId="77777777" w:rsidR="00FF0DA8" w:rsidRPr="00AC7CBE" w:rsidRDefault="00FF0DA8" w:rsidP="00AC7CBE">
            <w:pPr>
              <w:spacing w:after="0" w:line="240" w:lineRule="auto"/>
              <w:contextualSpacing/>
            </w:pPr>
            <w:r w:rsidRPr="00AC7CBE">
              <w:t>1=No</w:t>
            </w:r>
          </w:p>
          <w:p w14:paraId="202ED7C0" w14:textId="77777777" w:rsidR="00FF0DA8" w:rsidRPr="00AC7CBE" w:rsidRDefault="00FF0DA8" w:rsidP="00AC7CBE">
            <w:pPr>
              <w:spacing w:after="0" w:line="240" w:lineRule="auto"/>
              <w:contextualSpacing/>
            </w:pPr>
            <w:r w:rsidRPr="00AC7CBE">
              <w:t>2=Yes</w:t>
            </w:r>
            <w:r w:rsidRPr="00AC7CBE" w:rsidDel="00226116">
              <w:t xml:space="preserve"> </w:t>
            </w:r>
          </w:p>
          <w:p w14:paraId="4017B1D3" w14:textId="77777777" w:rsidR="00FF0DA8" w:rsidRPr="00AC7CBE" w:rsidRDefault="00FF0DA8" w:rsidP="00AC7CBE">
            <w:pPr>
              <w:spacing w:after="0" w:line="240" w:lineRule="auto"/>
              <w:contextualSpacing/>
            </w:pPr>
            <w:r w:rsidRPr="00AC7CBE">
              <w:t>888=Don’t know</w:t>
            </w:r>
          </w:p>
          <w:p w14:paraId="680DB3A8" w14:textId="77777777" w:rsidR="00FF0DA8" w:rsidRPr="00AC7CBE" w:rsidRDefault="00FF0DA8" w:rsidP="00AC7CBE">
            <w:pPr>
              <w:spacing w:after="0" w:line="240" w:lineRule="auto"/>
              <w:contextualSpacing/>
            </w:pPr>
            <w:r w:rsidRPr="00AC7C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0B22339"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625ECE15"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1ED29B03" w14:textId="7BC21F73" w:rsidR="00FF0DA8" w:rsidRPr="00AC7CBE" w:rsidRDefault="00C70E1F" w:rsidP="00AC7CBE">
            <w:pPr>
              <w:spacing w:after="0" w:line="240" w:lineRule="auto"/>
              <w:contextualSpacing/>
              <w:rPr>
                <w:rFonts w:eastAsia="Calibri" w:cs="Times New Roman"/>
                <w:w w:val="105"/>
              </w:rPr>
            </w:pPr>
            <w:r>
              <w:rPr>
                <w:rFonts w:eastAsia="Calibri" w:cs="Times New Roman"/>
                <w:w w:val="105"/>
              </w:rPr>
              <w:t>D10</w:t>
            </w:r>
          </w:p>
        </w:tc>
        <w:tc>
          <w:tcPr>
            <w:tcW w:w="4488" w:type="dxa"/>
            <w:gridSpan w:val="2"/>
            <w:tcBorders>
              <w:top w:val="single" w:sz="4" w:space="0" w:color="000000"/>
              <w:left w:val="single" w:sz="4" w:space="0" w:color="auto"/>
              <w:bottom w:val="single" w:sz="4" w:space="0" w:color="000000"/>
            </w:tcBorders>
          </w:tcPr>
          <w:p w14:paraId="109181EF" w14:textId="064FE8F8" w:rsidR="00FF0DA8" w:rsidRPr="00AC7CBE" w:rsidRDefault="00FF0DA8" w:rsidP="00AC7CBE">
            <w:pPr>
              <w:spacing w:after="0" w:line="240" w:lineRule="auto"/>
              <w:contextualSpacing/>
              <w:rPr>
                <w:color w:val="000000"/>
              </w:rPr>
            </w:pPr>
            <w:r w:rsidRPr="00AC7CBE">
              <w:rPr>
                <w:color w:val="000000"/>
              </w:rPr>
              <w:t xml:space="preserve">Who sold this land? </w:t>
            </w:r>
            <w:r w:rsidRPr="00AC7CBE">
              <w:rPr>
                <w:b/>
                <w:color w:val="000000"/>
              </w:rPr>
              <w:t>(hwho_sold)</w:t>
            </w:r>
          </w:p>
        </w:tc>
        <w:tc>
          <w:tcPr>
            <w:tcW w:w="4322" w:type="dxa"/>
            <w:gridSpan w:val="3"/>
            <w:tcBorders>
              <w:top w:val="single" w:sz="4" w:space="0" w:color="000000"/>
              <w:bottom w:val="single" w:sz="4" w:space="0" w:color="000000"/>
              <w:right w:val="single" w:sz="18" w:space="0" w:color="000000"/>
            </w:tcBorders>
          </w:tcPr>
          <w:p w14:paraId="39325802" w14:textId="30882B6F" w:rsidR="00FF0DA8" w:rsidRPr="00AC7CBE" w:rsidRDefault="00FF0DA8" w:rsidP="00AC7CBE">
            <w:pPr>
              <w:spacing w:after="0" w:line="240" w:lineRule="auto"/>
              <w:contextualSpacing/>
            </w:pPr>
            <w:r w:rsidRPr="00AC7CBE">
              <w:t>1=Chief</w:t>
            </w:r>
          </w:p>
          <w:p w14:paraId="5B6728AE" w14:textId="72F71E28" w:rsidR="00FF0DA8" w:rsidRPr="00AC7CBE" w:rsidRDefault="00FF0DA8" w:rsidP="00AC7CBE">
            <w:pPr>
              <w:spacing w:after="0" w:line="240" w:lineRule="auto"/>
              <w:contextualSpacing/>
            </w:pPr>
            <w:r w:rsidRPr="00AC7CBE">
              <w:t>2=Headman</w:t>
            </w:r>
          </w:p>
          <w:p w14:paraId="7D58472F" w14:textId="77777777" w:rsidR="00FF0DA8" w:rsidRPr="00AC7CBE" w:rsidRDefault="00FF0DA8" w:rsidP="00AC7CBE">
            <w:pPr>
              <w:spacing w:after="0" w:line="240" w:lineRule="auto"/>
              <w:contextualSpacing/>
            </w:pPr>
            <w:r w:rsidRPr="00AC7CBE">
              <w:t>97=Other, please specify</w:t>
            </w:r>
          </w:p>
          <w:p w14:paraId="3EAFC857" w14:textId="77777777" w:rsidR="00FF0DA8" w:rsidRPr="00AC7CBE" w:rsidRDefault="00FF0DA8" w:rsidP="00AC7CBE">
            <w:pPr>
              <w:spacing w:after="0" w:line="240" w:lineRule="auto"/>
              <w:contextualSpacing/>
            </w:pPr>
            <w:r w:rsidRPr="00AC7CBE">
              <w:t>888=Don’t know</w:t>
            </w:r>
          </w:p>
          <w:p w14:paraId="37012955" w14:textId="78A58B97" w:rsidR="00FF0DA8" w:rsidRPr="00AC7CBE" w:rsidRDefault="00FF0DA8" w:rsidP="00AC7CBE">
            <w:pPr>
              <w:spacing w:after="0" w:line="240" w:lineRule="auto"/>
              <w:contextualSpacing/>
            </w:pPr>
            <w:r w:rsidRPr="00AC7CBE">
              <w:t>999=Preferred not to answer</w:t>
            </w:r>
          </w:p>
        </w:tc>
        <w:tc>
          <w:tcPr>
            <w:tcW w:w="720" w:type="dxa"/>
            <w:tcBorders>
              <w:top w:val="single" w:sz="18" w:space="0" w:color="000000"/>
              <w:left w:val="single" w:sz="18" w:space="0" w:color="000000"/>
              <w:bottom w:val="single" w:sz="18" w:space="0" w:color="000000"/>
              <w:right w:val="single" w:sz="18" w:space="0" w:color="000000"/>
            </w:tcBorders>
          </w:tcPr>
          <w:p w14:paraId="429B7EDD"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4E0EA438"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right w:val="single" w:sz="4" w:space="0" w:color="auto"/>
            </w:tcBorders>
          </w:tcPr>
          <w:p w14:paraId="741EC31E" w14:textId="613D7C21" w:rsidR="00FF0DA8" w:rsidRPr="00AC7CBE" w:rsidRDefault="00C70E1F" w:rsidP="00AC7CBE">
            <w:pPr>
              <w:spacing w:after="0" w:line="240" w:lineRule="auto"/>
              <w:contextualSpacing/>
            </w:pPr>
            <w:r>
              <w:t>D10b</w:t>
            </w:r>
          </w:p>
        </w:tc>
        <w:tc>
          <w:tcPr>
            <w:tcW w:w="4488" w:type="dxa"/>
            <w:gridSpan w:val="2"/>
            <w:tcBorders>
              <w:left w:val="single" w:sz="4" w:space="0" w:color="auto"/>
              <w:right w:val="single" w:sz="18" w:space="0" w:color="000000"/>
            </w:tcBorders>
          </w:tcPr>
          <w:p w14:paraId="03744911" w14:textId="3063F8E3" w:rsidR="00FF0DA8" w:rsidRPr="00AC7CBE" w:rsidRDefault="00FF0DA8" w:rsidP="00AC7CBE">
            <w:pPr>
              <w:spacing w:after="0" w:line="240" w:lineRule="auto"/>
              <w:contextualSpacing/>
              <w:rPr>
                <w:b/>
                <w:color w:val="000000"/>
              </w:rPr>
            </w:pPr>
            <w:r w:rsidRPr="00AC7CBE">
              <w:rPr>
                <w:color w:val="000000"/>
              </w:rPr>
              <w:t xml:space="preserve">Other, specify </w:t>
            </w:r>
            <w:r w:rsidRPr="00AC7CBE">
              <w:rPr>
                <w:b/>
                <w:color w:val="000000"/>
              </w:rPr>
              <w:t>(hwho_soldo)</w:t>
            </w:r>
          </w:p>
          <w:p w14:paraId="5B305400" w14:textId="0ECFF9D9" w:rsidR="00FF0DA8" w:rsidRPr="00AC7CBE" w:rsidRDefault="00FF0DA8" w:rsidP="00AC7CBE">
            <w:pPr>
              <w:spacing w:after="0" w:line="240" w:lineRule="auto"/>
              <w:contextualSpacing/>
              <w:rPr>
                <w:w w:val="105"/>
              </w:rPr>
            </w:pPr>
          </w:p>
        </w:tc>
        <w:tc>
          <w:tcPr>
            <w:tcW w:w="5042" w:type="dxa"/>
            <w:gridSpan w:val="4"/>
            <w:tcBorders>
              <w:top w:val="single" w:sz="18" w:space="0" w:color="000000"/>
              <w:left w:val="single" w:sz="18" w:space="0" w:color="000000"/>
              <w:bottom w:val="single" w:sz="18" w:space="0" w:color="000000"/>
              <w:right w:val="single" w:sz="18" w:space="0" w:color="000000"/>
            </w:tcBorders>
          </w:tcPr>
          <w:p w14:paraId="681378D0" w14:textId="77777777" w:rsidR="00FF0DA8" w:rsidRPr="00AC7CBE" w:rsidRDefault="00FF0DA8" w:rsidP="00AC7CBE">
            <w:pPr>
              <w:spacing w:after="0" w:line="240" w:lineRule="auto"/>
              <w:contextualSpacing/>
              <w:rPr>
                <w:w w:val="105"/>
              </w:rPr>
            </w:pPr>
            <w:r w:rsidRPr="00AC7CBE">
              <w:rPr>
                <w:i/>
                <w:color w:val="A6A6A6" w:themeColor="background1" w:themeShade="A6"/>
              </w:rPr>
              <w:t>(Text)</w:t>
            </w:r>
          </w:p>
        </w:tc>
      </w:tr>
      <w:tr w:rsidR="00FF0DA8" w:rsidRPr="00AC7CBE" w14:paraId="6C1DB128"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719EE3EE" w14:textId="5BB0B6F9" w:rsidR="00FF0DA8" w:rsidRPr="00AC7CBE" w:rsidRDefault="00FF0DA8" w:rsidP="00AC7CBE">
            <w:pPr>
              <w:spacing w:after="0" w:line="240" w:lineRule="auto"/>
              <w:contextualSpacing/>
              <w:rPr>
                <w:rFonts w:eastAsia="Calibri" w:cs="Times New Roman"/>
              </w:rPr>
            </w:pPr>
            <w:r w:rsidRPr="00AC7CBE">
              <w:rPr>
                <w:rFonts w:eastAsia="Calibri" w:cs="Times New Roman"/>
              </w:rPr>
              <w:t>D1</w:t>
            </w:r>
            <w:r w:rsidR="00C70E1F">
              <w:rPr>
                <w:rFonts w:eastAsia="Calibri" w:cs="Times New Roman"/>
              </w:rPr>
              <w:t>1</w:t>
            </w:r>
          </w:p>
        </w:tc>
        <w:tc>
          <w:tcPr>
            <w:tcW w:w="7009" w:type="dxa"/>
            <w:gridSpan w:val="4"/>
            <w:tcBorders>
              <w:top w:val="single" w:sz="4" w:space="0" w:color="000000"/>
              <w:left w:val="single" w:sz="4" w:space="0" w:color="000000"/>
              <w:right w:val="single" w:sz="18" w:space="0" w:color="000000"/>
            </w:tcBorders>
          </w:tcPr>
          <w:p w14:paraId="779B0915" w14:textId="556C2212" w:rsidR="00FF0DA8" w:rsidRPr="00AC7CBE" w:rsidRDefault="00FF0DA8" w:rsidP="00AC7CBE">
            <w:pPr>
              <w:spacing w:after="0" w:line="240" w:lineRule="auto"/>
              <w:contextualSpacing/>
              <w:rPr>
                <w:rFonts w:eastAsia="Calibri" w:cs="Times New Roman"/>
                <w:i/>
                <w:w w:val="105"/>
              </w:rPr>
            </w:pPr>
            <w:r w:rsidRPr="00AC7CBE">
              <w:rPr>
                <w:color w:val="000000"/>
              </w:rPr>
              <w:t xml:space="preserve">What was the area of land sold? </w:t>
            </w:r>
            <w:r w:rsidRPr="00AC7CBE">
              <w:rPr>
                <w:b/>
                <w:color w:val="000000"/>
              </w:rPr>
              <w:t>(harea_sold)</w:t>
            </w:r>
          </w:p>
        </w:tc>
        <w:tc>
          <w:tcPr>
            <w:tcW w:w="2521" w:type="dxa"/>
            <w:gridSpan w:val="2"/>
            <w:tcBorders>
              <w:top w:val="single" w:sz="18" w:space="0" w:color="000000"/>
              <w:left w:val="single" w:sz="18" w:space="0" w:color="000000"/>
              <w:bottom w:val="single" w:sz="18" w:space="0" w:color="auto"/>
              <w:right w:val="single" w:sz="18" w:space="0" w:color="000000"/>
            </w:tcBorders>
          </w:tcPr>
          <w:p w14:paraId="11B872ED"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i/>
                <w:color w:val="A6A6A6"/>
              </w:rPr>
              <w:t>(Integer)</w:t>
            </w:r>
          </w:p>
        </w:tc>
      </w:tr>
      <w:tr w:rsidR="00FF0DA8" w:rsidRPr="00AC7CBE" w14:paraId="23D1BDEE" w14:textId="77777777" w:rsidTr="00C70E1F">
        <w:trPr>
          <w:trHeight w:val="20"/>
        </w:trPr>
        <w:tc>
          <w:tcPr>
            <w:tcW w:w="550" w:type="dxa"/>
            <w:vMerge/>
            <w:tcBorders>
              <w:left w:val="single" w:sz="4" w:space="0" w:color="000000"/>
              <w:bottom w:val="single" w:sz="4" w:space="0" w:color="000000"/>
              <w:right w:val="single" w:sz="4" w:space="0" w:color="000000"/>
            </w:tcBorders>
          </w:tcPr>
          <w:p w14:paraId="4A223B2D" w14:textId="77777777" w:rsidR="00FF0DA8" w:rsidRPr="00AC7CBE" w:rsidRDefault="00FF0DA8" w:rsidP="00AC7CBE">
            <w:pPr>
              <w:spacing w:after="0" w:line="240" w:lineRule="auto"/>
              <w:contextualSpacing/>
              <w:rPr>
                <w:rFonts w:eastAsia="Calibri" w:cs="Times New Roman"/>
              </w:rPr>
            </w:pPr>
          </w:p>
        </w:tc>
        <w:tc>
          <w:tcPr>
            <w:tcW w:w="2281" w:type="dxa"/>
            <w:tcBorders>
              <w:left w:val="single" w:sz="4" w:space="0" w:color="000000"/>
              <w:bottom w:val="single" w:sz="4" w:space="0" w:color="000000"/>
            </w:tcBorders>
          </w:tcPr>
          <w:p w14:paraId="1E44F9B4"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Unit:</w:t>
            </w:r>
          </w:p>
          <w:p w14:paraId="572C2563"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(1)Lime</w:t>
            </w:r>
          </w:p>
        </w:tc>
        <w:tc>
          <w:tcPr>
            <w:tcW w:w="2400" w:type="dxa"/>
            <w:gridSpan w:val="2"/>
            <w:tcBorders>
              <w:bottom w:val="single" w:sz="4" w:space="0" w:color="000000"/>
            </w:tcBorders>
          </w:tcPr>
          <w:p w14:paraId="53A32D3E"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(2)Acre</w:t>
            </w:r>
          </w:p>
          <w:p w14:paraId="360B7B0A"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717C0E77" w14:textId="77777777" w:rsidR="00FF0DA8" w:rsidRPr="00AC7CBE" w:rsidRDefault="00FF0DA8" w:rsidP="00AC7CBE">
            <w:pPr>
              <w:spacing w:after="0" w:line="240" w:lineRule="auto"/>
              <w:contextualSpacing/>
              <w:rPr>
                <w:rFonts w:eastAsia="Calibri" w:cs="Times New Roman"/>
                <w:w w:val="105"/>
              </w:rPr>
            </w:pPr>
            <w:r w:rsidRPr="00AC7CBE">
              <w:rPr>
                <w:rFonts w:eastAsia="Calibri" w:cs="Times New Roman"/>
                <w:w w:val="105"/>
              </w:rPr>
              <w:t>(4)Square meter</w:t>
            </w:r>
          </w:p>
          <w:p w14:paraId="3F43D148" w14:textId="77777777" w:rsidR="00FF0DA8" w:rsidRPr="00AC7CBE" w:rsidRDefault="00FF0DA8" w:rsidP="00AC7CBE">
            <w:pPr>
              <w:spacing w:after="0" w:line="240" w:lineRule="auto"/>
              <w:contextualSpacing/>
              <w:rPr>
                <w:rFonts w:eastAsiaTheme="minorEastAsia"/>
                <w:color w:val="000000"/>
                <w:lang w:eastAsia="zh-CN"/>
              </w:rPr>
            </w:pPr>
            <w:r w:rsidRPr="00AC7CBE">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27C0A048" w14:textId="77777777" w:rsidR="00FF0DA8" w:rsidRPr="00AC7CBE" w:rsidRDefault="00FF0DA8"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FF0DA8" w:rsidRPr="00AC7CBE" w14:paraId="10E62EE9"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right w:val="single" w:sz="4" w:space="0" w:color="auto"/>
            </w:tcBorders>
          </w:tcPr>
          <w:p w14:paraId="6BE091ED" w14:textId="256850B1" w:rsidR="00FF0DA8" w:rsidRPr="00AC7CBE" w:rsidRDefault="00C70E1F" w:rsidP="00AC7CBE">
            <w:pPr>
              <w:spacing w:after="0" w:line="240" w:lineRule="auto"/>
              <w:contextualSpacing/>
            </w:pPr>
            <w:r>
              <w:t>D12</w:t>
            </w:r>
          </w:p>
        </w:tc>
        <w:tc>
          <w:tcPr>
            <w:tcW w:w="4488" w:type="dxa"/>
            <w:gridSpan w:val="2"/>
            <w:tcBorders>
              <w:left w:val="single" w:sz="4" w:space="0" w:color="auto"/>
              <w:right w:val="single" w:sz="18" w:space="0" w:color="000000"/>
            </w:tcBorders>
          </w:tcPr>
          <w:p w14:paraId="5B84362B" w14:textId="21B91BCC" w:rsidR="00FF0DA8" w:rsidRPr="00AC7CBE" w:rsidRDefault="00FF0DA8" w:rsidP="00AC7CBE">
            <w:pPr>
              <w:spacing w:after="0" w:line="240" w:lineRule="auto"/>
              <w:contextualSpacing/>
              <w:rPr>
                <w:w w:val="105"/>
              </w:rPr>
            </w:pPr>
            <w:r w:rsidRPr="00AC7CBE">
              <w:rPr>
                <w:color w:val="000000"/>
              </w:rPr>
              <w:t xml:space="preserve">Who purchased this land? </w:t>
            </w:r>
            <w:r w:rsidRPr="00AC7CBE">
              <w:rPr>
                <w:b/>
                <w:color w:val="000000"/>
              </w:rPr>
              <w:t>(hwho_bought)</w:t>
            </w:r>
          </w:p>
        </w:tc>
        <w:tc>
          <w:tcPr>
            <w:tcW w:w="5042" w:type="dxa"/>
            <w:gridSpan w:val="4"/>
            <w:tcBorders>
              <w:top w:val="single" w:sz="18" w:space="0" w:color="000000"/>
              <w:left w:val="single" w:sz="18" w:space="0" w:color="000000"/>
              <w:bottom w:val="single" w:sz="18" w:space="0" w:color="000000"/>
              <w:right w:val="single" w:sz="18" w:space="0" w:color="000000"/>
            </w:tcBorders>
          </w:tcPr>
          <w:p w14:paraId="7A1EF692" w14:textId="77777777" w:rsidR="00FF0DA8" w:rsidRPr="00AC7CBE" w:rsidRDefault="00FF0DA8" w:rsidP="00AC7CBE">
            <w:pPr>
              <w:spacing w:after="0" w:line="240" w:lineRule="auto"/>
              <w:contextualSpacing/>
              <w:rPr>
                <w:w w:val="105"/>
              </w:rPr>
            </w:pPr>
            <w:r w:rsidRPr="00AC7CBE">
              <w:rPr>
                <w:i/>
                <w:color w:val="A6A6A6" w:themeColor="background1" w:themeShade="A6"/>
              </w:rPr>
              <w:t>(Text)</w:t>
            </w:r>
          </w:p>
        </w:tc>
      </w:tr>
      <w:tr w:rsidR="00FF0DA8" w:rsidRPr="00AC7CBE" w14:paraId="32A5E72B"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top w:val="single" w:sz="4" w:space="0" w:color="000000"/>
              <w:left w:val="single" w:sz="4" w:space="0" w:color="auto"/>
              <w:bottom w:val="single" w:sz="4" w:space="0" w:color="000000"/>
              <w:right w:val="single" w:sz="4" w:space="0" w:color="auto"/>
            </w:tcBorders>
          </w:tcPr>
          <w:p w14:paraId="69A25B76" w14:textId="2DEC4ECC" w:rsidR="00FF0DA8" w:rsidRPr="00AC7CBE" w:rsidRDefault="00C70E1F" w:rsidP="00AC7CBE">
            <w:pPr>
              <w:spacing w:after="0" w:line="240" w:lineRule="auto"/>
              <w:contextualSpacing/>
            </w:pPr>
            <w:r>
              <w:t>D13</w:t>
            </w:r>
          </w:p>
        </w:tc>
        <w:tc>
          <w:tcPr>
            <w:tcW w:w="4488" w:type="dxa"/>
            <w:gridSpan w:val="2"/>
            <w:tcBorders>
              <w:top w:val="single" w:sz="4" w:space="0" w:color="000000"/>
              <w:left w:val="single" w:sz="4" w:space="0" w:color="auto"/>
              <w:bottom w:val="single" w:sz="4" w:space="0" w:color="000000"/>
              <w:right w:val="single" w:sz="18" w:space="0" w:color="000000"/>
            </w:tcBorders>
          </w:tcPr>
          <w:p w14:paraId="33790580" w14:textId="5D97C04C" w:rsidR="00FF0DA8" w:rsidRPr="00AC7CBE" w:rsidRDefault="00FF0DA8" w:rsidP="00AC7CBE">
            <w:pPr>
              <w:spacing w:after="0" w:line="240" w:lineRule="auto"/>
              <w:contextualSpacing/>
              <w:rPr>
                <w:color w:val="000000"/>
              </w:rPr>
            </w:pPr>
            <w:r w:rsidRPr="00AC7CBE">
              <w:rPr>
                <w:rFonts w:eastAsiaTheme="minorEastAsia"/>
                <w:color w:val="000000"/>
                <w:lang w:eastAsia="zh-CN"/>
              </w:rPr>
              <w:t xml:space="preserve">For what purpose was the land </w:t>
            </w:r>
            <w:commentRangeStart w:id="7"/>
            <w:r w:rsidRPr="00AC7CBE">
              <w:rPr>
                <w:rFonts w:eastAsiaTheme="minorEastAsia"/>
                <w:color w:val="000000"/>
                <w:lang w:eastAsia="zh-CN"/>
              </w:rPr>
              <w:t>purchased</w:t>
            </w:r>
            <w:commentRangeEnd w:id="7"/>
            <w:r w:rsidR="00130922">
              <w:rPr>
                <w:rStyle w:val="CommentReference"/>
              </w:rPr>
              <w:commentReference w:id="7"/>
            </w:r>
            <w:r w:rsidRPr="00AC7CBE">
              <w:rPr>
                <w:rFonts w:eastAsiaTheme="minorEastAsia"/>
                <w:b/>
                <w:color w:val="000000"/>
                <w:lang w:eastAsia="zh-CN"/>
              </w:rPr>
              <w:t>? (hwhy_bought)</w:t>
            </w:r>
          </w:p>
        </w:tc>
        <w:tc>
          <w:tcPr>
            <w:tcW w:w="5042" w:type="dxa"/>
            <w:gridSpan w:val="4"/>
            <w:tcBorders>
              <w:top w:val="single" w:sz="18" w:space="0" w:color="000000"/>
              <w:left w:val="single" w:sz="18" w:space="0" w:color="000000"/>
              <w:bottom w:val="single" w:sz="18" w:space="0" w:color="000000"/>
              <w:right w:val="single" w:sz="18" w:space="0" w:color="000000"/>
            </w:tcBorders>
          </w:tcPr>
          <w:p w14:paraId="44D4CC14" w14:textId="77777777" w:rsidR="00FF0DA8" w:rsidRPr="00AC7CBE" w:rsidRDefault="00FF0DA8"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0FB726D5" w14:textId="77777777" w:rsidR="00FF0DA8" w:rsidRPr="00AC7CBE" w:rsidRDefault="00FF0DA8" w:rsidP="00AC7CBE">
      <w:pPr>
        <w:spacing w:after="0" w:line="240" w:lineRule="auto"/>
        <w:contextualSpacing/>
        <w:rPr>
          <w:rFonts w:eastAsia="Times New Roman" w:cs="Times New Roman"/>
          <w:b/>
          <w:color w:val="000000"/>
        </w:rPr>
      </w:pPr>
    </w:p>
    <w:p w14:paraId="0059855C" w14:textId="3B2E542E" w:rsidR="00FF0DA8" w:rsidRPr="00AC7CBE" w:rsidRDefault="003660A7" w:rsidP="00AC7CBE">
      <w:pPr>
        <w:spacing w:after="0" w:line="240" w:lineRule="auto"/>
        <w:contextualSpacing/>
        <w:rPr>
          <w:color w:val="000000"/>
        </w:rPr>
      </w:pPr>
      <w:r w:rsidRPr="00AC7CBE">
        <w:rPr>
          <w:color w:val="000000"/>
        </w:rPr>
        <w:t>Now I am going ask you some questions about events that could happen in your village</w:t>
      </w:r>
      <w:r w:rsidR="00471179">
        <w:rPr>
          <w:color w:val="000000"/>
        </w:rPr>
        <w:t>.</w:t>
      </w:r>
      <w:r w:rsidR="0017075D">
        <w:rPr>
          <w:color w:val="000000"/>
        </w:rPr>
        <w:t xml:space="preserve"> </w:t>
      </w:r>
      <w:r w:rsidRPr="00AC7CBE">
        <w:rPr>
          <w:color w:val="000000"/>
        </w:rPr>
        <w:t>Please tell me how likely you think the following events are.</w:t>
      </w:r>
    </w:p>
    <w:tbl>
      <w:tblPr>
        <w:tblW w:w="10090" w:type="dxa"/>
        <w:tblInd w:w="-5" w:type="dxa"/>
        <w:tblLayout w:type="fixed"/>
        <w:tblCellMar>
          <w:left w:w="0" w:type="dxa"/>
          <w:right w:w="0" w:type="dxa"/>
        </w:tblCellMar>
        <w:tblLook w:val="0000" w:firstRow="0" w:lastRow="0" w:firstColumn="0" w:lastColumn="0" w:noHBand="0" w:noVBand="0"/>
      </w:tblPr>
      <w:tblGrid>
        <w:gridCol w:w="550"/>
        <w:gridCol w:w="4488"/>
        <w:gridCol w:w="4320"/>
        <w:gridCol w:w="732"/>
      </w:tblGrid>
      <w:tr w:rsidR="003660A7" w:rsidRPr="00AC7CBE" w14:paraId="600D4EE9"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0353D24D" w14:textId="0DEE6235" w:rsidR="003660A7" w:rsidRPr="00AC7CBE" w:rsidRDefault="00C70E1F" w:rsidP="00AC7CBE">
            <w:pPr>
              <w:spacing w:after="0" w:line="240" w:lineRule="auto"/>
              <w:contextualSpacing/>
              <w:rPr>
                <w:rFonts w:eastAsia="Calibri" w:cs="Times New Roman"/>
              </w:rPr>
            </w:pPr>
            <w:r>
              <w:rPr>
                <w:rFonts w:eastAsia="Calibri" w:cs="Times New Roman"/>
              </w:rPr>
              <w:t>D14</w:t>
            </w:r>
          </w:p>
        </w:tc>
        <w:tc>
          <w:tcPr>
            <w:tcW w:w="4488" w:type="dxa"/>
            <w:tcBorders>
              <w:top w:val="single" w:sz="4" w:space="0" w:color="000000"/>
              <w:left w:val="single" w:sz="4" w:space="0" w:color="000000"/>
              <w:bottom w:val="single" w:sz="4" w:space="0" w:color="000000"/>
            </w:tcBorders>
          </w:tcPr>
          <w:p w14:paraId="41B789C5" w14:textId="111E5F27" w:rsidR="003660A7" w:rsidRPr="00AC7CBE" w:rsidRDefault="003660A7" w:rsidP="000A4D66">
            <w:pPr>
              <w:spacing w:after="0" w:line="240" w:lineRule="auto"/>
              <w:contextualSpacing/>
              <w:rPr>
                <w:color w:val="000000"/>
              </w:rPr>
            </w:pPr>
            <w:r w:rsidRPr="00AC7CBE">
              <w:rPr>
                <w:color w:val="000000"/>
              </w:rPr>
              <w:t>How likely is it that big people may take some of the</w:t>
            </w:r>
            <w:r w:rsidR="0017075D">
              <w:rPr>
                <w:color w:val="000000"/>
              </w:rPr>
              <w:t xml:space="preserve"> </w:t>
            </w:r>
            <w:r w:rsidR="000A4D66">
              <w:rPr>
                <w:color w:val="000000"/>
              </w:rPr>
              <w:t>customary forest land used by your village w</w:t>
            </w:r>
            <w:r w:rsidRPr="00AC7CBE">
              <w:rPr>
                <w:color w:val="000000"/>
              </w:rPr>
              <w:t xml:space="preserve">ithout your permission in the next 1 to 3 years?   </w:t>
            </w:r>
            <w:r w:rsidRPr="00AC7CBE">
              <w:rPr>
                <w:b/>
                <w:color w:val="000000"/>
              </w:rPr>
              <w:t>(helite1)</w:t>
            </w:r>
          </w:p>
        </w:tc>
        <w:tc>
          <w:tcPr>
            <w:tcW w:w="4320" w:type="dxa"/>
            <w:tcBorders>
              <w:top w:val="single" w:sz="4" w:space="0" w:color="000000"/>
              <w:bottom w:val="single" w:sz="4" w:space="0" w:color="000000"/>
              <w:right w:val="single" w:sz="18" w:space="0" w:color="000000"/>
            </w:tcBorders>
          </w:tcPr>
          <w:p w14:paraId="392D3471"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1641B6C9"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720DE76D"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1A743976"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77CD16E4"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11F41D6B"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5D195D9F"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31298F1B"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2263B954" w14:textId="77777777" w:rsidR="003660A7" w:rsidRPr="00AC7CBE" w:rsidRDefault="003660A7" w:rsidP="00AC7CBE">
            <w:pPr>
              <w:spacing w:after="0" w:line="240" w:lineRule="auto"/>
              <w:contextualSpacing/>
              <w:rPr>
                <w:rFonts w:cs="Times New Roman"/>
                <w:i/>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66C9A008"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3794720E"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79993215" w14:textId="0D3A41F4" w:rsidR="003660A7" w:rsidRPr="00AC7CBE" w:rsidRDefault="00C70E1F" w:rsidP="00AC7CBE">
            <w:pPr>
              <w:spacing w:after="0" w:line="240" w:lineRule="auto"/>
              <w:contextualSpacing/>
              <w:rPr>
                <w:rFonts w:eastAsia="Calibri" w:cs="Times New Roman"/>
              </w:rPr>
            </w:pPr>
            <w:r>
              <w:rPr>
                <w:rFonts w:eastAsia="Calibri" w:cs="Times New Roman"/>
              </w:rPr>
              <w:t>D15</w:t>
            </w:r>
          </w:p>
        </w:tc>
        <w:tc>
          <w:tcPr>
            <w:tcW w:w="4488" w:type="dxa"/>
            <w:tcBorders>
              <w:top w:val="single" w:sz="4" w:space="0" w:color="000000"/>
              <w:left w:val="single" w:sz="4" w:space="0" w:color="000000"/>
              <w:bottom w:val="single" w:sz="4" w:space="0" w:color="000000"/>
            </w:tcBorders>
          </w:tcPr>
          <w:p w14:paraId="05234FFC" w14:textId="29A0991B" w:rsidR="003660A7" w:rsidRPr="00AC7CBE" w:rsidRDefault="003660A7" w:rsidP="00AC7CBE">
            <w:pPr>
              <w:spacing w:after="0" w:line="240" w:lineRule="auto"/>
              <w:contextualSpacing/>
              <w:rPr>
                <w:color w:val="000000"/>
              </w:rPr>
            </w:pPr>
            <w:r w:rsidRPr="00AC7CBE">
              <w:rPr>
                <w:color w:val="000000"/>
              </w:rPr>
              <w:t xml:space="preserve">How likely is it that big people will take some of the </w:t>
            </w:r>
            <w:r w:rsidR="000A4D66">
              <w:rPr>
                <w:color w:val="000000"/>
              </w:rPr>
              <w:t>customary forest land used by your village</w:t>
            </w:r>
            <w:r w:rsidRPr="00AC7CBE">
              <w:rPr>
                <w:color w:val="000000"/>
              </w:rPr>
              <w:t xml:space="preserve"> without your permission more than 3 years into the future? </w:t>
            </w:r>
            <w:r w:rsidRPr="00AC7CBE">
              <w:rPr>
                <w:b/>
                <w:color w:val="000000"/>
              </w:rPr>
              <w:t>(helite3)</w:t>
            </w:r>
          </w:p>
        </w:tc>
        <w:tc>
          <w:tcPr>
            <w:tcW w:w="4320" w:type="dxa"/>
            <w:tcBorders>
              <w:top w:val="single" w:sz="4" w:space="0" w:color="000000"/>
              <w:bottom w:val="single" w:sz="4" w:space="0" w:color="000000"/>
              <w:right w:val="single" w:sz="18" w:space="0" w:color="000000"/>
            </w:tcBorders>
          </w:tcPr>
          <w:p w14:paraId="36C02FDE"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05F92FC5"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43AA3D0E"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74F52D88"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7CE0A660"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515BA756"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442F6ED3"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6ABB73A9"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34510086"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228DDE43"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3F84A84D"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0AF67873" w14:textId="0F00F80C" w:rsidR="003660A7" w:rsidRPr="00AC7CBE" w:rsidRDefault="00C70E1F" w:rsidP="00AC7CBE">
            <w:pPr>
              <w:spacing w:after="0" w:line="240" w:lineRule="auto"/>
              <w:contextualSpacing/>
              <w:rPr>
                <w:rFonts w:eastAsia="Calibri" w:cs="Times New Roman"/>
              </w:rPr>
            </w:pPr>
            <w:r>
              <w:rPr>
                <w:rFonts w:eastAsia="Calibri" w:cs="Times New Roman"/>
              </w:rPr>
              <w:t>D16</w:t>
            </w:r>
          </w:p>
        </w:tc>
        <w:tc>
          <w:tcPr>
            <w:tcW w:w="4488" w:type="dxa"/>
            <w:tcBorders>
              <w:top w:val="single" w:sz="4" w:space="0" w:color="000000"/>
              <w:left w:val="single" w:sz="4" w:space="0" w:color="000000"/>
              <w:bottom w:val="single" w:sz="4" w:space="0" w:color="000000"/>
            </w:tcBorders>
          </w:tcPr>
          <w:p w14:paraId="2C7787DB" w14:textId="3602EF3C" w:rsidR="003660A7" w:rsidRPr="00AC7CBE" w:rsidRDefault="003660A7" w:rsidP="00AC7CBE">
            <w:pPr>
              <w:spacing w:after="0" w:line="240" w:lineRule="auto"/>
              <w:contextualSpacing/>
              <w:rPr>
                <w:color w:val="000000"/>
              </w:rPr>
            </w:pPr>
            <w:r w:rsidRPr="00AC7CBE">
              <w:rPr>
                <w:color w:val="000000"/>
              </w:rPr>
              <w:t xml:space="preserve">How likely is it that a chief will sell or give away </w:t>
            </w:r>
            <w:r w:rsidR="00901471">
              <w:rPr>
                <w:color w:val="000000"/>
              </w:rPr>
              <w:t>customary forestl</w:t>
            </w:r>
            <w:r w:rsidR="000A4D66">
              <w:rPr>
                <w:color w:val="000000"/>
              </w:rPr>
              <w:t xml:space="preserve">and used </w:t>
            </w:r>
            <w:r w:rsidR="00901471">
              <w:rPr>
                <w:color w:val="000000"/>
              </w:rPr>
              <w:t xml:space="preserve">by </w:t>
            </w:r>
            <w:r w:rsidRPr="00AC7CBE">
              <w:rPr>
                <w:color w:val="000000"/>
              </w:rPr>
              <w:t xml:space="preserve">this village for investment purposes in the next 1-3 years? </w:t>
            </w:r>
            <w:r w:rsidRPr="00AC7CBE">
              <w:rPr>
                <w:b/>
                <w:color w:val="000000"/>
              </w:rPr>
              <w:t>(hchiefsell1)</w:t>
            </w:r>
          </w:p>
        </w:tc>
        <w:tc>
          <w:tcPr>
            <w:tcW w:w="4320" w:type="dxa"/>
            <w:tcBorders>
              <w:top w:val="single" w:sz="4" w:space="0" w:color="000000"/>
              <w:bottom w:val="single" w:sz="4" w:space="0" w:color="000000"/>
              <w:right w:val="single" w:sz="18" w:space="0" w:color="000000"/>
            </w:tcBorders>
          </w:tcPr>
          <w:p w14:paraId="00A3B040"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22AD275C"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67CBB4AC"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0CDF19AE"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65E8F0F7"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34711BE2"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72477302"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3A13FFA0"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2C42662E"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6D060"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3660A7" w:rsidRPr="00AC7CBE" w14:paraId="75EA91DF" w14:textId="77777777" w:rsidTr="00C70E1F">
        <w:trPr>
          <w:trHeight w:val="20"/>
        </w:trPr>
        <w:tc>
          <w:tcPr>
            <w:tcW w:w="550" w:type="dxa"/>
            <w:tcBorders>
              <w:top w:val="single" w:sz="4" w:space="0" w:color="000000"/>
              <w:left w:val="single" w:sz="4" w:space="0" w:color="000000"/>
              <w:bottom w:val="single" w:sz="4" w:space="0" w:color="000000"/>
              <w:right w:val="single" w:sz="4" w:space="0" w:color="000000"/>
            </w:tcBorders>
          </w:tcPr>
          <w:p w14:paraId="5F395901" w14:textId="3338A5FF" w:rsidR="003660A7" w:rsidRPr="00AC7CBE" w:rsidRDefault="00C70E1F" w:rsidP="00AC7CBE">
            <w:pPr>
              <w:spacing w:after="0" w:line="240" w:lineRule="auto"/>
              <w:contextualSpacing/>
              <w:rPr>
                <w:rFonts w:eastAsia="Calibri" w:cs="Times New Roman"/>
              </w:rPr>
            </w:pPr>
            <w:r>
              <w:rPr>
                <w:rFonts w:eastAsia="Calibri" w:cs="Times New Roman"/>
              </w:rPr>
              <w:t>D17</w:t>
            </w:r>
          </w:p>
        </w:tc>
        <w:tc>
          <w:tcPr>
            <w:tcW w:w="4488" w:type="dxa"/>
            <w:tcBorders>
              <w:top w:val="single" w:sz="4" w:space="0" w:color="000000"/>
              <w:left w:val="single" w:sz="4" w:space="0" w:color="000000"/>
              <w:bottom w:val="single" w:sz="4" w:space="0" w:color="000000"/>
            </w:tcBorders>
          </w:tcPr>
          <w:p w14:paraId="36185CB2" w14:textId="1F4505F9" w:rsidR="003660A7" w:rsidRPr="00AC7CBE" w:rsidRDefault="003660A7" w:rsidP="00901471">
            <w:pPr>
              <w:spacing w:after="0" w:line="240" w:lineRule="auto"/>
              <w:contextualSpacing/>
              <w:rPr>
                <w:color w:val="000000"/>
              </w:rPr>
            </w:pPr>
            <w:r w:rsidRPr="00AC7CBE">
              <w:rPr>
                <w:color w:val="000000"/>
              </w:rPr>
              <w:t xml:space="preserve">How likely is it that a chief will sell or give away </w:t>
            </w:r>
            <w:r w:rsidR="00901471">
              <w:rPr>
                <w:color w:val="000000"/>
              </w:rPr>
              <w:t>the customary forestland used by this</w:t>
            </w:r>
            <w:r w:rsidRPr="00AC7CBE">
              <w:rPr>
                <w:color w:val="000000"/>
              </w:rPr>
              <w:t xml:space="preserve"> village for investment purposes more than 3 years into the future?</w:t>
            </w:r>
            <w:r w:rsidRPr="00AC7CBE">
              <w:t xml:space="preserve"> </w:t>
            </w:r>
            <w:r w:rsidRPr="00AC7CBE">
              <w:rPr>
                <w:b/>
              </w:rPr>
              <w:t>(</w:t>
            </w:r>
            <w:r w:rsidRPr="00AC7CBE">
              <w:rPr>
                <w:b/>
                <w:color w:val="000000"/>
              </w:rPr>
              <w:t>hchiefsell3)</w:t>
            </w:r>
          </w:p>
        </w:tc>
        <w:tc>
          <w:tcPr>
            <w:tcW w:w="4320" w:type="dxa"/>
            <w:tcBorders>
              <w:top w:val="single" w:sz="4" w:space="0" w:color="000000"/>
              <w:bottom w:val="single" w:sz="4" w:space="0" w:color="000000"/>
              <w:right w:val="single" w:sz="18" w:space="0" w:color="000000"/>
            </w:tcBorders>
          </w:tcPr>
          <w:p w14:paraId="5FA8F0A1" w14:textId="77777777" w:rsidR="003660A7" w:rsidRPr="00AC7CBE" w:rsidRDefault="003660A7" w:rsidP="00AC7CBE">
            <w:pPr>
              <w:spacing w:after="0" w:line="240" w:lineRule="auto"/>
              <w:contextualSpacing/>
              <w:rPr>
                <w:rFonts w:cs="Times New Roman"/>
                <w:w w:val="105"/>
              </w:rPr>
            </w:pPr>
            <w:r w:rsidRPr="00AC7CBE">
              <w:rPr>
                <w:rFonts w:cs="Times New Roman"/>
                <w:w w:val="105"/>
              </w:rPr>
              <w:t>1=Impossible/would never happen</w:t>
            </w:r>
          </w:p>
          <w:p w14:paraId="6F2433C4" w14:textId="77777777" w:rsidR="003660A7" w:rsidRPr="00AC7CBE" w:rsidRDefault="003660A7" w:rsidP="00AC7CBE">
            <w:pPr>
              <w:spacing w:after="0" w:line="240" w:lineRule="auto"/>
              <w:contextualSpacing/>
              <w:rPr>
                <w:rFonts w:cs="Times New Roman"/>
                <w:w w:val="105"/>
              </w:rPr>
            </w:pPr>
            <w:r w:rsidRPr="00AC7CBE">
              <w:rPr>
                <w:rFonts w:cs="Times New Roman"/>
                <w:w w:val="105"/>
              </w:rPr>
              <w:t>2=Highly Unlikely</w:t>
            </w:r>
          </w:p>
          <w:p w14:paraId="5AE2D9E4"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3=Unlikely  </w:t>
            </w:r>
          </w:p>
          <w:p w14:paraId="4BCDEB0D" w14:textId="77777777" w:rsidR="003660A7" w:rsidRPr="00AC7CBE" w:rsidRDefault="003660A7" w:rsidP="00AC7CBE">
            <w:pPr>
              <w:spacing w:after="0" w:line="240" w:lineRule="auto"/>
              <w:contextualSpacing/>
              <w:rPr>
                <w:rFonts w:cs="Times New Roman"/>
                <w:w w:val="105"/>
              </w:rPr>
            </w:pPr>
            <w:r w:rsidRPr="00AC7CBE">
              <w:rPr>
                <w:rFonts w:cs="Times New Roman"/>
                <w:w w:val="105"/>
              </w:rPr>
              <w:t>4=Unsure/Don't know</w:t>
            </w:r>
          </w:p>
          <w:p w14:paraId="35BF28CA" w14:textId="77777777" w:rsidR="003660A7" w:rsidRPr="00AC7CBE" w:rsidRDefault="003660A7" w:rsidP="00AC7CBE">
            <w:pPr>
              <w:spacing w:after="0" w:line="240" w:lineRule="auto"/>
              <w:contextualSpacing/>
              <w:rPr>
                <w:rFonts w:cs="Times New Roman"/>
                <w:w w:val="105"/>
              </w:rPr>
            </w:pPr>
            <w:r w:rsidRPr="00AC7CBE">
              <w:rPr>
                <w:rFonts w:cs="Times New Roman"/>
                <w:w w:val="105"/>
              </w:rPr>
              <w:t>5=Likely</w:t>
            </w:r>
          </w:p>
          <w:p w14:paraId="018CA9C6"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6=Highly Likely </w:t>
            </w:r>
          </w:p>
          <w:p w14:paraId="0C59C2FC" w14:textId="77777777" w:rsidR="003660A7" w:rsidRPr="00AC7CBE" w:rsidRDefault="003660A7" w:rsidP="00AC7CBE">
            <w:pPr>
              <w:spacing w:after="0" w:line="240" w:lineRule="auto"/>
              <w:contextualSpacing/>
              <w:rPr>
                <w:rFonts w:cs="Times New Roman"/>
                <w:w w:val="105"/>
              </w:rPr>
            </w:pPr>
            <w:r w:rsidRPr="00AC7CBE">
              <w:rPr>
                <w:rFonts w:cs="Times New Roman"/>
                <w:w w:val="105"/>
              </w:rPr>
              <w:t xml:space="preserve">7=Happening right now </w:t>
            </w:r>
          </w:p>
          <w:p w14:paraId="6A99FDE9" w14:textId="77777777" w:rsidR="003660A7" w:rsidRPr="00AC7CBE" w:rsidRDefault="003660A7" w:rsidP="00AC7CBE">
            <w:pPr>
              <w:spacing w:after="0" w:line="240" w:lineRule="auto"/>
              <w:contextualSpacing/>
              <w:rPr>
                <w:rFonts w:cs="Times New Roman"/>
                <w:w w:val="105"/>
              </w:rPr>
            </w:pPr>
            <w:r w:rsidRPr="00AC7CBE">
              <w:rPr>
                <w:rFonts w:cs="Times New Roman"/>
                <w:w w:val="105"/>
              </w:rPr>
              <w:t>888=Don't know</w:t>
            </w:r>
          </w:p>
          <w:p w14:paraId="30AEBA1C" w14:textId="77777777" w:rsidR="003660A7" w:rsidRPr="00AC7CBE" w:rsidRDefault="003660A7" w:rsidP="00AC7CBE">
            <w:pPr>
              <w:spacing w:after="0" w:line="240" w:lineRule="auto"/>
              <w:contextualSpacing/>
              <w:rPr>
                <w:rFonts w:cs="Times New Roman"/>
                <w:w w:val="105"/>
              </w:rPr>
            </w:pPr>
            <w:r w:rsidRPr="00AC7CBE">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A2699E4" w14:textId="77777777" w:rsidR="003660A7" w:rsidRPr="00AC7CBE" w:rsidRDefault="003660A7"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0DDC188F" w14:textId="77777777" w:rsidR="003660A7" w:rsidRPr="00AC7CBE" w:rsidRDefault="003660A7" w:rsidP="00AC7CBE">
      <w:pPr>
        <w:spacing w:after="0" w:line="240" w:lineRule="auto"/>
        <w:contextualSpacing/>
        <w:rPr>
          <w:rFonts w:eastAsia="Times New Roman" w:cs="Times New Roman"/>
          <w:b/>
          <w:color w:val="000000"/>
        </w:rPr>
      </w:pPr>
    </w:p>
    <w:p w14:paraId="1B550667" w14:textId="77777777" w:rsidR="002A4E06" w:rsidRDefault="002A4E06" w:rsidP="00C70E1F">
      <w:pPr>
        <w:spacing w:after="0" w:line="240" w:lineRule="auto"/>
        <w:contextualSpacing/>
        <w:sectPr w:rsidR="002A4E06" w:rsidSect="00AC7CBE">
          <w:footerReference w:type="even" r:id="rId10"/>
          <w:footerReference w:type="default" r:id="rId11"/>
          <w:pgSz w:w="12240" w:h="15840"/>
          <w:pgMar w:top="1440" w:right="1080" w:bottom="1440" w:left="1080" w:header="720" w:footer="720" w:gutter="0"/>
          <w:cols w:space="720"/>
          <w:docGrid w:linePitch="360"/>
        </w:sectPr>
      </w:pPr>
    </w:p>
    <w:p w14:paraId="0634A876" w14:textId="55351370" w:rsidR="00F95C74" w:rsidRPr="00AC7CBE" w:rsidRDefault="00C70E1F" w:rsidP="00AC7CBE">
      <w:pPr>
        <w:autoSpaceDE w:val="0"/>
        <w:autoSpaceDN w:val="0"/>
        <w:adjustRightInd w:val="0"/>
        <w:spacing w:after="0" w:line="240" w:lineRule="auto"/>
        <w:contextualSpacing/>
        <w:rPr>
          <w:rFonts w:cs="TimesNewRomanPSMT"/>
          <w:b/>
        </w:rPr>
      </w:pPr>
      <w:r>
        <w:rPr>
          <w:rFonts w:cs="TimesNewRomanPSMT"/>
          <w:b/>
        </w:rPr>
        <w:t xml:space="preserve">E. </w:t>
      </w:r>
      <w:r w:rsidR="00F95C74" w:rsidRPr="00AC7CBE">
        <w:rPr>
          <w:rFonts w:cs="TimesNewRomanPSMT"/>
          <w:b/>
        </w:rPr>
        <w:t xml:space="preserve">FOREST ROSTER: </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2A4E06" w:rsidRPr="00815557" w14:paraId="33CD9481" w14:textId="77777777" w:rsidTr="002A4E06">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785A7C" w14:textId="77777777" w:rsidR="002A4E06" w:rsidRPr="00815557" w:rsidRDefault="002A4E06" w:rsidP="002A4E06">
            <w:pPr>
              <w:rPr>
                <w:w w:val="105"/>
              </w:rPr>
            </w:pPr>
          </w:p>
        </w:tc>
        <w:tc>
          <w:tcPr>
            <w:tcW w:w="7196" w:type="dxa"/>
            <w:tcBorders>
              <w:top w:val="single" w:sz="4" w:space="0" w:color="000000"/>
              <w:left w:val="single" w:sz="4" w:space="0" w:color="auto"/>
              <w:bottom w:val="single" w:sz="4" w:space="0" w:color="000000"/>
              <w:right w:val="single" w:sz="18" w:space="0" w:color="000000"/>
            </w:tcBorders>
          </w:tcPr>
          <w:p w14:paraId="7C342215" w14:textId="1C9BA695" w:rsidR="002A4E06" w:rsidRPr="00815557" w:rsidRDefault="002A4E06" w:rsidP="002A4E06">
            <w:pPr>
              <w:spacing w:after="0"/>
              <w:rPr>
                <w:w w:val="105"/>
              </w:rPr>
            </w:pPr>
            <w:r w:rsidRPr="00AC7CBE">
              <w:rPr>
                <w:rFonts w:cs="TimesNewRomanPSMT"/>
              </w:rPr>
              <w:t>How many forests does your village rely on for income and consumption?</w:t>
            </w:r>
          </w:p>
        </w:tc>
        <w:tc>
          <w:tcPr>
            <w:tcW w:w="2521" w:type="dxa"/>
            <w:tcBorders>
              <w:top w:val="single" w:sz="18" w:space="0" w:color="000000"/>
              <w:left w:val="single" w:sz="18" w:space="0" w:color="000000"/>
              <w:bottom w:val="single" w:sz="18" w:space="0" w:color="000000"/>
              <w:right w:val="single" w:sz="18" w:space="0" w:color="000000"/>
            </w:tcBorders>
          </w:tcPr>
          <w:p w14:paraId="770C7410" w14:textId="77777777" w:rsidR="002A4E06" w:rsidRPr="00815557" w:rsidRDefault="002A4E06" w:rsidP="002A4E06">
            <w:pPr>
              <w:spacing w:after="0"/>
              <w:rPr>
                <w:i/>
                <w:color w:val="A6A6A6" w:themeColor="background1" w:themeShade="A6"/>
              </w:rPr>
            </w:pPr>
            <w:r w:rsidRPr="00815557">
              <w:rPr>
                <w:i/>
                <w:color w:val="A6A6A6" w:themeColor="background1" w:themeShade="A6"/>
              </w:rPr>
              <w:t>(Integer)</w:t>
            </w:r>
          </w:p>
        </w:tc>
      </w:tr>
    </w:tbl>
    <w:p w14:paraId="7BB8AE14" w14:textId="4DFE840A" w:rsidR="00F95C74" w:rsidRDefault="00F95C74" w:rsidP="00AC7CBE">
      <w:pPr>
        <w:autoSpaceDE w:val="0"/>
        <w:autoSpaceDN w:val="0"/>
        <w:adjustRightInd w:val="0"/>
        <w:spacing w:after="0" w:line="240" w:lineRule="auto"/>
        <w:contextualSpacing/>
        <w:rPr>
          <w:rFonts w:cs="TimesNewRomanPSMT"/>
        </w:rPr>
      </w:pPr>
      <w:r w:rsidRPr="00AC7CBE">
        <w:rPr>
          <w:rFonts w:cs="TimesNewRomanPSMT"/>
        </w:rPr>
        <w:t>I would like to ask you about the condition and access to each of these</w:t>
      </w:r>
      <w:r w:rsidR="00471179">
        <w:rPr>
          <w:rFonts w:cs="TimesNewRomanPSMT"/>
        </w:rPr>
        <w:t xml:space="preserve">. </w:t>
      </w:r>
      <w:r w:rsidRPr="00AC7CBE">
        <w:rPr>
          <w:rFonts w:cs="TimesNewRomanPSMT"/>
        </w:rPr>
        <w:t>Let’s begin with the largest forest</w:t>
      </w:r>
      <w:r w:rsidR="00471179">
        <w:rPr>
          <w:rFonts w:cs="TimesNewRomanPSMT"/>
        </w:rPr>
        <w:t>.</w:t>
      </w:r>
    </w:p>
    <w:p w14:paraId="63716F91" w14:textId="77777777" w:rsidR="002A4E06" w:rsidRDefault="002A4E06" w:rsidP="00AC7CBE">
      <w:pPr>
        <w:autoSpaceDE w:val="0"/>
        <w:autoSpaceDN w:val="0"/>
        <w:adjustRightInd w:val="0"/>
        <w:spacing w:after="0" w:line="240" w:lineRule="auto"/>
        <w:contextualSpacing/>
        <w:rPr>
          <w:rFonts w:cs="TimesNewRomanPSMT"/>
        </w:rPr>
      </w:pPr>
    </w:p>
    <w:tbl>
      <w:tblPr>
        <w:tblStyle w:val="TableGrid1"/>
        <w:tblW w:w="13580" w:type="dxa"/>
        <w:jc w:val="center"/>
        <w:tblLayout w:type="fixed"/>
        <w:tblCellMar>
          <w:left w:w="29" w:type="dxa"/>
          <w:right w:w="29" w:type="dxa"/>
        </w:tblCellMar>
        <w:tblLook w:val="04A0" w:firstRow="1" w:lastRow="0" w:firstColumn="1" w:lastColumn="0" w:noHBand="0" w:noVBand="1"/>
      </w:tblPr>
      <w:tblGrid>
        <w:gridCol w:w="715"/>
        <w:gridCol w:w="720"/>
        <w:gridCol w:w="1080"/>
        <w:gridCol w:w="1080"/>
        <w:gridCol w:w="1440"/>
        <w:gridCol w:w="1440"/>
        <w:gridCol w:w="1800"/>
        <w:gridCol w:w="1080"/>
        <w:gridCol w:w="1080"/>
        <w:gridCol w:w="1080"/>
        <w:gridCol w:w="1141"/>
        <w:gridCol w:w="924"/>
      </w:tblGrid>
      <w:tr w:rsidR="00C70E1F" w:rsidRPr="0078672B" w14:paraId="7885B429" w14:textId="77777777" w:rsidTr="00C70E1F">
        <w:trPr>
          <w:trHeight w:val="20"/>
          <w:jc w:val="center"/>
        </w:trPr>
        <w:tc>
          <w:tcPr>
            <w:tcW w:w="715" w:type="dxa"/>
          </w:tcPr>
          <w:p w14:paraId="112D77B4" w14:textId="77777777" w:rsidR="00C70E1F" w:rsidRPr="00B34ABA" w:rsidRDefault="00C70E1F" w:rsidP="002A4E06">
            <w:pPr>
              <w:contextualSpacing/>
              <w:jc w:val="center"/>
              <w:rPr>
                <w:b/>
                <w:sz w:val="20"/>
                <w:szCs w:val="20"/>
              </w:rPr>
            </w:pPr>
          </w:p>
        </w:tc>
        <w:tc>
          <w:tcPr>
            <w:tcW w:w="720" w:type="dxa"/>
          </w:tcPr>
          <w:p w14:paraId="1855EF5D" w14:textId="3C5D831A" w:rsidR="00C70E1F" w:rsidRPr="0078672B" w:rsidRDefault="00C70E1F" w:rsidP="002A4E06">
            <w:pPr>
              <w:contextualSpacing/>
              <w:jc w:val="center"/>
              <w:rPr>
                <w:sz w:val="20"/>
                <w:szCs w:val="20"/>
              </w:rPr>
            </w:pPr>
            <w:r>
              <w:rPr>
                <w:sz w:val="20"/>
                <w:szCs w:val="20"/>
              </w:rPr>
              <w:t>E.1</w:t>
            </w:r>
          </w:p>
        </w:tc>
        <w:tc>
          <w:tcPr>
            <w:tcW w:w="1080" w:type="dxa"/>
          </w:tcPr>
          <w:p w14:paraId="33CC7464" w14:textId="6A7B602C"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E.2</w:t>
            </w:r>
          </w:p>
        </w:tc>
        <w:tc>
          <w:tcPr>
            <w:tcW w:w="1080" w:type="dxa"/>
          </w:tcPr>
          <w:p w14:paraId="4599DD3F" w14:textId="1A256F1F"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E.3</w:t>
            </w:r>
          </w:p>
        </w:tc>
        <w:tc>
          <w:tcPr>
            <w:tcW w:w="1440" w:type="dxa"/>
          </w:tcPr>
          <w:p w14:paraId="3AC98737" w14:textId="2924CAC2"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E.4</w:t>
            </w:r>
          </w:p>
        </w:tc>
        <w:tc>
          <w:tcPr>
            <w:tcW w:w="1440" w:type="dxa"/>
          </w:tcPr>
          <w:p w14:paraId="60550DD7" w14:textId="03834DCC" w:rsidR="00C70E1F" w:rsidRPr="0078672B"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E.5</w:t>
            </w:r>
          </w:p>
        </w:tc>
        <w:tc>
          <w:tcPr>
            <w:tcW w:w="1800" w:type="dxa"/>
          </w:tcPr>
          <w:p w14:paraId="3A00C82C" w14:textId="5F4C2C00" w:rsidR="00C70E1F" w:rsidRPr="0078672B" w:rsidRDefault="00C70E1F" w:rsidP="002A4E06">
            <w:pPr>
              <w:kinsoku w:val="0"/>
              <w:overflowPunct w:val="0"/>
              <w:autoSpaceDE w:val="0"/>
              <w:autoSpaceDN w:val="0"/>
              <w:adjustRightInd w:val="0"/>
              <w:contextualSpacing/>
              <w:jc w:val="center"/>
              <w:rPr>
                <w:rFonts w:cs="TimesNewRomanPSMT"/>
                <w:sz w:val="20"/>
                <w:szCs w:val="20"/>
              </w:rPr>
            </w:pPr>
            <w:r>
              <w:rPr>
                <w:rFonts w:cs="TimesNewRomanPSMT"/>
                <w:sz w:val="20"/>
                <w:szCs w:val="20"/>
              </w:rPr>
              <w:t>E.6</w:t>
            </w:r>
          </w:p>
        </w:tc>
        <w:tc>
          <w:tcPr>
            <w:tcW w:w="1080" w:type="dxa"/>
          </w:tcPr>
          <w:p w14:paraId="4B0C1C5F" w14:textId="0840F23E" w:rsidR="00C70E1F"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E.7</w:t>
            </w:r>
          </w:p>
        </w:tc>
        <w:tc>
          <w:tcPr>
            <w:tcW w:w="1080" w:type="dxa"/>
          </w:tcPr>
          <w:p w14:paraId="2AA940EE" w14:textId="3E99D9C3" w:rsidR="00C70E1F"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E.8</w:t>
            </w:r>
          </w:p>
        </w:tc>
        <w:tc>
          <w:tcPr>
            <w:tcW w:w="1080" w:type="dxa"/>
          </w:tcPr>
          <w:p w14:paraId="3A2CAAD3" w14:textId="2F43F23F" w:rsidR="00C70E1F" w:rsidRDefault="00C70E1F"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 xml:space="preserve">E.9 </w:t>
            </w:r>
          </w:p>
        </w:tc>
        <w:tc>
          <w:tcPr>
            <w:tcW w:w="1141" w:type="dxa"/>
          </w:tcPr>
          <w:p w14:paraId="5EA23B9D" w14:textId="5CB11DA5" w:rsidR="00C70E1F"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E.10</w:t>
            </w:r>
          </w:p>
        </w:tc>
        <w:tc>
          <w:tcPr>
            <w:tcW w:w="924" w:type="dxa"/>
          </w:tcPr>
          <w:p w14:paraId="10D5E382" w14:textId="11CB3D14" w:rsidR="00C70E1F"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E.11</w:t>
            </w:r>
          </w:p>
        </w:tc>
      </w:tr>
      <w:tr w:rsidR="0078672B" w:rsidRPr="0078672B" w14:paraId="4FE32C83" w14:textId="006136B4" w:rsidTr="00C70E1F">
        <w:trPr>
          <w:trHeight w:val="20"/>
          <w:jc w:val="center"/>
        </w:trPr>
        <w:tc>
          <w:tcPr>
            <w:tcW w:w="715" w:type="dxa"/>
          </w:tcPr>
          <w:p w14:paraId="0ADA480E" w14:textId="77777777" w:rsidR="0078672B" w:rsidRPr="00B34ABA" w:rsidRDefault="0078672B" w:rsidP="002A4E06">
            <w:pPr>
              <w:contextualSpacing/>
              <w:jc w:val="center"/>
              <w:rPr>
                <w:b/>
                <w:sz w:val="20"/>
                <w:szCs w:val="20"/>
              </w:rPr>
            </w:pPr>
            <w:r w:rsidRPr="00B34ABA">
              <w:rPr>
                <w:b/>
                <w:sz w:val="20"/>
                <w:szCs w:val="20"/>
              </w:rPr>
              <w:t>Forest</w:t>
            </w:r>
          </w:p>
        </w:tc>
        <w:tc>
          <w:tcPr>
            <w:tcW w:w="720" w:type="dxa"/>
          </w:tcPr>
          <w:p w14:paraId="75A92393" w14:textId="04389C8C" w:rsidR="0078672B" w:rsidRPr="0078672B" w:rsidRDefault="0078672B" w:rsidP="002A4E06">
            <w:pPr>
              <w:contextualSpacing/>
              <w:jc w:val="center"/>
              <w:rPr>
                <w:sz w:val="20"/>
                <w:szCs w:val="20"/>
              </w:rPr>
            </w:pPr>
            <w:r w:rsidRPr="0078672B">
              <w:rPr>
                <w:sz w:val="20"/>
                <w:szCs w:val="20"/>
              </w:rPr>
              <w:t>Forest name</w:t>
            </w:r>
          </w:p>
        </w:tc>
        <w:tc>
          <w:tcPr>
            <w:tcW w:w="1080" w:type="dxa"/>
          </w:tcPr>
          <w:p w14:paraId="29036807"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old is this forest?</w:t>
            </w:r>
          </w:p>
          <w:p w14:paraId="79B69346"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4AC0A6F5" w14:textId="02BAAFE2"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years</w:t>
            </w:r>
          </w:p>
        </w:tc>
        <w:tc>
          <w:tcPr>
            <w:tcW w:w="1080" w:type="dxa"/>
          </w:tcPr>
          <w:p w14:paraId="4EFA34B0"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size of this forest?</w:t>
            </w:r>
          </w:p>
          <w:p w14:paraId="6C3CE83A"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30F4FD38" w14:textId="2C296675"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hectares</w:t>
            </w:r>
          </w:p>
        </w:tc>
        <w:tc>
          <w:tcPr>
            <w:tcW w:w="1440" w:type="dxa"/>
          </w:tcPr>
          <w:p w14:paraId="23FA565D"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topography?</w:t>
            </w:r>
          </w:p>
          <w:p w14:paraId="77A5E663"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246BC8B8" w14:textId="2E53EAE0"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1=Steep</w:t>
            </w:r>
          </w:p>
          <w:p w14:paraId="59017375" w14:textId="6466516A"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2=Very hilly</w:t>
            </w:r>
          </w:p>
          <w:p w14:paraId="391BA23F" w14:textId="07DF72A0" w:rsidR="0078672B" w:rsidRP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3=Mostly flat with some hills</w:t>
            </w:r>
          </w:p>
          <w:p w14:paraId="58DF749F" w14:textId="6510E950"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4=Flat</w:t>
            </w:r>
          </w:p>
        </w:tc>
        <w:tc>
          <w:tcPr>
            <w:tcW w:w="1440" w:type="dxa"/>
          </w:tcPr>
          <w:p w14:paraId="54D38172" w14:textId="77777777" w:rsidR="0078672B" w:rsidRDefault="0078672B" w:rsidP="002A4E06">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What is the distance from the center of the village to the forest?</w:t>
            </w:r>
          </w:p>
          <w:p w14:paraId="328464C5" w14:textId="77777777" w:rsidR="0078672B" w:rsidRPr="0078672B" w:rsidRDefault="0078672B" w:rsidP="002A4E06">
            <w:pPr>
              <w:kinsoku w:val="0"/>
              <w:overflowPunct w:val="0"/>
              <w:autoSpaceDE w:val="0"/>
              <w:autoSpaceDN w:val="0"/>
              <w:adjustRightInd w:val="0"/>
              <w:contextualSpacing/>
              <w:jc w:val="center"/>
              <w:rPr>
                <w:rFonts w:cs="Times New Roman"/>
                <w:sz w:val="20"/>
                <w:szCs w:val="20"/>
              </w:rPr>
            </w:pPr>
          </w:p>
          <w:p w14:paraId="4AC58B36" w14:textId="670DFC27" w:rsidR="0078672B" w:rsidRPr="0078672B" w:rsidRDefault="0078672B" w:rsidP="002A4E06">
            <w:pPr>
              <w:kinsoku w:val="0"/>
              <w:overflowPunct w:val="0"/>
              <w:autoSpaceDE w:val="0"/>
              <w:autoSpaceDN w:val="0"/>
              <w:adjustRightInd w:val="0"/>
              <w:contextualSpacing/>
              <w:jc w:val="center"/>
              <w:rPr>
                <w:rFonts w:cs="Times New Roman"/>
                <w:i/>
                <w:sz w:val="20"/>
                <w:szCs w:val="20"/>
              </w:rPr>
            </w:pPr>
            <w:r w:rsidRPr="0078672B">
              <w:rPr>
                <w:rFonts w:cs="Times New Roman"/>
                <w:i/>
                <w:sz w:val="20"/>
                <w:szCs w:val="20"/>
              </w:rPr>
              <w:t>In kilometers</w:t>
            </w:r>
          </w:p>
        </w:tc>
        <w:tc>
          <w:tcPr>
            <w:tcW w:w="1800" w:type="dxa"/>
          </w:tcPr>
          <w:p w14:paraId="7FB4A4EF" w14:textId="57F33751" w:rsidR="0078672B" w:rsidRDefault="0078672B" w:rsidP="002A4E06">
            <w:pPr>
              <w:kinsoku w:val="0"/>
              <w:overflowPunct w:val="0"/>
              <w:autoSpaceDE w:val="0"/>
              <w:autoSpaceDN w:val="0"/>
              <w:adjustRightInd w:val="0"/>
              <w:contextualSpacing/>
              <w:jc w:val="center"/>
              <w:rPr>
                <w:rFonts w:cs="TimesNewRomanPSMT"/>
                <w:sz w:val="20"/>
                <w:szCs w:val="20"/>
              </w:rPr>
            </w:pPr>
            <w:r w:rsidRPr="0078672B">
              <w:rPr>
                <w:rFonts w:cs="TimesNewRomanPSMT"/>
                <w:sz w:val="20"/>
                <w:szCs w:val="20"/>
              </w:rPr>
              <w:t>Have</w:t>
            </w:r>
            <w:r>
              <w:rPr>
                <w:rFonts w:cs="TimesNewRomanPSMT"/>
                <w:sz w:val="20"/>
                <w:szCs w:val="20"/>
              </w:rPr>
              <w:t xml:space="preserve"> there been any reforestation or </w:t>
            </w:r>
            <w:r w:rsidRPr="0078672B">
              <w:rPr>
                <w:rFonts w:cs="TimesNewRomanPSMT"/>
                <w:sz w:val="20"/>
                <w:szCs w:val="20"/>
              </w:rPr>
              <w:t>improvement projects related to this forest?</w:t>
            </w:r>
          </w:p>
          <w:p w14:paraId="1C1A9656" w14:textId="77777777" w:rsidR="0078672B" w:rsidRPr="0078672B" w:rsidRDefault="0078672B" w:rsidP="002A4E06">
            <w:pPr>
              <w:kinsoku w:val="0"/>
              <w:overflowPunct w:val="0"/>
              <w:autoSpaceDE w:val="0"/>
              <w:autoSpaceDN w:val="0"/>
              <w:adjustRightInd w:val="0"/>
              <w:contextualSpacing/>
              <w:jc w:val="center"/>
              <w:rPr>
                <w:rFonts w:cs="TimesNewRomanPSMT"/>
                <w:sz w:val="20"/>
                <w:szCs w:val="20"/>
              </w:rPr>
            </w:pPr>
          </w:p>
          <w:p w14:paraId="3ABD6AE5" w14:textId="1C78302E"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0</w:t>
            </w:r>
            <w:r w:rsidR="0078672B" w:rsidRPr="0078672B">
              <w:rPr>
                <w:rFonts w:cs="Times New Roman"/>
                <w:sz w:val="20"/>
                <w:szCs w:val="20"/>
              </w:rPr>
              <w:t>=No</w:t>
            </w:r>
          </w:p>
          <w:p w14:paraId="0FBA9E33" w14:textId="42A9476A"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1</w:t>
            </w:r>
            <w:r w:rsidR="0078672B" w:rsidRPr="0078672B">
              <w:rPr>
                <w:rFonts w:cs="Times New Roman"/>
                <w:sz w:val="20"/>
                <w:szCs w:val="20"/>
              </w:rPr>
              <w:t xml:space="preserve">=Yes </w:t>
            </w:r>
          </w:p>
          <w:p w14:paraId="44717475" w14:textId="3E505575"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1080" w:type="dxa"/>
          </w:tcPr>
          <w:p w14:paraId="5BD1D39A" w14:textId="289E05C1" w:rsidR="0078672B" w:rsidRPr="0078672B" w:rsidRDefault="0078672B"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Who owns the forest?</w:t>
            </w:r>
          </w:p>
        </w:tc>
        <w:tc>
          <w:tcPr>
            <w:tcW w:w="1080" w:type="dxa"/>
          </w:tcPr>
          <w:p w14:paraId="388D8AF6" w14:textId="77777777" w:rsidR="0078672B" w:rsidRDefault="0078672B" w:rsidP="002A4E06">
            <w:pPr>
              <w:kinsoku w:val="0"/>
              <w:overflowPunct w:val="0"/>
              <w:autoSpaceDE w:val="0"/>
              <w:autoSpaceDN w:val="0"/>
              <w:adjustRightInd w:val="0"/>
              <w:contextualSpacing/>
              <w:jc w:val="center"/>
              <w:rPr>
                <w:ins w:id="14" w:author="Heather Huntington" w:date="2014-11-01T17:27:00Z"/>
                <w:rFonts w:cs="Times New Roman"/>
                <w:sz w:val="20"/>
                <w:szCs w:val="20"/>
              </w:rPr>
            </w:pPr>
            <w:r>
              <w:rPr>
                <w:rFonts w:cs="Times New Roman"/>
                <w:sz w:val="20"/>
                <w:szCs w:val="20"/>
              </w:rPr>
              <w:t>What is the designation of the forest?</w:t>
            </w:r>
          </w:p>
          <w:p w14:paraId="2918E280" w14:textId="77777777" w:rsidR="00901471" w:rsidRDefault="00901471" w:rsidP="002A4E06">
            <w:pPr>
              <w:kinsoku w:val="0"/>
              <w:overflowPunct w:val="0"/>
              <w:autoSpaceDE w:val="0"/>
              <w:autoSpaceDN w:val="0"/>
              <w:adjustRightInd w:val="0"/>
              <w:contextualSpacing/>
              <w:jc w:val="center"/>
              <w:rPr>
                <w:ins w:id="15" w:author="Heather Huntington" w:date="2014-11-01T17:27:00Z"/>
                <w:rFonts w:cs="Times New Roman"/>
                <w:sz w:val="20"/>
                <w:szCs w:val="20"/>
              </w:rPr>
            </w:pPr>
            <w:ins w:id="16" w:author="Heather Huntington" w:date="2014-11-01T17:27:00Z">
              <w:r>
                <w:rPr>
                  <w:rFonts w:cs="Times New Roman"/>
                  <w:sz w:val="20"/>
                  <w:szCs w:val="20"/>
                </w:rPr>
                <w:t>1-National Park</w:t>
              </w:r>
            </w:ins>
          </w:p>
          <w:p w14:paraId="745982ED" w14:textId="77777777" w:rsidR="00901471" w:rsidRDefault="00901471" w:rsidP="002A4E06">
            <w:pPr>
              <w:kinsoku w:val="0"/>
              <w:overflowPunct w:val="0"/>
              <w:autoSpaceDE w:val="0"/>
              <w:autoSpaceDN w:val="0"/>
              <w:adjustRightInd w:val="0"/>
              <w:contextualSpacing/>
              <w:jc w:val="center"/>
              <w:rPr>
                <w:ins w:id="17" w:author="Heather Huntington" w:date="2014-11-01T17:27:00Z"/>
                <w:rFonts w:cs="Times New Roman"/>
                <w:sz w:val="20"/>
                <w:szCs w:val="20"/>
              </w:rPr>
            </w:pPr>
            <w:ins w:id="18" w:author="Heather Huntington" w:date="2014-11-01T17:27:00Z">
              <w:r>
                <w:rPr>
                  <w:rFonts w:cs="Times New Roman"/>
                  <w:sz w:val="20"/>
                  <w:szCs w:val="20"/>
                </w:rPr>
                <w:t>2-Forest Reserve</w:t>
              </w:r>
            </w:ins>
          </w:p>
          <w:p w14:paraId="1C0A47BA" w14:textId="77777777" w:rsidR="00901471" w:rsidRDefault="00901471" w:rsidP="002A4E06">
            <w:pPr>
              <w:kinsoku w:val="0"/>
              <w:overflowPunct w:val="0"/>
              <w:autoSpaceDE w:val="0"/>
              <w:autoSpaceDN w:val="0"/>
              <w:adjustRightInd w:val="0"/>
              <w:contextualSpacing/>
              <w:jc w:val="center"/>
              <w:rPr>
                <w:ins w:id="19" w:author="Heather Huntington" w:date="2014-11-01T17:27:00Z"/>
                <w:rFonts w:cs="Times New Roman"/>
                <w:sz w:val="20"/>
                <w:szCs w:val="20"/>
              </w:rPr>
            </w:pPr>
            <w:ins w:id="20" w:author="Heather Huntington" w:date="2014-11-01T17:27:00Z">
              <w:r>
                <w:rPr>
                  <w:rFonts w:cs="Times New Roman"/>
                  <w:sz w:val="20"/>
                  <w:szCs w:val="20"/>
                </w:rPr>
                <w:t>3-GMA</w:t>
              </w:r>
            </w:ins>
          </w:p>
          <w:p w14:paraId="1BAFA98B" w14:textId="12516194" w:rsidR="00901471" w:rsidRPr="0078672B" w:rsidRDefault="00901471" w:rsidP="002A4E06">
            <w:pPr>
              <w:kinsoku w:val="0"/>
              <w:overflowPunct w:val="0"/>
              <w:autoSpaceDE w:val="0"/>
              <w:autoSpaceDN w:val="0"/>
              <w:adjustRightInd w:val="0"/>
              <w:contextualSpacing/>
              <w:jc w:val="center"/>
              <w:rPr>
                <w:rFonts w:cs="Times New Roman"/>
                <w:sz w:val="20"/>
                <w:szCs w:val="20"/>
              </w:rPr>
            </w:pPr>
            <w:ins w:id="21" w:author="Heather Huntington" w:date="2014-11-01T17:27:00Z">
              <w:r>
                <w:rPr>
                  <w:rFonts w:cs="Times New Roman"/>
                  <w:sz w:val="20"/>
                  <w:szCs w:val="20"/>
                </w:rPr>
                <w:t>4-non-GMA customary</w:t>
              </w:r>
            </w:ins>
          </w:p>
        </w:tc>
        <w:tc>
          <w:tcPr>
            <w:tcW w:w="1080" w:type="dxa"/>
          </w:tcPr>
          <w:p w14:paraId="6FF4F37D" w14:textId="72652295" w:rsidR="0078672B" w:rsidRPr="0078672B" w:rsidRDefault="0078672B" w:rsidP="002A4E06">
            <w:pPr>
              <w:kinsoku w:val="0"/>
              <w:overflowPunct w:val="0"/>
              <w:autoSpaceDE w:val="0"/>
              <w:autoSpaceDN w:val="0"/>
              <w:adjustRightInd w:val="0"/>
              <w:contextualSpacing/>
              <w:jc w:val="center"/>
              <w:rPr>
                <w:rFonts w:cs="Times New Roman"/>
                <w:sz w:val="20"/>
                <w:szCs w:val="20"/>
              </w:rPr>
            </w:pPr>
            <w:r>
              <w:rPr>
                <w:rFonts w:cs="Times New Roman"/>
                <w:sz w:val="20"/>
                <w:szCs w:val="20"/>
              </w:rPr>
              <w:t>Who manages the forest?</w:t>
            </w:r>
          </w:p>
        </w:tc>
        <w:tc>
          <w:tcPr>
            <w:tcW w:w="1141" w:type="dxa"/>
          </w:tcPr>
          <w:p w14:paraId="613F87FD" w14:textId="0696D011"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Does the legal owner of this forest also hold the rights to harvest all of the forest products form this forest?</w:t>
            </w:r>
          </w:p>
          <w:p w14:paraId="430620A2"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3CBA29E0" w14:textId="5C287548"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0</w:t>
            </w:r>
            <w:r w:rsidR="0078672B" w:rsidRPr="0078672B">
              <w:rPr>
                <w:rFonts w:cs="Times New Roman"/>
                <w:sz w:val="20"/>
                <w:szCs w:val="20"/>
              </w:rPr>
              <w:t>=No</w:t>
            </w:r>
          </w:p>
          <w:p w14:paraId="4CE5542F" w14:textId="7C1725AC"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1</w:t>
            </w:r>
            <w:r w:rsidR="0078672B" w:rsidRPr="0078672B">
              <w:rPr>
                <w:rFonts w:cs="Times New Roman"/>
                <w:sz w:val="20"/>
                <w:szCs w:val="20"/>
              </w:rPr>
              <w:t xml:space="preserve">=Yes </w:t>
            </w:r>
          </w:p>
          <w:p w14:paraId="4B106AEF" w14:textId="1F0D3EF5"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c>
          <w:tcPr>
            <w:tcW w:w="924" w:type="dxa"/>
          </w:tcPr>
          <w:p w14:paraId="5D50F21D" w14:textId="73B3FB54"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Does the legal owner of this forest also hold the rights to sell all or part of the land to other individuals or groups?</w:t>
            </w:r>
          </w:p>
          <w:p w14:paraId="5D1EB3F4" w14:textId="77777777" w:rsidR="0078672B" w:rsidRDefault="0078672B" w:rsidP="00C70E1F">
            <w:pPr>
              <w:kinsoku w:val="0"/>
              <w:overflowPunct w:val="0"/>
              <w:autoSpaceDE w:val="0"/>
              <w:autoSpaceDN w:val="0"/>
              <w:adjustRightInd w:val="0"/>
              <w:ind w:left="-331"/>
              <w:contextualSpacing/>
              <w:jc w:val="center"/>
              <w:rPr>
                <w:rFonts w:cs="Times New Roman"/>
                <w:sz w:val="20"/>
                <w:szCs w:val="20"/>
              </w:rPr>
            </w:pPr>
          </w:p>
          <w:p w14:paraId="5D745F6B" w14:textId="3145DC9C"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0</w:t>
            </w:r>
            <w:r w:rsidR="0078672B" w:rsidRPr="0078672B">
              <w:rPr>
                <w:rFonts w:cs="Times New Roman"/>
                <w:sz w:val="20"/>
                <w:szCs w:val="20"/>
              </w:rPr>
              <w:t>=No</w:t>
            </w:r>
          </w:p>
          <w:p w14:paraId="547D8328" w14:textId="3ACD1392" w:rsidR="0078672B" w:rsidRPr="0078672B" w:rsidRDefault="00C70E1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1</w:t>
            </w:r>
            <w:r w:rsidR="0078672B" w:rsidRPr="0078672B">
              <w:rPr>
                <w:rFonts w:cs="Times New Roman"/>
                <w:sz w:val="20"/>
                <w:szCs w:val="20"/>
              </w:rPr>
              <w:t xml:space="preserve">=Yes </w:t>
            </w:r>
          </w:p>
          <w:p w14:paraId="2C7C41E0" w14:textId="6F251760" w:rsidR="0078672B" w:rsidRPr="0078672B" w:rsidRDefault="0078672B" w:rsidP="0078672B">
            <w:pPr>
              <w:kinsoku w:val="0"/>
              <w:overflowPunct w:val="0"/>
              <w:autoSpaceDE w:val="0"/>
              <w:autoSpaceDN w:val="0"/>
              <w:adjustRightInd w:val="0"/>
              <w:contextualSpacing/>
              <w:jc w:val="center"/>
              <w:rPr>
                <w:rFonts w:cs="Times New Roman"/>
                <w:sz w:val="20"/>
                <w:szCs w:val="20"/>
              </w:rPr>
            </w:pPr>
          </w:p>
        </w:tc>
      </w:tr>
      <w:tr w:rsidR="0078672B" w:rsidRPr="0078672B" w14:paraId="0C113DE4" w14:textId="35F807D7" w:rsidTr="00C70E1F">
        <w:trPr>
          <w:trHeight w:val="20"/>
          <w:jc w:val="center"/>
        </w:trPr>
        <w:tc>
          <w:tcPr>
            <w:tcW w:w="715" w:type="dxa"/>
          </w:tcPr>
          <w:p w14:paraId="4F759727" w14:textId="516E5F78" w:rsidR="0078672B" w:rsidRPr="00B34ABA"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720" w:type="dxa"/>
          </w:tcPr>
          <w:p w14:paraId="6D348164" w14:textId="45E9B1EB" w:rsidR="0078672B" w:rsidRPr="0078672B" w:rsidRDefault="0078672B" w:rsidP="002A4E06">
            <w:pPr>
              <w:kinsoku w:val="0"/>
              <w:overflowPunct w:val="0"/>
              <w:autoSpaceDE w:val="0"/>
              <w:autoSpaceDN w:val="0"/>
              <w:adjustRightInd w:val="0"/>
              <w:ind w:right="54"/>
              <w:contextualSpacing/>
              <w:jc w:val="center"/>
              <w:rPr>
                <w:rFonts w:cs="Times New Roman"/>
                <w:b/>
                <w:bCs/>
                <w:spacing w:val="1"/>
                <w:w w:val="105"/>
                <w:sz w:val="20"/>
                <w:szCs w:val="20"/>
              </w:rPr>
            </w:pPr>
          </w:p>
        </w:tc>
        <w:tc>
          <w:tcPr>
            <w:tcW w:w="1080" w:type="dxa"/>
          </w:tcPr>
          <w:p w14:paraId="154DC590" w14:textId="25B971F1"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A60D279"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37711924"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4E0B37C1"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2005FCF"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63A0ECDE" w14:textId="4F8D7CFA"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FABEC66" w14:textId="5F5D207C"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33306083"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1141" w:type="dxa"/>
          </w:tcPr>
          <w:p w14:paraId="7198C02C" w14:textId="232DE82A"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c>
          <w:tcPr>
            <w:tcW w:w="924" w:type="dxa"/>
          </w:tcPr>
          <w:p w14:paraId="0751A6B0" w14:textId="77777777" w:rsidR="0078672B" w:rsidRPr="0078672B" w:rsidRDefault="0078672B" w:rsidP="002A4E06">
            <w:pPr>
              <w:kinsoku w:val="0"/>
              <w:overflowPunct w:val="0"/>
              <w:autoSpaceDE w:val="0"/>
              <w:autoSpaceDN w:val="0"/>
              <w:adjustRightInd w:val="0"/>
              <w:contextualSpacing/>
              <w:jc w:val="center"/>
              <w:rPr>
                <w:rFonts w:cs="Times New Roman"/>
                <w:b/>
                <w:bCs/>
                <w:spacing w:val="1"/>
                <w:w w:val="105"/>
                <w:sz w:val="20"/>
                <w:szCs w:val="20"/>
              </w:rPr>
            </w:pPr>
          </w:p>
        </w:tc>
      </w:tr>
      <w:tr w:rsidR="0078672B" w:rsidRPr="0078672B" w14:paraId="580126D5" w14:textId="627470C6" w:rsidTr="00C70E1F">
        <w:trPr>
          <w:trHeight w:val="20"/>
          <w:jc w:val="center"/>
        </w:trPr>
        <w:tc>
          <w:tcPr>
            <w:tcW w:w="715" w:type="dxa"/>
          </w:tcPr>
          <w:p w14:paraId="0C800882" w14:textId="77777777" w:rsidR="0078672B" w:rsidRPr="00B34ABA" w:rsidRDefault="0078672B" w:rsidP="002A4E06">
            <w:pPr>
              <w:contextualSpacing/>
              <w:jc w:val="center"/>
              <w:rPr>
                <w:b/>
                <w:sz w:val="20"/>
                <w:szCs w:val="20"/>
              </w:rPr>
            </w:pPr>
            <w:r w:rsidRPr="00B34ABA">
              <w:rPr>
                <w:b/>
                <w:sz w:val="20"/>
                <w:szCs w:val="20"/>
              </w:rPr>
              <w:t>1</w:t>
            </w:r>
          </w:p>
        </w:tc>
        <w:tc>
          <w:tcPr>
            <w:tcW w:w="720" w:type="dxa"/>
          </w:tcPr>
          <w:p w14:paraId="26D30AF1" w14:textId="77777777" w:rsidR="0078672B" w:rsidRPr="0078672B" w:rsidRDefault="0078672B" w:rsidP="002A4E06">
            <w:pPr>
              <w:contextualSpacing/>
              <w:jc w:val="center"/>
              <w:rPr>
                <w:sz w:val="20"/>
                <w:szCs w:val="20"/>
              </w:rPr>
            </w:pPr>
          </w:p>
        </w:tc>
        <w:tc>
          <w:tcPr>
            <w:tcW w:w="1080" w:type="dxa"/>
          </w:tcPr>
          <w:p w14:paraId="0F180135" w14:textId="77777777" w:rsidR="0078672B" w:rsidRPr="0078672B" w:rsidRDefault="0078672B" w:rsidP="002A4E06">
            <w:pPr>
              <w:contextualSpacing/>
              <w:jc w:val="center"/>
              <w:rPr>
                <w:sz w:val="20"/>
                <w:szCs w:val="20"/>
              </w:rPr>
            </w:pPr>
          </w:p>
        </w:tc>
        <w:tc>
          <w:tcPr>
            <w:tcW w:w="1080" w:type="dxa"/>
          </w:tcPr>
          <w:p w14:paraId="793708E5" w14:textId="77777777" w:rsidR="0078672B" w:rsidRPr="0078672B" w:rsidRDefault="0078672B" w:rsidP="002A4E06">
            <w:pPr>
              <w:contextualSpacing/>
              <w:jc w:val="center"/>
              <w:rPr>
                <w:sz w:val="20"/>
                <w:szCs w:val="20"/>
              </w:rPr>
            </w:pPr>
          </w:p>
        </w:tc>
        <w:tc>
          <w:tcPr>
            <w:tcW w:w="1440" w:type="dxa"/>
          </w:tcPr>
          <w:p w14:paraId="53465B8D" w14:textId="77777777" w:rsidR="0078672B" w:rsidRPr="0078672B" w:rsidRDefault="0078672B" w:rsidP="002A4E06">
            <w:pPr>
              <w:contextualSpacing/>
              <w:jc w:val="center"/>
              <w:rPr>
                <w:sz w:val="20"/>
                <w:szCs w:val="20"/>
              </w:rPr>
            </w:pPr>
          </w:p>
        </w:tc>
        <w:tc>
          <w:tcPr>
            <w:tcW w:w="1440" w:type="dxa"/>
          </w:tcPr>
          <w:p w14:paraId="458EF098" w14:textId="77777777" w:rsidR="0078672B" w:rsidRPr="0078672B" w:rsidRDefault="0078672B" w:rsidP="002A4E06">
            <w:pPr>
              <w:contextualSpacing/>
              <w:jc w:val="center"/>
              <w:rPr>
                <w:sz w:val="20"/>
                <w:szCs w:val="20"/>
              </w:rPr>
            </w:pPr>
          </w:p>
        </w:tc>
        <w:tc>
          <w:tcPr>
            <w:tcW w:w="1800" w:type="dxa"/>
          </w:tcPr>
          <w:p w14:paraId="332A71FA" w14:textId="77777777" w:rsidR="0078672B" w:rsidRPr="0078672B" w:rsidRDefault="0078672B" w:rsidP="002A4E06">
            <w:pPr>
              <w:contextualSpacing/>
              <w:jc w:val="center"/>
              <w:rPr>
                <w:sz w:val="20"/>
                <w:szCs w:val="20"/>
              </w:rPr>
            </w:pPr>
          </w:p>
        </w:tc>
        <w:tc>
          <w:tcPr>
            <w:tcW w:w="1080" w:type="dxa"/>
          </w:tcPr>
          <w:p w14:paraId="26F31177" w14:textId="63684BA2" w:rsidR="0078672B" w:rsidRPr="0078672B" w:rsidRDefault="0078672B" w:rsidP="002A4E06">
            <w:pPr>
              <w:contextualSpacing/>
              <w:jc w:val="center"/>
              <w:rPr>
                <w:sz w:val="20"/>
                <w:szCs w:val="20"/>
              </w:rPr>
            </w:pPr>
          </w:p>
        </w:tc>
        <w:tc>
          <w:tcPr>
            <w:tcW w:w="1080" w:type="dxa"/>
          </w:tcPr>
          <w:p w14:paraId="55F1D972" w14:textId="77777777" w:rsidR="0078672B" w:rsidRPr="0078672B" w:rsidRDefault="0078672B" w:rsidP="002A4E06">
            <w:pPr>
              <w:contextualSpacing/>
              <w:jc w:val="center"/>
              <w:rPr>
                <w:sz w:val="20"/>
                <w:szCs w:val="20"/>
              </w:rPr>
            </w:pPr>
          </w:p>
        </w:tc>
        <w:tc>
          <w:tcPr>
            <w:tcW w:w="1080" w:type="dxa"/>
          </w:tcPr>
          <w:p w14:paraId="4BD72CDF" w14:textId="77777777" w:rsidR="0078672B" w:rsidRPr="0078672B" w:rsidRDefault="0078672B" w:rsidP="002A4E06">
            <w:pPr>
              <w:contextualSpacing/>
              <w:jc w:val="center"/>
              <w:rPr>
                <w:sz w:val="20"/>
                <w:szCs w:val="20"/>
              </w:rPr>
            </w:pPr>
          </w:p>
        </w:tc>
        <w:tc>
          <w:tcPr>
            <w:tcW w:w="1141" w:type="dxa"/>
          </w:tcPr>
          <w:p w14:paraId="3A2FD4BD" w14:textId="61F33F7B" w:rsidR="0078672B" w:rsidRPr="0078672B" w:rsidRDefault="0078672B" w:rsidP="002A4E06">
            <w:pPr>
              <w:contextualSpacing/>
              <w:jc w:val="center"/>
              <w:rPr>
                <w:sz w:val="20"/>
                <w:szCs w:val="20"/>
              </w:rPr>
            </w:pPr>
          </w:p>
        </w:tc>
        <w:tc>
          <w:tcPr>
            <w:tcW w:w="924" w:type="dxa"/>
          </w:tcPr>
          <w:p w14:paraId="281736AB" w14:textId="77777777" w:rsidR="0078672B" w:rsidRPr="0078672B" w:rsidRDefault="0078672B" w:rsidP="002A4E06">
            <w:pPr>
              <w:contextualSpacing/>
              <w:jc w:val="center"/>
              <w:rPr>
                <w:sz w:val="20"/>
                <w:szCs w:val="20"/>
              </w:rPr>
            </w:pPr>
          </w:p>
        </w:tc>
      </w:tr>
      <w:tr w:rsidR="0078672B" w:rsidRPr="0078672B" w14:paraId="046E4EAA" w14:textId="1D9916B0" w:rsidTr="00C70E1F">
        <w:trPr>
          <w:trHeight w:val="20"/>
          <w:jc w:val="center"/>
        </w:trPr>
        <w:tc>
          <w:tcPr>
            <w:tcW w:w="715" w:type="dxa"/>
          </w:tcPr>
          <w:p w14:paraId="3F3BA0DB" w14:textId="77777777" w:rsidR="0078672B" w:rsidRPr="00B34ABA" w:rsidRDefault="0078672B" w:rsidP="002A4E06">
            <w:pPr>
              <w:contextualSpacing/>
              <w:jc w:val="center"/>
              <w:rPr>
                <w:b/>
                <w:sz w:val="20"/>
                <w:szCs w:val="20"/>
              </w:rPr>
            </w:pPr>
            <w:r w:rsidRPr="00B34ABA">
              <w:rPr>
                <w:b/>
                <w:sz w:val="20"/>
                <w:szCs w:val="20"/>
              </w:rPr>
              <w:t>2</w:t>
            </w:r>
          </w:p>
        </w:tc>
        <w:tc>
          <w:tcPr>
            <w:tcW w:w="720" w:type="dxa"/>
          </w:tcPr>
          <w:p w14:paraId="6D96C57A" w14:textId="77777777" w:rsidR="0078672B" w:rsidRPr="0078672B" w:rsidRDefault="0078672B" w:rsidP="002A4E06">
            <w:pPr>
              <w:contextualSpacing/>
              <w:jc w:val="center"/>
              <w:rPr>
                <w:sz w:val="20"/>
                <w:szCs w:val="20"/>
              </w:rPr>
            </w:pPr>
          </w:p>
        </w:tc>
        <w:tc>
          <w:tcPr>
            <w:tcW w:w="1080" w:type="dxa"/>
          </w:tcPr>
          <w:p w14:paraId="606C94C5" w14:textId="77777777" w:rsidR="0078672B" w:rsidRPr="0078672B" w:rsidRDefault="0078672B" w:rsidP="002A4E06">
            <w:pPr>
              <w:contextualSpacing/>
              <w:jc w:val="center"/>
              <w:rPr>
                <w:sz w:val="20"/>
                <w:szCs w:val="20"/>
              </w:rPr>
            </w:pPr>
          </w:p>
        </w:tc>
        <w:tc>
          <w:tcPr>
            <w:tcW w:w="1080" w:type="dxa"/>
          </w:tcPr>
          <w:p w14:paraId="480AB705" w14:textId="77777777" w:rsidR="0078672B" w:rsidRPr="0078672B" w:rsidRDefault="0078672B" w:rsidP="002A4E06">
            <w:pPr>
              <w:contextualSpacing/>
              <w:jc w:val="center"/>
              <w:rPr>
                <w:sz w:val="20"/>
                <w:szCs w:val="20"/>
              </w:rPr>
            </w:pPr>
          </w:p>
        </w:tc>
        <w:tc>
          <w:tcPr>
            <w:tcW w:w="1440" w:type="dxa"/>
          </w:tcPr>
          <w:p w14:paraId="3D3D9525" w14:textId="77777777" w:rsidR="0078672B" w:rsidRPr="0078672B" w:rsidRDefault="0078672B" w:rsidP="002A4E06">
            <w:pPr>
              <w:contextualSpacing/>
              <w:jc w:val="center"/>
              <w:rPr>
                <w:sz w:val="20"/>
                <w:szCs w:val="20"/>
              </w:rPr>
            </w:pPr>
          </w:p>
        </w:tc>
        <w:tc>
          <w:tcPr>
            <w:tcW w:w="1440" w:type="dxa"/>
          </w:tcPr>
          <w:p w14:paraId="76E08C24" w14:textId="77777777" w:rsidR="0078672B" w:rsidRPr="0078672B" w:rsidRDefault="0078672B" w:rsidP="002A4E06">
            <w:pPr>
              <w:contextualSpacing/>
              <w:jc w:val="center"/>
              <w:rPr>
                <w:sz w:val="20"/>
                <w:szCs w:val="20"/>
              </w:rPr>
            </w:pPr>
          </w:p>
        </w:tc>
        <w:tc>
          <w:tcPr>
            <w:tcW w:w="1800" w:type="dxa"/>
          </w:tcPr>
          <w:p w14:paraId="435DC177" w14:textId="77777777" w:rsidR="0078672B" w:rsidRPr="0078672B" w:rsidRDefault="0078672B" w:rsidP="002A4E06">
            <w:pPr>
              <w:contextualSpacing/>
              <w:jc w:val="center"/>
              <w:rPr>
                <w:sz w:val="20"/>
                <w:szCs w:val="20"/>
              </w:rPr>
            </w:pPr>
          </w:p>
        </w:tc>
        <w:tc>
          <w:tcPr>
            <w:tcW w:w="1080" w:type="dxa"/>
          </w:tcPr>
          <w:p w14:paraId="40942428" w14:textId="7E63526B" w:rsidR="0078672B" w:rsidRPr="0078672B" w:rsidRDefault="0078672B" w:rsidP="002A4E06">
            <w:pPr>
              <w:contextualSpacing/>
              <w:jc w:val="center"/>
              <w:rPr>
                <w:sz w:val="20"/>
                <w:szCs w:val="20"/>
              </w:rPr>
            </w:pPr>
          </w:p>
        </w:tc>
        <w:tc>
          <w:tcPr>
            <w:tcW w:w="1080" w:type="dxa"/>
          </w:tcPr>
          <w:p w14:paraId="0E3BDD2A" w14:textId="77777777" w:rsidR="0078672B" w:rsidRPr="0078672B" w:rsidRDefault="0078672B" w:rsidP="002A4E06">
            <w:pPr>
              <w:contextualSpacing/>
              <w:jc w:val="center"/>
              <w:rPr>
                <w:sz w:val="20"/>
                <w:szCs w:val="20"/>
              </w:rPr>
            </w:pPr>
          </w:p>
        </w:tc>
        <w:tc>
          <w:tcPr>
            <w:tcW w:w="1080" w:type="dxa"/>
          </w:tcPr>
          <w:p w14:paraId="14D5191F" w14:textId="77777777" w:rsidR="0078672B" w:rsidRPr="0078672B" w:rsidRDefault="0078672B" w:rsidP="002A4E06">
            <w:pPr>
              <w:contextualSpacing/>
              <w:jc w:val="center"/>
              <w:rPr>
                <w:sz w:val="20"/>
                <w:szCs w:val="20"/>
              </w:rPr>
            </w:pPr>
          </w:p>
        </w:tc>
        <w:tc>
          <w:tcPr>
            <w:tcW w:w="1141" w:type="dxa"/>
          </w:tcPr>
          <w:p w14:paraId="29A04470" w14:textId="18E14307" w:rsidR="0078672B" w:rsidRPr="0078672B" w:rsidRDefault="0078672B" w:rsidP="002A4E06">
            <w:pPr>
              <w:contextualSpacing/>
              <w:jc w:val="center"/>
              <w:rPr>
                <w:sz w:val="20"/>
                <w:szCs w:val="20"/>
              </w:rPr>
            </w:pPr>
          </w:p>
        </w:tc>
        <w:tc>
          <w:tcPr>
            <w:tcW w:w="924" w:type="dxa"/>
          </w:tcPr>
          <w:p w14:paraId="15082C3E" w14:textId="77777777" w:rsidR="0078672B" w:rsidRPr="0078672B" w:rsidRDefault="0078672B" w:rsidP="002A4E06">
            <w:pPr>
              <w:contextualSpacing/>
              <w:jc w:val="center"/>
              <w:rPr>
                <w:sz w:val="20"/>
                <w:szCs w:val="20"/>
              </w:rPr>
            </w:pPr>
          </w:p>
        </w:tc>
      </w:tr>
      <w:tr w:rsidR="0078672B" w:rsidRPr="0078672B" w14:paraId="4197CFDC" w14:textId="7595F2E1" w:rsidTr="00C70E1F">
        <w:trPr>
          <w:trHeight w:val="20"/>
          <w:jc w:val="center"/>
        </w:trPr>
        <w:tc>
          <w:tcPr>
            <w:tcW w:w="715" w:type="dxa"/>
          </w:tcPr>
          <w:p w14:paraId="16CC784C" w14:textId="77777777" w:rsidR="0078672B" w:rsidRPr="00B34ABA" w:rsidRDefault="0078672B" w:rsidP="002A4E06">
            <w:pPr>
              <w:contextualSpacing/>
              <w:jc w:val="center"/>
              <w:rPr>
                <w:b/>
                <w:sz w:val="20"/>
                <w:szCs w:val="20"/>
              </w:rPr>
            </w:pPr>
            <w:r w:rsidRPr="00B34ABA">
              <w:rPr>
                <w:b/>
                <w:sz w:val="20"/>
                <w:szCs w:val="20"/>
              </w:rPr>
              <w:t>3</w:t>
            </w:r>
          </w:p>
        </w:tc>
        <w:tc>
          <w:tcPr>
            <w:tcW w:w="720" w:type="dxa"/>
          </w:tcPr>
          <w:p w14:paraId="3D2FB95A" w14:textId="77777777" w:rsidR="0078672B" w:rsidRPr="0078672B" w:rsidRDefault="0078672B" w:rsidP="002A4E06">
            <w:pPr>
              <w:contextualSpacing/>
              <w:jc w:val="center"/>
              <w:rPr>
                <w:sz w:val="20"/>
                <w:szCs w:val="20"/>
              </w:rPr>
            </w:pPr>
          </w:p>
        </w:tc>
        <w:tc>
          <w:tcPr>
            <w:tcW w:w="1080" w:type="dxa"/>
          </w:tcPr>
          <w:p w14:paraId="394FD656" w14:textId="77777777" w:rsidR="0078672B" w:rsidRPr="0078672B" w:rsidRDefault="0078672B" w:rsidP="002A4E06">
            <w:pPr>
              <w:contextualSpacing/>
              <w:jc w:val="center"/>
              <w:rPr>
                <w:sz w:val="20"/>
                <w:szCs w:val="20"/>
              </w:rPr>
            </w:pPr>
          </w:p>
        </w:tc>
        <w:tc>
          <w:tcPr>
            <w:tcW w:w="1080" w:type="dxa"/>
          </w:tcPr>
          <w:p w14:paraId="7642E359" w14:textId="77777777" w:rsidR="0078672B" w:rsidRPr="0078672B" w:rsidRDefault="0078672B" w:rsidP="002A4E06">
            <w:pPr>
              <w:contextualSpacing/>
              <w:jc w:val="center"/>
              <w:rPr>
                <w:sz w:val="20"/>
                <w:szCs w:val="20"/>
              </w:rPr>
            </w:pPr>
          </w:p>
        </w:tc>
        <w:tc>
          <w:tcPr>
            <w:tcW w:w="1440" w:type="dxa"/>
          </w:tcPr>
          <w:p w14:paraId="61FCF6E3" w14:textId="77777777" w:rsidR="0078672B" w:rsidRPr="0078672B" w:rsidRDefault="0078672B" w:rsidP="002A4E06">
            <w:pPr>
              <w:contextualSpacing/>
              <w:jc w:val="center"/>
              <w:rPr>
                <w:sz w:val="20"/>
                <w:szCs w:val="20"/>
              </w:rPr>
            </w:pPr>
          </w:p>
        </w:tc>
        <w:tc>
          <w:tcPr>
            <w:tcW w:w="1440" w:type="dxa"/>
          </w:tcPr>
          <w:p w14:paraId="3DC19514" w14:textId="77777777" w:rsidR="0078672B" w:rsidRPr="0078672B" w:rsidRDefault="0078672B" w:rsidP="002A4E06">
            <w:pPr>
              <w:contextualSpacing/>
              <w:jc w:val="center"/>
              <w:rPr>
                <w:sz w:val="20"/>
                <w:szCs w:val="20"/>
              </w:rPr>
            </w:pPr>
          </w:p>
        </w:tc>
        <w:tc>
          <w:tcPr>
            <w:tcW w:w="1800" w:type="dxa"/>
          </w:tcPr>
          <w:p w14:paraId="1EDE197D" w14:textId="77777777" w:rsidR="0078672B" w:rsidRPr="0078672B" w:rsidRDefault="0078672B" w:rsidP="002A4E06">
            <w:pPr>
              <w:contextualSpacing/>
              <w:jc w:val="center"/>
              <w:rPr>
                <w:sz w:val="20"/>
                <w:szCs w:val="20"/>
              </w:rPr>
            </w:pPr>
          </w:p>
        </w:tc>
        <w:tc>
          <w:tcPr>
            <w:tcW w:w="1080" w:type="dxa"/>
          </w:tcPr>
          <w:p w14:paraId="46DE76F6" w14:textId="7ED3CFF6" w:rsidR="0078672B" w:rsidRPr="0078672B" w:rsidRDefault="0078672B" w:rsidP="002A4E06">
            <w:pPr>
              <w:contextualSpacing/>
              <w:jc w:val="center"/>
              <w:rPr>
                <w:sz w:val="20"/>
                <w:szCs w:val="20"/>
              </w:rPr>
            </w:pPr>
          </w:p>
        </w:tc>
        <w:tc>
          <w:tcPr>
            <w:tcW w:w="1080" w:type="dxa"/>
          </w:tcPr>
          <w:p w14:paraId="5F868D69" w14:textId="77777777" w:rsidR="0078672B" w:rsidRPr="0078672B" w:rsidRDefault="0078672B" w:rsidP="002A4E06">
            <w:pPr>
              <w:contextualSpacing/>
              <w:jc w:val="center"/>
              <w:rPr>
                <w:sz w:val="20"/>
                <w:szCs w:val="20"/>
              </w:rPr>
            </w:pPr>
          </w:p>
        </w:tc>
        <w:tc>
          <w:tcPr>
            <w:tcW w:w="1080" w:type="dxa"/>
          </w:tcPr>
          <w:p w14:paraId="5890E5BD" w14:textId="77777777" w:rsidR="0078672B" w:rsidRPr="0078672B" w:rsidRDefault="0078672B" w:rsidP="002A4E06">
            <w:pPr>
              <w:contextualSpacing/>
              <w:jc w:val="center"/>
              <w:rPr>
                <w:sz w:val="20"/>
                <w:szCs w:val="20"/>
              </w:rPr>
            </w:pPr>
          </w:p>
        </w:tc>
        <w:tc>
          <w:tcPr>
            <w:tcW w:w="1141" w:type="dxa"/>
          </w:tcPr>
          <w:p w14:paraId="47EBF160" w14:textId="4E3168DE" w:rsidR="0078672B" w:rsidRPr="0078672B" w:rsidRDefault="0078672B" w:rsidP="002A4E06">
            <w:pPr>
              <w:contextualSpacing/>
              <w:jc w:val="center"/>
              <w:rPr>
                <w:sz w:val="20"/>
                <w:szCs w:val="20"/>
              </w:rPr>
            </w:pPr>
          </w:p>
        </w:tc>
        <w:tc>
          <w:tcPr>
            <w:tcW w:w="924" w:type="dxa"/>
          </w:tcPr>
          <w:p w14:paraId="14938FF6" w14:textId="77777777" w:rsidR="0078672B" w:rsidRPr="0078672B" w:rsidRDefault="0078672B" w:rsidP="002A4E06">
            <w:pPr>
              <w:contextualSpacing/>
              <w:jc w:val="center"/>
              <w:rPr>
                <w:sz w:val="20"/>
                <w:szCs w:val="20"/>
              </w:rPr>
            </w:pPr>
          </w:p>
        </w:tc>
      </w:tr>
      <w:tr w:rsidR="0078672B" w:rsidRPr="0078672B" w14:paraId="47A7E1E4" w14:textId="7C068B55" w:rsidTr="00C70E1F">
        <w:trPr>
          <w:trHeight w:val="20"/>
          <w:jc w:val="center"/>
        </w:trPr>
        <w:tc>
          <w:tcPr>
            <w:tcW w:w="715" w:type="dxa"/>
          </w:tcPr>
          <w:p w14:paraId="780DF88B" w14:textId="77777777" w:rsidR="0078672B" w:rsidRPr="00B34ABA" w:rsidRDefault="0078672B" w:rsidP="002A4E06">
            <w:pPr>
              <w:contextualSpacing/>
              <w:jc w:val="center"/>
              <w:rPr>
                <w:b/>
                <w:sz w:val="20"/>
                <w:szCs w:val="20"/>
              </w:rPr>
            </w:pPr>
            <w:r w:rsidRPr="00B34ABA">
              <w:rPr>
                <w:b/>
                <w:sz w:val="20"/>
                <w:szCs w:val="20"/>
              </w:rPr>
              <w:t>4</w:t>
            </w:r>
          </w:p>
        </w:tc>
        <w:tc>
          <w:tcPr>
            <w:tcW w:w="720" w:type="dxa"/>
          </w:tcPr>
          <w:p w14:paraId="4B04F397" w14:textId="77777777" w:rsidR="0078672B" w:rsidRPr="0078672B" w:rsidRDefault="0078672B" w:rsidP="002A4E06">
            <w:pPr>
              <w:contextualSpacing/>
              <w:jc w:val="center"/>
              <w:rPr>
                <w:sz w:val="20"/>
                <w:szCs w:val="20"/>
              </w:rPr>
            </w:pPr>
          </w:p>
        </w:tc>
        <w:tc>
          <w:tcPr>
            <w:tcW w:w="1080" w:type="dxa"/>
          </w:tcPr>
          <w:p w14:paraId="4EC96D7B" w14:textId="77777777" w:rsidR="0078672B" w:rsidRPr="0078672B" w:rsidRDefault="0078672B" w:rsidP="002A4E06">
            <w:pPr>
              <w:contextualSpacing/>
              <w:jc w:val="center"/>
              <w:rPr>
                <w:sz w:val="20"/>
                <w:szCs w:val="20"/>
              </w:rPr>
            </w:pPr>
          </w:p>
        </w:tc>
        <w:tc>
          <w:tcPr>
            <w:tcW w:w="1080" w:type="dxa"/>
          </w:tcPr>
          <w:p w14:paraId="72D751DD" w14:textId="77777777" w:rsidR="0078672B" w:rsidRPr="0078672B" w:rsidRDefault="0078672B" w:rsidP="002A4E06">
            <w:pPr>
              <w:contextualSpacing/>
              <w:jc w:val="center"/>
              <w:rPr>
                <w:sz w:val="20"/>
                <w:szCs w:val="20"/>
              </w:rPr>
            </w:pPr>
          </w:p>
        </w:tc>
        <w:tc>
          <w:tcPr>
            <w:tcW w:w="1440" w:type="dxa"/>
          </w:tcPr>
          <w:p w14:paraId="30225666" w14:textId="77777777" w:rsidR="0078672B" w:rsidRPr="0078672B" w:rsidRDefault="0078672B" w:rsidP="002A4E06">
            <w:pPr>
              <w:contextualSpacing/>
              <w:jc w:val="center"/>
              <w:rPr>
                <w:sz w:val="20"/>
                <w:szCs w:val="20"/>
              </w:rPr>
            </w:pPr>
          </w:p>
        </w:tc>
        <w:tc>
          <w:tcPr>
            <w:tcW w:w="1440" w:type="dxa"/>
          </w:tcPr>
          <w:p w14:paraId="5C4CD7E3" w14:textId="77777777" w:rsidR="0078672B" w:rsidRPr="0078672B" w:rsidRDefault="0078672B" w:rsidP="002A4E06">
            <w:pPr>
              <w:contextualSpacing/>
              <w:jc w:val="center"/>
              <w:rPr>
                <w:sz w:val="20"/>
                <w:szCs w:val="20"/>
              </w:rPr>
            </w:pPr>
          </w:p>
        </w:tc>
        <w:tc>
          <w:tcPr>
            <w:tcW w:w="1800" w:type="dxa"/>
          </w:tcPr>
          <w:p w14:paraId="7E1A523C" w14:textId="77777777" w:rsidR="0078672B" w:rsidRPr="0078672B" w:rsidRDefault="0078672B" w:rsidP="002A4E06">
            <w:pPr>
              <w:contextualSpacing/>
              <w:jc w:val="center"/>
              <w:rPr>
                <w:sz w:val="20"/>
                <w:szCs w:val="20"/>
              </w:rPr>
            </w:pPr>
          </w:p>
        </w:tc>
        <w:tc>
          <w:tcPr>
            <w:tcW w:w="1080" w:type="dxa"/>
          </w:tcPr>
          <w:p w14:paraId="2079E6EB" w14:textId="49849379" w:rsidR="0078672B" w:rsidRPr="0078672B" w:rsidRDefault="0078672B" w:rsidP="002A4E06">
            <w:pPr>
              <w:contextualSpacing/>
              <w:jc w:val="center"/>
              <w:rPr>
                <w:sz w:val="20"/>
                <w:szCs w:val="20"/>
              </w:rPr>
            </w:pPr>
          </w:p>
        </w:tc>
        <w:tc>
          <w:tcPr>
            <w:tcW w:w="1080" w:type="dxa"/>
          </w:tcPr>
          <w:p w14:paraId="7F9C9A09" w14:textId="77777777" w:rsidR="0078672B" w:rsidRPr="0078672B" w:rsidRDefault="0078672B" w:rsidP="002A4E06">
            <w:pPr>
              <w:contextualSpacing/>
              <w:jc w:val="center"/>
              <w:rPr>
                <w:sz w:val="20"/>
                <w:szCs w:val="20"/>
              </w:rPr>
            </w:pPr>
          </w:p>
        </w:tc>
        <w:tc>
          <w:tcPr>
            <w:tcW w:w="1080" w:type="dxa"/>
          </w:tcPr>
          <w:p w14:paraId="7346AB1C" w14:textId="77777777" w:rsidR="0078672B" w:rsidRPr="0078672B" w:rsidRDefault="0078672B" w:rsidP="002A4E06">
            <w:pPr>
              <w:contextualSpacing/>
              <w:jc w:val="center"/>
              <w:rPr>
                <w:sz w:val="20"/>
                <w:szCs w:val="20"/>
              </w:rPr>
            </w:pPr>
          </w:p>
        </w:tc>
        <w:tc>
          <w:tcPr>
            <w:tcW w:w="1141" w:type="dxa"/>
          </w:tcPr>
          <w:p w14:paraId="35CE5537" w14:textId="49CA5C60" w:rsidR="0078672B" w:rsidRPr="0078672B" w:rsidRDefault="0078672B" w:rsidP="002A4E06">
            <w:pPr>
              <w:contextualSpacing/>
              <w:jc w:val="center"/>
              <w:rPr>
                <w:sz w:val="20"/>
                <w:szCs w:val="20"/>
              </w:rPr>
            </w:pPr>
          </w:p>
        </w:tc>
        <w:tc>
          <w:tcPr>
            <w:tcW w:w="924" w:type="dxa"/>
          </w:tcPr>
          <w:p w14:paraId="221C3A36" w14:textId="77777777" w:rsidR="0078672B" w:rsidRPr="0078672B" w:rsidRDefault="0078672B" w:rsidP="002A4E06">
            <w:pPr>
              <w:contextualSpacing/>
              <w:jc w:val="center"/>
              <w:rPr>
                <w:sz w:val="20"/>
                <w:szCs w:val="20"/>
              </w:rPr>
            </w:pPr>
          </w:p>
        </w:tc>
      </w:tr>
      <w:tr w:rsidR="0078672B" w:rsidRPr="0078672B" w14:paraId="49F746EB" w14:textId="2FF1E6AF" w:rsidTr="00C70E1F">
        <w:trPr>
          <w:trHeight w:val="20"/>
          <w:jc w:val="center"/>
        </w:trPr>
        <w:tc>
          <w:tcPr>
            <w:tcW w:w="715" w:type="dxa"/>
          </w:tcPr>
          <w:p w14:paraId="0E91C98A" w14:textId="77777777" w:rsidR="0078672B" w:rsidRPr="00B34ABA" w:rsidRDefault="0078672B" w:rsidP="002A4E06">
            <w:pPr>
              <w:contextualSpacing/>
              <w:jc w:val="center"/>
              <w:rPr>
                <w:b/>
                <w:sz w:val="20"/>
                <w:szCs w:val="20"/>
              </w:rPr>
            </w:pPr>
            <w:r w:rsidRPr="00B34ABA">
              <w:rPr>
                <w:b/>
                <w:sz w:val="20"/>
                <w:szCs w:val="20"/>
              </w:rPr>
              <w:t>5</w:t>
            </w:r>
          </w:p>
        </w:tc>
        <w:tc>
          <w:tcPr>
            <w:tcW w:w="720" w:type="dxa"/>
          </w:tcPr>
          <w:p w14:paraId="09ED6138" w14:textId="77777777" w:rsidR="0078672B" w:rsidRPr="0078672B" w:rsidRDefault="0078672B" w:rsidP="002A4E06">
            <w:pPr>
              <w:contextualSpacing/>
              <w:jc w:val="center"/>
              <w:rPr>
                <w:sz w:val="20"/>
                <w:szCs w:val="20"/>
              </w:rPr>
            </w:pPr>
          </w:p>
        </w:tc>
        <w:tc>
          <w:tcPr>
            <w:tcW w:w="1080" w:type="dxa"/>
          </w:tcPr>
          <w:p w14:paraId="510CFC00" w14:textId="77777777" w:rsidR="0078672B" w:rsidRPr="0078672B" w:rsidRDefault="0078672B" w:rsidP="002A4E06">
            <w:pPr>
              <w:contextualSpacing/>
              <w:jc w:val="center"/>
              <w:rPr>
                <w:sz w:val="20"/>
                <w:szCs w:val="20"/>
              </w:rPr>
            </w:pPr>
          </w:p>
        </w:tc>
        <w:tc>
          <w:tcPr>
            <w:tcW w:w="1080" w:type="dxa"/>
          </w:tcPr>
          <w:p w14:paraId="64BA05F3" w14:textId="77777777" w:rsidR="0078672B" w:rsidRPr="0078672B" w:rsidRDefault="0078672B" w:rsidP="002A4E06">
            <w:pPr>
              <w:contextualSpacing/>
              <w:jc w:val="center"/>
              <w:rPr>
                <w:sz w:val="20"/>
                <w:szCs w:val="20"/>
              </w:rPr>
            </w:pPr>
          </w:p>
        </w:tc>
        <w:tc>
          <w:tcPr>
            <w:tcW w:w="1440" w:type="dxa"/>
          </w:tcPr>
          <w:p w14:paraId="6EBC1050" w14:textId="77777777" w:rsidR="0078672B" w:rsidRPr="0078672B" w:rsidRDefault="0078672B" w:rsidP="002A4E06">
            <w:pPr>
              <w:contextualSpacing/>
              <w:jc w:val="center"/>
              <w:rPr>
                <w:sz w:val="20"/>
                <w:szCs w:val="20"/>
              </w:rPr>
            </w:pPr>
          </w:p>
        </w:tc>
        <w:tc>
          <w:tcPr>
            <w:tcW w:w="1440" w:type="dxa"/>
          </w:tcPr>
          <w:p w14:paraId="0BF7D8F3" w14:textId="77777777" w:rsidR="0078672B" w:rsidRPr="0078672B" w:rsidRDefault="0078672B" w:rsidP="002A4E06">
            <w:pPr>
              <w:contextualSpacing/>
              <w:jc w:val="center"/>
              <w:rPr>
                <w:sz w:val="20"/>
                <w:szCs w:val="20"/>
              </w:rPr>
            </w:pPr>
          </w:p>
        </w:tc>
        <w:tc>
          <w:tcPr>
            <w:tcW w:w="1800" w:type="dxa"/>
          </w:tcPr>
          <w:p w14:paraId="52E75149" w14:textId="77777777" w:rsidR="0078672B" w:rsidRPr="0078672B" w:rsidRDefault="0078672B" w:rsidP="002A4E06">
            <w:pPr>
              <w:contextualSpacing/>
              <w:jc w:val="center"/>
              <w:rPr>
                <w:sz w:val="20"/>
                <w:szCs w:val="20"/>
              </w:rPr>
            </w:pPr>
          </w:p>
        </w:tc>
        <w:tc>
          <w:tcPr>
            <w:tcW w:w="1080" w:type="dxa"/>
          </w:tcPr>
          <w:p w14:paraId="7A2C5C52" w14:textId="52D1BA5D" w:rsidR="0078672B" w:rsidRPr="0078672B" w:rsidRDefault="0078672B" w:rsidP="002A4E06">
            <w:pPr>
              <w:contextualSpacing/>
              <w:jc w:val="center"/>
              <w:rPr>
                <w:sz w:val="20"/>
                <w:szCs w:val="20"/>
              </w:rPr>
            </w:pPr>
          </w:p>
        </w:tc>
        <w:tc>
          <w:tcPr>
            <w:tcW w:w="1080" w:type="dxa"/>
          </w:tcPr>
          <w:p w14:paraId="12DEAB34" w14:textId="77777777" w:rsidR="0078672B" w:rsidRPr="0078672B" w:rsidRDefault="0078672B" w:rsidP="002A4E06">
            <w:pPr>
              <w:contextualSpacing/>
              <w:jc w:val="center"/>
              <w:rPr>
                <w:sz w:val="20"/>
                <w:szCs w:val="20"/>
              </w:rPr>
            </w:pPr>
          </w:p>
        </w:tc>
        <w:tc>
          <w:tcPr>
            <w:tcW w:w="1080" w:type="dxa"/>
          </w:tcPr>
          <w:p w14:paraId="3F345C35" w14:textId="77777777" w:rsidR="0078672B" w:rsidRPr="0078672B" w:rsidRDefault="0078672B" w:rsidP="002A4E06">
            <w:pPr>
              <w:contextualSpacing/>
              <w:jc w:val="center"/>
              <w:rPr>
                <w:sz w:val="20"/>
                <w:szCs w:val="20"/>
              </w:rPr>
            </w:pPr>
          </w:p>
        </w:tc>
        <w:tc>
          <w:tcPr>
            <w:tcW w:w="1141" w:type="dxa"/>
          </w:tcPr>
          <w:p w14:paraId="035AB5A6" w14:textId="791F4203" w:rsidR="0078672B" w:rsidRPr="0078672B" w:rsidRDefault="0078672B" w:rsidP="002A4E06">
            <w:pPr>
              <w:contextualSpacing/>
              <w:jc w:val="center"/>
              <w:rPr>
                <w:sz w:val="20"/>
                <w:szCs w:val="20"/>
              </w:rPr>
            </w:pPr>
          </w:p>
        </w:tc>
        <w:tc>
          <w:tcPr>
            <w:tcW w:w="924" w:type="dxa"/>
          </w:tcPr>
          <w:p w14:paraId="6E2BA2D6" w14:textId="77777777" w:rsidR="0078672B" w:rsidRPr="0078672B" w:rsidRDefault="0078672B" w:rsidP="002A4E06">
            <w:pPr>
              <w:contextualSpacing/>
              <w:jc w:val="center"/>
              <w:rPr>
                <w:sz w:val="20"/>
                <w:szCs w:val="20"/>
              </w:rPr>
            </w:pPr>
          </w:p>
        </w:tc>
      </w:tr>
      <w:tr w:rsidR="0078672B" w:rsidRPr="0078672B" w14:paraId="674D0530" w14:textId="1B12CEBA" w:rsidTr="00C70E1F">
        <w:trPr>
          <w:trHeight w:val="20"/>
          <w:jc w:val="center"/>
        </w:trPr>
        <w:tc>
          <w:tcPr>
            <w:tcW w:w="715" w:type="dxa"/>
          </w:tcPr>
          <w:p w14:paraId="2E688641" w14:textId="77777777" w:rsidR="0078672B" w:rsidRPr="00B34ABA" w:rsidRDefault="0078672B" w:rsidP="002A4E06">
            <w:pPr>
              <w:contextualSpacing/>
              <w:jc w:val="center"/>
              <w:rPr>
                <w:b/>
                <w:sz w:val="20"/>
                <w:szCs w:val="20"/>
              </w:rPr>
            </w:pPr>
            <w:r w:rsidRPr="00B34ABA">
              <w:rPr>
                <w:b/>
                <w:sz w:val="20"/>
                <w:szCs w:val="20"/>
              </w:rPr>
              <w:t>6</w:t>
            </w:r>
          </w:p>
        </w:tc>
        <w:tc>
          <w:tcPr>
            <w:tcW w:w="720" w:type="dxa"/>
          </w:tcPr>
          <w:p w14:paraId="7AF34021" w14:textId="77777777" w:rsidR="0078672B" w:rsidRPr="0078672B" w:rsidRDefault="0078672B" w:rsidP="002A4E06">
            <w:pPr>
              <w:contextualSpacing/>
              <w:jc w:val="center"/>
              <w:rPr>
                <w:sz w:val="20"/>
                <w:szCs w:val="20"/>
              </w:rPr>
            </w:pPr>
          </w:p>
        </w:tc>
        <w:tc>
          <w:tcPr>
            <w:tcW w:w="1080" w:type="dxa"/>
          </w:tcPr>
          <w:p w14:paraId="6F61F2FB" w14:textId="77777777" w:rsidR="0078672B" w:rsidRPr="0078672B" w:rsidRDefault="0078672B" w:rsidP="002A4E06">
            <w:pPr>
              <w:contextualSpacing/>
              <w:jc w:val="center"/>
              <w:rPr>
                <w:sz w:val="20"/>
                <w:szCs w:val="20"/>
              </w:rPr>
            </w:pPr>
          </w:p>
        </w:tc>
        <w:tc>
          <w:tcPr>
            <w:tcW w:w="1080" w:type="dxa"/>
          </w:tcPr>
          <w:p w14:paraId="72E210AA" w14:textId="77777777" w:rsidR="0078672B" w:rsidRPr="0078672B" w:rsidRDefault="0078672B" w:rsidP="002A4E06">
            <w:pPr>
              <w:contextualSpacing/>
              <w:jc w:val="center"/>
              <w:rPr>
                <w:sz w:val="20"/>
                <w:szCs w:val="20"/>
              </w:rPr>
            </w:pPr>
          </w:p>
        </w:tc>
        <w:tc>
          <w:tcPr>
            <w:tcW w:w="1440" w:type="dxa"/>
          </w:tcPr>
          <w:p w14:paraId="5D5D730F" w14:textId="77777777" w:rsidR="0078672B" w:rsidRPr="0078672B" w:rsidRDefault="0078672B" w:rsidP="002A4E06">
            <w:pPr>
              <w:contextualSpacing/>
              <w:jc w:val="center"/>
              <w:rPr>
                <w:sz w:val="20"/>
                <w:szCs w:val="20"/>
              </w:rPr>
            </w:pPr>
          </w:p>
        </w:tc>
        <w:tc>
          <w:tcPr>
            <w:tcW w:w="1440" w:type="dxa"/>
          </w:tcPr>
          <w:p w14:paraId="51D25715" w14:textId="77777777" w:rsidR="0078672B" w:rsidRPr="0078672B" w:rsidRDefault="0078672B" w:rsidP="002A4E06">
            <w:pPr>
              <w:contextualSpacing/>
              <w:jc w:val="center"/>
              <w:rPr>
                <w:sz w:val="20"/>
                <w:szCs w:val="20"/>
              </w:rPr>
            </w:pPr>
          </w:p>
        </w:tc>
        <w:tc>
          <w:tcPr>
            <w:tcW w:w="1800" w:type="dxa"/>
          </w:tcPr>
          <w:p w14:paraId="468B8896" w14:textId="77777777" w:rsidR="0078672B" w:rsidRPr="0078672B" w:rsidRDefault="0078672B" w:rsidP="002A4E06">
            <w:pPr>
              <w:contextualSpacing/>
              <w:jc w:val="center"/>
              <w:rPr>
                <w:sz w:val="20"/>
                <w:szCs w:val="20"/>
              </w:rPr>
            </w:pPr>
          </w:p>
        </w:tc>
        <w:tc>
          <w:tcPr>
            <w:tcW w:w="1080" w:type="dxa"/>
          </w:tcPr>
          <w:p w14:paraId="1BB370C3" w14:textId="0F262CA6" w:rsidR="0078672B" w:rsidRPr="0078672B" w:rsidRDefault="0078672B" w:rsidP="002A4E06">
            <w:pPr>
              <w:contextualSpacing/>
              <w:jc w:val="center"/>
              <w:rPr>
                <w:sz w:val="20"/>
                <w:szCs w:val="20"/>
              </w:rPr>
            </w:pPr>
          </w:p>
        </w:tc>
        <w:tc>
          <w:tcPr>
            <w:tcW w:w="1080" w:type="dxa"/>
          </w:tcPr>
          <w:p w14:paraId="4DF999C4" w14:textId="77777777" w:rsidR="0078672B" w:rsidRPr="0078672B" w:rsidRDefault="0078672B" w:rsidP="002A4E06">
            <w:pPr>
              <w:contextualSpacing/>
              <w:jc w:val="center"/>
              <w:rPr>
                <w:sz w:val="20"/>
                <w:szCs w:val="20"/>
              </w:rPr>
            </w:pPr>
          </w:p>
        </w:tc>
        <w:tc>
          <w:tcPr>
            <w:tcW w:w="1080" w:type="dxa"/>
          </w:tcPr>
          <w:p w14:paraId="75F04C8F" w14:textId="77777777" w:rsidR="0078672B" w:rsidRPr="0078672B" w:rsidRDefault="0078672B" w:rsidP="002A4E06">
            <w:pPr>
              <w:contextualSpacing/>
              <w:jc w:val="center"/>
              <w:rPr>
                <w:sz w:val="20"/>
                <w:szCs w:val="20"/>
              </w:rPr>
            </w:pPr>
          </w:p>
        </w:tc>
        <w:tc>
          <w:tcPr>
            <w:tcW w:w="1141" w:type="dxa"/>
          </w:tcPr>
          <w:p w14:paraId="7B8CE57E" w14:textId="56C2457A" w:rsidR="0078672B" w:rsidRPr="0078672B" w:rsidRDefault="0078672B" w:rsidP="002A4E06">
            <w:pPr>
              <w:contextualSpacing/>
              <w:jc w:val="center"/>
              <w:rPr>
                <w:sz w:val="20"/>
                <w:szCs w:val="20"/>
              </w:rPr>
            </w:pPr>
          </w:p>
        </w:tc>
        <w:tc>
          <w:tcPr>
            <w:tcW w:w="924" w:type="dxa"/>
          </w:tcPr>
          <w:p w14:paraId="3B916719" w14:textId="77777777" w:rsidR="0078672B" w:rsidRPr="0078672B" w:rsidRDefault="0078672B" w:rsidP="002A4E06">
            <w:pPr>
              <w:contextualSpacing/>
              <w:jc w:val="center"/>
              <w:rPr>
                <w:sz w:val="20"/>
                <w:szCs w:val="20"/>
              </w:rPr>
            </w:pPr>
          </w:p>
        </w:tc>
      </w:tr>
      <w:tr w:rsidR="0078672B" w:rsidRPr="0078672B" w14:paraId="17E014DA" w14:textId="542D0665" w:rsidTr="00C70E1F">
        <w:trPr>
          <w:trHeight w:val="20"/>
          <w:jc w:val="center"/>
        </w:trPr>
        <w:tc>
          <w:tcPr>
            <w:tcW w:w="715" w:type="dxa"/>
          </w:tcPr>
          <w:p w14:paraId="10CCEA5E" w14:textId="77777777" w:rsidR="0078672B" w:rsidRPr="00B34ABA" w:rsidRDefault="0078672B" w:rsidP="002A4E06">
            <w:pPr>
              <w:contextualSpacing/>
              <w:jc w:val="center"/>
              <w:rPr>
                <w:b/>
                <w:sz w:val="20"/>
                <w:szCs w:val="20"/>
              </w:rPr>
            </w:pPr>
            <w:r w:rsidRPr="00B34ABA">
              <w:rPr>
                <w:b/>
                <w:sz w:val="20"/>
                <w:szCs w:val="20"/>
              </w:rPr>
              <w:t>7</w:t>
            </w:r>
          </w:p>
        </w:tc>
        <w:tc>
          <w:tcPr>
            <w:tcW w:w="720" w:type="dxa"/>
          </w:tcPr>
          <w:p w14:paraId="2047C927" w14:textId="77777777" w:rsidR="0078672B" w:rsidRPr="0078672B" w:rsidRDefault="0078672B" w:rsidP="002A4E06">
            <w:pPr>
              <w:contextualSpacing/>
              <w:jc w:val="center"/>
              <w:rPr>
                <w:sz w:val="20"/>
                <w:szCs w:val="20"/>
              </w:rPr>
            </w:pPr>
          </w:p>
        </w:tc>
        <w:tc>
          <w:tcPr>
            <w:tcW w:w="1080" w:type="dxa"/>
          </w:tcPr>
          <w:p w14:paraId="2AEE585E" w14:textId="77777777" w:rsidR="0078672B" w:rsidRPr="0078672B" w:rsidRDefault="0078672B" w:rsidP="002A4E06">
            <w:pPr>
              <w:contextualSpacing/>
              <w:jc w:val="center"/>
              <w:rPr>
                <w:sz w:val="20"/>
                <w:szCs w:val="20"/>
              </w:rPr>
            </w:pPr>
          </w:p>
        </w:tc>
        <w:tc>
          <w:tcPr>
            <w:tcW w:w="1080" w:type="dxa"/>
          </w:tcPr>
          <w:p w14:paraId="330C469B" w14:textId="77777777" w:rsidR="0078672B" w:rsidRPr="0078672B" w:rsidRDefault="0078672B" w:rsidP="002A4E06">
            <w:pPr>
              <w:contextualSpacing/>
              <w:jc w:val="center"/>
              <w:rPr>
                <w:sz w:val="20"/>
                <w:szCs w:val="20"/>
              </w:rPr>
            </w:pPr>
          </w:p>
        </w:tc>
        <w:tc>
          <w:tcPr>
            <w:tcW w:w="1440" w:type="dxa"/>
          </w:tcPr>
          <w:p w14:paraId="48A410A1" w14:textId="77777777" w:rsidR="0078672B" w:rsidRPr="0078672B" w:rsidRDefault="0078672B" w:rsidP="002A4E06">
            <w:pPr>
              <w:contextualSpacing/>
              <w:jc w:val="center"/>
              <w:rPr>
                <w:sz w:val="20"/>
                <w:szCs w:val="20"/>
              </w:rPr>
            </w:pPr>
          </w:p>
        </w:tc>
        <w:tc>
          <w:tcPr>
            <w:tcW w:w="1440" w:type="dxa"/>
          </w:tcPr>
          <w:p w14:paraId="41381E9F" w14:textId="77777777" w:rsidR="0078672B" w:rsidRPr="0078672B" w:rsidRDefault="0078672B" w:rsidP="002A4E06">
            <w:pPr>
              <w:contextualSpacing/>
              <w:jc w:val="center"/>
              <w:rPr>
                <w:sz w:val="20"/>
                <w:szCs w:val="20"/>
              </w:rPr>
            </w:pPr>
          </w:p>
        </w:tc>
        <w:tc>
          <w:tcPr>
            <w:tcW w:w="1800" w:type="dxa"/>
          </w:tcPr>
          <w:p w14:paraId="165F6367" w14:textId="77777777" w:rsidR="0078672B" w:rsidRPr="0078672B" w:rsidRDefault="0078672B" w:rsidP="002A4E06">
            <w:pPr>
              <w:contextualSpacing/>
              <w:jc w:val="center"/>
              <w:rPr>
                <w:sz w:val="20"/>
                <w:szCs w:val="20"/>
              </w:rPr>
            </w:pPr>
          </w:p>
        </w:tc>
        <w:tc>
          <w:tcPr>
            <w:tcW w:w="1080" w:type="dxa"/>
          </w:tcPr>
          <w:p w14:paraId="14C0E585" w14:textId="7203C9BE" w:rsidR="0078672B" w:rsidRPr="0078672B" w:rsidRDefault="0078672B" w:rsidP="002A4E06">
            <w:pPr>
              <w:contextualSpacing/>
              <w:jc w:val="center"/>
              <w:rPr>
                <w:sz w:val="20"/>
                <w:szCs w:val="20"/>
              </w:rPr>
            </w:pPr>
          </w:p>
        </w:tc>
        <w:tc>
          <w:tcPr>
            <w:tcW w:w="1080" w:type="dxa"/>
          </w:tcPr>
          <w:p w14:paraId="4731CADA" w14:textId="77777777" w:rsidR="0078672B" w:rsidRPr="0078672B" w:rsidRDefault="0078672B" w:rsidP="002A4E06">
            <w:pPr>
              <w:contextualSpacing/>
              <w:jc w:val="center"/>
              <w:rPr>
                <w:sz w:val="20"/>
                <w:szCs w:val="20"/>
              </w:rPr>
            </w:pPr>
          </w:p>
        </w:tc>
        <w:tc>
          <w:tcPr>
            <w:tcW w:w="1080" w:type="dxa"/>
          </w:tcPr>
          <w:p w14:paraId="45073613" w14:textId="77777777" w:rsidR="0078672B" w:rsidRPr="0078672B" w:rsidRDefault="0078672B" w:rsidP="002A4E06">
            <w:pPr>
              <w:contextualSpacing/>
              <w:jc w:val="center"/>
              <w:rPr>
                <w:sz w:val="20"/>
                <w:szCs w:val="20"/>
              </w:rPr>
            </w:pPr>
          </w:p>
        </w:tc>
        <w:tc>
          <w:tcPr>
            <w:tcW w:w="1141" w:type="dxa"/>
          </w:tcPr>
          <w:p w14:paraId="5C3FD520" w14:textId="1EB5F1BA" w:rsidR="0078672B" w:rsidRPr="0078672B" w:rsidRDefault="0078672B" w:rsidP="002A4E06">
            <w:pPr>
              <w:contextualSpacing/>
              <w:jc w:val="center"/>
              <w:rPr>
                <w:sz w:val="20"/>
                <w:szCs w:val="20"/>
              </w:rPr>
            </w:pPr>
          </w:p>
        </w:tc>
        <w:tc>
          <w:tcPr>
            <w:tcW w:w="924" w:type="dxa"/>
          </w:tcPr>
          <w:p w14:paraId="5E5B2223" w14:textId="77777777" w:rsidR="0078672B" w:rsidRPr="0078672B" w:rsidRDefault="0078672B" w:rsidP="002A4E06">
            <w:pPr>
              <w:contextualSpacing/>
              <w:jc w:val="center"/>
              <w:rPr>
                <w:sz w:val="20"/>
                <w:szCs w:val="20"/>
              </w:rPr>
            </w:pPr>
          </w:p>
        </w:tc>
      </w:tr>
      <w:tr w:rsidR="0078672B" w:rsidRPr="0078672B" w14:paraId="32A6AA48" w14:textId="6939838F" w:rsidTr="00C70E1F">
        <w:trPr>
          <w:trHeight w:val="20"/>
          <w:jc w:val="center"/>
        </w:trPr>
        <w:tc>
          <w:tcPr>
            <w:tcW w:w="715" w:type="dxa"/>
          </w:tcPr>
          <w:p w14:paraId="0A8CBC13" w14:textId="77777777" w:rsidR="0078672B" w:rsidRPr="00B34ABA" w:rsidRDefault="0078672B" w:rsidP="002A4E06">
            <w:pPr>
              <w:contextualSpacing/>
              <w:jc w:val="center"/>
              <w:rPr>
                <w:b/>
                <w:sz w:val="20"/>
                <w:szCs w:val="20"/>
              </w:rPr>
            </w:pPr>
            <w:r w:rsidRPr="00B34ABA">
              <w:rPr>
                <w:b/>
                <w:sz w:val="20"/>
                <w:szCs w:val="20"/>
              </w:rPr>
              <w:t>8</w:t>
            </w:r>
          </w:p>
        </w:tc>
        <w:tc>
          <w:tcPr>
            <w:tcW w:w="720" w:type="dxa"/>
          </w:tcPr>
          <w:p w14:paraId="5417E650" w14:textId="77777777" w:rsidR="0078672B" w:rsidRPr="0078672B" w:rsidRDefault="0078672B" w:rsidP="002A4E06">
            <w:pPr>
              <w:contextualSpacing/>
              <w:jc w:val="center"/>
              <w:rPr>
                <w:sz w:val="20"/>
                <w:szCs w:val="20"/>
              </w:rPr>
            </w:pPr>
          </w:p>
        </w:tc>
        <w:tc>
          <w:tcPr>
            <w:tcW w:w="1080" w:type="dxa"/>
          </w:tcPr>
          <w:p w14:paraId="0796DF26" w14:textId="77777777" w:rsidR="0078672B" w:rsidRPr="0078672B" w:rsidRDefault="0078672B" w:rsidP="002A4E06">
            <w:pPr>
              <w:contextualSpacing/>
              <w:jc w:val="center"/>
              <w:rPr>
                <w:sz w:val="20"/>
                <w:szCs w:val="20"/>
              </w:rPr>
            </w:pPr>
          </w:p>
        </w:tc>
        <w:tc>
          <w:tcPr>
            <w:tcW w:w="1080" w:type="dxa"/>
          </w:tcPr>
          <w:p w14:paraId="30685E20" w14:textId="77777777" w:rsidR="0078672B" w:rsidRPr="0078672B" w:rsidRDefault="0078672B" w:rsidP="002A4E06">
            <w:pPr>
              <w:contextualSpacing/>
              <w:jc w:val="center"/>
              <w:rPr>
                <w:sz w:val="20"/>
                <w:szCs w:val="20"/>
              </w:rPr>
            </w:pPr>
          </w:p>
        </w:tc>
        <w:tc>
          <w:tcPr>
            <w:tcW w:w="1440" w:type="dxa"/>
          </w:tcPr>
          <w:p w14:paraId="0DEE6290" w14:textId="77777777" w:rsidR="0078672B" w:rsidRPr="0078672B" w:rsidRDefault="0078672B" w:rsidP="002A4E06">
            <w:pPr>
              <w:contextualSpacing/>
              <w:jc w:val="center"/>
              <w:rPr>
                <w:sz w:val="20"/>
                <w:szCs w:val="20"/>
              </w:rPr>
            </w:pPr>
          </w:p>
        </w:tc>
        <w:tc>
          <w:tcPr>
            <w:tcW w:w="1440" w:type="dxa"/>
          </w:tcPr>
          <w:p w14:paraId="6B3290F5" w14:textId="77777777" w:rsidR="0078672B" w:rsidRPr="0078672B" w:rsidRDefault="0078672B" w:rsidP="002A4E06">
            <w:pPr>
              <w:contextualSpacing/>
              <w:jc w:val="center"/>
              <w:rPr>
                <w:sz w:val="20"/>
                <w:szCs w:val="20"/>
              </w:rPr>
            </w:pPr>
          </w:p>
        </w:tc>
        <w:tc>
          <w:tcPr>
            <w:tcW w:w="1800" w:type="dxa"/>
          </w:tcPr>
          <w:p w14:paraId="7FD0456C" w14:textId="77777777" w:rsidR="0078672B" w:rsidRPr="0078672B" w:rsidRDefault="0078672B" w:rsidP="002A4E06">
            <w:pPr>
              <w:contextualSpacing/>
              <w:jc w:val="center"/>
              <w:rPr>
                <w:sz w:val="20"/>
                <w:szCs w:val="20"/>
              </w:rPr>
            </w:pPr>
          </w:p>
        </w:tc>
        <w:tc>
          <w:tcPr>
            <w:tcW w:w="1080" w:type="dxa"/>
          </w:tcPr>
          <w:p w14:paraId="41FB6A3B" w14:textId="6475371D" w:rsidR="0078672B" w:rsidRPr="0078672B" w:rsidRDefault="0078672B" w:rsidP="002A4E06">
            <w:pPr>
              <w:contextualSpacing/>
              <w:jc w:val="center"/>
              <w:rPr>
                <w:sz w:val="20"/>
                <w:szCs w:val="20"/>
              </w:rPr>
            </w:pPr>
          </w:p>
        </w:tc>
        <w:tc>
          <w:tcPr>
            <w:tcW w:w="1080" w:type="dxa"/>
          </w:tcPr>
          <w:p w14:paraId="65272077" w14:textId="77777777" w:rsidR="0078672B" w:rsidRPr="0078672B" w:rsidRDefault="0078672B" w:rsidP="002A4E06">
            <w:pPr>
              <w:contextualSpacing/>
              <w:jc w:val="center"/>
              <w:rPr>
                <w:sz w:val="20"/>
                <w:szCs w:val="20"/>
              </w:rPr>
            </w:pPr>
          </w:p>
        </w:tc>
        <w:tc>
          <w:tcPr>
            <w:tcW w:w="1080" w:type="dxa"/>
          </w:tcPr>
          <w:p w14:paraId="14E72E27" w14:textId="77777777" w:rsidR="0078672B" w:rsidRPr="0078672B" w:rsidRDefault="0078672B" w:rsidP="002A4E06">
            <w:pPr>
              <w:contextualSpacing/>
              <w:jc w:val="center"/>
              <w:rPr>
                <w:sz w:val="20"/>
                <w:szCs w:val="20"/>
              </w:rPr>
            </w:pPr>
          </w:p>
        </w:tc>
        <w:tc>
          <w:tcPr>
            <w:tcW w:w="1141" w:type="dxa"/>
          </w:tcPr>
          <w:p w14:paraId="29155690" w14:textId="40B25802" w:rsidR="0078672B" w:rsidRPr="0078672B" w:rsidRDefault="0078672B" w:rsidP="002A4E06">
            <w:pPr>
              <w:contextualSpacing/>
              <w:jc w:val="center"/>
              <w:rPr>
                <w:sz w:val="20"/>
                <w:szCs w:val="20"/>
              </w:rPr>
            </w:pPr>
          </w:p>
        </w:tc>
        <w:tc>
          <w:tcPr>
            <w:tcW w:w="924" w:type="dxa"/>
          </w:tcPr>
          <w:p w14:paraId="5E7905E6" w14:textId="77777777" w:rsidR="0078672B" w:rsidRPr="0078672B" w:rsidRDefault="0078672B" w:rsidP="002A4E06">
            <w:pPr>
              <w:contextualSpacing/>
              <w:jc w:val="center"/>
              <w:rPr>
                <w:sz w:val="20"/>
                <w:szCs w:val="20"/>
              </w:rPr>
            </w:pPr>
          </w:p>
        </w:tc>
      </w:tr>
      <w:tr w:rsidR="0078672B" w:rsidRPr="0078672B" w14:paraId="747C281A" w14:textId="63E4398B" w:rsidTr="00C70E1F">
        <w:trPr>
          <w:trHeight w:val="20"/>
          <w:jc w:val="center"/>
        </w:trPr>
        <w:tc>
          <w:tcPr>
            <w:tcW w:w="715" w:type="dxa"/>
          </w:tcPr>
          <w:p w14:paraId="3EDF4913" w14:textId="77777777" w:rsidR="0078672B" w:rsidRPr="00B34ABA" w:rsidRDefault="0078672B" w:rsidP="002A4E06">
            <w:pPr>
              <w:contextualSpacing/>
              <w:jc w:val="center"/>
              <w:rPr>
                <w:b/>
                <w:sz w:val="20"/>
                <w:szCs w:val="20"/>
              </w:rPr>
            </w:pPr>
            <w:r w:rsidRPr="00B34ABA">
              <w:rPr>
                <w:b/>
                <w:sz w:val="20"/>
                <w:szCs w:val="20"/>
              </w:rPr>
              <w:t>9</w:t>
            </w:r>
          </w:p>
        </w:tc>
        <w:tc>
          <w:tcPr>
            <w:tcW w:w="720" w:type="dxa"/>
          </w:tcPr>
          <w:p w14:paraId="17032B3B" w14:textId="77777777" w:rsidR="0078672B" w:rsidRPr="0078672B" w:rsidRDefault="0078672B" w:rsidP="002A4E06">
            <w:pPr>
              <w:contextualSpacing/>
              <w:jc w:val="center"/>
              <w:rPr>
                <w:sz w:val="20"/>
                <w:szCs w:val="20"/>
              </w:rPr>
            </w:pPr>
          </w:p>
        </w:tc>
        <w:tc>
          <w:tcPr>
            <w:tcW w:w="1080" w:type="dxa"/>
          </w:tcPr>
          <w:p w14:paraId="4B414675" w14:textId="77777777" w:rsidR="0078672B" w:rsidRPr="0078672B" w:rsidRDefault="0078672B" w:rsidP="002A4E06">
            <w:pPr>
              <w:contextualSpacing/>
              <w:jc w:val="center"/>
              <w:rPr>
                <w:sz w:val="20"/>
                <w:szCs w:val="20"/>
              </w:rPr>
            </w:pPr>
          </w:p>
        </w:tc>
        <w:tc>
          <w:tcPr>
            <w:tcW w:w="1080" w:type="dxa"/>
          </w:tcPr>
          <w:p w14:paraId="3DA5C533" w14:textId="77777777" w:rsidR="0078672B" w:rsidRPr="0078672B" w:rsidRDefault="0078672B" w:rsidP="002A4E06">
            <w:pPr>
              <w:contextualSpacing/>
              <w:jc w:val="center"/>
              <w:rPr>
                <w:sz w:val="20"/>
                <w:szCs w:val="20"/>
              </w:rPr>
            </w:pPr>
          </w:p>
        </w:tc>
        <w:tc>
          <w:tcPr>
            <w:tcW w:w="1440" w:type="dxa"/>
          </w:tcPr>
          <w:p w14:paraId="17AB4B35" w14:textId="77777777" w:rsidR="0078672B" w:rsidRPr="0078672B" w:rsidRDefault="0078672B" w:rsidP="002A4E06">
            <w:pPr>
              <w:contextualSpacing/>
              <w:jc w:val="center"/>
              <w:rPr>
                <w:sz w:val="20"/>
                <w:szCs w:val="20"/>
              </w:rPr>
            </w:pPr>
          </w:p>
        </w:tc>
        <w:tc>
          <w:tcPr>
            <w:tcW w:w="1440" w:type="dxa"/>
          </w:tcPr>
          <w:p w14:paraId="479164A1" w14:textId="77777777" w:rsidR="0078672B" w:rsidRPr="0078672B" w:rsidRDefault="0078672B" w:rsidP="002A4E06">
            <w:pPr>
              <w:contextualSpacing/>
              <w:jc w:val="center"/>
              <w:rPr>
                <w:sz w:val="20"/>
                <w:szCs w:val="20"/>
              </w:rPr>
            </w:pPr>
          </w:p>
        </w:tc>
        <w:tc>
          <w:tcPr>
            <w:tcW w:w="1800" w:type="dxa"/>
          </w:tcPr>
          <w:p w14:paraId="62B2D43A" w14:textId="77777777" w:rsidR="0078672B" w:rsidRPr="0078672B" w:rsidRDefault="0078672B" w:rsidP="002A4E06">
            <w:pPr>
              <w:contextualSpacing/>
              <w:jc w:val="center"/>
              <w:rPr>
                <w:sz w:val="20"/>
                <w:szCs w:val="20"/>
              </w:rPr>
            </w:pPr>
          </w:p>
        </w:tc>
        <w:tc>
          <w:tcPr>
            <w:tcW w:w="1080" w:type="dxa"/>
          </w:tcPr>
          <w:p w14:paraId="2238E028" w14:textId="74044408" w:rsidR="0078672B" w:rsidRPr="0078672B" w:rsidRDefault="0078672B" w:rsidP="002A4E06">
            <w:pPr>
              <w:contextualSpacing/>
              <w:jc w:val="center"/>
              <w:rPr>
                <w:sz w:val="20"/>
                <w:szCs w:val="20"/>
              </w:rPr>
            </w:pPr>
          </w:p>
        </w:tc>
        <w:tc>
          <w:tcPr>
            <w:tcW w:w="1080" w:type="dxa"/>
          </w:tcPr>
          <w:p w14:paraId="7AFC1659" w14:textId="77777777" w:rsidR="0078672B" w:rsidRPr="0078672B" w:rsidRDefault="0078672B" w:rsidP="002A4E06">
            <w:pPr>
              <w:contextualSpacing/>
              <w:jc w:val="center"/>
              <w:rPr>
                <w:sz w:val="20"/>
                <w:szCs w:val="20"/>
              </w:rPr>
            </w:pPr>
          </w:p>
        </w:tc>
        <w:tc>
          <w:tcPr>
            <w:tcW w:w="1080" w:type="dxa"/>
          </w:tcPr>
          <w:p w14:paraId="1D41A2FB" w14:textId="77777777" w:rsidR="0078672B" w:rsidRPr="0078672B" w:rsidRDefault="0078672B" w:rsidP="002A4E06">
            <w:pPr>
              <w:contextualSpacing/>
              <w:jc w:val="center"/>
              <w:rPr>
                <w:sz w:val="20"/>
                <w:szCs w:val="20"/>
              </w:rPr>
            </w:pPr>
          </w:p>
        </w:tc>
        <w:tc>
          <w:tcPr>
            <w:tcW w:w="1141" w:type="dxa"/>
          </w:tcPr>
          <w:p w14:paraId="33F260E6" w14:textId="03E25774" w:rsidR="0078672B" w:rsidRPr="0078672B" w:rsidRDefault="0078672B" w:rsidP="002A4E06">
            <w:pPr>
              <w:contextualSpacing/>
              <w:jc w:val="center"/>
              <w:rPr>
                <w:sz w:val="20"/>
                <w:szCs w:val="20"/>
              </w:rPr>
            </w:pPr>
          </w:p>
        </w:tc>
        <w:tc>
          <w:tcPr>
            <w:tcW w:w="924" w:type="dxa"/>
          </w:tcPr>
          <w:p w14:paraId="45808667" w14:textId="77777777" w:rsidR="0078672B" w:rsidRPr="0078672B" w:rsidRDefault="0078672B" w:rsidP="002A4E06">
            <w:pPr>
              <w:contextualSpacing/>
              <w:jc w:val="center"/>
              <w:rPr>
                <w:sz w:val="20"/>
                <w:szCs w:val="20"/>
              </w:rPr>
            </w:pPr>
          </w:p>
        </w:tc>
      </w:tr>
      <w:tr w:rsidR="0078672B" w:rsidRPr="0078672B" w14:paraId="27B61BB7" w14:textId="6EB0EF63" w:rsidTr="00C70E1F">
        <w:trPr>
          <w:trHeight w:val="20"/>
          <w:jc w:val="center"/>
        </w:trPr>
        <w:tc>
          <w:tcPr>
            <w:tcW w:w="715" w:type="dxa"/>
          </w:tcPr>
          <w:p w14:paraId="5A1B5166" w14:textId="77777777" w:rsidR="0078672B" w:rsidRPr="00B34ABA" w:rsidRDefault="0078672B" w:rsidP="002A4E06">
            <w:pPr>
              <w:contextualSpacing/>
              <w:jc w:val="center"/>
              <w:rPr>
                <w:b/>
                <w:sz w:val="20"/>
                <w:szCs w:val="20"/>
              </w:rPr>
            </w:pPr>
            <w:r w:rsidRPr="00B34ABA">
              <w:rPr>
                <w:b/>
                <w:sz w:val="20"/>
                <w:szCs w:val="20"/>
              </w:rPr>
              <w:t>10</w:t>
            </w:r>
          </w:p>
        </w:tc>
        <w:tc>
          <w:tcPr>
            <w:tcW w:w="720" w:type="dxa"/>
          </w:tcPr>
          <w:p w14:paraId="650E9BE1" w14:textId="77777777" w:rsidR="0078672B" w:rsidRPr="0078672B" w:rsidRDefault="0078672B" w:rsidP="002A4E06">
            <w:pPr>
              <w:contextualSpacing/>
              <w:jc w:val="center"/>
              <w:rPr>
                <w:sz w:val="20"/>
                <w:szCs w:val="20"/>
              </w:rPr>
            </w:pPr>
          </w:p>
        </w:tc>
        <w:tc>
          <w:tcPr>
            <w:tcW w:w="1080" w:type="dxa"/>
          </w:tcPr>
          <w:p w14:paraId="3E5992EE" w14:textId="77777777" w:rsidR="0078672B" w:rsidRPr="0078672B" w:rsidRDefault="0078672B" w:rsidP="002A4E06">
            <w:pPr>
              <w:contextualSpacing/>
              <w:jc w:val="center"/>
              <w:rPr>
                <w:sz w:val="20"/>
                <w:szCs w:val="20"/>
              </w:rPr>
            </w:pPr>
          </w:p>
        </w:tc>
        <w:tc>
          <w:tcPr>
            <w:tcW w:w="1080" w:type="dxa"/>
          </w:tcPr>
          <w:p w14:paraId="40C25BDB" w14:textId="77777777" w:rsidR="0078672B" w:rsidRPr="0078672B" w:rsidRDefault="0078672B" w:rsidP="002A4E06">
            <w:pPr>
              <w:contextualSpacing/>
              <w:jc w:val="center"/>
              <w:rPr>
                <w:sz w:val="20"/>
                <w:szCs w:val="20"/>
              </w:rPr>
            </w:pPr>
          </w:p>
        </w:tc>
        <w:tc>
          <w:tcPr>
            <w:tcW w:w="1440" w:type="dxa"/>
          </w:tcPr>
          <w:p w14:paraId="041C6041" w14:textId="77777777" w:rsidR="0078672B" w:rsidRPr="0078672B" w:rsidRDefault="0078672B" w:rsidP="002A4E06">
            <w:pPr>
              <w:contextualSpacing/>
              <w:jc w:val="center"/>
              <w:rPr>
                <w:sz w:val="20"/>
                <w:szCs w:val="20"/>
              </w:rPr>
            </w:pPr>
          </w:p>
        </w:tc>
        <w:tc>
          <w:tcPr>
            <w:tcW w:w="1440" w:type="dxa"/>
          </w:tcPr>
          <w:p w14:paraId="1B1541DE" w14:textId="77777777" w:rsidR="0078672B" w:rsidRPr="0078672B" w:rsidRDefault="0078672B" w:rsidP="002A4E06">
            <w:pPr>
              <w:contextualSpacing/>
              <w:jc w:val="center"/>
              <w:rPr>
                <w:sz w:val="20"/>
                <w:szCs w:val="20"/>
              </w:rPr>
            </w:pPr>
          </w:p>
        </w:tc>
        <w:tc>
          <w:tcPr>
            <w:tcW w:w="1800" w:type="dxa"/>
          </w:tcPr>
          <w:p w14:paraId="55825148" w14:textId="77777777" w:rsidR="0078672B" w:rsidRPr="0078672B" w:rsidRDefault="0078672B" w:rsidP="002A4E06">
            <w:pPr>
              <w:contextualSpacing/>
              <w:jc w:val="center"/>
              <w:rPr>
                <w:sz w:val="20"/>
                <w:szCs w:val="20"/>
              </w:rPr>
            </w:pPr>
          </w:p>
        </w:tc>
        <w:tc>
          <w:tcPr>
            <w:tcW w:w="1080" w:type="dxa"/>
          </w:tcPr>
          <w:p w14:paraId="0D668E87" w14:textId="01848F83" w:rsidR="0078672B" w:rsidRPr="0078672B" w:rsidRDefault="0078672B" w:rsidP="002A4E06">
            <w:pPr>
              <w:contextualSpacing/>
              <w:jc w:val="center"/>
              <w:rPr>
                <w:sz w:val="20"/>
                <w:szCs w:val="20"/>
              </w:rPr>
            </w:pPr>
          </w:p>
        </w:tc>
        <w:tc>
          <w:tcPr>
            <w:tcW w:w="1080" w:type="dxa"/>
          </w:tcPr>
          <w:p w14:paraId="32769142" w14:textId="77777777" w:rsidR="0078672B" w:rsidRPr="0078672B" w:rsidRDefault="0078672B" w:rsidP="002A4E06">
            <w:pPr>
              <w:contextualSpacing/>
              <w:jc w:val="center"/>
              <w:rPr>
                <w:sz w:val="20"/>
                <w:szCs w:val="20"/>
              </w:rPr>
            </w:pPr>
          </w:p>
        </w:tc>
        <w:tc>
          <w:tcPr>
            <w:tcW w:w="1080" w:type="dxa"/>
          </w:tcPr>
          <w:p w14:paraId="439F96D4" w14:textId="77777777" w:rsidR="0078672B" w:rsidRPr="0078672B" w:rsidRDefault="0078672B" w:rsidP="002A4E06">
            <w:pPr>
              <w:contextualSpacing/>
              <w:jc w:val="center"/>
              <w:rPr>
                <w:sz w:val="20"/>
                <w:szCs w:val="20"/>
              </w:rPr>
            </w:pPr>
          </w:p>
        </w:tc>
        <w:tc>
          <w:tcPr>
            <w:tcW w:w="1141" w:type="dxa"/>
          </w:tcPr>
          <w:p w14:paraId="09AF5E02" w14:textId="7A16469B" w:rsidR="0078672B" w:rsidRPr="0078672B" w:rsidRDefault="0078672B" w:rsidP="002A4E06">
            <w:pPr>
              <w:contextualSpacing/>
              <w:jc w:val="center"/>
              <w:rPr>
                <w:sz w:val="20"/>
                <w:szCs w:val="20"/>
              </w:rPr>
            </w:pPr>
          </w:p>
        </w:tc>
        <w:tc>
          <w:tcPr>
            <w:tcW w:w="924" w:type="dxa"/>
          </w:tcPr>
          <w:p w14:paraId="14DC9E3B" w14:textId="77777777" w:rsidR="0078672B" w:rsidRPr="0078672B" w:rsidRDefault="0078672B" w:rsidP="002A4E06">
            <w:pPr>
              <w:contextualSpacing/>
              <w:jc w:val="center"/>
              <w:rPr>
                <w:sz w:val="20"/>
                <w:szCs w:val="20"/>
              </w:rPr>
            </w:pPr>
          </w:p>
        </w:tc>
      </w:tr>
    </w:tbl>
    <w:p w14:paraId="11D1ECC3" w14:textId="77777777" w:rsidR="002A4E06" w:rsidRPr="00AC7CBE" w:rsidRDefault="002A4E06" w:rsidP="00AC7CBE">
      <w:pPr>
        <w:autoSpaceDE w:val="0"/>
        <w:autoSpaceDN w:val="0"/>
        <w:adjustRightInd w:val="0"/>
        <w:spacing w:after="0" w:line="240" w:lineRule="auto"/>
        <w:contextualSpacing/>
        <w:rPr>
          <w:rFonts w:cs="TimesNewRomanPSMT"/>
        </w:rPr>
      </w:pPr>
    </w:p>
    <w:p w14:paraId="7285B00A" w14:textId="3CF2DE97" w:rsidR="0078672B" w:rsidRDefault="0078672B" w:rsidP="0078672B">
      <w:pPr>
        <w:rPr>
          <w:rFonts w:eastAsia="Times New Roman" w:cs="Times New Roman"/>
          <w:b/>
          <w:bCs/>
          <w:color w:val="000000"/>
        </w:rPr>
      </w:pPr>
    </w:p>
    <w:p w14:paraId="7CFEC0D9" w14:textId="77777777" w:rsidR="00C70E1F" w:rsidRDefault="00C70E1F" w:rsidP="0078672B">
      <w:pPr>
        <w:rPr>
          <w:rFonts w:eastAsia="Times New Roman" w:cs="Times New Roman"/>
          <w:b/>
          <w:bCs/>
          <w:color w:val="000000"/>
        </w:rPr>
      </w:pPr>
    </w:p>
    <w:p w14:paraId="5A350010" w14:textId="77777777" w:rsidR="00C70E1F" w:rsidRDefault="00C70E1F" w:rsidP="0078672B">
      <w:pPr>
        <w:rPr>
          <w:rFonts w:eastAsia="Times New Roman" w:cs="Times New Roman"/>
          <w:b/>
          <w:bCs/>
          <w:color w:val="000000"/>
        </w:rPr>
      </w:pPr>
    </w:p>
    <w:p w14:paraId="4585DE04" w14:textId="3CFF8125" w:rsidR="00C70E1F" w:rsidRPr="00AC7CBE" w:rsidRDefault="00C70E1F" w:rsidP="00C70E1F">
      <w:pPr>
        <w:autoSpaceDE w:val="0"/>
        <w:autoSpaceDN w:val="0"/>
        <w:adjustRightInd w:val="0"/>
        <w:spacing w:after="0" w:line="240" w:lineRule="auto"/>
        <w:contextualSpacing/>
        <w:rPr>
          <w:rFonts w:cs="TimesNewRomanPSMT"/>
          <w:b/>
        </w:rPr>
      </w:pPr>
      <w:r>
        <w:rPr>
          <w:rFonts w:cs="TimesNewRomanPSMT"/>
          <w:b/>
        </w:rPr>
        <w:t xml:space="preserve">E. FOREST ROSTER, continued </w:t>
      </w:r>
    </w:p>
    <w:p w14:paraId="4C5214C8" w14:textId="77777777" w:rsidR="00C70E1F" w:rsidRDefault="00C70E1F" w:rsidP="0078672B">
      <w:pPr>
        <w:rPr>
          <w:rFonts w:eastAsia="Times New Roman" w:cs="Times New Roman"/>
          <w:b/>
          <w:bCs/>
          <w:color w:val="000000"/>
        </w:rPr>
      </w:pPr>
    </w:p>
    <w:tbl>
      <w:tblPr>
        <w:tblStyle w:val="TableGrid1"/>
        <w:tblW w:w="13814" w:type="dxa"/>
        <w:jc w:val="center"/>
        <w:tblLayout w:type="fixed"/>
        <w:tblCellMar>
          <w:left w:w="29" w:type="dxa"/>
          <w:right w:w="29" w:type="dxa"/>
        </w:tblCellMar>
        <w:tblLook w:val="04A0" w:firstRow="1" w:lastRow="0" w:firstColumn="1" w:lastColumn="0" w:noHBand="0" w:noVBand="1"/>
      </w:tblPr>
      <w:tblGrid>
        <w:gridCol w:w="715"/>
        <w:gridCol w:w="720"/>
        <w:gridCol w:w="1440"/>
        <w:gridCol w:w="1800"/>
        <w:gridCol w:w="1440"/>
        <w:gridCol w:w="2389"/>
        <w:gridCol w:w="2160"/>
        <w:gridCol w:w="1080"/>
        <w:gridCol w:w="1080"/>
        <w:gridCol w:w="990"/>
      </w:tblGrid>
      <w:tr w:rsidR="00C70E1F" w:rsidRPr="0078672B" w14:paraId="4A886F5D" w14:textId="77777777" w:rsidTr="00341470">
        <w:trPr>
          <w:trHeight w:val="20"/>
          <w:jc w:val="center"/>
        </w:trPr>
        <w:tc>
          <w:tcPr>
            <w:tcW w:w="715" w:type="dxa"/>
          </w:tcPr>
          <w:p w14:paraId="53C0249E" w14:textId="77777777" w:rsidR="00C70E1F" w:rsidRPr="00B34ABA" w:rsidRDefault="00C70E1F" w:rsidP="005D1E70">
            <w:pPr>
              <w:contextualSpacing/>
              <w:jc w:val="center"/>
              <w:rPr>
                <w:b/>
                <w:sz w:val="20"/>
                <w:szCs w:val="20"/>
              </w:rPr>
            </w:pPr>
          </w:p>
        </w:tc>
        <w:tc>
          <w:tcPr>
            <w:tcW w:w="720" w:type="dxa"/>
          </w:tcPr>
          <w:p w14:paraId="0D49ADD3" w14:textId="77777777" w:rsidR="00C70E1F" w:rsidRPr="0078672B" w:rsidRDefault="00C70E1F" w:rsidP="005D1E70">
            <w:pPr>
              <w:contextualSpacing/>
              <w:jc w:val="center"/>
              <w:rPr>
                <w:sz w:val="20"/>
                <w:szCs w:val="20"/>
              </w:rPr>
            </w:pPr>
          </w:p>
        </w:tc>
        <w:tc>
          <w:tcPr>
            <w:tcW w:w="1440" w:type="dxa"/>
          </w:tcPr>
          <w:p w14:paraId="5E9E24C2" w14:textId="2C5EFF91"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E.12</w:t>
            </w:r>
          </w:p>
        </w:tc>
        <w:tc>
          <w:tcPr>
            <w:tcW w:w="1800" w:type="dxa"/>
          </w:tcPr>
          <w:p w14:paraId="73F50DA6" w14:textId="537F181E"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E.13</w:t>
            </w:r>
          </w:p>
        </w:tc>
        <w:tc>
          <w:tcPr>
            <w:tcW w:w="1440" w:type="dxa"/>
          </w:tcPr>
          <w:p w14:paraId="1B199E15" w14:textId="4DCD2AD0"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E.14</w:t>
            </w:r>
          </w:p>
        </w:tc>
        <w:tc>
          <w:tcPr>
            <w:tcW w:w="2389" w:type="dxa"/>
          </w:tcPr>
          <w:p w14:paraId="40D23A03" w14:textId="52F04753" w:rsidR="00C70E1F" w:rsidRDefault="007B5FD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E.15</w:t>
            </w:r>
          </w:p>
        </w:tc>
        <w:tc>
          <w:tcPr>
            <w:tcW w:w="2160" w:type="dxa"/>
          </w:tcPr>
          <w:p w14:paraId="5C084946" w14:textId="66ED2C38"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E.16</w:t>
            </w:r>
          </w:p>
        </w:tc>
        <w:tc>
          <w:tcPr>
            <w:tcW w:w="1080" w:type="dxa"/>
          </w:tcPr>
          <w:p w14:paraId="44EFE782" w14:textId="33C63DDB"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E.17</w:t>
            </w:r>
          </w:p>
        </w:tc>
        <w:tc>
          <w:tcPr>
            <w:tcW w:w="1080" w:type="dxa"/>
          </w:tcPr>
          <w:p w14:paraId="42914157" w14:textId="573FC868"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E.18</w:t>
            </w:r>
          </w:p>
        </w:tc>
        <w:tc>
          <w:tcPr>
            <w:tcW w:w="990" w:type="dxa"/>
          </w:tcPr>
          <w:p w14:paraId="59847BA6" w14:textId="44F8336B" w:rsidR="00C70E1F" w:rsidRPr="0078672B" w:rsidRDefault="007B5FDF"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E.19</w:t>
            </w:r>
          </w:p>
        </w:tc>
      </w:tr>
      <w:tr w:rsidR="00D428AC" w:rsidRPr="0078672B" w14:paraId="1B6BF3F9" w14:textId="77777777" w:rsidTr="00341470">
        <w:trPr>
          <w:trHeight w:val="20"/>
          <w:jc w:val="center"/>
        </w:trPr>
        <w:tc>
          <w:tcPr>
            <w:tcW w:w="715" w:type="dxa"/>
          </w:tcPr>
          <w:p w14:paraId="28CBA9FE" w14:textId="77777777" w:rsidR="0078672B" w:rsidRPr="00B34ABA" w:rsidRDefault="0078672B" w:rsidP="005D1E70">
            <w:pPr>
              <w:contextualSpacing/>
              <w:jc w:val="center"/>
              <w:rPr>
                <w:b/>
                <w:sz w:val="20"/>
                <w:szCs w:val="20"/>
              </w:rPr>
            </w:pPr>
            <w:r w:rsidRPr="00B34ABA">
              <w:rPr>
                <w:b/>
                <w:sz w:val="20"/>
                <w:szCs w:val="20"/>
              </w:rPr>
              <w:t>Forest</w:t>
            </w:r>
          </w:p>
        </w:tc>
        <w:tc>
          <w:tcPr>
            <w:tcW w:w="720" w:type="dxa"/>
          </w:tcPr>
          <w:p w14:paraId="28454633" w14:textId="77777777" w:rsidR="0078672B" w:rsidRPr="0078672B" w:rsidRDefault="0078672B" w:rsidP="005D1E70">
            <w:pPr>
              <w:contextualSpacing/>
              <w:jc w:val="center"/>
              <w:rPr>
                <w:sz w:val="20"/>
                <w:szCs w:val="20"/>
              </w:rPr>
            </w:pPr>
            <w:r w:rsidRPr="0078672B">
              <w:rPr>
                <w:sz w:val="20"/>
                <w:szCs w:val="20"/>
              </w:rPr>
              <w:t>Forest name</w:t>
            </w:r>
          </w:p>
        </w:tc>
        <w:tc>
          <w:tcPr>
            <w:tcW w:w="1440" w:type="dxa"/>
          </w:tcPr>
          <w:p w14:paraId="3A4C20BF"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Has this forest been divided into forest management units?</w:t>
            </w:r>
          </w:p>
          <w:p w14:paraId="7DEA6DF4"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159100CD"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76D881E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6AFC550E"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748FDAA7" w14:textId="6D57E7B4"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800" w:type="dxa"/>
          </w:tcPr>
          <w:p w14:paraId="6060DAB3"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Is there a system of regeneration and harvesting that rotates through these units?</w:t>
            </w:r>
          </w:p>
          <w:p w14:paraId="25893370"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7EB2FE0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33C88686"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2EDD81D8"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791A7389" w14:textId="02CB1A08"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440" w:type="dxa"/>
          </w:tcPr>
          <w:p w14:paraId="4D28642B" w14:textId="17C3A0E9"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many households in your village depend significantly on this forest for their own subsistence?</w:t>
            </w:r>
          </w:p>
        </w:tc>
        <w:tc>
          <w:tcPr>
            <w:tcW w:w="2389" w:type="dxa"/>
          </w:tcPr>
          <w:p w14:paraId="3F470EDA" w14:textId="5ABB7062" w:rsidR="0078672B" w:rsidRDefault="002260EB"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 xml:space="preserve">What percentage of </w:t>
            </w:r>
            <w:r w:rsidR="0078672B" w:rsidRPr="0078672B">
              <w:rPr>
                <w:rFonts w:cs="Times New Roman"/>
                <w:sz w:val="20"/>
                <w:szCs w:val="20"/>
              </w:rPr>
              <w:t>households in your village depend significantly on this forest for their family income arising from commercial activities?</w:t>
            </w:r>
          </w:p>
          <w:p w14:paraId="1B8704AA" w14:textId="77777777" w:rsidR="0078672B" w:rsidRDefault="0078672B" w:rsidP="0078672B">
            <w:pPr>
              <w:kinsoku w:val="0"/>
              <w:overflowPunct w:val="0"/>
              <w:autoSpaceDE w:val="0"/>
              <w:autoSpaceDN w:val="0"/>
              <w:adjustRightInd w:val="0"/>
              <w:contextualSpacing/>
              <w:jc w:val="center"/>
              <w:rPr>
                <w:rFonts w:cs="Times New Roman"/>
                <w:sz w:val="20"/>
                <w:szCs w:val="20"/>
              </w:rPr>
            </w:pPr>
          </w:p>
          <w:p w14:paraId="51A7B9B6" w14:textId="0988C586"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i/>
                <w:iCs/>
                <w:sz w:val="18"/>
                <w:szCs w:val="20"/>
              </w:rPr>
              <w:t>Commercial activities could be basket-weaving, carpentry, tea-stalls or restaurants, charcoal making, animal husbandry for sale of milk, wool and/or meat, collecti</w:t>
            </w:r>
            <w:r>
              <w:rPr>
                <w:rFonts w:cs="Times New Roman"/>
                <w:i/>
                <w:iCs/>
                <w:sz w:val="18"/>
                <w:szCs w:val="20"/>
              </w:rPr>
              <w:t xml:space="preserve">on of NTFPs for sale like pine </w:t>
            </w:r>
            <w:r w:rsidRPr="0078672B">
              <w:rPr>
                <w:rFonts w:cs="Times New Roman"/>
                <w:i/>
                <w:iCs/>
                <w:sz w:val="18"/>
                <w:szCs w:val="20"/>
              </w:rPr>
              <w:t>resin, brazil nuts, tendu leaves, etc.</w:t>
            </w:r>
            <w:ins w:id="22" w:author="McGee, Heather" w:date="2014-09-10T12:21:00Z">
              <w:r w:rsidRPr="0078672B">
                <w:rPr>
                  <w:rFonts w:cs="Times New Roman"/>
                  <w:i/>
                  <w:iCs/>
                  <w:sz w:val="18"/>
                  <w:szCs w:val="20"/>
                </w:rPr>
                <w:t>)</w:t>
              </w:r>
            </w:ins>
          </w:p>
        </w:tc>
        <w:tc>
          <w:tcPr>
            <w:tcW w:w="2160" w:type="dxa"/>
          </w:tcPr>
          <w:p w14:paraId="44B26139"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guards or some other system for monitoring the condition of the forest?</w:t>
            </w:r>
          </w:p>
          <w:p w14:paraId="25CAB158"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0A48AA05"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1=No</w:t>
            </w:r>
          </w:p>
          <w:p w14:paraId="20AF31E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2=Yes </w:t>
            </w:r>
          </w:p>
          <w:p w14:paraId="7C1AF5BC" w14:textId="77777777" w:rsidR="0078672B" w:rsidRP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888=Don’t know</w:t>
            </w:r>
          </w:p>
          <w:p w14:paraId="1FEE28C6" w14:textId="77777777" w:rsidR="0078672B" w:rsidRDefault="0078672B"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p w14:paraId="0FA88683" w14:textId="4360C9A4" w:rsidR="0078672B" w:rsidRPr="0078672B" w:rsidRDefault="0078672B" w:rsidP="0078672B">
            <w:pPr>
              <w:kinsoku w:val="0"/>
              <w:overflowPunct w:val="0"/>
              <w:autoSpaceDE w:val="0"/>
              <w:autoSpaceDN w:val="0"/>
              <w:adjustRightInd w:val="0"/>
              <w:contextualSpacing/>
              <w:jc w:val="center"/>
              <w:rPr>
                <w:rFonts w:cs="Times New Roman"/>
                <w:i/>
                <w:sz w:val="20"/>
                <w:szCs w:val="20"/>
              </w:rPr>
            </w:pPr>
            <w:r>
              <w:rPr>
                <w:rFonts w:cs="Times New Roman"/>
                <w:i/>
                <w:sz w:val="20"/>
                <w:szCs w:val="20"/>
              </w:rPr>
              <w:t>If not Yes, skip to</w:t>
            </w:r>
            <w:r w:rsidR="007B5FDF">
              <w:rPr>
                <w:rFonts w:cs="Times New Roman"/>
                <w:i/>
                <w:sz w:val="20"/>
                <w:szCs w:val="20"/>
              </w:rPr>
              <w:t xml:space="preserve"> E20</w:t>
            </w:r>
          </w:p>
        </w:tc>
        <w:tc>
          <w:tcPr>
            <w:tcW w:w="1080" w:type="dxa"/>
          </w:tcPr>
          <w:p w14:paraId="4F3D023E" w14:textId="3550DC7E"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many?</w:t>
            </w:r>
          </w:p>
        </w:tc>
        <w:tc>
          <w:tcPr>
            <w:tcW w:w="1080" w:type="dxa"/>
          </w:tcPr>
          <w:p w14:paraId="728BD644" w14:textId="6D66F829" w:rsidR="0078672B" w:rsidRP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Who pays them?</w:t>
            </w:r>
          </w:p>
        </w:tc>
        <w:tc>
          <w:tcPr>
            <w:tcW w:w="990" w:type="dxa"/>
          </w:tcPr>
          <w:p w14:paraId="3B60C79A" w14:textId="77777777" w:rsidR="0078672B" w:rsidRDefault="0078672B" w:rsidP="005D1E70">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How are they selected?</w:t>
            </w:r>
          </w:p>
          <w:p w14:paraId="6C0250A9" w14:textId="77777777" w:rsidR="0078672B" w:rsidRDefault="0078672B" w:rsidP="005D1E70">
            <w:pPr>
              <w:kinsoku w:val="0"/>
              <w:overflowPunct w:val="0"/>
              <w:autoSpaceDE w:val="0"/>
              <w:autoSpaceDN w:val="0"/>
              <w:adjustRightInd w:val="0"/>
              <w:contextualSpacing/>
              <w:jc w:val="center"/>
              <w:rPr>
                <w:rFonts w:cs="Times New Roman"/>
                <w:sz w:val="20"/>
                <w:szCs w:val="20"/>
              </w:rPr>
            </w:pPr>
          </w:p>
          <w:p w14:paraId="0AD63245" w14:textId="77777777" w:rsid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1=Appointment</w:t>
            </w:r>
          </w:p>
          <w:p w14:paraId="50FC8B34" w14:textId="77777777" w:rsid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2=Election</w:t>
            </w:r>
          </w:p>
          <w:p w14:paraId="79A7F56C" w14:textId="3F0858B1" w:rsidR="0078672B" w:rsidRPr="0078672B" w:rsidRDefault="0078672B"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97=Other</w:t>
            </w:r>
          </w:p>
        </w:tc>
      </w:tr>
      <w:tr w:rsidR="00D428AC" w:rsidRPr="0078672B" w14:paraId="163C72E5" w14:textId="77777777" w:rsidTr="00341470">
        <w:trPr>
          <w:trHeight w:val="20"/>
          <w:jc w:val="center"/>
        </w:trPr>
        <w:tc>
          <w:tcPr>
            <w:tcW w:w="715" w:type="dxa"/>
          </w:tcPr>
          <w:p w14:paraId="177B6A8E" w14:textId="03751DE4" w:rsidR="0078672B" w:rsidRPr="00B34ABA"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720" w:type="dxa"/>
          </w:tcPr>
          <w:p w14:paraId="74B38DEB" w14:textId="77777777" w:rsidR="0078672B" w:rsidRPr="0078672B" w:rsidRDefault="0078672B" w:rsidP="005D1E70">
            <w:pPr>
              <w:kinsoku w:val="0"/>
              <w:overflowPunct w:val="0"/>
              <w:autoSpaceDE w:val="0"/>
              <w:autoSpaceDN w:val="0"/>
              <w:adjustRightInd w:val="0"/>
              <w:ind w:right="54"/>
              <w:contextualSpacing/>
              <w:jc w:val="center"/>
              <w:rPr>
                <w:rFonts w:cs="Times New Roman"/>
                <w:b/>
                <w:bCs/>
                <w:spacing w:val="1"/>
                <w:w w:val="105"/>
                <w:sz w:val="20"/>
                <w:szCs w:val="20"/>
              </w:rPr>
            </w:pPr>
          </w:p>
        </w:tc>
        <w:tc>
          <w:tcPr>
            <w:tcW w:w="1440" w:type="dxa"/>
          </w:tcPr>
          <w:p w14:paraId="27586363"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800" w:type="dxa"/>
          </w:tcPr>
          <w:p w14:paraId="04E99FEA"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440" w:type="dxa"/>
          </w:tcPr>
          <w:p w14:paraId="11A88A69"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2389" w:type="dxa"/>
          </w:tcPr>
          <w:p w14:paraId="09D28CAE"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2160" w:type="dxa"/>
          </w:tcPr>
          <w:p w14:paraId="6D6B9AF7"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5424F8EE"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296E9E66"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c>
          <w:tcPr>
            <w:tcW w:w="990" w:type="dxa"/>
          </w:tcPr>
          <w:p w14:paraId="13BF8407" w14:textId="77777777" w:rsidR="0078672B" w:rsidRPr="0078672B" w:rsidRDefault="0078672B" w:rsidP="005D1E70">
            <w:pPr>
              <w:kinsoku w:val="0"/>
              <w:overflowPunct w:val="0"/>
              <w:autoSpaceDE w:val="0"/>
              <w:autoSpaceDN w:val="0"/>
              <w:adjustRightInd w:val="0"/>
              <w:contextualSpacing/>
              <w:jc w:val="center"/>
              <w:rPr>
                <w:rFonts w:cs="Times New Roman"/>
                <w:b/>
                <w:bCs/>
                <w:spacing w:val="1"/>
                <w:w w:val="105"/>
                <w:sz w:val="20"/>
                <w:szCs w:val="20"/>
              </w:rPr>
            </w:pPr>
          </w:p>
        </w:tc>
      </w:tr>
      <w:tr w:rsidR="00D428AC" w:rsidRPr="0078672B" w14:paraId="50A3BEC8" w14:textId="77777777" w:rsidTr="00341470">
        <w:trPr>
          <w:trHeight w:val="20"/>
          <w:jc w:val="center"/>
        </w:trPr>
        <w:tc>
          <w:tcPr>
            <w:tcW w:w="715" w:type="dxa"/>
          </w:tcPr>
          <w:p w14:paraId="281085AC" w14:textId="77777777" w:rsidR="0078672B" w:rsidRPr="00B34ABA" w:rsidRDefault="0078672B" w:rsidP="005D1E70">
            <w:pPr>
              <w:contextualSpacing/>
              <w:jc w:val="center"/>
              <w:rPr>
                <w:b/>
                <w:sz w:val="20"/>
                <w:szCs w:val="20"/>
              </w:rPr>
            </w:pPr>
            <w:r w:rsidRPr="00B34ABA">
              <w:rPr>
                <w:b/>
                <w:sz w:val="20"/>
                <w:szCs w:val="20"/>
              </w:rPr>
              <w:t>1</w:t>
            </w:r>
          </w:p>
        </w:tc>
        <w:tc>
          <w:tcPr>
            <w:tcW w:w="720" w:type="dxa"/>
          </w:tcPr>
          <w:p w14:paraId="1CE4E018" w14:textId="77777777" w:rsidR="0078672B" w:rsidRPr="0078672B" w:rsidRDefault="0078672B" w:rsidP="005D1E70">
            <w:pPr>
              <w:contextualSpacing/>
              <w:jc w:val="center"/>
              <w:rPr>
                <w:sz w:val="20"/>
                <w:szCs w:val="20"/>
              </w:rPr>
            </w:pPr>
          </w:p>
        </w:tc>
        <w:tc>
          <w:tcPr>
            <w:tcW w:w="1440" w:type="dxa"/>
          </w:tcPr>
          <w:p w14:paraId="1375AC92" w14:textId="77777777" w:rsidR="0078672B" w:rsidRPr="0078672B" w:rsidRDefault="0078672B" w:rsidP="005D1E70">
            <w:pPr>
              <w:contextualSpacing/>
              <w:jc w:val="center"/>
              <w:rPr>
                <w:sz w:val="20"/>
                <w:szCs w:val="20"/>
              </w:rPr>
            </w:pPr>
          </w:p>
        </w:tc>
        <w:tc>
          <w:tcPr>
            <w:tcW w:w="1800" w:type="dxa"/>
          </w:tcPr>
          <w:p w14:paraId="246A2B31" w14:textId="77777777" w:rsidR="0078672B" w:rsidRPr="0078672B" w:rsidRDefault="0078672B" w:rsidP="005D1E70">
            <w:pPr>
              <w:contextualSpacing/>
              <w:jc w:val="center"/>
              <w:rPr>
                <w:sz w:val="20"/>
                <w:szCs w:val="20"/>
              </w:rPr>
            </w:pPr>
          </w:p>
        </w:tc>
        <w:tc>
          <w:tcPr>
            <w:tcW w:w="1440" w:type="dxa"/>
          </w:tcPr>
          <w:p w14:paraId="1807BB96" w14:textId="77777777" w:rsidR="0078672B" w:rsidRPr="0078672B" w:rsidRDefault="0078672B" w:rsidP="005D1E70">
            <w:pPr>
              <w:contextualSpacing/>
              <w:jc w:val="center"/>
              <w:rPr>
                <w:sz w:val="20"/>
                <w:szCs w:val="20"/>
              </w:rPr>
            </w:pPr>
          </w:p>
        </w:tc>
        <w:tc>
          <w:tcPr>
            <w:tcW w:w="2389" w:type="dxa"/>
          </w:tcPr>
          <w:p w14:paraId="7BB43996" w14:textId="77777777" w:rsidR="0078672B" w:rsidRPr="0078672B" w:rsidRDefault="0078672B" w:rsidP="005D1E70">
            <w:pPr>
              <w:contextualSpacing/>
              <w:jc w:val="center"/>
              <w:rPr>
                <w:sz w:val="20"/>
                <w:szCs w:val="20"/>
              </w:rPr>
            </w:pPr>
          </w:p>
        </w:tc>
        <w:tc>
          <w:tcPr>
            <w:tcW w:w="2160" w:type="dxa"/>
          </w:tcPr>
          <w:p w14:paraId="4C12365D" w14:textId="77777777" w:rsidR="0078672B" w:rsidRPr="0078672B" w:rsidRDefault="0078672B" w:rsidP="005D1E70">
            <w:pPr>
              <w:contextualSpacing/>
              <w:jc w:val="center"/>
              <w:rPr>
                <w:sz w:val="20"/>
                <w:szCs w:val="20"/>
              </w:rPr>
            </w:pPr>
          </w:p>
        </w:tc>
        <w:tc>
          <w:tcPr>
            <w:tcW w:w="1080" w:type="dxa"/>
          </w:tcPr>
          <w:p w14:paraId="71BC65D3" w14:textId="77777777" w:rsidR="0078672B" w:rsidRPr="0078672B" w:rsidRDefault="0078672B" w:rsidP="005D1E70">
            <w:pPr>
              <w:contextualSpacing/>
              <w:jc w:val="center"/>
              <w:rPr>
                <w:sz w:val="20"/>
                <w:szCs w:val="20"/>
              </w:rPr>
            </w:pPr>
          </w:p>
        </w:tc>
        <w:tc>
          <w:tcPr>
            <w:tcW w:w="1080" w:type="dxa"/>
          </w:tcPr>
          <w:p w14:paraId="639B39E6" w14:textId="77777777" w:rsidR="0078672B" w:rsidRPr="0078672B" w:rsidRDefault="0078672B" w:rsidP="005D1E70">
            <w:pPr>
              <w:contextualSpacing/>
              <w:jc w:val="center"/>
              <w:rPr>
                <w:sz w:val="20"/>
                <w:szCs w:val="20"/>
              </w:rPr>
            </w:pPr>
          </w:p>
        </w:tc>
        <w:tc>
          <w:tcPr>
            <w:tcW w:w="990" w:type="dxa"/>
          </w:tcPr>
          <w:p w14:paraId="55091C46" w14:textId="77777777" w:rsidR="0078672B" w:rsidRPr="0078672B" w:rsidRDefault="0078672B" w:rsidP="005D1E70">
            <w:pPr>
              <w:contextualSpacing/>
              <w:jc w:val="center"/>
              <w:rPr>
                <w:sz w:val="20"/>
                <w:szCs w:val="20"/>
              </w:rPr>
            </w:pPr>
          </w:p>
        </w:tc>
      </w:tr>
      <w:tr w:rsidR="00D428AC" w:rsidRPr="0078672B" w14:paraId="7C6C23F6" w14:textId="77777777" w:rsidTr="00341470">
        <w:trPr>
          <w:trHeight w:val="20"/>
          <w:jc w:val="center"/>
        </w:trPr>
        <w:tc>
          <w:tcPr>
            <w:tcW w:w="715" w:type="dxa"/>
          </w:tcPr>
          <w:p w14:paraId="34DAD1E7" w14:textId="77777777" w:rsidR="0078672B" w:rsidRPr="00B34ABA" w:rsidRDefault="0078672B" w:rsidP="005D1E70">
            <w:pPr>
              <w:contextualSpacing/>
              <w:jc w:val="center"/>
              <w:rPr>
                <w:b/>
                <w:sz w:val="20"/>
                <w:szCs w:val="20"/>
              </w:rPr>
            </w:pPr>
            <w:r w:rsidRPr="00B34ABA">
              <w:rPr>
                <w:b/>
                <w:sz w:val="20"/>
                <w:szCs w:val="20"/>
              </w:rPr>
              <w:t>2</w:t>
            </w:r>
          </w:p>
        </w:tc>
        <w:tc>
          <w:tcPr>
            <w:tcW w:w="720" w:type="dxa"/>
          </w:tcPr>
          <w:p w14:paraId="49B35D30" w14:textId="77777777" w:rsidR="0078672B" w:rsidRPr="0078672B" w:rsidRDefault="0078672B" w:rsidP="005D1E70">
            <w:pPr>
              <w:contextualSpacing/>
              <w:jc w:val="center"/>
              <w:rPr>
                <w:sz w:val="20"/>
                <w:szCs w:val="20"/>
              </w:rPr>
            </w:pPr>
          </w:p>
        </w:tc>
        <w:tc>
          <w:tcPr>
            <w:tcW w:w="1440" w:type="dxa"/>
          </w:tcPr>
          <w:p w14:paraId="010AE537" w14:textId="77777777" w:rsidR="0078672B" w:rsidRPr="0078672B" w:rsidRDefault="0078672B" w:rsidP="005D1E70">
            <w:pPr>
              <w:contextualSpacing/>
              <w:jc w:val="center"/>
              <w:rPr>
                <w:sz w:val="20"/>
                <w:szCs w:val="20"/>
              </w:rPr>
            </w:pPr>
          </w:p>
        </w:tc>
        <w:tc>
          <w:tcPr>
            <w:tcW w:w="1800" w:type="dxa"/>
          </w:tcPr>
          <w:p w14:paraId="1A081C3D" w14:textId="77777777" w:rsidR="0078672B" w:rsidRPr="0078672B" w:rsidRDefault="0078672B" w:rsidP="005D1E70">
            <w:pPr>
              <w:contextualSpacing/>
              <w:jc w:val="center"/>
              <w:rPr>
                <w:sz w:val="20"/>
                <w:szCs w:val="20"/>
              </w:rPr>
            </w:pPr>
          </w:p>
        </w:tc>
        <w:tc>
          <w:tcPr>
            <w:tcW w:w="1440" w:type="dxa"/>
          </w:tcPr>
          <w:p w14:paraId="44301EE9" w14:textId="77777777" w:rsidR="0078672B" w:rsidRPr="0078672B" w:rsidRDefault="0078672B" w:rsidP="005D1E70">
            <w:pPr>
              <w:contextualSpacing/>
              <w:jc w:val="center"/>
              <w:rPr>
                <w:sz w:val="20"/>
                <w:szCs w:val="20"/>
              </w:rPr>
            </w:pPr>
          </w:p>
        </w:tc>
        <w:tc>
          <w:tcPr>
            <w:tcW w:w="2389" w:type="dxa"/>
          </w:tcPr>
          <w:p w14:paraId="051EB251" w14:textId="77777777" w:rsidR="0078672B" w:rsidRPr="0078672B" w:rsidRDefault="0078672B" w:rsidP="005D1E70">
            <w:pPr>
              <w:contextualSpacing/>
              <w:jc w:val="center"/>
              <w:rPr>
                <w:sz w:val="20"/>
                <w:szCs w:val="20"/>
              </w:rPr>
            </w:pPr>
          </w:p>
        </w:tc>
        <w:tc>
          <w:tcPr>
            <w:tcW w:w="2160" w:type="dxa"/>
          </w:tcPr>
          <w:p w14:paraId="05AB8B2C" w14:textId="77777777" w:rsidR="0078672B" w:rsidRPr="0078672B" w:rsidRDefault="0078672B" w:rsidP="005D1E70">
            <w:pPr>
              <w:contextualSpacing/>
              <w:jc w:val="center"/>
              <w:rPr>
                <w:sz w:val="20"/>
                <w:szCs w:val="20"/>
              </w:rPr>
            </w:pPr>
          </w:p>
        </w:tc>
        <w:tc>
          <w:tcPr>
            <w:tcW w:w="1080" w:type="dxa"/>
          </w:tcPr>
          <w:p w14:paraId="2106BDE0" w14:textId="77777777" w:rsidR="0078672B" w:rsidRPr="0078672B" w:rsidRDefault="0078672B" w:rsidP="005D1E70">
            <w:pPr>
              <w:contextualSpacing/>
              <w:jc w:val="center"/>
              <w:rPr>
                <w:sz w:val="20"/>
                <w:szCs w:val="20"/>
              </w:rPr>
            </w:pPr>
          </w:p>
        </w:tc>
        <w:tc>
          <w:tcPr>
            <w:tcW w:w="1080" w:type="dxa"/>
          </w:tcPr>
          <w:p w14:paraId="1AAEF845" w14:textId="77777777" w:rsidR="0078672B" w:rsidRPr="0078672B" w:rsidRDefault="0078672B" w:rsidP="005D1E70">
            <w:pPr>
              <w:contextualSpacing/>
              <w:jc w:val="center"/>
              <w:rPr>
                <w:sz w:val="20"/>
                <w:szCs w:val="20"/>
              </w:rPr>
            </w:pPr>
          </w:p>
        </w:tc>
        <w:tc>
          <w:tcPr>
            <w:tcW w:w="990" w:type="dxa"/>
          </w:tcPr>
          <w:p w14:paraId="457723E4" w14:textId="77777777" w:rsidR="0078672B" w:rsidRPr="0078672B" w:rsidRDefault="0078672B" w:rsidP="005D1E70">
            <w:pPr>
              <w:contextualSpacing/>
              <w:jc w:val="center"/>
              <w:rPr>
                <w:sz w:val="20"/>
                <w:szCs w:val="20"/>
              </w:rPr>
            </w:pPr>
          </w:p>
        </w:tc>
      </w:tr>
      <w:tr w:rsidR="00D428AC" w:rsidRPr="0078672B" w14:paraId="50E005C1" w14:textId="77777777" w:rsidTr="00341470">
        <w:trPr>
          <w:trHeight w:val="20"/>
          <w:jc w:val="center"/>
        </w:trPr>
        <w:tc>
          <w:tcPr>
            <w:tcW w:w="715" w:type="dxa"/>
          </w:tcPr>
          <w:p w14:paraId="5BAC93D2" w14:textId="77777777" w:rsidR="0078672B" w:rsidRPr="00B34ABA" w:rsidRDefault="0078672B" w:rsidP="005D1E70">
            <w:pPr>
              <w:contextualSpacing/>
              <w:jc w:val="center"/>
              <w:rPr>
                <w:b/>
                <w:sz w:val="20"/>
                <w:szCs w:val="20"/>
              </w:rPr>
            </w:pPr>
            <w:r w:rsidRPr="00B34ABA">
              <w:rPr>
                <w:b/>
                <w:sz w:val="20"/>
                <w:szCs w:val="20"/>
              </w:rPr>
              <w:t>3</w:t>
            </w:r>
          </w:p>
        </w:tc>
        <w:tc>
          <w:tcPr>
            <w:tcW w:w="720" w:type="dxa"/>
          </w:tcPr>
          <w:p w14:paraId="06AFB815" w14:textId="77777777" w:rsidR="0078672B" w:rsidRPr="0078672B" w:rsidRDefault="0078672B" w:rsidP="005D1E70">
            <w:pPr>
              <w:contextualSpacing/>
              <w:jc w:val="center"/>
              <w:rPr>
                <w:sz w:val="20"/>
                <w:szCs w:val="20"/>
              </w:rPr>
            </w:pPr>
          </w:p>
        </w:tc>
        <w:tc>
          <w:tcPr>
            <w:tcW w:w="1440" w:type="dxa"/>
          </w:tcPr>
          <w:p w14:paraId="1E35BA79" w14:textId="77777777" w:rsidR="0078672B" w:rsidRPr="0078672B" w:rsidRDefault="0078672B" w:rsidP="005D1E70">
            <w:pPr>
              <w:contextualSpacing/>
              <w:jc w:val="center"/>
              <w:rPr>
                <w:sz w:val="20"/>
                <w:szCs w:val="20"/>
              </w:rPr>
            </w:pPr>
          </w:p>
        </w:tc>
        <w:tc>
          <w:tcPr>
            <w:tcW w:w="1800" w:type="dxa"/>
          </w:tcPr>
          <w:p w14:paraId="0E3F7A51" w14:textId="77777777" w:rsidR="0078672B" w:rsidRPr="0078672B" w:rsidRDefault="0078672B" w:rsidP="005D1E70">
            <w:pPr>
              <w:contextualSpacing/>
              <w:jc w:val="center"/>
              <w:rPr>
                <w:sz w:val="20"/>
                <w:szCs w:val="20"/>
              </w:rPr>
            </w:pPr>
          </w:p>
        </w:tc>
        <w:tc>
          <w:tcPr>
            <w:tcW w:w="1440" w:type="dxa"/>
          </w:tcPr>
          <w:p w14:paraId="34443E68" w14:textId="77777777" w:rsidR="0078672B" w:rsidRPr="0078672B" w:rsidRDefault="0078672B" w:rsidP="005D1E70">
            <w:pPr>
              <w:contextualSpacing/>
              <w:jc w:val="center"/>
              <w:rPr>
                <w:sz w:val="20"/>
                <w:szCs w:val="20"/>
              </w:rPr>
            </w:pPr>
          </w:p>
        </w:tc>
        <w:tc>
          <w:tcPr>
            <w:tcW w:w="2389" w:type="dxa"/>
          </w:tcPr>
          <w:p w14:paraId="391AF279" w14:textId="77777777" w:rsidR="0078672B" w:rsidRPr="0078672B" w:rsidRDefault="0078672B" w:rsidP="005D1E70">
            <w:pPr>
              <w:contextualSpacing/>
              <w:jc w:val="center"/>
              <w:rPr>
                <w:sz w:val="20"/>
                <w:szCs w:val="20"/>
              </w:rPr>
            </w:pPr>
          </w:p>
        </w:tc>
        <w:tc>
          <w:tcPr>
            <w:tcW w:w="2160" w:type="dxa"/>
          </w:tcPr>
          <w:p w14:paraId="59D4EBDD" w14:textId="77777777" w:rsidR="0078672B" w:rsidRPr="0078672B" w:rsidRDefault="0078672B" w:rsidP="005D1E70">
            <w:pPr>
              <w:contextualSpacing/>
              <w:jc w:val="center"/>
              <w:rPr>
                <w:sz w:val="20"/>
                <w:szCs w:val="20"/>
              </w:rPr>
            </w:pPr>
          </w:p>
        </w:tc>
        <w:tc>
          <w:tcPr>
            <w:tcW w:w="1080" w:type="dxa"/>
          </w:tcPr>
          <w:p w14:paraId="58696A4E" w14:textId="77777777" w:rsidR="0078672B" w:rsidRPr="0078672B" w:rsidRDefault="0078672B" w:rsidP="005D1E70">
            <w:pPr>
              <w:contextualSpacing/>
              <w:jc w:val="center"/>
              <w:rPr>
                <w:sz w:val="20"/>
                <w:szCs w:val="20"/>
              </w:rPr>
            </w:pPr>
          </w:p>
        </w:tc>
        <w:tc>
          <w:tcPr>
            <w:tcW w:w="1080" w:type="dxa"/>
          </w:tcPr>
          <w:p w14:paraId="5F201730" w14:textId="77777777" w:rsidR="0078672B" w:rsidRPr="0078672B" w:rsidRDefault="0078672B" w:rsidP="005D1E70">
            <w:pPr>
              <w:contextualSpacing/>
              <w:jc w:val="center"/>
              <w:rPr>
                <w:sz w:val="20"/>
                <w:szCs w:val="20"/>
              </w:rPr>
            </w:pPr>
          </w:p>
        </w:tc>
        <w:tc>
          <w:tcPr>
            <w:tcW w:w="990" w:type="dxa"/>
          </w:tcPr>
          <w:p w14:paraId="6D267902" w14:textId="77777777" w:rsidR="0078672B" w:rsidRPr="0078672B" w:rsidRDefault="0078672B" w:rsidP="005D1E70">
            <w:pPr>
              <w:contextualSpacing/>
              <w:jc w:val="center"/>
              <w:rPr>
                <w:sz w:val="20"/>
                <w:szCs w:val="20"/>
              </w:rPr>
            </w:pPr>
          </w:p>
        </w:tc>
      </w:tr>
      <w:tr w:rsidR="00D428AC" w:rsidRPr="0078672B" w14:paraId="4CA1DB6A" w14:textId="77777777" w:rsidTr="00341470">
        <w:trPr>
          <w:trHeight w:val="20"/>
          <w:jc w:val="center"/>
        </w:trPr>
        <w:tc>
          <w:tcPr>
            <w:tcW w:w="715" w:type="dxa"/>
          </w:tcPr>
          <w:p w14:paraId="3D4991C8" w14:textId="77777777" w:rsidR="0078672B" w:rsidRPr="00B34ABA" w:rsidRDefault="0078672B" w:rsidP="005D1E70">
            <w:pPr>
              <w:contextualSpacing/>
              <w:jc w:val="center"/>
              <w:rPr>
                <w:b/>
                <w:sz w:val="20"/>
                <w:szCs w:val="20"/>
              </w:rPr>
            </w:pPr>
            <w:r w:rsidRPr="00B34ABA">
              <w:rPr>
                <w:b/>
                <w:sz w:val="20"/>
                <w:szCs w:val="20"/>
              </w:rPr>
              <w:t>4</w:t>
            </w:r>
          </w:p>
        </w:tc>
        <w:tc>
          <w:tcPr>
            <w:tcW w:w="720" w:type="dxa"/>
          </w:tcPr>
          <w:p w14:paraId="4A6A893C" w14:textId="77777777" w:rsidR="0078672B" w:rsidRPr="0078672B" w:rsidRDefault="0078672B" w:rsidP="005D1E70">
            <w:pPr>
              <w:contextualSpacing/>
              <w:jc w:val="center"/>
              <w:rPr>
                <w:sz w:val="20"/>
                <w:szCs w:val="20"/>
              </w:rPr>
            </w:pPr>
          </w:p>
        </w:tc>
        <w:tc>
          <w:tcPr>
            <w:tcW w:w="1440" w:type="dxa"/>
          </w:tcPr>
          <w:p w14:paraId="741FABFE" w14:textId="77777777" w:rsidR="0078672B" w:rsidRPr="0078672B" w:rsidRDefault="0078672B" w:rsidP="005D1E70">
            <w:pPr>
              <w:contextualSpacing/>
              <w:jc w:val="center"/>
              <w:rPr>
                <w:sz w:val="20"/>
                <w:szCs w:val="20"/>
              </w:rPr>
            </w:pPr>
          </w:p>
        </w:tc>
        <w:tc>
          <w:tcPr>
            <w:tcW w:w="1800" w:type="dxa"/>
          </w:tcPr>
          <w:p w14:paraId="7E16305F" w14:textId="77777777" w:rsidR="0078672B" w:rsidRPr="0078672B" w:rsidRDefault="0078672B" w:rsidP="005D1E70">
            <w:pPr>
              <w:contextualSpacing/>
              <w:jc w:val="center"/>
              <w:rPr>
                <w:sz w:val="20"/>
                <w:szCs w:val="20"/>
              </w:rPr>
            </w:pPr>
          </w:p>
        </w:tc>
        <w:tc>
          <w:tcPr>
            <w:tcW w:w="1440" w:type="dxa"/>
          </w:tcPr>
          <w:p w14:paraId="344AAB84" w14:textId="77777777" w:rsidR="0078672B" w:rsidRPr="0078672B" w:rsidRDefault="0078672B" w:rsidP="005D1E70">
            <w:pPr>
              <w:contextualSpacing/>
              <w:jc w:val="center"/>
              <w:rPr>
                <w:sz w:val="20"/>
                <w:szCs w:val="20"/>
              </w:rPr>
            </w:pPr>
          </w:p>
        </w:tc>
        <w:tc>
          <w:tcPr>
            <w:tcW w:w="2389" w:type="dxa"/>
          </w:tcPr>
          <w:p w14:paraId="2FA2BC4C" w14:textId="77777777" w:rsidR="0078672B" w:rsidRPr="0078672B" w:rsidRDefault="0078672B" w:rsidP="005D1E70">
            <w:pPr>
              <w:contextualSpacing/>
              <w:jc w:val="center"/>
              <w:rPr>
                <w:sz w:val="20"/>
                <w:szCs w:val="20"/>
              </w:rPr>
            </w:pPr>
          </w:p>
        </w:tc>
        <w:tc>
          <w:tcPr>
            <w:tcW w:w="2160" w:type="dxa"/>
          </w:tcPr>
          <w:p w14:paraId="111E852E" w14:textId="77777777" w:rsidR="0078672B" w:rsidRPr="0078672B" w:rsidRDefault="0078672B" w:rsidP="005D1E70">
            <w:pPr>
              <w:contextualSpacing/>
              <w:jc w:val="center"/>
              <w:rPr>
                <w:sz w:val="20"/>
                <w:szCs w:val="20"/>
              </w:rPr>
            </w:pPr>
          </w:p>
        </w:tc>
        <w:tc>
          <w:tcPr>
            <w:tcW w:w="1080" w:type="dxa"/>
          </w:tcPr>
          <w:p w14:paraId="5AE7F9D2" w14:textId="77777777" w:rsidR="0078672B" w:rsidRPr="0078672B" w:rsidRDefault="0078672B" w:rsidP="005D1E70">
            <w:pPr>
              <w:contextualSpacing/>
              <w:jc w:val="center"/>
              <w:rPr>
                <w:sz w:val="20"/>
                <w:szCs w:val="20"/>
              </w:rPr>
            </w:pPr>
          </w:p>
        </w:tc>
        <w:tc>
          <w:tcPr>
            <w:tcW w:w="1080" w:type="dxa"/>
          </w:tcPr>
          <w:p w14:paraId="1067CB67" w14:textId="77777777" w:rsidR="0078672B" w:rsidRPr="0078672B" w:rsidRDefault="0078672B" w:rsidP="005D1E70">
            <w:pPr>
              <w:contextualSpacing/>
              <w:jc w:val="center"/>
              <w:rPr>
                <w:sz w:val="20"/>
                <w:szCs w:val="20"/>
              </w:rPr>
            </w:pPr>
          </w:p>
        </w:tc>
        <w:tc>
          <w:tcPr>
            <w:tcW w:w="990" w:type="dxa"/>
          </w:tcPr>
          <w:p w14:paraId="78F2E749" w14:textId="77777777" w:rsidR="0078672B" w:rsidRPr="0078672B" w:rsidRDefault="0078672B" w:rsidP="005D1E70">
            <w:pPr>
              <w:contextualSpacing/>
              <w:jc w:val="center"/>
              <w:rPr>
                <w:sz w:val="20"/>
                <w:szCs w:val="20"/>
              </w:rPr>
            </w:pPr>
          </w:p>
        </w:tc>
      </w:tr>
      <w:tr w:rsidR="00D428AC" w:rsidRPr="0078672B" w14:paraId="36F47E68" w14:textId="77777777" w:rsidTr="00341470">
        <w:trPr>
          <w:trHeight w:val="20"/>
          <w:jc w:val="center"/>
        </w:trPr>
        <w:tc>
          <w:tcPr>
            <w:tcW w:w="715" w:type="dxa"/>
          </w:tcPr>
          <w:p w14:paraId="786B4400" w14:textId="77777777" w:rsidR="0078672B" w:rsidRPr="00B34ABA" w:rsidRDefault="0078672B" w:rsidP="005D1E70">
            <w:pPr>
              <w:contextualSpacing/>
              <w:jc w:val="center"/>
              <w:rPr>
                <w:b/>
                <w:sz w:val="20"/>
                <w:szCs w:val="20"/>
              </w:rPr>
            </w:pPr>
            <w:r w:rsidRPr="00B34ABA">
              <w:rPr>
                <w:b/>
                <w:sz w:val="20"/>
                <w:szCs w:val="20"/>
              </w:rPr>
              <w:t>5</w:t>
            </w:r>
          </w:p>
        </w:tc>
        <w:tc>
          <w:tcPr>
            <w:tcW w:w="720" w:type="dxa"/>
          </w:tcPr>
          <w:p w14:paraId="461CB3AE" w14:textId="77777777" w:rsidR="0078672B" w:rsidRPr="0078672B" w:rsidRDefault="0078672B" w:rsidP="005D1E70">
            <w:pPr>
              <w:contextualSpacing/>
              <w:jc w:val="center"/>
              <w:rPr>
                <w:sz w:val="20"/>
                <w:szCs w:val="20"/>
              </w:rPr>
            </w:pPr>
          </w:p>
        </w:tc>
        <w:tc>
          <w:tcPr>
            <w:tcW w:w="1440" w:type="dxa"/>
          </w:tcPr>
          <w:p w14:paraId="5625E177" w14:textId="77777777" w:rsidR="0078672B" w:rsidRPr="0078672B" w:rsidRDefault="0078672B" w:rsidP="005D1E70">
            <w:pPr>
              <w:contextualSpacing/>
              <w:jc w:val="center"/>
              <w:rPr>
                <w:sz w:val="20"/>
                <w:szCs w:val="20"/>
              </w:rPr>
            </w:pPr>
          </w:p>
        </w:tc>
        <w:tc>
          <w:tcPr>
            <w:tcW w:w="1800" w:type="dxa"/>
          </w:tcPr>
          <w:p w14:paraId="06478879" w14:textId="77777777" w:rsidR="0078672B" w:rsidRPr="0078672B" w:rsidRDefault="0078672B" w:rsidP="005D1E70">
            <w:pPr>
              <w:contextualSpacing/>
              <w:jc w:val="center"/>
              <w:rPr>
                <w:sz w:val="20"/>
                <w:szCs w:val="20"/>
              </w:rPr>
            </w:pPr>
          </w:p>
        </w:tc>
        <w:tc>
          <w:tcPr>
            <w:tcW w:w="1440" w:type="dxa"/>
          </w:tcPr>
          <w:p w14:paraId="014B2F33" w14:textId="77777777" w:rsidR="0078672B" w:rsidRPr="0078672B" w:rsidRDefault="0078672B" w:rsidP="005D1E70">
            <w:pPr>
              <w:contextualSpacing/>
              <w:jc w:val="center"/>
              <w:rPr>
                <w:sz w:val="20"/>
                <w:szCs w:val="20"/>
              </w:rPr>
            </w:pPr>
          </w:p>
        </w:tc>
        <w:tc>
          <w:tcPr>
            <w:tcW w:w="2389" w:type="dxa"/>
          </w:tcPr>
          <w:p w14:paraId="3C5E7592" w14:textId="77777777" w:rsidR="0078672B" w:rsidRPr="0078672B" w:rsidRDefault="0078672B" w:rsidP="005D1E70">
            <w:pPr>
              <w:contextualSpacing/>
              <w:jc w:val="center"/>
              <w:rPr>
                <w:sz w:val="20"/>
                <w:szCs w:val="20"/>
              </w:rPr>
            </w:pPr>
          </w:p>
        </w:tc>
        <w:tc>
          <w:tcPr>
            <w:tcW w:w="2160" w:type="dxa"/>
          </w:tcPr>
          <w:p w14:paraId="0ED124CE" w14:textId="77777777" w:rsidR="0078672B" w:rsidRPr="0078672B" w:rsidRDefault="0078672B" w:rsidP="005D1E70">
            <w:pPr>
              <w:contextualSpacing/>
              <w:jc w:val="center"/>
              <w:rPr>
                <w:sz w:val="20"/>
                <w:szCs w:val="20"/>
              </w:rPr>
            </w:pPr>
          </w:p>
        </w:tc>
        <w:tc>
          <w:tcPr>
            <w:tcW w:w="1080" w:type="dxa"/>
          </w:tcPr>
          <w:p w14:paraId="087DABB6" w14:textId="77777777" w:rsidR="0078672B" w:rsidRPr="0078672B" w:rsidRDefault="0078672B" w:rsidP="005D1E70">
            <w:pPr>
              <w:contextualSpacing/>
              <w:jc w:val="center"/>
              <w:rPr>
                <w:sz w:val="20"/>
                <w:szCs w:val="20"/>
              </w:rPr>
            </w:pPr>
          </w:p>
        </w:tc>
        <w:tc>
          <w:tcPr>
            <w:tcW w:w="1080" w:type="dxa"/>
          </w:tcPr>
          <w:p w14:paraId="5831136C" w14:textId="77777777" w:rsidR="0078672B" w:rsidRPr="0078672B" w:rsidRDefault="0078672B" w:rsidP="005D1E70">
            <w:pPr>
              <w:contextualSpacing/>
              <w:jc w:val="center"/>
              <w:rPr>
                <w:sz w:val="20"/>
                <w:szCs w:val="20"/>
              </w:rPr>
            </w:pPr>
          </w:p>
        </w:tc>
        <w:tc>
          <w:tcPr>
            <w:tcW w:w="990" w:type="dxa"/>
          </w:tcPr>
          <w:p w14:paraId="6DC2F9D0" w14:textId="77777777" w:rsidR="0078672B" w:rsidRPr="0078672B" w:rsidRDefault="0078672B" w:rsidP="005D1E70">
            <w:pPr>
              <w:contextualSpacing/>
              <w:jc w:val="center"/>
              <w:rPr>
                <w:sz w:val="20"/>
                <w:szCs w:val="20"/>
              </w:rPr>
            </w:pPr>
          </w:p>
        </w:tc>
      </w:tr>
      <w:tr w:rsidR="00D428AC" w:rsidRPr="0078672B" w14:paraId="6FFA6877" w14:textId="77777777" w:rsidTr="00341470">
        <w:trPr>
          <w:trHeight w:val="20"/>
          <w:jc w:val="center"/>
        </w:trPr>
        <w:tc>
          <w:tcPr>
            <w:tcW w:w="715" w:type="dxa"/>
          </w:tcPr>
          <w:p w14:paraId="5CA23120" w14:textId="77777777" w:rsidR="0078672B" w:rsidRPr="00B34ABA" w:rsidRDefault="0078672B" w:rsidP="005D1E70">
            <w:pPr>
              <w:contextualSpacing/>
              <w:jc w:val="center"/>
              <w:rPr>
                <w:b/>
                <w:sz w:val="20"/>
                <w:szCs w:val="20"/>
              </w:rPr>
            </w:pPr>
            <w:r w:rsidRPr="00B34ABA">
              <w:rPr>
                <w:b/>
                <w:sz w:val="20"/>
                <w:szCs w:val="20"/>
              </w:rPr>
              <w:t>6</w:t>
            </w:r>
          </w:p>
        </w:tc>
        <w:tc>
          <w:tcPr>
            <w:tcW w:w="720" w:type="dxa"/>
          </w:tcPr>
          <w:p w14:paraId="55436E31" w14:textId="77777777" w:rsidR="0078672B" w:rsidRPr="0078672B" w:rsidRDefault="0078672B" w:rsidP="005D1E70">
            <w:pPr>
              <w:contextualSpacing/>
              <w:jc w:val="center"/>
              <w:rPr>
                <w:sz w:val="20"/>
                <w:szCs w:val="20"/>
              </w:rPr>
            </w:pPr>
          </w:p>
        </w:tc>
        <w:tc>
          <w:tcPr>
            <w:tcW w:w="1440" w:type="dxa"/>
          </w:tcPr>
          <w:p w14:paraId="16E73847" w14:textId="77777777" w:rsidR="0078672B" w:rsidRPr="0078672B" w:rsidRDefault="0078672B" w:rsidP="005D1E70">
            <w:pPr>
              <w:contextualSpacing/>
              <w:jc w:val="center"/>
              <w:rPr>
                <w:sz w:val="20"/>
                <w:szCs w:val="20"/>
              </w:rPr>
            </w:pPr>
          </w:p>
        </w:tc>
        <w:tc>
          <w:tcPr>
            <w:tcW w:w="1800" w:type="dxa"/>
          </w:tcPr>
          <w:p w14:paraId="3F66B38A" w14:textId="77777777" w:rsidR="0078672B" w:rsidRPr="0078672B" w:rsidRDefault="0078672B" w:rsidP="005D1E70">
            <w:pPr>
              <w:contextualSpacing/>
              <w:jc w:val="center"/>
              <w:rPr>
                <w:sz w:val="20"/>
                <w:szCs w:val="20"/>
              </w:rPr>
            </w:pPr>
          </w:p>
        </w:tc>
        <w:tc>
          <w:tcPr>
            <w:tcW w:w="1440" w:type="dxa"/>
          </w:tcPr>
          <w:p w14:paraId="6202945D" w14:textId="77777777" w:rsidR="0078672B" w:rsidRPr="0078672B" w:rsidRDefault="0078672B" w:rsidP="005D1E70">
            <w:pPr>
              <w:contextualSpacing/>
              <w:jc w:val="center"/>
              <w:rPr>
                <w:sz w:val="20"/>
                <w:szCs w:val="20"/>
              </w:rPr>
            </w:pPr>
          </w:p>
        </w:tc>
        <w:tc>
          <w:tcPr>
            <w:tcW w:w="2389" w:type="dxa"/>
          </w:tcPr>
          <w:p w14:paraId="1802AED2" w14:textId="77777777" w:rsidR="0078672B" w:rsidRPr="0078672B" w:rsidRDefault="0078672B" w:rsidP="005D1E70">
            <w:pPr>
              <w:contextualSpacing/>
              <w:jc w:val="center"/>
              <w:rPr>
                <w:sz w:val="20"/>
                <w:szCs w:val="20"/>
              </w:rPr>
            </w:pPr>
          </w:p>
        </w:tc>
        <w:tc>
          <w:tcPr>
            <w:tcW w:w="2160" w:type="dxa"/>
          </w:tcPr>
          <w:p w14:paraId="39F96B82" w14:textId="77777777" w:rsidR="0078672B" w:rsidRPr="0078672B" w:rsidRDefault="0078672B" w:rsidP="005D1E70">
            <w:pPr>
              <w:contextualSpacing/>
              <w:jc w:val="center"/>
              <w:rPr>
                <w:sz w:val="20"/>
                <w:szCs w:val="20"/>
              </w:rPr>
            </w:pPr>
          </w:p>
        </w:tc>
        <w:tc>
          <w:tcPr>
            <w:tcW w:w="1080" w:type="dxa"/>
          </w:tcPr>
          <w:p w14:paraId="309E1D10" w14:textId="77777777" w:rsidR="0078672B" w:rsidRPr="0078672B" w:rsidRDefault="0078672B" w:rsidP="005D1E70">
            <w:pPr>
              <w:contextualSpacing/>
              <w:jc w:val="center"/>
              <w:rPr>
                <w:sz w:val="20"/>
                <w:szCs w:val="20"/>
              </w:rPr>
            </w:pPr>
          </w:p>
        </w:tc>
        <w:tc>
          <w:tcPr>
            <w:tcW w:w="1080" w:type="dxa"/>
          </w:tcPr>
          <w:p w14:paraId="3CCDC98D" w14:textId="77777777" w:rsidR="0078672B" w:rsidRPr="0078672B" w:rsidRDefault="0078672B" w:rsidP="005D1E70">
            <w:pPr>
              <w:contextualSpacing/>
              <w:jc w:val="center"/>
              <w:rPr>
                <w:sz w:val="20"/>
                <w:szCs w:val="20"/>
              </w:rPr>
            </w:pPr>
          </w:p>
        </w:tc>
        <w:tc>
          <w:tcPr>
            <w:tcW w:w="990" w:type="dxa"/>
          </w:tcPr>
          <w:p w14:paraId="3DB9FECA" w14:textId="77777777" w:rsidR="0078672B" w:rsidRPr="0078672B" w:rsidRDefault="0078672B" w:rsidP="005D1E70">
            <w:pPr>
              <w:contextualSpacing/>
              <w:jc w:val="center"/>
              <w:rPr>
                <w:sz w:val="20"/>
                <w:szCs w:val="20"/>
              </w:rPr>
            </w:pPr>
          </w:p>
        </w:tc>
      </w:tr>
      <w:tr w:rsidR="00D428AC" w:rsidRPr="0078672B" w14:paraId="11158FB6" w14:textId="77777777" w:rsidTr="00341470">
        <w:trPr>
          <w:trHeight w:val="20"/>
          <w:jc w:val="center"/>
        </w:trPr>
        <w:tc>
          <w:tcPr>
            <w:tcW w:w="715" w:type="dxa"/>
          </w:tcPr>
          <w:p w14:paraId="74867E7C" w14:textId="77777777" w:rsidR="0078672B" w:rsidRPr="00B34ABA" w:rsidRDefault="0078672B" w:rsidP="005D1E70">
            <w:pPr>
              <w:contextualSpacing/>
              <w:jc w:val="center"/>
              <w:rPr>
                <w:b/>
                <w:sz w:val="20"/>
                <w:szCs w:val="20"/>
              </w:rPr>
            </w:pPr>
            <w:r w:rsidRPr="00B34ABA">
              <w:rPr>
                <w:b/>
                <w:sz w:val="20"/>
                <w:szCs w:val="20"/>
              </w:rPr>
              <w:t>7</w:t>
            </w:r>
          </w:p>
        </w:tc>
        <w:tc>
          <w:tcPr>
            <w:tcW w:w="720" w:type="dxa"/>
          </w:tcPr>
          <w:p w14:paraId="66AF528E" w14:textId="77777777" w:rsidR="0078672B" w:rsidRPr="0078672B" w:rsidRDefault="0078672B" w:rsidP="005D1E70">
            <w:pPr>
              <w:contextualSpacing/>
              <w:jc w:val="center"/>
              <w:rPr>
                <w:sz w:val="20"/>
                <w:szCs w:val="20"/>
              </w:rPr>
            </w:pPr>
          </w:p>
        </w:tc>
        <w:tc>
          <w:tcPr>
            <w:tcW w:w="1440" w:type="dxa"/>
          </w:tcPr>
          <w:p w14:paraId="6EFF06FF" w14:textId="77777777" w:rsidR="0078672B" w:rsidRPr="0078672B" w:rsidRDefault="0078672B" w:rsidP="005D1E70">
            <w:pPr>
              <w:contextualSpacing/>
              <w:jc w:val="center"/>
              <w:rPr>
                <w:sz w:val="20"/>
                <w:szCs w:val="20"/>
              </w:rPr>
            </w:pPr>
          </w:p>
        </w:tc>
        <w:tc>
          <w:tcPr>
            <w:tcW w:w="1800" w:type="dxa"/>
          </w:tcPr>
          <w:p w14:paraId="48BC56AD" w14:textId="77777777" w:rsidR="0078672B" w:rsidRPr="0078672B" w:rsidRDefault="0078672B" w:rsidP="005D1E70">
            <w:pPr>
              <w:contextualSpacing/>
              <w:jc w:val="center"/>
              <w:rPr>
                <w:sz w:val="20"/>
                <w:szCs w:val="20"/>
              </w:rPr>
            </w:pPr>
          </w:p>
        </w:tc>
        <w:tc>
          <w:tcPr>
            <w:tcW w:w="1440" w:type="dxa"/>
          </w:tcPr>
          <w:p w14:paraId="7C56165E" w14:textId="77777777" w:rsidR="0078672B" w:rsidRPr="0078672B" w:rsidRDefault="0078672B" w:rsidP="005D1E70">
            <w:pPr>
              <w:contextualSpacing/>
              <w:jc w:val="center"/>
              <w:rPr>
                <w:sz w:val="20"/>
                <w:szCs w:val="20"/>
              </w:rPr>
            </w:pPr>
          </w:p>
        </w:tc>
        <w:tc>
          <w:tcPr>
            <w:tcW w:w="2389" w:type="dxa"/>
          </w:tcPr>
          <w:p w14:paraId="0DA50718" w14:textId="77777777" w:rsidR="0078672B" w:rsidRPr="0078672B" w:rsidRDefault="0078672B" w:rsidP="005D1E70">
            <w:pPr>
              <w:contextualSpacing/>
              <w:jc w:val="center"/>
              <w:rPr>
                <w:sz w:val="20"/>
                <w:szCs w:val="20"/>
              </w:rPr>
            </w:pPr>
          </w:p>
        </w:tc>
        <w:tc>
          <w:tcPr>
            <w:tcW w:w="2160" w:type="dxa"/>
          </w:tcPr>
          <w:p w14:paraId="0F0DC969" w14:textId="77777777" w:rsidR="0078672B" w:rsidRPr="0078672B" w:rsidRDefault="0078672B" w:rsidP="005D1E70">
            <w:pPr>
              <w:contextualSpacing/>
              <w:jc w:val="center"/>
              <w:rPr>
                <w:sz w:val="20"/>
                <w:szCs w:val="20"/>
              </w:rPr>
            </w:pPr>
          </w:p>
        </w:tc>
        <w:tc>
          <w:tcPr>
            <w:tcW w:w="1080" w:type="dxa"/>
          </w:tcPr>
          <w:p w14:paraId="1EF482A2" w14:textId="77777777" w:rsidR="0078672B" w:rsidRPr="0078672B" w:rsidRDefault="0078672B" w:rsidP="005D1E70">
            <w:pPr>
              <w:contextualSpacing/>
              <w:jc w:val="center"/>
              <w:rPr>
                <w:sz w:val="20"/>
                <w:szCs w:val="20"/>
              </w:rPr>
            </w:pPr>
          </w:p>
        </w:tc>
        <w:tc>
          <w:tcPr>
            <w:tcW w:w="1080" w:type="dxa"/>
          </w:tcPr>
          <w:p w14:paraId="25445140" w14:textId="77777777" w:rsidR="0078672B" w:rsidRPr="0078672B" w:rsidRDefault="0078672B" w:rsidP="005D1E70">
            <w:pPr>
              <w:contextualSpacing/>
              <w:jc w:val="center"/>
              <w:rPr>
                <w:sz w:val="20"/>
                <w:szCs w:val="20"/>
              </w:rPr>
            </w:pPr>
          </w:p>
        </w:tc>
        <w:tc>
          <w:tcPr>
            <w:tcW w:w="990" w:type="dxa"/>
          </w:tcPr>
          <w:p w14:paraId="48EDDA44" w14:textId="77777777" w:rsidR="0078672B" w:rsidRPr="0078672B" w:rsidRDefault="0078672B" w:rsidP="005D1E70">
            <w:pPr>
              <w:contextualSpacing/>
              <w:jc w:val="center"/>
              <w:rPr>
                <w:sz w:val="20"/>
                <w:szCs w:val="20"/>
              </w:rPr>
            </w:pPr>
          </w:p>
        </w:tc>
      </w:tr>
      <w:tr w:rsidR="00D428AC" w:rsidRPr="0078672B" w14:paraId="15A0BDD4" w14:textId="77777777" w:rsidTr="00341470">
        <w:trPr>
          <w:trHeight w:val="20"/>
          <w:jc w:val="center"/>
        </w:trPr>
        <w:tc>
          <w:tcPr>
            <w:tcW w:w="715" w:type="dxa"/>
          </w:tcPr>
          <w:p w14:paraId="0336F8A9" w14:textId="77777777" w:rsidR="0078672B" w:rsidRPr="00B34ABA" w:rsidRDefault="0078672B" w:rsidP="005D1E70">
            <w:pPr>
              <w:contextualSpacing/>
              <w:jc w:val="center"/>
              <w:rPr>
                <w:b/>
                <w:sz w:val="20"/>
                <w:szCs w:val="20"/>
              </w:rPr>
            </w:pPr>
            <w:r w:rsidRPr="00B34ABA">
              <w:rPr>
                <w:b/>
                <w:sz w:val="20"/>
                <w:szCs w:val="20"/>
              </w:rPr>
              <w:t>8</w:t>
            </w:r>
          </w:p>
        </w:tc>
        <w:tc>
          <w:tcPr>
            <w:tcW w:w="720" w:type="dxa"/>
          </w:tcPr>
          <w:p w14:paraId="6EEE2011" w14:textId="77777777" w:rsidR="0078672B" w:rsidRPr="0078672B" w:rsidRDefault="0078672B" w:rsidP="005D1E70">
            <w:pPr>
              <w:contextualSpacing/>
              <w:jc w:val="center"/>
              <w:rPr>
                <w:sz w:val="20"/>
                <w:szCs w:val="20"/>
              </w:rPr>
            </w:pPr>
          </w:p>
        </w:tc>
        <w:tc>
          <w:tcPr>
            <w:tcW w:w="1440" w:type="dxa"/>
          </w:tcPr>
          <w:p w14:paraId="4051209E" w14:textId="77777777" w:rsidR="0078672B" w:rsidRPr="0078672B" w:rsidRDefault="0078672B" w:rsidP="005D1E70">
            <w:pPr>
              <w:contextualSpacing/>
              <w:jc w:val="center"/>
              <w:rPr>
                <w:sz w:val="20"/>
                <w:szCs w:val="20"/>
              </w:rPr>
            </w:pPr>
          </w:p>
        </w:tc>
        <w:tc>
          <w:tcPr>
            <w:tcW w:w="1800" w:type="dxa"/>
          </w:tcPr>
          <w:p w14:paraId="035D224C" w14:textId="77777777" w:rsidR="0078672B" w:rsidRPr="0078672B" w:rsidRDefault="0078672B" w:rsidP="005D1E70">
            <w:pPr>
              <w:contextualSpacing/>
              <w:jc w:val="center"/>
              <w:rPr>
                <w:sz w:val="20"/>
                <w:szCs w:val="20"/>
              </w:rPr>
            </w:pPr>
          </w:p>
        </w:tc>
        <w:tc>
          <w:tcPr>
            <w:tcW w:w="1440" w:type="dxa"/>
          </w:tcPr>
          <w:p w14:paraId="26F9695F" w14:textId="77777777" w:rsidR="0078672B" w:rsidRPr="0078672B" w:rsidRDefault="0078672B" w:rsidP="005D1E70">
            <w:pPr>
              <w:contextualSpacing/>
              <w:jc w:val="center"/>
              <w:rPr>
                <w:sz w:val="20"/>
                <w:szCs w:val="20"/>
              </w:rPr>
            </w:pPr>
          </w:p>
        </w:tc>
        <w:tc>
          <w:tcPr>
            <w:tcW w:w="2389" w:type="dxa"/>
          </w:tcPr>
          <w:p w14:paraId="494C17FC" w14:textId="77777777" w:rsidR="0078672B" w:rsidRPr="0078672B" w:rsidRDefault="0078672B" w:rsidP="005D1E70">
            <w:pPr>
              <w:contextualSpacing/>
              <w:jc w:val="center"/>
              <w:rPr>
                <w:sz w:val="20"/>
                <w:szCs w:val="20"/>
              </w:rPr>
            </w:pPr>
          </w:p>
        </w:tc>
        <w:tc>
          <w:tcPr>
            <w:tcW w:w="2160" w:type="dxa"/>
          </w:tcPr>
          <w:p w14:paraId="0740FA6A" w14:textId="77777777" w:rsidR="0078672B" w:rsidRPr="0078672B" w:rsidRDefault="0078672B" w:rsidP="005D1E70">
            <w:pPr>
              <w:contextualSpacing/>
              <w:jc w:val="center"/>
              <w:rPr>
                <w:sz w:val="20"/>
                <w:szCs w:val="20"/>
              </w:rPr>
            </w:pPr>
          </w:p>
        </w:tc>
        <w:tc>
          <w:tcPr>
            <w:tcW w:w="1080" w:type="dxa"/>
          </w:tcPr>
          <w:p w14:paraId="62D35C25" w14:textId="77777777" w:rsidR="0078672B" w:rsidRPr="0078672B" w:rsidRDefault="0078672B" w:rsidP="005D1E70">
            <w:pPr>
              <w:contextualSpacing/>
              <w:jc w:val="center"/>
              <w:rPr>
                <w:sz w:val="20"/>
                <w:szCs w:val="20"/>
              </w:rPr>
            </w:pPr>
          </w:p>
        </w:tc>
        <w:tc>
          <w:tcPr>
            <w:tcW w:w="1080" w:type="dxa"/>
          </w:tcPr>
          <w:p w14:paraId="6182D4A7" w14:textId="77777777" w:rsidR="0078672B" w:rsidRPr="0078672B" w:rsidRDefault="0078672B" w:rsidP="005D1E70">
            <w:pPr>
              <w:contextualSpacing/>
              <w:jc w:val="center"/>
              <w:rPr>
                <w:sz w:val="20"/>
                <w:szCs w:val="20"/>
              </w:rPr>
            </w:pPr>
          </w:p>
        </w:tc>
        <w:tc>
          <w:tcPr>
            <w:tcW w:w="990" w:type="dxa"/>
          </w:tcPr>
          <w:p w14:paraId="7324E301" w14:textId="77777777" w:rsidR="0078672B" w:rsidRPr="0078672B" w:rsidRDefault="0078672B" w:rsidP="005D1E70">
            <w:pPr>
              <w:contextualSpacing/>
              <w:jc w:val="center"/>
              <w:rPr>
                <w:sz w:val="20"/>
                <w:szCs w:val="20"/>
              </w:rPr>
            </w:pPr>
          </w:p>
        </w:tc>
      </w:tr>
      <w:tr w:rsidR="00D428AC" w:rsidRPr="0078672B" w14:paraId="4F98B452" w14:textId="77777777" w:rsidTr="00341470">
        <w:trPr>
          <w:trHeight w:val="20"/>
          <w:jc w:val="center"/>
        </w:trPr>
        <w:tc>
          <w:tcPr>
            <w:tcW w:w="715" w:type="dxa"/>
          </w:tcPr>
          <w:p w14:paraId="529F2B3B" w14:textId="77777777" w:rsidR="0078672B" w:rsidRPr="00B34ABA" w:rsidRDefault="0078672B" w:rsidP="005D1E70">
            <w:pPr>
              <w:contextualSpacing/>
              <w:jc w:val="center"/>
              <w:rPr>
                <w:b/>
                <w:sz w:val="20"/>
                <w:szCs w:val="20"/>
              </w:rPr>
            </w:pPr>
            <w:r w:rsidRPr="00B34ABA">
              <w:rPr>
                <w:b/>
                <w:sz w:val="20"/>
                <w:szCs w:val="20"/>
              </w:rPr>
              <w:t>9</w:t>
            </w:r>
          </w:p>
        </w:tc>
        <w:tc>
          <w:tcPr>
            <w:tcW w:w="720" w:type="dxa"/>
          </w:tcPr>
          <w:p w14:paraId="3F4A5FA2" w14:textId="77777777" w:rsidR="0078672B" w:rsidRPr="0078672B" w:rsidRDefault="0078672B" w:rsidP="005D1E70">
            <w:pPr>
              <w:contextualSpacing/>
              <w:jc w:val="center"/>
              <w:rPr>
                <w:sz w:val="20"/>
                <w:szCs w:val="20"/>
              </w:rPr>
            </w:pPr>
          </w:p>
        </w:tc>
        <w:tc>
          <w:tcPr>
            <w:tcW w:w="1440" w:type="dxa"/>
          </w:tcPr>
          <w:p w14:paraId="2343A498" w14:textId="77777777" w:rsidR="0078672B" w:rsidRPr="0078672B" w:rsidRDefault="0078672B" w:rsidP="005D1E70">
            <w:pPr>
              <w:contextualSpacing/>
              <w:jc w:val="center"/>
              <w:rPr>
                <w:sz w:val="20"/>
                <w:szCs w:val="20"/>
              </w:rPr>
            </w:pPr>
          </w:p>
        </w:tc>
        <w:tc>
          <w:tcPr>
            <w:tcW w:w="1800" w:type="dxa"/>
          </w:tcPr>
          <w:p w14:paraId="750E0D6B" w14:textId="77777777" w:rsidR="0078672B" w:rsidRPr="0078672B" w:rsidRDefault="0078672B" w:rsidP="005D1E70">
            <w:pPr>
              <w:contextualSpacing/>
              <w:jc w:val="center"/>
              <w:rPr>
                <w:sz w:val="20"/>
                <w:szCs w:val="20"/>
              </w:rPr>
            </w:pPr>
          </w:p>
        </w:tc>
        <w:tc>
          <w:tcPr>
            <w:tcW w:w="1440" w:type="dxa"/>
          </w:tcPr>
          <w:p w14:paraId="3725B689" w14:textId="77777777" w:rsidR="0078672B" w:rsidRPr="0078672B" w:rsidRDefault="0078672B" w:rsidP="005D1E70">
            <w:pPr>
              <w:contextualSpacing/>
              <w:jc w:val="center"/>
              <w:rPr>
                <w:sz w:val="20"/>
                <w:szCs w:val="20"/>
              </w:rPr>
            </w:pPr>
          </w:p>
        </w:tc>
        <w:tc>
          <w:tcPr>
            <w:tcW w:w="2389" w:type="dxa"/>
          </w:tcPr>
          <w:p w14:paraId="3CD87891" w14:textId="77777777" w:rsidR="0078672B" w:rsidRPr="0078672B" w:rsidRDefault="0078672B" w:rsidP="005D1E70">
            <w:pPr>
              <w:contextualSpacing/>
              <w:jc w:val="center"/>
              <w:rPr>
                <w:sz w:val="20"/>
                <w:szCs w:val="20"/>
              </w:rPr>
            </w:pPr>
          </w:p>
        </w:tc>
        <w:tc>
          <w:tcPr>
            <w:tcW w:w="2160" w:type="dxa"/>
          </w:tcPr>
          <w:p w14:paraId="57962180" w14:textId="77777777" w:rsidR="0078672B" w:rsidRPr="0078672B" w:rsidRDefault="0078672B" w:rsidP="005D1E70">
            <w:pPr>
              <w:contextualSpacing/>
              <w:jc w:val="center"/>
              <w:rPr>
                <w:sz w:val="20"/>
                <w:szCs w:val="20"/>
              </w:rPr>
            </w:pPr>
          </w:p>
        </w:tc>
        <w:tc>
          <w:tcPr>
            <w:tcW w:w="1080" w:type="dxa"/>
          </w:tcPr>
          <w:p w14:paraId="359008A3" w14:textId="77777777" w:rsidR="0078672B" w:rsidRPr="0078672B" w:rsidRDefault="0078672B" w:rsidP="005D1E70">
            <w:pPr>
              <w:contextualSpacing/>
              <w:jc w:val="center"/>
              <w:rPr>
                <w:sz w:val="20"/>
                <w:szCs w:val="20"/>
              </w:rPr>
            </w:pPr>
          </w:p>
        </w:tc>
        <w:tc>
          <w:tcPr>
            <w:tcW w:w="1080" w:type="dxa"/>
          </w:tcPr>
          <w:p w14:paraId="71A82696" w14:textId="77777777" w:rsidR="0078672B" w:rsidRPr="0078672B" w:rsidRDefault="0078672B" w:rsidP="005D1E70">
            <w:pPr>
              <w:contextualSpacing/>
              <w:jc w:val="center"/>
              <w:rPr>
                <w:sz w:val="20"/>
                <w:szCs w:val="20"/>
              </w:rPr>
            </w:pPr>
          </w:p>
        </w:tc>
        <w:tc>
          <w:tcPr>
            <w:tcW w:w="990" w:type="dxa"/>
          </w:tcPr>
          <w:p w14:paraId="5ADD2C5F" w14:textId="77777777" w:rsidR="0078672B" w:rsidRPr="0078672B" w:rsidRDefault="0078672B" w:rsidP="005D1E70">
            <w:pPr>
              <w:contextualSpacing/>
              <w:jc w:val="center"/>
              <w:rPr>
                <w:sz w:val="20"/>
                <w:szCs w:val="20"/>
              </w:rPr>
            </w:pPr>
          </w:p>
        </w:tc>
      </w:tr>
      <w:tr w:rsidR="00D428AC" w:rsidRPr="0078672B" w14:paraId="40355254" w14:textId="77777777" w:rsidTr="00341470">
        <w:trPr>
          <w:trHeight w:val="20"/>
          <w:jc w:val="center"/>
        </w:trPr>
        <w:tc>
          <w:tcPr>
            <w:tcW w:w="715" w:type="dxa"/>
          </w:tcPr>
          <w:p w14:paraId="304A94D1" w14:textId="77777777" w:rsidR="0078672B" w:rsidRPr="00B34ABA" w:rsidRDefault="0078672B" w:rsidP="005D1E70">
            <w:pPr>
              <w:contextualSpacing/>
              <w:jc w:val="center"/>
              <w:rPr>
                <w:b/>
                <w:sz w:val="20"/>
                <w:szCs w:val="20"/>
              </w:rPr>
            </w:pPr>
            <w:r w:rsidRPr="00B34ABA">
              <w:rPr>
                <w:b/>
                <w:sz w:val="20"/>
                <w:szCs w:val="20"/>
              </w:rPr>
              <w:t>10</w:t>
            </w:r>
          </w:p>
        </w:tc>
        <w:tc>
          <w:tcPr>
            <w:tcW w:w="720" w:type="dxa"/>
          </w:tcPr>
          <w:p w14:paraId="383BE666" w14:textId="77777777" w:rsidR="0078672B" w:rsidRPr="0078672B" w:rsidRDefault="0078672B" w:rsidP="005D1E70">
            <w:pPr>
              <w:contextualSpacing/>
              <w:jc w:val="center"/>
              <w:rPr>
                <w:sz w:val="20"/>
                <w:szCs w:val="20"/>
              </w:rPr>
            </w:pPr>
          </w:p>
        </w:tc>
        <w:tc>
          <w:tcPr>
            <w:tcW w:w="1440" w:type="dxa"/>
          </w:tcPr>
          <w:p w14:paraId="6D02B40A" w14:textId="77777777" w:rsidR="0078672B" w:rsidRPr="0078672B" w:rsidRDefault="0078672B" w:rsidP="005D1E70">
            <w:pPr>
              <w:contextualSpacing/>
              <w:jc w:val="center"/>
              <w:rPr>
                <w:sz w:val="20"/>
                <w:szCs w:val="20"/>
              </w:rPr>
            </w:pPr>
          </w:p>
        </w:tc>
        <w:tc>
          <w:tcPr>
            <w:tcW w:w="1800" w:type="dxa"/>
          </w:tcPr>
          <w:p w14:paraId="1BC1CD6F" w14:textId="77777777" w:rsidR="0078672B" w:rsidRPr="0078672B" w:rsidRDefault="0078672B" w:rsidP="005D1E70">
            <w:pPr>
              <w:contextualSpacing/>
              <w:jc w:val="center"/>
              <w:rPr>
                <w:sz w:val="20"/>
                <w:szCs w:val="20"/>
              </w:rPr>
            </w:pPr>
          </w:p>
        </w:tc>
        <w:tc>
          <w:tcPr>
            <w:tcW w:w="1440" w:type="dxa"/>
          </w:tcPr>
          <w:p w14:paraId="74F2E114" w14:textId="77777777" w:rsidR="0078672B" w:rsidRPr="0078672B" w:rsidRDefault="0078672B" w:rsidP="005D1E70">
            <w:pPr>
              <w:contextualSpacing/>
              <w:jc w:val="center"/>
              <w:rPr>
                <w:sz w:val="20"/>
                <w:szCs w:val="20"/>
              </w:rPr>
            </w:pPr>
          </w:p>
        </w:tc>
        <w:tc>
          <w:tcPr>
            <w:tcW w:w="2389" w:type="dxa"/>
          </w:tcPr>
          <w:p w14:paraId="24B1C097" w14:textId="77777777" w:rsidR="0078672B" w:rsidRPr="0078672B" w:rsidRDefault="0078672B" w:rsidP="005D1E70">
            <w:pPr>
              <w:contextualSpacing/>
              <w:jc w:val="center"/>
              <w:rPr>
                <w:sz w:val="20"/>
                <w:szCs w:val="20"/>
              </w:rPr>
            </w:pPr>
          </w:p>
        </w:tc>
        <w:tc>
          <w:tcPr>
            <w:tcW w:w="2160" w:type="dxa"/>
          </w:tcPr>
          <w:p w14:paraId="5236324D" w14:textId="77777777" w:rsidR="0078672B" w:rsidRPr="0078672B" w:rsidRDefault="0078672B" w:rsidP="005D1E70">
            <w:pPr>
              <w:contextualSpacing/>
              <w:jc w:val="center"/>
              <w:rPr>
                <w:sz w:val="20"/>
                <w:szCs w:val="20"/>
              </w:rPr>
            </w:pPr>
          </w:p>
        </w:tc>
        <w:tc>
          <w:tcPr>
            <w:tcW w:w="1080" w:type="dxa"/>
          </w:tcPr>
          <w:p w14:paraId="04349ED3" w14:textId="77777777" w:rsidR="0078672B" w:rsidRPr="0078672B" w:rsidRDefault="0078672B" w:rsidP="005D1E70">
            <w:pPr>
              <w:contextualSpacing/>
              <w:jc w:val="center"/>
              <w:rPr>
                <w:sz w:val="20"/>
                <w:szCs w:val="20"/>
              </w:rPr>
            </w:pPr>
          </w:p>
        </w:tc>
        <w:tc>
          <w:tcPr>
            <w:tcW w:w="1080" w:type="dxa"/>
          </w:tcPr>
          <w:p w14:paraId="71BDB8E0" w14:textId="77777777" w:rsidR="0078672B" w:rsidRPr="0078672B" w:rsidRDefault="0078672B" w:rsidP="005D1E70">
            <w:pPr>
              <w:contextualSpacing/>
              <w:jc w:val="center"/>
              <w:rPr>
                <w:sz w:val="20"/>
                <w:szCs w:val="20"/>
              </w:rPr>
            </w:pPr>
          </w:p>
        </w:tc>
        <w:tc>
          <w:tcPr>
            <w:tcW w:w="990" w:type="dxa"/>
          </w:tcPr>
          <w:p w14:paraId="166A5A5F" w14:textId="77777777" w:rsidR="0078672B" w:rsidRPr="0078672B" w:rsidRDefault="0078672B" w:rsidP="005D1E70">
            <w:pPr>
              <w:contextualSpacing/>
              <w:jc w:val="center"/>
              <w:rPr>
                <w:sz w:val="20"/>
                <w:szCs w:val="20"/>
              </w:rPr>
            </w:pPr>
          </w:p>
        </w:tc>
      </w:tr>
    </w:tbl>
    <w:p w14:paraId="18F276FE" w14:textId="77777777" w:rsidR="0078672B" w:rsidRDefault="0078672B" w:rsidP="00AC7CBE">
      <w:pPr>
        <w:spacing w:after="0" w:line="240" w:lineRule="auto"/>
        <w:contextualSpacing/>
        <w:rPr>
          <w:rFonts w:eastAsia="Times New Roman" w:cs="Times New Roman"/>
          <w:b/>
          <w:bCs/>
          <w:color w:val="000000"/>
        </w:rPr>
      </w:pPr>
    </w:p>
    <w:p w14:paraId="61FD0C7E" w14:textId="77777777" w:rsidR="0078672B" w:rsidRDefault="0078672B" w:rsidP="00AC7CBE">
      <w:pPr>
        <w:spacing w:after="0" w:line="240" w:lineRule="auto"/>
        <w:contextualSpacing/>
        <w:rPr>
          <w:rFonts w:eastAsia="Times New Roman" w:cs="Times New Roman"/>
          <w:b/>
          <w:bCs/>
          <w:color w:val="000000"/>
        </w:rPr>
      </w:pPr>
    </w:p>
    <w:p w14:paraId="1129B69F" w14:textId="77777777" w:rsidR="0078672B" w:rsidRDefault="0078672B" w:rsidP="0078672B">
      <w:pPr>
        <w:spacing w:after="0" w:line="240" w:lineRule="auto"/>
        <w:contextualSpacing/>
        <w:rPr>
          <w:rFonts w:eastAsia="Times New Roman" w:cs="Times New Roman"/>
          <w:b/>
          <w:bCs/>
          <w:color w:val="000000"/>
        </w:rPr>
      </w:pPr>
    </w:p>
    <w:p w14:paraId="084FB1E7"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
        <w:tblW w:w="11700" w:type="dxa"/>
        <w:tblInd w:w="29" w:type="dxa"/>
        <w:tblLayout w:type="fixed"/>
        <w:tblCellMar>
          <w:left w:w="29" w:type="dxa"/>
          <w:right w:w="29" w:type="dxa"/>
        </w:tblCellMar>
        <w:tblLook w:val="04A0" w:firstRow="1" w:lastRow="0" w:firstColumn="1" w:lastColumn="0" w:noHBand="0" w:noVBand="1"/>
      </w:tblPr>
      <w:tblGrid>
        <w:gridCol w:w="714"/>
        <w:gridCol w:w="1046"/>
        <w:gridCol w:w="1691"/>
        <w:gridCol w:w="2039"/>
        <w:gridCol w:w="943"/>
        <w:gridCol w:w="2027"/>
        <w:gridCol w:w="1350"/>
        <w:gridCol w:w="1890"/>
      </w:tblGrid>
      <w:tr w:rsidR="007B5FDF" w:rsidRPr="0078672B" w14:paraId="1901CA08" w14:textId="77777777" w:rsidTr="001630B2">
        <w:trPr>
          <w:trHeight w:val="20"/>
        </w:trPr>
        <w:tc>
          <w:tcPr>
            <w:tcW w:w="714" w:type="dxa"/>
          </w:tcPr>
          <w:p w14:paraId="704BD6E1"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p>
        </w:tc>
        <w:tc>
          <w:tcPr>
            <w:tcW w:w="1046" w:type="dxa"/>
          </w:tcPr>
          <w:p w14:paraId="287F71F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3C44173A" w14:textId="74B0508C"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E.20</w:t>
            </w:r>
          </w:p>
        </w:tc>
        <w:tc>
          <w:tcPr>
            <w:tcW w:w="2039" w:type="dxa"/>
          </w:tcPr>
          <w:p w14:paraId="1B3BE7A3" w14:textId="2B0EFB2E"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E.21</w:t>
            </w:r>
          </w:p>
        </w:tc>
        <w:tc>
          <w:tcPr>
            <w:tcW w:w="943" w:type="dxa"/>
          </w:tcPr>
          <w:p w14:paraId="64320A57" w14:textId="78C6D1F9" w:rsidR="007B5FDF"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E.22</w:t>
            </w:r>
          </w:p>
        </w:tc>
        <w:tc>
          <w:tcPr>
            <w:tcW w:w="2027" w:type="dxa"/>
          </w:tcPr>
          <w:p w14:paraId="6EC3994C" w14:textId="7E723B7C"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E.23</w:t>
            </w:r>
          </w:p>
        </w:tc>
        <w:tc>
          <w:tcPr>
            <w:tcW w:w="1350" w:type="dxa"/>
          </w:tcPr>
          <w:p w14:paraId="17CF1A7C" w14:textId="4666C345" w:rsidR="007B5FDF" w:rsidRPr="0078672B" w:rsidRDefault="007B5FDF" w:rsidP="0078672B">
            <w:pPr>
              <w:kinsoku w:val="0"/>
              <w:overflowPunct w:val="0"/>
              <w:autoSpaceDE w:val="0"/>
              <w:autoSpaceDN w:val="0"/>
              <w:adjustRightInd w:val="0"/>
              <w:contextualSpacing/>
              <w:jc w:val="center"/>
              <w:rPr>
                <w:rFonts w:cs="Times New Roman"/>
                <w:sz w:val="20"/>
                <w:szCs w:val="20"/>
              </w:rPr>
            </w:pPr>
            <w:r>
              <w:rPr>
                <w:rFonts w:cs="Times New Roman"/>
                <w:sz w:val="20"/>
                <w:szCs w:val="20"/>
              </w:rPr>
              <w:t>E.24</w:t>
            </w:r>
          </w:p>
        </w:tc>
        <w:tc>
          <w:tcPr>
            <w:tcW w:w="1890" w:type="dxa"/>
          </w:tcPr>
          <w:p w14:paraId="7F37CC6D" w14:textId="035F981B"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Pr>
                <w:rFonts w:eastAsia="SimSun" w:cs="Times New Roman"/>
                <w:sz w:val="20"/>
                <w:szCs w:val="20"/>
              </w:rPr>
              <w:t>E.25</w:t>
            </w:r>
          </w:p>
        </w:tc>
      </w:tr>
      <w:tr w:rsidR="007B5FDF" w:rsidRPr="0078672B" w14:paraId="0749EDE5" w14:textId="77777777" w:rsidTr="001630B2">
        <w:trPr>
          <w:trHeight w:val="20"/>
        </w:trPr>
        <w:tc>
          <w:tcPr>
            <w:tcW w:w="714" w:type="dxa"/>
          </w:tcPr>
          <w:p w14:paraId="6163D6F4"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Forest</w:t>
            </w:r>
          </w:p>
          <w:p w14:paraId="4E3A313F"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code</w:t>
            </w:r>
          </w:p>
        </w:tc>
        <w:tc>
          <w:tcPr>
            <w:tcW w:w="1046" w:type="dxa"/>
          </w:tcPr>
          <w:p w14:paraId="2980193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Name of the forest</w:t>
            </w:r>
          </w:p>
        </w:tc>
        <w:tc>
          <w:tcPr>
            <w:tcW w:w="1691" w:type="dxa"/>
          </w:tcPr>
          <w:p w14:paraId="325489A8"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commentRangeStart w:id="23"/>
            <w:commentRangeStart w:id="24"/>
            <w:r w:rsidRPr="0078672B">
              <w:rPr>
                <w:rFonts w:eastAsia="SimSun" w:cs="Times New Roman"/>
                <w:sz w:val="20"/>
                <w:szCs w:val="20"/>
              </w:rPr>
              <w:t>In your view, how do you describe the overall condition of this forest?</w:t>
            </w:r>
            <w:commentRangeEnd w:id="23"/>
            <w:r>
              <w:rPr>
                <w:rStyle w:val="CommentReference"/>
              </w:rPr>
              <w:commentReference w:id="23"/>
            </w:r>
            <w:commentRangeEnd w:id="24"/>
            <w:r w:rsidR="00D91E9E">
              <w:rPr>
                <w:rStyle w:val="CommentReference"/>
              </w:rPr>
              <w:commentReference w:id="24"/>
            </w:r>
          </w:p>
          <w:p w14:paraId="7031C5B9"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p>
          <w:p w14:paraId="407B464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1=Very Good</w:t>
            </w:r>
          </w:p>
          <w:p w14:paraId="544456E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 xml:space="preserve">2=Good </w:t>
            </w:r>
          </w:p>
          <w:p w14:paraId="5CC7BE5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3=Neutral</w:t>
            </w:r>
          </w:p>
          <w:p w14:paraId="75DD7C7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4=Bad</w:t>
            </w:r>
          </w:p>
          <w:p w14:paraId="4CFE082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5=Very Bad</w:t>
            </w:r>
          </w:p>
        </w:tc>
        <w:tc>
          <w:tcPr>
            <w:tcW w:w="2039" w:type="dxa"/>
          </w:tcPr>
          <w:p w14:paraId="488A945B"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In your own view, compared to 5 years ago, has the overall condition of the forest worsened or improved?</w:t>
            </w:r>
          </w:p>
          <w:p w14:paraId="076A5402"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p>
          <w:p w14:paraId="15258840"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1=Worsened</w:t>
            </w:r>
          </w:p>
          <w:p w14:paraId="5BE8C994"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2=Remained the same</w:t>
            </w:r>
          </w:p>
          <w:p w14:paraId="0C8A13CD" w14:textId="77777777"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3=Improved</w:t>
            </w:r>
          </w:p>
          <w:p w14:paraId="28265B91" w14:textId="055AFFAE" w:rsidR="007B5FDF" w:rsidRPr="0078672B" w:rsidRDefault="007B5FDF" w:rsidP="0078672B">
            <w:pPr>
              <w:kinsoku w:val="0"/>
              <w:overflowPunct w:val="0"/>
              <w:autoSpaceDE w:val="0"/>
              <w:autoSpaceDN w:val="0"/>
              <w:adjustRightInd w:val="0"/>
              <w:contextualSpacing/>
              <w:jc w:val="center"/>
              <w:rPr>
                <w:rFonts w:cs="Times New Roman"/>
                <w:sz w:val="20"/>
                <w:szCs w:val="20"/>
              </w:rPr>
            </w:pPr>
            <w:ins w:id="25" w:author="Aleta Haflett" w:date="2014-11-04T15:10:00Z">
              <w:r>
                <w:rPr>
                  <w:rFonts w:cs="Times New Roman"/>
                  <w:i/>
                  <w:sz w:val="20"/>
                  <w:szCs w:val="20"/>
                </w:rPr>
                <w:t xml:space="preserve">If 2, skip to </w:t>
              </w:r>
            </w:ins>
            <w:r>
              <w:rPr>
                <w:rFonts w:cs="Times New Roman"/>
                <w:i/>
                <w:sz w:val="20"/>
                <w:szCs w:val="20"/>
              </w:rPr>
              <w:t>E23</w:t>
            </w:r>
          </w:p>
        </w:tc>
        <w:tc>
          <w:tcPr>
            <w:tcW w:w="943" w:type="dxa"/>
          </w:tcPr>
          <w:p w14:paraId="5E584530" w14:textId="4638A569" w:rsidR="007B5FDF" w:rsidRDefault="007B5FDF" w:rsidP="0078672B">
            <w:pPr>
              <w:kinsoku w:val="0"/>
              <w:overflowPunct w:val="0"/>
              <w:autoSpaceDE w:val="0"/>
              <w:autoSpaceDN w:val="0"/>
              <w:adjustRightInd w:val="0"/>
              <w:contextualSpacing/>
              <w:jc w:val="center"/>
              <w:rPr>
                <w:ins w:id="26" w:author="Aleta Haflett" w:date="2014-11-04T15:09:00Z"/>
                <w:rFonts w:eastAsia="SimSun" w:cs="Times New Roman"/>
                <w:sz w:val="20"/>
                <w:szCs w:val="20"/>
              </w:rPr>
            </w:pPr>
            <w:ins w:id="27" w:author="Aleta Haflett" w:date="2014-11-04T15:09:00Z">
              <w:r>
                <w:rPr>
                  <w:rFonts w:eastAsia="SimSun" w:cs="Times New Roman"/>
                  <w:sz w:val="20"/>
                  <w:szCs w:val="20"/>
                </w:rPr>
                <w:t xml:space="preserve">Why do you think conditons worsened or improved? </w:t>
              </w:r>
            </w:ins>
          </w:p>
          <w:p w14:paraId="7D24C502" w14:textId="248E3DFA" w:rsidR="007B5FDF" w:rsidRPr="0037128F" w:rsidRDefault="007B5FDF" w:rsidP="0078672B">
            <w:pPr>
              <w:kinsoku w:val="0"/>
              <w:overflowPunct w:val="0"/>
              <w:autoSpaceDE w:val="0"/>
              <w:autoSpaceDN w:val="0"/>
              <w:adjustRightInd w:val="0"/>
              <w:contextualSpacing/>
              <w:jc w:val="center"/>
              <w:rPr>
                <w:ins w:id="28" w:author="Aleta Haflett" w:date="2014-11-04T15:09:00Z"/>
                <w:rFonts w:eastAsia="SimSun" w:cs="Times New Roman"/>
                <w:i/>
                <w:sz w:val="20"/>
                <w:szCs w:val="20"/>
              </w:rPr>
            </w:pPr>
            <w:ins w:id="29" w:author="Aleta Haflett" w:date="2014-11-04T15:09:00Z">
              <w:r>
                <w:rPr>
                  <w:rFonts w:eastAsia="SimSun" w:cs="Times New Roman"/>
                  <w:i/>
                  <w:sz w:val="20"/>
                  <w:szCs w:val="20"/>
                </w:rPr>
                <w:t>Refer to codes below</w:t>
              </w:r>
            </w:ins>
          </w:p>
        </w:tc>
        <w:tc>
          <w:tcPr>
            <w:tcW w:w="2027" w:type="dxa"/>
          </w:tcPr>
          <w:p w14:paraId="62939713" w14:textId="7F626760" w:rsidR="007B5FDF" w:rsidRPr="0078672B"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During the last 5 years, has there been any change to the size</w:t>
            </w:r>
            <w:ins w:id="30" w:author="McGee, Heather" w:date="2014-09-10T13:31:00Z">
              <w:r w:rsidRPr="0078672B">
                <w:rPr>
                  <w:rFonts w:eastAsia="SimSun" w:cs="Times New Roman"/>
                  <w:sz w:val="20"/>
                  <w:szCs w:val="20"/>
                </w:rPr>
                <w:t>/area</w:t>
              </w:r>
            </w:ins>
            <w:r w:rsidRPr="0078672B">
              <w:rPr>
                <w:rFonts w:eastAsia="SimSun" w:cs="Times New Roman"/>
                <w:sz w:val="20"/>
                <w:szCs w:val="20"/>
              </w:rPr>
              <w:t xml:space="preserve"> of the forest? </w:t>
            </w:r>
          </w:p>
          <w:p w14:paraId="1F36C0A5"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1=Increased greatly</w:t>
            </w:r>
          </w:p>
          <w:p w14:paraId="128949E5"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2=Increased slightly</w:t>
            </w:r>
          </w:p>
          <w:p w14:paraId="37E48266"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3=Stayed the same</w:t>
            </w:r>
          </w:p>
          <w:p w14:paraId="546B6356" w14:textId="77777777" w:rsidR="007B5FDF" w:rsidRPr="0078672B" w:rsidRDefault="007B5FDF" w:rsidP="007B5FDF">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5317A618" w14:textId="36CEC3BE"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cs="Times New Roman"/>
                <w:sz w:val="20"/>
                <w:szCs w:val="20"/>
              </w:rPr>
              <w:t>5=Decreased greatly</w:t>
            </w:r>
          </w:p>
          <w:p w14:paraId="4187E3D0" w14:textId="18EED045"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4DA01A1" w14:textId="77777777" w:rsidR="007B5FDF"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it’s increased or decreased, tell me why?</w:t>
            </w:r>
          </w:p>
          <w:p w14:paraId="77B09FC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p w14:paraId="5A7D4C5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1=Logging</w:t>
            </w:r>
          </w:p>
          <w:p w14:paraId="13E5763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2=Charcoaling</w:t>
            </w:r>
          </w:p>
          <w:p w14:paraId="64F453E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3=Land clearing for agriculture</w:t>
            </w:r>
          </w:p>
          <w:p w14:paraId="0C43827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4=Change in access restrictions</w:t>
            </w:r>
          </w:p>
        </w:tc>
        <w:tc>
          <w:tcPr>
            <w:tcW w:w="1890" w:type="dxa"/>
          </w:tcPr>
          <w:p w14:paraId="0A04859B" w14:textId="77777777" w:rsidR="007B5FDF" w:rsidRDefault="007B5FDF" w:rsidP="0078672B">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During the last 5 years, has there been any change in the thickness/amount of trees in the forest?</w:t>
            </w:r>
          </w:p>
          <w:p w14:paraId="0F0F6EB6" w14:textId="77777777" w:rsidR="007B5FDF" w:rsidRDefault="007B5FDF" w:rsidP="0078672B">
            <w:pPr>
              <w:kinsoku w:val="0"/>
              <w:overflowPunct w:val="0"/>
              <w:autoSpaceDE w:val="0"/>
              <w:autoSpaceDN w:val="0"/>
              <w:adjustRightInd w:val="0"/>
              <w:contextualSpacing/>
              <w:jc w:val="center"/>
              <w:rPr>
                <w:rFonts w:eastAsia="SimSun" w:cs="Times New Roman"/>
                <w:sz w:val="20"/>
                <w:szCs w:val="20"/>
              </w:rPr>
            </w:pPr>
          </w:p>
          <w:p w14:paraId="6A864AD8"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1=Increased greatly</w:t>
            </w:r>
          </w:p>
          <w:p w14:paraId="3CF241DF"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2=Increased slightly</w:t>
            </w:r>
          </w:p>
          <w:p w14:paraId="34D5D617" w14:textId="77777777" w:rsidR="007B5FDF" w:rsidRPr="0078672B" w:rsidRDefault="007B5FDF" w:rsidP="007B5FDF">
            <w:pPr>
              <w:kinsoku w:val="0"/>
              <w:overflowPunct w:val="0"/>
              <w:autoSpaceDE w:val="0"/>
              <w:autoSpaceDN w:val="0"/>
              <w:adjustRightInd w:val="0"/>
              <w:contextualSpacing/>
              <w:jc w:val="center"/>
              <w:rPr>
                <w:rFonts w:eastAsia="SimSun" w:cs="Times New Roman"/>
                <w:sz w:val="20"/>
                <w:szCs w:val="20"/>
              </w:rPr>
            </w:pPr>
            <w:r w:rsidRPr="0078672B">
              <w:rPr>
                <w:rFonts w:eastAsia="SimSun" w:cs="Times New Roman"/>
                <w:sz w:val="20"/>
                <w:szCs w:val="20"/>
              </w:rPr>
              <w:t>3=Stayed the same</w:t>
            </w:r>
          </w:p>
          <w:p w14:paraId="0A82EE2D" w14:textId="77777777" w:rsidR="007B5FDF" w:rsidRPr="0078672B" w:rsidRDefault="007B5FDF" w:rsidP="007B5FDF">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14EFBB09" w14:textId="5BF7E234" w:rsidR="007B5FDF" w:rsidRPr="0078672B" w:rsidRDefault="007B5FDF" w:rsidP="007B5FDF">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r>
      <w:tr w:rsidR="007B5FDF" w:rsidRPr="0078672B" w14:paraId="186FAAEE" w14:textId="77777777" w:rsidTr="001630B2">
        <w:trPr>
          <w:trHeight w:val="20"/>
        </w:trPr>
        <w:tc>
          <w:tcPr>
            <w:tcW w:w="714" w:type="dxa"/>
          </w:tcPr>
          <w:p w14:paraId="3A382948" w14:textId="7B631E4C" w:rsidR="007B5FDF" w:rsidRPr="00B34ABA" w:rsidRDefault="007B5FDF" w:rsidP="0078672B">
            <w:pPr>
              <w:kinsoku w:val="0"/>
              <w:overflowPunct w:val="0"/>
              <w:autoSpaceDE w:val="0"/>
              <w:autoSpaceDN w:val="0"/>
              <w:adjustRightInd w:val="0"/>
              <w:contextualSpacing/>
              <w:jc w:val="center"/>
              <w:rPr>
                <w:rFonts w:cs="Times New Roman"/>
                <w:b/>
                <w:sz w:val="20"/>
                <w:szCs w:val="20"/>
              </w:rPr>
            </w:pPr>
          </w:p>
        </w:tc>
        <w:tc>
          <w:tcPr>
            <w:tcW w:w="1046" w:type="dxa"/>
          </w:tcPr>
          <w:p w14:paraId="179486C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3802343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4798F75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4988D19F" w14:textId="77777777" w:rsidR="007B5FDF" w:rsidRPr="0078672B" w:rsidRDefault="007B5FDF" w:rsidP="0078672B">
            <w:pPr>
              <w:kinsoku w:val="0"/>
              <w:overflowPunct w:val="0"/>
              <w:autoSpaceDE w:val="0"/>
              <w:autoSpaceDN w:val="0"/>
              <w:adjustRightInd w:val="0"/>
              <w:contextualSpacing/>
              <w:jc w:val="center"/>
              <w:rPr>
                <w:ins w:id="31" w:author="Aleta Haflett" w:date="2014-11-04T15:09:00Z"/>
                <w:rFonts w:cs="Times New Roman"/>
                <w:sz w:val="20"/>
                <w:szCs w:val="20"/>
              </w:rPr>
            </w:pPr>
          </w:p>
        </w:tc>
        <w:tc>
          <w:tcPr>
            <w:tcW w:w="2027" w:type="dxa"/>
          </w:tcPr>
          <w:p w14:paraId="5256BA7F" w14:textId="06A6D6BD"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6D035E3"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1CB0148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736E0AB6" w14:textId="77777777" w:rsidTr="001630B2">
        <w:trPr>
          <w:trHeight w:val="20"/>
        </w:trPr>
        <w:tc>
          <w:tcPr>
            <w:tcW w:w="714" w:type="dxa"/>
          </w:tcPr>
          <w:p w14:paraId="0EFD1A3F"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1</w:t>
            </w:r>
          </w:p>
        </w:tc>
        <w:tc>
          <w:tcPr>
            <w:tcW w:w="1046" w:type="dxa"/>
          </w:tcPr>
          <w:p w14:paraId="1EE495B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424F609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7A3A8BE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19A3D7AD" w14:textId="77777777" w:rsidR="007B5FDF" w:rsidRPr="0078672B" w:rsidRDefault="007B5FDF" w:rsidP="0078672B">
            <w:pPr>
              <w:kinsoku w:val="0"/>
              <w:overflowPunct w:val="0"/>
              <w:autoSpaceDE w:val="0"/>
              <w:autoSpaceDN w:val="0"/>
              <w:adjustRightInd w:val="0"/>
              <w:contextualSpacing/>
              <w:jc w:val="center"/>
              <w:rPr>
                <w:ins w:id="32" w:author="Aleta Haflett" w:date="2014-11-04T15:09:00Z"/>
                <w:rFonts w:cs="Times New Roman"/>
                <w:sz w:val="20"/>
                <w:szCs w:val="20"/>
              </w:rPr>
            </w:pPr>
          </w:p>
        </w:tc>
        <w:tc>
          <w:tcPr>
            <w:tcW w:w="2027" w:type="dxa"/>
          </w:tcPr>
          <w:p w14:paraId="33150198" w14:textId="20DEAD1C"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1A07FAD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F2DEFD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6F102BED" w14:textId="77777777" w:rsidTr="001630B2">
        <w:trPr>
          <w:trHeight w:val="20"/>
        </w:trPr>
        <w:tc>
          <w:tcPr>
            <w:tcW w:w="714" w:type="dxa"/>
          </w:tcPr>
          <w:p w14:paraId="5F9DDD3A"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2</w:t>
            </w:r>
          </w:p>
        </w:tc>
        <w:tc>
          <w:tcPr>
            <w:tcW w:w="1046" w:type="dxa"/>
          </w:tcPr>
          <w:p w14:paraId="463CF6A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2BD0275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6B80E11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36DDF2B1" w14:textId="77777777" w:rsidR="007B5FDF" w:rsidRPr="0078672B" w:rsidRDefault="007B5FDF" w:rsidP="0078672B">
            <w:pPr>
              <w:kinsoku w:val="0"/>
              <w:overflowPunct w:val="0"/>
              <w:autoSpaceDE w:val="0"/>
              <w:autoSpaceDN w:val="0"/>
              <w:adjustRightInd w:val="0"/>
              <w:contextualSpacing/>
              <w:jc w:val="center"/>
              <w:rPr>
                <w:ins w:id="33" w:author="Aleta Haflett" w:date="2014-11-04T15:09:00Z"/>
                <w:rFonts w:cs="Times New Roman"/>
                <w:sz w:val="20"/>
                <w:szCs w:val="20"/>
              </w:rPr>
            </w:pPr>
          </w:p>
        </w:tc>
        <w:tc>
          <w:tcPr>
            <w:tcW w:w="2027" w:type="dxa"/>
          </w:tcPr>
          <w:p w14:paraId="4A47C53C" w14:textId="3D95CCC8"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7A02844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4D9A51A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047E3E4B" w14:textId="77777777" w:rsidTr="001630B2">
        <w:trPr>
          <w:trHeight w:val="20"/>
        </w:trPr>
        <w:tc>
          <w:tcPr>
            <w:tcW w:w="714" w:type="dxa"/>
          </w:tcPr>
          <w:p w14:paraId="5A720387"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3</w:t>
            </w:r>
          </w:p>
        </w:tc>
        <w:tc>
          <w:tcPr>
            <w:tcW w:w="1046" w:type="dxa"/>
          </w:tcPr>
          <w:p w14:paraId="62FE498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50589B8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7254A80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4E50BB77" w14:textId="77777777" w:rsidR="007B5FDF" w:rsidRPr="0078672B" w:rsidRDefault="007B5FDF" w:rsidP="0078672B">
            <w:pPr>
              <w:kinsoku w:val="0"/>
              <w:overflowPunct w:val="0"/>
              <w:autoSpaceDE w:val="0"/>
              <w:autoSpaceDN w:val="0"/>
              <w:adjustRightInd w:val="0"/>
              <w:contextualSpacing/>
              <w:jc w:val="center"/>
              <w:rPr>
                <w:ins w:id="34" w:author="Aleta Haflett" w:date="2014-11-04T15:09:00Z"/>
                <w:rFonts w:cs="Times New Roman"/>
                <w:sz w:val="20"/>
                <w:szCs w:val="20"/>
              </w:rPr>
            </w:pPr>
          </w:p>
        </w:tc>
        <w:tc>
          <w:tcPr>
            <w:tcW w:w="2027" w:type="dxa"/>
          </w:tcPr>
          <w:p w14:paraId="34BEB750" w14:textId="7BB44890"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5EB00C2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22D02E7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37399263" w14:textId="77777777" w:rsidTr="001630B2">
        <w:trPr>
          <w:trHeight w:val="20"/>
        </w:trPr>
        <w:tc>
          <w:tcPr>
            <w:tcW w:w="714" w:type="dxa"/>
          </w:tcPr>
          <w:p w14:paraId="7A287F1C"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4</w:t>
            </w:r>
          </w:p>
        </w:tc>
        <w:tc>
          <w:tcPr>
            <w:tcW w:w="1046" w:type="dxa"/>
          </w:tcPr>
          <w:p w14:paraId="7EA15A6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0F15AD0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4D9BEBB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210B19EB" w14:textId="77777777" w:rsidR="007B5FDF" w:rsidRPr="0078672B" w:rsidRDefault="007B5FDF" w:rsidP="0078672B">
            <w:pPr>
              <w:kinsoku w:val="0"/>
              <w:overflowPunct w:val="0"/>
              <w:autoSpaceDE w:val="0"/>
              <w:autoSpaceDN w:val="0"/>
              <w:adjustRightInd w:val="0"/>
              <w:contextualSpacing/>
              <w:jc w:val="center"/>
              <w:rPr>
                <w:ins w:id="35" w:author="Aleta Haflett" w:date="2014-11-04T15:09:00Z"/>
                <w:rFonts w:cs="Times New Roman"/>
                <w:sz w:val="20"/>
                <w:szCs w:val="20"/>
              </w:rPr>
            </w:pPr>
          </w:p>
        </w:tc>
        <w:tc>
          <w:tcPr>
            <w:tcW w:w="2027" w:type="dxa"/>
          </w:tcPr>
          <w:p w14:paraId="71AF97B6" w14:textId="0A34A784"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7DFC00A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47B0E61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3086EBD6" w14:textId="77777777" w:rsidTr="001630B2">
        <w:trPr>
          <w:trHeight w:val="20"/>
        </w:trPr>
        <w:tc>
          <w:tcPr>
            <w:tcW w:w="714" w:type="dxa"/>
          </w:tcPr>
          <w:p w14:paraId="36B1A3DA" w14:textId="77777777"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5</w:t>
            </w:r>
          </w:p>
        </w:tc>
        <w:tc>
          <w:tcPr>
            <w:tcW w:w="1046" w:type="dxa"/>
          </w:tcPr>
          <w:p w14:paraId="57E7AB6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6DA753A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47410137"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517DB80" w14:textId="77777777" w:rsidR="007B5FDF" w:rsidRPr="0078672B" w:rsidRDefault="007B5FDF" w:rsidP="0078672B">
            <w:pPr>
              <w:kinsoku w:val="0"/>
              <w:overflowPunct w:val="0"/>
              <w:autoSpaceDE w:val="0"/>
              <w:autoSpaceDN w:val="0"/>
              <w:adjustRightInd w:val="0"/>
              <w:contextualSpacing/>
              <w:jc w:val="center"/>
              <w:rPr>
                <w:ins w:id="36" w:author="Aleta Haflett" w:date="2014-11-04T15:09:00Z"/>
                <w:rFonts w:cs="Times New Roman"/>
                <w:sz w:val="20"/>
                <w:szCs w:val="20"/>
              </w:rPr>
            </w:pPr>
          </w:p>
        </w:tc>
        <w:tc>
          <w:tcPr>
            <w:tcW w:w="2027" w:type="dxa"/>
          </w:tcPr>
          <w:p w14:paraId="23D862D7" w14:textId="41EE113B"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9B20A0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2E36630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070582DC" w14:textId="77777777" w:rsidTr="001630B2">
        <w:trPr>
          <w:trHeight w:val="20"/>
        </w:trPr>
        <w:tc>
          <w:tcPr>
            <w:tcW w:w="714" w:type="dxa"/>
          </w:tcPr>
          <w:p w14:paraId="3FA9EF88" w14:textId="7979F188"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6</w:t>
            </w:r>
          </w:p>
        </w:tc>
        <w:tc>
          <w:tcPr>
            <w:tcW w:w="1046" w:type="dxa"/>
          </w:tcPr>
          <w:p w14:paraId="75570D3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27A21A5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10DA74D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18B871E2" w14:textId="77777777" w:rsidR="007B5FDF" w:rsidRPr="0078672B" w:rsidRDefault="007B5FDF" w:rsidP="0078672B">
            <w:pPr>
              <w:kinsoku w:val="0"/>
              <w:overflowPunct w:val="0"/>
              <w:autoSpaceDE w:val="0"/>
              <w:autoSpaceDN w:val="0"/>
              <w:adjustRightInd w:val="0"/>
              <w:contextualSpacing/>
              <w:jc w:val="center"/>
              <w:rPr>
                <w:ins w:id="37" w:author="Aleta Haflett" w:date="2014-11-04T15:09:00Z"/>
                <w:rFonts w:cs="Times New Roman"/>
                <w:sz w:val="20"/>
                <w:szCs w:val="20"/>
              </w:rPr>
            </w:pPr>
          </w:p>
        </w:tc>
        <w:tc>
          <w:tcPr>
            <w:tcW w:w="2027" w:type="dxa"/>
          </w:tcPr>
          <w:p w14:paraId="27C257FE" w14:textId="5F4C99E3"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25A4C0A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C7F1A3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151B3276" w14:textId="77777777" w:rsidTr="001630B2">
        <w:trPr>
          <w:trHeight w:val="20"/>
        </w:trPr>
        <w:tc>
          <w:tcPr>
            <w:tcW w:w="714" w:type="dxa"/>
          </w:tcPr>
          <w:p w14:paraId="6650672A" w14:textId="5633F6C6"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7</w:t>
            </w:r>
          </w:p>
        </w:tc>
        <w:tc>
          <w:tcPr>
            <w:tcW w:w="1046" w:type="dxa"/>
          </w:tcPr>
          <w:p w14:paraId="3592AFD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5771A9E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3E908725"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49BFCF31" w14:textId="77777777" w:rsidR="007B5FDF" w:rsidRPr="0078672B" w:rsidRDefault="007B5FDF" w:rsidP="0078672B">
            <w:pPr>
              <w:kinsoku w:val="0"/>
              <w:overflowPunct w:val="0"/>
              <w:autoSpaceDE w:val="0"/>
              <w:autoSpaceDN w:val="0"/>
              <w:adjustRightInd w:val="0"/>
              <w:contextualSpacing/>
              <w:jc w:val="center"/>
              <w:rPr>
                <w:ins w:id="38" w:author="Aleta Haflett" w:date="2014-11-04T15:09:00Z"/>
                <w:rFonts w:cs="Times New Roman"/>
                <w:sz w:val="20"/>
                <w:szCs w:val="20"/>
              </w:rPr>
            </w:pPr>
          </w:p>
        </w:tc>
        <w:tc>
          <w:tcPr>
            <w:tcW w:w="2027" w:type="dxa"/>
          </w:tcPr>
          <w:p w14:paraId="499D6A10" w14:textId="76F5AB76"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4B3A887B"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1F92AC2E"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68691EEF" w14:textId="77777777" w:rsidTr="001630B2">
        <w:trPr>
          <w:trHeight w:val="20"/>
        </w:trPr>
        <w:tc>
          <w:tcPr>
            <w:tcW w:w="714" w:type="dxa"/>
          </w:tcPr>
          <w:p w14:paraId="0693BE3A" w14:textId="228EFA40"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8</w:t>
            </w:r>
          </w:p>
        </w:tc>
        <w:tc>
          <w:tcPr>
            <w:tcW w:w="1046" w:type="dxa"/>
          </w:tcPr>
          <w:p w14:paraId="6CF573FC"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1F6F7E3D"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134AAF06"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824971B" w14:textId="77777777" w:rsidR="007B5FDF" w:rsidRPr="0078672B" w:rsidRDefault="007B5FDF" w:rsidP="0078672B">
            <w:pPr>
              <w:kinsoku w:val="0"/>
              <w:overflowPunct w:val="0"/>
              <w:autoSpaceDE w:val="0"/>
              <w:autoSpaceDN w:val="0"/>
              <w:adjustRightInd w:val="0"/>
              <w:contextualSpacing/>
              <w:jc w:val="center"/>
              <w:rPr>
                <w:ins w:id="39" w:author="Aleta Haflett" w:date="2014-11-04T15:09:00Z"/>
                <w:rFonts w:cs="Times New Roman"/>
                <w:sz w:val="20"/>
                <w:szCs w:val="20"/>
              </w:rPr>
            </w:pPr>
          </w:p>
        </w:tc>
        <w:tc>
          <w:tcPr>
            <w:tcW w:w="2027" w:type="dxa"/>
          </w:tcPr>
          <w:p w14:paraId="332929E2" w14:textId="5E7C786B"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104B56D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54EC361"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40B4CFBE" w14:textId="77777777" w:rsidTr="001630B2">
        <w:trPr>
          <w:trHeight w:val="20"/>
        </w:trPr>
        <w:tc>
          <w:tcPr>
            <w:tcW w:w="714" w:type="dxa"/>
          </w:tcPr>
          <w:p w14:paraId="32DB0B3F" w14:textId="62232770"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9</w:t>
            </w:r>
          </w:p>
        </w:tc>
        <w:tc>
          <w:tcPr>
            <w:tcW w:w="1046" w:type="dxa"/>
          </w:tcPr>
          <w:p w14:paraId="184B346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1824FB1A"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5DC1DF13"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71A0855" w14:textId="77777777" w:rsidR="007B5FDF" w:rsidRPr="0078672B" w:rsidRDefault="007B5FDF" w:rsidP="0078672B">
            <w:pPr>
              <w:kinsoku w:val="0"/>
              <w:overflowPunct w:val="0"/>
              <w:autoSpaceDE w:val="0"/>
              <w:autoSpaceDN w:val="0"/>
              <w:adjustRightInd w:val="0"/>
              <w:contextualSpacing/>
              <w:jc w:val="center"/>
              <w:rPr>
                <w:ins w:id="40" w:author="Aleta Haflett" w:date="2014-11-04T15:09:00Z"/>
                <w:rFonts w:cs="Times New Roman"/>
                <w:sz w:val="20"/>
                <w:szCs w:val="20"/>
              </w:rPr>
            </w:pPr>
          </w:p>
        </w:tc>
        <w:tc>
          <w:tcPr>
            <w:tcW w:w="2027" w:type="dxa"/>
          </w:tcPr>
          <w:p w14:paraId="7197B271" w14:textId="5EC5D8C6"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61C75203"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36A22F22"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r w:rsidR="007B5FDF" w:rsidRPr="0078672B" w14:paraId="3C498D18" w14:textId="77777777" w:rsidTr="001630B2">
        <w:trPr>
          <w:trHeight w:val="20"/>
        </w:trPr>
        <w:tc>
          <w:tcPr>
            <w:tcW w:w="714" w:type="dxa"/>
          </w:tcPr>
          <w:p w14:paraId="5858DCAE" w14:textId="79ACEABF" w:rsidR="007B5FDF" w:rsidRPr="00B34ABA" w:rsidRDefault="007B5FDF" w:rsidP="0078672B">
            <w:pPr>
              <w:kinsoku w:val="0"/>
              <w:overflowPunct w:val="0"/>
              <w:autoSpaceDE w:val="0"/>
              <w:autoSpaceDN w:val="0"/>
              <w:adjustRightInd w:val="0"/>
              <w:contextualSpacing/>
              <w:jc w:val="center"/>
              <w:rPr>
                <w:rFonts w:cs="Times New Roman"/>
                <w:b/>
                <w:sz w:val="20"/>
                <w:szCs w:val="20"/>
              </w:rPr>
            </w:pPr>
            <w:r w:rsidRPr="00B34ABA">
              <w:rPr>
                <w:rFonts w:cs="Times New Roman"/>
                <w:b/>
                <w:sz w:val="20"/>
                <w:szCs w:val="20"/>
              </w:rPr>
              <w:t>10</w:t>
            </w:r>
          </w:p>
        </w:tc>
        <w:tc>
          <w:tcPr>
            <w:tcW w:w="1046" w:type="dxa"/>
          </w:tcPr>
          <w:p w14:paraId="6416F0E0"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691" w:type="dxa"/>
          </w:tcPr>
          <w:p w14:paraId="5F23B044"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2039" w:type="dxa"/>
          </w:tcPr>
          <w:p w14:paraId="772E1A4F"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943" w:type="dxa"/>
          </w:tcPr>
          <w:p w14:paraId="655A9022" w14:textId="77777777" w:rsidR="007B5FDF" w:rsidRPr="0078672B" w:rsidRDefault="007B5FDF" w:rsidP="0078672B">
            <w:pPr>
              <w:kinsoku w:val="0"/>
              <w:overflowPunct w:val="0"/>
              <w:autoSpaceDE w:val="0"/>
              <w:autoSpaceDN w:val="0"/>
              <w:adjustRightInd w:val="0"/>
              <w:contextualSpacing/>
              <w:jc w:val="center"/>
              <w:rPr>
                <w:ins w:id="41" w:author="Aleta Haflett" w:date="2014-11-04T15:09:00Z"/>
                <w:rFonts w:cs="Times New Roman"/>
                <w:sz w:val="20"/>
                <w:szCs w:val="20"/>
              </w:rPr>
            </w:pPr>
          </w:p>
        </w:tc>
        <w:tc>
          <w:tcPr>
            <w:tcW w:w="2027" w:type="dxa"/>
          </w:tcPr>
          <w:p w14:paraId="3EB44156" w14:textId="6CBE8E00"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350" w:type="dxa"/>
          </w:tcPr>
          <w:p w14:paraId="10CB4E08"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c>
          <w:tcPr>
            <w:tcW w:w="1890" w:type="dxa"/>
          </w:tcPr>
          <w:p w14:paraId="627D4F69" w14:textId="77777777" w:rsidR="007B5FDF" w:rsidRPr="0078672B" w:rsidRDefault="007B5FDF" w:rsidP="0078672B">
            <w:pPr>
              <w:kinsoku w:val="0"/>
              <w:overflowPunct w:val="0"/>
              <w:autoSpaceDE w:val="0"/>
              <w:autoSpaceDN w:val="0"/>
              <w:adjustRightInd w:val="0"/>
              <w:contextualSpacing/>
              <w:jc w:val="center"/>
              <w:rPr>
                <w:rFonts w:cs="Times New Roman"/>
                <w:sz w:val="20"/>
                <w:szCs w:val="20"/>
              </w:rPr>
            </w:pPr>
          </w:p>
        </w:tc>
      </w:tr>
    </w:tbl>
    <w:tbl>
      <w:tblPr>
        <w:tblStyle w:val="TableGrid"/>
        <w:tblpPr w:leftFromText="180" w:rightFromText="180" w:vertAnchor="text" w:horzAnchor="page" w:tblpX="829" w:tblpY="132"/>
        <w:tblW w:w="13176" w:type="dxa"/>
        <w:tblLook w:val="04A0" w:firstRow="1" w:lastRow="0" w:firstColumn="1" w:lastColumn="0" w:noHBand="0" w:noVBand="1"/>
      </w:tblPr>
      <w:tblGrid>
        <w:gridCol w:w="3294"/>
        <w:gridCol w:w="3294"/>
        <w:gridCol w:w="3294"/>
        <w:gridCol w:w="3294"/>
      </w:tblGrid>
      <w:tr w:rsidR="0037128F" w14:paraId="612909BD" w14:textId="77777777" w:rsidTr="0037128F">
        <w:trPr>
          <w:ins w:id="42" w:author="Aleta Haflett" w:date="2014-11-04T15:09:00Z"/>
        </w:trPr>
        <w:tc>
          <w:tcPr>
            <w:tcW w:w="6588" w:type="dxa"/>
            <w:gridSpan w:val="2"/>
          </w:tcPr>
          <w:p w14:paraId="3FDF72EF" w14:textId="46B8D94A" w:rsidR="0037128F" w:rsidRPr="009D56F0" w:rsidRDefault="0037128F" w:rsidP="0037128F">
            <w:pPr>
              <w:rPr>
                <w:ins w:id="43" w:author="Aleta Haflett" w:date="2014-11-04T15:09:00Z"/>
                <w:b/>
              </w:rPr>
            </w:pPr>
            <w:ins w:id="44" w:author="Aleta Haflett" w:date="2014-11-04T15:09:00Z">
              <w:r>
                <w:rPr>
                  <w:b/>
                </w:rPr>
                <w:t>x- Reasons for increase</w:t>
              </w:r>
            </w:ins>
            <w:r w:rsidR="001630B2">
              <w:rPr>
                <w:b/>
              </w:rPr>
              <w:t>/decrease</w:t>
            </w:r>
          </w:p>
        </w:tc>
        <w:tc>
          <w:tcPr>
            <w:tcW w:w="6588" w:type="dxa"/>
            <w:gridSpan w:val="2"/>
          </w:tcPr>
          <w:p w14:paraId="7A4917F5" w14:textId="77777777" w:rsidR="0037128F" w:rsidRPr="009D56F0" w:rsidRDefault="0037128F" w:rsidP="0037128F">
            <w:pPr>
              <w:rPr>
                <w:ins w:id="45" w:author="Aleta Haflett" w:date="2014-11-04T15:09:00Z"/>
                <w:b/>
              </w:rPr>
            </w:pPr>
          </w:p>
        </w:tc>
      </w:tr>
      <w:tr w:rsidR="0037128F" w14:paraId="1EE8D4F1" w14:textId="77777777" w:rsidTr="0037128F">
        <w:trPr>
          <w:ins w:id="46" w:author="Aleta Haflett" w:date="2014-11-04T15:09:00Z"/>
        </w:trPr>
        <w:tc>
          <w:tcPr>
            <w:tcW w:w="3294" w:type="dxa"/>
          </w:tcPr>
          <w:p w14:paraId="7E677BB0" w14:textId="77777777" w:rsidR="0037128F" w:rsidRPr="001630B2" w:rsidRDefault="0037128F" w:rsidP="0037128F">
            <w:pPr>
              <w:rPr>
                <w:ins w:id="47" w:author="Aleta Haflett" w:date="2014-11-04T15:09:00Z"/>
                <w:sz w:val="18"/>
                <w:szCs w:val="20"/>
              </w:rPr>
            </w:pPr>
            <w:ins w:id="48" w:author="Aleta Haflett" w:date="2014-11-04T15:09:00Z">
              <w:r w:rsidRPr="001630B2">
                <w:rPr>
                  <w:sz w:val="18"/>
                  <w:szCs w:val="20"/>
                </w:rPr>
                <w:t>1=Increased forest area due to land left to regenerate</w:t>
              </w:r>
            </w:ins>
          </w:p>
          <w:p w14:paraId="6300FB95" w14:textId="77777777" w:rsidR="0037128F" w:rsidRPr="001630B2" w:rsidRDefault="0037128F" w:rsidP="0037128F">
            <w:pPr>
              <w:rPr>
                <w:ins w:id="49" w:author="Aleta Haflett" w:date="2014-11-04T15:09:00Z"/>
                <w:sz w:val="18"/>
                <w:szCs w:val="20"/>
              </w:rPr>
            </w:pPr>
            <w:ins w:id="50" w:author="Aleta Haflett" w:date="2014-11-04T15:09:00Z">
              <w:r w:rsidRPr="001630B2">
                <w:rPr>
                  <w:sz w:val="18"/>
                  <w:szCs w:val="20"/>
                </w:rPr>
                <w:t>2=Increased forest area due to planting trees</w:t>
              </w:r>
            </w:ins>
          </w:p>
          <w:p w14:paraId="37C06BA8" w14:textId="77777777" w:rsidR="0037128F" w:rsidRPr="001630B2" w:rsidRDefault="0037128F" w:rsidP="0037128F">
            <w:pPr>
              <w:rPr>
                <w:ins w:id="51" w:author="Aleta Haflett" w:date="2014-11-04T15:09:00Z"/>
                <w:sz w:val="18"/>
                <w:szCs w:val="20"/>
              </w:rPr>
            </w:pPr>
            <w:ins w:id="52" w:author="Aleta Haflett" w:date="2014-11-04T15:09:00Z">
              <w:r w:rsidRPr="001630B2">
                <w:rPr>
                  <w:sz w:val="18"/>
                  <w:szCs w:val="20"/>
                </w:rPr>
                <w:t>3=Increased forest area due to conservational activities/sustainable harvest practices</w:t>
              </w:r>
            </w:ins>
          </w:p>
          <w:p w14:paraId="6BEECE6A" w14:textId="77777777" w:rsidR="0037128F" w:rsidRPr="001630B2" w:rsidRDefault="0037128F" w:rsidP="0037128F">
            <w:pPr>
              <w:rPr>
                <w:ins w:id="53" w:author="Aleta Haflett" w:date="2014-11-04T15:09:00Z"/>
                <w:sz w:val="18"/>
                <w:szCs w:val="20"/>
              </w:rPr>
            </w:pPr>
            <w:ins w:id="54" w:author="Aleta Haflett" w:date="2014-11-04T15:09:00Z">
              <w:r w:rsidRPr="001630B2">
                <w:rPr>
                  <w:sz w:val="18"/>
                  <w:szCs w:val="20"/>
                </w:rPr>
                <w:t xml:space="preserve">4=Incerased forest area due to reduced use from large-scale commercial users </w:t>
              </w:r>
            </w:ins>
          </w:p>
          <w:p w14:paraId="4371B62A" w14:textId="77777777" w:rsidR="0037128F" w:rsidRPr="001630B2" w:rsidRDefault="0037128F" w:rsidP="0037128F">
            <w:pPr>
              <w:rPr>
                <w:ins w:id="55" w:author="Aleta Haflett" w:date="2014-11-04T15:09:00Z"/>
                <w:sz w:val="18"/>
                <w:szCs w:val="20"/>
              </w:rPr>
            </w:pPr>
            <w:ins w:id="56" w:author="Aleta Haflett" w:date="2014-11-04T15:09:00Z">
              <w:r w:rsidRPr="001630B2">
                <w:rPr>
                  <w:sz w:val="18"/>
                  <w:szCs w:val="20"/>
                </w:rPr>
                <w:t xml:space="preserve">5=Increased forest area due to reduced local/small scale commercial use </w:t>
              </w:r>
            </w:ins>
          </w:p>
        </w:tc>
        <w:tc>
          <w:tcPr>
            <w:tcW w:w="3294" w:type="dxa"/>
          </w:tcPr>
          <w:p w14:paraId="7C663442" w14:textId="77777777" w:rsidR="0037128F" w:rsidRPr="001630B2" w:rsidRDefault="0037128F" w:rsidP="0037128F">
            <w:pPr>
              <w:rPr>
                <w:ins w:id="57" w:author="Aleta Haflett" w:date="2014-11-04T15:09:00Z"/>
                <w:sz w:val="18"/>
                <w:szCs w:val="20"/>
              </w:rPr>
            </w:pPr>
            <w:ins w:id="58" w:author="Aleta Haflett" w:date="2014-11-04T15:09:00Z">
              <w:r w:rsidRPr="001630B2">
                <w:rPr>
                  <w:sz w:val="18"/>
                  <w:szCs w:val="20"/>
                </w:rPr>
                <w:t>6=Increased forest area due to climatic changes</w:t>
              </w:r>
            </w:ins>
          </w:p>
          <w:p w14:paraId="77EFC15B" w14:textId="77777777" w:rsidR="0037128F" w:rsidRPr="001630B2" w:rsidRDefault="0037128F" w:rsidP="0037128F">
            <w:pPr>
              <w:rPr>
                <w:ins w:id="59" w:author="Aleta Haflett" w:date="2014-11-04T15:09:00Z"/>
                <w:sz w:val="18"/>
                <w:szCs w:val="20"/>
              </w:rPr>
            </w:pPr>
            <w:ins w:id="60" w:author="Aleta Haflett" w:date="2014-11-04T15:09:00Z">
              <w:r w:rsidRPr="001630B2">
                <w:rPr>
                  <w:sz w:val="18"/>
                  <w:szCs w:val="20"/>
                </w:rPr>
                <w:t xml:space="preserve">7=Increased forest area for other reasons, specify </w:t>
              </w:r>
            </w:ins>
          </w:p>
          <w:p w14:paraId="43D9CA27" w14:textId="77777777" w:rsidR="0037128F" w:rsidRPr="001630B2" w:rsidRDefault="0037128F" w:rsidP="0037128F">
            <w:pPr>
              <w:rPr>
                <w:ins w:id="61" w:author="Aleta Haflett" w:date="2014-11-04T15:09:00Z"/>
                <w:sz w:val="18"/>
                <w:szCs w:val="20"/>
              </w:rPr>
            </w:pPr>
            <w:ins w:id="62" w:author="Aleta Haflett" w:date="2014-11-04T15:09:00Z">
              <w:r w:rsidRPr="001630B2">
                <w:rPr>
                  <w:sz w:val="18"/>
                  <w:szCs w:val="20"/>
                </w:rPr>
                <w:t>8=Improved rights to the forest areas</w:t>
              </w:r>
            </w:ins>
          </w:p>
          <w:p w14:paraId="152D0B05" w14:textId="77777777" w:rsidR="0037128F" w:rsidRPr="001630B2" w:rsidRDefault="0037128F" w:rsidP="0037128F">
            <w:pPr>
              <w:rPr>
                <w:ins w:id="63" w:author="Aleta Haflett" w:date="2014-11-04T15:09:00Z"/>
                <w:sz w:val="18"/>
                <w:szCs w:val="20"/>
              </w:rPr>
            </w:pPr>
            <w:ins w:id="64" w:author="Aleta Haflett" w:date="2014-11-04T15:09:00Z">
              <w:r w:rsidRPr="001630B2">
                <w:rPr>
                  <w:sz w:val="18"/>
                  <w:szCs w:val="20"/>
                </w:rPr>
                <w:t>9=More illegal access to forest area</w:t>
              </w:r>
            </w:ins>
          </w:p>
          <w:p w14:paraId="7C0C71EA" w14:textId="77777777" w:rsidR="0037128F" w:rsidRPr="001630B2" w:rsidRDefault="0037128F" w:rsidP="0037128F">
            <w:pPr>
              <w:rPr>
                <w:ins w:id="65" w:author="Aleta Haflett" w:date="2014-11-04T15:09:00Z"/>
                <w:sz w:val="18"/>
                <w:szCs w:val="20"/>
              </w:rPr>
            </w:pPr>
            <w:ins w:id="66" w:author="Aleta Haflett" w:date="2014-11-04T15:09:00Z">
              <w:r w:rsidRPr="001630B2">
                <w:rPr>
                  <w:sz w:val="18"/>
                  <w:szCs w:val="20"/>
                </w:rPr>
                <w:t>10=Improved roads/transport to the area</w:t>
              </w:r>
            </w:ins>
          </w:p>
          <w:p w14:paraId="047B1992" w14:textId="77777777" w:rsidR="0037128F" w:rsidRPr="001630B2" w:rsidRDefault="0037128F" w:rsidP="0037128F">
            <w:pPr>
              <w:rPr>
                <w:ins w:id="67" w:author="Aleta Haflett" w:date="2014-11-04T15:09:00Z"/>
                <w:sz w:val="18"/>
                <w:szCs w:val="20"/>
              </w:rPr>
            </w:pPr>
            <w:ins w:id="68" w:author="Aleta Haflett" w:date="2014-11-04T15:09:00Z">
              <w:r w:rsidRPr="001630B2">
                <w:rPr>
                  <w:sz w:val="18"/>
                  <w:szCs w:val="20"/>
                </w:rPr>
                <w:t xml:space="preserve">11=Other reason for improved access, specify </w:t>
              </w:r>
            </w:ins>
          </w:p>
        </w:tc>
        <w:tc>
          <w:tcPr>
            <w:tcW w:w="3294" w:type="dxa"/>
          </w:tcPr>
          <w:p w14:paraId="01909763" w14:textId="77777777" w:rsidR="0037128F" w:rsidRPr="001630B2" w:rsidRDefault="0037128F" w:rsidP="0037128F">
            <w:pPr>
              <w:rPr>
                <w:ins w:id="69" w:author="Aleta Haflett" w:date="2014-11-04T15:09:00Z"/>
                <w:sz w:val="18"/>
                <w:szCs w:val="20"/>
              </w:rPr>
            </w:pPr>
            <w:ins w:id="70" w:author="Aleta Haflett" w:date="2014-11-04T15:09:00Z">
              <w:r w:rsidRPr="001630B2">
                <w:rPr>
                  <w:sz w:val="18"/>
                  <w:szCs w:val="20"/>
                </w:rPr>
                <w:t>12=Reduced forest area due to small-scale clearing for agriculture</w:t>
              </w:r>
            </w:ins>
          </w:p>
          <w:p w14:paraId="230C5DED" w14:textId="77777777" w:rsidR="0037128F" w:rsidRPr="001630B2" w:rsidRDefault="0037128F" w:rsidP="0037128F">
            <w:pPr>
              <w:rPr>
                <w:ins w:id="71" w:author="Aleta Haflett" w:date="2014-11-04T15:09:00Z"/>
                <w:sz w:val="18"/>
                <w:szCs w:val="20"/>
              </w:rPr>
            </w:pPr>
            <w:ins w:id="72" w:author="Aleta Haflett" w:date="2014-11-04T15:09:00Z">
              <w:r w:rsidRPr="001630B2">
                <w:rPr>
                  <w:sz w:val="18"/>
                  <w:szCs w:val="20"/>
                </w:rPr>
                <w:t>13=Reduced forest area due to large-scale projects (plantations, new settlements, mining, etc)</w:t>
              </w:r>
            </w:ins>
          </w:p>
          <w:p w14:paraId="2C7BFFFA" w14:textId="77777777" w:rsidR="0037128F" w:rsidRPr="001630B2" w:rsidRDefault="0037128F" w:rsidP="0037128F">
            <w:pPr>
              <w:rPr>
                <w:ins w:id="73" w:author="Aleta Haflett" w:date="2014-11-04T15:09:00Z"/>
                <w:sz w:val="18"/>
                <w:szCs w:val="20"/>
              </w:rPr>
            </w:pPr>
            <w:ins w:id="74" w:author="Aleta Haflett" w:date="2014-11-04T15:09:00Z">
              <w:r w:rsidRPr="001630B2">
                <w:rPr>
                  <w:sz w:val="18"/>
                  <w:szCs w:val="20"/>
                </w:rPr>
                <w:t>14=Redcued forest area due to charcoal production</w:t>
              </w:r>
            </w:ins>
          </w:p>
          <w:p w14:paraId="2C17E59D" w14:textId="77777777" w:rsidR="0037128F" w:rsidRPr="001630B2" w:rsidRDefault="0037128F" w:rsidP="0037128F">
            <w:pPr>
              <w:rPr>
                <w:ins w:id="75" w:author="Aleta Haflett" w:date="2014-11-04T15:09:00Z"/>
                <w:sz w:val="18"/>
                <w:szCs w:val="20"/>
              </w:rPr>
            </w:pPr>
            <w:ins w:id="76" w:author="Aleta Haflett" w:date="2014-11-04T15:09:00Z">
              <w:r w:rsidRPr="001630B2">
                <w:rPr>
                  <w:sz w:val="18"/>
                  <w:szCs w:val="20"/>
                </w:rPr>
                <w:t>15=Reduced forest area due to timber harvesting</w:t>
              </w:r>
            </w:ins>
          </w:p>
          <w:p w14:paraId="2BD07451" w14:textId="77777777" w:rsidR="0037128F" w:rsidRPr="001630B2" w:rsidRDefault="0037128F" w:rsidP="0037128F">
            <w:pPr>
              <w:rPr>
                <w:ins w:id="77" w:author="Aleta Haflett" w:date="2014-11-04T15:09:00Z"/>
                <w:sz w:val="18"/>
                <w:szCs w:val="20"/>
              </w:rPr>
            </w:pPr>
            <w:ins w:id="78" w:author="Aleta Haflett" w:date="2014-11-04T15:09:00Z">
              <w:r w:rsidRPr="001630B2">
                <w:rPr>
                  <w:sz w:val="18"/>
                  <w:szCs w:val="20"/>
                </w:rPr>
                <w:t xml:space="preserve">16=Reduced forest area due to brick burning </w:t>
              </w:r>
            </w:ins>
          </w:p>
          <w:p w14:paraId="770B1310" w14:textId="77777777" w:rsidR="0037128F" w:rsidRPr="001630B2" w:rsidRDefault="0037128F" w:rsidP="0037128F">
            <w:pPr>
              <w:rPr>
                <w:ins w:id="79" w:author="Aleta Haflett" w:date="2014-11-04T15:09:00Z"/>
                <w:sz w:val="18"/>
                <w:szCs w:val="20"/>
              </w:rPr>
            </w:pPr>
            <w:ins w:id="80" w:author="Aleta Haflett" w:date="2014-11-04T15:09:00Z">
              <w:r w:rsidRPr="001630B2">
                <w:rPr>
                  <w:sz w:val="18"/>
                  <w:szCs w:val="20"/>
                </w:rPr>
                <w:t>17=Reduced forest area due to poor harvesting practices</w:t>
              </w:r>
            </w:ins>
          </w:p>
          <w:p w14:paraId="7EE747E1" w14:textId="77777777" w:rsidR="0037128F" w:rsidRPr="001630B2" w:rsidRDefault="0037128F" w:rsidP="0037128F">
            <w:pPr>
              <w:rPr>
                <w:ins w:id="81" w:author="Aleta Haflett" w:date="2014-11-04T15:09:00Z"/>
                <w:sz w:val="18"/>
                <w:szCs w:val="20"/>
              </w:rPr>
            </w:pPr>
            <w:ins w:id="82" w:author="Aleta Haflett" w:date="2014-11-04T15:09:00Z">
              <w:r w:rsidRPr="001630B2">
                <w:rPr>
                  <w:sz w:val="18"/>
                  <w:szCs w:val="20"/>
                </w:rPr>
                <w:t xml:space="preserve">18=Reduced forest area due to bush burning </w:t>
              </w:r>
            </w:ins>
          </w:p>
          <w:p w14:paraId="09BD7D1A" w14:textId="77777777" w:rsidR="0037128F" w:rsidRPr="001630B2" w:rsidRDefault="0037128F" w:rsidP="0037128F">
            <w:pPr>
              <w:rPr>
                <w:ins w:id="83" w:author="Aleta Haflett" w:date="2014-11-04T15:09:00Z"/>
                <w:sz w:val="18"/>
                <w:szCs w:val="20"/>
              </w:rPr>
            </w:pPr>
          </w:p>
        </w:tc>
        <w:tc>
          <w:tcPr>
            <w:tcW w:w="3294" w:type="dxa"/>
          </w:tcPr>
          <w:p w14:paraId="4574F363" w14:textId="77777777" w:rsidR="0037128F" w:rsidRPr="001630B2" w:rsidRDefault="0037128F" w:rsidP="0037128F">
            <w:pPr>
              <w:rPr>
                <w:ins w:id="84" w:author="Aleta Haflett" w:date="2014-11-04T15:09:00Z"/>
                <w:sz w:val="18"/>
                <w:szCs w:val="20"/>
              </w:rPr>
            </w:pPr>
            <w:ins w:id="85" w:author="Aleta Haflett" w:date="2014-11-04T15:09:00Z">
              <w:r w:rsidRPr="001630B2">
                <w:rPr>
                  <w:sz w:val="18"/>
                  <w:szCs w:val="20"/>
                </w:rPr>
                <w:t>19=Reduced forest area due to natural disasters or pest</w:t>
              </w:r>
            </w:ins>
          </w:p>
          <w:p w14:paraId="32A9E57F" w14:textId="77777777" w:rsidR="0037128F" w:rsidRPr="001630B2" w:rsidRDefault="0037128F" w:rsidP="0037128F">
            <w:pPr>
              <w:rPr>
                <w:ins w:id="86" w:author="Aleta Haflett" w:date="2014-11-04T15:09:00Z"/>
                <w:sz w:val="18"/>
                <w:szCs w:val="20"/>
              </w:rPr>
            </w:pPr>
            <w:ins w:id="87" w:author="Aleta Haflett" w:date="2014-11-04T15:09:00Z">
              <w:r w:rsidRPr="001630B2">
                <w:rPr>
                  <w:sz w:val="18"/>
                  <w:szCs w:val="20"/>
                </w:rPr>
                <w:t xml:space="preserve">20=Reduced forest area due to other reasons, specify </w:t>
              </w:r>
            </w:ins>
          </w:p>
          <w:p w14:paraId="3AD60C62" w14:textId="77777777" w:rsidR="0037128F" w:rsidRPr="001630B2" w:rsidRDefault="0037128F" w:rsidP="0037128F">
            <w:pPr>
              <w:rPr>
                <w:ins w:id="88" w:author="Aleta Haflett" w:date="2014-11-04T15:09:00Z"/>
                <w:sz w:val="18"/>
                <w:szCs w:val="20"/>
              </w:rPr>
            </w:pPr>
            <w:ins w:id="89" w:author="Aleta Haflett" w:date="2014-11-04T15:09:00Z">
              <w:r w:rsidRPr="001630B2">
                <w:rPr>
                  <w:sz w:val="18"/>
                  <w:szCs w:val="20"/>
                </w:rPr>
                <w:t>21=People from outside buying land and restricting access</w:t>
              </w:r>
            </w:ins>
          </w:p>
          <w:p w14:paraId="40A5DDE0" w14:textId="77777777" w:rsidR="0037128F" w:rsidRPr="001630B2" w:rsidRDefault="0037128F" w:rsidP="0037128F">
            <w:pPr>
              <w:rPr>
                <w:ins w:id="90" w:author="Aleta Haflett" w:date="2014-11-04T15:09:00Z"/>
                <w:sz w:val="18"/>
                <w:szCs w:val="20"/>
              </w:rPr>
            </w:pPr>
            <w:ins w:id="91" w:author="Aleta Haflett" w:date="2014-11-04T15:09:00Z">
              <w:r w:rsidRPr="001630B2">
                <w:rPr>
                  <w:sz w:val="18"/>
                  <w:szCs w:val="20"/>
                </w:rPr>
                <w:t>22=State or local authorities restricting access</w:t>
              </w:r>
            </w:ins>
          </w:p>
          <w:p w14:paraId="363D9EC9" w14:textId="77777777" w:rsidR="0037128F" w:rsidRPr="001630B2" w:rsidRDefault="0037128F" w:rsidP="0037128F">
            <w:pPr>
              <w:rPr>
                <w:ins w:id="92" w:author="Aleta Haflett" w:date="2014-11-04T15:09:00Z"/>
                <w:sz w:val="18"/>
                <w:szCs w:val="20"/>
              </w:rPr>
            </w:pPr>
            <w:ins w:id="93" w:author="Aleta Haflett" w:date="2014-11-04T15:09:00Z">
              <w:r w:rsidRPr="001630B2">
                <w:rPr>
                  <w:sz w:val="18"/>
                  <w:szCs w:val="20"/>
                </w:rPr>
                <w:t xml:space="preserve">23=Customary/community restrictions on access </w:t>
              </w:r>
            </w:ins>
          </w:p>
          <w:p w14:paraId="750158A3" w14:textId="77777777" w:rsidR="0037128F" w:rsidRPr="001630B2" w:rsidRDefault="0037128F" w:rsidP="0037128F">
            <w:pPr>
              <w:rPr>
                <w:ins w:id="94" w:author="Aleta Haflett" w:date="2014-11-04T15:09:00Z"/>
                <w:sz w:val="18"/>
                <w:szCs w:val="20"/>
              </w:rPr>
            </w:pPr>
            <w:ins w:id="95" w:author="Aleta Haflett" w:date="2014-11-04T15:09:00Z">
              <w:r w:rsidRPr="001630B2">
                <w:rPr>
                  <w:sz w:val="18"/>
                  <w:szCs w:val="20"/>
                </w:rPr>
                <w:t xml:space="preserve">24=Some other restriction in access, specify </w:t>
              </w:r>
            </w:ins>
          </w:p>
          <w:p w14:paraId="4FB25A54" w14:textId="77777777" w:rsidR="0037128F" w:rsidRPr="001630B2" w:rsidRDefault="0037128F" w:rsidP="0037128F">
            <w:pPr>
              <w:rPr>
                <w:ins w:id="96" w:author="Aleta Haflett" w:date="2014-11-04T15:09:00Z"/>
                <w:sz w:val="18"/>
                <w:szCs w:val="20"/>
              </w:rPr>
            </w:pPr>
            <w:ins w:id="97" w:author="Aleta Haflett" w:date="2014-11-04T15:09:00Z">
              <w:r w:rsidRPr="001630B2">
                <w:rPr>
                  <w:sz w:val="18"/>
                  <w:szCs w:val="20"/>
                </w:rPr>
                <w:t xml:space="preserve">25=Deteriorated roads/transport </w:t>
              </w:r>
            </w:ins>
          </w:p>
          <w:p w14:paraId="08401EC3" w14:textId="77777777" w:rsidR="0037128F" w:rsidRPr="001630B2" w:rsidRDefault="0037128F" w:rsidP="0037128F">
            <w:pPr>
              <w:rPr>
                <w:ins w:id="98" w:author="Aleta Haflett" w:date="2014-11-04T15:09:00Z"/>
                <w:sz w:val="18"/>
                <w:szCs w:val="20"/>
              </w:rPr>
            </w:pPr>
            <w:ins w:id="99" w:author="Aleta Haflett" w:date="2014-11-04T15:09:00Z">
              <w:r w:rsidRPr="001630B2">
                <w:rPr>
                  <w:sz w:val="18"/>
                  <w:szCs w:val="20"/>
                </w:rPr>
                <w:t xml:space="preserve">26=Other reason for reduced access, specify </w:t>
              </w:r>
            </w:ins>
          </w:p>
        </w:tc>
      </w:tr>
    </w:tbl>
    <w:p w14:paraId="5CE3C380" w14:textId="77777777" w:rsidR="0078672B" w:rsidRDefault="0078672B" w:rsidP="0078672B">
      <w:pPr>
        <w:spacing w:after="0" w:line="240" w:lineRule="auto"/>
        <w:contextualSpacing/>
        <w:rPr>
          <w:rFonts w:eastAsia="Times New Roman" w:cs="Times New Roman"/>
          <w:b/>
          <w:bCs/>
          <w:color w:val="000000"/>
        </w:rPr>
      </w:pPr>
    </w:p>
    <w:p w14:paraId="6F5A3A4A" w14:textId="77777777" w:rsidR="0078672B" w:rsidRDefault="0078672B" w:rsidP="0078672B">
      <w:pPr>
        <w:rPr>
          <w:rFonts w:eastAsia="Times New Roman" w:cs="Times New Roman"/>
          <w:b/>
          <w:bCs/>
          <w:color w:val="000000"/>
        </w:rPr>
      </w:pPr>
      <w:r>
        <w:rPr>
          <w:rFonts w:eastAsia="Times New Roman" w:cs="Times New Roman"/>
          <w:b/>
          <w:bCs/>
          <w:color w:val="000000"/>
        </w:rPr>
        <w:br w:type="page"/>
      </w:r>
    </w:p>
    <w:tbl>
      <w:tblPr>
        <w:tblStyle w:val="TableGrid"/>
        <w:tblW w:w="12352" w:type="dxa"/>
        <w:jc w:val="center"/>
        <w:tblLayout w:type="fixed"/>
        <w:tblCellMar>
          <w:left w:w="29" w:type="dxa"/>
          <w:right w:w="29" w:type="dxa"/>
        </w:tblCellMar>
        <w:tblLook w:val="04A0" w:firstRow="1" w:lastRow="0" w:firstColumn="1" w:lastColumn="0" w:noHBand="0" w:noVBand="1"/>
      </w:tblPr>
      <w:tblGrid>
        <w:gridCol w:w="714"/>
        <w:gridCol w:w="1081"/>
        <w:gridCol w:w="1377"/>
        <w:gridCol w:w="1620"/>
        <w:gridCol w:w="1440"/>
        <w:gridCol w:w="1170"/>
        <w:gridCol w:w="1260"/>
        <w:gridCol w:w="1260"/>
        <w:gridCol w:w="990"/>
        <w:gridCol w:w="1440"/>
      </w:tblGrid>
      <w:tr w:rsidR="001630B2" w:rsidRPr="00943A99" w14:paraId="00581AC6" w14:textId="77777777" w:rsidTr="00341470">
        <w:trPr>
          <w:trHeight w:val="20"/>
          <w:jc w:val="center"/>
        </w:trPr>
        <w:tc>
          <w:tcPr>
            <w:tcW w:w="714" w:type="dxa"/>
          </w:tcPr>
          <w:p w14:paraId="23D4D1CB" w14:textId="77777777" w:rsidR="001630B2" w:rsidRPr="0078672B" w:rsidRDefault="001630B2" w:rsidP="00211799">
            <w:pPr>
              <w:contextualSpacing/>
              <w:jc w:val="center"/>
              <w:rPr>
                <w:b/>
                <w:sz w:val="20"/>
              </w:rPr>
            </w:pPr>
          </w:p>
        </w:tc>
        <w:tc>
          <w:tcPr>
            <w:tcW w:w="1081" w:type="dxa"/>
          </w:tcPr>
          <w:p w14:paraId="36810E78" w14:textId="77777777" w:rsidR="001630B2" w:rsidRPr="0078672B" w:rsidRDefault="001630B2" w:rsidP="00211799">
            <w:pPr>
              <w:kinsoku w:val="0"/>
              <w:overflowPunct w:val="0"/>
              <w:autoSpaceDE w:val="0"/>
              <w:autoSpaceDN w:val="0"/>
              <w:adjustRightInd w:val="0"/>
              <w:contextualSpacing/>
              <w:jc w:val="center"/>
              <w:rPr>
                <w:rFonts w:cs="Times New Roman"/>
                <w:sz w:val="20"/>
                <w:szCs w:val="20"/>
              </w:rPr>
            </w:pPr>
          </w:p>
        </w:tc>
        <w:tc>
          <w:tcPr>
            <w:tcW w:w="1377" w:type="dxa"/>
          </w:tcPr>
          <w:p w14:paraId="1014F481" w14:textId="4F07D766" w:rsidR="001630B2" w:rsidRPr="0078672B" w:rsidRDefault="001630B2" w:rsidP="0037128F">
            <w:pPr>
              <w:kinsoku w:val="0"/>
              <w:overflowPunct w:val="0"/>
              <w:autoSpaceDE w:val="0"/>
              <w:autoSpaceDN w:val="0"/>
              <w:adjustRightInd w:val="0"/>
              <w:contextualSpacing/>
              <w:jc w:val="center"/>
              <w:rPr>
                <w:rFonts w:cs="Times New Roman"/>
                <w:sz w:val="20"/>
                <w:szCs w:val="20"/>
              </w:rPr>
            </w:pPr>
            <w:r>
              <w:rPr>
                <w:rFonts w:cs="Times New Roman"/>
                <w:sz w:val="20"/>
                <w:szCs w:val="20"/>
              </w:rPr>
              <w:t>E26</w:t>
            </w:r>
          </w:p>
        </w:tc>
        <w:tc>
          <w:tcPr>
            <w:tcW w:w="1620" w:type="dxa"/>
          </w:tcPr>
          <w:p w14:paraId="0EF4A35A" w14:textId="7ADF4A1B"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E27</w:t>
            </w:r>
          </w:p>
        </w:tc>
        <w:tc>
          <w:tcPr>
            <w:tcW w:w="1440" w:type="dxa"/>
          </w:tcPr>
          <w:p w14:paraId="5A2B66CC" w14:textId="632AE52B"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E28</w:t>
            </w:r>
          </w:p>
        </w:tc>
        <w:tc>
          <w:tcPr>
            <w:tcW w:w="1170" w:type="dxa"/>
          </w:tcPr>
          <w:p w14:paraId="4E13754D" w14:textId="7FA68A18"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E29</w:t>
            </w:r>
          </w:p>
        </w:tc>
        <w:tc>
          <w:tcPr>
            <w:tcW w:w="1260" w:type="dxa"/>
          </w:tcPr>
          <w:p w14:paraId="5B87F8F7" w14:textId="636C8230"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E30</w:t>
            </w:r>
          </w:p>
        </w:tc>
        <w:tc>
          <w:tcPr>
            <w:tcW w:w="1260" w:type="dxa"/>
          </w:tcPr>
          <w:p w14:paraId="0A670E73" w14:textId="08B7FACF"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E31</w:t>
            </w:r>
          </w:p>
        </w:tc>
        <w:tc>
          <w:tcPr>
            <w:tcW w:w="990" w:type="dxa"/>
          </w:tcPr>
          <w:p w14:paraId="2EA208C7" w14:textId="151D8DAD"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E32</w:t>
            </w:r>
          </w:p>
        </w:tc>
        <w:tc>
          <w:tcPr>
            <w:tcW w:w="1440" w:type="dxa"/>
          </w:tcPr>
          <w:p w14:paraId="19377A36" w14:textId="29D0DB59" w:rsidR="001630B2" w:rsidRPr="0078672B" w:rsidRDefault="001630B2"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E33</w:t>
            </w:r>
          </w:p>
        </w:tc>
      </w:tr>
      <w:tr w:rsidR="0037128F" w:rsidRPr="00943A99" w14:paraId="493D2455" w14:textId="77777777" w:rsidTr="00341470">
        <w:trPr>
          <w:trHeight w:val="20"/>
          <w:jc w:val="center"/>
        </w:trPr>
        <w:tc>
          <w:tcPr>
            <w:tcW w:w="714" w:type="dxa"/>
          </w:tcPr>
          <w:p w14:paraId="234426C2" w14:textId="77777777" w:rsidR="0037128F" w:rsidRPr="0078672B" w:rsidRDefault="0037128F" w:rsidP="00211799">
            <w:pPr>
              <w:contextualSpacing/>
              <w:jc w:val="center"/>
              <w:rPr>
                <w:b/>
                <w:sz w:val="20"/>
              </w:rPr>
            </w:pPr>
            <w:r w:rsidRPr="0078672B">
              <w:rPr>
                <w:b/>
                <w:sz w:val="20"/>
              </w:rPr>
              <w:t>Forest</w:t>
            </w:r>
          </w:p>
          <w:p w14:paraId="088FA484" w14:textId="77777777" w:rsidR="0037128F" w:rsidRPr="0078672B" w:rsidRDefault="0037128F" w:rsidP="00211799">
            <w:pPr>
              <w:contextualSpacing/>
              <w:jc w:val="center"/>
              <w:rPr>
                <w:b/>
                <w:sz w:val="20"/>
              </w:rPr>
            </w:pPr>
            <w:r w:rsidRPr="0078672B">
              <w:rPr>
                <w:b/>
                <w:sz w:val="20"/>
              </w:rPr>
              <w:t>code</w:t>
            </w:r>
          </w:p>
        </w:tc>
        <w:tc>
          <w:tcPr>
            <w:tcW w:w="1081" w:type="dxa"/>
          </w:tcPr>
          <w:p w14:paraId="09A70CB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Name of the forest</w:t>
            </w:r>
          </w:p>
        </w:tc>
        <w:tc>
          <w:tcPr>
            <w:tcW w:w="1377" w:type="dxa"/>
          </w:tcPr>
          <w:p w14:paraId="4FCBE597" w14:textId="77777777" w:rsidR="0037128F" w:rsidRPr="0078672B" w:rsidRDefault="0037128F" w:rsidP="0037128F">
            <w:pPr>
              <w:kinsoku w:val="0"/>
              <w:overflowPunct w:val="0"/>
              <w:autoSpaceDE w:val="0"/>
              <w:autoSpaceDN w:val="0"/>
              <w:adjustRightInd w:val="0"/>
              <w:contextualSpacing/>
              <w:jc w:val="center"/>
              <w:rPr>
                <w:ins w:id="100" w:author="Aleta Haflett" w:date="2014-11-04T15:10:00Z"/>
                <w:rFonts w:cs="Times New Roman"/>
                <w:sz w:val="20"/>
                <w:szCs w:val="20"/>
              </w:rPr>
            </w:pPr>
            <w:ins w:id="101" w:author="Aleta Haflett" w:date="2014-11-04T15:10:00Z">
              <w:r w:rsidRPr="0078672B">
                <w:rPr>
                  <w:rFonts w:cs="Times New Roman"/>
                  <w:sz w:val="20"/>
                  <w:szCs w:val="20"/>
                </w:rPr>
                <w:t>If it’s increased or decreased, tell me why?</w:t>
              </w:r>
            </w:ins>
          </w:p>
          <w:p w14:paraId="5C33AFBD" w14:textId="77777777" w:rsidR="0037128F" w:rsidRPr="0078672B" w:rsidRDefault="0037128F" w:rsidP="0037128F">
            <w:pPr>
              <w:kinsoku w:val="0"/>
              <w:overflowPunct w:val="0"/>
              <w:autoSpaceDE w:val="0"/>
              <w:autoSpaceDN w:val="0"/>
              <w:adjustRightInd w:val="0"/>
              <w:contextualSpacing/>
              <w:jc w:val="center"/>
              <w:rPr>
                <w:ins w:id="102" w:author="Aleta Haflett" w:date="2014-11-04T15:10:00Z"/>
                <w:rFonts w:cs="Times New Roman"/>
                <w:sz w:val="20"/>
                <w:szCs w:val="20"/>
              </w:rPr>
            </w:pPr>
            <w:ins w:id="103" w:author="Aleta Haflett" w:date="2014-11-04T15:10:00Z">
              <w:r w:rsidRPr="0078672B">
                <w:rPr>
                  <w:rFonts w:cs="Times New Roman"/>
                  <w:sz w:val="20"/>
                  <w:szCs w:val="20"/>
                </w:rPr>
                <w:t>1=Logging</w:t>
              </w:r>
            </w:ins>
          </w:p>
          <w:p w14:paraId="45E9D65A" w14:textId="77777777" w:rsidR="0037128F" w:rsidRPr="0078672B" w:rsidRDefault="0037128F" w:rsidP="0037128F">
            <w:pPr>
              <w:kinsoku w:val="0"/>
              <w:overflowPunct w:val="0"/>
              <w:autoSpaceDE w:val="0"/>
              <w:autoSpaceDN w:val="0"/>
              <w:adjustRightInd w:val="0"/>
              <w:contextualSpacing/>
              <w:jc w:val="center"/>
              <w:rPr>
                <w:ins w:id="104" w:author="Aleta Haflett" w:date="2014-11-04T15:10:00Z"/>
                <w:rFonts w:cs="Times New Roman"/>
                <w:sz w:val="20"/>
                <w:szCs w:val="20"/>
              </w:rPr>
            </w:pPr>
            <w:ins w:id="105" w:author="Aleta Haflett" w:date="2014-11-04T15:10:00Z">
              <w:r w:rsidRPr="0078672B">
                <w:rPr>
                  <w:rFonts w:cs="Times New Roman"/>
                  <w:sz w:val="20"/>
                  <w:szCs w:val="20"/>
                </w:rPr>
                <w:t>2=Charcoaling</w:t>
              </w:r>
            </w:ins>
          </w:p>
          <w:p w14:paraId="36D11BBA" w14:textId="77777777" w:rsidR="0037128F" w:rsidRPr="0078672B" w:rsidRDefault="0037128F" w:rsidP="0037128F">
            <w:pPr>
              <w:kinsoku w:val="0"/>
              <w:overflowPunct w:val="0"/>
              <w:autoSpaceDE w:val="0"/>
              <w:autoSpaceDN w:val="0"/>
              <w:adjustRightInd w:val="0"/>
              <w:contextualSpacing/>
              <w:jc w:val="center"/>
              <w:rPr>
                <w:ins w:id="106" w:author="Aleta Haflett" w:date="2014-11-04T15:10:00Z"/>
                <w:rFonts w:cs="Times New Roman"/>
                <w:sz w:val="20"/>
                <w:szCs w:val="20"/>
              </w:rPr>
            </w:pPr>
            <w:ins w:id="107" w:author="Aleta Haflett" w:date="2014-11-04T15:10:00Z">
              <w:r w:rsidRPr="0078672B">
                <w:rPr>
                  <w:rFonts w:cs="Times New Roman"/>
                  <w:sz w:val="20"/>
                  <w:szCs w:val="20"/>
                </w:rPr>
                <w:t>3=Land clearing for agriculture</w:t>
              </w:r>
            </w:ins>
          </w:p>
          <w:p w14:paraId="2444DDEE" w14:textId="0F219108" w:rsidR="0037128F" w:rsidRPr="0078672B" w:rsidRDefault="0037128F" w:rsidP="0037128F">
            <w:pPr>
              <w:kinsoku w:val="0"/>
              <w:overflowPunct w:val="0"/>
              <w:autoSpaceDE w:val="0"/>
              <w:autoSpaceDN w:val="0"/>
              <w:adjustRightInd w:val="0"/>
              <w:contextualSpacing/>
              <w:jc w:val="center"/>
              <w:rPr>
                <w:ins w:id="108" w:author="Aleta Haflett" w:date="2014-11-04T15:10:00Z"/>
                <w:rFonts w:cs="Times New Roman"/>
                <w:sz w:val="20"/>
                <w:szCs w:val="20"/>
              </w:rPr>
            </w:pPr>
            <w:ins w:id="109" w:author="Aleta Haflett" w:date="2014-11-04T15:10:00Z">
              <w:r w:rsidRPr="0078672B">
                <w:rPr>
                  <w:rFonts w:cs="Times New Roman"/>
                  <w:sz w:val="20"/>
                  <w:szCs w:val="20"/>
                </w:rPr>
                <w:t>4=Change in access restrictions</w:t>
              </w:r>
            </w:ins>
          </w:p>
        </w:tc>
        <w:tc>
          <w:tcPr>
            <w:tcW w:w="1620" w:type="dxa"/>
          </w:tcPr>
          <w:p w14:paraId="68A04549" w14:textId="7BFC974A" w:rsidR="0037128F" w:rsidRPr="0078672B" w:rsidRDefault="0037128F" w:rsidP="00211799">
            <w:pPr>
              <w:kinsoku w:val="0"/>
              <w:overflowPunct w:val="0"/>
              <w:autoSpaceDE w:val="0"/>
              <w:autoSpaceDN w:val="0"/>
              <w:adjustRightInd w:val="0"/>
              <w:contextualSpacing/>
              <w:jc w:val="center"/>
              <w:rPr>
                <w:rFonts w:cs="Times New Roman"/>
                <w:sz w:val="20"/>
                <w:szCs w:val="20"/>
              </w:rPr>
            </w:pPr>
            <w:commentRangeStart w:id="110"/>
            <w:r w:rsidRPr="0078672B">
              <w:rPr>
                <w:rFonts w:cs="Times New Roman"/>
                <w:sz w:val="20"/>
                <w:szCs w:val="20"/>
              </w:rPr>
              <w:t>How often do you see people from your community here cutting more log/wood than they need and letting it rot/spoiled?</w:t>
            </w:r>
            <w:commentRangeEnd w:id="110"/>
            <w:r>
              <w:rPr>
                <w:rStyle w:val="CommentReference"/>
              </w:rPr>
              <w:commentReference w:id="110"/>
            </w:r>
          </w:p>
          <w:p w14:paraId="678EFC2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736D317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1=Always</w:t>
            </w:r>
          </w:p>
          <w:p w14:paraId="3F0EE03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2=Frequently</w:t>
            </w:r>
          </w:p>
          <w:p w14:paraId="38BC9D4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3=Sometimes</w:t>
            </w:r>
          </w:p>
          <w:p w14:paraId="36EAC44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4=Rarely</w:t>
            </w:r>
          </w:p>
          <w:p w14:paraId="67797C1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5=Never</w:t>
            </w:r>
          </w:p>
        </w:tc>
        <w:tc>
          <w:tcPr>
            <w:tcW w:w="1440" w:type="dxa"/>
          </w:tcPr>
          <w:p w14:paraId="3A9A481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kinds of trees that you used to see here 5 years ago that you no longer see?</w:t>
            </w:r>
          </w:p>
          <w:p w14:paraId="4BCC43A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764BC7A3" w14:textId="1A43ABE2"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0</w:t>
            </w:r>
            <w:r w:rsidR="0037128F" w:rsidRPr="0078672B">
              <w:rPr>
                <w:rFonts w:cs="Times New Roman"/>
                <w:sz w:val="20"/>
                <w:szCs w:val="20"/>
              </w:rPr>
              <w:t>=No</w:t>
            </w:r>
          </w:p>
          <w:p w14:paraId="5436A8FB" w14:textId="0FD3F9D8"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1</w:t>
            </w:r>
            <w:r w:rsidR="0037128F" w:rsidRPr="0078672B">
              <w:rPr>
                <w:rFonts w:cs="Times New Roman"/>
                <w:sz w:val="20"/>
                <w:szCs w:val="20"/>
              </w:rPr>
              <w:t>=Yes</w:t>
            </w:r>
          </w:p>
          <w:p w14:paraId="4FFD8D42" w14:textId="77777777" w:rsidR="0037128F" w:rsidRPr="0078672B" w:rsidRDefault="0037128F"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330CB501" w14:textId="77777777" w:rsidR="0037128F"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p w14:paraId="0988ABA0" w14:textId="77777777" w:rsidR="001630B2" w:rsidRDefault="001630B2" w:rsidP="00211799">
            <w:pPr>
              <w:kinsoku w:val="0"/>
              <w:overflowPunct w:val="0"/>
              <w:autoSpaceDE w:val="0"/>
              <w:autoSpaceDN w:val="0"/>
              <w:adjustRightInd w:val="0"/>
              <w:contextualSpacing/>
              <w:jc w:val="center"/>
              <w:rPr>
                <w:rFonts w:cs="Times New Roman"/>
                <w:sz w:val="20"/>
                <w:szCs w:val="20"/>
              </w:rPr>
            </w:pPr>
          </w:p>
          <w:p w14:paraId="4D210247" w14:textId="5B2CDECF" w:rsidR="001630B2" w:rsidRPr="001630B2" w:rsidRDefault="001630B2" w:rsidP="00211799">
            <w:pPr>
              <w:kinsoku w:val="0"/>
              <w:overflowPunct w:val="0"/>
              <w:autoSpaceDE w:val="0"/>
              <w:autoSpaceDN w:val="0"/>
              <w:adjustRightInd w:val="0"/>
              <w:contextualSpacing/>
              <w:jc w:val="center"/>
              <w:rPr>
                <w:rFonts w:cs="Times New Roman"/>
                <w:i/>
                <w:sz w:val="20"/>
                <w:szCs w:val="20"/>
              </w:rPr>
            </w:pPr>
            <w:r>
              <w:rPr>
                <w:rFonts w:cs="Times New Roman"/>
                <w:i/>
                <w:sz w:val="20"/>
                <w:szCs w:val="20"/>
              </w:rPr>
              <w:t>If 0, skip to E30</w:t>
            </w:r>
          </w:p>
        </w:tc>
        <w:tc>
          <w:tcPr>
            <w:tcW w:w="1170" w:type="dxa"/>
          </w:tcPr>
          <w:p w14:paraId="06614DD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trees?</w:t>
            </w:r>
          </w:p>
        </w:tc>
        <w:tc>
          <w:tcPr>
            <w:tcW w:w="1260" w:type="dxa"/>
          </w:tcPr>
          <w:p w14:paraId="5DF2ED3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some types of trees that you see in this forest that you did not see 5 years ago?</w:t>
            </w:r>
          </w:p>
          <w:p w14:paraId="2C4C9DC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124DED2E" w14:textId="5EA1A05A"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0</w:t>
            </w:r>
            <w:r w:rsidR="0037128F" w:rsidRPr="0078672B">
              <w:rPr>
                <w:rFonts w:cs="Times New Roman"/>
                <w:sz w:val="20"/>
                <w:szCs w:val="20"/>
              </w:rPr>
              <w:t>=No</w:t>
            </w:r>
          </w:p>
          <w:p w14:paraId="5290CA49" w14:textId="5E3AC365"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1</w:t>
            </w:r>
            <w:r w:rsidR="0037128F" w:rsidRPr="0078672B">
              <w:rPr>
                <w:rFonts w:cs="Times New Roman"/>
                <w:sz w:val="20"/>
                <w:szCs w:val="20"/>
              </w:rPr>
              <w:t>=Yes</w:t>
            </w:r>
          </w:p>
          <w:p w14:paraId="17AD44CA" w14:textId="77777777" w:rsidR="0037128F" w:rsidRPr="0078672B" w:rsidRDefault="0037128F"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6D34ACE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1260" w:type="dxa"/>
          </w:tcPr>
          <w:p w14:paraId="18DB257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Are there new types of trees that are growing?</w:t>
            </w:r>
          </w:p>
          <w:p w14:paraId="2A391B93" w14:textId="265A77BF" w:rsidR="0037128F" w:rsidRPr="0078672B" w:rsidRDefault="0037128F" w:rsidP="00211799">
            <w:pPr>
              <w:kinsoku w:val="0"/>
              <w:overflowPunct w:val="0"/>
              <w:autoSpaceDE w:val="0"/>
              <w:autoSpaceDN w:val="0"/>
              <w:adjustRightInd w:val="0"/>
              <w:contextualSpacing/>
              <w:jc w:val="center"/>
              <w:rPr>
                <w:rFonts w:cs="Times New Roman"/>
                <w:sz w:val="20"/>
                <w:szCs w:val="20"/>
              </w:rPr>
            </w:pPr>
            <w:r>
              <w:rPr>
                <w:rFonts w:cs="Times New Roman"/>
                <w:sz w:val="20"/>
                <w:szCs w:val="20"/>
              </w:rPr>
              <w:t>=</w:t>
            </w:r>
          </w:p>
          <w:p w14:paraId="6BE3ABF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18493392" w14:textId="78C20392"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0</w:t>
            </w:r>
            <w:r w:rsidR="0037128F" w:rsidRPr="0078672B">
              <w:rPr>
                <w:rFonts w:cs="Times New Roman"/>
                <w:sz w:val="20"/>
                <w:szCs w:val="20"/>
              </w:rPr>
              <w:t>=No</w:t>
            </w:r>
          </w:p>
          <w:p w14:paraId="4B4C1FDC" w14:textId="6F68209C" w:rsidR="0037128F" w:rsidRPr="0078672B" w:rsidRDefault="001630B2" w:rsidP="00211799">
            <w:pPr>
              <w:kinsoku w:val="0"/>
              <w:overflowPunct w:val="0"/>
              <w:autoSpaceDE w:val="0"/>
              <w:autoSpaceDN w:val="0"/>
              <w:adjustRightInd w:val="0"/>
              <w:jc w:val="center"/>
              <w:rPr>
                <w:rFonts w:cs="Times New Roman"/>
                <w:sz w:val="20"/>
                <w:szCs w:val="20"/>
              </w:rPr>
            </w:pPr>
            <w:r>
              <w:rPr>
                <w:rFonts w:cs="Times New Roman"/>
                <w:sz w:val="20"/>
                <w:szCs w:val="20"/>
              </w:rPr>
              <w:t>1</w:t>
            </w:r>
            <w:r w:rsidR="0037128F" w:rsidRPr="0078672B">
              <w:rPr>
                <w:rFonts w:cs="Times New Roman"/>
                <w:sz w:val="20"/>
                <w:szCs w:val="20"/>
              </w:rPr>
              <w:t>=Yes</w:t>
            </w:r>
          </w:p>
          <w:p w14:paraId="426F2120" w14:textId="77777777" w:rsidR="0037128F" w:rsidRPr="0078672B" w:rsidRDefault="0037128F" w:rsidP="00211799">
            <w:pPr>
              <w:kinsoku w:val="0"/>
              <w:overflowPunct w:val="0"/>
              <w:autoSpaceDE w:val="0"/>
              <w:autoSpaceDN w:val="0"/>
              <w:adjustRightInd w:val="0"/>
              <w:jc w:val="center"/>
              <w:rPr>
                <w:rFonts w:cs="Times New Roman"/>
                <w:sz w:val="20"/>
                <w:szCs w:val="20"/>
              </w:rPr>
            </w:pPr>
            <w:r w:rsidRPr="0078672B">
              <w:rPr>
                <w:rFonts w:cs="Times New Roman"/>
                <w:sz w:val="20"/>
                <w:szCs w:val="20"/>
              </w:rPr>
              <w:t>888=Don’t know</w:t>
            </w:r>
          </w:p>
          <w:p w14:paraId="3C56992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999=Prefer not to respond</w:t>
            </w:r>
          </w:p>
        </w:tc>
        <w:tc>
          <w:tcPr>
            <w:tcW w:w="990" w:type="dxa"/>
          </w:tcPr>
          <w:p w14:paraId="613F10F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If yes, can you list these types of trees?</w:t>
            </w:r>
          </w:p>
        </w:tc>
        <w:tc>
          <w:tcPr>
            <w:tcW w:w="1440" w:type="dxa"/>
          </w:tcPr>
          <w:p w14:paraId="4B79ACDD" w14:textId="67A83C52"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In your view, during the past 5 years, have the number of wildlife in this forest?</w:t>
            </w:r>
          </w:p>
          <w:p w14:paraId="15E986C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p w14:paraId="3AE4811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1=Increased greatly</w:t>
            </w:r>
          </w:p>
          <w:p w14:paraId="6B3958C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2=Increased slightly</w:t>
            </w:r>
          </w:p>
          <w:p w14:paraId="120F82B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3=Stayed the same</w:t>
            </w:r>
          </w:p>
          <w:p w14:paraId="781677C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4=Decreased slightly</w:t>
            </w:r>
          </w:p>
          <w:p w14:paraId="10FDEA3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r w:rsidRPr="0078672B">
              <w:rPr>
                <w:rFonts w:cs="Times New Roman"/>
                <w:sz w:val="20"/>
                <w:szCs w:val="20"/>
              </w:rPr>
              <w:t>5=Decreased greatly</w:t>
            </w:r>
          </w:p>
        </w:tc>
      </w:tr>
      <w:tr w:rsidR="0037128F" w14:paraId="1CC00CE5" w14:textId="77777777" w:rsidTr="00341470">
        <w:trPr>
          <w:trHeight w:val="20"/>
          <w:jc w:val="center"/>
        </w:trPr>
        <w:tc>
          <w:tcPr>
            <w:tcW w:w="714" w:type="dxa"/>
          </w:tcPr>
          <w:p w14:paraId="49A7A014" w14:textId="77777777" w:rsidR="0037128F" w:rsidRPr="0078672B" w:rsidRDefault="0037128F" w:rsidP="00211799">
            <w:pPr>
              <w:contextualSpacing/>
              <w:jc w:val="center"/>
              <w:rPr>
                <w:b/>
                <w:sz w:val="20"/>
              </w:rPr>
            </w:pPr>
          </w:p>
        </w:tc>
        <w:tc>
          <w:tcPr>
            <w:tcW w:w="1081" w:type="dxa"/>
          </w:tcPr>
          <w:p w14:paraId="3EB4F8E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323594C" w14:textId="77777777" w:rsidR="0037128F" w:rsidRPr="0078672B" w:rsidRDefault="0037128F" w:rsidP="00211799">
            <w:pPr>
              <w:kinsoku w:val="0"/>
              <w:overflowPunct w:val="0"/>
              <w:autoSpaceDE w:val="0"/>
              <w:autoSpaceDN w:val="0"/>
              <w:adjustRightInd w:val="0"/>
              <w:contextualSpacing/>
              <w:jc w:val="center"/>
              <w:rPr>
                <w:ins w:id="111" w:author="Aleta Haflett" w:date="2014-11-04T15:10:00Z"/>
                <w:rFonts w:cs="Times New Roman"/>
                <w:sz w:val="20"/>
                <w:szCs w:val="20"/>
              </w:rPr>
            </w:pPr>
          </w:p>
        </w:tc>
        <w:tc>
          <w:tcPr>
            <w:tcW w:w="1620" w:type="dxa"/>
          </w:tcPr>
          <w:p w14:paraId="3FBCB2DE" w14:textId="0102CA9B"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526D46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7DAF408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474B04A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23FD9E4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53AE0B6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6F8EA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33BBD193" w14:textId="77777777" w:rsidTr="00341470">
        <w:trPr>
          <w:trHeight w:val="20"/>
          <w:jc w:val="center"/>
        </w:trPr>
        <w:tc>
          <w:tcPr>
            <w:tcW w:w="714" w:type="dxa"/>
          </w:tcPr>
          <w:p w14:paraId="0EBB714E" w14:textId="04CC1D3A" w:rsidR="0037128F" w:rsidRPr="0078672B" w:rsidRDefault="0037128F" w:rsidP="00211799">
            <w:pPr>
              <w:contextualSpacing/>
              <w:jc w:val="center"/>
              <w:rPr>
                <w:b/>
                <w:sz w:val="20"/>
              </w:rPr>
            </w:pPr>
            <w:r w:rsidRPr="0078672B">
              <w:rPr>
                <w:rFonts w:cs="Times New Roman"/>
                <w:b/>
                <w:sz w:val="20"/>
                <w:szCs w:val="20"/>
              </w:rPr>
              <w:t>1</w:t>
            </w:r>
          </w:p>
        </w:tc>
        <w:tc>
          <w:tcPr>
            <w:tcW w:w="1081" w:type="dxa"/>
          </w:tcPr>
          <w:p w14:paraId="47F6751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75B2A44" w14:textId="77777777" w:rsidR="0037128F" w:rsidRPr="0078672B" w:rsidRDefault="0037128F" w:rsidP="00211799">
            <w:pPr>
              <w:kinsoku w:val="0"/>
              <w:overflowPunct w:val="0"/>
              <w:autoSpaceDE w:val="0"/>
              <w:autoSpaceDN w:val="0"/>
              <w:adjustRightInd w:val="0"/>
              <w:contextualSpacing/>
              <w:jc w:val="center"/>
              <w:rPr>
                <w:ins w:id="112" w:author="Aleta Haflett" w:date="2014-11-04T15:10:00Z"/>
                <w:rFonts w:cs="Times New Roman"/>
                <w:sz w:val="20"/>
                <w:szCs w:val="20"/>
              </w:rPr>
            </w:pPr>
          </w:p>
        </w:tc>
        <w:tc>
          <w:tcPr>
            <w:tcW w:w="1620" w:type="dxa"/>
          </w:tcPr>
          <w:p w14:paraId="54F685DD" w14:textId="5E25B344"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107A43F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3D8DCB3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03BA0C8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3800B3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23BD55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3C751F1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05CB2B62" w14:textId="77777777" w:rsidTr="00341470">
        <w:trPr>
          <w:trHeight w:val="20"/>
          <w:jc w:val="center"/>
        </w:trPr>
        <w:tc>
          <w:tcPr>
            <w:tcW w:w="714" w:type="dxa"/>
          </w:tcPr>
          <w:p w14:paraId="4763CC5E" w14:textId="387ED91E" w:rsidR="0037128F" w:rsidRPr="0078672B" w:rsidRDefault="0037128F" w:rsidP="00211799">
            <w:pPr>
              <w:contextualSpacing/>
              <w:jc w:val="center"/>
              <w:rPr>
                <w:b/>
                <w:sz w:val="20"/>
              </w:rPr>
            </w:pPr>
            <w:r w:rsidRPr="0078672B">
              <w:rPr>
                <w:rFonts w:cs="Times New Roman"/>
                <w:b/>
                <w:sz w:val="20"/>
                <w:szCs w:val="20"/>
              </w:rPr>
              <w:t>2</w:t>
            </w:r>
          </w:p>
        </w:tc>
        <w:tc>
          <w:tcPr>
            <w:tcW w:w="1081" w:type="dxa"/>
          </w:tcPr>
          <w:p w14:paraId="5AA4156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2CC271EE" w14:textId="77777777" w:rsidR="0037128F" w:rsidRPr="0078672B" w:rsidRDefault="0037128F" w:rsidP="00211799">
            <w:pPr>
              <w:kinsoku w:val="0"/>
              <w:overflowPunct w:val="0"/>
              <w:autoSpaceDE w:val="0"/>
              <w:autoSpaceDN w:val="0"/>
              <w:adjustRightInd w:val="0"/>
              <w:contextualSpacing/>
              <w:jc w:val="center"/>
              <w:rPr>
                <w:ins w:id="113" w:author="Aleta Haflett" w:date="2014-11-04T15:10:00Z"/>
                <w:rFonts w:cs="Times New Roman"/>
                <w:sz w:val="20"/>
                <w:szCs w:val="20"/>
              </w:rPr>
            </w:pPr>
          </w:p>
        </w:tc>
        <w:tc>
          <w:tcPr>
            <w:tcW w:w="1620" w:type="dxa"/>
          </w:tcPr>
          <w:p w14:paraId="63D6EA49" w14:textId="2F71687E"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6E6DDB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21D5991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A5EE3B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4553C87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A3D576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E4F587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73C998AC" w14:textId="77777777" w:rsidTr="00341470">
        <w:trPr>
          <w:trHeight w:val="20"/>
          <w:jc w:val="center"/>
        </w:trPr>
        <w:tc>
          <w:tcPr>
            <w:tcW w:w="714" w:type="dxa"/>
          </w:tcPr>
          <w:p w14:paraId="5E4C0BE4" w14:textId="6A7652CC" w:rsidR="0037128F" w:rsidRPr="0078672B" w:rsidRDefault="0037128F" w:rsidP="00211799">
            <w:pPr>
              <w:contextualSpacing/>
              <w:jc w:val="center"/>
              <w:rPr>
                <w:b/>
                <w:sz w:val="20"/>
              </w:rPr>
            </w:pPr>
            <w:r w:rsidRPr="0078672B">
              <w:rPr>
                <w:rFonts w:cs="Times New Roman"/>
                <w:b/>
                <w:sz w:val="20"/>
                <w:szCs w:val="20"/>
              </w:rPr>
              <w:t>3</w:t>
            </w:r>
          </w:p>
        </w:tc>
        <w:tc>
          <w:tcPr>
            <w:tcW w:w="1081" w:type="dxa"/>
          </w:tcPr>
          <w:p w14:paraId="267119F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2FF22DF3" w14:textId="77777777" w:rsidR="0037128F" w:rsidRPr="0078672B" w:rsidRDefault="0037128F" w:rsidP="00211799">
            <w:pPr>
              <w:kinsoku w:val="0"/>
              <w:overflowPunct w:val="0"/>
              <w:autoSpaceDE w:val="0"/>
              <w:autoSpaceDN w:val="0"/>
              <w:adjustRightInd w:val="0"/>
              <w:contextualSpacing/>
              <w:jc w:val="center"/>
              <w:rPr>
                <w:ins w:id="114" w:author="Aleta Haflett" w:date="2014-11-04T15:10:00Z"/>
                <w:rFonts w:cs="Times New Roman"/>
                <w:sz w:val="20"/>
                <w:szCs w:val="20"/>
              </w:rPr>
            </w:pPr>
          </w:p>
        </w:tc>
        <w:tc>
          <w:tcPr>
            <w:tcW w:w="1620" w:type="dxa"/>
          </w:tcPr>
          <w:p w14:paraId="5BFF2241" w14:textId="3A998E3B"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65D1F08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4206425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052CCE4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22F1D06F"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1D601F9"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A168A8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73E7B045" w14:textId="77777777" w:rsidTr="00341470">
        <w:trPr>
          <w:trHeight w:val="20"/>
          <w:jc w:val="center"/>
        </w:trPr>
        <w:tc>
          <w:tcPr>
            <w:tcW w:w="714" w:type="dxa"/>
          </w:tcPr>
          <w:p w14:paraId="17F2EE81" w14:textId="1000C6A3" w:rsidR="0037128F" w:rsidRPr="0078672B" w:rsidRDefault="0037128F" w:rsidP="00211799">
            <w:pPr>
              <w:contextualSpacing/>
              <w:jc w:val="center"/>
              <w:rPr>
                <w:b/>
                <w:sz w:val="20"/>
              </w:rPr>
            </w:pPr>
            <w:r w:rsidRPr="0078672B">
              <w:rPr>
                <w:rFonts w:cs="Times New Roman"/>
                <w:b/>
                <w:sz w:val="20"/>
                <w:szCs w:val="20"/>
              </w:rPr>
              <w:t>4</w:t>
            </w:r>
          </w:p>
        </w:tc>
        <w:tc>
          <w:tcPr>
            <w:tcW w:w="1081" w:type="dxa"/>
          </w:tcPr>
          <w:p w14:paraId="5DB4939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4BEF61CA" w14:textId="77777777" w:rsidR="0037128F" w:rsidRPr="0078672B" w:rsidRDefault="0037128F" w:rsidP="00211799">
            <w:pPr>
              <w:kinsoku w:val="0"/>
              <w:overflowPunct w:val="0"/>
              <w:autoSpaceDE w:val="0"/>
              <w:autoSpaceDN w:val="0"/>
              <w:adjustRightInd w:val="0"/>
              <w:contextualSpacing/>
              <w:jc w:val="center"/>
              <w:rPr>
                <w:ins w:id="115" w:author="Aleta Haflett" w:date="2014-11-04T15:10:00Z"/>
                <w:rFonts w:cs="Times New Roman"/>
                <w:sz w:val="20"/>
                <w:szCs w:val="20"/>
              </w:rPr>
            </w:pPr>
          </w:p>
        </w:tc>
        <w:tc>
          <w:tcPr>
            <w:tcW w:w="1620" w:type="dxa"/>
          </w:tcPr>
          <w:p w14:paraId="738FFC8C" w14:textId="78D985CF"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5D8732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0BC5A4F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3856417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601A52B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6CE4F4B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268C614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7DF3160E" w14:textId="77777777" w:rsidTr="00341470">
        <w:trPr>
          <w:trHeight w:val="20"/>
          <w:jc w:val="center"/>
        </w:trPr>
        <w:tc>
          <w:tcPr>
            <w:tcW w:w="714" w:type="dxa"/>
          </w:tcPr>
          <w:p w14:paraId="1A6243E6" w14:textId="566FB682" w:rsidR="0037128F" w:rsidRPr="0078672B" w:rsidRDefault="0037128F" w:rsidP="00211799">
            <w:pPr>
              <w:contextualSpacing/>
              <w:jc w:val="center"/>
              <w:rPr>
                <w:b/>
                <w:sz w:val="20"/>
              </w:rPr>
            </w:pPr>
            <w:r w:rsidRPr="0078672B">
              <w:rPr>
                <w:rFonts w:cs="Times New Roman"/>
                <w:b/>
                <w:sz w:val="20"/>
                <w:szCs w:val="20"/>
              </w:rPr>
              <w:t>5</w:t>
            </w:r>
          </w:p>
        </w:tc>
        <w:tc>
          <w:tcPr>
            <w:tcW w:w="1081" w:type="dxa"/>
          </w:tcPr>
          <w:p w14:paraId="46D399B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1B342E00" w14:textId="77777777" w:rsidR="0037128F" w:rsidRPr="0078672B" w:rsidRDefault="0037128F" w:rsidP="00211799">
            <w:pPr>
              <w:kinsoku w:val="0"/>
              <w:overflowPunct w:val="0"/>
              <w:autoSpaceDE w:val="0"/>
              <w:autoSpaceDN w:val="0"/>
              <w:adjustRightInd w:val="0"/>
              <w:contextualSpacing/>
              <w:jc w:val="center"/>
              <w:rPr>
                <w:ins w:id="116" w:author="Aleta Haflett" w:date="2014-11-04T15:10:00Z"/>
                <w:rFonts w:cs="Times New Roman"/>
                <w:sz w:val="20"/>
                <w:szCs w:val="20"/>
              </w:rPr>
            </w:pPr>
          </w:p>
        </w:tc>
        <w:tc>
          <w:tcPr>
            <w:tcW w:w="1620" w:type="dxa"/>
          </w:tcPr>
          <w:p w14:paraId="3EBC95B6" w14:textId="39876B82"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63C8429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14B005D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3FDC87D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0A53CC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4BE66BD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61C3C3C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4144C769" w14:textId="77777777" w:rsidTr="00341470">
        <w:trPr>
          <w:trHeight w:val="20"/>
          <w:jc w:val="center"/>
        </w:trPr>
        <w:tc>
          <w:tcPr>
            <w:tcW w:w="714" w:type="dxa"/>
          </w:tcPr>
          <w:p w14:paraId="12D28076" w14:textId="16B97611" w:rsidR="0037128F" w:rsidRPr="0078672B" w:rsidRDefault="0037128F" w:rsidP="00211799">
            <w:pPr>
              <w:contextualSpacing/>
              <w:jc w:val="center"/>
              <w:rPr>
                <w:b/>
                <w:sz w:val="20"/>
              </w:rPr>
            </w:pPr>
            <w:r>
              <w:rPr>
                <w:rFonts w:cs="Times New Roman"/>
                <w:b/>
                <w:sz w:val="20"/>
                <w:szCs w:val="20"/>
              </w:rPr>
              <w:t>6</w:t>
            </w:r>
          </w:p>
        </w:tc>
        <w:tc>
          <w:tcPr>
            <w:tcW w:w="1081" w:type="dxa"/>
          </w:tcPr>
          <w:p w14:paraId="3096E830"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05A97A15" w14:textId="77777777" w:rsidR="0037128F" w:rsidRPr="0078672B" w:rsidRDefault="0037128F" w:rsidP="00211799">
            <w:pPr>
              <w:kinsoku w:val="0"/>
              <w:overflowPunct w:val="0"/>
              <w:autoSpaceDE w:val="0"/>
              <w:autoSpaceDN w:val="0"/>
              <w:adjustRightInd w:val="0"/>
              <w:contextualSpacing/>
              <w:jc w:val="center"/>
              <w:rPr>
                <w:ins w:id="117" w:author="Aleta Haflett" w:date="2014-11-04T15:10:00Z"/>
                <w:rFonts w:cs="Times New Roman"/>
                <w:sz w:val="20"/>
                <w:szCs w:val="20"/>
              </w:rPr>
            </w:pPr>
          </w:p>
        </w:tc>
        <w:tc>
          <w:tcPr>
            <w:tcW w:w="1620" w:type="dxa"/>
          </w:tcPr>
          <w:p w14:paraId="2856518E" w14:textId="3BD56C53"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12837F7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59BCD72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3C961F5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663C832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A812EE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08F096A1"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3AAADE21" w14:textId="77777777" w:rsidTr="00341470">
        <w:trPr>
          <w:trHeight w:val="20"/>
          <w:jc w:val="center"/>
        </w:trPr>
        <w:tc>
          <w:tcPr>
            <w:tcW w:w="714" w:type="dxa"/>
          </w:tcPr>
          <w:p w14:paraId="49848F41" w14:textId="63F31FAC" w:rsidR="0037128F" w:rsidRPr="0078672B" w:rsidRDefault="0037128F" w:rsidP="00211799">
            <w:pPr>
              <w:contextualSpacing/>
              <w:jc w:val="center"/>
              <w:rPr>
                <w:b/>
                <w:sz w:val="20"/>
              </w:rPr>
            </w:pPr>
            <w:r>
              <w:rPr>
                <w:rFonts w:cs="Times New Roman"/>
                <w:b/>
                <w:sz w:val="20"/>
                <w:szCs w:val="20"/>
              </w:rPr>
              <w:t>7</w:t>
            </w:r>
          </w:p>
        </w:tc>
        <w:tc>
          <w:tcPr>
            <w:tcW w:w="1081" w:type="dxa"/>
          </w:tcPr>
          <w:p w14:paraId="7D7886B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0A182B0" w14:textId="77777777" w:rsidR="0037128F" w:rsidRPr="0078672B" w:rsidRDefault="0037128F" w:rsidP="00211799">
            <w:pPr>
              <w:kinsoku w:val="0"/>
              <w:overflowPunct w:val="0"/>
              <w:autoSpaceDE w:val="0"/>
              <w:autoSpaceDN w:val="0"/>
              <w:adjustRightInd w:val="0"/>
              <w:contextualSpacing/>
              <w:jc w:val="center"/>
              <w:rPr>
                <w:ins w:id="118" w:author="Aleta Haflett" w:date="2014-11-04T15:10:00Z"/>
                <w:rFonts w:cs="Times New Roman"/>
                <w:sz w:val="20"/>
                <w:szCs w:val="20"/>
              </w:rPr>
            </w:pPr>
          </w:p>
        </w:tc>
        <w:tc>
          <w:tcPr>
            <w:tcW w:w="1620" w:type="dxa"/>
          </w:tcPr>
          <w:p w14:paraId="13D49C48" w14:textId="51BD2782"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E7C376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5E66E5B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2C87F2F4"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7680411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14D45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C7D8ED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37930AC5" w14:textId="77777777" w:rsidTr="00341470">
        <w:trPr>
          <w:trHeight w:val="20"/>
          <w:jc w:val="center"/>
        </w:trPr>
        <w:tc>
          <w:tcPr>
            <w:tcW w:w="714" w:type="dxa"/>
          </w:tcPr>
          <w:p w14:paraId="78CDE129" w14:textId="0112FDDA" w:rsidR="0037128F" w:rsidRPr="0078672B" w:rsidRDefault="0037128F" w:rsidP="00211799">
            <w:pPr>
              <w:contextualSpacing/>
              <w:jc w:val="center"/>
              <w:rPr>
                <w:b/>
                <w:sz w:val="20"/>
              </w:rPr>
            </w:pPr>
            <w:r>
              <w:rPr>
                <w:rFonts w:cs="Times New Roman"/>
                <w:b/>
                <w:sz w:val="20"/>
                <w:szCs w:val="20"/>
              </w:rPr>
              <w:t>8</w:t>
            </w:r>
          </w:p>
        </w:tc>
        <w:tc>
          <w:tcPr>
            <w:tcW w:w="1081" w:type="dxa"/>
          </w:tcPr>
          <w:p w14:paraId="0D43E93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657E2165" w14:textId="77777777" w:rsidR="0037128F" w:rsidRPr="0078672B" w:rsidRDefault="0037128F" w:rsidP="00211799">
            <w:pPr>
              <w:kinsoku w:val="0"/>
              <w:overflowPunct w:val="0"/>
              <w:autoSpaceDE w:val="0"/>
              <w:autoSpaceDN w:val="0"/>
              <w:adjustRightInd w:val="0"/>
              <w:contextualSpacing/>
              <w:jc w:val="center"/>
              <w:rPr>
                <w:ins w:id="119" w:author="Aleta Haflett" w:date="2014-11-04T15:10:00Z"/>
                <w:rFonts w:cs="Times New Roman"/>
                <w:sz w:val="20"/>
                <w:szCs w:val="20"/>
              </w:rPr>
            </w:pPr>
          </w:p>
        </w:tc>
        <w:tc>
          <w:tcPr>
            <w:tcW w:w="1620" w:type="dxa"/>
          </w:tcPr>
          <w:p w14:paraId="0156BE9F" w14:textId="2F1F7953"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77DB92D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3D9DC522"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68A08C2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722EB0F3"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04475E3B"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0F6ABF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1ABE1BD4" w14:textId="77777777" w:rsidTr="00341470">
        <w:trPr>
          <w:trHeight w:val="20"/>
          <w:jc w:val="center"/>
        </w:trPr>
        <w:tc>
          <w:tcPr>
            <w:tcW w:w="714" w:type="dxa"/>
          </w:tcPr>
          <w:p w14:paraId="3BFF2E3F" w14:textId="50A14B0B" w:rsidR="0037128F" w:rsidRPr="0078672B" w:rsidRDefault="0037128F" w:rsidP="00211799">
            <w:pPr>
              <w:contextualSpacing/>
              <w:jc w:val="center"/>
              <w:rPr>
                <w:b/>
                <w:sz w:val="20"/>
              </w:rPr>
            </w:pPr>
            <w:r>
              <w:rPr>
                <w:rFonts w:cs="Times New Roman"/>
                <w:b/>
                <w:sz w:val="20"/>
                <w:szCs w:val="20"/>
              </w:rPr>
              <w:t>9</w:t>
            </w:r>
          </w:p>
        </w:tc>
        <w:tc>
          <w:tcPr>
            <w:tcW w:w="1081" w:type="dxa"/>
          </w:tcPr>
          <w:p w14:paraId="479DFD0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0952257F" w14:textId="77777777" w:rsidR="0037128F" w:rsidRPr="0078672B" w:rsidRDefault="0037128F" w:rsidP="00211799">
            <w:pPr>
              <w:kinsoku w:val="0"/>
              <w:overflowPunct w:val="0"/>
              <w:autoSpaceDE w:val="0"/>
              <w:autoSpaceDN w:val="0"/>
              <w:adjustRightInd w:val="0"/>
              <w:contextualSpacing/>
              <w:jc w:val="center"/>
              <w:rPr>
                <w:ins w:id="120" w:author="Aleta Haflett" w:date="2014-11-04T15:10:00Z"/>
                <w:rFonts w:cs="Times New Roman"/>
                <w:sz w:val="20"/>
                <w:szCs w:val="20"/>
              </w:rPr>
            </w:pPr>
          </w:p>
        </w:tc>
        <w:tc>
          <w:tcPr>
            <w:tcW w:w="1620" w:type="dxa"/>
          </w:tcPr>
          <w:p w14:paraId="1301D795" w14:textId="32D3FB08"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8B82C4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5C87354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4A14837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0046AC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148172D8"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451F896E"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r w:rsidR="0037128F" w14:paraId="1CFCBF13" w14:textId="77777777" w:rsidTr="00341470">
        <w:trPr>
          <w:trHeight w:val="20"/>
          <w:jc w:val="center"/>
        </w:trPr>
        <w:tc>
          <w:tcPr>
            <w:tcW w:w="714" w:type="dxa"/>
          </w:tcPr>
          <w:p w14:paraId="345D8B3F" w14:textId="56C8BD56" w:rsidR="0037128F" w:rsidRPr="0078672B" w:rsidRDefault="0037128F" w:rsidP="00211799">
            <w:pPr>
              <w:contextualSpacing/>
              <w:jc w:val="center"/>
              <w:rPr>
                <w:b/>
                <w:sz w:val="20"/>
              </w:rPr>
            </w:pPr>
            <w:r>
              <w:rPr>
                <w:rFonts w:cs="Times New Roman"/>
                <w:b/>
                <w:sz w:val="20"/>
                <w:szCs w:val="20"/>
              </w:rPr>
              <w:t>10</w:t>
            </w:r>
          </w:p>
        </w:tc>
        <w:tc>
          <w:tcPr>
            <w:tcW w:w="1081" w:type="dxa"/>
          </w:tcPr>
          <w:p w14:paraId="03B3B3DA"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377" w:type="dxa"/>
          </w:tcPr>
          <w:p w14:paraId="3C519F50" w14:textId="77777777" w:rsidR="0037128F" w:rsidRPr="0078672B" w:rsidRDefault="0037128F" w:rsidP="00211799">
            <w:pPr>
              <w:kinsoku w:val="0"/>
              <w:overflowPunct w:val="0"/>
              <w:autoSpaceDE w:val="0"/>
              <w:autoSpaceDN w:val="0"/>
              <w:adjustRightInd w:val="0"/>
              <w:contextualSpacing/>
              <w:jc w:val="center"/>
              <w:rPr>
                <w:ins w:id="121" w:author="Aleta Haflett" w:date="2014-11-04T15:10:00Z"/>
                <w:rFonts w:cs="Times New Roman"/>
                <w:sz w:val="20"/>
                <w:szCs w:val="20"/>
              </w:rPr>
            </w:pPr>
          </w:p>
        </w:tc>
        <w:tc>
          <w:tcPr>
            <w:tcW w:w="1620" w:type="dxa"/>
          </w:tcPr>
          <w:p w14:paraId="20075C02" w14:textId="2F752678"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556179D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170" w:type="dxa"/>
          </w:tcPr>
          <w:p w14:paraId="178C0107"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71102DCD"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260" w:type="dxa"/>
          </w:tcPr>
          <w:p w14:paraId="14B9FD86"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990" w:type="dxa"/>
          </w:tcPr>
          <w:p w14:paraId="3E3FAE75"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c>
          <w:tcPr>
            <w:tcW w:w="1440" w:type="dxa"/>
          </w:tcPr>
          <w:p w14:paraId="2C14A1DC" w14:textId="77777777" w:rsidR="0037128F" w:rsidRPr="0078672B" w:rsidRDefault="0037128F" w:rsidP="00211799">
            <w:pPr>
              <w:kinsoku w:val="0"/>
              <w:overflowPunct w:val="0"/>
              <w:autoSpaceDE w:val="0"/>
              <w:autoSpaceDN w:val="0"/>
              <w:adjustRightInd w:val="0"/>
              <w:contextualSpacing/>
              <w:jc w:val="center"/>
              <w:rPr>
                <w:rFonts w:cs="Times New Roman"/>
                <w:sz w:val="20"/>
                <w:szCs w:val="20"/>
              </w:rPr>
            </w:pPr>
          </w:p>
        </w:tc>
      </w:tr>
    </w:tbl>
    <w:p w14:paraId="71A216C3" w14:textId="77777777" w:rsidR="0078672B" w:rsidRDefault="0078672B" w:rsidP="0078672B">
      <w:pPr>
        <w:spacing w:after="0" w:line="240" w:lineRule="auto"/>
        <w:contextualSpacing/>
      </w:pPr>
    </w:p>
    <w:p w14:paraId="725032D8" w14:textId="77777777" w:rsidR="0078672B" w:rsidRDefault="0078672B" w:rsidP="0078672B">
      <w:r>
        <w:br w:type="page"/>
      </w:r>
    </w:p>
    <w:tbl>
      <w:tblPr>
        <w:tblStyle w:val="TableGrid"/>
        <w:tblW w:w="13411" w:type="dxa"/>
        <w:tblInd w:w="-302" w:type="dxa"/>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1692"/>
        <w:gridCol w:w="1691"/>
        <w:gridCol w:w="1692"/>
        <w:gridCol w:w="1139"/>
        <w:gridCol w:w="1082"/>
      </w:tblGrid>
      <w:tr w:rsidR="001630B2" w:rsidRPr="006B5A60" w14:paraId="61B3E03A" w14:textId="77777777" w:rsidTr="001630B2">
        <w:trPr>
          <w:trHeight w:val="20"/>
        </w:trPr>
        <w:tc>
          <w:tcPr>
            <w:tcW w:w="715" w:type="dxa"/>
          </w:tcPr>
          <w:p w14:paraId="7996D91D" w14:textId="77777777" w:rsidR="001630B2" w:rsidRPr="006B5A60" w:rsidRDefault="001630B2" w:rsidP="006B5A60">
            <w:pPr>
              <w:kinsoku w:val="0"/>
              <w:overflowPunct w:val="0"/>
              <w:autoSpaceDE w:val="0"/>
              <w:autoSpaceDN w:val="0"/>
              <w:adjustRightInd w:val="0"/>
              <w:contextualSpacing/>
              <w:jc w:val="center"/>
              <w:rPr>
                <w:rFonts w:cs="Times New Roman"/>
                <w:b/>
                <w:sz w:val="20"/>
                <w:szCs w:val="20"/>
              </w:rPr>
            </w:pPr>
          </w:p>
        </w:tc>
        <w:tc>
          <w:tcPr>
            <w:tcW w:w="1045" w:type="dxa"/>
          </w:tcPr>
          <w:p w14:paraId="2B141FF4" w14:textId="77777777" w:rsidR="001630B2" w:rsidRPr="006B5A60" w:rsidRDefault="001630B2" w:rsidP="006B5A60">
            <w:pPr>
              <w:kinsoku w:val="0"/>
              <w:overflowPunct w:val="0"/>
              <w:autoSpaceDE w:val="0"/>
              <w:autoSpaceDN w:val="0"/>
              <w:adjustRightInd w:val="0"/>
              <w:contextualSpacing/>
              <w:jc w:val="center"/>
              <w:rPr>
                <w:rFonts w:cs="Times New Roman"/>
                <w:sz w:val="20"/>
                <w:szCs w:val="20"/>
              </w:rPr>
            </w:pPr>
          </w:p>
        </w:tc>
        <w:tc>
          <w:tcPr>
            <w:tcW w:w="1691" w:type="dxa"/>
          </w:tcPr>
          <w:p w14:paraId="3E1A9534" w14:textId="4CADF2DA"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E.34</w:t>
            </w:r>
          </w:p>
        </w:tc>
        <w:tc>
          <w:tcPr>
            <w:tcW w:w="1224" w:type="dxa"/>
          </w:tcPr>
          <w:p w14:paraId="1CDAC342" w14:textId="484A709C"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E.35</w:t>
            </w:r>
          </w:p>
        </w:tc>
        <w:tc>
          <w:tcPr>
            <w:tcW w:w="1440" w:type="dxa"/>
          </w:tcPr>
          <w:p w14:paraId="0F818CE0" w14:textId="6ACEDB39"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E.36</w:t>
            </w:r>
          </w:p>
        </w:tc>
        <w:tc>
          <w:tcPr>
            <w:tcW w:w="1692" w:type="dxa"/>
          </w:tcPr>
          <w:p w14:paraId="7806354E" w14:textId="1CBD0FA6"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E.37</w:t>
            </w:r>
          </w:p>
        </w:tc>
        <w:tc>
          <w:tcPr>
            <w:tcW w:w="1691" w:type="dxa"/>
          </w:tcPr>
          <w:p w14:paraId="2137D990" w14:textId="1C0E0330"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E.37</w:t>
            </w:r>
          </w:p>
        </w:tc>
        <w:tc>
          <w:tcPr>
            <w:tcW w:w="1692" w:type="dxa"/>
          </w:tcPr>
          <w:p w14:paraId="76A23643" w14:textId="609CFE89"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E.39</w:t>
            </w:r>
          </w:p>
        </w:tc>
        <w:tc>
          <w:tcPr>
            <w:tcW w:w="1139" w:type="dxa"/>
          </w:tcPr>
          <w:p w14:paraId="48089715" w14:textId="01DDAD28"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E.40</w:t>
            </w:r>
          </w:p>
        </w:tc>
        <w:tc>
          <w:tcPr>
            <w:tcW w:w="1082" w:type="dxa"/>
          </w:tcPr>
          <w:p w14:paraId="0C98EC74" w14:textId="304893C6" w:rsidR="001630B2" w:rsidRPr="006B5A60" w:rsidRDefault="001630B2" w:rsidP="006B5A60">
            <w:pPr>
              <w:kinsoku w:val="0"/>
              <w:overflowPunct w:val="0"/>
              <w:autoSpaceDE w:val="0"/>
              <w:autoSpaceDN w:val="0"/>
              <w:adjustRightInd w:val="0"/>
              <w:contextualSpacing/>
              <w:jc w:val="center"/>
              <w:rPr>
                <w:rFonts w:cs="Times New Roman"/>
                <w:sz w:val="20"/>
                <w:szCs w:val="20"/>
              </w:rPr>
            </w:pPr>
            <w:r>
              <w:rPr>
                <w:rFonts w:cs="Times New Roman"/>
                <w:sz w:val="20"/>
                <w:szCs w:val="20"/>
              </w:rPr>
              <w:t>E.41</w:t>
            </w:r>
          </w:p>
        </w:tc>
      </w:tr>
      <w:tr w:rsidR="006B5A60" w:rsidRPr="006B5A60" w14:paraId="6C45CF03" w14:textId="77777777" w:rsidTr="001630B2">
        <w:trPr>
          <w:trHeight w:val="20"/>
        </w:trPr>
        <w:tc>
          <w:tcPr>
            <w:tcW w:w="715" w:type="dxa"/>
          </w:tcPr>
          <w:p w14:paraId="3647A24B"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Forest</w:t>
            </w:r>
          </w:p>
          <w:p w14:paraId="7529E7A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code</w:t>
            </w:r>
          </w:p>
        </w:tc>
        <w:tc>
          <w:tcPr>
            <w:tcW w:w="1045" w:type="dxa"/>
          </w:tcPr>
          <w:p w14:paraId="63A87AF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Name of the forest</w:t>
            </w:r>
          </w:p>
        </w:tc>
        <w:tc>
          <w:tcPr>
            <w:tcW w:w="1691" w:type="dxa"/>
          </w:tcPr>
          <w:p w14:paraId="5181F6E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Are there some kinds of animals that you see in this forest that you did not see 5 years ago?</w:t>
            </w:r>
          </w:p>
        </w:tc>
        <w:tc>
          <w:tcPr>
            <w:tcW w:w="1224" w:type="dxa"/>
          </w:tcPr>
          <w:p w14:paraId="01EAA77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If yes, can you list these types of animals?</w:t>
            </w:r>
          </w:p>
        </w:tc>
        <w:tc>
          <w:tcPr>
            <w:tcW w:w="1440" w:type="dxa"/>
          </w:tcPr>
          <w:p w14:paraId="2227FB2B" w14:textId="67785C65" w:rsidR="006B5A60" w:rsidRPr="006B5A60" w:rsidRDefault="006B5A60" w:rsidP="006B5A60">
            <w:pPr>
              <w:kinsoku w:val="0"/>
              <w:overflowPunct w:val="0"/>
              <w:autoSpaceDE w:val="0"/>
              <w:autoSpaceDN w:val="0"/>
              <w:adjustRightInd w:val="0"/>
              <w:contextualSpacing/>
              <w:jc w:val="center"/>
              <w:rPr>
                <w:rFonts w:cs="Times New Roman"/>
                <w:sz w:val="20"/>
                <w:szCs w:val="20"/>
              </w:rPr>
            </w:pPr>
            <w:commentRangeStart w:id="122"/>
            <w:r w:rsidRPr="006B5A60">
              <w:rPr>
                <w:rFonts w:cs="Times New Roman"/>
                <w:sz w:val="20"/>
                <w:szCs w:val="20"/>
              </w:rPr>
              <w:t xml:space="preserve">What is the distance to the forest </w:t>
            </w:r>
            <w:ins w:id="123" w:author="Aleta Haflett" w:date="2014-11-04T14:47:00Z">
              <w:r w:rsidR="00D428AC">
                <w:rPr>
                  <w:rFonts w:cs="Times New Roman"/>
                  <w:sz w:val="20"/>
                  <w:szCs w:val="20"/>
                </w:rPr>
                <w:t xml:space="preserve">/wooded area edge </w:t>
              </w:r>
            </w:ins>
            <w:r w:rsidRPr="006B5A60">
              <w:rPr>
                <w:rFonts w:cs="Times New Roman"/>
                <w:sz w:val="20"/>
                <w:szCs w:val="20"/>
              </w:rPr>
              <w:t>from your house?</w:t>
            </w:r>
          </w:p>
        </w:tc>
        <w:tc>
          <w:tcPr>
            <w:tcW w:w="1692" w:type="dxa"/>
          </w:tcPr>
          <w:p w14:paraId="72DB602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How does your HH access this forest?</w:t>
            </w:r>
          </w:p>
          <w:p w14:paraId="6504F6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p w14:paraId="0A821A5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1=Walk</w:t>
            </w:r>
          </w:p>
          <w:p w14:paraId="3C3994E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2=Bike</w:t>
            </w:r>
          </w:p>
          <w:p w14:paraId="08127A8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3=Car</w:t>
            </w:r>
          </w:p>
        </w:tc>
        <w:tc>
          <w:tcPr>
            <w:tcW w:w="1691" w:type="dxa"/>
          </w:tcPr>
          <w:p w14:paraId="47F426C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How long (minutes/hours) does it take your HH to access this forest?</w:t>
            </w:r>
          </w:p>
        </w:tc>
        <w:tc>
          <w:tcPr>
            <w:tcW w:w="1692" w:type="dxa"/>
          </w:tcPr>
          <w:p w14:paraId="7C80529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Have there been any restrictions on your HH’s access to this forest?</w:t>
            </w:r>
          </w:p>
          <w:p w14:paraId="61EC804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p w14:paraId="4903257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1=No</w:t>
            </w:r>
          </w:p>
          <w:p w14:paraId="18C082F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2=Yes</w:t>
            </w:r>
            <w:r w:rsidRPr="006B5A60" w:rsidDel="00226116">
              <w:rPr>
                <w:rFonts w:cs="Times New Roman"/>
                <w:sz w:val="20"/>
                <w:szCs w:val="20"/>
              </w:rPr>
              <w:t xml:space="preserve"> </w:t>
            </w:r>
          </w:p>
          <w:p w14:paraId="2C6C536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888=Don’t know</w:t>
            </w:r>
          </w:p>
          <w:p w14:paraId="52C8A04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999=Prefer not to respond</w:t>
            </w:r>
          </w:p>
        </w:tc>
        <w:tc>
          <w:tcPr>
            <w:tcW w:w="1139" w:type="dxa"/>
          </w:tcPr>
          <w:p w14:paraId="75B9F2B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By whom?</w:t>
            </w:r>
          </w:p>
        </w:tc>
        <w:tc>
          <w:tcPr>
            <w:tcW w:w="1082" w:type="dxa"/>
          </w:tcPr>
          <w:p w14:paraId="79A28E9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r w:rsidRPr="006B5A60">
              <w:rPr>
                <w:rFonts w:cs="Times New Roman"/>
                <w:sz w:val="20"/>
                <w:szCs w:val="20"/>
              </w:rPr>
              <w:t xml:space="preserve">For what reason? </w:t>
            </w:r>
            <w:ins w:id="124" w:author="McGee, Heather" w:date="2014-09-10T13:50:00Z">
              <w:r w:rsidRPr="006B5A60">
                <w:rPr>
                  <w:rFonts w:cs="Times New Roman"/>
                  <w:sz w:val="20"/>
                  <w:szCs w:val="20"/>
                </w:rPr>
                <w:t xml:space="preserve"> </w:t>
              </w:r>
            </w:ins>
            <w:commentRangeEnd w:id="122"/>
            <w:r w:rsidR="007327E5">
              <w:rPr>
                <w:rStyle w:val="CommentReference"/>
              </w:rPr>
              <w:commentReference w:id="122"/>
            </w:r>
          </w:p>
        </w:tc>
      </w:tr>
      <w:tr w:rsidR="006B5A60" w:rsidRPr="006B5A60" w14:paraId="2DD94A6C" w14:textId="77777777" w:rsidTr="001630B2">
        <w:trPr>
          <w:trHeight w:val="20"/>
        </w:trPr>
        <w:tc>
          <w:tcPr>
            <w:tcW w:w="715" w:type="dxa"/>
          </w:tcPr>
          <w:p w14:paraId="4D2385EC"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p>
        </w:tc>
        <w:tc>
          <w:tcPr>
            <w:tcW w:w="1045" w:type="dxa"/>
          </w:tcPr>
          <w:p w14:paraId="66D594D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ABCABD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31A255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3D181FB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6185EC3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9C435C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74EE7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192485D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92FE7B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286AF35C" w14:textId="77777777" w:rsidTr="001630B2">
        <w:trPr>
          <w:trHeight w:val="20"/>
        </w:trPr>
        <w:tc>
          <w:tcPr>
            <w:tcW w:w="715" w:type="dxa"/>
          </w:tcPr>
          <w:p w14:paraId="0408DD2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1</w:t>
            </w:r>
          </w:p>
        </w:tc>
        <w:tc>
          <w:tcPr>
            <w:tcW w:w="1045" w:type="dxa"/>
          </w:tcPr>
          <w:p w14:paraId="631861A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966362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137654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534639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5DCED0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77CD06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52AF4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11AACF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076AD49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69B6EBEF" w14:textId="77777777" w:rsidTr="001630B2">
        <w:trPr>
          <w:trHeight w:val="20"/>
        </w:trPr>
        <w:tc>
          <w:tcPr>
            <w:tcW w:w="715" w:type="dxa"/>
          </w:tcPr>
          <w:p w14:paraId="2A06DAFA"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2</w:t>
            </w:r>
          </w:p>
        </w:tc>
        <w:tc>
          <w:tcPr>
            <w:tcW w:w="1045" w:type="dxa"/>
          </w:tcPr>
          <w:p w14:paraId="640B786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71690C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7BD3D8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1EEE52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64D8B81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91C394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CE459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65081C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69908E7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779D2A81" w14:textId="77777777" w:rsidTr="001630B2">
        <w:trPr>
          <w:trHeight w:val="20"/>
        </w:trPr>
        <w:tc>
          <w:tcPr>
            <w:tcW w:w="715" w:type="dxa"/>
          </w:tcPr>
          <w:p w14:paraId="29861534"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3</w:t>
            </w:r>
          </w:p>
        </w:tc>
        <w:tc>
          <w:tcPr>
            <w:tcW w:w="1045" w:type="dxa"/>
          </w:tcPr>
          <w:p w14:paraId="17E83C8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36658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485E7B2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BA7274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69BFE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991B1A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5558748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3D7A853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054FDE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3C865FCA" w14:textId="77777777" w:rsidTr="001630B2">
        <w:trPr>
          <w:trHeight w:val="20"/>
        </w:trPr>
        <w:tc>
          <w:tcPr>
            <w:tcW w:w="715" w:type="dxa"/>
          </w:tcPr>
          <w:p w14:paraId="6374A1C7"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4</w:t>
            </w:r>
          </w:p>
        </w:tc>
        <w:tc>
          <w:tcPr>
            <w:tcW w:w="1045" w:type="dxa"/>
          </w:tcPr>
          <w:p w14:paraId="0C6F4682"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3F09C5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60AA17B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785C68B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C2B5A1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762C74E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28CC8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0E073F1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470C438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19E5CB7" w14:textId="77777777" w:rsidTr="001630B2">
        <w:trPr>
          <w:trHeight w:val="20"/>
        </w:trPr>
        <w:tc>
          <w:tcPr>
            <w:tcW w:w="715" w:type="dxa"/>
          </w:tcPr>
          <w:p w14:paraId="0A159D81" w14:textId="77777777" w:rsidR="006B5A60" w:rsidRPr="006B5A60" w:rsidRDefault="006B5A60" w:rsidP="006B5A60">
            <w:pPr>
              <w:kinsoku w:val="0"/>
              <w:overflowPunct w:val="0"/>
              <w:autoSpaceDE w:val="0"/>
              <w:autoSpaceDN w:val="0"/>
              <w:adjustRightInd w:val="0"/>
              <w:contextualSpacing/>
              <w:jc w:val="center"/>
              <w:rPr>
                <w:rFonts w:cs="Times New Roman"/>
                <w:b/>
                <w:sz w:val="20"/>
                <w:szCs w:val="20"/>
              </w:rPr>
            </w:pPr>
            <w:r w:rsidRPr="006B5A60">
              <w:rPr>
                <w:rFonts w:cs="Times New Roman"/>
                <w:b/>
                <w:sz w:val="20"/>
                <w:szCs w:val="20"/>
              </w:rPr>
              <w:t>5</w:t>
            </w:r>
          </w:p>
        </w:tc>
        <w:tc>
          <w:tcPr>
            <w:tcW w:w="1045" w:type="dxa"/>
          </w:tcPr>
          <w:p w14:paraId="7A481E8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BC7F18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089321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A536DB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5DA55C7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BD891F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E656FC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047DE91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6D64730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2A99174E" w14:textId="77777777" w:rsidTr="001630B2">
        <w:trPr>
          <w:trHeight w:val="20"/>
        </w:trPr>
        <w:tc>
          <w:tcPr>
            <w:tcW w:w="715" w:type="dxa"/>
          </w:tcPr>
          <w:p w14:paraId="23ECFCD0" w14:textId="4E1FE540"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6</w:t>
            </w:r>
          </w:p>
        </w:tc>
        <w:tc>
          <w:tcPr>
            <w:tcW w:w="1045" w:type="dxa"/>
          </w:tcPr>
          <w:p w14:paraId="55AB6FF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2CF3E7C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240F46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7910D02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150F3E3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4D2A52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2017064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2E590A0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8E3149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A26DF2A" w14:textId="77777777" w:rsidTr="001630B2">
        <w:trPr>
          <w:trHeight w:val="20"/>
        </w:trPr>
        <w:tc>
          <w:tcPr>
            <w:tcW w:w="715" w:type="dxa"/>
          </w:tcPr>
          <w:p w14:paraId="7AE66E9B" w14:textId="38AAA0E4"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7</w:t>
            </w:r>
          </w:p>
        </w:tc>
        <w:tc>
          <w:tcPr>
            <w:tcW w:w="1045" w:type="dxa"/>
          </w:tcPr>
          <w:p w14:paraId="752E1ED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56181D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8BF9C7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39E2E011"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FBACDA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C708BE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14B52AD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053A2E5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2411639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4A18071D" w14:textId="77777777" w:rsidTr="001630B2">
        <w:trPr>
          <w:trHeight w:val="20"/>
        </w:trPr>
        <w:tc>
          <w:tcPr>
            <w:tcW w:w="715" w:type="dxa"/>
          </w:tcPr>
          <w:p w14:paraId="6919FFB5" w14:textId="04EB201A"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8</w:t>
            </w:r>
          </w:p>
        </w:tc>
        <w:tc>
          <w:tcPr>
            <w:tcW w:w="1045" w:type="dxa"/>
          </w:tcPr>
          <w:p w14:paraId="2573A42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06D97D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67667F2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6229AF0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42D470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080BF347"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D80A2C4"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AF106FA"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6BA5937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0E4A7179" w14:textId="77777777" w:rsidTr="001630B2">
        <w:trPr>
          <w:trHeight w:val="20"/>
        </w:trPr>
        <w:tc>
          <w:tcPr>
            <w:tcW w:w="715" w:type="dxa"/>
          </w:tcPr>
          <w:p w14:paraId="4F8CAD5F" w14:textId="4B3B2DAE"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9</w:t>
            </w:r>
          </w:p>
        </w:tc>
        <w:tc>
          <w:tcPr>
            <w:tcW w:w="1045" w:type="dxa"/>
          </w:tcPr>
          <w:p w14:paraId="62E3E4D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5BCFB37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4A2503D8"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09115BF9"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A02258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3F660C6C"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48F7728F"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57F2C44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1761641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r w:rsidR="006B5A60" w:rsidRPr="006B5A60" w14:paraId="5B60EA88" w14:textId="77777777" w:rsidTr="001630B2">
        <w:trPr>
          <w:trHeight w:val="20"/>
        </w:trPr>
        <w:tc>
          <w:tcPr>
            <w:tcW w:w="715" w:type="dxa"/>
          </w:tcPr>
          <w:p w14:paraId="2BB21E7A" w14:textId="38545ACE" w:rsidR="006B5A60" w:rsidRPr="006B5A60" w:rsidRDefault="006B5A60" w:rsidP="006B5A60">
            <w:pPr>
              <w:kinsoku w:val="0"/>
              <w:overflowPunct w:val="0"/>
              <w:autoSpaceDE w:val="0"/>
              <w:autoSpaceDN w:val="0"/>
              <w:adjustRightInd w:val="0"/>
              <w:contextualSpacing/>
              <w:jc w:val="center"/>
              <w:rPr>
                <w:rFonts w:cs="Times New Roman"/>
                <w:b/>
                <w:sz w:val="20"/>
                <w:szCs w:val="20"/>
              </w:rPr>
            </w:pPr>
            <w:r>
              <w:rPr>
                <w:rFonts w:cs="Times New Roman"/>
                <w:b/>
                <w:sz w:val="20"/>
                <w:szCs w:val="20"/>
              </w:rPr>
              <w:t>10</w:t>
            </w:r>
          </w:p>
        </w:tc>
        <w:tc>
          <w:tcPr>
            <w:tcW w:w="1045" w:type="dxa"/>
          </w:tcPr>
          <w:p w14:paraId="6B47FB4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437F74D0"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224" w:type="dxa"/>
          </w:tcPr>
          <w:p w14:paraId="0BB11506"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440" w:type="dxa"/>
          </w:tcPr>
          <w:p w14:paraId="2380494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0B87977D"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1" w:type="dxa"/>
          </w:tcPr>
          <w:p w14:paraId="6BCB4B75"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692" w:type="dxa"/>
          </w:tcPr>
          <w:p w14:paraId="711AB86B"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139" w:type="dxa"/>
          </w:tcPr>
          <w:p w14:paraId="2921D6E3"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c>
          <w:tcPr>
            <w:tcW w:w="1082" w:type="dxa"/>
          </w:tcPr>
          <w:p w14:paraId="123D793E" w14:textId="77777777" w:rsidR="006B5A60" w:rsidRPr="006B5A60" w:rsidRDefault="006B5A60" w:rsidP="006B5A60">
            <w:pPr>
              <w:kinsoku w:val="0"/>
              <w:overflowPunct w:val="0"/>
              <w:autoSpaceDE w:val="0"/>
              <w:autoSpaceDN w:val="0"/>
              <w:adjustRightInd w:val="0"/>
              <w:contextualSpacing/>
              <w:jc w:val="center"/>
              <w:rPr>
                <w:rFonts w:cs="Times New Roman"/>
                <w:sz w:val="20"/>
                <w:szCs w:val="20"/>
              </w:rPr>
            </w:pPr>
          </w:p>
        </w:tc>
      </w:tr>
    </w:tbl>
    <w:tbl>
      <w:tblPr>
        <w:tblStyle w:val="TableGrid"/>
        <w:tblpPr w:leftFromText="180" w:rightFromText="180" w:vertAnchor="text" w:horzAnchor="page" w:tblpX="1189" w:tblpY="250"/>
        <w:tblW w:w="13176" w:type="dxa"/>
        <w:tblLook w:val="04A0" w:firstRow="1" w:lastRow="0" w:firstColumn="1" w:lastColumn="0" w:noHBand="0" w:noVBand="1"/>
      </w:tblPr>
      <w:tblGrid>
        <w:gridCol w:w="3294"/>
        <w:gridCol w:w="3294"/>
        <w:gridCol w:w="3294"/>
        <w:gridCol w:w="3294"/>
      </w:tblGrid>
      <w:tr w:rsidR="001630B2" w14:paraId="07398D9D" w14:textId="77777777" w:rsidTr="001630B2">
        <w:tc>
          <w:tcPr>
            <w:tcW w:w="6588" w:type="dxa"/>
            <w:gridSpan w:val="2"/>
          </w:tcPr>
          <w:p w14:paraId="00CA2A6F" w14:textId="77777777" w:rsidR="001630B2" w:rsidRPr="009D56F0" w:rsidRDefault="001630B2" w:rsidP="001630B2">
            <w:pPr>
              <w:rPr>
                <w:b/>
              </w:rPr>
            </w:pPr>
            <w:r>
              <w:rPr>
                <w:b/>
              </w:rPr>
              <w:t>105- Reasons for increase</w:t>
            </w:r>
          </w:p>
        </w:tc>
        <w:tc>
          <w:tcPr>
            <w:tcW w:w="6588" w:type="dxa"/>
            <w:gridSpan w:val="2"/>
          </w:tcPr>
          <w:p w14:paraId="66CAA56F" w14:textId="77777777" w:rsidR="001630B2" w:rsidRPr="009D56F0" w:rsidRDefault="001630B2" w:rsidP="001630B2">
            <w:pPr>
              <w:rPr>
                <w:b/>
              </w:rPr>
            </w:pPr>
            <w:r>
              <w:rPr>
                <w:b/>
              </w:rPr>
              <w:t>106- Reasons for decrease</w:t>
            </w:r>
          </w:p>
        </w:tc>
      </w:tr>
      <w:tr w:rsidR="001630B2" w14:paraId="3EF3A645" w14:textId="77777777" w:rsidTr="001630B2">
        <w:tc>
          <w:tcPr>
            <w:tcW w:w="3294" w:type="dxa"/>
          </w:tcPr>
          <w:p w14:paraId="45FA6965" w14:textId="77777777" w:rsidR="001630B2" w:rsidRPr="009D56F0" w:rsidRDefault="001630B2" w:rsidP="001630B2">
            <w:pPr>
              <w:rPr>
                <w:sz w:val="20"/>
                <w:szCs w:val="20"/>
              </w:rPr>
            </w:pPr>
            <w:r w:rsidRPr="009D56F0">
              <w:rPr>
                <w:sz w:val="20"/>
                <w:szCs w:val="20"/>
              </w:rPr>
              <w:t>1=Increased forest area due to land left to regenerate</w:t>
            </w:r>
          </w:p>
          <w:p w14:paraId="32AA2BB9" w14:textId="77777777" w:rsidR="001630B2" w:rsidRPr="009D56F0" w:rsidRDefault="001630B2" w:rsidP="001630B2">
            <w:pPr>
              <w:rPr>
                <w:sz w:val="20"/>
                <w:szCs w:val="20"/>
              </w:rPr>
            </w:pPr>
            <w:r w:rsidRPr="009D56F0">
              <w:rPr>
                <w:sz w:val="20"/>
                <w:szCs w:val="20"/>
              </w:rPr>
              <w:t>2=Increased forest area due to planting trees</w:t>
            </w:r>
          </w:p>
          <w:p w14:paraId="455C1E7D" w14:textId="77777777" w:rsidR="001630B2" w:rsidRPr="009D56F0" w:rsidRDefault="001630B2" w:rsidP="001630B2">
            <w:pPr>
              <w:rPr>
                <w:sz w:val="20"/>
                <w:szCs w:val="20"/>
              </w:rPr>
            </w:pPr>
            <w:r w:rsidRPr="009D56F0">
              <w:rPr>
                <w:sz w:val="20"/>
                <w:szCs w:val="20"/>
              </w:rPr>
              <w:t>3=Increased forest area due to conservational activities/sustainable harvest practices</w:t>
            </w:r>
          </w:p>
          <w:p w14:paraId="7A0A89C8" w14:textId="77777777" w:rsidR="001630B2" w:rsidRPr="009D56F0" w:rsidRDefault="001630B2" w:rsidP="001630B2">
            <w:pPr>
              <w:rPr>
                <w:sz w:val="20"/>
                <w:szCs w:val="20"/>
              </w:rPr>
            </w:pPr>
            <w:r w:rsidRPr="009D56F0">
              <w:rPr>
                <w:sz w:val="20"/>
                <w:szCs w:val="20"/>
              </w:rPr>
              <w:t xml:space="preserve">4=Incerased forest area due to reduced use from large-scale commercial users </w:t>
            </w:r>
          </w:p>
          <w:p w14:paraId="0154BED6" w14:textId="77777777" w:rsidR="001630B2" w:rsidRPr="009D56F0" w:rsidRDefault="001630B2" w:rsidP="001630B2">
            <w:pPr>
              <w:rPr>
                <w:sz w:val="20"/>
                <w:szCs w:val="20"/>
              </w:rPr>
            </w:pPr>
            <w:r w:rsidRPr="009D56F0">
              <w:rPr>
                <w:sz w:val="20"/>
                <w:szCs w:val="20"/>
              </w:rPr>
              <w:t xml:space="preserve">5=Increased forest area due to reduced local/small scale commercial use </w:t>
            </w:r>
          </w:p>
        </w:tc>
        <w:tc>
          <w:tcPr>
            <w:tcW w:w="3294" w:type="dxa"/>
          </w:tcPr>
          <w:p w14:paraId="2B29D0EA" w14:textId="77777777" w:rsidR="001630B2" w:rsidRPr="009D56F0" w:rsidRDefault="001630B2" w:rsidP="001630B2">
            <w:pPr>
              <w:rPr>
                <w:sz w:val="20"/>
                <w:szCs w:val="20"/>
              </w:rPr>
            </w:pPr>
            <w:r w:rsidRPr="009D56F0">
              <w:rPr>
                <w:sz w:val="20"/>
                <w:szCs w:val="20"/>
              </w:rPr>
              <w:t>6=Increased forest area due to climatic changes</w:t>
            </w:r>
          </w:p>
          <w:p w14:paraId="7E406B2F" w14:textId="77777777" w:rsidR="001630B2" w:rsidRPr="009D56F0" w:rsidRDefault="001630B2" w:rsidP="001630B2">
            <w:pPr>
              <w:rPr>
                <w:sz w:val="20"/>
                <w:szCs w:val="20"/>
              </w:rPr>
            </w:pPr>
            <w:r w:rsidRPr="009D56F0">
              <w:rPr>
                <w:sz w:val="20"/>
                <w:szCs w:val="20"/>
              </w:rPr>
              <w:t xml:space="preserve">7=Increased forest area for other reasons, specify </w:t>
            </w:r>
          </w:p>
          <w:p w14:paraId="085CEF0A" w14:textId="77777777" w:rsidR="001630B2" w:rsidRPr="009D56F0" w:rsidRDefault="001630B2" w:rsidP="001630B2">
            <w:pPr>
              <w:rPr>
                <w:sz w:val="20"/>
                <w:szCs w:val="20"/>
              </w:rPr>
            </w:pPr>
            <w:r w:rsidRPr="009D56F0">
              <w:rPr>
                <w:sz w:val="20"/>
                <w:szCs w:val="20"/>
              </w:rPr>
              <w:t>8=Improved rights to the forest areas</w:t>
            </w:r>
          </w:p>
          <w:p w14:paraId="704AFF5D" w14:textId="77777777" w:rsidR="001630B2" w:rsidRPr="009D56F0" w:rsidRDefault="001630B2" w:rsidP="001630B2">
            <w:pPr>
              <w:rPr>
                <w:sz w:val="20"/>
                <w:szCs w:val="20"/>
              </w:rPr>
            </w:pPr>
            <w:r w:rsidRPr="009D56F0">
              <w:rPr>
                <w:sz w:val="20"/>
                <w:szCs w:val="20"/>
              </w:rPr>
              <w:t>9=More illegal access to forest area</w:t>
            </w:r>
          </w:p>
          <w:p w14:paraId="08337D7D" w14:textId="77777777" w:rsidR="001630B2" w:rsidRPr="009D56F0" w:rsidRDefault="001630B2" w:rsidP="001630B2">
            <w:pPr>
              <w:rPr>
                <w:sz w:val="20"/>
                <w:szCs w:val="20"/>
              </w:rPr>
            </w:pPr>
            <w:r w:rsidRPr="009D56F0">
              <w:rPr>
                <w:sz w:val="20"/>
                <w:szCs w:val="20"/>
              </w:rPr>
              <w:t>10=Improved roads/transport to the area</w:t>
            </w:r>
          </w:p>
          <w:p w14:paraId="3A61CAB3" w14:textId="77777777" w:rsidR="001630B2" w:rsidRPr="009D56F0" w:rsidRDefault="001630B2" w:rsidP="001630B2">
            <w:pPr>
              <w:rPr>
                <w:sz w:val="20"/>
                <w:szCs w:val="20"/>
              </w:rPr>
            </w:pPr>
            <w:r w:rsidRPr="009D56F0">
              <w:rPr>
                <w:sz w:val="20"/>
                <w:szCs w:val="20"/>
              </w:rPr>
              <w:t xml:space="preserve">11=Other reason for improved access, specify </w:t>
            </w:r>
          </w:p>
        </w:tc>
        <w:tc>
          <w:tcPr>
            <w:tcW w:w="3294" w:type="dxa"/>
          </w:tcPr>
          <w:p w14:paraId="54AA07E6" w14:textId="77777777" w:rsidR="001630B2" w:rsidRPr="005664F5" w:rsidRDefault="001630B2" w:rsidP="001630B2">
            <w:pPr>
              <w:rPr>
                <w:sz w:val="18"/>
                <w:szCs w:val="20"/>
              </w:rPr>
            </w:pPr>
            <w:r w:rsidRPr="005664F5">
              <w:rPr>
                <w:sz w:val="18"/>
                <w:szCs w:val="20"/>
              </w:rPr>
              <w:t>1=Reduced forest area due to small-scale clearing for agriculture</w:t>
            </w:r>
          </w:p>
          <w:p w14:paraId="19FDD85A" w14:textId="77777777" w:rsidR="001630B2" w:rsidRPr="005664F5" w:rsidRDefault="001630B2" w:rsidP="001630B2">
            <w:pPr>
              <w:rPr>
                <w:sz w:val="18"/>
                <w:szCs w:val="20"/>
              </w:rPr>
            </w:pPr>
            <w:r w:rsidRPr="005664F5">
              <w:rPr>
                <w:sz w:val="18"/>
                <w:szCs w:val="20"/>
              </w:rPr>
              <w:t>2=Reduced forest area due to large-scale projects (plantations, new settlements, mining, etc)</w:t>
            </w:r>
          </w:p>
          <w:p w14:paraId="3A61A759" w14:textId="77777777" w:rsidR="001630B2" w:rsidRPr="005664F5" w:rsidRDefault="001630B2" w:rsidP="001630B2">
            <w:pPr>
              <w:rPr>
                <w:sz w:val="18"/>
                <w:szCs w:val="20"/>
              </w:rPr>
            </w:pPr>
            <w:r w:rsidRPr="005664F5">
              <w:rPr>
                <w:sz w:val="18"/>
                <w:szCs w:val="20"/>
              </w:rPr>
              <w:t>3=Redcued forest area due to charcoal production</w:t>
            </w:r>
          </w:p>
          <w:p w14:paraId="4F5DD314" w14:textId="77777777" w:rsidR="001630B2" w:rsidRPr="005664F5" w:rsidRDefault="001630B2" w:rsidP="001630B2">
            <w:pPr>
              <w:rPr>
                <w:sz w:val="18"/>
                <w:szCs w:val="20"/>
              </w:rPr>
            </w:pPr>
            <w:r w:rsidRPr="005664F5">
              <w:rPr>
                <w:sz w:val="18"/>
                <w:szCs w:val="20"/>
              </w:rPr>
              <w:t>4=Reduced forest area due to timber harvesting</w:t>
            </w:r>
          </w:p>
          <w:p w14:paraId="5D77869F" w14:textId="77777777" w:rsidR="001630B2" w:rsidRPr="005664F5" w:rsidRDefault="001630B2" w:rsidP="001630B2">
            <w:pPr>
              <w:rPr>
                <w:sz w:val="18"/>
                <w:szCs w:val="20"/>
              </w:rPr>
            </w:pPr>
            <w:r w:rsidRPr="005664F5">
              <w:rPr>
                <w:sz w:val="18"/>
                <w:szCs w:val="20"/>
              </w:rPr>
              <w:t xml:space="preserve">5=Reduced forest area due to brick burning </w:t>
            </w:r>
          </w:p>
          <w:p w14:paraId="4D74723B" w14:textId="77777777" w:rsidR="001630B2" w:rsidRPr="005664F5" w:rsidRDefault="001630B2" w:rsidP="001630B2">
            <w:pPr>
              <w:rPr>
                <w:sz w:val="18"/>
                <w:szCs w:val="20"/>
              </w:rPr>
            </w:pPr>
            <w:r w:rsidRPr="005664F5">
              <w:rPr>
                <w:sz w:val="18"/>
                <w:szCs w:val="20"/>
              </w:rPr>
              <w:t>6=Reduced forest area due to poor harvesting practices</w:t>
            </w:r>
          </w:p>
          <w:p w14:paraId="074F0D91" w14:textId="77777777" w:rsidR="001630B2" w:rsidRPr="005664F5" w:rsidRDefault="001630B2" w:rsidP="001630B2">
            <w:pPr>
              <w:rPr>
                <w:sz w:val="18"/>
                <w:szCs w:val="20"/>
              </w:rPr>
            </w:pPr>
            <w:r w:rsidRPr="005664F5">
              <w:rPr>
                <w:sz w:val="18"/>
                <w:szCs w:val="20"/>
              </w:rPr>
              <w:t xml:space="preserve">7=Reduced forest area due to bush burning </w:t>
            </w:r>
          </w:p>
          <w:p w14:paraId="7EC815C4" w14:textId="77777777" w:rsidR="001630B2" w:rsidRPr="005664F5" w:rsidRDefault="001630B2" w:rsidP="001630B2">
            <w:pPr>
              <w:rPr>
                <w:sz w:val="18"/>
                <w:szCs w:val="20"/>
              </w:rPr>
            </w:pPr>
          </w:p>
        </w:tc>
        <w:tc>
          <w:tcPr>
            <w:tcW w:w="3294" w:type="dxa"/>
          </w:tcPr>
          <w:p w14:paraId="5CF7F2D8" w14:textId="77777777" w:rsidR="001630B2" w:rsidRPr="005664F5" w:rsidRDefault="001630B2" w:rsidP="001630B2">
            <w:pPr>
              <w:rPr>
                <w:sz w:val="18"/>
                <w:szCs w:val="20"/>
              </w:rPr>
            </w:pPr>
            <w:r w:rsidRPr="005664F5">
              <w:rPr>
                <w:sz w:val="18"/>
                <w:szCs w:val="20"/>
              </w:rPr>
              <w:t>8=Reduced forest area due to natural disasters or pest</w:t>
            </w:r>
          </w:p>
          <w:p w14:paraId="2F2C1F03" w14:textId="77777777" w:rsidR="001630B2" w:rsidRPr="005664F5" w:rsidRDefault="001630B2" w:rsidP="001630B2">
            <w:pPr>
              <w:rPr>
                <w:sz w:val="18"/>
                <w:szCs w:val="20"/>
              </w:rPr>
            </w:pPr>
            <w:r w:rsidRPr="005664F5">
              <w:rPr>
                <w:sz w:val="18"/>
                <w:szCs w:val="20"/>
              </w:rPr>
              <w:t xml:space="preserve">9=Reduced forest area due to other reasons, specify </w:t>
            </w:r>
          </w:p>
          <w:p w14:paraId="4AAE8810" w14:textId="77777777" w:rsidR="001630B2" w:rsidRPr="005664F5" w:rsidRDefault="001630B2" w:rsidP="001630B2">
            <w:pPr>
              <w:rPr>
                <w:sz w:val="18"/>
                <w:szCs w:val="20"/>
              </w:rPr>
            </w:pPr>
            <w:r w:rsidRPr="005664F5">
              <w:rPr>
                <w:sz w:val="18"/>
                <w:szCs w:val="20"/>
              </w:rPr>
              <w:t>10=People from outside buying land and restricting access</w:t>
            </w:r>
          </w:p>
          <w:p w14:paraId="24A69CB7" w14:textId="77777777" w:rsidR="001630B2" w:rsidRPr="005664F5" w:rsidRDefault="001630B2" w:rsidP="001630B2">
            <w:pPr>
              <w:rPr>
                <w:sz w:val="18"/>
                <w:szCs w:val="20"/>
              </w:rPr>
            </w:pPr>
            <w:r w:rsidRPr="005664F5">
              <w:rPr>
                <w:sz w:val="18"/>
                <w:szCs w:val="20"/>
              </w:rPr>
              <w:t>11=State or local authorities restricting access</w:t>
            </w:r>
          </w:p>
          <w:p w14:paraId="26D6D639" w14:textId="77777777" w:rsidR="001630B2" w:rsidRPr="005664F5" w:rsidRDefault="001630B2" w:rsidP="001630B2">
            <w:pPr>
              <w:rPr>
                <w:sz w:val="18"/>
                <w:szCs w:val="20"/>
              </w:rPr>
            </w:pPr>
            <w:r w:rsidRPr="005664F5">
              <w:rPr>
                <w:sz w:val="18"/>
                <w:szCs w:val="20"/>
              </w:rPr>
              <w:t xml:space="preserve">12=Customary/community restrictions on access </w:t>
            </w:r>
          </w:p>
          <w:p w14:paraId="1AE515F6" w14:textId="77777777" w:rsidR="001630B2" w:rsidRPr="005664F5" w:rsidRDefault="001630B2" w:rsidP="001630B2">
            <w:pPr>
              <w:rPr>
                <w:sz w:val="18"/>
                <w:szCs w:val="20"/>
              </w:rPr>
            </w:pPr>
            <w:r w:rsidRPr="005664F5">
              <w:rPr>
                <w:sz w:val="18"/>
                <w:szCs w:val="20"/>
              </w:rPr>
              <w:t xml:space="preserve">13=Some other restriction in access, specify </w:t>
            </w:r>
          </w:p>
          <w:p w14:paraId="61883C42" w14:textId="77777777" w:rsidR="001630B2" w:rsidRPr="005664F5" w:rsidRDefault="001630B2" w:rsidP="001630B2">
            <w:pPr>
              <w:rPr>
                <w:sz w:val="18"/>
                <w:szCs w:val="20"/>
              </w:rPr>
            </w:pPr>
            <w:r w:rsidRPr="005664F5">
              <w:rPr>
                <w:sz w:val="18"/>
                <w:szCs w:val="20"/>
              </w:rPr>
              <w:t xml:space="preserve">14=Deteriorated roads/transport </w:t>
            </w:r>
          </w:p>
          <w:p w14:paraId="427C8B2A" w14:textId="77777777" w:rsidR="001630B2" w:rsidRPr="005664F5" w:rsidRDefault="001630B2" w:rsidP="001630B2">
            <w:pPr>
              <w:rPr>
                <w:sz w:val="18"/>
                <w:szCs w:val="20"/>
              </w:rPr>
            </w:pPr>
            <w:r w:rsidRPr="005664F5">
              <w:rPr>
                <w:sz w:val="18"/>
                <w:szCs w:val="20"/>
              </w:rPr>
              <w:t xml:space="preserve">15=Other reason for reduced access, specify </w:t>
            </w:r>
          </w:p>
        </w:tc>
      </w:tr>
    </w:tbl>
    <w:p w14:paraId="5B06EC72" w14:textId="77777777" w:rsidR="0078672B" w:rsidRDefault="0078672B" w:rsidP="00AC7CBE">
      <w:pPr>
        <w:spacing w:after="0" w:line="240" w:lineRule="auto"/>
        <w:contextualSpacing/>
        <w:rPr>
          <w:ins w:id="125" w:author="Aleta Haflett" w:date="2014-11-04T14:54:00Z"/>
          <w:rFonts w:eastAsia="Times New Roman" w:cs="Times New Roman"/>
          <w:b/>
          <w:bCs/>
          <w:color w:val="000000"/>
        </w:rPr>
      </w:pPr>
    </w:p>
    <w:p w14:paraId="2774FB74" w14:textId="77777777" w:rsidR="005664F5" w:rsidRDefault="005664F5" w:rsidP="00AC7CBE">
      <w:pPr>
        <w:spacing w:after="0" w:line="240" w:lineRule="auto"/>
        <w:contextualSpacing/>
        <w:rPr>
          <w:ins w:id="126" w:author="Aleta Haflett" w:date="2014-11-04T14:54:00Z"/>
          <w:rFonts w:eastAsia="Times New Roman" w:cs="Times New Roman"/>
          <w:b/>
          <w:bCs/>
          <w:color w:val="000000"/>
        </w:rPr>
      </w:pPr>
    </w:p>
    <w:p w14:paraId="2397F29D" w14:textId="77777777" w:rsidR="00C64836" w:rsidRDefault="00C64836" w:rsidP="00AC7CBE">
      <w:pPr>
        <w:spacing w:after="0" w:line="240" w:lineRule="auto"/>
        <w:contextualSpacing/>
        <w:rPr>
          <w:ins w:id="127" w:author="Aleta Haflett" w:date="2014-11-04T14:54:00Z"/>
          <w:rFonts w:eastAsia="Times New Roman" w:cs="Times New Roman"/>
          <w:b/>
          <w:bCs/>
          <w:color w:val="000000"/>
        </w:rPr>
      </w:pPr>
    </w:p>
    <w:p w14:paraId="78E6ADE5" w14:textId="2700D070" w:rsidR="005664F5" w:rsidRDefault="005664F5" w:rsidP="00AC7CBE">
      <w:pPr>
        <w:spacing w:after="0" w:line="240" w:lineRule="auto"/>
        <w:contextualSpacing/>
        <w:rPr>
          <w:ins w:id="128" w:author="Aleta Haflett" w:date="2014-11-04T14:54:00Z"/>
          <w:rFonts w:eastAsia="Times New Roman" w:cs="Times New Roman"/>
          <w:b/>
          <w:bCs/>
          <w:color w:val="000000"/>
        </w:rPr>
      </w:pPr>
      <w:ins w:id="129" w:author="Aleta Haflett" w:date="2014-11-04T14:54:00Z">
        <w:r>
          <w:rPr>
            <w:rFonts w:eastAsia="Times New Roman" w:cs="Times New Roman"/>
            <w:b/>
            <w:bCs/>
            <w:color w:val="000000"/>
          </w:rPr>
          <w:t xml:space="preserve">Section </w:t>
        </w:r>
      </w:ins>
      <w:r w:rsidR="001630B2">
        <w:rPr>
          <w:rFonts w:eastAsia="Times New Roman" w:cs="Times New Roman"/>
          <w:b/>
          <w:bCs/>
          <w:color w:val="000000"/>
        </w:rPr>
        <w:t>E</w:t>
      </w:r>
      <w:ins w:id="130" w:author="Aleta Haflett" w:date="2014-11-04T14:54:00Z">
        <w:r>
          <w:rPr>
            <w:rFonts w:eastAsia="Times New Roman" w:cs="Times New Roman"/>
            <w:b/>
            <w:bCs/>
            <w:color w:val="000000"/>
          </w:rPr>
          <w:t>:</w:t>
        </w:r>
      </w:ins>
      <w:ins w:id="131" w:author="Aleta Haflett" w:date="2014-11-04T15:06:00Z">
        <w:r w:rsidR="00C64836">
          <w:rPr>
            <w:rFonts w:eastAsia="Times New Roman" w:cs="Times New Roman"/>
            <w:b/>
            <w:bCs/>
            <w:color w:val="000000"/>
          </w:rPr>
          <w:t xml:space="preserve"> Forest Roster</w:t>
        </w:r>
      </w:ins>
      <w:r w:rsidR="001630B2">
        <w:rPr>
          <w:rFonts w:eastAsia="Times New Roman" w:cs="Times New Roman"/>
          <w:b/>
          <w:bCs/>
          <w:color w:val="000000"/>
        </w:rPr>
        <w:t xml:space="preserve">, continued </w:t>
      </w:r>
    </w:p>
    <w:p w14:paraId="33A9B8F7" w14:textId="77777777" w:rsidR="0078672B" w:rsidRDefault="0078672B" w:rsidP="00AC7CBE">
      <w:pPr>
        <w:spacing w:after="0" w:line="240" w:lineRule="auto"/>
        <w:contextualSpacing/>
        <w:rPr>
          <w:rFonts w:eastAsia="Times New Roman" w:cs="Times New Roman"/>
          <w:b/>
          <w:bCs/>
          <w:color w:val="000000"/>
        </w:rPr>
      </w:pPr>
    </w:p>
    <w:tbl>
      <w:tblPr>
        <w:tblStyle w:val="TableGrid"/>
        <w:tblW w:w="11065" w:type="dxa"/>
        <w:tblInd w:w="29" w:type="dxa"/>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2340"/>
        <w:gridCol w:w="2610"/>
      </w:tblGrid>
      <w:tr w:rsidR="0037128F" w:rsidRPr="00631E8D" w14:paraId="529FE1D7" w14:textId="77777777" w:rsidTr="00341470">
        <w:trPr>
          <w:trHeight w:val="20"/>
          <w:ins w:id="132" w:author="Aleta Haflett" w:date="2014-11-04T14:47:00Z"/>
        </w:trPr>
        <w:tc>
          <w:tcPr>
            <w:tcW w:w="715" w:type="dxa"/>
          </w:tcPr>
          <w:p w14:paraId="036F4A4A" w14:textId="77777777" w:rsidR="0037128F" w:rsidRPr="00AB041B" w:rsidRDefault="0037128F" w:rsidP="00D428AC">
            <w:pPr>
              <w:contextualSpacing/>
              <w:jc w:val="center"/>
              <w:rPr>
                <w:ins w:id="133" w:author="Aleta Haflett" w:date="2014-11-04T14:47:00Z"/>
                <w:b/>
                <w:sz w:val="20"/>
                <w:szCs w:val="20"/>
              </w:rPr>
            </w:pPr>
          </w:p>
        </w:tc>
        <w:tc>
          <w:tcPr>
            <w:tcW w:w="1045" w:type="dxa"/>
          </w:tcPr>
          <w:p w14:paraId="5F81B952" w14:textId="77777777" w:rsidR="0037128F" w:rsidRPr="00AB041B" w:rsidRDefault="0037128F" w:rsidP="00D428AC">
            <w:pPr>
              <w:contextualSpacing/>
              <w:jc w:val="center"/>
              <w:rPr>
                <w:ins w:id="134" w:author="Aleta Haflett" w:date="2014-11-04T14:47:00Z"/>
                <w:sz w:val="20"/>
                <w:szCs w:val="20"/>
              </w:rPr>
            </w:pPr>
          </w:p>
        </w:tc>
        <w:tc>
          <w:tcPr>
            <w:tcW w:w="1691" w:type="dxa"/>
          </w:tcPr>
          <w:p w14:paraId="0EAF60B9" w14:textId="31FE6958" w:rsidR="0037128F" w:rsidRPr="00AB041B" w:rsidRDefault="001630B2" w:rsidP="00D428AC">
            <w:pPr>
              <w:contextualSpacing/>
              <w:jc w:val="center"/>
              <w:rPr>
                <w:ins w:id="135" w:author="Aleta Haflett" w:date="2014-11-04T14:47:00Z"/>
                <w:rFonts w:ascii="Calibri" w:eastAsia="Calibri" w:hAnsi="Calibri" w:cs="Times New Roman"/>
                <w:sz w:val="20"/>
                <w:szCs w:val="20"/>
              </w:rPr>
            </w:pPr>
            <w:r>
              <w:rPr>
                <w:rFonts w:ascii="Calibri" w:eastAsia="Calibri" w:hAnsi="Calibri" w:cs="Times New Roman"/>
                <w:sz w:val="20"/>
                <w:szCs w:val="20"/>
              </w:rPr>
              <w:t>E.42</w:t>
            </w:r>
          </w:p>
        </w:tc>
        <w:tc>
          <w:tcPr>
            <w:tcW w:w="1224" w:type="dxa"/>
          </w:tcPr>
          <w:p w14:paraId="791E5C31" w14:textId="4A4CAE0A" w:rsidR="0037128F" w:rsidRPr="00AB041B" w:rsidRDefault="001630B2" w:rsidP="00D428AC">
            <w:pPr>
              <w:contextualSpacing/>
              <w:jc w:val="center"/>
              <w:rPr>
                <w:ins w:id="136" w:author="Aleta Haflett" w:date="2014-11-04T14:47:00Z"/>
                <w:rFonts w:ascii="Calibri" w:eastAsia="Calibri" w:hAnsi="Calibri" w:cs="Times New Roman"/>
                <w:sz w:val="20"/>
                <w:szCs w:val="20"/>
              </w:rPr>
            </w:pPr>
            <w:r>
              <w:rPr>
                <w:rFonts w:ascii="Calibri" w:eastAsia="Calibri" w:hAnsi="Calibri" w:cs="Times New Roman"/>
                <w:sz w:val="20"/>
                <w:szCs w:val="20"/>
              </w:rPr>
              <w:t>E.43</w:t>
            </w:r>
          </w:p>
        </w:tc>
        <w:tc>
          <w:tcPr>
            <w:tcW w:w="1440" w:type="dxa"/>
          </w:tcPr>
          <w:p w14:paraId="1CC3AC7A" w14:textId="660C8A4F" w:rsidR="0037128F" w:rsidRPr="00AB041B" w:rsidRDefault="001630B2" w:rsidP="00D428AC">
            <w:pPr>
              <w:contextualSpacing/>
              <w:jc w:val="center"/>
              <w:rPr>
                <w:ins w:id="137" w:author="Aleta Haflett" w:date="2014-11-04T14:47:00Z"/>
                <w:rFonts w:ascii="Calibri" w:eastAsia="Calibri" w:hAnsi="Calibri" w:cs="Arial"/>
                <w:sz w:val="20"/>
                <w:szCs w:val="20"/>
              </w:rPr>
            </w:pPr>
            <w:r>
              <w:rPr>
                <w:rFonts w:ascii="Calibri" w:eastAsia="Calibri" w:hAnsi="Calibri" w:cs="Arial"/>
                <w:sz w:val="20"/>
                <w:szCs w:val="20"/>
              </w:rPr>
              <w:t>E.44</w:t>
            </w:r>
          </w:p>
        </w:tc>
        <w:tc>
          <w:tcPr>
            <w:tcW w:w="2340" w:type="dxa"/>
          </w:tcPr>
          <w:p w14:paraId="19BC94B9" w14:textId="23900521" w:rsidR="0037128F" w:rsidRPr="00AB041B" w:rsidRDefault="001630B2" w:rsidP="00D428AC">
            <w:pPr>
              <w:contextualSpacing/>
              <w:jc w:val="center"/>
              <w:rPr>
                <w:ins w:id="138" w:author="Aleta Haflett" w:date="2014-11-04T14:47:00Z"/>
                <w:rFonts w:ascii="Calibri" w:eastAsia="Calibri" w:hAnsi="Calibri" w:cs="Arial"/>
                <w:sz w:val="20"/>
                <w:szCs w:val="20"/>
              </w:rPr>
            </w:pPr>
            <w:r>
              <w:rPr>
                <w:rFonts w:ascii="Calibri" w:eastAsia="Calibri" w:hAnsi="Calibri" w:cs="Arial"/>
                <w:sz w:val="20"/>
                <w:szCs w:val="20"/>
              </w:rPr>
              <w:t>E.45</w:t>
            </w:r>
          </w:p>
        </w:tc>
        <w:tc>
          <w:tcPr>
            <w:tcW w:w="2610" w:type="dxa"/>
          </w:tcPr>
          <w:p w14:paraId="72A22CDC" w14:textId="03564A0C" w:rsidR="0037128F" w:rsidRPr="00AB041B" w:rsidRDefault="001630B2" w:rsidP="00D428AC">
            <w:pPr>
              <w:contextualSpacing/>
              <w:jc w:val="center"/>
              <w:rPr>
                <w:ins w:id="139" w:author="Aleta Haflett" w:date="2014-11-04T14:47:00Z"/>
                <w:rFonts w:ascii="Calibri" w:eastAsia="Calibri" w:hAnsi="Calibri" w:cs="Arial"/>
                <w:sz w:val="20"/>
                <w:szCs w:val="20"/>
              </w:rPr>
            </w:pPr>
            <w:r>
              <w:rPr>
                <w:rFonts w:ascii="Calibri" w:eastAsia="Calibri" w:hAnsi="Calibri" w:cs="Arial"/>
                <w:sz w:val="20"/>
                <w:szCs w:val="20"/>
              </w:rPr>
              <w:t>E.46</w:t>
            </w:r>
          </w:p>
        </w:tc>
      </w:tr>
      <w:tr w:rsidR="0037128F" w:rsidRPr="00631E8D" w14:paraId="1A740089" w14:textId="77777777" w:rsidTr="00341470">
        <w:trPr>
          <w:trHeight w:val="20"/>
          <w:ins w:id="140" w:author="Aleta Haflett" w:date="2014-11-04T14:47:00Z"/>
        </w:trPr>
        <w:tc>
          <w:tcPr>
            <w:tcW w:w="715" w:type="dxa"/>
          </w:tcPr>
          <w:p w14:paraId="5AA7E0ED" w14:textId="77777777" w:rsidR="0037128F" w:rsidRPr="00AB041B" w:rsidRDefault="0037128F" w:rsidP="00D428AC">
            <w:pPr>
              <w:contextualSpacing/>
              <w:jc w:val="center"/>
              <w:rPr>
                <w:ins w:id="141" w:author="Aleta Haflett" w:date="2014-11-04T14:47:00Z"/>
                <w:b/>
                <w:sz w:val="20"/>
                <w:szCs w:val="20"/>
              </w:rPr>
            </w:pPr>
            <w:ins w:id="142" w:author="Aleta Haflett" w:date="2014-11-04T14:47:00Z">
              <w:r w:rsidRPr="00AB041B">
                <w:rPr>
                  <w:b/>
                  <w:sz w:val="20"/>
                  <w:szCs w:val="20"/>
                </w:rPr>
                <w:t>Forest</w:t>
              </w:r>
            </w:ins>
          </w:p>
          <w:p w14:paraId="756CCC8B" w14:textId="77777777" w:rsidR="0037128F" w:rsidRPr="00AB041B" w:rsidRDefault="0037128F" w:rsidP="00D428AC">
            <w:pPr>
              <w:contextualSpacing/>
              <w:jc w:val="center"/>
              <w:rPr>
                <w:ins w:id="143" w:author="Aleta Haflett" w:date="2014-11-04T14:47:00Z"/>
                <w:b/>
                <w:sz w:val="20"/>
                <w:szCs w:val="20"/>
              </w:rPr>
            </w:pPr>
            <w:ins w:id="144" w:author="Aleta Haflett" w:date="2014-11-04T14:47:00Z">
              <w:r w:rsidRPr="00AB041B">
                <w:rPr>
                  <w:b/>
                  <w:sz w:val="20"/>
                  <w:szCs w:val="20"/>
                </w:rPr>
                <w:t>code</w:t>
              </w:r>
            </w:ins>
          </w:p>
        </w:tc>
        <w:tc>
          <w:tcPr>
            <w:tcW w:w="1045" w:type="dxa"/>
          </w:tcPr>
          <w:p w14:paraId="69EFF8A3" w14:textId="77777777" w:rsidR="0037128F" w:rsidRPr="00AB041B" w:rsidRDefault="0037128F" w:rsidP="00D428AC">
            <w:pPr>
              <w:contextualSpacing/>
              <w:rPr>
                <w:ins w:id="145" w:author="Aleta Haflett" w:date="2014-11-04T14:47:00Z"/>
                <w:sz w:val="20"/>
                <w:szCs w:val="20"/>
              </w:rPr>
            </w:pPr>
            <w:ins w:id="146" w:author="Aleta Haflett" w:date="2014-11-04T14:47:00Z">
              <w:r w:rsidRPr="00AB041B">
                <w:rPr>
                  <w:sz w:val="20"/>
                  <w:szCs w:val="20"/>
                </w:rPr>
                <w:t>Name of the forest</w:t>
              </w:r>
            </w:ins>
          </w:p>
        </w:tc>
        <w:tc>
          <w:tcPr>
            <w:tcW w:w="1691" w:type="dxa"/>
          </w:tcPr>
          <w:p w14:paraId="36228711" w14:textId="7640B56A" w:rsidR="0037128F" w:rsidRPr="00AB041B" w:rsidRDefault="0037128F" w:rsidP="00D428AC">
            <w:pPr>
              <w:contextualSpacing/>
              <w:rPr>
                <w:ins w:id="147" w:author="Aleta Haflett" w:date="2014-11-04T14:47:00Z"/>
                <w:rFonts w:ascii="Calibri" w:eastAsia="Calibri" w:hAnsi="Calibri" w:cs="Times New Roman"/>
                <w:sz w:val="20"/>
                <w:szCs w:val="20"/>
              </w:rPr>
            </w:pPr>
            <w:ins w:id="148" w:author="Aleta Haflett" w:date="2014-11-04T14:47:00Z">
              <w:r w:rsidRPr="00AB041B">
                <w:rPr>
                  <w:rFonts w:ascii="Calibri" w:eastAsia="Calibri" w:hAnsi="Calibri" w:cs="Times New Roman"/>
                  <w:sz w:val="20"/>
                  <w:szCs w:val="20"/>
                </w:rPr>
                <w:t>Do you need a permit to collect wood or non-wood forest products?</w:t>
              </w:r>
            </w:ins>
          </w:p>
          <w:p w14:paraId="65A468B2" w14:textId="77777777" w:rsidR="0037128F" w:rsidRPr="00AB041B" w:rsidRDefault="0037128F" w:rsidP="00D428AC">
            <w:pPr>
              <w:contextualSpacing/>
              <w:rPr>
                <w:ins w:id="149" w:author="Aleta Haflett" w:date="2014-11-04T14:47:00Z"/>
                <w:rFonts w:ascii="Calibri" w:eastAsia="Calibri" w:hAnsi="Calibri" w:cs="Times New Roman"/>
                <w:sz w:val="20"/>
                <w:szCs w:val="20"/>
              </w:rPr>
            </w:pPr>
            <w:ins w:id="150" w:author="Aleta Haflett" w:date="2014-11-04T14:47:00Z">
              <w:r w:rsidRPr="00AB041B">
                <w:rPr>
                  <w:rFonts w:ascii="Calibri" w:eastAsia="Calibri" w:hAnsi="Calibri" w:cs="Times New Roman"/>
                  <w:sz w:val="20"/>
                  <w:szCs w:val="20"/>
                </w:rPr>
                <w:t>1=Yes</w:t>
              </w:r>
            </w:ins>
          </w:p>
          <w:p w14:paraId="6F51667A" w14:textId="77777777" w:rsidR="0037128F" w:rsidRPr="00AB041B" w:rsidRDefault="0037128F" w:rsidP="00D428AC">
            <w:pPr>
              <w:contextualSpacing/>
              <w:rPr>
                <w:ins w:id="151" w:author="Aleta Haflett" w:date="2014-11-04T14:47:00Z"/>
                <w:rFonts w:ascii="Calibri" w:eastAsia="Calibri" w:hAnsi="Calibri" w:cs="Times New Roman"/>
                <w:sz w:val="20"/>
                <w:szCs w:val="20"/>
              </w:rPr>
            </w:pPr>
            <w:ins w:id="152" w:author="Aleta Haflett" w:date="2014-11-04T14:47:00Z">
              <w:r w:rsidRPr="00AB041B">
                <w:rPr>
                  <w:rFonts w:ascii="Calibri" w:eastAsia="Calibri" w:hAnsi="Calibri" w:cs="Times New Roman"/>
                  <w:sz w:val="20"/>
                  <w:szCs w:val="20"/>
                </w:rPr>
                <w:t>2=Yes, for some products</w:t>
              </w:r>
            </w:ins>
          </w:p>
          <w:p w14:paraId="20D55327" w14:textId="77777777" w:rsidR="0037128F" w:rsidRPr="00AB041B" w:rsidRDefault="0037128F" w:rsidP="00D428AC">
            <w:pPr>
              <w:contextualSpacing/>
              <w:rPr>
                <w:ins w:id="153" w:author="Aleta Haflett" w:date="2014-11-04T14:47:00Z"/>
                <w:rFonts w:ascii="Calibri" w:eastAsia="Calibri" w:hAnsi="Calibri" w:cs="Times New Roman"/>
                <w:sz w:val="20"/>
                <w:szCs w:val="20"/>
              </w:rPr>
            </w:pPr>
            <w:ins w:id="154" w:author="Aleta Haflett" w:date="2014-11-04T14:47:00Z">
              <w:r w:rsidRPr="00AB041B">
                <w:rPr>
                  <w:rFonts w:ascii="Calibri" w:eastAsia="Calibri" w:hAnsi="Calibri" w:cs="Times New Roman"/>
                  <w:sz w:val="20"/>
                  <w:szCs w:val="20"/>
                </w:rPr>
                <w:t>3=No</w:t>
              </w:r>
            </w:ins>
          </w:p>
          <w:p w14:paraId="32E3CA52" w14:textId="77777777" w:rsidR="0037128F" w:rsidRPr="00AB041B" w:rsidRDefault="0037128F" w:rsidP="00D428AC">
            <w:pPr>
              <w:contextualSpacing/>
              <w:rPr>
                <w:ins w:id="155" w:author="Aleta Haflett" w:date="2014-11-04T14:47:00Z"/>
                <w:rFonts w:ascii="Calibri" w:eastAsia="Calibri" w:hAnsi="Calibri" w:cs="Times New Roman"/>
                <w:sz w:val="20"/>
                <w:szCs w:val="20"/>
              </w:rPr>
            </w:pPr>
            <w:ins w:id="156" w:author="Aleta Haflett" w:date="2014-11-04T14:47:00Z">
              <w:r w:rsidRPr="00AB041B">
                <w:rPr>
                  <w:rFonts w:ascii="Calibri" w:eastAsia="Calibri" w:hAnsi="Calibri" w:cs="Times New Roman"/>
                  <w:sz w:val="20"/>
                  <w:szCs w:val="20"/>
                </w:rPr>
                <w:t>888=Don’t know</w:t>
              </w:r>
            </w:ins>
          </w:p>
          <w:p w14:paraId="67D58CBF" w14:textId="77777777" w:rsidR="0037128F" w:rsidRPr="00AB041B" w:rsidRDefault="0037128F" w:rsidP="00D428AC">
            <w:pPr>
              <w:contextualSpacing/>
              <w:rPr>
                <w:ins w:id="157" w:author="Aleta Haflett" w:date="2014-11-04T14:47:00Z"/>
                <w:sz w:val="20"/>
                <w:szCs w:val="20"/>
              </w:rPr>
            </w:pPr>
          </w:p>
        </w:tc>
        <w:tc>
          <w:tcPr>
            <w:tcW w:w="1224" w:type="dxa"/>
          </w:tcPr>
          <w:p w14:paraId="068556E1" w14:textId="77777777" w:rsidR="0037128F" w:rsidRPr="00AB041B" w:rsidRDefault="0037128F" w:rsidP="00D428AC">
            <w:pPr>
              <w:contextualSpacing/>
              <w:rPr>
                <w:ins w:id="158" w:author="Aleta Haflett" w:date="2014-11-04T14:47:00Z"/>
                <w:sz w:val="20"/>
                <w:szCs w:val="20"/>
              </w:rPr>
            </w:pPr>
            <w:ins w:id="159" w:author="Aleta Haflett" w:date="2014-11-04T14:47:00Z">
              <w:r w:rsidRPr="00AB041B">
                <w:rPr>
                  <w:rFonts w:ascii="Calibri" w:eastAsia="Calibri" w:hAnsi="Calibri" w:cs="Times New Roman"/>
                  <w:sz w:val="20"/>
                  <w:szCs w:val="20"/>
                </w:rPr>
                <w:t>In your opinion, is the permit granting process open and transparent?</w:t>
              </w:r>
            </w:ins>
          </w:p>
        </w:tc>
        <w:tc>
          <w:tcPr>
            <w:tcW w:w="1440" w:type="dxa"/>
          </w:tcPr>
          <w:p w14:paraId="4462A0E6" w14:textId="77777777" w:rsidR="0037128F" w:rsidRPr="00AB041B" w:rsidRDefault="0037128F" w:rsidP="00D428AC">
            <w:pPr>
              <w:contextualSpacing/>
              <w:rPr>
                <w:ins w:id="160" w:author="Aleta Haflett" w:date="2014-11-04T14:47:00Z"/>
                <w:sz w:val="20"/>
                <w:szCs w:val="20"/>
              </w:rPr>
            </w:pPr>
            <w:ins w:id="161" w:author="Aleta Haflett" w:date="2014-11-04T14:47:00Z">
              <w:r w:rsidRPr="00AB041B">
                <w:rPr>
                  <w:rFonts w:ascii="Calibri" w:eastAsia="Calibri" w:hAnsi="Calibri" w:cs="Arial"/>
                  <w:sz w:val="20"/>
                  <w:szCs w:val="20"/>
                </w:rPr>
                <w:t>Are there now more/less different wood and non-wood forest products available in</w:t>
              </w:r>
              <w:r>
                <w:rPr>
                  <w:rFonts w:ascii="Calibri" w:eastAsia="Calibri" w:hAnsi="Calibri" w:cs="Arial"/>
                  <w:sz w:val="20"/>
                  <w:szCs w:val="20"/>
                </w:rPr>
                <w:t xml:space="preserve"> that forest/wooded area than 3</w:t>
              </w:r>
              <w:r w:rsidRPr="00AB041B">
                <w:rPr>
                  <w:rFonts w:ascii="Calibri" w:eastAsia="Calibri" w:hAnsi="Calibri" w:cs="Arial"/>
                  <w:sz w:val="20"/>
                  <w:szCs w:val="20"/>
                </w:rPr>
                <w:t xml:space="preserve"> years ago? </w:t>
              </w:r>
            </w:ins>
          </w:p>
        </w:tc>
        <w:tc>
          <w:tcPr>
            <w:tcW w:w="2340" w:type="dxa"/>
          </w:tcPr>
          <w:p w14:paraId="16C36303" w14:textId="3A8B6FBE" w:rsidR="00D91E9E" w:rsidRDefault="00D91E9E" w:rsidP="00D91E9E">
            <w:pPr>
              <w:contextualSpacing/>
              <w:rPr>
                <w:rFonts w:ascii="Calibri" w:eastAsia="Calibri" w:hAnsi="Calibri" w:cs="Arial"/>
                <w:sz w:val="20"/>
                <w:szCs w:val="20"/>
              </w:rPr>
            </w:pPr>
            <w:r>
              <w:rPr>
                <w:rFonts w:ascii="Calibri" w:eastAsia="Calibri" w:hAnsi="Calibri" w:cs="Arial"/>
                <w:sz w:val="20"/>
                <w:szCs w:val="20"/>
              </w:rPr>
              <w:t>Over the past year (or three?), h</w:t>
            </w:r>
            <w:bookmarkStart w:id="162" w:name="_GoBack"/>
            <w:bookmarkEnd w:id="162"/>
            <w:r>
              <w:rPr>
                <w:rFonts w:ascii="Calibri" w:eastAsia="Calibri" w:hAnsi="Calibri" w:cs="Arial"/>
                <w:sz w:val="20"/>
                <w:szCs w:val="20"/>
              </w:rPr>
              <w:t>ow much</w:t>
            </w:r>
            <w:ins w:id="163" w:author="Aleta Haflett" w:date="2014-11-04T14:47:00Z">
              <w:r w:rsidR="0037128F" w:rsidRPr="00AB041B">
                <w:rPr>
                  <w:rFonts w:ascii="Calibri" w:eastAsia="Calibri" w:hAnsi="Calibri" w:cs="Arial"/>
                  <w:sz w:val="20"/>
                  <w:szCs w:val="20"/>
                </w:rPr>
                <w:t xml:space="preserve"> new crop land </w:t>
              </w:r>
            </w:ins>
            <w:r>
              <w:rPr>
                <w:rFonts w:ascii="Calibri" w:eastAsia="Calibri" w:hAnsi="Calibri" w:cs="Arial"/>
                <w:sz w:val="20"/>
                <w:szCs w:val="20"/>
              </w:rPr>
              <w:t xml:space="preserve">has been opened up in this forest? </w:t>
            </w:r>
            <w:ins w:id="164" w:author="Aleta Haflett" w:date="2014-11-04T14:47:00Z">
              <w:r w:rsidR="0037128F" w:rsidRPr="00AB041B">
                <w:rPr>
                  <w:rFonts w:ascii="Calibri" w:eastAsia="Calibri" w:hAnsi="Calibri" w:cs="Arial"/>
                  <w:sz w:val="20"/>
                  <w:szCs w:val="20"/>
                </w:rPr>
                <w:t xml:space="preserve"> </w:t>
              </w:r>
            </w:ins>
          </w:p>
          <w:p w14:paraId="248B1F15" w14:textId="77777777" w:rsidR="00D91E9E" w:rsidRDefault="00D91E9E" w:rsidP="00D91E9E">
            <w:pPr>
              <w:contextualSpacing/>
              <w:rPr>
                <w:rFonts w:ascii="Calibri" w:eastAsia="Calibri" w:hAnsi="Calibri" w:cs="Arial"/>
                <w:sz w:val="20"/>
                <w:szCs w:val="20"/>
              </w:rPr>
            </w:pPr>
          </w:p>
          <w:p w14:paraId="08342A1F" w14:textId="5440914C" w:rsidR="00D91E9E" w:rsidRPr="00AB041B" w:rsidRDefault="00D91E9E" w:rsidP="00D91E9E">
            <w:pPr>
              <w:contextualSpacing/>
              <w:rPr>
                <w:rFonts w:ascii="Calibri" w:eastAsia="Calibri" w:hAnsi="Calibri" w:cs="Arial"/>
                <w:sz w:val="20"/>
                <w:szCs w:val="20"/>
              </w:rPr>
            </w:pPr>
            <w:r>
              <w:rPr>
                <w:rFonts w:ascii="Calibri" w:eastAsia="Calibri" w:hAnsi="Calibri" w:cs="Arial"/>
                <w:sz w:val="20"/>
                <w:szCs w:val="20"/>
              </w:rPr>
              <w:t xml:space="preserve">Unit? </w:t>
            </w:r>
          </w:p>
          <w:p w14:paraId="1BB4F475" w14:textId="3524BC56" w:rsidR="0037128F" w:rsidRPr="00AB041B" w:rsidRDefault="0037128F" w:rsidP="00D428AC">
            <w:pPr>
              <w:contextualSpacing/>
              <w:rPr>
                <w:ins w:id="165" w:author="Aleta Haflett" w:date="2014-11-04T14:47:00Z"/>
                <w:rFonts w:ascii="Calibri" w:eastAsia="Calibri" w:hAnsi="Calibri" w:cs="Arial"/>
                <w:sz w:val="20"/>
                <w:szCs w:val="20"/>
              </w:rPr>
            </w:pPr>
          </w:p>
        </w:tc>
        <w:tc>
          <w:tcPr>
            <w:tcW w:w="2610" w:type="dxa"/>
          </w:tcPr>
          <w:p w14:paraId="0812F3C4" w14:textId="527A485B" w:rsidR="0037128F" w:rsidRPr="00AB041B" w:rsidRDefault="00D91E9E" w:rsidP="00D428AC">
            <w:pPr>
              <w:contextualSpacing/>
              <w:rPr>
                <w:ins w:id="166" w:author="Aleta Haflett" w:date="2014-11-04T14:47:00Z"/>
                <w:rFonts w:ascii="Calibri" w:eastAsia="Calibri" w:hAnsi="Calibri" w:cs="Arial"/>
                <w:sz w:val="20"/>
                <w:szCs w:val="20"/>
              </w:rPr>
            </w:pPr>
            <w:r>
              <w:rPr>
                <w:rFonts w:ascii="Calibri" w:eastAsia="Calibri" w:hAnsi="Calibri" w:cs="Arial"/>
                <w:sz w:val="20"/>
                <w:szCs w:val="20"/>
              </w:rPr>
              <w:t>Who do people need to get permission from in order</w:t>
            </w:r>
            <w:ins w:id="167" w:author="Aleta Haflett" w:date="2014-11-04T14:47:00Z">
              <w:r w:rsidR="0037128F" w:rsidRPr="00AB041B">
                <w:rPr>
                  <w:rFonts w:ascii="Calibri" w:eastAsia="Calibri" w:hAnsi="Calibri" w:cs="Arial"/>
                  <w:sz w:val="20"/>
                  <w:szCs w:val="20"/>
                </w:rPr>
                <w:t xml:space="preserve"> to open up new land?</w:t>
              </w:r>
            </w:ins>
          </w:p>
          <w:p w14:paraId="5A1E4FB6" w14:textId="284E5B17" w:rsidR="0037128F" w:rsidRPr="00AB041B" w:rsidRDefault="0037128F" w:rsidP="00D428AC">
            <w:pPr>
              <w:contextualSpacing/>
              <w:rPr>
                <w:ins w:id="168" w:author="Aleta Haflett" w:date="2014-11-04T14:47:00Z"/>
                <w:rFonts w:ascii="Calibri" w:eastAsia="Calibri" w:hAnsi="Calibri" w:cs="Arial"/>
                <w:sz w:val="20"/>
                <w:szCs w:val="20"/>
              </w:rPr>
            </w:pPr>
            <w:ins w:id="169" w:author="Aleta Haflett" w:date="2014-11-04T14:47:00Z">
              <w:r w:rsidRPr="00AB041B">
                <w:rPr>
                  <w:rFonts w:ascii="Calibri" w:eastAsia="Calibri" w:hAnsi="Calibri" w:cs="Arial"/>
                  <w:sz w:val="20"/>
                  <w:szCs w:val="20"/>
                </w:rPr>
                <w:t>1=</w:t>
              </w:r>
            </w:ins>
            <w:r w:rsidR="00D91E9E">
              <w:rPr>
                <w:rFonts w:ascii="Calibri" w:eastAsia="Calibri" w:hAnsi="Calibri" w:cs="Arial"/>
                <w:sz w:val="20"/>
                <w:szCs w:val="20"/>
              </w:rPr>
              <w:t>F</w:t>
            </w:r>
            <w:ins w:id="170" w:author="Aleta Haflett" w:date="2014-11-04T14:47:00Z">
              <w:r w:rsidRPr="00AB041B">
                <w:rPr>
                  <w:rFonts w:ascii="Calibri" w:eastAsia="Calibri" w:hAnsi="Calibri" w:cs="Arial"/>
                  <w:sz w:val="20"/>
                  <w:szCs w:val="20"/>
                </w:rPr>
                <w:t>rom customary chief</w:t>
              </w:r>
            </w:ins>
          </w:p>
          <w:p w14:paraId="57E4EB15" w14:textId="305523A0" w:rsidR="0037128F" w:rsidRPr="00AB041B" w:rsidRDefault="0037128F" w:rsidP="00D428AC">
            <w:pPr>
              <w:contextualSpacing/>
              <w:rPr>
                <w:ins w:id="171" w:author="Aleta Haflett" w:date="2014-11-04T14:47:00Z"/>
                <w:rFonts w:ascii="Calibri" w:eastAsia="Calibri" w:hAnsi="Calibri" w:cs="Arial"/>
                <w:sz w:val="20"/>
                <w:szCs w:val="20"/>
              </w:rPr>
            </w:pPr>
            <w:ins w:id="172" w:author="Aleta Haflett" w:date="2014-11-04T14:47:00Z">
              <w:r w:rsidRPr="00AB041B">
                <w:rPr>
                  <w:rFonts w:ascii="Calibri" w:eastAsia="Calibri" w:hAnsi="Calibri" w:cs="Arial"/>
                  <w:sz w:val="20"/>
                  <w:szCs w:val="20"/>
                </w:rPr>
                <w:t>2=</w:t>
              </w:r>
            </w:ins>
            <w:r w:rsidR="00D91E9E">
              <w:rPr>
                <w:rFonts w:ascii="Calibri" w:eastAsia="Calibri" w:hAnsi="Calibri" w:cs="Arial"/>
                <w:sz w:val="20"/>
                <w:szCs w:val="20"/>
              </w:rPr>
              <w:t>F</w:t>
            </w:r>
            <w:ins w:id="173" w:author="Aleta Haflett" w:date="2014-11-04T14:47:00Z">
              <w:r w:rsidRPr="00AB041B">
                <w:rPr>
                  <w:rFonts w:ascii="Calibri" w:eastAsia="Calibri" w:hAnsi="Calibri" w:cs="Arial"/>
                  <w:sz w:val="20"/>
                  <w:szCs w:val="20"/>
                </w:rPr>
                <w:t xml:space="preserve">rom state authority </w:t>
              </w:r>
            </w:ins>
          </w:p>
          <w:p w14:paraId="041B6909" w14:textId="62E18880" w:rsidR="0037128F" w:rsidRPr="00AB041B" w:rsidRDefault="0037128F" w:rsidP="00D428AC">
            <w:pPr>
              <w:contextualSpacing/>
              <w:rPr>
                <w:ins w:id="174" w:author="Aleta Haflett" w:date="2014-11-04T14:47:00Z"/>
                <w:rFonts w:ascii="Calibri" w:eastAsia="Calibri" w:hAnsi="Calibri" w:cs="Arial"/>
                <w:sz w:val="20"/>
                <w:szCs w:val="20"/>
              </w:rPr>
            </w:pPr>
            <w:ins w:id="175" w:author="Aleta Haflett" w:date="2014-11-04T14:47:00Z">
              <w:r w:rsidRPr="00AB041B">
                <w:rPr>
                  <w:rFonts w:ascii="Calibri" w:eastAsia="Calibri" w:hAnsi="Calibri" w:cs="Arial"/>
                  <w:sz w:val="20"/>
                  <w:szCs w:val="20"/>
                </w:rPr>
                <w:t>3</w:t>
              </w:r>
            </w:ins>
            <w:r w:rsidR="00D91E9E">
              <w:rPr>
                <w:rFonts w:ascii="Calibri" w:eastAsia="Calibri" w:hAnsi="Calibri" w:cs="Arial"/>
                <w:sz w:val="20"/>
                <w:szCs w:val="20"/>
              </w:rPr>
              <w:t>=F</w:t>
            </w:r>
            <w:ins w:id="176" w:author="Aleta Haflett" w:date="2014-11-04T14:47:00Z">
              <w:r w:rsidRPr="00AB041B">
                <w:rPr>
                  <w:rFonts w:ascii="Calibri" w:eastAsia="Calibri" w:hAnsi="Calibri" w:cs="Arial"/>
                  <w:sz w:val="20"/>
                  <w:szCs w:val="20"/>
                </w:rPr>
                <w:t>rom elsewhere</w:t>
              </w:r>
            </w:ins>
          </w:p>
          <w:p w14:paraId="2A994108" w14:textId="013E8326" w:rsidR="0037128F" w:rsidRPr="00AB041B" w:rsidRDefault="0037128F" w:rsidP="00D428AC">
            <w:pPr>
              <w:contextualSpacing/>
              <w:rPr>
                <w:ins w:id="177" w:author="Aleta Haflett" w:date="2014-11-04T14:47:00Z"/>
                <w:rFonts w:ascii="Calibri" w:eastAsia="Calibri" w:hAnsi="Calibri" w:cs="Arial"/>
                <w:sz w:val="20"/>
                <w:szCs w:val="20"/>
              </w:rPr>
            </w:pPr>
            <w:ins w:id="178" w:author="Aleta Haflett" w:date="2014-11-04T14:47:00Z">
              <w:r w:rsidRPr="00AB041B">
                <w:rPr>
                  <w:rFonts w:ascii="Calibri" w:eastAsia="Calibri" w:hAnsi="Calibri" w:cs="Arial"/>
                  <w:sz w:val="20"/>
                  <w:szCs w:val="20"/>
                </w:rPr>
                <w:t>4=No</w:t>
              </w:r>
            </w:ins>
            <w:r w:rsidR="00D91E9E">
              <w:rPr>
                <w:rFonts w:ascii="Calibri" w:eastAsia="Calibri" w:hAnsi="Calibri" w:cs="Arial"/>
                <w:sz w:val="20"/>
                <w:szCs w:val="20"/>
              </w:rPr>
              <w:t>where</w:t>
            </w:r>
            <w:ins w:id="179" w:author="Aleta Haflett" w:date="2014-11-04T14:47:00Z">
              <w:r w:rsidRPr="00AB041B">
                <w:rPr>
                  <w:rFonts w:ascii="Calibri" w:eastAsia="Calibri" w:hAnsi="Calibri" w:cs="Arial"/>
                  <w:sz w:val="20"/>
                  <w:szCs w:val="20"/>
                </w:rPr>
                <w:t>, permission is usually not requested and land is opened up on informal basis</w:t>
              </w:r>
            </w:ins>
          </w:p>
          <w:p w14:paraId="5460A3AD" w14:textId="77777777" w:rsidR="0037128F" w:rsidRPr="00AB041B" w:rsidRDefault="0037128F" w:rsidP="00D428AC">
            <w:pPr>
              <w:contextualSpacing/>
              <w:rPr>
                <w:ins w:id="180" w:author="Aleta Haflett" w:date="2014-11-04T14:47:00Z"/>
                <w:sz w:val="20"/>
                <w:szCs w:val="20"/>
              </w:rPr>
            </w:pPr>
            <w:ins w:id="181" w:author="Aleta Haflett" w:date="2014-11-04T14:47:00Z">
              <w:r w:rsidRPr="00AB041B">
                <w:rPr>
                  <w:rFonts w:ascii="Calibri" w:eastAsia="Calibri" w:hAnsi="Calibri" w:cs="Arial"/>
                  <w:sz w:val="20"/>
                  <w:szCs w:val="20"/>
                </w:rPr>
                <w:t>97=Other</w:t>
              </w:r>
            </w:ins>
          </w:p>
        </w:tc>
      </w:tr>
      <w:tr w:rsidR="0037128F" w:rsidRPr="00943A99" w14:paraId="45B0993A" w14:textId="77777777" w:rsidTr="00341470">
        <w:trPr>
          <w:trHeight w:val="20"/>
          <w:ins w:id="182" w:author="Aleta Haflett" w:date="2014-11-04T14:47:00Z"/>
        </w:trPr>
        <w:tc>
          <w:tcPr>
            <w:tcW w:w="715" w:type="dxa"/>
          </w:tcPr>
          <w:p w14:paraId="6F4555B1" w14:textId="77777777" w:rsidR="0037128F" w:rsidRDefault="0037128F" w:rsidP="00D428AC">
            <w:pPr>
              <w:contextualSpacing/>
              <w:jc w:val="center"/>
              <w:rPr>
                <w:ins w:id="183" w:author="Aleta Haflett" w:date="2014-11-04T14:47:00Z"/>
                <w:b/>
              </w:rPr>
            </w:pPr>
          </w:p>
        </w:tc>
        <w:tc>
          <w:tcPr>
            <w:tcW w:w="1045" w:type="dxa"/>
          </w:tcPr>
          <w:p w14:paraId="51F563E8" w14:textId="77777777" w:rsidR="0037128F" w:rsidRPr="00943A99" w:rsidRDefault="0037128F" w:rsidP="00D428AC">
            <w:pPr>
              <w:contextualSpacing/>
              <w:jc w:val="center"/>
              <w:rPr>
                <w:ins w:id="184" w:author="Aleta Haflett" w:date="2014-11-04T14:47:00Z"/>
              </w:rPr>
            </w:pPr>
          </w:p>
        </w:tc>
        <w:tc>
          <w:tcPr>
            <w:tcW w:w="1691" w:type="dxa"/>
          </w:tcPr>
          <w:p w14:paraId="4E0697D1" w14:textId="63B61C12" w:rsidR="0037128F" w:rsidRPr="00943A99" w:rsidRDefault="0037128F" w:rsidP="00D428AC">
            <w:pPr>
              <w:contextualSpacing/>
              <w:jc w:val="center"/>
              <w:rPr>
                <w:ins w:id="185" w:author="Aleta Haflett" w:date="2014-11-04T14:47:00Z"/>
              </w:rPr>
            </w:pPr>
          </w:p>
        </w:tc>
        <w:tc>
          <w:tcPr>
            <w:tcW w:w="1224" w:type="dxa"/>
          </w:tcPr>
          <w:p w14:paraId="6DFB1346" w14:textId="77777777" w:rsidR="0037128F" w:rsidRPr="00943A99" w:rsidRDefault="0037128F" w:rsidP="00D428AC">
            <w:pPr>
              <w:contextualSpacing/>
              <w:jc w:val="center"/>
              <w:rPr>
                <w:ins w:id="186" w:author="Aleta Haflett" w:date="2014-11-04T14:47:00Z"/>
              </w:rPr>
            </w:pPr>
          </w:p>
        </w:tc>
        <w:tc>
          <w:tcPr>
            <w:tcW w:w="1440" w:type="dxa"/>
          </w:tcPr>
          <w:p w14:paraId="541F6947" w14:textId="77777777" w:rsidR="0037128F" w:rsidRPr="00943A99" w:rsidRDefault="0037128F" w:rsidP="00D428AC">
            <w:pPr>
              <w:contextualSpacing/>
              <w:jc w:val="center"/>
              <w:rPr>
                <w:ins w:id="187" w:author="Aleta Haflett" w:date="2014-11-04T14:47:00Z"/>
              </w:rPr>
            </w:pPr>
          </w:p>
        </w:tc>
        <w:tc>
          <w:tcPr>
            <w:tcW w:w="2340" w:type="dxa"/>
          </w:tcPr>
          <w:p w14:paraId="5416A494" w14:textId="771D87F0" w:rsidR="0037128F" w:rsidRPr="00943A99" w:rsidRDefault="0037128F" w:rsidP="00D428AC">
            <w:pPr>
              <w:contextualSpacing/>
              <w:jc w:val="center"/>
              <w:rPr>
                <w:ins w:id="188" w:author="Aleta Haflett" w:date="2014-11-04T14:47:00Z"/>
              </w:rPr>
            </w:pPr>
          </w:p>
        </w:tc>
        <w:tc>
          <w:tcPr>
            <w:tcW w:w="2610" w:type="dxa"/>
          </w:tcPr>
          <w:p w14:paraId="03B4AF2A" w14:textId="77777777" w:rsidR="0037128F" w:rsidRPr="00943A99" w:rsidRDefault="0037128F" w:rsidP="00D428AC">
            <w:pPr>
              <w:contextualSpacing/>
              <w:jc w:val="center"/>
              <w:rPr>
                <w:ins w:id="189" w:author="Aleta Haflett" w:date="2014-11-04T14:47:00Z"/>
              </w:rPr>
            </w:pPr>
          </w:p>
        </w:tc>
      </w:tr>
      <w:tr w:rsidR="0037128F" w:rsidRPr="00943A99" w14:paraId="2FB2CF71" w14:textId="77777777" w:rsidTr="00341470">
        <w:trPr>
          <w:trHeight w:val="20"/>
          <w:ins w:id="190" w:author="Aleta Haflett" w:date="2014-11-04T14:47:00Z"/>
        </w:trPr>
        <w:tc>
          <w:tcPr>
            <w:tcW w:w="715" w:type="dxa"/>
          </w:tcPr>
          <w:p w14:paraId="22F31E0A" w14:textId="77777777" w:rsidR="0037128F" w:rsidRDefault="0037128F" w:rsidP="00D428AC">
            <w:pPr>
              <w:contextualSpacing/>
              <w:jc w:val="center"/>
              <w:rPr>
                <w:ins w:id="191" w:author="Aleta Haflett" w:date="2014-11-04T14:47:00Z"/>
                <w:b/>
              </w:rPr>
            </w:pPr>
            <w:ins w:id="192" w:author="Aleta Haflett" w:date="2014-11-04T14:47:00Z">
              <w:r>
                <w:rPr>
                  <w:b/>
                </w:rPr>
                <w:t>1</w:t>
              </w:r>
            </w:ins>
          </w:p>
        </w:tc>
        <w:tc>
          <w:tcPr>
            <w:tcW w:w="1045" w:type="dxa"/>
          </w:tcPr>
          <w:p w14:paraId="63D4228C" w14:textId="77777777" w:rsidR="0037128F" w:rsidRPr="00943A99" w:rsidRDefault="0037128F" w:rsidP="00D428AC">
            <w:pPr>
              <w:contextualSpacing/>
              <w:jc w:val="center"/>
              <w:rPr>
                <w:ins w:id="193" w:author="Aleta Haflett" w:date="2014-11-04T14:47:00Z"/>
              </w:rPr>
            </w:pPr>
          </w:p>
        </w:tc>
        <w:tc>
          <w:tcPr>
            <w:tcW w:w="1691" w:type="dxa"/>
          </w:tcPr>
          <w:p w14:paraId="5C3E488C" w14:textId="64081B2B" w:rsidR="0037128F" w:rsidRPr="00943A99" w:rsidRDefault="0037128F" w:rsidP="00D428AC">
            <w:pPr>
              <w:contextualSpacing/>
              <w:jc w:val="center"/>
              <w:rPr>
                <w:ins w:id="194" w:author="Aleta Haflett" w:date="2014-11-04T14:47:00Z"/>
              </w:rPr>
            </w:pPr>
          </w:p>
        </w:tc>
        <w:tc>
          <w:tcPr>
            <w:tcW w:w="1224" w:type="dxa"/>
          </w:tcPr>
          <w:p w14:paraId="5C720E15" w14:textId="77777777" w:rsidR="0037128F" w:rsidRPr="00943A99" w:rsidRDefault="0037128F" w:rsidP="00D428AC">
            <w:pPr>
              <w:contextualSpacing/>
              <w:jc w:val="center"/>
              <w:rPr>
                <w:ins w:id="195" w:author="Aleta Haflett" w:date="2014-11-04T14:47:00Z"/>
              </w:rPr>
            </w:pPr>
          </w:p>
        </w:tc>
        <w:tc>
          <w:tcPr>
            <w:tcW w:w="1440" w:type="dxa"/>
          </w:tcPr>
          <w:p w14:paraId="1E9312B3" w14:textId="77777777" w:rsidR="0037128F" w:rsidRPr="00943A99" w:rsidRDefault="0037128F" w:rsidP="00D428AC">
            <w:pPr>
              <w:contextualSpacing/>
              <w:jc w:val="center"/>
              <w:rPr>
                <w:ins w:id="196" w:author="Aleta Haflett" w:date="2014-11-04T14:47:00Z"/>
              </w:rPr>
            </w:pPr>
          </w:p>
        </w:tc>
        <w:tc>
          <w:tcPr>
            <w:tcW w:w="2340" w:type="dxa"/>
          </w:tcPr>
          <w:p w14:paraId="0B41130E" w14:textId="4861966E" w:rsidR="0037128F" w:rsidRPr="00943A99" w:rsidRDefault="0037128F" w:rsidP="00D428AC">
            <w:pPr>
              <w:contextualSpacing/>
              <w:jc w:val="center"/>
              <w:rPr>
                <w:ins w:id="197" w:author="Aleta Haflett" w:date="2014-11-04T14:47:00Z"/>
              </w:rPr>
            </w:pPr>
          </w:p>
        </w:tc>
        <w:tc>
          <w:tcPr>
            <w:tcW w:w="2610" w:type="dxa"/>
          </w:tcPr>
          <w:p w14:paraId="5A84B223" w14:textId="77777777" w:rsidR="0037128F" w:rsidRPr="00943A99" w:rsidRDefault="0037128F" w:rsidP="00D428AC">
            <w:pPr>
              <w:contextualSpacing/>
              <w:jc w:val="center"/>
              <w:rPr>
                <w:ins w:id="198" w:author="Aleta Haflett" w:date="2014-11-04T14:47:00Z"/>
              </w:rPr>
            </w:pPr>
          </w:p>
        </w:tc>
      </w:tr>
      <w:tr w:rsidR="0037128F" w:rsidRPr="00943A99" w14:paraId="3DCD97DD" w14:textId="77777777" w:rsidTr="00341470">
        <w:trPr>
          <w:trHeight w:val="20"/>
          <w:ins w:id="199" w:author="Aleta Haflett" w:date="2014-11-04T14:47:00Z"/>
        </w:trPr>
        <w:tc>
          <w:tcPr>
            <w:tcW w:w="715" w:type="dxa"/>
          </w:tcPr>
          <w:p w14:paraId="79CCFD03" w14:textId="77777777" w:rsidR="0037128F" w:rsidRDefault="0037128F" w:rsidP="00D428AC">
            <w:pPr>
              <w:contextualSpacing/>
              <w:jc w:val="center"/>
              <w:rPr>
                <w:ins w:id="200" w:author="Aleta Haflett" w:date="2014-11-04T14:47:00Z"/>
                <w:b/>
              </w:rPr>
            </w:pPr>
            <w:ins w:id="201" w:author="Aleta Haflett" w:date="2014-11-04T14:47:00Z">
              <w:r>
                <w:rPr>
                  <w:b/>
                </w:rPr>
                <w:t>2</w:t>
              </w:r>
            </w:ins>
          </w:p>
        </w:tc>
        <w:tc>
          <w:tcPr>
            <w:tcW w:w="1045" w:type="dxa"/>
          </w:tcPr>
          <w:p w14:paraId="4813498F" w14:textId="77777777" w:rsidR="0037128F" w:rsidRPr="00943A99" w:rsidRDefault="0037128F" w:rsidP="00D428AC">
            <w:pPr>
              <w:contextualSpacing/>
              <w:jc w:val="center"/>
              <w:rPr>
                <w:ins w:id="202" w:author="Aleta Haflett" w:date="2014-11-04T14:47:00Z"/>
              </w:rPr>
            </w:pPr>
          </w:p>
        </w:tc>
        <w:tc>
          <w:tcPr>
            <w:tcW w:w="1691" w:type="dxa"/>
          </w:tcPr>
          <w:p w14:paraId="26F9DB54" w14:textId="7D85A4E2" w:rsidR="0037128F" w:rsidRPr="00943A99" w:rsidRDefault="0037128F" w:rsidP="00D428AC">
            <w:pPr>
              <w:contextualSpacing/>
              <w:jc w:val="center"/>
              <w:rPr>
                <w:ins w:id="203" w:author="Aleta Haflett" w:date="2014-11-04T14:47:00Z"/>
              </w:rPr>
            </w:pPr>
          </w:p>
        </w:tc>
        <w:tc>
          <w:tcPr>
            <w:tcW w:w="1224" w:type="dxa"/>
          </w:tcPr>
          <w:p w14:paraId="5A5FD9F7" w14:textId="77777777" w:rsidR="0037128F" w:rsidRPr="00943A99" w:rsidRDefault="0037128F" w:rsidP="00D428AC">
            <w:pPr>
              <w:contextualSpacing/>
              <w:jc w:val="center"/>
              <w:rPr>
                <w:ins w:id="204" w:author="Aleta Haflett" w:date="2014-11-04T14:47:00Z"/>
              </w:rPr>
            </w:pPr>
          </w:p>
        </w:tc>
        <w:tc>
          <w:tcPr>
            <w:tcW w:w="1440" w:type="dxa"/>
          </w:tcPr>
          <w:p w14:paraId="2A39B844" w14:textId="77777777" w:rsidR="0037128F" w:rsidRPr="00943A99" w:rsidRDefault="0037128F" w:rsidP="00D428AC">
            <w:pPr>
              <w:contextualSpacing/>
              <w:jc w:val="center"/>
              <w:rPr>
                <w:ins w:id="205" w:author="Aleta Haflett" w:date="2014-11-04T14:47:00Z"/>
              </w:rPr>
            </w:pPr>
          </w:p>
        </w:tc>
        <w:tc>
          <w:tcPr>
            <w:tcW w:w="2340" w:type="dxa"/>
          </w:tcPr>
          <w:p w14:paraId="035ED2E3" w14:textId="173BEEC3" w:rsidR="0037128F" w:rsidRPr="00943A99" w:rsidRDefault="0037128F" w:rsidP="00D428AC">
            <w:pPr>
              <w:contextualSpacing/>
              <w:jc w:val="center"/>
              <w:rPr>
                <w:ins w:id="206" w:author="Aleta Haflett" w:date="2014-11-04T14:47:00Z"/>
              </w:rPr>
            </w:pPr>
          </w:p>
        </w:tc>
        <w:tc>
          <w:tcPr>
            <w:tcW w:w="2610" w:type="dxa"/>
          </w:tcPr>
          <w:p w14:paraId="67CCFB32" w14:textId="77777777" w:rsidR="0037128F" w:rsidRPr="00943A99" w:rsidRDefault="0037128F" w:rsidP="00D428AC">
            <w:pPr>
              <w:contextualSpacing/>
              <w:jc w:val="center"/>
              <w:rPr>
                <w:ins w:id="207" w:author="Aleta Haflett" w:date="2014-11-04T14:47:00Z"/>
              </w:rPr>
            </w:pPr>
          </w:p>
        </w:tc>
      </w:tr>
      <w:tr w:rsidR="0037128F" w:rsidRPr="00943A99" w14:paraId="2E347C91" w14:textId="77777777" w:rsidTr="00341470">
        <w:trPr>
          <w:trHeight w:val="20"/>
          <w:ins w:id="208" w:author="Aleta Haflett" w:date="2014-11-04T14:47:00Z"/>
        </w:trPr>
        <w:tc>
          <w:tcPr>
            <w:tcW w:w="715" w:type="dxa"/>
          </w:tcPr>
          <w:p w14:paraId="1347C5F1" w14:textId="77777777" w:rsidR="0037128F" w:rsidRDefault="0037128F" w:rsidP="00D428AC">
            <w:pPr>
              <w:contextualSpacing/>
              <w:jc w:val="center"/>
              <w:rPr>
                <w:ins w:id="209" w:author="Aleta Haflett" w:date="2014-11-04T14:47:00Z"/>
                <w:b/>
              </w:rPr>
            </w:pPr>
            <w:ins w:id="210" w:author="Aleta Haflett" w:date="2014-11-04T14:47:00Z">
              <w:r>
                <w:rPr>
                  <w:b/>
                </w:rPr>
                <w:t>3</w:t>
              </w:r>
            </w:ins>
          </w:p>
        </w:tc>
        <w:tc>
          <w:tcPr>
            <w:tcW w:w="1045" w:type="dxa"/>
          </w:tcPr>
          <w:p w14:paraId="43815B0F" w14:textId="77777777" w:rsidR="0037128F" w:rsidRPr="00943A99" w:rsidRDefault="0037128F" w:rsidP="00D428AC">
            <w:pPr>
              <w:contextualSpacing/>
              <w:jc w:val="center"/>
              <w:rPr>
                <w:ins w:id="211" w:author="Aleta Haflett" w:date="2014-11-04T14:47:00Z"/>
              </w:rPr>
            </w:pPr>
          </w:p>
        </w:tc>
        <w:tc>
          <w:tcPr>
            <w:tcW w:w="1691" w:type="dxa"/>
          </w:tcPr>
          <w:p w14:paraId="548F243E" w14:textId="047987A3" w:rsidR="0037128F" w:rsidRPr="00943A99" w:rsidRDefault="0037128F" w:rsidP="00D428AC">
            <w:pPr>
              <w:contextualSpacing/>
              <w:jc w:val="center"/>
              <w:rPr>
                <w:ins w:id="212" w:author="Aleta Haflett" w:date="2014-11-04T14:47:00Z"/>
              </w:rPr>
            </w:pPr>
          </w:p>
        </w:tc>
        <w:tc>
          <w:tcPr>
            <w:tcW w:w="1224" w:type="dxa"/>
          </w:tcPr>
          <w:p w14:paraId="126E378B" w14:textId="77777777" w:rsidR="0037128F" w:rsidRPr="00943A99" w:rsidRDefault="0037128F" w:rsidP="00D428AC">
            <w:pPr>
              <w:contextualSpacing/>
              <w:jc w:val="center"/>
              <w:rPr>
                <w:ins w:id="213" w:author="Aleta Haflett" w:date="2014-11-04T14:47:00Z"/>
              </w:rPr>
            </w:pPr>
          </w:p>
        </w:tc>
        <w:tc>
          <w:tcPr>
            <w:tcW w:w="1440" w:type="dxa"/>
          </w:tcPr>
          <w:p w14:paraId="29557AE2" w14:textId="77777777" w:rsidR="0037128F" w:rsidRPr="00943A99" w:rsidRDefault="0037128F" w:rsidP="00D428AC">
            <w:pPr>
              <w:contextualSpacing/>
              <w:jc w:val="center"/>
              <w:rPr>
                <w:ins w:id="214" w:author="Aleta Haflett" w:date="2014-11-04T14:47:00Z"/>
              </w:rPr>
            </w:pPr>
          </w:p>
        </w:tc>
        <w:tc>
          <w:tcPr>
            <w:tcW w:w="2340" w:type="dxa"/>
          </w:tcPr>
          <w:p w14:paraId="4F57EA18" w14:textId="4480C82C" w:rsidR="0037128F" w:rsidRPr="00943A99" w:rsidRDefault="0037128F" w:rsidP="00D428AC">
            <w:pPr>
              <w:contextualSpacing/>
              <w:jc w:val="center"/>
              <w:rPr>
                <w:ins w:id="215" w:author="Aleta Haflett" w:date="2014-11-04T14:47:00Z"/>
              </w:rPr>
            </w:pPr>
          </w:p>
        </w:tc>
        <w:tc>
          <w:tcPr>
            <w:tcW w:w="2610" w:type="dxa"/>
          </w:tcPr>
          <w:p w14:paraId="7ABC8B2F" w14:textId="77777777" w:rsidR="0037128F" w:rsidRPr="00943A99" w:rsidRDefault="0037128F" w:rsidP="00D428AC">
            <w:pPr>
              <w:contextualSpacing/>
              <w:jc w:val="center"/>
              <w:rPr>
                <w:ins w:id="216" w:author="Aleta Haflett" w:date="2014-11-04T14:47:00Z"/>
              </w:rPr>
            </w:pPr>
          </w:p>
        </w:tc>
      </w:tr>
      <w:tr w:rsidR="0037128F" w:rsidRPr="00943A99" w14:paraId="130E1DD2" w14:textId="77777777" w:rsidTr="00341470">
        <w:trPr>
          <w:trHeight w:val="20"/>
          <w:ins w:id="217" w:author="Aleta Haflett" w:date="2014-11-04T14:47:00Z"/>
        </w:trPr>
        <w:tc>
          <w:tcPr>
            <w:tcW w:w="715" w:type="dxa"/>
          </w:tcPr>
          <w:p w14:paraId="2E9B8F22" w14:textId="77777777" w:rsidR="0037128F" w:rsidRDefault="0037128F" w:rsidP="00D428AC">
            <w:pPr>
              <w:contextualSpacing/>
              <w:jc w:val="center"/>
              <w:rPr>
                <w:ins w:id="218" w:author="Aleta Haflett" w:date="2014-11-04T14:47:00Z"/>
                <w:b/>
              </w:rPr>
            </w:pPr>
            <w:ins w:id="219" w:author="Aleta Haflett" w:date="2014-11-04T14:47:00Z">
              <w:r>
                <w:rPr>
                  <w:b/>
                </w:rPr>
                <w:t>4</w:t>
              </w:r>
            </w:ins>
          </w:p>
        </w:tc>
        <w:tc>
          <w:tcPr>
            <w:tcW w:w="1045" w:type="dxa"/>
          </w:tcPr>
          <w:p w14:paraId="20CED7A1" w14:textId="77777777" w:rsidR="0037128F" w:rsidRPr="00943A99" w:rsidRDefault="0037128F" w:rsidP="00D428AC">
            <w:pPr>
              <w:contextualSpacing/>
              <w:jc w:val="center"/>
              <w:rPr>
                <w:ins w:id="220" w:author="Aleta Haflett" w:date="2014-11-04T14:47:00Z"/>
              </w:rPr>
            </w:pPr>
          </w:p>
        </w:tc>
        <w:tc>
          <w:tcPr>
            <w:tcW w:w="1691" w:type="dxa"/>
          </w:tcPr>
          <w:p w14:paraId="3A3311E2" w14:textId="6D213200" w:rsidR="0037128F" w:rsidRPr="00943A99" w:rsidRDefault="0037128F" w:rsidP="00D428AC">
            <w:pPr>
              <w:contextualSpacing/>
              <w:jc w:val="center"/>
              <w:rPr>
                <w:ins w:id="221" w:author="Aleta Haflett" w:date="2014-11-04T14:47:00Z"/>
              </w:rPr>
            </w:pPr>
          </w:p>
        </w:tc>
        <w:tc>
          <w:tcPr>
            <w:tcW w:w="1224" w:type="dxa"/>
          </w:tcPr>
          <w:p w14:paraId="5441CF23" w14:textId="77777777" w:rsidR="0037128F" w:rsidRPr="00943A99" w:rsidRDefault="0037128F" w:rsidP="00D428AC">
            <w:pPr>
              <w:contextualSpacing/>
              <w:jc w:val="center"/>
              <w:rPr>
                <w:ins w:id="222" w:author="Aleta Haflett" w:date="2014-11-04T14:47:00Z"/>
              </w:rPr>
            </w:pPr>
          </w:p>
        </w:tc>
        <w:tc>
          <w:tcPr>
            <w:tcW w:w="1440" w:type="dxa"/>
          </w:tcPr>
          <w:p w14:paraId="7BB448DA" w14:textId="77777777" w:rsidR="0037128F" w:rsidRPr="00943A99" w:rsidRDefault="0037128F" w:rsidP="00D428AC">
            <w:pPr>
              <w:contextualSpacing/>
              <w:jc w:val="center"/>
              <w:rPr>
                <w:ins w:id="223" w:author="Aleta Haflett" w:date="2014-11-04T14:47:00Z"/>
              </w:rPr>
            </w:pPr>
          </w:p>
        </w:tc>
        <w:tc>
          <w:tcPr>
            <w:tcW w:w="2340" w:type="dxa"/>
          </w:tcPr>
          <w:p w14:paraId="4E5BDCEA" w14:textId="66CD9C15" w:rsidR="0037128F" w:rsidRPr="00943A99" w:rsidRDefault="0037128F" w:rsidP="00D428AC">
            <w:pPr>
              <w:contextualSpacing/>
              <w:jc w:val="center"/>
              <w:rPr>
                <w:ins w:id="224" w:author="Aleta Haflett" w:date="2014-11-04T14:47:00Z"/>
              </w:rPr>
            </w:pPr>
          </w:p>
        </w:tc>
        <w:tc>
          <w:tcPr>
            <w:tcW w:w="2610" w:type="dxa"/>
          </w:tcPr>
          <w:p w14:paraId="3536D174" w14:textId="77777777" w:rsidR="0037128F" w:rsidRPr="00943A99" w:rsidRDefault="0037128F" w:rsidP="00D428AC">
            <w:pPr>
              <w:contextualSpacing/>
              <w:jc w:val="center"/>
              <w:rPr>
                <w:ins w:id="225" w:author="Aleta Haflett" w:date="2014-11-04T14:47:00Z"/>
              </w:rPr>
            </w:pPr>
          </w:p>
        </w:tc>
      </w:tr>
      <w:tr w:rsidR="0037128F" w:rsidRPr="00943A99" w14:paraId="52B79267" w14:textId="77777777" w:rsidTr="00341470">
        <w:trPr>
          <w:trHeight w:val="20"/>
          <w:ins w:id="226" w:author="Aleta Haflett" w:date="2014-11-04T14:47:00Z"/>
        </w:trPr>
        <w:tc>
          <w:tcPr>
            <w:tcW w:w="715" w:type="dxa"/>
          </w:tcPr>
          <w:p w14:paraId="1F9AAA21" w14:textId="77777777" w:rsidR="0037128F" w:rsidRDefault="0037128F" w:rsidP="00D428AC">
            <w:pPr>
              <w:contextualSpacing/>
              <w:jc w:val="center"/>
              <w:rPr>
                <w:ins w:id="227" w:author="Aleta Haflett" w:date="2014-11-04T14:47:00Z"/>
                <w:b/>
              </w:rPr>
            </w:pPr>
            <w:ins w:id="228" w:author="Aleta Haflett" w:date="2014-11-04T14:47:00Z">
              <w:r>
                <w:rPr>
                  <w:b/>
                </w:rPr>
                <w:t>5</w:t>
              </w:r>
            </w:ins>
          </w:p>
        </w:tc>
        <w:tc>
          <w:tcPr>
            <w:tcW w:w="1045" w:type="dxa"/>
          </w:tcPr>
          <w:p w14:paraId="0B7D673E" w14:textId="77777777" w:rsidR="0037128F" w:rsidRPr="00943A99" w:rsidRDefault="0037128F" w:rsidP="00D428AC">
            <w:pPr>
              <w:contextualSpacing/>
              <w:jc w:val="center"/>
              <w:rPr>
                <w:ins w:id="229" w:author="Aleta Haflett" w:date="2014-11-04T14:47:00Z"/>
              </w:rPr>
            </w:pPr>
          </w:p>
        </w:tc>
        <w:tc>
          <w:tcPr>
            <w:tcW w:w="1691" w:type="dxa"/>
          </w:tcPr>
          <w:p w14:paraId="64EE724A" w14:textId="588EE3AE" w:rsidR="0037128F" w:rsidRPr="00943A99" w:rsidRDefault="0037128F" w:rsidP="00D428AC">
            <w:pPr>
              <w:contextualSpacing/>
              <w:jc w:val="center"/>
              <w:rPr>
                <w:ins w:id="230" w:author="Aleta Haflett" w:date="2014-11-04T14:47:00Z"/>
              </w:rPr>
            </w:pPr>
          </w:p>
        </w:tc>
        <w:tc>
          <w:tcPr>
            <w:tcW w:w="1224" w:type="dxa"/>
          </w:tcPr>
          <w:p w14:paraId="2AA366A3" w14:textId="77777777" w:rsidR="0037128F" w:rsidRPr="00943A99" w:rsidRDefault="0037128F" w:rsidP="00D428AC">
            <w:pPr>
              <w:contextualSpacing/>
              <w:jc w:val="center"/>
              <w:rPr>
                <w:ins w:id="231" w:author="Aleta Haflett" w:date="2014-11-04T14:47:00Z"/>
              </w:rPr>
            </w:pPr>
          </w:p>
        </w:tc>
        <w:tc>
          <w:tcPr>
            <w:tcW w:w="1440" w:type="dxa"/>
          </w:tcPr>
          <w:p w14:paraId="59A54851" w14:textId="77777777" w:rsidR="0037128F" w:rsidRPr="00943A99" w:rsidRDefault="0037128F" w:rsidP="00D428AC">
            <w:pPr>
              <w:contextualSpacing/>
              <w:jc w:val="center"/>
              <w:rPr>
                <w:ins w:id="232" w:author="Aleta Haflett" w:date="2014-11-04T14:47:00Z"/>
              </w:rPr>
            </w:pPr>
          </w:p>
        </w:tc>
        <w:tc>
          <w:tcPr>
            <w:tcW w:w="2340" w:type="dxa"/>
          </w:tcPr>
          <w:p w14:paraId="34D421BF" w14:textId="3C887109" w:rsidR="0037128F" w:rsidRPr="00943A99" w:rsidRDefault="0037128F" w:rsidP="00D428AC">
            <w:pPr>
              <w:contextualSpacing/>
              <w:jc w:val="center"/>
              <w:rPr>
                <w:ins w:id="233" w:author="Aleta Haflett" w:date="2014-11-04T14:47:00Z"/>
              </w:rPr>
            </w:pPr>
          </w:p>
        </w:tc>
        <w:tc>
          <w:tcPr>
            <w:tcW w:w="2610" w:type="dxa"/>
          </w:tcPr>
          <w:p w14:paraId="491F5974" w14:textId="77777777" w:rsidR="0037128F" w:rsidRPr="00943A99" w:rsidRDefault="0037128F" w:rsidP="00D428AC">
            <w:pPr>
              <w:contextualSpacing/>
              <w:jc w:val="center"/>
              <w:rPr>
                <w:ins w:id="234" w:author="Aleta Haflett" w:date="2014-11-04T14:47:00Z"/>
              </w:rPr>
            </w:pPr>
          </w:p>
        </w:tc>
      </w:tr>
      <w:tr w:rsidR="001630B2" w:rsidRPr="00943A99" w14:paraId="6C4B7C6A" w14:textId="77777777" w:rsidTr="00341470">
        <w:trPr>
          <w:trHeight w:val="20"/>
        </w:trPr>
        <w:tc>
          <w:tcPr>
            <w:tcW w:w="715" w:type="dxa"/>
          </w:tcPr>
          <w:p w14:paraId="5BF490A7" w14:textId="61EC98F6" w:rsidR="001630B2" w:rsidRDefault="001630B2" w:rsidP="00D428AC">
            <w:pPr>
              <w:contextualSpacing/>
              <w:jc w:val="center"/>
              <w:rPr>
                <w:b/>
              </w:rPr>
            </w:pPr>
            <w:r>
              <w:rPr>
                <w:b/>
              </w:rPr>
              <w:t>6</w:t>
            </w:r>
          </w:p>
        </w:tc>
        <w:tc>
          <w:tcPr>
            <w:tcW w:w="1045" w:type="dxa"/>
          </w:tcPr>
          <w:p w14:paraId="505E3BE5" w14:textId="77777777" w:rsidR="001630B2" w:rsidRPr="00943A99" w:rsidRDefault="001630B2" w:rsidP="00D428AC">
            <w:pPr>
              <w:contextualSpacing/>
              <w:jc w:val="center"/>
            </w:pPr>
          </w:p>
        </w:tc>
        <w:tc>
          <w:tcPr>
            <w:tcW w:w="1691" w:type="dxa"/>
          </w:tcPr>
          <w:p w14:paraId="4A2CA93E" w14:textId="77777777" w:rsidR="001630B2" w:rsidRPr="00943A99" w:rsidRDefault="001630B2" w:rsidP="00D428AC">
            <w:pPr>
              <w:contextualSpacing/>
              <w:jc w:val="center"/>
            </w:pPr>
          </w:p>
        </w:tc>
        <w:tc>
          <w:tcPr>
            <w:tcW w:w="1224" w:type="dxa"/>
          </w:tcPr>
          <w:p w14:paraId="2E657C54" w14:textId="77777777" w:rsidR="001630B2" w:rsidRPr="00943A99" w:rsidRDefault="001630B2" w:rsidP="00D428AC">
            <w:pPr>
              <w:contextualSpacing/>
              <w:jc w:val="center"/>
            </w:pPr>
          </w:p>
        </w:tc>
        <w:tc>
          <w:tcPr>
            <w:tcW w:w="1440" w:type="dxa"/>
          </w:tcPr>
          <w:p w14:paraId="065F5CF7" w14:textId="77777777" w:rsidR="001630B2" w:rsidRPr="00943A99" w:rsidRDefault="001630B2" w:rsidP="00D428AC">
            <w:pPr>
              <w:contextualSpacing/>
              <w:jc w:val="center"/>
            </w:pPr>
          </w:p>
        </w:tc>
        <w:tc>
          <w:tcPr>
            <w:tcW w:w="2340" w:type="dxa"/>
          </w:tcPr>
          <w:p w14:paraId="137E16EC" w14:textId="77777777" w:rsidR="001630B2" w:rsidRPr="00943A99" w:rsidRDefault="001630B2" w:rsidP="00D428AC">
            <w:pPr>
              <w:contextualSpacing/>
              <w:jc w:val="center"/>
            </w:pPr>
          </w:p>
        </w:tc>
        <w:tc>
          <w:tcPr>
            <w:tcW w:w="2610" w:type="dxa"/>
          </w:tcPr>
          <w:p w14:paraId="67420F22" w14:textId="77777777" w:rsidR="001630B2" w:rsidRPr="00943A99" w:rsidRDefault="001630B2" w:rsidP="00D428AC">
            <w:pPr>
              <w:contextualSpacing/>
              <w:jc w:val="center"/>
            </w:pPr>
          </w:p>
        </w:tc>
      </w:tr>
      <w:tr w:rsidR="001630B2" w:rsidRPr="00943A99" w14:paraId="445E0591" w14:textId="77777777" w:rsidTr="00341470">
        <w:trPr>
          <w:trHeight w:val="20"/>
        </w:trPr>
        <w:tc>
          <w:tcPr>
            <w:tcW w:w="715" w:type="dxa"/>
          </w:tcPr>
          <w:p w14:paraId="26F0F262" w14:textId="4CB512B9" w:rsidR="001630B2" w:rsidRDefault="001630B2" w:rsidP="00D428AC">
            <w:pPr>
              <w:contextualSpacing/>
              <w:jc w:val="center"/>
              <w:rPr>
                <w:b/>
              </w:rPr>
            </w:pPr>
            <w:r>
              <w:rPr>
                <w:b/>
              </w:rPr>
              <w:t>7</w:t>
            </w:r>
          </w:p>
        </w:tc>
        <w:tc>
          <w:tcPr>
            <w:tcW w:w="1045" w:type="dxa"/>
          </w:tcPr>
          <w:p w14:paraId="048F6775" w14:textId="77777777" w:rsidR="001630B2" w:rsidRPr="00943A99" w:rsidRDefault="001630B2" w:rsidP="00D428AC">
            <w:pPr>
              <w:contextualSpacing/>
              <w:jc w:val="center"/>
            </w:pPr>
          </w:p>
        </w:tc>
        <w:tc>
          <w:tcPr>
            <w:tcW w:w="1691" w:type="dxa"/>
          </w:tcPr>
          <w:p w14:paraId="0C809C6B" w14:textId="77777777" w:rsidR="001630B2" w:rsidRPr="00943A99" w:rsidRDefault="001630B2" w:rsidP="00D428AC">
            <w:pPr>
              <w:contextualSpacing/>
              <w:jc w:val="center"/>
            </w:pPr>
          </w:p>
        </w:tc>
        <w:tc>
          <w:tcPr>
            <w:tcW w:w="1224" w:type="dxa"/>
          </w:tcPr>
          <w:p w14:paraId="3CFD6F17" w14:textId="77777777" w:rsidR="001630B2" w:rsidRPr="00943A99" w:rsidRDefault="001630B2" w:rsidP="00D428AC">
            <w:pPr>
              <w:contextualSpacing/>
              <w:jc w:val="center"/>
            </w:pPr>
          </w:p>
        </w:tc>
        <w:tc>
          <w:tcPr>
            <w:tcW w:w="1440" w:type="dxa"/>
          </w:tcPr>
          <w:p w14:paraId="619BA45D" w14:textId="77777777" w:rsidR="001630B2" w:rsidRPr="00943A99" w:rsidRDefault="001630B2" w:rsidP="00D428AC">
            <w:pPr>
              <w:contextualSpacing/>
              <w:jc w:val="center"/>
            </w:pPr>
          </w:p>
        </w:tc>
        <w:tc>
          <w:tcPr>
            <w:tcW w:w="2340" w:type="dxa"/>
          </w:tcPr>
          <w:p w14:paraId="2AFD69EA" w14:textId="77777777" w:rsidR="001630B2" w:rsidRPr="00943A99" w:rsidRDefault="001630B2" w:rsidP="00D428AC">
            <w:pPr>
              <w:contextualSpacing/>
              <w:jc w:val="center"/>
            </w:pPr>
          </w:p>
        </w:tc>
        <w:tc>
          <w:tcPr>
            <w:tcW w:w="2610" w:type="dxa"/>
          </w:tcPr>
          <w:p w14:paraId="56D4FF96" w14:textId="77777777" w:rsidR="001630B2" w:rsidRPr="00943A99" w:rsidRDefault="001630B2" w:rsidP="00D428AC">
            <w:pPr>
              <w:contextualSpacing/>
              <w:jc w:val="center"/>
            </w:pPr>
          </w:p>
        </w:tc>
      </w:tr>
      <w:tr w:rsidR="001630B2" w:rsidRPr="00943A99" w14:paraId="1F944536" w14:textId="77777777" w:rsidTr="00341470">
        <w:trPr>
          <w:trHeight w:val="20"/>
        </w:trPr>
        <w:tc>
          <w:tcPr>
            <w:tcW w:w="715" w:type="dxa"/>
          </w:tcPr>
          <w:p w14:paraId="660870FA" w14:textId="599C18A0" w:rsidR="001630B2" w:rsidRDefault="001630B2" w:rsidP="00D428AC">
            <w:pPr>
              <w:contextualSpacing/>
              <w:jc w:val="center"/>
              <w:rPr>
                <w:b/>
              </w:rPr>
            </w:pPr>
            <w:r>
              <w:rPr>
                <w:b/>
              </w:rPr>
              <w:t>8</w:t>
            </w:r>
          </w:p>
        </w:tc>
        <w:tc>
          <w:tcPr>
            <w:tcW w:w="1045" w:type="dxa"/>
          </w:tcPr>
          <w:p w14:paraId="6CE316D6" w14:textId="77777777" w:rsidR="001630B2" w:rsidRPr="00943A99" w:rsidRDefault="001630B2" w:rsidP="00D428AC">
            <w:pPr>
              <w:contextualSpacing/>
              <w:jc w:val="center"/>
            </w:pPr>
          </w:p>
        </w:tc>
        <w:tc>
          <w:tcPr>
            <w:tcW w:w="1691" w:type="dxa"/>
          </w:tcPr>
          <w:p w14:paraId="5EEFFEC9" w14:textId="77777777" w:rsidR="001630B2" w:rsidRPr="00943A99" w:rsidRDefault="001630B2" w:rsidP="00D428AC">
            <w:pPr>
              <w:contextualSpacing/>
              <w:jc w:val="center"/>
            </w:pPr>
          </w:p>
        </w:tc>
        <w:tc>
          <w:tcPr>
            <w:tcW w:w="1224" w:type="dxa"/>
          </w:tcPr>
          <w:p w14:paraId="380E465A" w14:textId="77777777" w:rsidR="001630B2" w:rsidRPr="00943A99" w:rsidRDefault="001630B2" w:rsidP="00D428AC">
            <w:pPr>
              <w:contextualSpacing/>
              <w:jc w:val="center"/>
            </w:pPr>
          </w:p>
        </w:tc>
        <w:tc>
          <w:tcPr>
            <w:tcW w:w="1440" w:type="dxa"/>
          </w:tcPr>
          <w:p w14:paraId="16ADC2AA" w14:textId="77777777" w:rsidR="001630B2" w:rsidRPr="00943A99" w:rsidRDefault="001630B2" w:rsidP="00D428AC">
            <w:pPr>
              <w:contextualSpacing/>
              <w:jc w:val="center"/>
            </w:pPr>
          </w:p>
        </w:tc>
        <w:tc>
          <w:tcPr>
            <w:tcW w:w="2340" w:type="dxa"/>
          </w:tcPr>
          <w:p w14:paraId="2311B0AD" w14:textId="77777777" w:rsidR="001630B2" w:rsidRPr="00943A99" w:rsidRDefault="001630B2" w:rsidP="00D428AC">
            <w:pPr>
              <w:contextualSpacing/>
              <w:jc w:val="center"/>
            </w:pPr>
          </w:p>
        </w:tc>
        <w:tc>
          <w:tcPr>
            <w:tcW w:w="2610" w:type="dxa"/>
          </w:tcPr>
          <w:p w14:paraId="78B3AA2C" w14:textId="77777777" w:rsidR="001630B2" w:rsidRPr="00943A99" w:rsidRDefault="001630B2" w:rsidP="00D428AC">
            <w:pPr>
              <w:contextualSpacing/>
              <w:jc w:val="center"/>
            </w:pPr>
          </w:p>
        </w:tc>
      </w:tr>
      <w:tr w:rsidR="001630B2" w:rsidRPr="00943A99" w14:paraId="46945225" w14:textId="77777777" w:rsidTr="00341470">
        <w:trPr>
          <w:trHeight w:val="20"/>
        </w:trPr>
        <w:tc>
          <w:tcPr>
            <w:tcW w:w="715" w:type="dxa"/>
          </w:tcPr>
          <w:p w14:paraId="162FD966" w14:textId="54698EA9" w:rsidR="001630B2" w:rsidRDefault="001630B2" w:rsidP="00D428AC">
            <w:pPr>
              <w:contextualSpacing/>
              <w:jc w:val="center"/>
              <w:rPr>
                <w:b/>
              </w:rPr>
            </w:pPr>
            <w:r>
              <w:rPr>
                <w:b/>
              </w:rPr>
              <w:t>9</w:t>
            </w:r>
          </w:p>
        </w:tc>
        <w:tc>
          <w:tcPr>
            <w:tcW w:w="1045" w:type="dxa"/>
          </w:tcPr>
          <w:p w14:paraId="44B3DB0C" w14:textId="77777777" w:rsidR="001630B2" w:rsidRPr="00943A99" w:rsidRDefault="001630B2" w:rsidP="00D428AC">
            <w:pPr>
              <w:contextualSpacing/>
              <w:jc w:val="center"/>
            </w:pPr>
          </w:p>
        </w:tc>
        <w:tc>
          <w:tcPr>
            <w:tcW w:w="1691" w:type="dxa"/>
          </w:tcPr>
          <w:p w14:paraId="42E72FA7" w14:textId="77777777" w:rsidR="001630B2" w:rsidRPr="00943A99" w:rsidRDefault="001630B2" w:rsidP="00D428AC">
            <w:pPr>
              <w:contextualSpacing/>
              <w:jc w:val="center"/>
            </w:pPr>
          </w:p>
        </w:tc>
        <w:tc>
          <w:tcPr>
            <w:tcW w:w="1224" w:type="dxa"/>
          </w:tcPr>
          <w:p w14:paraId="3A1C00C5" w14:textId="77777777" w:rsidR="001630B2" w:rsidRPr="00943A99" w:rsidRDefault="001630B2" w:rsidP="00D428AC">
            <w:pPr>
              <w:contextualSpacing/>
              <w:jc w:val="center"/>
            </w:pPr>
          </w:p>
        </w:tc>
        <w:tc>
          <w:tcPr>
            <w:tcW w:w="1440" w:type="dxa"/>
          </w:tcPr>
          <w:p w14:paraId="5F565D02" w14:textId="77777777" w:rsidR="001630B2" w:rsidRPr="00943A99" w:rsidRDefault="001630B2" w:rsidP="00D428AC">
            <w:pPr>
              <w:contextualSpacing/>
              <w:jc w:val="center"/>
            </w:pPr>
          </w:p>
        </w:tc>
        <w:tc>
          <w:tcPr>
            <w:tcW w:w="2340" w:type="dxa"/>
          </w:tcPr>
          <w:p w14:paraId="0F3AEE98" w14:textId="77777777" w:rsidR="001630B2" w:rsidRPr="00943A99" w:rsidRDefault="001630B2" w:rsidP="00D428AC">
            <w:pPr>
              <w:contextualSpacing/>
              <w:jc w:val="center"/>
            </w:pPr>
          </w:p>
        </w:tc>
        <w:tc>
          <w:tcPr>
            <w:tcW w:w="2610" w:type="dxa"/>
          </w:tcPr>
          <w:p w14:paraId="62E00107" w14:textId="77777777" w:rsidR="001630B2" w:rsidRPr="00943A99" w:rsidRDefault="001630B2" w:rsidP="00D428AC">
            <w:pPr>
              <w:contextualSpacing/>
              <w:jc w:val="center"/>
            </w:pPr>
          </w:p>
        </w:tc>
      </w:tr>
      <w:tr w:rsidR="001630B2" w:rsidRPr="00943A99" w14:paraId="74B86AF8" w14:textId="77777777" w:rsidTr="00341470">
        <w:trPr>
          <w:trHeight w:val="20"/>
        </w:trPr>
        <w:tc>
          <w:tcPr>
            <w:tcW w:w="715" w:type="dxa"/>
          </w:tcPr>
          <w:p w14:paraId="43201ECC" w14:textId="7092CFBE" w:rsidR="001630B2" w:rsidRDefault="001630B2" w:rsidP="00D428AC">
            <w:pPr>
              <w:contextualSpacing/>
              <w:jc w:val="center"/>
              <w:rPr>
                <w:b/>
              </w:rPr>
            </w:pPr>
            <w:r>
              <w:rPr>
                <w:b/>
              </w:rPr>
              <w:t>10</w:t>
            </w:r>
          </w:p>
        </w:tc>
        <w:tc>
          <w:tcPr>
            <w:tcW w:w="1045" w:type="dxa"/>
          </w:tcPr>
          <w:p w14:paraId="424A4B48" w14:textId="77777777" w:rsidR="001630B2" w:rsidRPr="00943A99" w:rsidRDefault="001630B2" w:rsidP="00D428AC">
            <w:pPr>
              <w:contextualSpacing/>
              <w:jc w:val="center"/>
            </w:pPr>
          </w:p>
        </w:tc>
        <w:tc>
          <w:tcPr>
            <w:tcW w:w="1691" w:type="dxa"/>
          </w:tcPr>
          <w:p w14:paraId="3736D476" w14:textId="77777777" w:rsidR="001630B2" w:rsidRPr="00943A99" w:rsidRDefault="001630B2" w:rsidP="00D428AC">
            <w:pPr>
              <w:contextualSpacing/>
              <w:jc w:val="center"/>
            </w:pPr>
          </w:p>
        </w:tc>
        <w:tc>
          <w:tcPr>
            <w:tcW w:w="1224" w:type="dxa"/>
          </w:tcPr>
          <w:p w14:paraId="4D817B66" w14:textId="77777777" w:rsidR="001630B2" w:rsidRPr="00943A99" w:rsidRDefault="001630B2" w:rsidP="00D428AC">
            <w:pPr>
              <w:contextualSpacing/>
              <w:jc w:val="center"/>
            </w:pPr>
          </w:p>
        </w:tc>
        <w:tc>
          <w:tcPr>
            <w:tcW w:w="1440" w:type="dxa"/>
          </w:tcPr>
          <w:p w14:paraId="7B67CB4C" w14:textId="77777777" w:rsidR="001630B2" w:rsidRPr="00943A99" w:rsidRDefault="001630B2" w:rsidP="00D428AC">
            <w:pPr>
              <w:contextualSpacing/>
              <w:jc w:val="center"/>
            </w:pPr>
          </w:p>
        </w:tc>
        <w:tc>
          <w:tcPr>
            <w:tcW w:w="2340" w:type="dxa"/>
          </w:tcPr>
          <w:p w14:paraId="57EF1B3E" w14:textId="77777777" w:rsidR="001630B2" w:rsidRPr="00943A99" w:rsidRDefault="001630B2" w:rsidP="00D428AC">
            <w:pPr>
              <w:contextualSpacing/>
              <w:jc w:val="center"/>
            </w:pPr>
          </w:p>
        </w:tc>
        <w:tc>
          <w:tcPr>
            <w:tcW w:w="2610" w:type="dxa"/>
          </w:tcPr>
          <w:p w14:paraId="0AF50473" w14:textId="77777777" w:rsidR="001630B2" w:rsidRPr="00943A99" w:rsidRDefault="001630B2" w:rsidP="00D428AC">
            <w:pPr>
              <w:contextualSpacing/>
              <w:jc w:val="center"/>
            </w:pPr>
          </w:p>
        </w:tc>
      </w:tr>
    </w:tbl>
    <w:p w14:paraId="61E648F9" w14:textId="77777777" w:rsidR="0078672B" w:rsidRDefault="0078672B" w:rsidP="00AC7CBE">
      <w:pPr>
        <w:spacing w:after="0" w:line="240" w:lineRule="auto"/>
        <w:contextualSpacing/>
        <w:rPr>
          <w:ins w:id="235" w:author="Aleta Haflett" w:date="2014-11-04T15:06:00Z"/>
          <w:rFonts w:eastAsia="Times New Roman" w:cs="Times New Roman"/>
          <w:b/>
          <w:bCs/>
          <w:color w:val="000000"/>
        </w:rPr>
      </w:pPr>
    </w:p>
    <w:p w14:paraId="1F141B11" w14:textId="77777777" w:rsidR="00C64836" w:rsidRDefault="00C64836" w:rsidP="00AC7CBE">
      <w:pPr>
        <w:spacing w:after="0" w:line="240" w:lineRule="auto"/>
        <w:contextualSpacing/>
        <w:rPr>
          <w:ins w:id="236" w:author="Aleta Haflett" w:date="2014-11-04T15:06:00Z"/>
          <w:rFonts w:eastAsia="Times New Roman" w:cs="Times New Roman"/>
          <w:b/>
          <w:bCs/>
          <w:color w:val="000000"/>
        </w:rPr>
      </w:pPr>
    </w:p>
    <w:p w14:paraId="615F2C06" w14:textId="77777777" w:rsidR="00C64836" w:rsidRDefault="00C64836" w:rsidP="00AC7CBE">
      <w:pPr>
        <w:spacing w:after="0" w:line="240" w:lineRule="auto"/>
        <w:contextualSpacing/>
        <w:rPr>
          <w:rFonts w:eastAsia="Times New Roman" w:cs="Times New Roman"/>
          <w:b/>
          <w:bCs/>
          <w:color w:val="000000"/>
        </w:rPr>
        <w:sectPr w:rsidR="00C64836" w:rsidSect="002A4E06">
          <w:pgSz w:w="15840" w:h="12240" w:orient="landscape"/>
          <w:pgMar w:top="1080" w:right="1080" w:bottom="1080" w:left="1080" w:header="720" w:footer="720" w:gutter="0"/>
          <w:cols w:space="720"/>
          <w:docGrid w:linePitch="360"/>
        </w:sectPr>
      </w:pPr>
    </w:p>
    <w:p w14:paraId="43765588" w14:textId="77777777" w:rsidR="002260EB" w:rsidRDefault="002260EB" w:rsidP="00AC7CBE">
      <w:pPr>
        <w:pStyle w:val="Header"/>
        <w:tabs>
          <w:tab w:val="clear" w:pos="4680"/>
          <w:tab w:val="clear" w:pos="9360"/>
        </w:tabs>
        <w:contextualSpacing/>
        <w:rPr>
          <w:rFonts w:eastAsia="Calibri" w:cs="Times New Roman"/>
        </w:rPr>
      </w:pPr>
    </w:p>
    <w:p w14:paraId="4C639F75" w14:textId="7B65BF31" w:rsidR="0026395C" w:rsidRDefault="0026395C" w:rsidP="00341470">
      <w:pPr>
        <w:rPr>
          <w:ins w:id="237" w:author="Aleta Haflett" w:date="2014-11-04T15:54:00Z"/>
          <w:rFonts w:eastAsia="Times New Roman" w:cs="Times New Roman"/>
          <w:b/>
          <w:bCs/>
          <w:color w:val="000000"/>
        </w:rPr>
      </w:pPr>
      <w:ins w:id="238" w:author="Aleta Haflett" w:date="2014-11-04T15:54:00Z">
        <w:r>
          <w:rPr>
            <w:rFonts w:eastAsia="Times New Roman" w:cs="Times New Roman"/>
            <w:b/>
            <w:bCs/>
            <w:color w:val="000000"/>
          </w:rPr>
          <w:t xml:space="preserve">Section </w:t>
        </w:r>
      </w:ins>
      <w:r w:rsidR="001630B2">
        <w:rPr>
          <w:rFonts w:eastAsia="Times New Roman" w:cs="Times New Roman"/>
          <w:b/>
          <w:bCs/>
          <w:color w:val="000000"/>
        </w:rPr>
        <w:t>F</w:t>
      </w:r>
      <w:ins w:id="239" w:author="Aleta Haflett" w:date="2014-11-04T15:54:00Z">
        <w:r>
          <w:rPr>
            <w:rFonts w:eastAsia="Times New Roman" w:cs="Times New Roman"/>
            <w:b/>
            <w:bCs/>
            <w:color w:val="000000"/>
          </w:rPr>
          <w:t>: Forest Valu</w:t>
        </w:r>
      </w:ins>
      <w:r w:rsidR="001630B2">
        <w:rPr>
          <w:rFonts w:eastAsia="Times New Roman" w:cs="Times New Roman"/>
          <w:b/>
          <w:bCs/>
          <w:color w:val="000000"/>
        </w:rPr>
        <w:t xml:space="preserve">ation </w:t>
      </w:r>
    </w:p>
    <w:tbl>
      <w:tblPr>
        <w:tblW w:w="10270" w:type="dxa"/>
        <w:tblInd w:w="-5" w:type="dxa"/>
        <w:tblLayout w:type="fixed"/>
        <w:tblCellMar>
          <w:left w:w="0" w:type="dxa"/>
          <w:right w:w="0" w:type="dxa"/>
        </w:tblCellMar>
        <w:tblLook w:val="0000" w:firstRow="0" w:lastRow="0" w:firstColumn="0" w:lastColumn="0" w:noHBand="0" w:noVBand="0"/>
      </w:tblPr>
      <w:tblGrid>
        <w:gridCol w:w="640"/>
        <w:gridCol w:w="4230"/>
        <w:gridCol w:w="3150"/>
        <w:gridCol w:w="2250"/>
      </w:tblGrid>
      <w:tr w:rsidR="00D13B07" w:rsidRPr="00D727A8" w14:paraId="0452D461" w14:textId="77777777" w:rsidTr="001630B2">
        <w:trPr>
          <w:trHeight w:val="20"/>
          <w:ins w:id="240"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7961E27D" w14:textId="77777777" w:rsidR="0026395C" w:rsidRPr="00AC7CBE" w:rsidRDefault="0026395C" w:rsidP="0026395C">
            <w:pPr>
              <w:spacing w:after="0" w:line="240" w:lineRule="auto"/>
              <w:contextualSpacing/>
              <w:rPr>
                <w:ins w:id="241" w:author="Aleta Haflett" w:date="2014-11-04T15:54:00Z"/>
                <w:w w:val="105"/>
              </w:rPr>
            </w:pPr>
          </w:p>
        </w:tc>
        <w:tc>
          <w:tcPr>
            <w:tcW w:w="4230" w:type="dxa"/>
            <w:tcBorders>
              <w:top w:val="single" w:sz="4" w:space="0" w:color="000000"/>
              <w:left w:val="single" w:sz="4" w:space="0" w:color="auto"/>
              <w:bottom w:val="single" w:sz="4" w:space="0" w:color="000000"/>
              <w:right w:val="single" w:sz="18" w:space="0" w:color="000000"/>
            </w:tcBorders>
          </w:tcPr>
          <w:p w14:paraId="3B3AC55B" w14:textId="77777777" w:rsidR="0026395C" w:rsidRPr="0026395C" w:rsidRDefault="0026395C" w:rsidP="0026395C">
            <w:pPr>
              <w:spacing w:after="0" w:line="240" w:lineRule="auto"/>
              <w:contextualSpacing/>
              <w:rPr>
                <w:ins w:id="242" w:author="Aleta Haflett" w:date="2014-11-04T15:54:00Z"/>
                <w:i/>
                <w:color w:val="000000"/>
              </w:rPr>
            </w:pPr>
            <w:ins w:id="243" w:author="Aleta Haflett" w:date="2014-11-04T15:54:00Z">
              <w:r>
                <w:rPr>
                  <w:color w:val="000000"/>
                </w:rPr>
                <w:t xml:space="preserve">In your opinion, what other benefits does the nearby forest, wooded area, or trees provide, apart from products that are harvested?  </w:t>
              </w:r>
              <w:r>
                <w:rPr>
                  <w:i/>
                  <w:color w:val="000000"/>
                </w:rPr>
                <w:t>Please rank the top three</w:t>
              </w:r>
            </w:ins>
          </w:p>
        </w:tc>
        <w:tc>
          <w:tcPr>
            <w:tcW w:w="3150" w:type="dxa"/>
            <w:tcBorders>
              <w:top w:val="single" w:sz="4" w:space="0" w:color="000000"/>
              <w:left w:val="single" w:sz="4" w:space="0" w:color="auto"/>
              <w:bottom w:val="single" w:sz="4" w:space="0" w:color="000000"/>
            </w:tcBorders>
          </w:tcPr>
          <w:p w14:paraId="58B1F5EB" w14:textId="77777777" w:rsidR="0026395C" w:rsidRPr="00D727A8" w:rsidRDefault="0026395C" w:rsidP="0026395C">
            <w:pPr>
              <w:spacing w:after="0" w:line="240" w:lineRule="auto"/>
              <w:contextualSpacing/>
              <w:rPr>
                <w:ins w:id="244" w:author="Aleta Haflett" w:date="2014-11-04T15:54:00Z"/>
                <w:color w:val="000000"/>
              </w:rPr>
            </w:pPr>
            <w:ins w:id="245" w:author="Aleta Haflett" w:date="2014-11-04T15:54:00Z">
              <w:r w:rsidRPr="00D727A8">
                <w:rPr>
                  <w:color w:val="000000"/>
                </w:rPr>
                <w:t>1=None</w:t>
              </w:r>
            </w:ins>
          </w:p>
          <w:p w14:paraId="3E342B9C" w14:textId="77777777" w:rsidR="0026395C" w:rsidRDefault="0026395C" w:rsidP="0026395C">
            <w:pPr>
              <w:spacing w:after="0" w:line="240" w:lineRule="auto"/>
              <w:contextualSpacing/>
              <w:rPr>
                <w:ins w:id="246" w:author="Aleta Haflett" w:date="2014-11-04T15:54:00Z"/>
                <w:color w:val="000000"/>
              </w:rPr>
            </w:pPr>
            <w:ins w:id="247" w:author="Aleta Haflett" w:date="2014-11-04T15:54:00Z">
              <w:r w:rsidRPr="00D727A8">
                <w:rPr>
                  <w:color w:val="000000"/>
                </w:rPr>
                <w:t>2=</w:t>
              </w:r>
              <w:r>
                <w:rPr>
                  <w:color w:val="000000"/>
                </w:rPr>
                <w:t>Soil protected</w:t>
              </w:r>
            </w:ins>
          </w:p>
          <w:p w14:paraId="7279E772" w14:textId="77777777" w:rsidR="0026395C" w:rsidRDefault="0026395C" w:rsidP="0026395C">
            <w:pPr>
              <w:spacing w:after="0" w:line="240" w:lineRule="auto"/>
              <w:contextualSpacing/>
              <w:rPr>
                <w:ins w:id="248" w:author="Aleta Haflett" w:date="2014-11-04T15:54:00Z"/>
                <w:color w:val="000000"/>
              </w:rPr>
            </w:pPr>
            <w:ins w:id="249" w:author="Aleta Haflett" w:date="2014-11-04T15:54:00Z">
              <w:r>
                <w:rPr>
                  <w:color w:val="000000"/>
                </w:rPr>
                <w:t>3=Soil fertility</w:t>
              </w:r>
            </w:ins>
          </w:p>
          <w:p w14:paraId="49B0F035" w14:textId="77777777" w:rsidR="0026395C" w:rsidRDefault="0026395C" w:rsidP="0026395C">
            <w:pPr>
              <w:spacing w:after="0" w:line="240" w:lineRule="auto"/>
              <w:contextualSpacing/>
              <w:rPr>
                <w:ins w:id="250" w:author="Aleta Haflett" w:date="2014-11-04T15:54:00Z"/>
                <w:color w:val="000000"/>
              </w:rPr>
            </w:pPr>
            <w:ins w:id="251" w:author="Aleta Haflett" w:date="2014-11-04T15:54:00Z">
              <w:r>
                <w:rPr>
                  <w:color w:val="000000"/>
                </w:rPr>
                <w:t>4=Area for grazing areas</w:t>
              </w:r>
            </w:ins>
          </w:p>
          <w:p w14:paraId="23FBFB65" w14:textId="77777777" w:rsidR="0026395C" w:rsidRDefault="0026395C" w:rsidP="0026395C">
            <w:pPr>
              <w:spacing w:after="0" w:line="240" w:lineRule="auto"/>
              <w:contextualSpacing/>
              <w:rPr>
                <w:ins w:id="252" w:author="Aleta Haflett" w:date="2014-11-04T15:54:00Z"/>
                <w:color w:val="000000"/>
              </w:rPr>
            </w:pPr>
            <w:ins w:id="253" w:author="Aleta Haflett" w:date="2014-11-04T15:54:00Z">
              <w:r>
                <w:rPr>
                  <w:color w:val="000000"/>
                </w:rPr>
                <w:t xml:space="preserve">5=Water conservation </w:t>
              </w:r>
            </w:ins>
          </w:p>
          <w:p w14:paraId="14E818E0" w14:textId="77777777" w:rsidR="0026395C" w:rsidRDefault="0026395C" w:rsidP="0026395C">
            <w:pPr>
              <w:spacing w:after="0" w:line="240" w:lineRule="auto"/>
              <w:contextualSpacing/>
              <w:rPr>
                <w:ins w:id="254" w:author="Aleta Haflett" w:date="2014-11-04T15:54:00Z"/>
                <w:color w:val="000000"/>
              </w:rPr>
            </w:pPr>
            <w:ins w:id="255" w:author="Aleta Haflett" w:date="2014-11-04T15:54:00Z">
              <w:r>
                <w:rPr>
                  <w:color w:val="000000"/>
                </w:rPr>
                <w:t>6=Water purification</w:t>
              </w:r>
            </w:ins>
          </w:p>
          <w:p w14:paraId="270F1248" w14:textId="77777777" w:rsidR="0026395C" w:rsidRDefault="0026395C" w:rsidP="0026395C">
            <w:pPr>
              <w:spacing w:after="0" w:line="240" w:lineRule="auto"/>
              <w:contextualSpacing/>
              <w:rPr>
                <w:ins w:id="256" w:author="Aleta Haflett" w:date="2014-11-04T15:54:00Z"/>
                <w:color w:val="000000"/>
              </w:rPr>
            </w:pPr>
            <w:ins w:id="257" w:author="Aleta Haflett" w:date="2014-11-04T15:54:00Z">
              <w:r>
                <w:rPr>
                  <w:color w:val="000000"/>
                </w:rPr>
                <w:t>7=Climate regulation</w:t>
              </w:r>
            </w:ins>
          </w:p>
          <w:p w14:paraId="083D23E2" w14:textId="77777777" w:rsidR="0026395C" w:rsidRDefault="0026395C" w:rsidP="0026395C">
            <w:pPr>
              <w:spacing w:after="0" w:line="240" w:lineRule="auto"/>
              <w:contextualSpacing/>
              <w:rPr>
                <w:ins w:id="258" w:author="Aleta Haflett" w:date="2014-11-04T15:54:00Z"/>
                <w:color w:val="000000"/>
              </w:rPr>
            </w:pPr>
            <w:ins w:id="259" w:author="Aleta Haflett" w:date="2014-11-04T15:54:00Z">
              <w:r>
                <w:rPr>
                  <w:color w:val="000000"/>
                </w:rPr>
                <w:t xml:space="preserve">8=Disease control </w:t>
              </w:r>
            </w:ins>
          </w:p>
          <w:p w14:paraId="2C9652C5" w14:textId="77777777" w:rsidR="0026395C" w:rsidRDefault="0026395C" w:rsidP="0026395C">
            <w:pPr>
              <w:spacing w:after="0" w:line="240" w:lineRule="auto"/>
              <w:contextualSpacing/>
              <w:rPr>
                <w:ins w:id="260" w:author="Aleta Haflett" w:date="2014-11-04T15:54:00Z"/>
                <w:color w:val="A6A6A6" w:themeColor="background1" w:themeShade="A6"/>
              </w:rPr>
            </w:pPr>
            <w:ins w:id="261" w:author="Aleta Haflett" w:date="2014-11-04T15:54:00Z">
              <w:r w:rsidRPr="00D727A8">
                <w:rPr>
                  <w:color w:val="A6A6A6" w:themeColor="background1" w:themeShade="A6"/>
                </w:rPr>
                <w:t>9=Windbreak</w:t>
              </w:r>
            </w:ins>
          </w:p>
          <w:p w14:paraId="1DF215DA" w14:textId="77777777" w:rsidR="0026395C" w:rsidRPr="00D727A8" w:rsidRDefault="0026395C" w:rsidP="0026395C">
            <w:pPr>
              <w:spacing w:after="0" w:line="240" w:lineRule="auto"/>
              <w:contextualSpacing/>
              <w:rPr>
                <w:ins w:id="262" w:author="Aleta Haflett" w:date="2014-11-04T15:54:00Z"/>
                <w:color w:val="A6A6A6" w:themeColor="background1" w:themeShade="A6"/>
              </w:rPr>
            </w:pPr>
            <w:ins w:id="263" w:author="Aleta Haflett" w:date="2014-11-04T15:54:00Z">
              <w:r>
                <w:rPr>
                  <w:color w:val="A6A6A6" w:themeColor="background1" w:themeShade="A6"/>
                </w:rPr>
                <w:t>10=Shade</w:t>
              </w:r>
            </w:ins>
          </w:p>
        </w:tc>
        <w:tc>
          <w:tcPr>
            <w:tcW w:w="2250" w:type="dxa"/>
            <w:tcBorders>
              <w:top w:val="single" w:sz="18" w:space="0" w:color="000000"/>
              <w:bottom w:val="single" w:sz="18" w:space="0" w:color="000000"/>
              <w:right w:val="single" w:sz="18" w:space="0" w:color="000000"/>
            </w:tcBorders>
          </w:tcPr>
          <w:p w14:paraId="6B3D0E34" w14:textId="77777777" w:rsidR="0026395C" w:rsidRDefault="0026395C" w:rsidP="0026395C">
            <w:pPr>
              <w:spacing w:after="0" w:line="240" w:lineRule="auto"/>
              <w:contextualSpacing/>
              <w:rPr>
                <w:ins w:id="264" w:author="Aleta Haflett" w:date="2014-11-04T15:54:00Z"/>
                <w:color w:val="A6A6A6" w:themeColor="background1" w:themeShade="A6"/>
              </w:rPr>
            </w:pPr>
            <w:ins w:id="265" w:author="Aleta Haflett" w:date="2014-11-04T15:54:00Z">
              <w:r>
                <w:rPr>
                  <w:color w:val="A6A6A6" w:themeColor="background1" w:themeShade="A6"/>
                </w:rPr>
                <w:t>11=Religious/spiritual</w:t>
              </w:r>
            </w:ins>
          </w:p>
          <w:p w14:paraId="2056E212" w14:textId="77777777" w:rsidR="0026395C" w:rsidRDefault="0026395C" w:rsidP="0026395C">
            <w:pPr>
              <w:spacing w:after="0" w:line="240" w:lineRule="auto"/>
              <w:contextualSpacing/>
              <w:rPr>
                <w:ins w:id="266" w:author="Aleta Haflett" w:date="2014-11-04T15:54:00Z"/>
                <w:color w:val="A6A6A6" w:themeColor="background1" w:themeShade="A6"/>
              </w:rPr>
            </w:pPr>
            <w:ins w:id="267" w:author="Aleta Haflett" w:date="2014-11-04T15:54:00Z">
              <w:r>
                <w:rPr>
                  <w:color w:val="A6A6A6" w:themeColor="background1" w:themeShade="A6"/>
                </w:rPr>
                <w:t>12=Cultural heritage</w:t>
              </w:r>
            </w:ins>
          </w:p>
          <w:p w14:paraId="402B85B6" w14:textId="77777777" w:rsidR="0026395C" w:rsidRDefault="0026395C" w:rsidP="0026395C">
            <w:pPr>
              <w:spacing w:after="0" w:line="240" w:lineRule="auto"/>
              <w:contextualSpacing/>
              <w:rPr>
                <w:ins w:id="268" w:author="Aleta Haflett" w:date="2014-11-04T15:54:00Z"/>
                <w:color w:val="A6A6A6" w:themeColor="background1" w:themeShade="A6"/>
              </w:rPr>
            </w:pPr>
            <w:ins w:id="269" w:author="Aleta Haflett" w:date="2014-11-04T15:54:00Z">
              <w:r>
                <w:rPr>
                  <w:color w:val="A6A6A6" w:themeColor="background1" w:themeShade="A6"/>
                </w:rPr>
                <w:t>13=Recreation/tourism</w:t>
              </w:r>
            </w:ins>
          </w:p>
          <w:p w14:paraId="60B5614B" w14:textId="77777777" w:rsidR="0026395C" w:rsidRDefault="0026395C" w:rsidP="0026395C">
            <w:pPr>
              <w:spacing w:after="0" w:line="240" w:lineRule="auto"/>
              <w:contextualSpacing/>
              <w:rPr>
                <w:ins w:id="270" w:author="Aleta Haflett" w:date="2014-11-04T15:54:00Z"/>
                <w:color w:val="A6A6A6" w:themeColor="background1" w:themeShade="A6"/>
              </w:rPr>
            </w:pPr>
            <w:ins w:id="271" w:author="Aleta Haflett" w:date="2014-11-04T15:54:00Z">
              <w:r>
                <w:rPr>
                  <w:color w:val="A6A6A6" w:themeColor="background1" w:themeShade="A6"/>
                </w:rPr>
                <w:t>14=Aesthetic</w:t>
              </w:r>
            </w:ins>
          </w:p>
          <w:p w14:paraId="296273B5" w14:textId="77777777" w:rsidR="0026395C" w:rsidRDefault="0026395C" w:rsidP="0026395C">
            <w:pPr>
              <w:spacing w:after="0" w:line="240" w:lineRule="auto"/>
              <w:contextualSpacing/>
              <w:rPr>
                <w:ins w:id="272" w:author="Aleta Haflett" w:date="2014-11-04T15:54:00Z"/>
                <w:color w:val="A6A6A6" w:themeColor="background1" w:themeShade="A6"/>
              </w:rPr>
            </w:pPr>
            <w:ins w:id="273" w:author="Aleta Haflett" w:date="2014-11-04T15:54:00Z">
              <w:r>
                <w:rPr>
                  <w:color w:val="A6A6A6" w:themeColor="background1" w:themeShade="A6"/>
                </w:rPr>
                <w:t>15=Education/scientific studies</w:t>
              </w:r>
            </w:ins>
          </w:p>
          <w:p w14:paraId="40FDAB17" w14:textId="77777777" w:rsidR="0026395C" w:rsidRDefault="0026395C" w:rsidP="0026395C">
            <w:pPr>
              <w:spacing w:after="0" w:line="240" w:lineRule="auto"/>
              <w:contextualSpacing/>
              <w:rPr>
                <w:ins w:id="274" w:author="Aleta Haflett" w:date="2014-11-04T15:54:00Z"/>
                <w:color w:val="A6A6A6" w:themeColor="background1" w:themeShade="A6"/>
              </w:rPr>
            </w:pPr>
            <w:ins w:id="275" w:author="Aleta Haflett" w:date="2014-11-04T15:54:00Z">
              <w:r>
                <w:rPr>
                  <w:color w:val="A6A6A6" w:themeColor="background1" w:themeShade="A6"/>
                </w:rPr>
                <w:t>16=Employment</w:t>
              </w:r>
            </w:ins>
          </w:p>
          <w:p w14:paraId="5E995E01" w14:textId="77777777" w:rsidR="0026395C" w:rsidRDefault="0026395C" w:rsidP="0026395C">
            <w:pPr>
              <w:spacing w:after="0" w:line="240" w:lineRule="auto"/>
              <w:contextualSpacing/>
              <w:rPr>
                <w:ins w:id="276" w:author="Aleta Haflett" w:date="2014-11-04T15:54:00Z"/>
                <w:color w:val="A6A6A6" w:themeColor="background1" w:themeShade="A6"/>
              </w:rPr>
            </w:pPr>
            <w:ins w:id="277" w:author="Aleta Haflett" w:date="2014-11-04T15:54:00Z">
              <w:r>
                <w:rPr>
                  <w:color w:val="A6A6A6" w:themeColor="background1" w:themeShade="A6"/>
                </w:rPr>
                <w:t>17=Other</w:t>
              </w:r>
            </w:ins>
          </w:p>
          <w:p w14:paraId="3CB84599" w14:textId="77777777" w:rsidR="0026395C" w:rsidRPr="00D727A8" w:rsidRDefault="0026395C" w:rsidP="0026395C">
            <w:pPr>
              <w:spacing w:after="0" w:line="240" w:lineRule="auto"/>
              <w:contextualSpacing/>
              <w:rPr>
                <w:ins w:id="278" w:author="Aleta Haflett" w:date="2014-11-04T15:54:00Z"/>
                <w:color w:val="A6A6A6" w:themeColor="background1" w:themeShade="A6"/>
              </w:rPr>
            </w:pPr>
            <w:ins w:id="279" w:author="Aleta Haflett" w:date="2014-11-04T15:54:00Z">
              <w:r>
                <w:rPr>
                  <w:color w:val="A6A6A6" w:themeColor="background1" w:themeShade="A6"/>
                </w:rPr>
                <w:t>999=Not applicable</w:t>
              </w:r>
            </w:ins>
          </w:p>
        </w:tc>
      </w:tr>
      <w:tr w:rsidR="00D13B07" w:rsidRPr="00AC7CBE" w14:paraId="7A9FE4D0" w14:textId="77777777" w:rsidTr="001630B2">
        <w:trPr>
          <w:trHeight w:val="20"/>
          <w:ins w:id="280"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78AA3FE3" w14:textId="0964B922" w:rsidR="0026395C" w:rsidRPr="00AC7CBE" w:rsidRDefault="001630B2" w:rsidP="0026395C">
            <w:pPr>
              <w:spacing w:after="0" w:line="240" w:lineRule="auto"/>
              <w:contextualSpacing/>
              <w:rPr>
                <w:ins w:id="281" w:author="Aleta Haflett" w:date="2014-11-04T15:54:00Z"/>
                <w:w w:val="105"/>
              </w:rPr>
            </w:pPr>
            <w:r>
              <w:rPr>
                <w:w w:val="105"/>
              </w:rPr>
              <w:t>F1a</w:t>
            </w:r>
          </w:p>
        </w:tc>
        <w:tc>
          <w:tcPr>
            <w:tcW w:w="7380" w:type="dxa"/>
            <w:gridSpan w:val="2"/>
            <w:tcBorders>
              <w:top w:val="single" w:sz="4" w:space="0" w:color="000000"/>
              <w:left w:val="single" w:sz="4" w:space="0" w:color="auto"/>
              <w:bottom w:val="single" w:sz="4" w:space="0" w:color="000000"/>
              <w:right w:val="single" w:sz="18" w:space="0" w:color="000000"/>
            </w:tcBorders>
          </w:tcPr>
          <w:p w14:paraId="3661DF93" w14:textId="77777777" w:rsidR="0026395C" w:rsidRPr="00AC7CBE" w:rsidRDefault="0026395C" w:rsidP="0026395C">
            <w:pPr>
              <w:spacing w:after="0" w:line="240" w:lineRule="auto"/>
              <w:contextualSpacing/>
              <w:rPr>
                <w:ins w:id="282" w:author="Aleta Haflett" w:date="2014-11-04T15:54:00Z"/>
                <w:color w:val="000000"/>
              </w:rPr>
            </w:pPr>
            <w:ins w:id="283" w:author="Aleta Haflett" w:date="2014-11-04T15:54:00Z">
              <w:r>
                <w:rPr>
                  <w:color w:val="000000"/>
                </w:rPr>
                <w:t>1st</w:t>
              </w:r>
            </w:ins>
          </w:p>
        </w:tc>
        <w:tc>
          <w:tcPr>
            <w:tcW w:w="2250" w:type="dxa"/>
            <w:tcBorders>
              <w:top w:val="single" w:sz="18" w:space="0" w:color="000000"/>
              <w:left w:val="single" w:sz="18" w:space="0" w:color="000000"/>
              <w:bottom w:val="single" w:sz="18" w:space="0" w:color="000000"/>
              <w:right w:val="single" w:sz="18" w:space="0" w:color="000000"/>
            </w:tcBorders>
          </w:tcPr>
          <w:p w14:paraId="63CAEAD5" w14:textId="77777777" w:rsidR="0026395C" w:rsidRPr="00AC7CBE" w:rsidRDefault="0026395C" w:rsidP="0026395C">
            <w:pPr>
              <w:spacing w:after="0" w:line="240" w:lineRule="auto"/>
              <w:contextualSpacing/>
              <w:rPr>
                <w:ins w:id="284" w:author="Aleta Haflett" w:date="2014-11-04T15:54:00Z"/>
                <w:i/>
                <w:color w:val="A6A6A6" w:themeColor="background1" w:themeShade="A6"/>
              </w:rPr>
            </w:pPr>
          </w:p>
        </w:tc>
      </w:tr>
      <w:tr w:rsidR="00D13B07" w:rsidRPr="00AC7CBE" w14:paraId="7160340F" w14:textId="77777777" w:rsidTr="001630B2">
        <w:trPr>
          <w:trHeight w:val="20"/>
          <w:ins w:id="285"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6319EDEE" w14:textId="781F0A6A" w:rsidR="0026395C" w:rsidRPr="00AC7CBE" w:rsidRDefault="001630B2" w:rsidP="0026395C">
            <w:pPr>
              <w:spacing w:after="0" w:line="240" w:lineRule="auto"/>
              <w:contextualSpacing/>
              <w:rPr>
                <w:ins w:id="286" w:author="Aleta Haflett" w:date="2014-11-04T15:54:00Z"/>
                <w:w w:val="105"/>
              </w:rPr>
            </w:pPr>
            <w:r>
              <w:rPr>
                <w:w w:val="105"/>
              </w:rPr>
              <w:t>F1b</w:t>
            </w:r>
          </w:p>
        </w:tc>
        <w:tc>
          <w:tcPr>
            <w:tcW w:w="7380" w:type="dxa"/>
            <w:gridSpan w:val="2"/>
            <w:tcBorders>
              <w:top w:val="single" w:sz="4" w:space="0" w:color="000000"/>
              <w:left w:val="single" w:sz="4" w:space="0" w:color="auto"/>
              <w:bottom w:val="single" w:sz="4" w:space="0" w:color="000000"/>
              <w:right w:val="single" w:sz="18" w:space="0" w:color="000000"/>
            </w:tcBorders>
          </w:tcPr>
          <w:p w14:paraId="74C9B2BA" w14:textId="77777777" w:rsidR="0026395C" w:rsidRDefault="0026395C" w:rsidP="0026395C">
            <w:pPr>
              <w:spacing w:after="0" w:line="240" w:lineRule="auto"/>
              <w:contextualSpacing/>
              <w:rPr>
                <w:ins w:id="287" w:author="Aleta Haflett" w:date="2014-11-04T15:54:00Z"/>
                <w:color w:val="000000"/>
              </w:rPr>
            </w:pPr>
            <w:ins w:id="288" w:author="Aleta Haflett" w:date="2014-11-04T15:54:00Z">
              <w:r>
                <w:rPr>
                  <w:color w:val="000000"/>
                </w:rPr>
                <w:t>2nd</w:t>
              </w:r>
            </w:ins>
          </w:p>
        </w:tc>
        <w:tc>
          <w:tcPr>
            <w:tcW w:w="2250" w:type="dxa"/>
            <w:tcBorders>
              <w:top w:val="single" w:sz="18" w:space="0" w:color="000000"/>
              <w:left w:val="single" w:sz="18" w:space="0" w:color="000000"/>
              <w:bottom w:val="single" w:sz="18" w:space="0" w:color="000000"/>
              <w:right w:val="single" w:sz="18" w:space="0" w:color="000000"/>
            </w:tcBorders>
          </w:tcPr>
          <w:p w14:paraId="78DA7FA7" w14:textId="77777777" w:rsidR="0026395C" w:rsidRPr="00AC7CBE" w:rsidRDefault="0026395C" w:rsidP="0026395C">
            <w:pPr>
              <w:spacing w:after="0" w:line="240" w:lineRule="auto"/>
              <w:contextualSpacing/>
              <w:rPr>
                <w:ins w:id="289" w:author="Aleta Haflett" w:date="2014-11-04T15:54:00Z"/>
                <w:i/>
                <w:color w:val="A6A6A6" w:themeColor="background1" w:themeShade="A6"/>
              </w:rPr>
            </w:pPr>
          </w:p>
        </w:tc>
      </w:tr>
      <w:tr w:rsidR="00D13B07" w:rsidRPr="00AC7CBE" w14:paraId="6B145B08" w14:textId="77777777" w:rsidTr="001630B2">
        <w:trPr>
          <w:trHeight w:val="20"/>
          <w:ins w:id="290" w:author="Aleta Haflett" w:date="2014-11-04T15:54:00Z"/>
        </w:trPr>
        <w:tc>
          <w:tcPr>
            <w:tcW w:w="640" w:type="dxa"/>
            <w:tcBorders>
              <w:top w:val="single" w:sz="4" w:space="0" w:color="000000"/>
              <w:left w:val="single" w:sz="4" w:space="0" w:color="000000"/>
              <w:bottom w:val="single" w:sz="4" w:space="0" w:color="000000"/>
              <w:right w:val="single" w:sz="4" w:space="0" w:color="auto"/>
            </w:tcBorders>
          </w:tcPr>
          <w:p w14:paraId="12BA102C" w14:textId="59DF8622" w:rsidR="0026395C" w:rsidRPr="00AC7CBE" w:rsidRDefault="001630B2" w:rsidP="0026395C">
            <w:pPr>
              <w:spacing w:after="0" w:line="240" w:lineRule="auto"/>
              <w:contextualSpacing/>
              <w:rPr>
                <w:ins w:id="291" w:author="Aleta Haflett" w:date="2014-11-04T15:54:00Z"/>
                <w:w w:val="105"/>
              </w:rPr>
            </w:pPr>
            <w:r>
              <w:rPr>
                <w:w w:val="105"/>
              </w:rPr>
              <w:t>F1c</w:t>
            </w:r>
          </w:p>
        </w:tc>
        <w:tc>
          <w:tcPr>
            <w:tcW w:w="7380" w:type="dxa"/>
            <w:gridSpan w:val="2"/>
            <w:tcBorders>
              <w:top w:val="single" w:sz="4" w:space="0" w:color="000000"/>
              <w:left w:val="single" w:sz="4" w:space="0" w:color="auto"/>
              <w:bottom w:val="single" w:sz="4" w:space="0" w:color="000000"/>
              <w:right w:val="single" w:sz="18" w:space="0" w:color="000000"/>
            </w:tcBorders>
          </w:tcPr>
          <w:p w14:paraId="070B310B" w14:textId="77777777" w:rsidR="0026395C" w:rsidRDefault="0026395C" w:rsidP="0026395C">
            <w:pPr>
              <w:spacing w:after="0" w:line="240" w:lineRule="auto"/>
              <w:contextualSpacing/>
              <w:rPr>
                <w:ins w:id="292" w:author="Aleta Haflett" w:date="2014-11-04T15:54:00Z"/>
                <w:color w:val="000000"/>
              </w:rPr>
            </w:pPr>
            <w:ins w:id="293" w:author="Aleta Haflett" w:date="2014-11-04T15:54:00Z">
              <w:r>
                <w:rPr>
                  <w:color w:val="000000"/>
                </w:rPr>
                <w:t>3rd</w:t>
              </w:r>
            </w:ins>
          </w:p>
        </w:tc>
        <w:tc>
          <w:tcPr>
            <w:tcW w:w="2250" w:type="dxa"/>
            <w:tcBorders>
              <w:top w:val="single" w:sz="18" w:space="0" w:color="000000"/>
              <w:left w:val="single" w:sz="18" w:space="0" w:color="000000"/>
              <w:bottom w:val="single" w:sz="18" w:space="0" w:color="000000"/>
              <w:right w:val="single" w:sz="18" w:space="0" w:color="000000"/>
            </w:tcBorders>
          </w:tcPr>
          <w:p w14:paraId="53652A4B" w14:textId="77777777" w:rsidR="0026395C" w:rsidRPr="00AC7CBE" w:rsidRDefault="0026395C" w:rsidP="0026395C">
            <w:pPr>
              <w:spacing w:after="0" w:line="240" w:lineRule="auto"/>
              <w:contextualSpacing/>
              <w:rPr>
                <w:ins w:id="294" w:author="Aleta Haflett" w:date="2014-11-04T15:54:00Z"/>
                <w:i/>
                <w:color w:val="A6A6A6" w:themeColor="background1" w:themeShade="A6"/>
              </w:rPr>
            </w:pPr>
          </w:p>
        </w:tc>
      </w:tr>
    </w:tbl>
    <w:p w14:paraId="7C5A7811" w14:textId="77777777" w:rsidR="00D13B07" w:rsidRDefault="00D13B07"/>
    <w:tbl>
      <w:tblPr>
        <w:tblW w:w="9934" w:type="dxa"/>
        <w:tblInd w:w="-5" w:type="dxa"/>
        <w:tblLayout w:type="fixed"/>
        <w:tblCellMar>
          <w:left w:w="29" w:type="dxa"/>
          <w:right w:w="29" w:type="dxa"/>
        </w:tblCellMar>
        <w:tblLook w:val="0000" w:firstRow="0" w:lastRow="0" w:firstColumn="0" w:lastColumn="0" w:noHBand="0" w:noVBand="0"/>
      </w:tblPr>
      <w:tblGrid>
        <w:gridCol w:w="664"/>
        <w:gridCol w:w="7955"/>
        <w:gridCol w:w="1315"/>
      </w:tblGrid>
      <w:tr w:rsidR="00FC5174" w:rsidRPr="00815557" w14:paraId="27B3AF91" w14:textId="77777777" w:rsidTr="00E57FAE">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3DD21730" w14:textId="2FF18555" w:rsidR="00FC5174" w:rsidRPr="00815557" w:rsidRDefault="00FC5174" w:rsidP="00E57FAE">
            <w:pPr>
              <w:rPr>
                <w:w w:val="105"/>
              </w:rPr>
            </w:pPr>
            <w:r>
              <w:rPr>
                <w:w w:val="105"/>
              </w:rPr>
              <w:t>F.2</w:t>
            </w:r>
          </w:p>
        </w:tc>
        <w:tc>
          <w:tcPr>
            <w:tcW w:w="7955" w:type="dxa"/>
            <w:tcBorders>
              <w:top w:val="single" w:sz="4" w:space="0" w:color="000000"/>
              <w:left w:val="single" w:sz="4" w:space="0" w:color="auto"/>
              <w:bottom w:val="single" w:sz="4" w:space="0" w:color="000000"/>
              <w:right w:val="single" w:sz="18" w:space="0" w:color="000000"/>
            </w:tcBorders>
          </w:tcPr>
          <w:p w14:paraId="3FD055DE" w14:textId="77777777" w:rsidR="00FC5174" w:rsidRPr="00815557" w:rsidRDefault="00FC5174" w:rsidP="00E57FAE">
            <w:pPr>
              <w:spacing w:after="0"/>
              <w:rPr>
                <w:w w:val="105"/>
              </w:rPr>
            </w:pPr>
            <w:r w:rsidRPr="009559BE">
              <w:rPr>
                <w:rFonts w:cs="Arial"/>
              </w:rPr>
              <w:t>What do you think is the value of all the trees on a well</w:t>
            </w:r>
            <w:r>
              <w:rPr>
                <w:rFonts w:cs="Arial"/>
              </w:rPr>
              <w:t>-forested ha</w:t>
            </w:r>
            <w:r w:rsidRPr="009559BE">
              <w:rPr>
                <w:rFonts w:cs="Arial"/>
              </w:rPr>
              <w:t xml:space="preserve"> of your</w:t>
            </w:r>
            <w:r>
              <w:rPr>
                <w:rFonts w:cs="Arial"/>
              </w:rPr>
              <w:t xml:space="preserve"> community land</w:t>
            </w:r>
            <w:r w:rsidRPr="009559BE">
              <w:rPr>
                <w:rFonts w:cs="Arial"/>
              </w:rPr>
              <w:t>?</w:t>
            </w:r>
          </w:p>
        </w:tc>
        <w:tc>
          <w:tcPr>
            <w:tcW w:w="1315" w:type="dxa"/>
            <w:tcBorders>
              <w:top w:val="single" w:sz="18" w:space="0" w:color="000000"/>
              <w:left w:val="single" w:sz="18" w:space="0" w:color="000000"/>
              <w:bottom w:val="single" w:sz="18" w:space="0" w:color="000000"/>
              <w:right w:val="single" w:sz="18" w:space="0" w:color="000000"/>
            </w:tcBorders>
          </w:tcPr>
          <w:p w14:paraId="367AFFCA" w14:textId="77777777" w:rsidR="00FC5174" w:rsidRPr="00815557" w:rsidRDefault="00FC5174" w:rsidP="00E57FAE">
            <w:pPr>
              <w:spacing w:after="0"/>
              <w:rPr>
                <w:i/>
                <w:color w:val="A6A6A6" w:themeColor="background1" w:themeShade="A6"/>
              </w:rPr>
            </w:pPr>
            <w:r w:rsidRPr="00815557">
              <w:rPr>
                <w:i/>
                <w:color w:val="A6A6A6" w:themeColor="background1" w:themeShade="A6"/>
              </w:rPr>
              <w:t>(Integer)</w:t>
            </w:r>
          </w:p>
        </w:tc>
      </w:tr>
    </w:tbl>
    <w:p w14:paraId="36ED047E" w14:textId="77777777" w:rsidR="00FC5174" w:rsidRDefault="00FC5174">
      <w:pPr>
        <w:rPr>
          <w:ins w:id="295" w:author="Aleta Haflett" w:date="2014-11-04T16:01:00Z"/>
        </w:rPr>
      </w:pPr>
    </w:p>
    <w:tbl>
      <w:tblPr>
        <w:tblW w:w="10090" w:type="dxa"/>
        <w:tblInd w:w="-5" w:type="dxa"/>
        <w:tblLayout w:type="fixed"/>
        <w:tblCellMar>
          <w:left w:w="0" w:type="dxa"/>
          <w:right w:w="0" w:type="dxa"/>
        </w:tblCellMar>
        <w:tblLook w:val="0000" w:firstRow="0" w:lastRow="0" w:firstColumn="0" w:lastColumn="0" w:noHBand="0" w:noVBand="0"/>
      </w:tblPr>
      <w:tblGrid>
        <w:gridCol w:w="640"/>
        <w:gridCol w:w="4230"/>
        <w:gridCol w:w="3960"/>
        <w:gridCol w:w="1260"/>
      </w:tblGrid>
      <w:tr w:rsidR="00D13B07" w:rsidRPr="00AC7CBE" w14:paraId="1AB0D64A" w14:textId="77777777" w:rsidTr="00341470">
        <w:trPr>
          <w:trHeight w:val="1458"/>
          <w:ins w:id="296" w:author="Aleta Haflett" w:date="2014-11-04T15:55:00Z"/>
        </w:trPr>
        <w:tc>
          <w:tcPr>
            <w:tcW w:w="640" w:type="dxa"/>
            <w:tcBorders>
              <w:top w:val="single" w:sz="4" w:space="0" w:color="000000"/>
              <w:left w:val="single" w:sz="4" w:space="0" w:color="000000"/>
              <w:bottom w:val="single" w:sz="4" w:space="0" w:color="000000"/>
              <w:right w:val="single" w:sz="4" w:space="0" w:color="auto"/>
            </w:tcBorders>
          </w:tcPr>
          <w:p w14:paraId="25DEC341" w14:textId="6E5971B6" w:rsidR="00D13B07" w:rsidRPr="00AC7CBE" w:rsidRDefault="001630B2" w:rsidP="0026395C">
            <w:pPr>
              <w:spacing w:after="0" w:line="240" w:lineRule="auto"/>
              <w:contextualSpacing/>
              <w:rPr>
                <w:ins w:id="297" w:author="Aleta Haflett" w:date="2014-11-04T15:55:00Z"/>
                <w:w w:val="105"/>
              </w:rPr>
            </w:pPr>
            <w:r>
              <w:rPr>
                <w:w w:val="105"/>
              </w:rPr>
              <w:t>F</w:t>
            </w:r>
            <w:r w:rsidR="00FC5174">
              <w:rPr>
                <w:w w:val="105"/>
              </w:rPr>
              <w:t>3</w:t>
            </w:r>
          </w:p>
        </w:tc>
        <w:tc>
          <w:tcPr>
            <w:tcW w:w="4230" w:type="dxa"/>
            <w:tcBorders>
              <w:top w:val="single" w:sz="4" w:space="0" w:color="000000"/>
              <w:left w:val="single" w:sz="4" w:space="0" w:color="auto"/>
              <w:bottom w:val="single" w:sz="4" w:space="0" w:color="000000"/>
              <w:right w:val="single" w:sz="18" w:space="0" w:color="000000"/>
            </w:tcBorders>
          </w:tcPr>
          <w:p w14:paraId="4D97D655" w14:textId="77777777" w:rsidR="00D13B07" w:rsidRDefault="00D13B07" w:rsidP="0026395C">
            <w:pPr>
              <w:spacing w:after="0" w:line="240" w:lineRule="auto"/>
              <w:contextualSpacing/>
              <w:rPr>
                <w:ins w:id="298" w:author="Aleta Haflett" w:date="2014-11-04T15:55:00Z"/>
                <w:color w:val="000000"/>
              </w:rPr>
            </w:pPr>
            <w:ins w:id="299" w:author="Aleta Haflett" w:date="2014-11-04T15:55:00Z">
              <w:r>
                <w:rPr>
                  <w:color w:val="000000"/>
                </w:rPr>
                <w:t xml:space="preserve">Has the community or individuals received any direct benefits (in kind or cash) related to </w:t>
              </w:r>
              <w:r w:rsidRPr="00341470">
                <w:rPr>
                  <w:b/>
                  <w:color w:val="000000"/>
                </w:rPr>
                <w:t>tourism</w:t>
              </w:r>
              <w:r>
                <w:rPr>
                  <w:color w:val="000000"/>
                </w:rPr>
                <w:t xml:space="preserve"> 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4659CA97" w14:textId="77777777" w:rsidR="00D13B07" w:rsidRDefault="00D13B07" w:rsidP="00D13B07">
            <w:pPr>
              <w:spacing w:after="0" w:line="240" w:lineRule="auto"/>
              <w:contextualSpacing/>
              <w:rPr>
                <w:ins w:id="300" w:author="Aleta Haflett" w:date="2014-11-04T15:57:00Z"/>
                <w:color w:val="A6A6A6" w:themeColor="background1" w:themeShade="A6"/>
              </w:rPr>
            </w:pPr>
            <w:ins w:id="301" w:author="Aleta Haflett" w:date="2014-11-04T15:57:00Z">
              <w:r>
                <w:rPr>
                  <w:color w:val="A6A6A6" w:themeColor="background1" w:themeShade="A6"/>
                </w:rPr>
                <w:t>0=Np</w:t>
              </w:r>
            </w:ins>
          </w:p>
          <w:p w14:paraId="7DBDEFDF" w14:textId="77777777" w:rsidR="00D13B07" w:rsidRDefault="00D13B07" w:rsidP="00D13B07">
            <w:pPr>
              <w:spacing w:after="0" w:line="240" w:lineRule="auto"/>
              <w:contextualSpacing/>
              <w:rPr>
                <w:ins w:id="302" w:author="Aleta Haflett" w:date="2014-11-04T15:57:00Z"/>
                <w:color w:val="A6A6A6" w:themeColor="background1" w:themeShade="A6"/>
              </w:rPr>
            </w:pPr>
            <w:ins w:id="303" w:author="Aleta Haflett" w:date="2014-11-04T15:57:00Z">
              <w:r>
                <w:rPr>
                  <w:color w:val="A6A6A6" w:themeColor="background1" w:themeShade="A6"/>
                </w:rPr>
                <w:t>1=Yes, directly to households</w:t>
              </w:r>
            </w:ins>
          </w:p>
          <w:p w14:paraId="250E22CB" w14:textId="77777777" w:rsidR="00D13B07" w:rsidRDefault="00D13B07" w:rsidP="00D13B07">
            <w:pPr>
              <w:spacing w:after="0" w:line="240" w:lineRule="auto"/>
              <w:contextualSpacing/>
              <w:rPr>
                <w:ins w:id="304" w:author="Aleta Haflett" w:date="2014-11-04T15:57:00Z"/>
                <w:color w:val="A6A6A6" w:themeColor="background1" w:themeShade="A6"/>
              </w:rPr>
            </w:pPr>
            <w:ins w:id="305" w:author="Aleta Haflett" w:date="2014-11-04T15:57:00Z">
              <w:r>
                <w:rPr>
                  <w:color w:val="A6A6A6" w:themeColor="background1" w:themeShade="A6"/>
                </w:rPr>
                <w:t>2=Yes, directly to the community</w:t>
              </w:r>
            </w:ins>
          </w:p>
          <w:p w14:paraId="6DF561F0" w14:textId="48C82C22" w:rsidR="00D13B07" w:rsidRDefault="00D13B07" w:rsidP="00D13B07">
            <w:pPr>
              <w:spacing w:after="0" w:line="240" w:lineRule="auto"/>
              <w:contextualSpacing/>
              <w:rPr>
                <w:ins w:id="306" w:author="Aleta Haflett" w:date="2014-11-04T15:55:00Z"/>
                <w:color w:val="000000"/>
              </w:rPr>
            </w:pPr>
            <w:ins w:id="307" w:author="Aleta Haflett" w:date="2014-11-04T15:57: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79BB1F68" w14:textId="5804AC7B" w:rsidR="00D13B07" w:rsidRPr="00341470" w:rsidRDefault="00D13B07" w:rsidP="00D13B07">
            <w:pPr>
              <w:spacing w:after="0" w:line="240" w:lineRule="auto"/>
              <w:contextualSpacing/>
              <w:rPr>
                <w:ins w:id="308" w:author="Aleta Haflett" w:date="2014-11-04T15:55:00Z"/>
                <w:color w:val="A6A6A6" w:themeColor="background1" w:themeShade="A6"/>
              </w:rPr>
            </w:pPr>
            <w:ins w:id="309" w:author="Aleta Haflett" w:date="2014-11-04T15:56:00Z">
              <w:r>
                <w:rPr>
                  <w:color w:val="A6A6A6" w:themeColor="background1" w:themeShade="A6"/>
                </w:rPr>
                <w:t>-</w:t>
              </w:r>
            </w:ins>
          </w:p>
        </w:tc>
      </w:tr>
      <w:tr w:rsidR="00D13B07" w:rsidRPr="00AC7CBE" w14:paraId="7C033FFC" w14:textId="77777777" w:rsidTr="00341470">
        <w:trPr>
          <w:trHeight w:val="1458"/>
          <w:ins w:id="310" w:author="Aleta Haflett" w:date="2014-11-04T15:57:00Z"/>
        </w:trPr>
        <w:tc>
          <w:tcPr>
            <w:tcW w:w="640" w:type="dxa"/>
            <w:tcBorders>
              <w:top w:val="single" w:sz="4" w:space="0" w:color="000000"/>
              <w:left w:val="single" w:sz="4" w:space="0" w:color="000000"/>
              <w:bottom w:val="single" w:sz="4" w:space="0" w:color="000000"/>
              <w:right w:val="single" w:sz="4" w:space="0" w:color="auto"/>
            </w:tcBorders>
          </w:tcPr>
          <w:p w14:paraId="5F035B4B" w14:textId="6DB42EBF" w:rsidR="00D13B07" w:rsidRPr="00AC7CBE" w:rsidRDefault="001630B2" w:rsidP="0026395C">
            <w:pPr>
              <w:spacing w:after="0" w:line="240" w:lineRule="auto"/>
              <w:contextualSpacing/>
              <w:rPr>
                <w:ins w:id="311" w:author="Aleta Haflett" w:date="2014-11-04T15:57:00Z"/>
                <w:w w:val="105"/>
              </w:rPr>
            </w:pPr>
            <w:r>
              <w:rPr>
                <w:w w:val="105"/>
              </w:rPr>
              <w:t>F</w:t>
            </w:r>
            <w:r w:rsidR="00FC5174">
              <w:rPr>
                <w:w w:val="105"/>
              </w:rPr>
              <w:t>4</w:t>
            </w:r>
          </w:p>
        </w:tc>
        <w:tc>
          <w:tcPr>
            <w:tcW w:w="4230" w:type="dxa"/>
            <w:tcBorders>
              <w:top w:val="single" w:sz="4" w:space="0" w:color="000000"/>
              <w:left w:val="single" w:sz="4" w:space="0" w:color="auto"/>
              <w:bottom w:val="single" w:sz="4" w:space="0" w:color="000000"/>
              <w:right w:val="single" w:sz="18" w:space="0" w:color="000000"/>
            </w:tcBorders>
          </w:tcPr>
          <w:p w14:paraId="1ED23FF0" w14:textId="45A3BF67" w:rsidR="00D13B07" w:rsidRDefault="00D13B07" w:rsidP="00D13B07">
            <w:pPr>
              <w:spacing w:after="0" w:line="240" w:lineRule="auto"/>
              <w:contextualSpacing/>
              <w:rPr>
                <w:ins w:id="312" w:author="Aleta Haflett" w:date="2014-11-04T15:57:00Z"/>
                <w:color w:val="000000"/>
              </w:rPr>
            </w:pPr>
            <w:ins w:id="313" w:author="Aleta Haflett" w:date="2014-11-04T15:58:00Z">
              <w:r>
                <w:rPr>
                  <w:color w:val="000000"/>
                </w:rPr>
                <w:t xml:space="preserve">Has the community or individuals received any direct benefits (in kind or cash) related to </w:t>
              </w:r>
              <w:r>
                <w:rPr>
                  <w:b/>
                  <w:color w:val="000000"/>
                </w:rPr>
                <w:t xml:space="preserve">Carbon sequestration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2BAF2440" w14:textId="77777777" w:rsidR="00D13B07" w:rsidRDefault="00D13B07" w:rsidP="00D13B07">
            <w:pPr>
              <w:spacing w:after="0" w:line="240" w:lineRule="auto"/>
              <w:contextualSpacing/>
              <w:rPr>
                <w:ins w:id="314" w:author="Aleta Haflett" w:date="2014-11-04T15:58:00Z"/>
                <w:color w:val="A6A6A6" w:themeColor="background1" w:themeShade="A6"/>
              </w:rPr>
            </w:pPr>
            <w:ins w:id="315" w:author="Aleta Haflett" w:date="2014-11-04T15:58:00Z">
              <w:r>
                <w:rPr>
                  <w:color w:val="A6A6A6" w:themeColor="background1" w:themeShade="A6"/>
                </w:rPr>
                <w:t>0=Np</w:t>
              </w:r>
            </w:ins>
          </w:p>
          <w:p w14:paraId="790E62D8" w14:textId="77777777" w:rsidR="00D13B07" w:rsidRDefault="00D13B07" w:rsidP="00D13B07">
            <w:pPr>
              <w:spacing w:after="0" w:line="240" w:lineRule="auto"/>
              <w:contextualSpacing/>
              <w:rPr>
                <w:ins w:id="316" w:author="Aleta Haflett" w:date="2014-11-04T15:58:00Z"/>
                <w:color w:val="A6A6A6" w:themeColor="background1" w:themeShade="A6"/>
              </w:rPr>
            </w:pPr>
            <w:ins w:id="317" w:author="Aleta Haflett" w:date="2014-11-04T15:58:00Z">
              <w:r>
                <w:rPr>
                  <w:color w:val="A6A6A6" w:themeColor="background1" w:themeShade="A6"/>
                </w:rPr>
                <w:t>1=Yes, directly to households</w:t>
              </w:r>
            </w:ins>
          </w:p>
          <w:p w14:paraId="37F2F021" w14:textId="77777777" w:rsidR="00D13B07" w:rsidRDefault="00D13B07" w:rsidP="00D13B07">
            <w:pPr>
              <w:spacing w:after="0" w:line="240" w:lineRule="auto"/>
              <w:contextualSpacing/>
              <w:rPr>
                <w:ins w:id="318" w:author="Aleta Haflett" w:date="2014-11-04T15:58:00Z"/>
                <w:color w:val="A6A6A6" w:themeColor="background1" w:themeShade="A6"/>
              </w:rPr>
            </w:pPr>
            <w:ins w:id="319" w:author="Aleta Haflett" w:date="2014-11-04T15:58:00Z">
              <w:r>
                <w:rPr>
                  <w:color w:val="A6A6A6" w:themeColor="background1" w:themeShade="A6"/>
                </w:rPr>
                <w:t>2=Yes, directly to the community</w:t>
              </w:r>
            </w:ins>
          </w:p>
          <w:p w14:paraId="02EB9F0D" w14:textId="7DF2FEF9" w:rsidR="00D13B07" w:rsidRDefault="00D13B07" w:rsidP="00D13B07">
            <w:pPr>
              <w:spacing w:after="0" w:line="240" w:lineRule="auto"/>
              <w:contextualSpacing/>
              <w:rPr>
                <w:ins w:id="320" w:author="Aleta Haflett" w:date="2014-11-04T15:57:00Z"/>
                <w:color w:val="A6A6A6" w:themeColor="background1" w:themeShade="A6"/>
              </w:rPr>
            </w:pPr>
            <w:ins w:id="321" w:author="Aleta Haflett" w:date="2014-11-04T15:58: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2441666E" w14:textId="77777777" w:rsidR="00D13B07" w:rsidRDefault="00D13B07" w:rsidP="00D13B07">
            <w:pPr>
              <w:spacing w:after="0" w:line="240" w:lineRule="auto"/>
              <w:contextualSpacing/>
              <w:rPr>
                <w:ins w:id="322" w:author="Aleta Haflett" w:date="2014-11-04T15:57:00Z"/>
                <w:color w:val="A6A6A6" w:themeColor="background1" w:themeShade="A6"/>
              </w:rPr>
            </w:pPr>
          </w:p>
        </w:tc>
      </w:tr>
      <w:tr w:rsidR="00D13B07" w:rsidRPr="00AC7CBE" w14:paraId="15A63D63" w14:textId="77777777" w:rsidTr="00341470">
        <w:trPr>
          <w:trHeight w:val="1458"/>
          <w:ins w:id="323" w:author="Aleta Haflett" w:date="2014-11-04T15:57:00Z"/>
        </w:trPr>
        <w:tc>
          <w:tcPr>
            <w:tcW w:w="640" w:type="dxa"/>
            <w:tcBorders>
              <w:top w:val="single" w:sz="4" w:space="0" w:color="000000"/>
              <w:left w:val="single" w:sz="4" w:space="0" w:color="000000"/>
              <w:bottom w:val="single" w:sz="4" w:space="0" w:color="000000"/>
              <w:right w:val="single" w:sz="4" w:space="0" w:color="auto"/>
            </w:tcBorders>
          </w:tcPr>
          <w:p w14:paraId="535D8EFF" w14:textId="1CAA08E3" w:rsidR="00D13B07" w:rsidRPr="00AC7CBE" w:rsidRDefault="001630B2" w:rsidP="0026395C">
            <w:pPr>
              <w:spacing w:after="0" w:line="240" w:lineRule="auto"/>
              <w:contextualSpacing/>
              <w:rPr>
                <w:ins w:id="324" w:author="Aleta Haflett" w:date="2014-11-04T15:57:00Z"/>
                <w:w w:val="105"/>
              </w:rPr>
            </w:pPr>
            <w:r>
              <w:rPr>
                <w:w w:val="105"/>
              </w:rPr>
              <w:t>F</w:t>
            </w:r>
            <w:r w:rsidR="00FC5174">
              <w:rPr>
                <w:w w:val="105"/>
              </w:rPr>
              <w:t>5</w:t>
            </w:r>
          </w:p>
        </w:tc>
        <w:tc>
          <w:tcPr>
            <w:tcW w:w="4230" w:type="dxa"/>
            <w:tcBorders>
              <w:top w:val="single" w:sz="4" w:space="0" w:color="000000"/>
              <w:left w:val="single" w:sz="4" w:space="0" w:color="auto"/>
              <w:bottom w:val="single" w:sz="4" w:space="0" w:color="000000"/>
              <w:right w:val="single" w:sz="18" w:space="0" w:color="000000"/>
            </w:tcBorders>
          </w:tcPr>
          <w:p w14:paraId="4743A115" w14:textId="2B071EEA" w:rsidR="00D13B07" w:rsidRDefault="00D13B07" w:rsidP="0026395C">
            <w:pPr>
              <w:spacing w:after="0" w:line="240" w:lineRule="auto"/>
              <w:contextualSpacing/>
              <w:rPr>
                <w:ins w:id="325" w:author="Aleta Haflett" w:date="2014-11-04T15:57:00Z"/>
                <w:color w:val="000000"/>
              </w:rPr>
            </w:pPr>
            <w:ins w:id="326" w:author="Aleta Haflett" w:date="2014-11-04T15:58:00Z">
              <w:r>
                <w:rPr>
                  <w:color w:val="000000"/>
                </w:rPr>
                <w:t xml:space="preserve">Has the community or individuals received any direct benefits (in kind or cash) related </w:t>
              </w:r>
              <w:r>
                <w:rPr>
                  <w:b/>
                  <w:color w:val="000000"/>
                </w:rPr>
                <w:t>Water catchment</w:t>
              </w:r>
              <w:r>
                <w:rPr>
                  <w:color w:val="000000"/>
                </w:rPr>
                <w:t xml:space="preserve"> 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5F01B6A3" w14:textId="77777777" w:rsidR="00D13B07" w:rsidRDefault="00D13B07" w:rsidP="00D13B07">
            <w:pPr>
              <w:spacing w:after="0" w:line="240" w:lineRule="auto"/>
              <w:contextualSpacing/>
              <w:rPr>
                <w:ins w:id="327" w:author="Aleta Haflett" w:date="2014-11-04T15:58:00Z"/>
                <w:color w:val="A6A6A6" w:themeColor="background1" w:themeShade="A6"/>
              </w:rPr>
            </w:pPr>
            <w:ins w:id="328" w:author="Aleta Haflett" w:date="2014-11-04T15:58:00Z">
              <w:r>
                <w:rPr>
                  <w:color w:val="A6A6A6" w:themeColor="background1" w:themeShade="A6"/>
                </w:rPr>
                <w:t>0=Np</w:t>
              </w:r>
            </w:ins>
          </w:p>
          <w:p w14:paraId="5FC877EF" w14:textId="77777777" w:rsidR="00D13B07" w:rsidRDefault="00D13B07" w:rsidP="00D13B07">
            <w:pPr>
              <w:spacing w:after="0" w:line="240" w:lineRule="auto"/>
              <w:contextualSpacing/>
              <w:rPr>
                <w:ins w:id="329" w:author="Aleta Haflett" w:date="2014-11-04T15:58:00Z"/>
                <w:color w:val="A6A6A6" w:themeColor="background1" w:themeShade="A6"/>
              </w:rPr>
            </w:pPr>
            <w:ins w:id="330" w:author="Aleta Haflett" w:date="2014-11-04T15:58:00Z">
              <w:r>
                <w:rPr>
                  <w:color w:val="A6A6A6" w:themeColor="background1" w:themeShade="A6"/>
                </w:rPr>
                <w:t>1=Yes, directly to households</w:t>
              </w:r>
            </w:ins>
          </w:p>
          <w:p w14:paraId="28ADFB2B" w14:textId="77777777" w:rsidR="00D13B07" w:rsidRDefault="00D13B07" w:rsidP="00D13B07">
            <w:pPr>
              <w:spacing w:after="0" w:line="240" w:lineRule="auto"/>
              <w:contextualSpacing/>
              <w:rPr>
                <w:ins w:id="331" w:author="Aleta Haflett" w:date="2014-11-04T15:58:00Z"/>
                <w:color w:val="A6A6A6" w:themeColor="background1" w:themeShade="A6"/>
              </w:rPr>
            </w:pPr>
            <w:ins w:id="332" w:author="Aleta Haflett" w:date="2014-11-04T15:58:00Z">
              <w:r>
                <w:rPr>
                  <w:color w:val="A6A6A6" w:themeColor="background1" w:themeShade="A6"/>
                </w:rPr>
                <w:t>2=Yes, directly to the community</w:t>
              </w:r>
            </w:ins>
          </w:p>
          <w:p w14:paraId="0887714F" w14:textId="35897750" w:rsidR="00D13B07" w:rsidRDefault="00D13B07" w:rsidP="00D13B07">
            <w:pPr>
              <w:spacing w:after="0" w:line="240" w:lineRule="auto"/>
              <w:contextualSpacing/>
              <w:rPr>
                <w:ins w:id="333" w:author="Aleta Haflett" w:date="2014-11-04T15:57:00Z"/>
                <w:color w:val="A6A6A6" w:themeColor="background1" w:themeShade="A6"/>
              </w:rPr>
            </w:pPr>
            <w:ins w:id="334" w:author="Aleta Haflett" w:date="2014-11-04T15:58: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4F128C89" w14:textId="77777777" w:rsidR="00D13B07" w:rsidRDefault="00D13B07" w:rsidP="00D13B07">
            <w:pPr>
              <w:spacing w:after="0" w:line="240" w:lineRule="auto"/>
              <w:contextualSpacing/>
              <w:rPr>
                <w:ins w:id="335" w:author="Aleta Haflett" w:date="2014-11-04T15:57:00Z"/>
                <w:color w:val="A6A6A6" w:themeColor="background1" w:themeShade="A6"/>
              </w:rPr>
            </w:pPr>
          </w:p>
        </w:tc>
      </w:tr>
      <w:tr w:rsidR="00D13B07" w:rsidRPr="00AC7CBE" w14:paraId="1FFFA46C" w14:textId="77777777" w:rsidTr="00341470">
        <w:trPr>
          <w:trHeight w:val="1458"/>
          <w:ins w:id="336" w:author="Aleta Haflett" w:date="2014-11-04T15:58:00Z"/>
        </w:trPr>
        <w:tc>
          <w:tcPr>
            <w:tcW w:w="640" w:type="dxa"/>
            <w:tcBorders>
              <w:top w:val="single" w:sz="4" w:space="0" w:color="000000"/>
              <w:left w:val="single" w:sz="4" w:space="0" w:color="000000"/>
              <w:bottom w:val="single" w:sz="4" w:space="0" w:color="000000"/>
              <w:right w:val="single" w:sz="4" w:space="0" w:color="auto"/>
            </w:tcBorders>
          </w:tcPr>
          <w:p w14:paraId="2056C5B6" w14:textId="6E3135E6" w:rsidR="00D13B07" w:rsidRPr="00AC7CBE" w:rsidRDefault="001630B2" w:rsidP="0026395C">
            <w:pPr>
              <w:spacing w:after="0" w:line="240" w:lineRule="auto"/>
              <w:contextualSpacing/>
              <w:rPr>
                <w:ins w:id="337" w:author="Aleta Haflett" w:date="2014-11-04T15:58:00Z"/>
                <w:w w:val="105"/>
              </w:rPr>
            </w:pPr>
            <w:r>
              <w:rPr>
                <w:w w:val="105"/>
              </w:rPr>
              <w:t>F</w:t>
            </w:r>
            <w:r w:rsidR="00FC5174">
              <w:rPr>
                <w:w w:val="105"/>
              </w:rPr>
              <w:t>6</w:t>
            </w:r>
          </w:p>
        </w:tc>
        <w:tc>
          <w:tcPr>
            <w:tcW w:w="4230" w:type="dxa"/>
            <w:tcBorders>
              <w:top w:val="single" w:sz="4" w:space="0" w:color="000000"/>
              <w:left w:val="single" w:sz="4" w:space="0" w:color="auto"/>
              <w:bottom w:val="single" w:sz="4" w:space="0" w:color="000000"/>
              <w:right w:val="single" w:sz="18" w:space="0" w:color="000000"/>
            </w:tcBorders>
          </w:tcPr>
          <w:p w14:paraId="3BEB8C04" w14:textId="387A15B7" w:rsidR="00D13B07" w:rsidRDefault="00D13B07" w:rsidP="00D13B07">
            <w:pPr>
              <w:spacing w:after="0" w:line="240" w:lineRule="auto"/>
              <w:contextualSpacing/>
              <w:rPr>
                <w:ins w:id="338" w:author="Aleta Haflett" w:date="2014-11-04T15:58:00Z"/>
                <w:color w:val="000000"/>
              </w:rPr>
            </w:pPr>
            <w:ins w:id="339" w:author="Aleta Haflett" w:date="2014-11-04T15:59:00Z">
              <w:r>
                <w:rPr>
                  <w:color w:val="000000"/>
                </w:rPr>
                <w:t xml:space="preserve">Has the community or individuals received any direct benefits (in kind or cash) related to </w:t>
              </w:r>
              <w:r>
                <w:rPr>
                  <w:b/>
                  <w:color w:val="000000"/>
                </w:rPr>
                <w:t xml:space="preserve">biodiversity conservation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50C6895A" w14:textId="77777777" w:rsidR="00D13B07" w:rsidRDefault="00D13B07" w:rsidP="00D13B07">
            <w:pPr>
              <w:spacing w:after="0" w:line="240" w:lineRule="auto"/>
              <w:contextualSpacing/>
              <w:rPr>
                <w:ins w:id="340" w:author="Aleta Haflett" w:date="2014-11-04T15:59:00Z"/>
                <w:color w:val="A6A6A6" w:themeColor="background1" w:themeShade="A6"/>
              </w:rPr>
            </w:pPr>
            <w:ins w:id="341" w:author="Aleta Haflett" w:date="2014-11-04T15:59:00Z">
              <w:r>
                <w:rPr>
                  <w:color w:val="A6A6A6" w:themeColor="background1" w:themeShade="A6"/>
                </w:rPr>
                <w:t>0=Np</w:t>
              </w:r>
            </w:ins>
          </w:p>
          <w:p w14:paraId="6B903502" w14:textId="77777777" w:rsidR="00D13B07" w:rsidRDefault="00D13B07" w:rsidP="00D13B07">
            <w:pPr>
              <w:spacing w:after="0" w:line="240" w:lineRule="auto"/>
              <w:contextualSpacing/>
              <w:rPr>
                <w:ins w:id="342" w:author="Aleta Haflett" w:date="2014-11-04T15:59:00Z"/>
                <w:color w:val="A6A6A6" w:themeColor="background1" w:themeShade="A6"/>
              </w:rPr>
            </w:pPr>
            <w:ins w:id="343" w:author="Aleta Haflett" w:date="2014-11-04T15:59:00Z">
              <w:r>
                <w:rPr>
                  <w:color w:val="A6A6A6" w:themeColor="background1" w:themeShade="A6"/>
                </w:rPr>
                <w:t>1=Yes, directly to households</w:t>
              </w:r>
            </w:ins>
          </w:p>
          <w:p w14:paraId="164E7C79" w14:textId="77777777" w:rsidR="00D13B07" w:rsidRDefault="00D13B07" w:rsidP="00D13B07">
            <w:pPr>
              <w:spacing w:after="0" w:line="240" w:lineRule="auto"/>
              <w:contextualSpacing/>
              <w:rPr>
                <w:ins w:id="344" w:author="Aleta Haflett" w:date="2014-11-04T15:59:00Z"/>
                <w:color w:val="A6A6A6" w:themeColor="background1" w:themeShade="A6"/>
              </w:rPr>
            </w:pPr>
            <w:ins w:id="345" w:author="Aleta Haflett" w:date="2014-11-04T15:59:00Z">
              <w:r>
                <w:rPr>
                  <w:color w:val="A6A6A6" w:themeColor="background1" w:themeShade="A6"/>
                </w:rPr>
                <w:t>2=Yes, directly to the community</w:t>
              </w:r>
            </w:ins>
          </w:p>
          <w:p w14:paraId="5667586F" w14:textId="5C09F36A" w:rsidR="00D13B07" w:rsidRDefault="00D13B07" w:rsidP="00D13B07">
            <w:pPr>
              <w:spacing w:after="0" w:line="240" w:lineRule="auto"/>
              <w:contextualSpacing/>
              <w:rPr>
                <w:ins w:id="346" w:author="Aleta Haflett" w:date="2014-11-04T15:58:00Z"/>
                <w:color w:val="A6A6A6" w:themeColor="background1" w:themeShade="A6"/>
              </w:rPr>
            </w:pPr>
            <w:ins w:id="347" w:author="Aleta Haflett" w:date="2014-11-04T15:59: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55B87224" w14:textId="77777777" w:rsidR="00D13B07" w:rsidRDefault="00D13B07" w:rsidP="00D13B07">
            <w:pPr>
              <w:spacing w:after="0" w:line="240" w:lineRule="auto"/>
              <w:contextualSpacing/>
              <w:rPr>
                <w:ins w:id="348" w:author="Aleta Haflett" w:date="2014-11-04T15:58:00Z"/>
                <w:color w:val="A6A6A6" w:themeColor="background1" w:themeShade="A6"/>
              </w:rPr>
            </w:pPr>
          </w:p>
        </w:tc>
      </w:tr>
      <w:tr w:rsidR="00D13B07" w:rsidRPr="00AC7CBE" w14:paraId="78146AE5" w14:textId="77777777" w:rsidTr="00341470">
        <w:trPr>
          <w:trHeight w:val="1458"/>
          <w:ins w:id="349" w:author="Aleta Haflett" w:date="2014-11-04T15:58:00Z"/>
        </w:trPr>
        <w:tc>
          <w:tcPr>
            <w:tcW w:w="640" w:type="dxa"/>
            <w:tcBorders>
              <w:top w:val="single" w:sz="4" w:space="0" w:color="000000"/>
              <w:left w:val="single" w:sz="4" w:space="0" w:color="000000"/>
              <w:bottom w:val="single" w:sz="4" w:space="0" w:color="000000"/>
              <w:right w:val="single" w:sz="4" w:space="0" w:color="auto"/>
            </w:tcBorders>
          </w:tcPr>
          <w:p w14:paraId="3FDA3C2D" w14:textId="67BF3FB6" w:rsidR="00D13B07" w:rsidRPr="00AC7CBE" w:rsidRDefault="001630B2" w:rsidP="0026395C">
            <w:pPr>
              <w:spacing w:after="0" w:line="240" w:lineRule="auto"/>
              <w:contextualSpacing/>
              <w:rPr>
                <w:ins w:id="350" w:author="Aleta Haflett" w:date="2014-11-04T15:58:00Z"/>
                <w:w w:val="105"/>
              </w:rPr>
            </w:pPr>
            <w:r>
              <w:rPr>
                <w:w w:val="105"/>
              </w:rPr>
              <w:t>F</w:t>
            </w:r>
            <w:r w:rsidR="00FC5174">
              <w:rPr>
                <w:w w:val="105"/>
              </w:rPr>
              <w:t>7</w:t>
            </w:r>
          </w:p>
        </w:tc>
        <w:tc>
          <w:tcPr>
            <w:tcW w:w="4230" w:type="dxa"/>
            <w:tcBorders>
              <w:top w:val="single" w:sz="4" w:space="0" w:color="000000"/>
              <w:left w:val="single" w:sz="4" w:space="0" w:color="auto"/>
              <w:bottom w:val="single" w:sz="4" w:space="0" w:color="000000"/>
              <w:right w:val="single" w:sz="18" w:space="0" w:color="000000"/>
            </w:tcBorders>
          </w:tcPr>
          <w:p w14:paraId="32436DEE" w14:textId="10005079" w:rsidR="00D13B07" w:rsidRDefault="00D13B07" w:rsidP="0026395C">
            <w:pPr>
              <w:spacing w:after="0" w:line="240" w:lineRule="auto"/>
              <w:contextualSpacing/>
              <w:rPr>
                <w:ins w:id="351" w:author="Aleta Haflett" w:date="2014-11-04T15:58:00Z"/>
                <w:color w:val="000000"/>
              </w:rPr>
            </w:pPr>
            <w:ins w:id="352" w:author="Aleta Haflett" w:date="2014-11-04T15:59:00Z">
              <w:r>
                <w:rPr>
                  <w:color w:val="000000"/>
                </w:rPr>
                <w:t xml:space="preserve">Has the community or individuals received any </w:t>
              </w:r>
              <w:r>
                <w:rPr>
                  <w:b/>
                  <w:color w:val="000000"/>
                </w:rPr>
                <w:t xml:space="preserve">compensation from timber company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26164107" w14:textId="77777777" w:rsidR="00D13B07" w:rsidRDefault="00D13B07" w:rsidP="00D13B07">
            <w:pPr>
              <w:spacing w:after="0" w:line="240" w:lineRule="auto"/>
              <w:contextualSpacing/>
              <w:rPr>
                <w:ins w:id="353" w:author="Aleta Haflett" w:date="2014-11-04T15:59:00Z"/>
                <w:color w:val="A6A6A6" w:themeColor="background1" w:themeShade="A6"/>
              </w:rPr>
            </w:pPr>
            <w:ins w:id="354" w:author="Aleta Haflett" w:date="2014-11-04T15:59:00Z">
              <w:r>
                <w:rPr>
                  <w:color w:val="A6A6A6" w:themeColor="background1" w:themeShade="A6"/>
                </w:rPr>
                <w:t>0=Np</w:t>
              </w:r>
            </w:ins>
          </w:p>
          <w:p w14:paraId="3EC973F2" w14:textId="77777777" w:rsidR="00D13B07" w:rsidRDefault="00D13B07" w:rsidP="00D13B07">
            <w:pPr>
              <w:spacing w:after="0" w:line="240" w:lineRule="auto"/>
              <w:contextualSpacing/>
              <w:rPr>
                <w:ins w:id="355" w:author="Aleta Haflett" w:date="2014-11-04T15:59:00Z"/>
                <w:color w:val="A6A6A6" w:themeColor="background1" w:themeShade="A6"/>
              </w:rPr>
            </w:pPr>
            <w:ins w:id="356" w:author="Aleta Haflett" w:date="2014-11-04T15:59:00Z">
              <w:r>
                <w:rPr>
                  <w:color w:val="A6A6A6" w:themeColor="background1" w:themeShade="A6"/>
                </w:rPr>
                <w:t>1=Yes, directly to households</w:t>
              </w:r>
            </w:ins>
          </w:p>
          <w:p w14:paraId="5171F2EA" w14:textId="77777777" w:rsidR="00D13B07" w:rsidRDefault="00D13B07" w:rsidP="00D13B07">
            <w:pPr>
              <w:spacing w:after="0" w:line="240" w:lineRule="auto"/>
              <w:contextualSpacing/>
              <w:rPr>
                <w:ins w:id="357" w:author="Aleta Haflett" w:date="2014-11-04T15:59:00Z"/>
                <w:color w:val="A6A6A6" w:themeColor="background1" w:themeShade="A6"/>
              </w:rPr>
            </w:pPr>
            <w:ins w:id="358" w:author="Aleta Haflett" w:date="2014-11-04T15:59:00Z">
              <w:r>
                <w:rPr>
                  <w:color w:val="A6A6A6" w:themeColor="background1" w:themeShade="A6"/>
                </w:rPr>
                <w:t>2=Yes, directly to the community</w:t>
              </w:r>
            </w:ins>
          </w:p>
          <w:p w14:paraId="5FDD064C" w14:textId="1B80D958" w:rsidR="00D13B07" w:rsidRDefault="00D13B07" w:rsidP="00D13B07">
            <w:pPr>
              <w:spacing w:after="0" w:line="240" w:lineRule="auto"/>
              <w:contextualSpacing/>
              <w:rPr>
                <w:ins w:id="359" w:author="Aleta Haflett" w:date="2014-11-04T15:58:00Z"/>
                <w:color w:val="A6A6A6" w:themeColor="background1" w:themeShade="A6"/>
              </w:rPr>
            </w:pPr>
            <w:ins w:id="360" w:author="Aleta Haflett" w:date="2014-11-04T15:59: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3D476C59" w14:textId="77777777" w:rsidR="00D13B07" w:rsidRDefault="00D13B07" w:rsidP="00D13B07">
            <w:pPr>
              <w:spacing w:after="0" w:line="240" w:lineRule="auto"/>
              <w:contextualSpacing/>
              <w:rPr>
                <w:ins w:id="361" w:author="Aleta Haflett" w:date="2014-11-04T15:58:00Z"/>
                <w:color w:val="A6A6A6" w:themeColor="background1" w:themeShade="A6"/>
              </w:rPr>
            </w:pPr>
          </w:p>
        </w:tc>
      </w:tr>
      <w:tr w:rsidR="00D13B07" w:rsidRPr="00AC7CBE" w14:paraId="1AFE0729" w14:textId="77777777" w:rsidTr="00341470">
        <w:trPr>
          <w:trHeight w:val="1458"/>
          <w:ins w:id="362" w:author="Aleta Haflett" w:date="2014-11-04T15:59:00Z"/>
        </w:trPr>
        <w:tc>
          <w:tcPr>
            <w:tcW w:w="640" w:type="dxa"/>
            <w:tcBorders>
              <w:top w:val="single" w:sz="4" w:space="0" w:color="000000"/>
              <w:left w:val="single" w:sz="4" w:space="0" w:color="000000"/>
              <w:bottom w:val="single" w:sz="4" w:space="0" w:color="000000"/>
              <w:right w:val="single" w:sz="4" w:space="0" w:color="auto"/>
            </w:tcBorders>
          </w:tcPr>
          <w:p w14:paraId="2C660C4A" w14:textId="18181F80" w:rsidR="00D13B07" w:rsidRPr="00AC7CBE" w:rsidRDefault="001630B2" w:rsidP="0026395C">
            <w:pPr>
              <w:spacing w:after="0" w:line="240" w:lineRule="auto"/>
              <w:contextualSpacing/>
              <w:rPr>
                <w:ins w:id="363" w:author="Aleta Haflett" w:date="2014-11-04T15:59:00Z"/>
                <w:w w:val="105"/>
              </w:rPr>
            </w:pPr>
            <w:r>
              <w:rPr>
                <w:w w:val="105"/>
              </w:rPr>
              <w:t>F</w:t>
            </w:r>
            <w:r w:rsidR="00FC5174">
              <w:rPr>
                <w:w w:val="105"/>
              </w:rPr>
              <w:t>8</w:t>
            </w:r>
          </w:p>
        </w:tc>
        <w:tc>
          <w:tcPr>
            <w:tcW w:w="4230" w:type="dxa"/>
            <w:tcBorders>
              <w:top w:val="single" w:sz="4" w:space="0" w:color="000000"/>
              <w:left w:val="single" w:sz="4" w:space="0" w:color="auto"/>
              <w:bottom w:val="single" w:sz="4" w:space="0" w:color="000000"/>
              <w:right w:val="single" w:sz="18" w:space="0" w:color="000000"/>
            </w:tcBorders>
          </w:tcPr>
          <w:p w14:paraId="61F22AB4" w14:textId="2C51FD91" w:rsidR="00D13B07" w:rsidRDefault="00D13B07" w:rsidP="00D13B07">
            <w:pPr>
              <w:spacing w:after="0" w:line="240" w:lineRule="auto"/>
              <w:contextualSpacing/>
              <w:rPr>
                <w:ins w:id="364" w:author="Aleta Haflett" w:date="2014-11-04T15:59:00Z"/>
                <w:color w:val="000000"/>
              </w:rPr>
            </w:pPr>
            <w:ins w:id="365" w:author="Aleta Haflett" w:date="2014-11-04T16:00:00Z">
              <w:r>
                <w:rPr>
                  <w:color w:val="000000"/>
                </w:rPr>
                <w:t xml:space="preserve">Has the community or individuals received any </w:t>
              </w:r>
              <w:r>
                <w:rPr>
                  <w:b/>
                  <w:color w:val="000000"/>
                </w:rPr>
                <w:t xml:space="preserve">compensation from mining company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4E60AAD2" w14:textId="77777777" w:rsidR="00D13B07" w:rsidRDefault="00D13B07" w:rsidP="00D13B07">
            <w:pPr>
              <w:spacing w:after="0" w:line="240" w:lineRule="auto"/>
              <w:contextualSpacing/>
              <w:rPr>
                <w:ins w:id="366" w:author="Aleta Haflett" w:date="2014-11-04T16:00:00Z"/>
                <w:color w:val="A6A6A6" w:themeColor="background1" w:themeShade="A6"/>
              </w:rPr>
            </w:pPr>
            <w:ins w:id="367" w:author="Aleta Haflett" w:date="2014-11-04T16:00:00Z">
              <w:r>
                <w:rPr>
                  <w:color w:val="A6A6A6" w:themeColor="background1" w:themeShade="A6"/>
                </w:rPr>
                <w:t>0=Np</w:t>
              </w:r>
            </w:ins>
          </w:p>
          <w:p w14:paraId="6D861EB1" w14:textId="77777777" w:rsidR="00D13B07" w:rsidRDefault="00D13B07" w:rsidP="00D13B07">
            <w:pPr>
              <w:spacing w:after="0" w:line="240" w:lineRule="auto"/>
              <w:contextualSpacing/>
              <w:rPr>
                <w:ins w:id="368" w:author="Aleta Haflett" w:date="2014-11-04T16:00:00Z"/>
                <w:color w:val="A6A6A6" w:themeColor="background1" w:themeShade="A6"/>
              </w:rPr>
            </w:pPr>
            <w:ins w:id="369" w:author="Aleta Haflett" w:date="2014-11-04T16:00:00Z">
              <w:r>
                <w:rPr>
                  <w:color w:val="A6A6A6" w:themeColor="background1" w:themeShade="A6"/>
                </w:rPr>
                <w:t>1=Yes, directly to households</w:t>
              </w:r>
            </w:ins>
          </w:p>
          <w:p w14:paraId="4D54556D" w14:textId="77777777" w:rsidR="00D13B07" w:rsidRDefault="00D13B07" w:rsidP="00D13B07">
            <w:pPr>
              <w:spacing w:after="0" w:line="240" w:lineRule="auto"/>
              <w:contextualSpacing/>
              <w:rPr>
                <w:ins w:id="370" w:author="Aleta Haflett" w:date="2014-11-04T16:00:00Z"/>
                <w:color w:val="A6A6A6" w:themeColor="background1" w:themeShade="A6"/>
              </w:rPr>
            </w:pPr>
            <w:ins w:id="371" w:author="Aleta Haflett" w:date="2014-11-04T16:00:00Z">
              <w:r>
                <w:rPr>
                  <w:color w:val="A6A6A6" w:themeColor="background1" w:themeShade="A6"/>
                </w:rPr>
                <w:t>2=Yes, directly to the community</w:t>
              </w:r>
            </w:ins>
          </w:p>
          <w:p w14:paraId="225D2198" w14:textId="375E0A71" w:rsidR="00D13B07" w:rsidRDefault="00D13B07" w:rsidP="00D13B07">
            <w:pPr>
              <w:spacing w:after="0" w:line="240" w:lineRule="auto"/>
              <w:contextualSpacing/>
              <w:rPr>
                <w:ins w:id="372" w:author="Aleta Haflett" w:date="2014-11-04T15:59:00Z"/>
                <w:color w:val="A6A6A6" w:themeColor="background1" w:themeShade="A6"/>
              </w:rPr>
            </w:pPr>
            <w:ins w:id="373" w:author="Aleta Haflett" w:date="2014-11-04T16:00: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69DE94C4" w14:textId="77777777" w:rsidR="00D13B07" w:rsidRDefault="00D13B07" w:rsidP="00D13B07">
            <w:pPr>
              <w:spacing w:after="0" w:line="240" w:lineRule="auto"/>
              <w:contextualSpacing/>
              <w:rPr>
                <w:ins w:id="374" w:author="Aleta Haflett" w:date="2014-11-04T15:59:00Z"/>
                <w:color w:val="A6A6A6" w:themeColor="background1" w:themeShade="A6"/>
              </w:rPr>
            </w:pPr>
          </w:p>
        </w:tc>
      </w:tr>
      <w:tr w:rsidR="00D13B07" w:rsidRPr="00AC7CBE" w14:paraId="2E033F3B" w14:textId="77777777" w:rsidTr="00341470">
        <w:trPr>
          <w:trHeight w:val="1458"/>
          <w:ins w:id="375" w:author="Aleta Haflett" w:date="2014-11-04T15:59:00Z"/>
        </w:trPr>
        <w:tc>
          <w:tcPr>
            <w:tcW w:w="640" w:type="dxa"/>
            <w:tcBorders>
              <w:top w:val="single" w:sz="4" w:space="0" w:color="000000"/>
              <w:left w:val="single" w:sz="4" w:space="0" w:color="000000"/>
              <w:bottom w:val="single" w:sz="4" w:space="0" w:color="000000"/>
              <w:right w:val="single" w:sz="4" w:space="0" w:color="auto"/>
            </w:tcBorders>
          </w:tcPr>
          <w:p w14:paraId="56BA948F" w14:textId="106CE98A" w:rsidR="00D13B07" w:rsidRPr="00AC7CBE" w:rsidRDefault="001630B2" w:rsidP="0026395C">
            <w:pPr>
              <w:spacing w:after="0" w:line="240" w:lineRule="auto"/>
              <w:contextualSpacing/>
              <w:rPr>
                <w:ins w:id="376" w:author="Aleta Haflett" w:date="2014-11-04T15:59:00Z"/>
                <w:w w:val="105"/>
              </w:rPr>
            </w:pPr>
            <w:r>
              <w:rPr>
                <w:w w:val="105"/>
              </w:rPr>
              <w:t>F</w:t>
            </w:r>
            <w:r w:rsidR="00FC5174">
              <w:rPr>
                <w:w w:val="105"/>
              </w:rPr>
              <w:t>9</w:t>
            </w:r>
          </w:p>
        </w:tc>
        <w:tc>
          <w:tcPr>
            <w:tcW w:w="4230" w:type="dxa"/>
            <w:tcBorders>
              <w:top w:val="single" w:sz="4" w:space="0" w:color="000000"/>
              <w:left w:val="single" w:sz="4" w:space="0" w:color="auto"/>
              <w:bottom w:val="single" w:sz="4" w:space="0" w:color="000000"/>
              <w:right w:val="single" w:sz="18" w:space="0" w:color="000000"/>
            </w:tcBorders>
          </w:tcPr>
          <w:p w14:paraId="4EE2032C" w14:textId="7350EEF0" w:rsidR="00D13B07" w:rsidRDefault="00D13B07" w:rsidP="00D13B07">
            <w:pPr>
              <w:spacing w:after="0" w:line="240" w:lineRule="auto"/>
              <w:contextualSpacing/>
              <w:rPr>
                <w:ins w:id="377" w:author="Aleta Haflett" w:date="2014-11-04T15:59:00Z"/>
                <w:color w:val="000000"/>
              </w:rPr>
            </w:pPr>
            <w:ins w:id="378" w:author="Aleta Haflett" w:date="2014-11-04T16:00:00Z">
              <w:r>
                <w:rPr>
                  <w:color w:val="000000"/>
                </w:rPr>
                <w:t xml:space="preserve">Has the community or individuals received any direct benefits (in kind or cash) related to </w:t>
              </w:r>
              <w:r>
                <w:rPr>
                  <w:b/>
                  <w:color w:val="000000"/>
                </w:rPr>
                <w:t xml:space="preserve">tree planting/afforestation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33E2B966" w14:textId="77777777" w:rsidR="00D13B07" w:rsidRDefault="00D13B07" w:rsidP="00D13B07">
            <w:pPr>
              <w:spacing w:after="0" w:line="240" w:lineRule="auto"/>
              <w:contextualSpacing/>
              <w:rPr>
                <w:ins w:id="379" w:author="Aleta Haflett" w:date="2014-11-04T16:00:00Z"/>
                <w:color w:val="A6A6A6" w:themeColor="background1" w:themeShade="A6"/>
              </w:rPr>
            </w:pPr>
            <w:ins w:id="380" w:author="Aleta Haflett" w:date="2014-11-04T16:00:00Z">
              <w:r>
                <w:rPr>
                  <w:color w:val="A6A6A6" w:themeColor="background1" w:themeShade="A6"/>
                </w:rPr>
                <w:t>0=Np</w:t>
              </w:r>
            </w:ins>
          </w:p>
          <w:p w14:paraId="1BEF4158" w14:textId="77777777" w:rsidR="00D13B07" w:rsidRDefault="00D13B07" w:rsidP="00D13B07">
            <w:pPr>
              <w:spacing w:after="0" w:line="240" w:lineRule="auto"/>
              <w:contextualSpacing/>
              <w:rPr>
                <w:ins w:id="381" w:author="Aleta Haflett" w:date="2014-11-04T16:00:00Z"/>
                <w:color w:val="A6A6A6" w:themeColor="background1" w:themeShade="A6"/>
              </w:rPr>
            </w:pPr>
            <w:ins w:id="382" w:author="Aleta Haflett" w:date="2014-11-04T16:00:00Z">
              <w:r>
                <w:rPr>
                  <w:color w:val="A6A6A6" w:themeColor="background1" w:themeShade="A6"/>
                </w:rPr>
                <w:t>1=Yes, directly to households</w:t>
              </w:r>
            </w:ins>
          </w:p>
          <w:p w14:paraId="44AA84CA" w14:textId="77777777" w:rsidR="00D13B07" w:rsidRDefault="00D13B07" w:rsidP="00D13B07">
            <w:pPr>
              <w:spacing w:after="0" w:line="240" w:lineRule="auto"/>
              <w:contextualSpacing/>
              <w:rPr>
                <w:ins w:id="383" w:author="Aleta Haflett" w:date="2014-11-04T16:00:00Z"/>
                <w:color w:val="A6A6A6" w:themeColor="background1" w:themeShade="A6"/>
              </w:rPr>
            </w:pPr>
            <w:ins w:id="384" w:author="Aleta Haflett" w:date="2014-11-04T16:00:00Z">
              <w:r>
                <w:rPr>
                  <w:color w:val="A6A6A6" w:themeColor="background1" w:themeShade="A6"/>
                </w:rPr>
                <w:t>2=Yes, directly to the community</w:t>
              </w:r>
            </w:ins>
          </w:p>
          <w:p w14:paraId="4FA084ED" w14:textId="5CB51F95" w:rsidR="00D13B07" w:rsidRDefault="00D13B07" w:rsidP="00D13B07">
            <w:pPr>
              <w:spacing w:after="0" w:line="240" w:lineRule="auto"/>
              <w:contextualSpacing/>
              <w:rPr>
                <w:ins w:id="385" w:author="Aleta Haflett" w:date="2014-11-04T15:59:00Z"/>
                <w:color w:val="A6A6A6" w:themeColor="background1" w:themeShade="A6"/>
              </w:rPr>
            </w:pPr>
            <w:ins w:id="386" w:author="Aleta Haflett" w:date="2014-11-04T16:00: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5C185F0C" w14:textId="77777777" w:rsidR="00D13B07" w:rsidRDefault="00D13B07" w:rsidP="00D13B07">
            <w:pPr>
              <w:spacing w:after="0" w:line="240" w:lineRule="auto"/>
              <w:contextualSpacing/>
              <w:rPr>
                <w:ins w:id="387" w:author="Aleta Haflett" w:date="2014-11-04T15:59:00Z"/>
                <w:color w:val="A6A6A6" w:themeColor="background1" w:themeShade="A6"/>
              </w:rPr>
            </w:pPr>
          </w:p>
        </w:tc>
      </w:tr>
      <w:tr w:rsidR="00D13B07" w:rsidRPr="00AC7CBE" w14:paraId="3AFD8E59" w14:textId="77777777" w:rsidTr="00341470">
        <w:trPr>
          <w:trHeight w:val="1458"/>
          <w:ins w:id="388" w:author="Aleta Haflett" w:date="2014-11-04T15:59:00Z"/>
        </w:trPr>
        <w:tc>
          <w:tcPr>
            <w:tcW w:w="640" w:type="dxa"/>
            <w:tcBorders>
              <w:top w:val="single" w:sz="4" w:space="0" w:color="000000"/>
              <w:left w:val="single" w:sz="4" w:space="0" w:color="000000"/>
              <w:bottom w:val="single" w:sz="4" w:space="0" w:color="000000"/>
              <w:right w:val="single" w:sz="4" w:space="0" w:color="auto"/>
            </w:tcBorders>
          </w:tcPr>
          <w:p w14:paraId="61A563B6" w14:textId="1303B460" w:rsidR="00D13B07" w:rsidRPr="00AC7CBE" w:rsidRDefault="001630B2" w:rsidP="0026395C">
            <w:pPr>
              <w:spacing w:after="0" w:line="240" w:lineRule="auto"/>
              <w:contextualSpacing/>
              <w:rPr>
                <w:ins w:id="389" w:author="Aleta Haflett" w:date="2014-11-04T15:59:00Z"/>
                <w:w w:val="105"/>
              </w:rPr>
            </w:pPr>
            <w:r>
              <w:rPr>
                <w:w w:val="105"/>
              </w:rPr>
              <w:t>F</w:t>
            </w:r>
            <w:r w:rsidR="00FC5174">
              <w:rPr>
                <w:w w:val="105"/>
              </w:rPr>
              <w:t>10</w:t>
            </w:r>
          </w:p>
        </w:tc>
        <w:tc>
          <w:tcPr>
            <w:tcW w:w="4230" w:type="dxa"/>
            <w:tcBorders>
              <w:top w:val="single" w:sz="4" w:space="0" w:color="000000"/>
              <w:left w:val="single" w:sz="4" w:space="0" w:color="auto"/>
              <w:bottom w:val="single" w:sz="4" w:space="0" w:color="000000"/>
              <w:right w:val="single" w:sz="18" w:space="0" w:color="000000"/>
            </w:tcBorders>
          </w:tcPr>
          <w:p w14:paraId="20EF2BA3" w14:textId="1B99F50B" w:rsidR="00D13B07" w:rsidRDefault="00D13B07" w:rsidP="0026395C">
            <w:pPr>
              <w:spacing w:after="0" w:line="240" w:lineRule="auto"/>
              <w:contextualSpacing/>
              <w:rPr>
                <w:ins w:id="390" w:author="Aleta Haflett" w:date="2014-11-04T15:59:00Z"/>
                <w:color w:val="000000"/>
              </w:rPr>
            </w:pPr>
            <w:ins w:id="391" w:author="Aleta Haflett" w:date="2014-11-04T16:00:00Z">
              <w:r>
                <w:rPr>
                  <w:color w:val="000000"/>
                </w:rPr>
                <w:t xml:space="preserve">Has the community or individuals received any direct benefits (in kind or cash) related to </w:t>
              </w:r>
              <w:r>
                <w:rPr>
                  <w:b/>
                  <w:color w:val="000000"/>
                </w:rPr>
                <w:t xml:space="preserve">other forestry services </w:t>
              </w:r>
              <w:r>
                <w:rPr>
                  <w:color w:val="000000"/>
                </w:rPr>
                <w:t xml:space="preserve">in the past 12 months? </w:t>
              </w:r>
            </w:ins>
          </w:p>
        </w:tc>
        <w:tc>
          <w:tcPr>
            <w:tcW w:w="3960" w:type="dxa"/>
            <w:tcBorders>
              <w:top w:val="single" w:sz="4" w:space="0" w:color="000000"/>
              <w:left w:val="single" w:sz="4" w:space="0" w:color="auto"/>
              <w:bottom w:val="single" w:sz="4" w:space="0" w:color="000000"/>
              <w:right w:val="single" w:sz="18" w:space="0" w:color="000000"/>
            </w:tcBorders>
          </w:tcPr>
          <w:p w14:paraId="161D124D" w14:textId="77777777" w:rsidR="00D13B07" w:rsidRDefault="00D13B07" w:rsidP="00D13B07">
            <w:pPr>
              <w:spacing w:after="0" w:line="240" w:lineRule="auto"/>
              <w:contextualSpacing/>
              <w:rPr>
                <w:ins w:id="392" w:author="Aleta Haflett" w:date="2014-11-04T16:00:00Z"/>
                <w:color w:val="A6A6A6" w:themeColor="background1" w:themeShade="A6"/>
              </w:rPr>
            </w:pPr>
            <w:ins w:id="393" w:author="Aleta Haflett" w:date="2014-11-04T16:00:00Z">
              <w:r>
                <w:rPr>
                  <w:color w:val="A6A6A6" w:themeColor="background1" w:themeShade="A6"/>
                </w:rPr>
                <w:t>0=Np</w:t>
              </w:r>
            </w:ins>
          </w:p>
          <w:p w14:paraId="7453CC64" w14:textId="77777777" w:rsidR="00D13B07" w:rsidRDefault="00D13B07" w:rsidP="00D13B07">
            <w:pPr>
              <w:spacing w:after="0" w:line="240" w:lineRule="auto"/>
              <w:contextualSpacing/>
              <w:rPr>
                <w:ins w:id="394" w:author="Aleta Haflett" w:date="2014-11-04T16:00:00Z"/>
                <w:color w:val="A6A6A6" w:themeColor="background1" w:themeShade="A6"/>
              </w:rPr>
            </w:pPr>
            <w:ins w:id="395" w:author="Aleta Haflett" w:date="2014-11-04T16:00:00Z">
              <w:r>
                <w:rPr>
                  <w:color w:val="A6A6A6" w:themeColor="background1" w:themeShade="A6"/>
                </w:rPr>
                <w:t>1=Yes, directly to households</w:t>
              </w:r>
            </w:ins>
          </w:p>
          <w:p w14:paraId="4DD50FEA" w14:textId="77777777" w:rsidR="00D13B07" w:rsidRDefault="00D13B07" w:rsidP="00D13B07">
            <w:pPr>
              <w:spacing w:after="0" w:line="240" w:lineRule="auto"/>
              <w:contextualSpacing/>
              <w:rPr>
                <w:ins w:id="396" w:author="Aleta Haflett" w:date="2014-11-04T16:00:00Z"/>
                <w:color w:val="A6A6A6" w:themeColor="background1" w:themeShade="A6"/>
              </w:rPr>
            </w:pPr>
            <w:ins w:id="397" w:author="Aleta Haflett" w:date="2014-11-04T16:00:00Z">
              <w:r>
                <w:rPr>
                  <w:color w:val="A6A6A6" w:themeColor="background1" w:themeShade="A6"/>
                </w:rPr>
                <w:t>2=Yes, directly to the community</w:t>
              </w:r>
            </w:ins>
          </w:p>
          <w:p w14:paraId="1269E2FC" w14:textId="01D059F4" w:rsidR="00D13B07" w:rsidRDefault="00D13B07" w:rsidP="00D13B07">
            <w:pPr>
              <w:spacing w:after="0" w:line="240" w:lineRule="auto"/>
              <w:contextualSpacing/>
              <w:rPr>
                <w:ins w:id="398" w:author="Aleta Haflett" w:date="2014-11-04T15:59:00Z"/>
                <w:color w:val="A6A6A6" w:themeColor="background1" w:themeShade="A6"/>
              </w:rPr>
            </w:pPr>
            <w:ins w:id="399" w:author="Aleta Haflett" w:date="2014-11-04T16:00:00Z">
              <w:r>
                <w:rPr>
                  <w:color w:val="A6A6A6" w:themeColor="background1" w:themeShade="A6"/>
                </w:rPr>
                <w:t>3=Yes, to both community and to households</w:t>
              </w:r>
            </w:ins>
          </w:p>
        </w:tc>
        <w:tc>
          <w:tcPr>
            <w:tcW w:w="1260" w:type="dxa"/>
            <w:tcBorders>
              <w:top w:val="single" w:sz="18" w:space="0" w:color="000000"/>
              <w:left w:val="single" w:sz="18" w:space="0" w:color="000000"/>
              <w:bottom w:val="single" w:sz="18" w:space="0" w:color="000000"/>
              <w:right w:val="single" w:sz="18" w:space="0" w:color="000000"/>
            </w:tcBorders>
          </w:tcPr>
          <w:p w14:paraId="03359E10" w14:textId="77777777" w:rsidR="00D13B07" w:rsidRDefault="00D13B07" w:rsidP="00D13B07">
            <w:pPr>
              <w:spacing w:after="0" w:line="240" w:lineRule="auto"/>
              <w:contextualSpacing/>
              <w:rPr>
                <w:ins w:id="400" w:author="Aleta Haflett" w:date="2014-11-04T15:59:00Z"/>
                <w:color w:val="A6A6A6" w:themeColor="background1" w:themeShade="A6"/>
              </w:rPr>
            </w:pPr>
          </w:p>
        </w:tc>
      </w:tr>
      <w:tr w:rsidR="00D13B07" w:rsidRPr="00AC7CBE" w14:paraId="4D1444D9" w14:textId="77777777" w:rsidTr="00D13B07">
        <w:trPr>
          <w:trHeight w:val="1458"/>
          <w:ins w:id="401" w:author="Aleta Haflett" w:date="2014-11-04T16:02:00Z"/>
        </w:trPr>
        <w:tc>
          <w:tcPr>
            <w:tcW w:w="640" w:type="dxa"/>
            <w:tcBorders>
              <w:top w:val="single" w:sz="4" w:space="0" w:color="000000"/>
              <w:left w:val="single" w:sz="4" w:space="0" w:color="000000"/>
              <w:bottom w:val="single" w:sz="4" w:space="0" w:color="000000"/>
              <w:right w:val="single" w:sz="4" w:space="0" w:color="auto"/>
            </w:tcBorders>
          </w:tcPr>
          <w:p w14:paraId="375C156D" w14:textId="71ADC196" w:rsidR="00D13B07" w:rsidRPr="00AC7CBE" w:rsidRDefault="001630B2" w:rsidP="0026395C">
            <w:pPr>
              <w:spacing w:after="0" w:line="240" w:lineRule="auto"/>
              <w:contextualSpacing/>
              <w:rPr>
                <w:ins w:id="402" w:author="Aleta Haflett" w:date="2014-11-04T16:02:00Z"/>
                <w:w w:val="105"/>
              </w:rPr>
            </w:pPr>
            <w:r>
              <w:rPr>
                <w:w w:val="105"/>
              </w:rPr>
              <w:t>F1</w:t>
            </w:r>
            <w:r w:rsidR="00FC5174">
              <w:rPr>
                <w:w w:val="105"/>
              </w:rPr>
              <w:t>1</w:t>
            </w:r>
          </w:p>
        </w:tc>
        <w:tc>
          <w:tcPr>
            <w:tcW w:w="4230" w:type="dxa"/>
            <w:tcBorders>
              <w:top w:val="single" w:sz="4" w:space="0" w:color="000000"/>
              <w:left w:val="single" w:sz="4" w:space="0" w:color="auto"/>
              <w:bottom w:val="single" w:sz="4" w:space="0" w:color="000000"/>
              <w:right w:val="single" w:sz="18" w:space="0" w:color="000000"/>
            </w:tcBorders>
          </w:tcPr>
          <w:p w14:paraId="5C635771" w14:textId="77777777" w:rsidR="00D13B07" w:rsidRDefault="00D13B07" w:rsidP="0026395C">
            <w:pPr>
              <w:spacing w:after="0" w:line="240" w:lineRule="auto"/>
              <w:contextualSpacing/>
              <w:rPr>
                <w:ins w:id="403" w:author="Aleta Haflett" w:date="2014-11-04T16:04:00Z"/>
                <w:color w:val="000000"/>
              </w:rPr>
            </w:pPr>
            <w:ins w:id="404" w:author="Aleta Haflett" w:date="2014-11-04T16:02:00Z">
              <w:r>
                <w:rPr>
                  <w:color w:val="000000"/>
                </w:rPr>
                <w:t xml:space="preserve">Has your community entered any formal agreement with government, organizations, programmes, etc. in the area of forest </w:t>
              </w:r>
            </w:ins>
            <w:ins w:id="405" w:author="Aleta Haflett" w:date="2014-11-04T16:03:00Z">
              <w:r>
                <w:rPr>
                  <w:color w:val="000000"/>
                </w:rPr>
                <w:t>management</w:t>
              </w:r>
            </w:ins>
            <w:ins w:id="406" w:author="Aleta Haflett" w:date="2014-11-04T16:02:00Z">
              <w:r>
                <w:rPr>
                  <w:color w:val="000000"/>
                </w:rPr>
                <w:t xml:space="preserve"> </w:t>
              </w:r>
            </w:ins>
            <w:ins w:id="407" w:author="Aleta Haflett" w:date="2014-11-04T16:03:00Z">
              <w:r>
                <w:rPr>
                  <w:color w:val="000000"/>
                </w:rPr>
                <w:t xml:space="preserve">in the past 5 years? </w:t>
              </w:r>
            </w:ins>
          </w:p>
          <w:p w14:paraId="62AEC738" w14:textId="6F3971BC" w:rsidR="00D13B07" w:rsidRPr="00341470" w:rsidRDefault="00D13B07" w:rsidP="0026395C">
            <w:pPr>
              <w:spacing w:after="0" w:line="240" w:lineRule="auto"/>
              <w:contextualSpacing/>
              <w:rPr>
                <w:ins w:id="408" w:author="Aleta Haflett" w:date="2014-11-04T16:02:00Z"/>
                <w:i/>
                <w:color w:val="000000"/>
              </w:rPr>
            </w:pPr>
            <w:ins w:id="409" w:author="Aleta Haflett" w:date="2014-11-04T16:04:00Z">
              <w:r>
                <w:rPr>
                  <w:i/>
                  <w:color w:val="000000"/>
                </w:rPr>
                <w:t xml:space="preserve">If 4 or 888, skip to </w:t>
              </w:r>
            </w:ins>
            <w:r w:rsidR="001630B2">
              <w:rPr>
                <w:i/>
                <w:color w:val="000000"/>
              </w:rPr>
              <w:t>F14</w:t>
            </w:r>
          </w:p>
        </w:tc>
        <w:tc>
          <w:tcPr>
            <w:tcW w:w="3960" w:type="dxa"/>
            <w:tcBorders>
              <w:top w:val="single" w:sz="4" w:space="0" w:color="000000"/>
              <w:left w:val="single" w:sz="4" w:space="0" w:color="auto"/>
              <w:bottom w:val="single" w:sz="4" w:space="0" w:color="000000"/>
              <w:right w:val="single" w:sz="18" w:space="0" w:color="000000"/>
            </w:tcBorders>
          </w:tcPr>
          <w:p w14:paraId="0D2F6D6B" w14:textId="77777777" w:rsidR="00D13B07" w:rsidRDefault="00D13B07" w:rsidP="00D13B07">
            <w:pPr>
              <w:spacing w:after="0" w:line="240" w:lineRule="auto"/>
              <w:contextualSpacing/>
              <w:rPr>
                <w:ins w:id="410" w:author="Aleta Haflett" w:date="2014-11-04T16:03:00Z"/>
                <w:color w:val="A6A6A6" w:themeColor="background1" w:themeShade="A6"/>
              </w:rPr>
            </w:pPr>
            <w:ins w:id="411" w:author="Aleta Haflett" w:date="2014-11-04T16:03:00Z">
              <w:r>
                <w:rPr>
                  <w:color w:val="A6A6A6" w:themeColor="background1" w:themeShade="A6"/>
                </w:rPr>
                <w:t>1=Yes, with government</w:t>
              </w:r>
            </w:ins>
          </w:p>
          <w:p w14:paraId="6F223EBC" w14:textId="77777777" w:rsidR="00D13B07" w:rsidRDefault="00D13B07" w:rsidP="00D13B07">
            <w:pPr>
              <w:spacing w:after="0" w:line="240" w:lineRule="auto"/>
              <w:contextualSpacing/>
              <w:rPr>
                <w:ins w:id="412" w:author="Aleta Haflett" w:date="2014-11-04T16:03:00Z"/>
                <w:color w:val="A6A6A6" w:themeColor="background1" w:themeShade="A6"/>
              </w:rPr>
            </w:pPr>
            <w:ins w:id="413" w:author="Aleta Haflett" w:date="2014-11-04T16:03:00Z">
              <w:r>
                <w:rPr>
                  <w:color w:val="A6A6A6" w:themeColor="background1" w:themeShade="A6"/>
                </w:rPr>
                <w:t xml:space="preserve">2=Yes, with NGO </w:t>
              </w:r>
            </w:ins>
          </w:p>
          <w:p w14:paraId="1B1B6C7D" w14:textId="77777777" w:rsidR="00D13B07" w:rsidRDefault="00D13B07" w:rsidP="00D13B07">
            <w:pPr>
              <w:spacing w:after="0" w:line="240" w:lineRule="auto"/>
              <w:contextualSpacing/>
              <w:rPr>
                <w:ins w:id="414" w:author="Aleta Haflett" w:date="2014-11-04T16:03:00Z"/>
                <w:color w:val="A6A6A6" w:themeColor="background1" w:themeShade="A6"/>
              </w:rPr>
            </w:pPr>
            <w:ins w:id="415" w:author="Aleta Haflett" w:date="2014-11-04T16:03:00Z">
              <w:r>
                <w:rPr>
                  <w:color w:val="A6A6A6" w:themeColor="background1" w:themeShade="A6"/>
                </w:rPr>
                <w:t>3=Yes, with other</w:t>
              </w:r>
            </w:ins>
          </w:p>
          <w:p w14:paraId="3FF1816F" w14:textId="77777777" w:rsidR="00D13B07" w:rsidRDefault="00D13B07" w:rsidP="00D13B07">
            <w:pPr>
              <w:spacing w:after="0" w:line="240" w:lineRule="auto"/>
              <w:contextualSpacing/>
              <w:rPr>
                <w:ins w:id="416" w:author="Aleta Haflett" w:date="2014-11-04T16:03:00Z"/>
                <w:color w:val="A6A6A6" w:themeColor="background1" w:themeShade="A6"/>
              </w:rPr>
            </w:pPr>
            <w:ins w:id="417" w:author="Aleta Haflett" w:date="2014-11-04T16:03:00Z">
              <w:r>
                <w:rPr>
                  <w:color w:val="A6A6A6" w:themeColor="background1" w:themeShade="A6"/>
                </w:rPr>
                <w:t>4=No</w:t>
              </w:r>
            </w:ins>
          </w:p>
          <w:p w14:paraId="661D9A44" w14:textId="6AC9A9BF" w:rsidR="00D13B07" w:rsidRDefault="00D13B07" w:rsidP="00D13B07">
            <w:pPr>
              <w:spacing w:after="0" w:line="240" w:lineRule="auto"/>
              <w:contextualSpacing/>
              <w:rPr>
                <w:ins w:id="418" w:author="Aleta Haflett" w:date="2014-11-04T16:02:00Z"/>
                <w:color w:val="A6A6A6" w:themeColor="background1" w:themeShade="A6"/>
              </w:rPr>
            </w:pPr>
            <w:ins w:id="419" w:author="Aleta Haflett" w:date="2014-11-04T16:03:00Z">
              <w:r>
                <w:rPr>
                  <w:color w:val="A6A6A6" w:themeColor="background1" w:themeShade="A6"/>
                </w:rPr>
                <w:t>888-Don’t know</w:t>
              </w:r>
            </w:ins>
          </w:p>
        </w:tc>
        <w:tc>
          <w:tcPr>
            <w:tcW w:w="1260" w:type="dxa"/>
            <w:tcBorders>
              <w:top w:val="single" w:sz="18" w:space="0" w:color="000000"/>
              <w:left w:val="single" w:sz="18" w:space="0" w:color="000000"/>
              <w:bottom w:val="single" w:sz="18" w:space="0" w:color="000000"/>
              <w:right w:val="single" w:sz="18" w:space="0" w:color="000000"/>
            </w:tcBorders>
          </w:tcPr>
          <w:p w14:paraId="18B40443" w14:textId="77777777" w:rsidR="00D13B07" w:rsidRDefault="00D13B07" w:rsidP="00D13B07">
            <w:pPr>
              <w:spacing w:after="0" w:line="240" w:lineRule="auto"/>
              <w:contextualSpacing/>
              <w:rPr>
                <w:ins w:id="420" w:author="Aleta Haflett" w:date="2014-11-04T16:02:00Z"/>
                <w:color w:val="A6A6A6" w:themeColor="background1" w:themeShade="A6"/>
              </w:rPr>
            </w:pPr>
          </w:p>
        </w:tc>
      </w:tr>
      <w:tr w:rsidR="00D13B07" w:rsidRPr="00AC7CBE" w14:paraId="03C3C6B4" w14:textId="77777777" w:rsidTr="00D13B07">
        <w:trPr>
          <w:trHeight w:val="315"/>
          <w:ins w:id="421" w:author="Aleta Haflett" w:date="2014-11-04T16:02:00Z"/>
        </w:trPr>
        <w:tc>
          <w:tcPr>
            <w:tcW w:w="640" w:type="dxa"/>
            <w:tcBorders>
              <w:top w:val="single" w:sz="4" w:space="0" w:color="000000"/>
              <w:left w:val="single" w:sz="4" w:space="0" w:color="000000"/>
              <w:bottom w:val="single" w:sz="4" w:space="0" w:color="000000"/>
              <w:right w:val="single" w:sz="4" w:space="0" w:color="auto"/>
            </w:tcBorders>
          </w:tcPr>
          <w:p w14:paraId="502DB178" w14:textId="3FBD7FB1" w:rsidR="00D13B07" w:rsidRPr="00AC7CBE" w:rsidRDefault="00FC5174" w:rsidP="0026395C">
            <w:pPr>
              <w:spacing w:after="0" w:line="240" w:lineRule="auto"/>
              <w:contextualSpacing/>
              <w:rPr>
                <w:ins w:id="422" w:author="Aleta Haflett" w:date="2014-11-04T16:02:00Z"/>
                <w:w w:val="105"/>
              </w:rPr>
            </w:pPr>
            <w:r>
              <w:rPr>
                <w:w w:val="105"/>
              </w:rPr>
              <w:t>F11</w:t>
            </w:r>
            <w:r w:rsidR="001630B2">
              <w:rPr>
                <w:w w:val="105"/>
              </w:rPr>
              <w:t>b</w:t>
            </w:r>
          </w:p>
        </w:tc>
        <w:tc>
          <w:tcPr>
            <w:tcW w:w="4230" w:type="dxa"/>
            <w:tcBorders>
              <w:top w:val="single" w:sz="4" w:space="0" w:color="000000"/>
              <w:left w:val="single" w:sz="4" w:space="0" w:color="auto"/>
              <w:bottom w:val="single" w:sz="4" w:space="0" w:color="000000"/>
              <w:right w:val="single" w:sz="18" w:space="0" w:color="000000"/>
            </w:tcBorders>
          </w:tcPr>
          <w:p w14:paraId="03FE30D3" w14:textId="3511FBF0" w:rsidR="00D13B07" w:rsidRDefault="00D13B07" w:rsidP="0026395C">
            <w:pPr>
              <w:spacing w:after="0" w:line="240" w:lineRule="auto"/>
              <w:contextualSpacing/>
              <w:rPr>
                <w:ins w:id="423" w:author="Aleta Haflett" w:date="2014-11-04T16:02:00Z"/>
                <w:color w:val="000000"/>
              </w:rPr>
            </w:pPr>
            <w:ins w:id="424" w:author="Aleta Haflett" w:date="2014-11-04T16:04:00Z">
              <w:r>
                <w:rPr>
                  <w:i/>
                  <w:color w:val="000000"/>
                </w:rPr>
                <w:t xml:space="preserve">If </w:t>
              </w:r>
            </w:ins>
            <w:r w:rsidR="001630B2">
              <w:rPr>
                <w:i/>
                <w:color w:val="000000"/>
              </w:rPr>
              <w:t>F10</w:t>
            </w:r>
            <w:ins w:id="425" w:author="Aleta Haflett" w:date="2014-11-04T16:04:00Z">
              <w:r>
                <w:rPr>
                  <w:i/>
                  <w:color w:val="000000"/>
                </w:rPr>
                <w:t xml:space="preserve">=2: </w:t>
              </w:r>
              <w:r>
                <w:rPr>
                  <w:color w:val="000000"/>
                </w:rPr>
                <w:t xml:space="preserve">NGO, specify </w:t>
              </w:r>
            </w:ins>
          </w:p>
        </w:tc>
        <w:tc>
          <w:tcPr>
            <w:tcW w:w="5220" w:type="dxa"/>
            <w:gridSpan w:val="2"/>
            <w:tcBorders>
              <w:top w:val="single" w:sz="4" w:space="0" w:color="000000"/>
              <w:left w:val="single" w:sz="4" w:space="0" w:color="auto"/>
              <w:bottom w:val="single" w:sz="4" w:space="0" w:color="000000"/>
              <w:right w:val="single" w:sz="18" w:space="0" w:color="000000"/>
            </w:tcBorders>
          </w:tcPr>
          <w:p w14:paraId="2869F409" w14:textId="6A46BC22" w:rsidR="00D13B07" w:rsidRPr="00341470" w:rsidRDefault="00D13B07" w:rsidP="00D13B07">
            <w:pPr>
              <w:spacing w:after="0" w:line="240" w:lineRule="auto"/>
              <w:contextualSpacing/>
              <w:rPr>
                <w:ins w:id="426" w:author="Aleta Haflett" w:date="2014-11-04T16:02:00Z"/>
                <w:i/>
                <w:color w:val="A6A6A6" w:themeColor="background1" w:themeShade="A6"/>
              </w:rPr>
            </w:pPr>
            <w:ins w:id="427" w:author="Aleta Haflett" w:date="2014-11-04T16:05:00Z">
              <w:r>
                <w:rPr>
                  <w:i/>
                  <w:color w:val="A6A6A6" w:themeColor="background1" w:themeShade="A6"/>
                </w:rPr>
                <w:t>(text)</w:t>
              </w:r>
            </w:ins>
          </w:p>
        </w:tc>
      </w:tr>
      <w:tr w:rsidR="00D13B07" w:rsidRPr="00AC7CBE" w14:paraId="05375238" w14:textId="77777777" w:rsidTr="00D13B07">
        <w:trPr>
          <w:trHeight w:val="315"/>
          <w:ins w:id="428" w:author="Aleta Haflett" w:date="2014-11-04T16:03:00Z"/>
        </w:trPr>
        <w:tc>
          <w:tcPr>
            <w:tcW w:w="640" w:type="dxa"/>
            <w:tcBorders>
              <w:top w:val="single" w:sz="4" w:space="0" w:color="000000"/>
              <w:left w:val="single" w:sz="4" w:space="0" w:color="000000"/>
              <w:bottom w:val="single" w:sz="4" w:space="0" w:color="000000"/>
              <w:right w:val="single" w:sz="4" w:space="0" w:color="auto"/>
            </w:tcBorders>
          </w:tcPr>
          <w:p w14:paraId="74085C4E" w14:textId="03FAEFF4" w:rsidR="00D13B07" w:rsidRPr="00AC7CBE" w:rsidRDefault="00FC5174" w:rsidP="0026395C">
            <w:pPr>
              <w:spacing w:after="0" w:line="240" w:lineRule="auto"/>
              <w:contextualSpacing/>
              <w:rPr>
                <w:ins w:id="429" w:author="Aleta Haflett" w:date="2014-11-04T16:03:00Z"/>
                <w:w w:val="105"/>
              </w:rPr>
            </w:pPr>
            <w:r>
              <w:rPr>
                <w:w w:val="105"/>
              </w:rPr>
              <w:t>F11</w:t>
            </w:r>
            <w:r w:rsidR="001630B2">
              <w:rPr>
                <w:w w:val="105"/>
              </w:rPr>
              <w:t>c</w:t>
            </w:r>
          </w:p>
        </w:tc>
        <w:tc>
          <w:tcPr>
            <w:tcW w:w="4230" w:type="dxa"/>
            <w:tcBorders>
              <w:top w:val="single" w:sz="4" w:space="0" w:color="000000"/>
              <w:left w:val="single" w:sz="4" w:space="0" w:color="auto"/>
              <w:bottom w:val="single" w:sz="4" w:space="0" w:color="000000"/>
              <w:right w:val="single" w:sz="18" w:space="0" w:color="000000"/>
            </w:tcBorders>
          </w:tcPr>
          <w:p w14:paraId="7FCA15F1" w14:textId="3D26D4A0" w:rsidR="00D13B07" w:rsidRDefault="00D13B07" w:rsidP="0026395C">
            <w:pPr>
              <w:spacing w:after="0" w:line="240" w:lineRule="auto"/>
              <w:contextualSpacing/>
              <w:rPr>
                <w:ins w:id="430" w:author="Aleta Haflett" w:date="2014-11-04T16:03:00Z"/>
                <w:color w:val="000000"/>
              </w:rPr>
            </w:pPr>
            <w:ins w:id="431" w:author="Aleta Haflett" w:date="2014-11-04T16:04:00Z">
              <w:r w:rsidRPr="00341470">
                <w:rPr>
                  <w:i/>
                  <w:color w:val="000000"/>
                </w:rPr>
                <w:t xml:space="preserve">If </w:t>
              </w:r>
            </w:ins>
            <w:r w:rsidR="001630B2">
              <w:rPr>
                <w:i/>
                <w:color w:val="000000"/>
              </w:rPr>
              <w:t>F1-=</w:t>
            </w:r>
            <w:ins w:id="432" w:author="Aleta Haflett" w:date="2014-11-04T16:04:00Z">
              <w:r w:rsidRPr="00341470">
                <w:rPr>
                  <w:i/>
                  <w:color w:val="000000"/>
                </w:rPr>
                <w:t>3</w:t>
              </w:r>
              <w:r>
                <w:rPr>
                  <w:color w:val="000000"/>
                </w:rPr>
                <w:t xml:space="preserve">: Other, specify </w:t>
              </w:r>
            </w:ins>
          </w:p>
        </w:tc>
        <w:tc>
          <w:tcPr>
            <w:tcW w:w="5220" w:type="dxa"/>
            <w:gridSpan w:val="2"/>
            <w:tcBorders>
              <w:top w:val="single" w:sz="4" w:space="0" w:color="000000"/>
              <w:left w:val="single" w:sz="4" w:space="0" w:color="auto"/>
              <w:bottom w:val="single" w:sz="4" w:space="0" w:color="000000"/>
              <w:right w:val="single" w:sz="18" w:space="0" w:color="000000"/>
            </w:tcBorders>
          </w:tcPr>
          <w:p w14:paraId="775B50CA" w14:textId="36AC4576" w:rsidR="00D13B07" w:rsidRDefault="00D13B07" w:rsidP="00D13B07">
            <w:pPr>
              <w:spacing w:after="0" w:line="240" w:lineRule="auto"/>
              <w:contextualSpacing/>
              <w:rPr>
                <w:ins w:id="433" w:author="Aleta Haflett" w:date="2014-11-04T16:03:00Z"/>
                <w:color w:val="A6A6A6" w:themeColor="background1" w:themeShade="A6"/>
              </w:rPr>
            </w:pPr>
            <w:ins w:id="434" w:author="Aleta Haflett" w:date="2014-11-04T16:05:00Z">
              <w:r>
                <w:rPr>
                  <w:color w:val="A6A6A6" w:themeColor="background1" w:themeShade="A6"/>
                </w:rPr>
                <w:t>(</w:t>
              </w:r>
              <w:r w:rsidRPr="00341470">
                <w:rPr>
                  <w:i/>
                  <w:color w:val="A6A6A6" w:themeColor="background1" w:themeShade="A6"/>
                </w:rPr>
                <w:t>text)</w:t>
              </w:r>
            </w:ins>
          </w:p>
        </w:tc>
      </w:tr>
      <w:tr w:rsidR="00D13B07" w:rsidRPr="00AC7CBE" w14:paraId="3BFD091F" w14:textId="77777777" w:rsidTr="00D13B07">
        <w:trPr>
          <w:trHeight w:val="315"/>
          <w:ins w:id="435" w:author="Aleta Haflett" w:date="2014-11-04T16:03:00Z"/>
        </w:trPr>
        <w:tc>
          <w:tcPr>
            <w:tcW w:w="640" w:type="dxa"/>
            <w:tcBorders>
              <w:top w:val="single" w:sz="4" w:space="0" w:color="000000"/>
              <w:left w:val="single" w:sz="4" w:space="0" w:color="000000"/>
              <w:bottom w:val="single" w:sz="4" w:space="0" w:color="000000"/>
              <w:right w:val="single" w:sz="4" w:space="0" w:color="auto"/>
            </w:tcBorders>
          </w:tcPr>
          <w:p w14:paraId="69AC44D1" w14:textId="7E7697DA" w:rsidR="00D13B07" w:rsidRPr="00AC7CBE" w:rsidRDefault="001630B2" w:rsidP="0026395C">
            <w:pPr>
              <w:spacing w:after="0" w:line="240" w:lineRule="auto"/>
              <w:contextualSpacing/>
              <w:rPr>
                <w:ins w:id="436" w:author="Aleta Haflett" w:date="2014-11-04T16:03:00Z"/>
                <w:w w:val="105"/>
              </w:rPr>
            </w:pPr>
            <w:r>
              <w:rPr>
                <w:w w:val="105"/>
              </w:rPr>
              <w:t>F1</w:t>
            </w:r>
            <w:r w:rsidR="00FC5174">
              <w:rPr>
                <w:w w:val="105"/>
              </w:rPr>
              <w:t>2</w:t>
            </w:r>
          </w:p>
        </w:tc>
        <w:tc>
          <w:tcPr>
            <w:tcW w:w="4230" w:type="dxa"/>
            <w:tcBorders>
              <w:top w:val="single" w:sz="4" w:space="0" w:color="000000"/>
              <w:left w:val="single" w:sz="4" w:space="0" w:color="auto"/>
              <w:bottom w:val="single" w:sz="4" w:space="0" w:color="000000"/>
              <w:right w:val="single" w:sz="18" w:space="0" w:color="000000"/>
            </w:tcBorders>
          </w:tcPr>
          <w:p w14:paraId="10D902C2" w14:textId="2E8E499A" w:rsidR="00D13B07" w:rsidRDefault="00D13B07" w:rsidP="0026395C">
            <w:pPr>
              <w:spacing w:after="0" w:line="240" w:lineRule="auto"/>
              <w:contextualSpacing/>
              <w:rPr>
                <w:ins w:id="437" w:author="Aleta Haflett" w:date="2014-11-04T16:03:00Z"/>
                <w:color w:val="000000"/>
              </w:rPr>
            </w:pPr>
            <w:ins w:id="438" w:author="Aleta Haflett" w:date="2014-11-04T16:04:00Z">
              <w:r>
                <w:rPr>
                  <w:color w:val="000000"/>
                </w:rPr>
                <w:t xml:space="preserve">What type of agreement? </w:t>
              </w:r>
            </w:ins>
          </w:p>
        </w:tc>
        <w:tc>
          <w:tcPr>
            <w:tcW w:w="3960" w:type="dxa"/>
            <w:tcBorders>
              <w:top w:val="single" w:sz="4" w:space="0" w:color="000000"/>
              <w:left w:val="single" w:sz="4" w:space="0" w:color="auto"/>
              <w:bottom w:val="single" w:sz="4" w:space="0" w:color="000000"/>
              <w:right w:val="single" w:sz="18" w:space="0" w:color="000000"/>
            </w:tcBorders>
          </w:tcPr>
          <w:p w14:paraId="23AA5377" w14:textId="77777777" w:rsidR="00D13B07" w:rsidRDefault="00D13B07" w:rsidP="00D13B07">
            <w:pPr>
              <w:spacing w:after="0" w:line="240" w:lineRule="auto"/>
              <w:contextualSpacing/>
              <w:rPr>
                <w:ins w:id="439" w:author="Aleta Haflett" w:date="2014-11-04T16:05:00Z"/>
                <w:color w:val="A6A6A6" w:themeColor="background1" w:themeShade="A6"/>
              </w:rPr>
            </w:pPr>
            <w:ins w:id="440" w:author="Aleta Haflett" w:date="2014-11-04T16:05:00Z">
              <w:r>
                <w:rPr>
                  <w:color w:val="A6A6A6" w:themeColor="background1" w:themeShade="A6"/>
                </w:rPr>
                <w:t>1=JFM agreement</w:t>
              </w:r>
            </w:ins>
          </w:p>
          <w:p w14:paraId="2F652B65" w14:textId="77777777" w:rsidR="00D13B07" w:rsidRDefault="00D13B07" w:rsidP="00D13B07">
            <w:pPr>
              <w:spacing w:after="0" w:line="240" w:lineRule="auto"/>
              <w:contextualSpacing/>
              <w:rPr>
                <w:ins w:id="441" w:author="Aleta Haflett" w:date="2014-11-04T16:05:00Z"/>
                <w:color w:val="A6A6A6" w:themeColor="background1" w:themeShade="A6"/>
              </w:rPr>
            </w:pPr>
            <w:ins w:id="442" w:author="Aleta Haflett" w:date="2014-11-04T16:05:00Z">
              <w:r>
                <w:rPr>
                  <w:color w:val="A6A6A6" w:themeColor="background1" w:themeShade="A6"/>
                </w:rPr>
                <w:t xml:space="preserve">2=Public private partnership </w:t>
              </w:r>
            </w:ins>
          </w:p>
          <w:p w14:paraId="704B977A" w14:textId="15AB3B8F" w:rsidR="00D13B07" w:rsidRDefault="00D13B07" w:rsidP="00D13B07">
            <w:pPr>
              <w:spacing w:after="0" w:line="240" w:lineRule="auto"/>
              <w:contextualSpacing/>
              <w:rPr>
                <w:ins w:id="443" w:author="Aleta Haflett" w:date="2014-11-04T16:03:00Z"/>
                <w:color w:val="A6A6A6" w:themeColor="background1" w:themeShade="A6"/>
              </w:rPr>
            </w:pPr>
            <w:ins w:id="444" w:author="Aleta Haflett" w:date="2014-11-04T16:05:00Z">
              <w:r>
                <w:rPr>
                  <w:color w:val="A6A6A6" w:themeColor="background1" w:themeShade="A6"/>
                </w:rPr>
                <w:t xml:space="preserve">97=Other, specify </w:t>
              </w:r>
            </w:ins>
          </w:p>
        </w:tc>
        <w:tc>
          <w:tcPr>
            <w:tcW w:w="1260" w:type="dxa"/>
            <w:tcBorders>
              <w:top w:val="single" w:sz="18" w:space="0" w:color="000000"/>
              <w:left w:val="single" w:sz="18" w:space="0" w:color="000000"/>
              <w:bottom w:val="single" w:sz="18" w:space="0" w:color="000000"/>
              <w:right w:val="single" w:sz="18" w:space="0" w:color="000000"/>
            </w:tcBorders>
          </w:tcPr>
          <w:p w14:paraId="1EFF1CB5" w14:textId="77777777" w:rsidR="00D13B07" w:rsidRDefault="00D13B07" w:rsidP="00D13B07">
            <w:pPr>
              <w:spacing w:after="0" w:line="240" w:lineRule="auto"/>
              <w:contextualSpacing/>
              <w:rPr>
                <w:ins w:id="445" w:author="Aleta Haflett" w:date="2014-11-04T16:03:00Z"/>
                <w:color w:val="A6A6A6" w:themeColor="background1" w:themeShade="A6"/>
              </w:rPr>
            </w:pPr>
          </w:p>
        </w:tc>
      </w:tr>
      <w:tr w:rsidR="00D13B07" w:rsidRPr="00AC7CBE" w14:paraId="09FC354D" w14:textId="77777777" w:rsidTr="00D13B07">
        <w:trPr>
          <w:trHeight w:val="315"/>
          <w:ins w:id="446" w:author="Aleta Haflett" w:date="2014-11-04T16:05:00Z"/>
        </w:trPr>
        <w:tc>
          <w:tcPr>
            <w:tcW w:w="640" w:type="dxa"/>
            <w:tcBorders>
              <w:top w:val="single" w:sz="4" w:space="0" w:color="000000"/>
              <w:left w:val="single" w:sz="4" w:space="0" w:color="000000"/>
              <w:bottom w:val="single" w:sz="4" w:space="0" w:color="000000"/>
              <w:right w:val="single" w:sz="4" w:space="0" w:color="auto"/>
            </w:tcBorders>
          </w:tcPr>
          <w:p w14:paraId="060499D8" w14:textId="44C95C13" w:rsidR="00D13B07" w:rsidRPr="00AC7CBE" w:rsidRDefault="00FC5174" w:rsidP="0026395C">
            <w:pPr>
              <w:spacing w:after="0" w:line="240" w:lineRule="auto"/>
              <w:contextualSpacing/>
              <w:rPr>
                <w:ins w:id="447" w:author="Aleta Haflett" w:date="2014-11-04T16:05:00Z"/>
                <w:w w:val="105"/>
              </w:rPr>
            </w:pPr>
            <w:r>
              <w:rPr>
                <w:w w:val="105"/>
              </w:rPr>
              <w:t>F12</w:t>
            </w:r>
            <w:r w:rsidR="001630B2">
              <w:rPr>
                <w:w w:val="105"/>
              </w:rPr>
              <w:t>b</w:t>
            </w:r>
          </w:p>
        </w:tc>
        <w:tc>
          <w:tcPr>
            <w:tcW w:w="4230" w:type="dxa"/>
            <w:tcBorders>
              <w:top w:val="single" w:sz="4" w:space="0" w:color="000000"/>
              <w:left w:val="single" w:sz="4" w:space="0" w:color="auto"/>
              <w:bottom w:val="single" w:sz="4" w:space="0" w:color="000000"/>
              <w:right w:val="single" w:sz="18" w:space="0" w:color="000000"/>
            </w:tcBorders>
          </w:tcPr>
          <w:p w14:paraId="798EA97D" w14:textId="1138ADBE" w:rsidR="00D13B07" w:rsidRDefault="00D13B07" w:rsidP="0026395C">
            <w:pPr>
              <w:spacing w:after="0" w:line="240" w:lineRule="auto"/>
              <w:contextualSpacing/>
              <w:rPr>
                <w:ins w:id="448" w:author="Aleta Haflett" w:date="2014-11-04T16:05:00Z"/>
                <w:color w:val="000000"/>
              </w:rPr>
            </w:pPr>
            <w:ins w:id="449" w:author="Aleta Haflett" w:date="2014-11-04T16:06:00Z">
              <w:r>
                <w:rPr>
                  <w:color w:val="000000"/>
                </w:rPr>
                <w:t xml:space="preserve">If other, specify </w:t>
              </w:r>
            </w:ins>
          </w:p>
        </w:tc>
        <w:tc>
          <w:tcPr>
            <w:tcW w:w="5220" w:type="dxa"/>
            <w:gridSpan w:val="2"/>
            <w:tcBorders>
              <w:top w:val="single" w:sz="4" w:space="0" w:color="000000"/>
              <w:left w:val="single" w:sz="4" w:space="0" w:color="auto"/>
              <w:bottom w:val="single" w:sz="4" w:space="0" w:color="000000"/>
              <w:right w:val="single" w:sz="18" w:space="0" w:color="000000"/>
            </w:tcBorders>
          </w:tcPr>
          <w:p w14:paraId="05FE5B2B" w14:textId="09F182EE" w:rsidR="00D13B07" w:rsidRDefault="00D13B07" w:rsidP="00D13B07">
            <w:pPr>
              <w:spacing w:after="0" w:line="240" w:lineRule="auto"/>
              <w:contextualSpacing/>
              <w:rPr>
                <w:ins w:id="450" w:author="Aleta Haflett" w:date="2014-11-04T16:05:00Z"/>
                <w:color w:val="A6A6A6" w:themeColor="background1" w:themeShade="A6"/>
              </w:rPr>
            </w:pPr>
            <w:ins w:id="451" w:author="Aleta Haflett" w:date="2014-11-04T16:05:00Z">
              <w:r>
                <w:rPr>
                  <w:color w:val="A6A6A6" w:themeColor="background1" w:themeShade="A6"/>
                </w:rPr>
                <w:t>(</w:t>
              </w:r>
              <w:r w:rsidRPr="00341470">
                <w:rPr>
                  <w:i/>
                  <w:color w:val="A6A6A6" w:themeColor="background1" w:themeShade="A6"/>
                </w:rPr>
                <w:t>text)</w:t>
              </w:r>
            </w:ins>
          </w:p>
        </w:tc>
      </w:tr>
      <w:tr w:rsidR="006D098A" w:rsidRPr="00AC7CBE" w14:paraId="626CC37C" w14:textId="77777777" w:rsidTr="006D098A">
        <w:trPr>
          <w:trHeight w:val="315"/>
          <w:ins w:id="452" w:author="Aleta Haflett" w:date="2014-11-04T16:06:00Z"/>
        </w:trPr>
        <w:tc>
          <w:tcPr>
            <w:tcW w:w="640" w:type="dxa"/>
            <w:tcBorders>
              <w:top w:val="single" w:sz="4" w:space="0" w:color="000000"/>
              <w:left w:val="single" w:sz="4" w:space="0" w:color="000000"/>
              <w:bottom w:val="single" w:sz="4" w:space="0" w:color="000000"/>
              <w:right w:val="single" w:sz="4" w:space="0" w:color="auto"/>
            </w:tcBorders>
          </w:tcPr>
          <w:p w14:paraId="6E134BB4" w14:textId="11AD6373" w:rsidR="006D098A" w:rsidRPr="00AC7CBE" w:rsidRDefault="001630B2" w:rsidP="0026395C">
            <w:pPr>
              <w:spacing w:after="0" w:line="240" w:lineRule="auto"/>
              <w:contextualSpacing/>
              <w:rPr>
                <w:ins w:id="453" w:author="Aleta Haflett" w:date="2014-11-04T16:06:00Z"/>
                <w:w w:val="105"/>
              </w:rPr>
            </w:pPr>
            <w:r>
              <w:rPr>
                <w:w w:val="105"/>
              </w:rPr>
              <w:t>F1</w:t>
            </w:r>
            <w:r w:rsidR="00FC5174">
              <w:rPr>
                <w:w w:val="105"/>
              </w:rPr>
              <w:t>3</w:t>
            </w:r>
          </w:p>
        </w:tc>
        <w:tc>
          <w:tcPr>
            <w:tcW w:w="4230" w:type="dxa"/>
            <w:tcBorders>
              <w:top w:val="single" w:sz="4" w:space="0" w:color="000000"/>
              <w:left w:val="single" w:sz="4" w:space="0" w:color="auto"/>
              <w:bottom w:val="single" w:sz="4" w:space="0" w:color="000000"/>
              <w:right w:val="single" w:sz="18" w:space="0" w:color="000000"/>
            </w:tcBorders>
          </w:tcPr>
          <w:p w14:paraId="69734465" w14:textId="77777777" w:rsidR="006D098A" w:rsidRDefault="006D098A" w:rsidP="0026395C">
            <w:pPr>
              <w:spacing w:after="0" w:line="240" w:lineRule="auto"/>
              <w:contextualSpacing/>
              <w:rPr>
                <w:ins w:id="454" w:author="Aleta Haflett" w:date="2014-11-04T16:08:00Z"/>
                <w:color w:val="000000"/>
              </w:rPr>
            </w:pPr>
            <w:ins w:id="455" w:author="Aleta Haflett" w:date="2014-11-04T16:06:00Z">
              <w:r>
                <w:rPr>
                  <w:color w:val="000000"/>
                </w:rPr>
                <w:t xml:space="preserve">Overall, how would you say the existence of the initiative has affected the benefits that you get from the forest? </w:t>
              </w:r>
            </w:ins>
          </w:p>
          <w:p w14:paraId="754C2496" w14:textId="41CE834D" w:rsidR="006D098A" w:rsidRPr="00341470" w:rsidRDefault="006D098A" w:rsidP="0026395C">
            <w:pPr>
              <w:spacing w:after="0" w:line="240" w:lineRule="auto"/>
              <w:contextualSpacing/>
              <w:rPr>
                <w:ins w:id="456" w:author="Aleta Haflett" w:date="2014-11-04T16:06:00Z"/>
                <w:i/>
                <w:color w:val="000000"/>
              </w:rPr>
            </w:pPr>
            <w:ins w:id="457" w:author="Aleta Haflett" w:date="2014-11-04T16:08:00Z">
              <w:r>
                <w:rPr>
                  <w:i/>
                  <w:color w:val="000000"/>
                </w:rPr>
                <w:t xml:space="preserve">If 3, skip to </w:t>
              </w:r>
            </w:ins>
            <w:r w:rsidR="001630B2">
              <w:rPr>
                <w:i/>
                <w:color w:val="000000"/>
              </w:rPr>
              <w:t>F14</w:t>
            </w:r>
          </w:p>
        </w:tc>
        <w:tc>
          <w:tcPr>
            <w:tcW w:w="3960" w:type="dxa"/>
            <w:tcBorders>
              <w:top w:val="single" w:sz="4" w:space="0" w:color="000000"/>
              <w:left w:val="single" w:sz="4" w:space="0" w:color="auto"/>
              <w:bottom w:val="single" w:sz="4" w:space="0" w:color="000000"/>
              <w:right w:val="single" w:sz="18" w:space="0" w:color="000000"/>
            </w:tcBorders>
          </w:tcPr>
          <w:p w14:paraId="14DDCC8F" w14:textId="77777777" w:rsidR="006D098A" w:rsidRDefault="006D098A" w:rsidP="00D13B07">
            <w:pPr>
              <w:spacing w:after="0" w:line="240" w:lineRule="auto"/>
              <w:contextualSpacing/>
              <w:rPr>
                <w:ins w:id="458" w:author="Aleta Haflett" w:date="2014-11-04T16:07:00Z"/>
                <w:color w:val="A6A6A6" w:themeColor="background1" w:themeShade="A6"/>
              </w:rPr>
            </w:pPr>
            <w:ins w:id="459" w:author="Aleta Haflett" w:date="2014-11-04T16:07:00Z">
              <w:r>
                <w:rPr>
                  <w:color w:val="A6A6A6" w:themeColor="background1" w:themeShade="A6"/>
                </w:rPr>
                <w:t>1=Positive</w:t>
              </w:r>
            </w:ins>
          </w:p>
          <w:p w14:paraId="5E8340C0" w14:textId="77777777" w:rsidR="006D098A" w:rsidRDefault="006D098A" w:rsidP="00D13B07">
            <w:pPr>
              <w:spacing w:after="0" w:line="240" w:lineRule="auto"/>
              <w:contextualSpacing/>
              <w:rPr>
                <w:ins w:id="460" w:author="Aleta Haflett" w:date="2014-11-04T16:07:00Z"/>
                <w:color w:val="A6A6A6" w:themeColor="background1" w:themeShade="A6"/>
              </w:rPr>
            </w:pPr>
            <w:ins w:id="461" w:author="Aleta Haflett" w:date="2014-11-04T16:07:00Z">
              <w:r>
                <w:rPr>
                  <w:color w:val="A6A6A6" w:themeColor="background1" w:themeShade="A6"/>
                </w:rPr>
                <w:t>2=Negative</w:t>
              </w:r>
            </w:ins>
          </w:p>
          <w:p w14:paraId="6FDB7F93" w14:textId="02B92F11" w:rsidR="006D098A" w:rsidRDefault="006D098A" w:rsidP="00D13B07">
            <w:pPr>
              <w:spacing w:after="0" w:line="240" w:lineRule="auto"/>
              <w:contextualSpacing/>
              <w:rPr>
                <w:ins w:id="462" w:author="Aleta Haflett" w:date="2014-11-04T16:06:00Z"/>
                <w:color w:val="A6A6A6" w:themeColor="background1" w:themeShade="A6"/>
              </w:rPr>
            </w:pPr>
            <w:ins w:id="463" w:author="Aleta Haflett" w:date="2014-11-04T16:08:00Z">
              <w:r>
                <w:rPr>
                  <w:color w:val="A6A6A6" w:themeColor="background1" w:themeShade="A6"/>
                </w:rPr>
                <w:t>3=No impact</w:t>
              </w:r>
            </w:ins>
          </w:p>
        </w:tc>
        <w:tc>
          <w:tcPr>
            <w:tcW w:w="1260" w:type="dxa"/>
            <w:tcBorders>
              <w:top w:val="single" w:sz="4" w:space="0" w:color="000000"/>
              <w:left w:val="single" w:sz="4" w:space="0" w:color="auto"/>
              <w:bottom w:val="single" w:sz="4" w:space="0" w:color="000000"/>
              <w:right w:val="single" w:sz="18" w:space="0" w:color="000000"/>
            </w:tcBorders>
          </w:tcPr>
          <w:p w14:paraId="0524736D" w14:textId="392F8A5A" w:rsidR="006D098A" w:rsidRDefault="006D098A" w:rsidP="00D13B07">
            <w:pPr>
              <w:spacing w:after="0" w:line="240" w:lineRule="auto"/>
              <w:contextualSpacing/>
              <w:rPr>
                <w:ins w:id="464" w:author="Aleta Haflett" w:date="2014-11-04T16:06:00Z"/>
                <w:color w:val="A6A6A6" w:themeColor="background1" w:themeShade="A6"/>
              </w:rPr>
            </w:pPr>
          </w:p>
        </w:tc>
      </w:tr>
      <w:tr w:rsidR="006D098A" w:rsidRPr="00AC7CBE" w14:paraId="18C57056" w14:textId="77777777" w:rsidTr="00341470">
        <w:trPr>
          <w:trHeight w:val="315"/>
          <w:ins w:id="465" w:author="Aleta Haflett" w:date="2014-11-04T16:08:00Z"/>
        </w:trPr>
        <w:tc>
          <w:tcPr>
            <w:tcW w:w="640" w:type="dxa"/>
            <w:tcBorders>
              <w:top w:val="single" w:sz="4" w:space="0" w:color="000000"/>
              <w:left w:val="single" w:sz="4" w:space="0" w:color="000000"/>
              <w:bottom w:val="single" w:sz="4" w:space="0" w:color="000000"/>
              <w:right w:val="single" w:sz="4" w:space="0" w:color="auto"/>
            </w:tcBorders>
          </w:tcPr>
          <w:p w14:paraId="6C041225" w14:textId="29EBB7C8" w:rsidR="006D098A" w:rsidRPr="00AC7CBE" w:rsidRDefault="001630B2" w:rsidP="0026395C">
            <w:pPr>
              <w:spacing w:after="0" w:line="240" w:lineRule="auto"/>
              <w:contextualSpacing/>
              <w:rPr>
                <w:ins w:id="466" w:author="Aleta Haflett" w:date="2014-11-04T16:08:00Z"/>
                <w:w w:val="105"/>
              </w:rPr>
            </w:pPr>
            <w:r>
              <w:rPr>
                <w:w w:val="105"/>
              </w:rPr>
              <w:t>F1</w:t>
            </w:r>
            <w:r w:rsidR="00FC5174">
              <w:rPr>
                <w:w w:val="105"/>
              </w:rPr>
              <w:t>4</w:t>
            </w:r>
          </w:p>
        </w:tc>
        <w:tc>
          <w:tcPr>
            <w:tcW w:w="4230" w:type="dxa"/>
            <w:tcBorders>
              <w:top w:val="single" w:sz="4" w:space="0" w:color="000000"/>
              <w:left w:val="single" w:sz="4" w:space="0" w:color="auto"/>
              <w:bottom w:val="single" w:sz="4" w:space="0" w:color="000000"/>
              <w:right w:val="single" w:sz="18" w:space="0" w:color="000000"/>
            </w:tcBorders>
          </w:tcPr>
          <w:p w14:paraId="73391232" w14:textId="52EAFA36" w:rsidR="006D098A" w:rsidRDefault="006D098A" w:rsidP="0026395C">
            <w:pPr>
              <w:spacing w:after="0" w:line="240" w:lineRule="auto"/>
              <w:contextualSpacing/>
              <w:rPr>
                <w:ins w:id="467" w:author="Aleta Haflett" w:date="2014-11-04T16:08:00Z"/>
                <w:color w:val="000000"/>
              </w:rPr>
            </w:pPr>
            <w:ins w:id="468" w:author="Aleta Haflett" w:date="2014-11-04T16:08:00Z">
              <w:r>
                <w:rPr>
                  <w:color w:val="000000"/>
                </w:rPr>
                <w:t xml:space="preserve">Please explain the impact of the initiative </w:t>
              </w:r>
            </w:ins>
          </w:p>
        </w:tc>
        <w:tc>
          <w:tcPr>
            <w:tcW w:w="5220" w:type="dxa"/>
            <w:gridSpan w:val="2"/>
            <w:tcBorders>
              <w:top w:val="single" w:sz="4" w:space="0" w:color="000000"/>
              <w:left w:val="single" w:sz="4" w:space="0" w:color="auto"/>
              <w:bottom w:val="single" w:sz="4" w:space="0" w:color="000000"/>
              <w:right w:val="single" w:sz="18" w:space="0" w:color="000000"/>
            </w:tcBorders>
          </w:tcPr>
          <w:p w14:paraId="6376BAE3" w14:textId="77777777" w:rsidR="006D098A" w:rsidRDefault="006D098A" w:rsidP="00D13B07">
            <w:pPr>
              <w:spacing w:after="0" w:line="240" w:lineRule="auto"/>
              <w:contextualSpacing/>
              <w:rPr>
                <w:ins w:id="469" w:author="Aleta Haflett" w:date="2014-11-04T16:09:00Z"/>
                <w:color w:val="A6A6A6" w:themeColor="background1" w:themeShade="A6"/>
              </w:rPr>
            </w:pPr>
          </w:p>
          <w:p w14:paraId="5CEC8ECC" w14:textId="77777777" w:rsidR="006D098A" w:rsidRDefault="006D098A" w:rsidP="00D13B07">
            <w:pPr>
              <w:spacing w:after="0" w:line="240" w:lineRule="auto"/>
              <w:contextualSpacing/>
              <w:rPr>
                <w:ins w:id="470" w:author="Aleta Haflett" w:date="2014-11-04T16:09:00Z"/>
                <w:color w:val="A6A6A6" w:themeColor="background1" w:themeShade="A6"/>
              </w:rPr>
            </w:pPr>
          </w:p>
          <w:p w14:paraId="7A2F1D5E" w14:textId="77777777" w:rsidR="006D098A" w:rsidRDefault="006D098A" w:rsidP="00D13B07">
            <w:pPr>
              <w:spacing w:after="0" w:line="240" w:lineRule="auto"/>
              <w:contextualSpacing/>
              <w:rPr>
                <w:ins w:id="471" w:author="Aleta Haflett" w:date="2014-11-04T16:09:00Z"/>
                <w:color w:val="A6A6A6" w:themeColor="background1" w:themeShade="A6"/>
              </w:rPr>
            </w:pPr>
          </w:p>
          <w:p w14:paraId="7C86A99D" w14:textId="77777777" w:rsidR="006D098A" w:rsidRDefault="006D098A" w:rsidP="00D13B07">
            <w:pPr>
              <w:spacing w:after="0" w:line="240" w:lineRule="auto"/>
              <w:contextualSpacing/>
              <w:rPr>
                <w:ins w:id="472" w:author="Aleta Haflett" w:date="2014-11-04T16:09:00Z"/>
                <w:color w:val="A6A6A6" w:themeColor="background1" w:themeShade="A6"/>
              </w:rPr>
            </w:pPr>
          </w:p>
          <w:p w14:paraId="5525DFA6" w14:textId="77777777" w:rsidR="006D098A" w:rsidRDefault="006D098A" w:rsidP="00D13B07">
            <w:pPr>
              <w:spacing w:after="0" w:line="240" w:lineRule="auto"/>
              <w:contextualSpacing/>
              <w:rPr>
                <w:ins w:id="473" w:author="Aleta Haflett" w:date="2014-11-04T16:09:00Z"/>
                <w:color w:val="A6A6A6" w:themeColor="background1" w:themeShade="A6"/>
              </w:rPr>
            </w:pPr>
          </w:p>
          <w:p w14:paraId="01183567" w14:textId="77777777" w:rsidR="006D098A" w:rsidRDefault="006D098A" w:rsidP="00D13B07">
            <w:pPr>
              <w:spacing w:after="0" w:line="240" w:lineRule="auto"/>
              <w:contextualSpacing/>
              <w:rPr>
                <w:ins w:id="474" w:author="Aleta Haflett" w:date="2014-11-04T16:08:00Z"/>
                <w:color w:val="A6A6A6" w:themeColor="background1" w:themeShade="A6"/>
              </w:rPr>
            </w:pPr>
          </w:p>
        </w:tc>
      </w:tr>
      <w:tr w:rsidR="006D098A" w:rsidRPr="00AC7CBE" w14:paraId="32F556D8" w14:textId="77777777" w:rsidTr="006D098A">
        <w:trPr>
          <w:trHeight w:val="315"/>
          <w:ins w:id="475" w:author="Aleta Haflett" w:date="2014-11-04T16:06:00Z"/>
        </w:trPr>
        <w:tc>
          <w:tcPr>
            <w:tcW w:w="640" w:type="dxa"/>
            <w:tcBorders>
              <w:top w:val="single" w:sz="4" w:space="0" w:color="000000"/>
              <w:left w:val="single" w:sz="4" w:space="0" w:color="000000"/>
              <w:bottom w:val="single" w:sz="4" w:space="0" w:color="000000"/>
              <w:right w:val="single" w:sz="4" w:space="0" w:color="auto"/>
            </w:tcBorders>
          </w:tcPr>
          <w:p w14:paraId="3D3488B8" w14:textId="4D165DAC" w:rsidR="006D098A" w:rsidRPr="00AC7CBE" w:rsidRDefault="001630B2" w:rsidP="0026395C">
            <w:pPr>
              <w:spacing w:after="0" w:line="240" w:lineRule="auto"/>
              <w:contextualSpacing/>
              <w:rPr>
                <w:ins w:id="476" w:author="Aleta Haflett" w:date="2014-11-04T16:06:00Z"/>
                <w:w w:val="105"/>
              </w:rPr>
            </w:pPr>
            <w:r>
              <w:rPr>
                <w:w w:val="105"/>
              </w:rPr>
              <w:t>F1</w:t>
            </w:r>
            <w:r w:rsidR="00FC5174">
              <w:rPr>
                <w:w w:val="105"/>
              </w:rPr>
              <w:t>5</w:t>
            </w:r>
          </w:p>
        </w:tc>
        <w:tc>
          <w:tcPr>
            <w:tcW w:w="4230" w:type="dxa"/>
            <w:tcBorders>
              <w:top w:val="single" w:sz="4" w:space="0" w:color="000000"/>
              <w:left w:val="single" w:sz="4" w:space="0" w:color="auto"/>
              <w:bottom w:val="single" w:sz="4" w:space="0" w:color="000000"/>
              <w:right w:val="single" w:sz="18" w:space="0" w:color="000000"/>
            </w:tcBorders>
          </w:tcPr>
          <w:p w14:paraId="236DDE93" w14:textId="12DBC9EA" w:rsidR="006D098A" w:rsidRDefault="006D098A" w:rsidP="0026395C">
            <w:pPr>
              <w:spacing w:after="0" w:line="240" w:lineRule="auto"/>
              <w:contextualSpacing/>
              <w:rPr>
                <w:ins w:id="477" w:author="Aleta Haflett" w:date="2014-11-04T16:06:00Z"/>
                <w:color w:val="000000"/>
              </w:rPr>
            </w:pPr>
            <w:ins w:id="478" w:author="Aleta Haflett" w:date="2014-11-04T16:07:00Z">
              <w:r>
                <w:rPr>
                  <w:color w:val="000000"/>
                </w:rPr>
                <w:t xml:space="preserve">Has the community received any forestry-related external support (technical assistance, free inputs, etc) from government, donors, NGOs, etc over the past 12 monhs? </w:t>
              </w:r>
            </w:ins>
          </w:p>
        </w:tc>
        <w:tc>
          <w:tcPr>
            <w:tcW w:w="3960" w:type="dxa"/>
            <w:tcBorders>
              <w:top w:val="single" w:sz="4" w:space="0" w:color="000000"/>
              <w:left w:val="single" w:sz="4" w:space="0" w:color="auto"/>
              <w:bottom w:val="single" w:sz="4" w:space="0" w:color="000000"/>
              <w:right w:val="single" w:sz="18" w:space="0" w:color="000000"/>
            </w:tcBorders>
          </w:tcPr>
          <w:p w14:paraId="70791086" w14:textId="77777777" w:rsidR="006D098A" w:rsidRDefault="001630B2" w:rsidP="00D13B07">
            <w:pPr>
              <w:spacing w:after="0" w:line="240" w:lineRule="auto"/>
              <w:contextualSpacing/>
              <w:rPr>
                <w:color w:val="A6A6A6" w:themeColor="background1" w:themeShade="A6"/>
              </w:rPr>
            </w:pPr>
            <w:r>
              <w:rPr>
                <w:color w:val="A6A6A6" w:themeColor="background1" w:themeShade="A6"/>
              </w:rPr>
              <w:t>0=No</w:t>
            </w:r>
          </w:p>
          <w:p w14:paraId="7F647FB5" w14:textId="77777777" w:rsidR="001630B2" w:rsidRDefault="001630B2" w:rsidP="00D13B07">
            <w:pPr>
              <w:spacing w:after="0" w:line="240" w:lineRule="auto"/>
              <w:contextualSpacing/>
              <w:rPr>
                <w:color w:val="A6A6A6" w:themeColor="background1" w:themeShade="A6"/>
              </w:rPr>
            </w:pPr>
            <w:r>
              <w:rPr>
                <w:color w:val="A6A6A6" w:themeColor="background1" w:themeShade="A6"/>
              </w:rPr>
              <w:t>1=Yes</w:t>
            </w:r>
          </w:p>
          <w:p w14:paraId="66FF8C03" w14:textId="77777777" w:rsidR="001630B2" w:rsidRDefault="001630B2" w:rsidP="00D13B07">
            <w:pPr>
              <w:spacing w:after="0" w:line="240" w:lineRule="auto"/>
              <w:contextualSpacing/>
              <w:rPr>
                <w:ins w:id="479" w:author="Aleta Haflett" w:date="2014-11-04T16:06:00Z"/>
                <w:color w:val="A6A6A6" w:themeColor="background1" w:themeShade="A6"/>
              </w:rPr>
            </w:pPr>
          </w:p>
        </w:tc>
        <w:tc>
          <w:tcPr>
            <w:tcW w:w="1260" w:type="dxa"/>
            <w:tcBorders>
              <w:top w:val="single" w:sz="4" w:space="0" w:color="000000"/>
              <w:left w:val="single" w:sz="4" w:space="0" w:color="auto"/>
              <w:bottom w:val="single" w:sz="4" w:space="0" w:color="000000"/>
              <w:right w:val="single" w:sz="18" w:space="0" w:color="000000"/>
            </w:tcBorders>
          </w:tcPr>
          <w:p w14:paraId="49007E2D" w14:textId="63B9B91D" w:rsidR="006D098A" w:rsidRDefault="006D098A" w:rsidP="00D13B07">
            <w:pPr>
              <w:spacing w:after="0" w:line="240" w:lineRule="auto"/>
              <w:contextualSpacing/>
              <w:rPr>
                <w:ins w:id="480" w:author="Aleta Haflett" w:date="2014-11-04T16:06:00Z"/>
                <w:color w:val="A6A6A6" w:themeColor="background1" w:themeShade="A6"/>
              </w:rPr>
            </w:pPr>
          </w:p>
        </w:tc>
      </w:tr>
    </w:tbl>
    <w:p w14:paraId="45DC7A26" w14:textId="77777777" w:rsidR="00FC5174" w:rsidRDefault="00FC5174" w:rsidP="00341470">
      <w:pPr>
        <w:rPr>
          <w:rFonts w:eastAsia="Times New Roman" w:cs="Times New Roman"/>
          <w:b/>
          <w:bCs/>
          <w:color w:val="000000"/>
        </w:rPr>
      </w:pPr>
    </w:p>
    <w:p w14:paraId="42820EBE" w14:textId="374E9713" w:rsidR="00FC5174" w:rsidRPr="00FC5174" w:rsidRDefault="00FC5174" w:rsidP="00FC5174">
      <w:pPr>
        <w:spacing w:after="0" w:line="240" w:lineRule="auto"/>
      </w:pPr>
      <w:commentRangeStart w:id="481"/>
      <w:r w:rsidRPr="009559BE">
        <w:rPr>
          <w:rFonts w:cs="Arial"/>
        </w:rPr>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commentRangeEnd w:id="481"/>
      <w:r>
        <w:rPr>
          <w:rStyle w:val="CommentReference"/>
        </w:rPr>
        <w:commentReference w:id="481"/>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FC5174" w:rsidRPr="009559BE" w14:paraId="529F21F6"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646E164" w14:textId="202AA60D" w:rsidR="00FC5174" w:rsidRPr="009559BE" w:rsidRDefault="00FC5174" w:rsidP="00E57FAE">
            <w:pPr>
              <w:rPr>
                <w:w w:val="105"/>
              </w:rPr>
            </w:pPr>
            <w:r>
              <w:rPr>
                <w:w w:val="105"/>
              </w:rPr>
              <w:t>F.16a</w:t>
            </w:r>
          </w:p>
        </w:tc>
        <w:tc>
          <w:tcPr>
            <w:tcW w:w="7261" w:type="dxa"/>
            <w:tcBorders>
              <w:top w:val="single" w:sz="4" w:space="0" w:color="000000"/>
              <w:left w:val="single" w:sz="4" w:space="0" w:color="auto"/>
              <w:bottom w:val="single" w:sz="4" w:space="0" w:color="000000"/>
              <w:right w:val="single" w:sz="18" w:space="0" w:color="000000"/>
            </w:tcBorders>
          </w:tcPr>
          <w:p w14:paraId="58418E25" w14:textId="77777777" w:rsidR="00FC5174" w:rsidRPr="009559BE" w:rsidRDefault="00FC5174" w:rsidP="00E57FAE">
            <w:pPr>
              <w:spacing w:after="0"/>
              <w:rPr>
                <w:w w:val="105"/>
              </w:rPr>
            </w:pPr>
            <w:r w:rsidRPr="009559BE">
              <w:rPr>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65F712F5"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14B60D1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DE6B5DB" w14:textId="360F0370" w:rsidR="00FC5174" w:rsidRPr="009559BE" w:rsidRDefault="00FC5174" w:rsidP="00E57FAE">
            <w:pPr>
              <w:rPr>
                <w:w w:val="105"/>
              </w:rPr>
            </w:pPr>
            <w:r>
              <w:rPr>
                <w:w w:val="105"/>
              </w:rPr>
              <w:t>F.16b</w:t>
            </w:r>
          </w:p>
        </w:tc>
        <w:tc>
          <w:tcPr>
            <w:tcW w:w="7261" w:type="dxa"/>
            <w:tcBorders>
              <w:top w:val="single" w:sz="4" w:space="0" w:color="000000"/>
              <w:left w:val="single" w:sz="4" w:space="0" w:color="auto"/>
              <w:bottom w:val="single" w:sz="4" w:space="0" w:color="000000"/>
              <w:right w:val="single" w:sz="18" w:space="0" w:color="000000"/>
            </w:tcBorders>
          </w:tcPr>
          <w:p w14:paraId="56DB6414" w14:textId="77777777" w:rsidR="00FC5174" w:rsidRPr="009559BE" w:rsidRDefault="00FC5174" w:rsidP="00E57FAE">
            <w:pPr>
              <w:spacing w:after="0"/>
              <w:rPr>
                <w:w w:val="105"/>
              </w:rPr>
            </w:pPr>
            <w:r w:rsidRPr="009559BE">
              <w:rPr>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399B4515"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2A522D10"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7214316" w14:textId="1F69FC49" w:rsidR="00FC5174" w:rsidRPr="009559BE" w:rsidRDefault="00FC5174" w:rsidP="00E57FAE">
            <w:pPr>
              <w:rPr>
                <w:w w:val="105"/>
              </w:rPr>
            </w:pPr>
            <w:r>
              <w:rPr>
                <w:w w:val="105"/>
              </w:rPr>
              <w:t>F.16c</w:t>
            </w:r>
          </w:p>
        </w:tc>
        <w:tc>
          <w:tcPr>
            <w:tcW w:w="7261" w:type="dxa"/>
            <w:tcBorders>
              <w:top w:val="single" w:sz="4" w:space="0" w:color="000000"/>
              <w:left w:val="single" w:sz="4" w:space="0" w:color="auto"/>
              <w:bottom w:val="single" w:sz="4" w:space="0" w:color="000000"/>
              <w:right w:val="single" w:sz="18" w:space="0" w:color="000000"/>
            </w:tcBorders>
          </w:tcPr>
          <w:p w14:paraId="42177603" w14:textId="77777777" w:rsidR="00FC5174" w:rsidRPr="009559BE" w:rsidRDefault="00FC5174" w:rsidP="00E57FAE">
            <w:pPr>
              <w:spacing w:after="0"/>
              <w:rPr>
                <w:w w:val="105"/>
              </w:rPr>
            </w:pPr>
            <w:r w:rsidRPr="009559BE">
              <w:rPr>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191734D2"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0BD3FAF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D97914F" w14:textId="64FB7BC0" w:rsidR="00FC5174" w:rsidRPr="009559BE" w:rsidRDefault="00FC5174" w:rsidP="00E57FAE">
            <w:pPr>
              <w:rPr>
                <w:w w:val="105"/>
              </w:rPr>
            </w:pPr>
            <w:r>
              <w:rPr>
                <w:w w:val="105"/>
              </w:rPr>
              <w:t>F.16d</w:t>
            </w:r>
          </w:p>
        </w:tc>
        <w:tc>
          <w:tcPr>
            <w:tcW w:w="7261" w:type="dxa"/>
            <w:tcBorders>
              <w:top w:val="single" w:sz="4" w:space="0" w:color="000000"/>
              <w:left w:val="single" w:sz="4" w:space="0" w:color="auto"/>
              <w:bottom w:val="single" w:sz="4" w:space="0" w:color="000000"/>
              <w:right w:val="single" w:sz="18" w:space="0" w:color="000000"/>
            </w:tcBorders>
          </w:tcPr>
          <w:p w14:paraId="2AAE5D04" w14:textId="77777777" w:rsidR="00FC5174" w:rsidRPr="009559BE" w:rsidRDefault="00FC5174" w:rsidP="00E57FAE">
            <w:pPr>
              <w:spacing w:after="0"/>
              <w:rPr>
                <w:w w:val="105"/>
              </w:rPr>
            </w:pPr>
            <w:r w:rsidRPr="009559BE">
              <w:rPr>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7E3329B5"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3C93AA0C"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E50AE06" w14:textId="6396D50E" w:rsidR="00FC5174" w:rsidRPr="009559BE" w:rsidRDefault="00FC5174" w:rsidP="00E57FAE">
            <w:pPr>
              <w:rPr>
                <w:w w:val="105"/>
              </w:rPr>
            </w:pPr>
            <w:r>
              <w:rPr>
                <w:w w:val="105"/>
              </w:rPr>
              <w:t>F.16e</w:t>
            </w:r>
          </w:p>
        </w:tc>
        <w:tc>
          <w:tcPr>
            <w:tcW w:w="7261" w:type="dxa"/>
            <w:tcBorders>
              <w:top w:val="single" w:sz="4" w:space="0" w:color="000000"/>
              <w:left w:val="single" w:sz="4" w:space="0" w:color="auto"/>
              <w:bottom w:val="single" w:sz="4" w:space="0" w:color="000000"/>
              <w:right w:val="single" w:sz="18" w:space="0" w:color="000000"/>
            </w:tcBorders>
          </w:tcPr>
          <w:p w14:paraId="58310E85" w14:textId="77777777" w:rsidR="00FC5174" w:rsidRPr="009559BE" w:rsidRDefault="00FC5174" w:rsidP="00E57FAE">
            <w:pPr>
              <w:spacing w:after="0"/>
              <w:rPr>
                <w:w w:val="105"/>
              </w:rPr>
            </w:pPr>
            <w:r w:rsidRPr="009559BE">
              <w:rPr>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6D06E532"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1499913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7EF6402" w14:textId="20916D41" w:rsidR="00FC5174" w:rsidRPr="009559BE" w:rsidRDefault="00FC5174" w:rsidP="00E57FAE">
            <w:pPr>
              <w:rPr>
                <w:w w:val="105"/>
              </w:rPr>
            </w:pPr>
            <w:r>
              <w:rPr>
                <w:w w:val="105"/>
              </w:rPr>
              <w:t>F.16f</w:t>
            </w:r>
          </w:p>
        </w:tc>
        <w:tc>
          <w:tcPr>
            <w:tcW w:w="7261" w:type="dxa"/>
            <w:tcBorders>
              <w:top w:val="single" w:sz="4" w:space="0" w:color="000000"/>
              <w:left w:val="single" w:sz="4" w:space="0" w:color="auto"/>
              <w:bottom w:val="single" w:sz="4" w:space="0" w:color="000000"/>
              <w:right w:val="single" w:sz="18" w:space="0" w:color="000000"/>
            </w:tcBorders>
          </w:tcPr>
          <w:p w14:paraId="05DC4572" w14:textId="77777777" w:rsidR="00FC5174" w:rsidRPr="009559BE" w:rsidRDefault="00FC5174" w:rsidP="00E57FAE">
            <w:pPr>
              <w:spacing w:after="0"/>
              <w:rPr>
                <w:w w:val="105"/>
              </w:rPr>
            </w:pPr>
            <w:r w:rsidRPr="009559BE">
              <w:rPr>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6E60DA0A"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3ACDA2F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265C8AB" w14:textId="0A349F91" w:rsidR="00FC5174" w:rsidRPr="009559BE" w:rsidRDefault="00FC5174" w:rsidP="00E57FAE">
            <w:pPr>
              <w:rPr>
                <w:w w:val="105"/>
              </w:rPr>
            </w:pPr>
            <w:r>
              <w:rPr>
                <w:w w:val="105"/>
              </w:rPr>
              <w:t>F.16g</w:t>
            </w:r>
          </w:p>
        </w:tc>
        <w:tc>
          <w:tcPr>
            <w:tcW w:w="7261" w:type="dxa"/>
            <w:tcBorders>
              <w:top w:val="single" w:sz="4" w:space="0" w:color="000000"/>
              <w:left w:val="single" w:sz="4" w:space="0" w:color="auto"/>
              <w:bottom w:val="single" w:sz="4" w:space="0" w:color="000000"/>
              <w:right w:val="single" w:sz="18" w:space="0" w:color="000000"/>
            </w:tcBorders>
          </w:tcPr>
          <w:p w14:paraId="75D03D75" w14:textId="77777777" w:rsidR="00FC5174" w:rsidRPr="009559BE" w:rsidRDefault="00FC5174" w:rsidP="00E57FAE">
            <w:pPr>
              <w:spacing w:after="0"/>
              <w:rPr>
                <w:w w:val="105"/>
              </w:rPr>
            </w:pPr>
            <w:r w:rsidRPr="009559BE">
              <w:rPr>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50D29C93"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36C88082" w14:textId="77777777" w:rsidTr="00E57FAE">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DF1EFB0" w14:textId="0E691031" w:rsidR="00FC5174" w:rsidRPr="009559BE" w:rsidRDefault="00FC5174" w:rsidP="00E57FAE">
            <w:pPr>
              <w:rPr>
                <w:w w:val="105"/>
              </w:rPr>
            </w:pPr>
            <w:r>
              <w:rPr>
                <w:w w:val="105"/>
              </w:rPr>
              <w:t>F.16h</w:t>
            </w:r>
          </w:p>
        </w:tc>
        <w:tc>
          <w:tcPr>
            <w:tcW w:w="7261" w:type="dxa"/>
            <w:tcBorders>
              <w:top w:val="single" w:sz="4" w:space="0" w:color="000000"/>
              <w:left w:val="single" w:sz="4" w:space="0" w:color="auto"/>
              <w:bottom w:val="single" w:sz="4" w:space="0" w:color="auto"/>
              <w:right w:val="single" w:sz="18" w:space="0" w:color="000000"/>
            </w:tcBorders>
          </w:tcPr>
          <w:p w14:paraId="45852CD9" w14:textId="77777777" w:rsidR="00FC5174" w:rsidRDefault="00FC5174" w:rsidP="00E57FAE">
            <w:pPr>
              <w:spacing w:after="0"/>
              <w:rPr>
                <w:w w:val="105"/>
              </w:rPr>
            </w:pPr>
            <w:r w:rsidRPr="009559BE">
              <w:rPr>
                <w:w w:val="105"/>
              </w:rPr>
              <w:t>Salary jobs</w:t>
            </w:r>
          </w:p>
          <w:p w14:paraId="211648B1" w14:textId="77777777" w:rsidR="00FC5174" w:rsidRDefault="00FC5174" w:rsidP="00E57FAE">
            <w:pPr>
              <w:spacing w:after="0"/>
              <w:rPr>
                <w:w w:val="105"/>
              </w:rPr>
            </w:pPr>
          </w:p>
          <w:p w14:paraId="6EEF6931" w14:textId="77777777" w:rsidR="00FC5174" w:rsidRDefault="00FC5174" w:rsidP="00E57FAE">
            <w:pPr>
              <w:spacing w:after="0"/>
              <w:rPr>
                <w:w w:val="105"/>
              </w:rPr>
            </w:pPr>
          </w:p>
          <w:p w14:paraId="71A37429" w14:textId="77777777" w:rsidR="00FC5174" w:rsidRPr="009559BE" w:rsidRDefault="00FC5174" w:rsidP="00E57FAE">
            <w:pPr>
              <w:spacing w:after="0"/>
              <w:rPr>
                <w:w w:val="105"/>
              </w:rPr>
            </w:pPr>
          </w:p>
        </w:tc>
        <w:tc>
          <w:tcPr>
            <w:tcW w:w="1919" w:type="dxa"/>
            <w:tcBorders>
              <w:top w:val="single" w:sz="18" w:space="0" w:color="000000"/>
              <w:left w:val="single" w:sz="18" w:space="0" w:color="000000"/>
              <w:bottom w:val="single" w:sz="4" w:space="0" w:color="auto"/>
              <w:right w:val="single" w:sz="18" w:space="0" w:color="000000"/>
            </w:tcBorders>
          </w:tcPr>
          <w:p w14:paraId="26AC305F" w14:textId="77777777" w:rsidR="00FC5174" w:rsidRPr="009559BE" w:rsidRDefault="00FC5174" w:rsidP="00E57FAE">
            <w:pPr>
              <w:spacing w:after="0"/>
              <w:rPr>
                <w:i/>
                <w:color w:val="A6A6A6" w:themeColor="background1" w:themeShade="A6"/>
              </w:rPr>
            </w:pPr>
            <w:r w:rsidRPr="009559BE">
              <w:rPr>
                <w:i/>
                <w:color w:val="A6A6A6" w:themeColor="background1" w:themeShade="A6"/>
              </w:rPr>
              <w:t>(Integer)</w:t>
            </w:r>
          </w:p>
        </w:tc>
      </w:tr>
      <w:tr w:rsidR="00FC5174" w:rsidRPr="009559BE" w14:paraId="6B569564" w14:textId="77777777" w:rsidTr="00E57FAE">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4F6C674" w14:textId="3C8E419F" w:rsidR="00FC5174" w:rsidRPr="009559BE" w:rsidRDefault="00FC5174" w:rsidP="00E57FAE">
            <w:pPr>
              <w:rPr>
                <w:w w:val="105"/>
              </w:rPr>
            </w:pPr>
            <w:r>
              <w:rPr>
                <w:w w:val="105"/>
              </w:rPr>
              <w:t xml:space="preserve">f.16i </w:t>
            </w:r>
          </w:p>
        </w:tc>
        <w:tc>
          <w:tcPr>
            <w:tcW w:w="7261" w:type="dxa"/>
            <w:tcBorders>
              <w:top w:val="single" w:sz="4" w:space="0" w:color="auto"/>
              <w:left w:val="single" w:sz="4" w:space="0" w:color="auto"/>
              <w:bottom w:val="single" w:sz="4" w:space="0" w:color="000000"/>
              <w:right w:val="single" w:sz="18" w:space="0" w:color="000000"/>
            </w:tcBorders>
          </w:tcPr>
          <w:p w14:paraId="4A283811" w14:textId="77777777" w:rsidR="00FC5174" w:rsidRPr="009559BE" w:rsidRDefault="00FC5174" w:rsidP="00E57FAE">
            <w:pPr>
              <w:spacing w:after="0"/>
              <w:rPr>
                <w:w w:val="105"/>
              </w:rPr>
            </w:pPr>
            <w:r>
              <w:rPr>
                <w:w w:val="105"/>
              </w:rPr>
              <w:t xml:space="preserve">Access to markets to sell crops or products  </w:t>
            </w:r>
          </w:p>
        </w:tc>
        <w:tc>
          <w:tcPr>
            <w:tcW w:w="1919" w:type="dxa"/>
            <w:tcBorders>
              <w:top w:val="single" w:sz="4" w:space="0" w:color="auto"/>
              <w:left w:val="single" w:sz="18" w:space="0" w:color="000000"/>
              <w:bottom w:val="single" w:sz="18" w:space="0" w:color="000000"/>
              <w:right w:val="single" w:sz="18" w:space="0" w:color="000000"/>
            </w:tcBorders>
          </w:tcPr>
          <w:p w14:paraId="03FBBB8C" w14:textId="77777777" w:rsidR="00FC5174" w:rsidRPr="009559BE" w:rsidRDefault="00FC5174" w:rsidP="00E57FAE">
            <w:pPr>
              <w:spacing w:after="0"/>
              <w:rPr>
                <w:i/>
                <w:color w:val="A6A6A6" w:themeColor="background1" w:themeShade="A6"/>
              </w:rPr>
            </w:pPr>
          </w:p>
        </w:tc>
      </w:tr>
    </w:tbl>
    <w:p w14:paraId="25BB1227" w14:textId="77777777" w:rsidR="00FC5174" w:rsidRDefault="00FC5174" w:rsidP="00341470">
      <w:pPr>
        <w:rPr>
          <w:rFonts w:eastAsia="Times New Roman" w:cs="Times New Roman"/>
          <w:b/>
          <w:bCs/>
          <w:color w:val="000000"/>
        </w:rPr>
      </w:pPr>
    </w:p>
    <w:tbl>
      <w:tblPr>
        <w:tblW w:w="9934" w:type="dxa"/>
        <w:tblInd w:w="-5" w:type="dxa"/>
        <w:tblLayout w:type="fixed"/>
        <w:tblCellMar>
          <w:left w:w="29" w:type="dxa"/>
          <w:right w:w="29" w:type="dxa"/>
        </w:tblCellMar>
        <w:tblLook w:val="0000" w:firstRow="0" w:lastRow="0" w:firstColumn="0" w:lastColumn="0" w:noHBand="0" w:noVBand="0"/>
      </w:tblPr>
      <w:tblGrid>
        <w:gridCol w:w="664"/>
        <w:gridCol w:w="4895"/>
        <w:gridCol w:w="3655"/>
        <w:gridCol w:w="720"/>
      </w:tblGrid>
      <w:tr w:rsidR="00FC5174" w:rsidRPr="006F4E6D" w14:paraId="0FBE6FBF" w14:textId="77777777" w:rsidTr="00E57FAE">
        <w:trPr>
          <w:trHeight w:val="20"/>
        </w:trPr>
        <w:tc>
          <w:tcPr>
            <w:tcW w:w="664" w:type="dxa"/>
            <w:tcBorders>
              <w:top w:val="single" w:sz="4" w:space="0" w:color="000000"/>
              <w:left w:val="single" w:sz="4" w:space="0" w:color="000000"/>
              <w:bottom w:val="single" w:sz="4" w:space="0" w:color="000000"/>
              <w:right w:val="single" w:sz="4" w:space="0" w:color="auto"/>
            </w:tcBorders>
          </w:tcPr>
          <w:p w14:paraId="14B438CA" w14:textId="717166C7" w:rsidR="00FC5174" w:rsidRPr="00741093" w:rsidRDefault="00FC5174" w:rsidP="00E57FAE">
            <w:pPr>
              <w:spacing w:after="0"/>
              <w:rPr>
                <w:rFonts w:eastAsia="Calibri" w:cs="Times New Roman"/>
                <w:w w:val="105"/>
              </w:rPr>
            </w:pPr>
            <w:r>
              <w:rPr>
                <w:rFonts w:eastAsia="Calibri" w:cs="Times New Roman"/>
                <w:w w:val="105"/>
              </w:rPr>
              <w:t>F.17</w:t>
            </w:r>
          </w:p>
        </w:tc>
        <w:tc>
          <w:tcPr>
            <w:tcW w:w="4895" w:type="dxa"/>
            <w:tcBorders>
              <w:top w:val="single" w:sz="4" w:space="0" w:color="000000"/>
              <w:left w:val="single" w:sz="4" w:space="0" w:color="auto"/>
              <w:bottom w:val="single" w:sz="4" w:space="0" w:color="000000"/>
            </w:tcBorders>
          </w:tcPr>
          <w:p w14:paraId="60F34FF5" w14:textId="7C4AAB6E" w:rsidR="00FC5174" w:rsidRDefault="00FC5174" w:rsidP="00E57FAE">
            <w:pPr>
              <w:spacing w:after="0"/>
              <w:rPr>
                <w:rFonts w:cs="Arial"/>
              </w:rPr>
            </w:pPr>
            <w:r w:rsidRPr="009559BE">
              <w:rPr>
                <w:rFonts w:cs="Arial"/>
              </w:rPr>
              <w:t>A</w:t>
            </w:r>
            <w:r>
              <w:rPr>
                <w:rFonts w:cs="Arial"/>
              </w:rPr>
              <w:t xml:space="preserve">re there any forests that your community used to access that your community is </w:t>
            </w:r>
            <w:r w:rsidRPr="009559BE">
              <w:rPr>
                <w:rFonts w:cs="Arial"/>
              </w:rPr>
              <w:t>no longer allowed to access?</w:t>
            </w:r>
          </w:p>
          <w:p w14:paraId="714F5B25" w14:textId="77777777" w:rsidR="00FC5174" w:rsidRPr="006F4E6D" w:rsidRDefault="00FC5174" w:rsidP="00E57FAE">
            <w:pPr>
              <w:spacing w:after="0"/>
              <w:rPr>
                <w:rFonts w:eastAsia="Calibri" w:cs="Times New Roman"/>
                <w:w w:val="105"/>
              </w:rPr>
            </w:pPr>
            <w:r>
              <w:rPr>
                <w:rFonts w:cs="Arial"/>
                <w:i/>
              </w:rPr>
              <w:t>If 0, skip to Section G</w:t>
            </w:r>
            <w:r w:rsidRPr="009559BE">
              <w:rPr>
                <w:rFonts w:cs="Arial"/>
              </w:rPr>
              <w:t xml:space="preserve"> </w:t>
            </w:r>
          </w:p>
        </w:tc>
        <w:tc>
          <w:tcPr>
            <w:tcW w:w="3655" w:type="dxa"/>
            <w:tcBorders>
              <w:top w:val="single" w:sz="4" w:space="0" w:color="000000"/>
              <w:bottom w:val="single" w:sz="4" w:space="0" w:color="000000"/>
              <w:right w:val="single" w:sz="18" w:space="0" w:color="000000"/>
            </w:tcBorders>
          </w:tcPr>
          <w:p w14:paraId="0C687EEC" w14:textId="77777777" w:rsidR="00FC5174" w:rsidRDefault="00FC5174" w:rsidP="00E57FAE">
            <w:pPr>
              <w:spacing w:after="0"/>
            </w:pPr>
            <w:r>
              <w:t>0=No</w:t>
            </w:r>
          </w:p>
          <w:p w14:paraId="1FD9ED8B" w14:textId="77777777" w:rsidR="00FC5174" w:rsidRDefault="00FC5174" w:rsidP="00E57FAE">
            <w:pPr>
              <w:spacing w:after="0"/>
            </w:pPr>
            <w:r>
              <w:t>1=Yes</w:t>
            </w:r>
            <w:r w:rsidRPr="00F82CC8" w:rsidDel="00226116">
              <w:t xml:space="preserve"> </w:t>
            </w:r>
          </w:p>
          <w:p w14:paraId="067A9DC1" w14:textId="77777777" w:rsidR="00FC5174" w:rsidRDefault="00FC5174" w:rsidP="00E57FAE">
            <w:pPr>
              <w:spacing w:after="0"/>
            </w:pPr>
            <w:r>
              <w:t>888=Don’t know</w:t>
            </w:r>
          </w:p>
          <w:p w14:paraId="2902A7B1" w14:textId="77777777" w:rsidR="00FC5174" w:rsidRPr="006F4E6D" w:rsidRDefault="00FC5174" w:rsidP="00E57FAE">
            <w:pPr>
              <w:spacing w:after="0"/>
            </w:pPr>
            <w: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65E7FC14" w14:textId="77777777" w:rsidR="00FC5174" w:rsidRPr="006F4E6D" w:rsidRDefault="00FC5174" w:rsidP="00E57FAE">
            <w:pPr>
              <w:spacing w:after="0"/>
              <w:rPr>
                <w:rFonts w:eastAsia="Calibri" w:cs="Times New Roman"/>
                <w:i/>
                <w:color w:val="A6A6A6"/>
              </w:rPr>
            </w:pPr>
            <w:r w:rsidRPr="006F4E6D">
              <w:rPr>
                <w:rFonts w:eastAsia="Calibri" w:cs="Times New Roman"/>
                <w:i/>
                <w:color w:val="A6A6A6"/>
              </w:rPr>
              <w:t>(Code)</w:t>
            </w:r>
          </w:p>
        </w:tc>
      </w:tr>
      <w:tr w:rsidR="00FC5174" w:rsidRPr="00815557" w14:paraId="7B8A2D23"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right w:val="single" w:sz="4" w:space="0" w:color="auto"/>
            </w:tcBorders>
          </w:tcPr>
          <w:p w14:paraId="17D1BC1E" w14:textId="382E8586" w:rsidR="00FC5174" w:rsidRPr="00815557" w:rsidRDefault="00FC5174" w:rsidP="00E57FAE">
            <w:pPr>
              <w:spacing w:after="0"/>
            </w:pPr>
            <w:r>
              <w:t>F.18</w:t>
            </w:r>
          </w:p>
        </w:tc>
        <w:tc>
          <w:tcPr>
            <w:tcW w:w="4895" w:type="dxa"/>
            <w:tcBorders>
              <w:left w:val="single" w:sz="4" w:space="0" w:color="auto"/>
              <w:right w:val="single" w:sz="18" w:space="0" w:color="000000"/>
            </w:tcBorders>
          </w:tcPr>
          <w:p w14:paraId="642A9A8C" w14:textId="1F66FF26" w:rsidR="00FC5174" w:rsidRPr="00815557" w:rsidRDefault="00FC5174" w:rsidP="00FC5174">
            <w:pPr>
              <w:spacing w:after="0"/>
              <w:rPr>
                <w:w w:val="105"/>
              </w:rPr>
            </w:pPr>
            <w:r>
              <w:rPr>
                <w:rFonts w:cs="Arial"/>
              </w:rPr>
              <w:t>W</w:t>
            </w:r>
            <w:r w:rsidRPr="009559BE">
              <w:rPr>
                <w:rFonts w:cs="Arial"/>
              </w:rPr>
              <w:t>hat are the names of the forests</w:t>
            </w:r>
            <w:r>
              <w:rPr>
                <w:rFonts w:cs="Arial"/>
              </w:rPr>
              <w:t xml:space="preserve"> where your community lost access? </w:t>
            </w:r>
          </w:p>
        </w:tc>
        <w:tc>
          <w:tcPr>
            <w:tcW w:w="4375" w:type="dxa"/>
            <w:gridSpan w:val="2"/>
            <w:tcBorders>
              <w:top w:val="single" w:sz="18" w:space="0" w:color="000000"/>
              <w:left w:val="single" w:sz="18" w:space="0" w:color="000000"/>
              <w:bottom w:val="single" w:sz="18" w:space="0" w:color="000000"/>
              <w:right w:val="single" w:sz="18" w:space="0" w:color="000000"/>
            </w:tcBorders>
          </w:tcPr>
          <w:p w14:paraId="5177C9EB" w14:textId="77777777" w:rsidR="00FC5174" w:rsidRPr="00815557" w:rsidRDefault="00FC5174" w:rsidP="00E57FAE">
            <w:pPr>
              <w:spacing w:after="0"/>
              <w:rPr>
                <w:w w:val="105"/>
              </w:rPr>
            </w:pPr>
            <w:r w:rsidRPr="00815557">
              <w:rPr>
                <w:i/>
                <w:color w:val="A6A6A6" w:themeColor="background1" w:themeShade="A6"/>
              </w:rPr>
              <w:t>(Text)</w:t>
            </w:r>
          </w:p>
        </w:tc>
      </w:tr>
      <w:tr w:rsidR="00FC5174" w:rsidRPr="009559BE" w14:paraId="69047991"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top w:val="single" w:sz="4" w:space="0" w:color="000000"/>
              <w:left w:val="single" w:sz="4" w:space="0" w:color="auto"/>
              <w:bottom w:val="single" w:sz="4" w:space="0" w:color="000000"/>
              <w:right w:val="single" w:sz="4" w:space="0" w:color="auto"/>
            </w:tcBorders>
          </w:tcPr>
          <w:p w14:paraId="7EF27FB6" w14:textId="08340DBA" w:rsidR="00FC5174" w:rsidRPr="00815557" w:rsidRDefault="00FC5174" w:rsidP="00E57FAE">
            <w:pPr>
              <w:spacing w:after="0"/>
            </w:pPr>
            <w:r>
              <w:t>F.19</w:t>
            </w:r>
          </w:p>
        </w:tc>
        <w:tc>
          <w:tcPr>
            <w:tcW w:w="4895" w:type="dxa"/>
            <w:tcBorders>
              <w:top w:val="single" w:sz="4" w:space="0" w:color="000000"/>
              <w:left w:val="single" w:sz="4" w:space="0" w:color="auto"/>
              <w:bottom w:val="single" w:sz="4" w:space="0" w:color="000000"/>
              <w:right w:val="single" w:sz="18" w:space="0" w:color="000000"/>
            </w:tcBorders>
          </w:tcPr>
          <w:p w14:paraId="381A6DD1" w14:textId="1F4A1F4E" w:rsidR="00FC5174" w:rsidRPr="00815557" w:rsidRDefault="00FC5174" w:rsidP="00E57FAE">
            <w:pPr>
              <w:spacing w:after="0"/>
              <w:rPr>
                <w:w w:val="105"/>
              </w:rPr>
            </w:pPr>
            <w:r>
              <w:rPr>
                <w:rFonts w:cs="Arial"/>
              </w:rPr>
              <w:t xml:space="preserve">Why did your community </w:t>
            </w:r>
            <w:r w:rsidRPr="009559BE">
              <w:rPr>
                <w:rFonts w:cs="Arial"/>
              </w:rPr>
              <w:t xml:space="preserve">lose access? </w:t>
            </w:r>
          </w:p>
        </w:tc>
        <w:tc>
          <w:tcPr>
            <w:tcW w:w="4375" w:type="dxa"/>
            <w:gridSpan w:val="2"/>
            <w:tcBorders>
              <w:top w:val="single" w:sz="18" w:space="0" w:color="000000"/>
              <w:left w:val="single" w:sz="18" w:space="0" w:color="000000"/>
              <w:bottom w:val="single" w:sz="18" w:space="0" w:color="000000"/>
              <w:right w:val="single" w:sz="18" w:space="0" w:color="000000"/>
            </w:tcBorders>
          </w:tcPr>
          <w:p w14:paraId="68F3B8C6" w14:textId="77777777" w:rsidR="00FC5174" w:rsidRPr="009559BE" w:rsidRDefault="00FC5174" w:rsidP="00E57FAE">
            <w:pPr>
              <w:spacing w:after="0"/>
              <w:rPr>
                <w:i/>
                <w:color w:val="A6A6A6" w:themeColor="background1" w:themeShade="A6"/>
              </w:rPr>
            </w:pPr>
            <w:r w:rsidRPr="00815557">
              <w:rPr>
                <w:i/>
                <w:color w:val="A6A6A6" w:themeColor="background1" w:themeShade="A6"/>
              </w:rPr>
              <w:t>(Text)</w:t>
            </w:r>
          </w:p>
        </w:tc>
      </w:tr>
      <w:tr w:rsidR="00FC5174" w:rsidRPr="006F4E6D" w14:paraId="0BDBB9CA" w14:textId="77777777" w:rsidTr="00E57FAE">
        <w:trPr>
          <w:trHeight w:val="20"/>
        </w:trPr>
        <w:tc>
          <w:tcPr>
            <w:tcW w:w="664" w:type="dxa"/>
            <w:tcBorders>
              <w:top w:val="single" w:sz="4" w:space="0" w:color="000000"/>
              <w:left w:val="single" w:sz="4" w:space="0" w:color="000000"/>
              <w:bottom w:val="single" w:sz="4" w:space="0" w:color="000000"/>
              <w:right w:val="single" w:sz="4" w:space="0" w:color="auto"/>
            </w:tcBorders>
          </w:tcPr>
          <w:p w14:paraId="6BB89042" w14:textId="79280E19" w:rsidR="00FC5174" w:rsidRPr="00741093" w:rsidRDefault="00FC5174" w:rsidP="00E57FAE">
            <w:pPr>
              <w:spacing w:after="0"/>
              <w:rPr>
                <w:rFonts w:eastAsia="Calibri" w:cs="Times New Roman"/>
                <w:w w:val="105"/>
              </w:rPr>
            </w:pPr>
            <w:r>
              <w:rPr>
                <w:rFonts w:eastAsia="Calibri" w:cs="Times New Roman"/>
                <w:w w:val="105"/>
              </w:rPr>
              <w:t>F.20</w:t>
            </w:r>
          </w:p>
        </w:tc>
        <w:tc>
          <w:tcPr>
            <w:tcW w:w="4895" w:type="dxa"/>
            <w:tcBorders>
              <w:top w:val="single" w:sz="4" w:space="0" w:color="000000"/>
              <w:left w:val="single" w:sz="4" w:space="0" w:color="auto"/>
              <w:bottom w:val="single" w:sz="4" w:space="0" w:color="000000"/>
            </w:tcBorders>
          </w:tcPr>
          <w:p w14:paraId="228312FD" w14:textId="7E1F9C1A" w:rsidR="00FC5174" w:rsidRPr="006F4E6D" w:rsidRDefault="00FC5174" w:rsidP="00FC5174">
            <w:pPr>
              <w:spacing w:after="0"/>
              <w:rPr>
                <w:rFonts w:eastAsia="Calibri" w:cs="Times New Roman"/>
                <w:w w:val="105"/>
              </w:rPr>
            </w:pPr>
            <w:r>
              <w:rPr>
                <w:rFonts w:cs="Arial"/>
              </w:rPr>
              <w:t xml:space="preserve">Please describe the impact of loosing access on your community </w:t>
            </w:r>
          </w:p>
        </w:tc>
        <w:tc>
          <w:tcPr>
            <w:tcW w:w="3655" w:type="dxa"/>
            <w:tcBorders>
              <w:top w:val="single" w:sz="4" w:space="0" w:color="000000"/>
              <w:bottom w:val="single" w:sz="4" w:space="0" w:color="000000"/>
              <w:right w:val="single" w:sz="18" w:space="0" w:color="000000"/>
            </w:tcBorders>
          </w:tcPr>
          <w:p w14:paraId="197C33AD" w14:textId="77777777" w:rsidR="00FC5174" w:rsidRPr="006F4E6D" w:rsidRDefault="00FC5174" w:rsidP="00E57FAE">
            <w:pPr>
              <w:spacing w:after="0"/>
            </w:pPr>
          </w:p>
          <w:p w14:paraId="4CD73D6D" w14:textId="77777777" w:rsidR="00FC5174" w:rsidRPr="006F4E6D" w:rsidRDefault="00FC5174" w:rsidP="00E57FAE">
            <w:pPr>
              <w:spacing w:after="0"/>
            </w:pPr>
          </w:p>
        </w:tc>
        <w:tc>
          <w:tcPr>
            <w:tcW w:w="720" w:type="dxa"/>
            <w:tcBorders>
              <w:top w:val="single" w:sz="18" w:space="0" w:color="000000"/>
              <w:left w:val="single" w:sz="18" w:space="0" w:color="000000"/>
              <w:bottom w:val="single" w:sz="18" w:space="0" w:color="000000"/>
              <w:right w:val="single" w:sz="18" w:space="0" w:color="000000"/>
            </w:tcBorders>
          </w:tcPr>
          <w:p w14:paraId="785C66AC" w14:textId="77777777" w:rsidR="00FC5174" w:rsidRPr="006F4E6D" w:rsidRDefault="00FC5174" w:rsidP="00E57FAE">
            <w:pPr>
              <w:spacing w:after="0"/>
              <w:rPr>
                <w:rFonts w:eastAsia="Calibri" w:cs="Times New Roman"/>
                <w:i/>
                <w:color w:val="A6A6A6"/>
              </w:rPr>
            </w:pPr>
            <w:r w:rsidRPr="006F4E6D">
              <w:rPr>
                <w:rFonts w:eastAsia="Calibri" w:cs="Times New Roman"/>
                <w:i/>
                <w:color w:val="A6A6A6"/>
              </w:rPr>
              <w:t>(Code)</w:t>
            </w:r>
          </w:p>
        </w:tc>
      </w:tr>
    </w:tbl>
    <w:p w14:paraId="0770FA78" w14:textId="4D8438C4" w:rsidR="0026395C" w:rsidRDefault="0026395C" w:rsidP="00341470">
      <w:pPr>
        <w:rPr>
          <w:ins w:id="482" w:author="Aleta Haflett" w:date="2014-11-04T15:53:00Z"/>
          <w:rFonts w:eastAsia="Times New Roman" w:cs="Times New Roman"/>
          <w:b/>
          <w:bCs/>
          <w:color w:val="000000"/>
          <w:lang w:eastAsia="zh-CN"/>
        </w:rPr>
      </w:pPr>
      <w:ins w:id="483" w:author="Aleta Haflett" w:date="2014-11-04T15:53:00Z">
        <w:r>
          <w:rPr>
            <w:rFonts w:eastAsia="Times New Roman" w:cs="Times New Roman"/>
            <w:b/>
            <w:bCs/>
            <w:color w:val="000000"/>
          </w:rPr>
          <w:br w:type="page"/>
        </w:r>
      </w:ins>
    </w:p>
    <w:p w14:paraId="0BA58F77" w14:textId="7EB75EF7" w:rsidR="002260EB" w:rsidRPr="00AC7CBE" w:rsidRDefault="001630B2" w:rsidP="002260EB">
      <w:pPr>
        <w:pStyle w:val="Header"/>
        <w:tabs>
          <w:tab w:val="clear" w:pos="4680"/>
          <w:tab w:val="clear" w:pos="9360"/>
        </w:tabs>
        <w:contextualSpacing/>
        <w:rPr>
          <w:rFonts w:eastAsia="Times New Roman" w:cs="Times New Roman"/>
          <w:b/>
          <w:bCs/>
          <w:color w:val="000000"/>
        </w:rPr>
      </w:pPr>
      <w:r>
        <w:rPr>
          <w:rFonts w:eastAsia="Times New Roman" w:cs="Times New Roman"/>
          <w:b/>
          <w:bCs/>
          <w:color w:val="000000"/>
        </w:rPr>
        <w:t>G</w:t>
      </w:r>
      <w:r w:rsidR="002260EB">
        <w:rPr>
          <w:rFonts w:eastAsia="Times New Roman" w:cs="Times New Roman"/>
          <w:b/>
          <w:bCs/>
          <w:color w:val="000000"/>
        </w:rPr>
        <w:t>.FOREST</w:t>
      </w:r>
      <w:r w:rsidR="002260EB" w:rsidRPr="00AC7CBE">
        <w:rPr>
          <w:rFonts w:eastAsia="Times New Roman" w:cs="Times New Roman"/>
          <w:b/>
          <w:bCs/>
          <w:color w:val="000000"/>
        </w:rPr>
        <w:t xml:space="preserve"> MANAGEMENT </w:t>
      </w:r>
    </w:p>
    <w:p w14:paraId="697D6FDE" w14:textId="77777777" w:rsidR="002260EB" w:rsidRPr="00AC7CBE" w:rsidRDefault="002260EB" w:rsidP="002260EB">
      <w:pPr>
        <w:pStyle w:val="Header"/>
        <w:tabs>
          <w:tab w:val="clear" w:pos="4680"/>
          <w:tab w:val="clear" w:pos="9360"/>
        </w:tabs>
        <w:contextualSpacing/>
        <w:rPr>
          <w:rFonts w:eastAsia="Calibri" w:cs="Times New Roman"/>
        </w:rPr>
      </w:pPr>
      <w:r w:rsidRPr="00AC7CBE">
        <w:rPr>
          <w:rFonts w:eastAsia="Calibri" w:cs="Times New Roman"/>
        </w:rPr>
        <w:t xml:space="preserve">Next, I am going to ask a series of questions about </w:t>
      </w:r>
      <w:r>
        <w:rPr>
          <w:rFonts w:eastAsia="Calibri" w:cs="Times New Roman"/>
        </w:rPr>
        <w:t xml:space="preserve">forest </w:t>
      </w:r>
      <w:r w:rsidRPr="00AC7CBE">
        <w:rPr>
          <w:rFonts w:eastAsia="Calibri" w:cs="Times New Roman"/>
        </w:rPr>
        <w:t xml:space="preserve">land management </w:t>
      </w:r>
    </w:p>
    <w:tbl>
      <w:tblPr>
        <w:tblW w:w="10090" w:type="dxa"/>
        <w:tblInd w:w="-5" w:type="dxa"/>
        <w:tblLayout w:type="fixed"/>
        <w:tblCellMar>
          <w:left w:w="0" w:type="dxa"/>
          <w:right w:w="0" w:type="dxa"/>
        </w:tblCellMar>
        <w:tblLook w:val="0000" w:firstRow="0" w:lastRow="0" w:firstColumn="0" w:lastColumn="0" w:noHBand="0" w:noVBand="0"/>
      </w:tblPr>
      <w:tblGrid>
        <w:gridCol w:w="730"/>
        <w:gridCol w:w="4230"/>
        <w:gridCol w:w="85"/>
        <w:gridCol w:w="3695"/>
        <w:gridCol w:w="649"/>
        <w:gridCol w:w="687"/>
        <w:gridCol w:w="14"/>
      </w:tblGrid>
      <w:tr w:rsidR="006D098A" w:rsidRPr="00AC7CBE" w14:paraId="0EC3C3DE" w14:textId="77777777" w:rsidTr="00E57FAE">
        <w:trPr>
          <w:trHeight w:val="1560"/>
        </w:trPr>
        <w:tc>
          <w:tcPr>
            <w:tcW w:w="730" w:type="dxa"/>
            <w:tcBorders>
              <w:top w:val="single" w:sz="4" w:space="0" w:color="000000"/>
              <w:left w:val="single" w:sz="4" w:space="0" w:color="000000"/>
              <w:bottom w:val="single" w:sz="4" w:space="0" w:color="auto"/>
              <w:right w:val="single" w:sz="4" w:space="0" w:color="auto"/>
            </w:tcBorders>
          </w:tcPr>
          <w:p w14:paraId="0C3974DD" w14:textId="7BD0F1E0" w:rsidR="006D098A" w:rsidRPr="00AC7CBE" w:rsidRDefault="00E57FAE" w:rsidP="00EE2996">
            <w:pPr>
              <w:spacing w:after="0" w:line="240" w:lineRule="auto"/>
              <w:contextualSpacing/>
              <w:rPr>
                <w:rFonts w:eastAsia="Calibri" w:cs="Times New Roman"/>
                <w:w w:val="105"/>
              </w:rPr>
            </w:pPr>
            <w:r>
              <w:rPr>
                <w:rFonts w:eastAsia="Calibri" w:cs="Times New Roman"/>
                <w:w w:val="105"/>
              </w:rPr>
              <w:t>G1</w:t>
            </w:r>
          </w:p>
        </w:tc>
        <w:tc>
          <w:tcPr>
            <w:tcW w:w="4315" w:type="dxa"/>
            <w:gridSpan w:val="2"/>
            <w:tcBorders>
              <w:top w:val="single" w:sz="4" w:space="0" w:color="000000"/>
              <w:left w:val="single" w:sz="4" w:space="0" w:color="auto"/>
              <w:bottom w:val="single" w:sz="4" w:space="0" w:color="auto"/>
            </w:tcBorders>
          </w:tcPr>
          <w:p w14:paraId="156C7C32" w14:textId="77777777" w:rsidR="006D098A" w:rsidRDefault="006D098A" w:rsidP="00341470">
            <w:pPr>
              <w:spacing w:after="0"/>
              <w:rPr>
                <w:ins w:id="484" w:author="Aleta Haflett" w:date="2014-11-04T16:11:00Z"/>
                <w:bCs/>
              </w:rPr>
            </w:pPr>
            <w:ins w:id="485" w:author="Aleta Haflett" w:date="2014-11-04T16:11:00Z">
              <w:r>
                <w:rPr>
                  <w:bCs/>
                </w:rPr>
                <w:t>Are any members of the community involved in a group that organizes activities related to the management of the forest (eg firefighting, patrolling, tourism, tree planting, etc)</w:t>
              </w:r>
            </w:ins>
          </w:p>
          <w:p w14:paraId="575B8E19" w14:textId="656B0873" w:rsidR="006D098A" w:rsidRPr="00AC7CBE" w:rsidRDefault="006D098A" w:rsidP="00EE2996">
            <w:pPr>
              <w:spacing w:after="0" w:line="240" w:lineRule="auto"/>
              <w:contextualSpacing/>
              <w:rPr>
                <w:rFonts w:eastAsia="Calibri" w:cs="Times New Roman"/>
                <w:w w:val="105"/>
              </w:rPr>
            </w:pPr>
            <w:ins w:id="486" w:author="Aleta Haflett" w:date="2014-11-04T16:11:00Z">
              <w:r>
                <w:rPr>
                  <w:bCs/>
                  <w:i/>
                </w:rPr>
                <w:t>If 0, skip to G35</w:t>
              </w:r>
            </w:ins>
          </w:p>
        </w:tc>
        <w:tc>
          <w:tcPr>
            <w:tcW w:w="4344" w:type="dxa"/>
            <w:gridSpan w:val="2"/>
            <w:tcBorders>
              <w:top w:val="single" w:sz="4" w:space="0" w:color="000000"/>
              <w:bottom w:val="single" w:sz="4" w:space="0" w:color="auto"/>
              <w:right w:val="single" w:sz="18" w:space="0" w:color="000000"/>
            </w:tcBorders>
          </w:tcPr>
          <w:p w14:paraId="6E67342A" w14:textId="77777777" w:rsidR="006D098A" w:rsidRPr="00AC7CBE" w:rsidRDefault="006D098A" w:rsidP="00EE2996">
            <w:pPr>
              <w:spacing w:after="0" w:line="240" w:lineRule="auto"/>
              <w:contextualSpacing/>
            </w:pPr>
            <w:r w:rsidRPr="00AC7CBE">
              <w:t>1=No</w:t>
            </w:r>
          </w:p>
          <w:p w14:paraId="08491C5B" w14:textId="77777777" w:rsidR="006D098A" w:rsidRPr="00AC7CBE" w:rsidRDefault="006D098A" w:rsidP="00EE2996">
            <w:pPr>
              <w:spacing w:after="0" w:line="240" w:lineRule="auto"/>
              <w:contextualSpacing/>
            </w:pPr>
            <w:r w:rsidRPr="00AC7CBE">
              <w:t>2=Yes</w:t>
            </w:r>
            <w:r w:rsidRPr="00AC7CBE" w:rsidDel="00226116">
              <w:t xml:space="preserve"> </w:t>
            </w:r>
          </w:p>
          <w:p w14:paraId="77D19484" w14:textId="77777777" w:rsidR="006D098A" w:rsidRPr="00AC7CBE" w:rsidRDefault="006D098A" w:rsidP="00EE2996">
            <w:pPr>
              <w:spacing w:after="0" w:line="240" w:lineRule="auto"/>
              <w:contextualSpacing/>
            </w:pPr>
            <w:r w:rsidRPr="00AC7CBE">
              <w:t>888=Don’t know</w:t>
            </w:r>
          </w:p>
          <w:p w14:paraId="3E3B7467" w14:textId="77777777" w:rsidR="006D098A" w:rsidRDefault="006D098A" w:rsidP="00EE2996">
            <w:pPr>
              <w:spacing w:after="0" w:line="240" w:lineRule="auto"/>
              <w:contextualSpacing/>
            </w:pPr>
            <w:r w:rsidRPr="00AC7CBE">
              <w:t>999=Prefer not to respond</w:t>
            </w:r>
          </w:p>
          <w:p w14:paraId="09ED755A" w14:textId="77777777" w:rsidR="006D098A" w:rsidRDefault="006D098A" w:rsidP="00EE2996">
            <w:pPr>
              <w:spacing w:after="0" w:line="240" w:lineRule="auto"/>
              <w:contextualSpacing/>
            </w:pPr>
          </w:p>
          <w:p w14:paraId="75BBC0AE" w14:textId="77777777" w:rsidR="006D098A" w:rsidRPr="00AC7CBE" w:rsidRDefault="006D098A" w:rsidP="00EE2996">
            <w:pPr>
              <w:spacing w:after="0" w:line="240" w:lineRule="auto"/>
              <w:contextualSpacing/>
            </w:pPr>
          </w:p>
        </w:tc>
        <w:tc>
          <w:tcPr>
            <w:tcW w:w="701" w:type="dxa"/>
            <w:gridSpan w:val="2"/>
            <w:tcBorders>
              <w:top w:val="single" w:sz="18" w:space="0" w:color="000000"/>
              <w:left w:val="single" w:sz="18" w:space="0" w:color="000000"/>
              <w:bottom w:val="single" w:sz="4" w:space="0" w:color="auto"/>
              <w:right w:val="single" w:sz="18" w:space="0" w:color="000000"/>
            </w:tcBorders>
          </w:tcPr>
          <w:p w14:paraId="3EDBBBE3" w14:textId="77777777" w:rsidR="006D098A" w:rsidRPr="00AC7CBE" w:rsidRDefault="006D098A" w:rsidP="00EE2996">
            <w:pPr>
              <w:spacing w:after="0" w:line="240" w:lineRule="auto"/>
              <w:contextualSpacing/>
              <w:rPr>
                <w:rFonts w:eastAsia="Calibri" w:cs="Times New Roman"/>
                <w:i/>
                <w:color w:val="A6A6A6"/>
              </w:rPr>
            </w:pPr>
            <w:r w:rsidRPr="00AC7CBE">
              <w:rPr>
                <w:rFonts w:eastAsia="Calibri" w:cs="Times New Roman"/>
                <w:i/>
                <w:color w:val="A6A6A6"/>
              </w:rPr>
              <w:t>(Code)</w:t>
            </w:r>
          </w:p>
        </w:tc>
      </w:tr>
      <w:tr w:rsidR="006D098A" w:rsidRPr="00AC7CBE" w14:paraId="40CD981A" w14:textId="77777777" w:rsidTr="00E57FAE">
        <w:trPr>
          <w:trHeight w:val="1106"/>
        </w:trPr>
        <w:tc>
          <w:tcPr>
            <w:tcW w:w="730" w:type="dxa"/>
            <w:tcBorders>
              <w:top w:val="single" w:sz="4" w:space="0" w:color="auto"/>
              <w:left w:val="single" w:sz="4" w:space="0" w:color="000000"/>
              <w:bottom w:val="single" w:sz="4" w:space="0" w:color="000000"/>
              <w:right w:val="single" w:sz="4" w:space="0" w:color="auto"/>
            </w:tcBorders>
          </w:tcPr>
          <w:p w14:paraId="073DCB4E" w14:textId="19DC1716" w:rsidR="006D098A" w:rsidRPr="00AC7CBE" w:rsidRDefault="00E57FAE" w:rsidP="00EE2996">
            <w:pPr>
              <w:spacing w:after="0" w:line="240" w:lineRule="auto"/>
              <w:contextualSpacing/>
              <w:rPr>
                <w:rFonts w:eastAsia="Calibri" w:cs="Times New Roman"/>
                <w:w w:val="105"/>
              </w:rPr>
            </w:pPr>
            <w:r>
              <w:rPr>
                <w:rFonts w:eastAsia="Calibri" w:cs="Times New Roman"/>
                <w:w w:val="105"/>
              </w:rPr>
              <w:t>G2</w:t>
            </w:r>
          </w:p>
        </w:tc>
        <w:tc>
          <w:tcPr>
            <w:tcW w:w="4315" w:type="dxa"/>
            <w:gridSpan w:val="2"/>
            <w:tcBorders>
              <w:top w:val="single" w:sz="4" w:space="0" w:color="auto"/>
              <w:left w:val="single" w:sz="4" w:space="0" w:color="auto"/>
              <w:bottom w:val="single" w:sz="4" w:space="0" w:color="000000"/>
            </w:tcBorders>
          </w:tcPr>
          <w:p w14:paraId="68AD36E4" w14:textId="77777777" w:rsidR="006D098A" w:rsidRPr="00AC7CBE" w:rsidRDefault="006D098A" w:rsidP="00EE2996">
            <w:pPr>
              <w:spacing w:after="0" w:line="240" w:lineRule="auto"/>
              <w:contextualSpacing/>
              <w:rPr>
                <w:rFonts w:eastAsiaTheme="minorEastAsia"/>
                <w:lang w:eastAsia="zh-CN"/>
              </w:rPr>
            </w:pPr>
            <w:r>
              <w:rPr>
                <w:rFonts w:eastAsiaTheme="minorEastAsia"/>
                <w:lang w:eastAsia="zh-CN"/>
              </w:rPr>
              <w:t xml:space="preserve">What is the name of the committee/institution? </w:t>
            </w:r>
          </w:p>
        </w:tc>
        <w:tc>
          <w:tcPr>
            <w:tcW w:w="4344" w:type="dxa"/>
            <w:gridSpan w:val="2"/>
            <w:tcBorders>
              <w:top w:val="single" w:sz="4" w:space="0" w:color="auto"/>
              <w:bottom w:val="single" w:sz="4" w:space="0" w:color="000000"/>
              <w:right w:val="single" w:sz="18" w:space="0" w:color="000000"/>
            </w:tcBorders>
          </w:tcPr>
          <w:p w14:paraId="581FB493" w14:textId="77777777" w:rsidR="006D098A" w:rsidRDefault="006D098A" w:rsidP="00EE2996">
            <w:pPr>
              <w:spacing w:after="0" w:line="240" w:lineRule="auto"/>
              <w:contextualSpacing/>
            </w:pPr>
          </w:p>
          <w:p w14:paraId="535F4CE2" w14:textId="77777777" w:rsidR="006D098A" w:rsidRDefault="006D098A" w:rsidP="00EE2996">
            <w:pPr>
              <w:spacing w:after="0" w:line="240" w:lineRule="auto"/>
              <w:contextualSpacing/>
            </w:pPr>
          </w:p>
          <w:p w14:paraId="0A156002" w14:textId="77777777" w:rsidR="006D098A" w:rsidRDefault="006D098A" w:rsidP="00EE2996">
            <w:pPr>
              <w:spacing w:after="0" w:line="240" w:lineRule="auto"/>
              <w:contextualSpacing/>
            </w:pPr>
          </w:p>
          <w:p w14:paraId="7110E166" w14:textId="77777777" w:rsidR="006D098A" w:rsidRPr="00AC7CBE" w:rsidRDefault="006D098A" w:rsidP="00EE2996">
            <w:pPr>
              <w:spacing w:after="0" w:line="240" w:lineRule="auto"/>
              <w:contextualSpacing/>
            </w:pPr>
          </w:p>
        </w:tc>
        <w:tc>
          <w:tcPr>
            <w:tcW w:w="701" w:type="dxa"/>
            <w:gridSpan w:val="2"/>
            <w:tcBorders>
              <w:top w:val="single" w:sz="4" w:space="0" w:color="auto"/>
              <w:left w:val="single" w:sz="18" w:space="0" w:color="000000"/>
              <w:bottom w:val="single" w:sz="18" w:space="0" w:color="000000"/>
              <w:right w:val="single" w:sz="18" w:space="0" w:color="000000"/>
            </w:tcBorders>
          </w:tcPr>
          <w:p w14:paraId="2FA3FA7F" w14:textId="77777777" w:rsidR="006D098A" w:rsidRPr="00AC7CBE" w:rsidRDefault="006D098A" w:rsidP="00EE2996">
            <w:pPr>
              <w:spacing w:after="0" w:line="240" w:lineRule="auto"/>
              <w:contextualSpacing/>
              <w:rPr>
                <w:rFonts w:eastAsia="Calibri" w:cs="Times New Roman"/>
                <w:i/>
                <w:color w:val="A6A6A6"/>
              </w:rPr>
            </w:pPr>
          </w:p>
        </w:tc>
      </w:tr>
      <w:tr w:rsidR="006D098A" w:rsidRPr="00AC7CBE" w14:paraId="78A8004F" w14:textId="77777777" w:rsidTr="00E57FAE">
        <w:trPr>
          <w:gridAfter w:val="1"/>
          <w:wAfter w:w="14" w:type="dxa"/>
          <w:trHeight w:val="20"/>
          <w:ins w:id="487" w:author="Aleta Haflett" w:date="2014-11-04T16:11:00Z"/>
        </w:trPr>
        <w:tc>
          <w:tcPr>
            <w:tcW w:w="730" w:type="dxa"/>
            <w:tcBorders>
              <w:top w:val="single" w:sz="4" w:space="0" w:color="000000"/>
              <w:left w:val="single" w:sz="4" w:space="0" w:color="000000"/>
              <w:bottom w:val="single" w:sz="4" w:space="0" w:color="000000"/>
              <w:right w:val="single" w:sz="4" w:space="0" w:color="auto"/>
            </w:tcBorders>
          </w:tcPr>
          <w:p w14:paraId="0603DFD7" w14:textId="472955E2" w:rsidR="006D098A" w:rsidRPr="00AC7CBE" w:rsidRDefault="00E57FAE" w:rsidP="00EE2996">
            <w:pPr>
              <w:spacing w:after="0" w:line="240" w:lineRule="auto"/>
              <w:contextualSpacing/>
              <w:rPr>
                <w:ins w:id="488" w:author="Aleta Haflett" w:date="2014-11-04T16:11:00Z"/>
                <w:w w:val="105"/>
              </w:rPr>
            </w:pPr>
            <w:r>
              <w:rPr>
                <w:w w:val="105"/>
              </w:rPr>
              <w:t>G3</w:t>
            </w:r>
          </w:p>
        </w:tc>
        <w:tc>
          <w:tcPr>
            <w:tcW w:w="4230" w:type="dxa"/>
            <w:tcBorders>
              <w:top w:val="single" w:sz="4" w:space="0" w:color="000000"/>
              <w:left w:val="single" w:sz="4" w:space="0" w:color="auto"/>
              <w:bottom w:val="single" w:sz="4" w:space="0" w:color="000000"/>
              <w:right w:val="single" w:sz="18" w:space="0" w:color="000000"/>
            </w:tcBorders>
          </w:tcPr>
          <w:p w14:paraId="59361A92" w14:textId="77777777" w:rsidR="006D098A" w:rsidRDefault="006D098A" w:rsidP="006D098A">
            <w:pPr>
              <w:spacing w:after="0"/>
              <w:rPr>
                <w:ins w:id="489" w:author="Aleta Haflett" w:date="2014-11-04T16:12:00Z"/>
                <w:bCs/>
              </w:rPr>
            </w:pPr>
            <w:ins w:id="490" w:author="Aleta Haflett" w:date="2014-11-04T16:12:00Z">
              <w:r>
                <w:rPr>
                  <w:bCs/>
                </w:rPr>
                <w:t xml:space="preserve">What type of activities does the group do? </w:t>
              </w:r>
            </w:ins>
          </w:p>
          <w:p w14:paraId="4127F684" w14:textId="0BA6290F" w:rsidR="006D098A" w:rsidRPr="00AC7CBE" w:rsidRDefault="006D098A" w:rsidP="006D098A">
            <w:pPr>
              <w:spacing w:after="0" w:line="240" w:lineRule="auto"/>
              <w:contextualSpacing/>
              <w:rPr>
                <w:ins w:id="491" w:author="Aleta Haflett" w:date="2014-11-04T16:11:00Z"/>
                <w:color w:val="000000"/>
              </w:rPr>
            </w:pPr>
            <w:ins w:id="492" w:author="Aleta Haflett" w:date="2014-11-04T16:12:00Z">
              <w:r>
                <w:rPr>
                  <w:bCs/>
                  <w:i/>
                </w:rPr>
                <w:t>Select all that apply</w:t>
              </w:r>
            </w:ins>
          </w:p>
        </w:tc>
        <w:tc>
          <w:tcPr>
            <w:tcW w:w="3780" w:type="dxa"/>
            <w:gridSpan w:val="2"/>
            <w:tcBorders>
              <w:top w:val="single" w:sz="4" w:space="0" w:color="000000"/>
              <w:left w:val="single" w:sz="4" w:space="0" w:color="auto"/>
              <w:bottom w:val="single" w:sz="4" w:space="0" w:color="000000"/>
              <w:right w:val="single" w:sz="18" w:space="0" w:color="000000"/>
            </w:tcBorders>
          </w:tcPr>
          <w:p w14:paraId="68226D80" w14:textId="77777777" w:rsidR="006D098A" w:rsidRDefault="006D098A" w:rsidP="006D098A">
            <w:pPr>
              <w:spacing w:after="0"/>
              <w:rPr>
                <w:ins w:id="493" w:author="Aleta Haflett" w:date="2014-11-04T16:12:00Z"/>
                <w:rFonts w:cs="Times New Roman"/>
                <w:w w:val="105"/>
              </w:rPr>
            </w:pPr>
            <w:ins w:id="494" w:author="Aleta Haflett" w:date="2014-11-04T16:12:00Z">
              <w:r>
                <w:rPr>
                  <w:rFonts w:cs="Times New Roman"/>
                  <w:w w:val="105"/>
                </w:rPr>
                <w:t>1=Planting trees</w:t>
              </w:r>
            </w:ins>
          </w:p>
          <w:p w14:paraId="0BCFA4B7" w14:textId="77777777" w:rsidR="006D098A" w:rsidRDefault="006D098A" w:rsidP="006D098A">
            <w:pPr>
              <w:spacing w:after="0"/>
              <w:rPr>
                <w:ins w:id="495" w:author="Aleta Haflett" w:date="2014-11-04T16:12:00Z"/>
                <w:rFonts w:cs="Times New Roman"/>
                <w:w w:val="105"/>
              </w:rPr>
            </w:pPr>
            <w:ins w:id="496" w:author="Aleta Haflett" w:date="2014-11-04T16:12:00Z">
              <w:r>
                <w:rPr>
                  <w:rFonts w:cs="Times New Roman"/>
                  <w:w w:val="105"/>
                </w:rPr>
                <w:t>2=Cutting down undesired/competing trees</w:t>
              </w:r>
            </w:ins>
          </w:p>
          <w:p w14:paraId="37EEB275" w14:textId="77777777" w:rsidR="006D098A" w:rsidRDefault="006D098A" w:rsidP="006D098A">
            <w:pPr>
              <w:spacing w:after="0"/>
              <w:rPr>
                <w:ins w:id="497" w:author="Aleta Haflett" w:date="2014-11-04T16:12:00Z"/>
                <w:rFonts w:cs="Times New Roman"/>
                <w:w w:val="105"/>
              </w:rPr>
            </w:pPr>
            <w:ins w:id="498" w:author="Aleta Haflett" w:date="2014-11-04T16:12:00Z">
              <w:r>
                <w:rPr>
                  <w:rFonts w:cs="Times New Roman"/>
                  <w:w w:val="105"/>
                </w:rPr>
                <w:t>3=Protecting certain desired trees in the forest to promote the natural regeneration of the species</w:t>
              </w:r>
            </w:ins>
          </w:p>
          <w:p w14:paraId="5B411243" w14:textId="77777777" w:rsidR="006D098A" w:rsidRDefault="006D098A" w:rsidP="006D098A">
            <w:pPr>
              <w:spacing w:after="0"/>
              <w:rPr>
                <w:ins w:id="499" w:author="Aleta Haflett" w:date="2014-11-04T16:12:00Z"/>
                <w:rFonts w:cs="Times New Roman"/>
                <w:w w:val="105"/>
              </w:rPr>
            </w:pPr>
            <w:ins w:id="500" w:author="Aleta Haflett" w:date="2014-11-04T16:12:00Z">
              <w:r>
                <w:rPr>
                  <w:rFonts w:cs="Times New Roman"/>
                  <w:w w:val="105"/>
                </w:rPr>
                <w:t>4=Protecting areas of forest for particular environmental services, like water catchment</w:t>
              </w:r>
            </w:ins>
          </w:p>
          <w:p w14:paraId="6A66736C" w14:textId="77777777" w:rsidR="006D098A" w:rsidRDefault="006D098A" w:rsidP="006D098A">
            <w:pPr>
              <w:spacing w:after="0"/>
              <w:rPr>
                <w:ins w:id="501" w:author="Aleta Haflett" w:date="2014-11-04T16:12:00Z"/>
                <w:rFonts w:cs="Times New Roman"/>
                <w:w w:val="105"/>
              </w:rPr>
            </w:pPr>
            <w:ins w:id="502" w:author="Aleta Haflett" w:date="2014-11-04T16:12:00Z">
              <w:r>
                <w:rPr>
                  <w:rFonts w:cs="Times New Roman"/>
                  <w:w w:val="105"/>
                </w:rPr>
                <w:t>5=Protecting areas of forest for particular beliefs/spiritual services</w:t>
              </w:r>
            </w:ins>
          </w:p>
          <w:p w14:paraId="7766E354" w14:textId="77777777" w:rsidR="006D098A" w:rsidRDefault="006D098A" w:rsidP="006D098A">
            <w:pPr>
              <w:spacing w:after="0"/>
              <w:rPr>
                <w:ins w:id="503" w:author="Aleta Haflett" w:date="2014-11-04T16:12:00Z"/>
                <w:rFonts w:cs="Times New Roman"/>
                <w:w w:val="105"/>
              </w:rPr>
            </w:pPr>
            <w:ins w:id="504" w:author="Aleta Haflett" w:date="2014-11-04T16:12:00Z">
              <w:r>
                <w:rPr>
                  <w:rFonts w:cs="Times New Roman"/>
                  <w:w w:val="105"/>
                </w:rPr>
                <w:t>6=Establishing clear use rights for a limited number of people to particular forest products (honey, trees)</w:t>
              </w:r>
            </w:ins>
          </w:p>
          <w:p w14:paraId="412BF956" w14:textId="77777777" w:rsidR="006D098A" w:rsidRDefault="006D098A" w:rsidP="006D098A">
            <w:pPr>
              <w:spacing w:after="0"/>
              <w:rPr>
                <w:ins w:id="505" w:author="Aleta Haflett" w:date="2014-11-04T16:12:00Z"/>
                <w:rFonts w:cs="Times New Roman"/>
                <w:w w:val="105"/>
              </w:rPr>
            </w:pPr>
            <w:ins w:id="506" w:author="Aleta Haflett" w:date="2014-11-04T16:12:00Z">
              <w:r>
                <w:rPr>
                  <w:rFonts w:cs="Times New Roman"/>
                  <w:w w:val="105"/>
                </w:rPr>
                <w:t>7=Extension/education about forest management</w:t>
              </w:r>
            </w:ins>
          </w:p>
          <w:p w14:paraId="4F0940C4" w14:textId="77777777" w:rsidR="006D098A" w:rsidRDefault="006D098A" w:rsidP="006D098A">
            <w:pPr>
              <w:spacing w:after="0"/>
              <w:rPr>
                <w:ins w:id="507" w:author="Aleta Haflett" w:date="2014-11-04T16:12:00Z"/>
                <w:rFonts w:cs="Times New Roman"/>
                <w:w w:val="105"/>
              </w:rPr>
            </w:pPr>
            <w:ins w:id="508" w:author="Aleta Haflett" w:date="2014-11-04T16:12:00Z">
              <w:r>
                <w:rPr>
                  <w:rFonts w:cs="Times New Roman"/>
                  <w:w w:val="105"/>
                </w:rPr>
                <w:t>8=Enacted bylaws (eg no bush burning in the forest)</w:t>
              </w:r>
            </w:ins>
          </w:p>
          <w:p w14:paraId="310687F4" w14:textId="77777777" w:rsidR="006D098A" w:rsidRDefault="006D098A" w:rsidP="006D098A">
            <w:pPr>
              <w:spacing w:after="0"/>
              <w:rPr>
                <w:ins w:id="509" w:author="Aleta Haflett" w:date="2014-11-04T16:12:00Z"/>
                <w:rFonts w:cs="Times New Roman"/>
                <w:w w:val="105"/>
              </w:rPr>
            </w:pPr>
            <w:ins w:id="510" w:author="Aleta Haflett" w:date="2014-11-04T16:12:00Z">
              <w:r>
                <w:rPr>
                  <w:rFonts w:cs="Times New Roman"/>
                  <w:w w:val="105"/>
                </w:rPr>
                <w:t xml:space="preserve">9=Mapping/inventory of forest resources </w:t>
              </w:r>
            </w:ins>
          </w:p>
          <w:p w14:paraId="5DAEE55D" w14:textId="629A72EE" w:rsidR="006D098A" w:rsidRPr="00AC7CBE" w:rsidRDefault="006D098A" w:rsidP="006D098A">
            <w:pPr>
              <w:spacing w:after="0" w:line="240" w:lineRule="auto"/>
              <w:contextualSpacing/>
              <w:rPr>
                <w:ins w:id="511" w:author="Aleta Haflett" w:date="2014-11-04T16:11:00Z"/>
                <w:color w:val="000000"/>
              </w:rPr>
            </w:pPr>
            <w:ins w:id="512" w:author="Aleta Haflett" w:date="2014-11-04T16:12:00Z">
              <w:r>
                <w:rPr>
                  <w:rFonts w:cs="Times New Roman"/>
                  <w:w w:val="105"/>
                </w:rPr>
                <w:t>97=Other, specify</w:t>
              </w:r>
            </w:ins>
          </w:p>
        </w:tc>
        <w:tc>
          <w:tcPr>
            <w:tcW w:w="1336" w:type="dxa"/>
            <w:gridSpan w:val="2"/>
            <w:tcBorders>
              <w:top w:val="single" w:sz="18" w:space="0" w:color="000000"/>
              <w:left w:val="single" w:sz="18" w:space="0" w:color="000000"/>
              <w:bottom w:val="single" w:sz="18" w:space="0" w:color="000000"/>
              <w:right w:val="single" w:sz="18" w:space="0" w:color="000000"/>
            </w:tcBorders>
          </w:tcPr>
          <w:p w14:paraId="19A20BB6" w14:textId="77777777" w:rsidR="006D098A" w:rsidRPr="00AC7CBE" w:rsidRDefault="006D098A" w:rsidP="00EE2996">
            <w:pPr>
              <w:spacing w:after="0" w:line="240" w:lineRule="auto"/>
              <w:contextualSpacing/>
              <w:rPr>
                <w:ins w:id="513" w:author="Aleta Haflett" w:date="2014-11-04T16:11:00Z"/>
                <w:i/>
                <w:color w:val="A6A6A6" w:themeColor="background1" w:themeShade="A6"/>
              </w:rPr>
            </w:pPr>
          </w:p>
        </w:tc>
      </w:tr>
      <w:tr w:rsidR="006D098A" w:rsidRPr="00AC7CBE" w14:paraId="1EEAB9F7" w14:textId="77777777" w:rsidTr="00E57FAE">
        <w:trPr>
          <w:gridAfter w:val="1"/>
          <w:wAfter w:w="14" w:type="dxa"/>
          <w:trHeight w:val="20"/>
          <w:ins w:id="514" w:author="Aleta Haflett" w:date="2014-11-04T16:13:00Z"/>
        </w:trPr>
        <w:tc>
          <w:tcPr>
            <w:tcW w:w="730" w:type="dxa"/>
            <w:tcBorders>
              <w:top w:val="single" w:sz="4" w:space="0" w:color="000000"/>
              <w:left w:val="single" w:sz="4" w:space="0" w:color="000000"/>
              <w:bottom w:val="single" w:sz="4" w:space="0" w:color="000000"/>
              <w:right w:val="single" w:sz="4" w:space="0" w:color="auto"/>
            </w:tcBorders>
          </w:tcPr>
          <w:p w14:paraId="51A29D12" w14:textId="17D08A1C" w:rsidR="006D098A" w:rsidRPr="00AC7CBE" w:rsidRDefault="00E57FAE" w:rsidP="00EE2996">
            <w:pPr>
              <w:spacing w:after="0" w:line="240" w:lineRule="auto"/>
              <w:contextualSpacing/>
              <w:rPr>
                <w:ins w:id="515" w:author="Aleta Haflett" w:date="2014-11-04T16:13:00Z"/>
                <w:w w:val="105"/>
              </w:rPr>
            </w:pPr>
            <w:r>
              <w:rPr>
                <w:w w:val="105"/>
              </w:rPr>
              <w:t>G4</w:t>
            </w:r>
          </w:p>
        </w:tc>
        <w:tc>
          <w:tcPr>
            <w:tcW w:w="4230" w:type="dxa"/>
            <w:tcBorders>
              <w:top w:val="single" w:sz="4" w:space="0" w:color="000000"/>
              <w:left w:val="single" w:sz="4" w:space="0" w:color="auto"/>
              <w:bottom w:val="single" w:sz="4" w:space="0" w:color="000000"/>
              <w:right w:val="single" w:sz="18" w:space="0" w:color="000000"/>
            </w:tcBorders>
          </w:tcPr>
          <w:p w14:paraId="2A29B58E" w14:textId="77777777" w:rsidR="006D098A" w:rsidRPr="00AC7CBE" w:rsidRDefault="006D098A" w:rsidP="00EE2996">
            <w:pPr>
              <w:spacing w:after="0" w:line="240" w:lineRule="auto"/>
              <w:contextualSpacing/>
              <w:rPr>
                <w:ins w:id="516" w:author="Aleta Haflett" w:date="2014-11-04T16:13:00Z"/>
                <w:color w:val="000000"/>
              </w:rPr>
            </w:pPr>
            <w:ins w:id="517" w:author="Aleta Haflett" w:date="2014-11-04T16:13:00Z">
              <w:r>
                <w:rPr>
                  <w:color w:val="000000"/>
                </w:rPr>
                <w:t xml:space="preserve">Is there any forest or woodland management plan in place? </w:t>
              </w:r>
            </w:ins>
          </w:p>
        </w:tc>
        <w:tc>
          <w:tcPr>
            <w:tcW w:w="3780" w:type="dxa"/>
            <w:gridSpan w:val="2"/>
            <w:tcBorders>
              <w:top w:val="single" w:sz="4" w:space="0" w:color="000000"/>
              <w:left w:val="single" w:sz="4" w:space="0" w:color="auto"/>
              <w:bottom w:val="single" w:sz="4" w:space="0" w:color="000000"/>
              <w:right w:val="single" w:sz="18" w:space="0" w:color="000000"/>
            </w:tcBorders>
          </w:tcPr>
          <w:p w14:paraId="1D26D64A" w14:textId="77777777" w:rsidR="006D098A" w:rsidRDefault="006D098A" w:rsidP="00EE2996">
            <w:pPr>
              <w:spacing w:after="0" w:line="240" w:lineRule="auto"/>
              <w:contextualSpacing/>
              <w:rPr>
                <w:ins w:id="518" w:author="Aleta Haflett" w:date="2014-11-04T16:13:00Z"/>
                <w:color w:val="000000"/>
              </w:rPr>
            </w:pPr>
            <w:ins w:id="519" w:author="Aleta Haflett" w:date="2014-11-04T16:13:00Z">
              <w:r>
                <w:rPr>
                  <w:color w:val="000000"/>
                </w:rPr>
                <w:t>1=Yes, formal</w:t>
              </w:r>
            </w:ins>
          </w:p>
          <w:p w14:paraId="364ACB2B" w14:textId="77777777" w:rsidR="006D098A" w:rsidRDefault="006D098A" w:rsidP="00EE2996">
            <w:pPr>
              <w:spacing w:after="0" w:line="240" w:lineRule="auto"/>
              <w:contextualSpacing/>
              <w:rPr>
                <w:ins w:id="520" w:author="Aleta Haflett" w:date="2014-11-04T16:14:00Z"/>
                <w:color w:val="000000"/>
              </w:rPr>
            </w:pPr>
            <w:ins w:id="521" w:author="Aleta Haflett" w:date="2014-11-04T16:14:00Z">
              <w:r>
                <w:rPr>
                  <w:color w:val="000000"/>
                </w:rPr>
                <w:t xml:space="preserve">2=Yes, traditional </w:t>
              </w:r>
            </w:ins>
          </w:p>
          <w:p w14:paraId="1C879AC8" w14:textId="77777777" w:rsidR="006D098A" w:rsidRDefault="006D098A" w:rsidP="00EE2996">
            <w:pPr>
              <w:spacing w:after="0" w:line="240" w:lineRule="auto"/>
              <w:contextualSpacing/>
              <w:rPr>
                <w:ins w:id="522" w:author="Aleta Haflett" w:date="2014-11-04T16:14:00Z"/>
                <w:color w:val="000000"/>
              </w:rPr>
            </w:pPr>
            <w:ins w:id="523" w:author="Aleta Haflett" w:date="2014-11-04T16:14:00Z">
              <w:r>
                <w:rPr>
                  <w:color w:val="000000"/>
                </w:rPr>
                <w:t>3=Yes, other</w:t>
              </w:r>
            </w:ins>
          </w:p>
          <w:p w14:paraId="3B692BD0" w14:textId="77777777" w:rsidR="006D098A" w:rsidRDefault="006D098A" w:rsidP="00EE2996">
            <w:pPr>
              <w:spacing w:after="0" w:line="240" w:lineRule="auto"/>
              <w:contextualSpacing/>
              <w:rPr>
                <w:ins w:id="524" w:author="Aleta Haflett" w:date="2014-11-04T16:14:00Z"/>
                <w:color w:val="000000"/>
              </w:rPr>
            </w:pPr>
            <w:ins w:id="525" w:author="Aleta Haflett" w:date="2014-11-04T16:14:00Z">
              <w:r>
                <w:rPr>
                  <w:color w:val="000000"/>
                </w:rPr>
                <w:t>4=No</w:t>
              </w:r>
            </w:ins>
          </w:p>
          <w:p w14:paraId="6670A530" w14:textId="61A59B09" w:rsidR="006D098A" w:rsidRPr="00AC7CBE" w:rsidRDefault="006D098A" w:rsidP="00EE2996">
            <w:pPr>
              <w:spacing w:after="0" w:line="240" w:lineRule="auto"/>
              <w:contextualSpacing/>
              <w:rPr>
                <w:ins w:id="526" w:author="Aleta Haflett" w:date="2014-11-04T16:13:00Z"/>
                <w:color w:val="000000"/>
              </w:rPr>
            </w:pPr>
            <w:ins w:id="527" w:author="Aleta Haflett" w:date="2014-11-04T16:14:00Z">
              <w:r>
                <w:rPr>
                  <w:color w:val="000000"/>
                </w:rPr>
                <w:t>888= Do not know</w:t>
              </w:r>
            </w:ins>
          </w:p>
        </w:tc>
        <w:tc>
          <w:tcPr>
            <w:tcW w:w="1336" w:type="dxa"/>
            <w:gridSpan w:val="2"/>
            <w:tcBorders>
              <w:top w:val="single" w:sz="18" w:space="0" w:color="000000"/>
              <w:left w:val="single" w:sz="18" w:space="0" w:color="000000"/>
              <w:bottom w:val="single" w:sz="18" w:space="0" w:color="000000"/>
              <w:right w:val="single" w:sz="18" w:space="0" w:color="000000"/>
            </w:tcBorders>
          </w:tcPr>
          <w:p w14:paraId="0A7E00A0" w14:textId="77777777" w:rsidR="006D098A" w:rsidRPr="00AC7CBE" w:rsidRDefault="006D098A" w:rsidP="00EE2996">
            <w:pPr>
              <w:spacing w:after="0" w:line="240" w:lineRule="auto"/>
              <w:contextualSpacing/>
              <w:rPr>
                <w:ins w:id="528" w:author="Aleta Haflett" w:date="2014-11-04T16:13:00Z"/>
                <w:i/>
                <w:color w:val="A6A6A6" w:themeColor="background1" w:themeShade="A6"/>
              </w:rPr>
            </w:pPr>
          </w:p>
        </w:tc>
      </w:tr>
      <w:tr w:rsidR="006D098A" w:rsidRPr="00AC7CBE" w14:paraId="1634DE89"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2A50FF9A" w14:textId="364F00D4" w:rsidR="006D098A" w:rsidRPr="00AC7CBE" w:rsidRDefault="00E57FAE" w:rsidP="00EE2996">
            <w:pPr>
              <w:spacing w:after="0" w:line="240" w:lineRule="auto"/>
              <w:contextualSpacing/>
              <w:rPr>
                <w:w w:val="105"/>
              </w:rPr>
            </w:pPr>
            <w:r>
              <w:rPr>
                <w:w w:val="105"/>
              </w:rPr>
              <w:t>G5</w:t>
            </w:r>
          </w:p>
        </w:tc>
        <w:tc>
          <w:tcPr>
            <w:tcW w:w="8010" w:type="dxa"/>
            <w:gridSpan w:val="3"/>
            <w:tcBorders>
              <w:top w:val="single" w:sz="4" w:space="0" w:color="000000"/>
              <w:left w:val="single" w:sz="4" w:space="0" w:color="auto"/>
              <w:bottom w:val="single" w:sz="4" w:space="0" w:color="000000"/>
              <w:right w:val="single" w:sz="18" w:space="0" w:color="000000"/>
            </w:tcBorders>
          </w:tcPr>
          <w:p w14:paraId="006A8ED7" w14:textId="448B5F37" w:rsidR="006D098A" w:rsidRPr="00AC7CBE" w:rsidRDefault="006D098A" w:rsidP="00EE2996">
            <w:pPr>
              <w:spacing w:after="0" w:line="240" w:lineRule="auto"/>
              <w:contextualSpacing/>
              <w:rPr>
                <w:w w:val="105"/>
              </w:rPr>
            </w:pPr>
            <w:r w:rsidRPr="00AC7CBE">
              <w:rPr>
                <w:color w:val="000000"/>
              </w:rPr>
              <w:t>How many members a</w:t>
            </w:r>
            <w:r>
              <w:rPr>
                <w:color w:val="000000"/>
              </w:rPr>
              <w:t>re in the forest committee</w:t>
            </w:r>
            <w:r w:rsidRPr="00AC7CBE">
              <w:rPr>
                <w:color w:val="000000"/>
              </w:rPr>
              <w:t xml:space="preserve">?      </w:t>
            </w:r>
            <w:r w:rsidRPr="00AC7CBE">
              <w:rPr>
                <w:b/>
                <w:color w:val="000000"/>
              </w:rPr>
              <w:t>(no_vlc)</w:t>
            </w:r>
          </w:p>
        </w:tc>
        <w:tc>
          <w:tcPr>
            <w:tcW w:w="1336" w:type="dxa"/>
            <w:gridSpan w:val="2"/>
            <w:tcBorders>
              <w:top w:val="single" w:sz="18" w:space="0" w:color="000000"/>
              <w:left w:val="single" w:sz="18" w:space="0" w:color="000000"/>
              <w:bottom w:val="single" w:sz="18" w:space="0" w:color="000000"/>
              <w:right w:val="single" w:sz="18" w:space="0" w:color="000000"/>
            </w:tcBorders>
          </w:tcPr>
          <w:p w14:paraId="12F6840F"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r w:rsidR="006D098A" w:rsidRPr="00AC7CBE" w14:paraId="6A720EFC"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0549FDC2" w14:textId="0FDFA8C0" w:rsidR="006D098A" w:rsidRPr="00AC7CBE" w:rsidRDefault="00E57FAE" w:rsidP="00EE2996">
            <w:pPr>
              <w:spacing w:after="0" w:line="240" w:lineRule="auto"/>
              <w:contextualSpacing/>
              <w:rPr>
                <w:w w:val="105"/>
              </w:rPr>
            </w:pPr>
            <w:r>
              <w:rPr>
                <w:w w:val="105"/>
              </w:rPr>
              <w:t>G6</w:t>
            </w:r>
          </w:p>
        </w:tc>
        <w:tc>
          <w:tcPr>
            <w:tcW w:w="8010" w:type="dxa"/>
            <w:gridSpan w:val="3"/>
            <w:tcBorders>
              <w:top w:val="single" w:sz="4" w:space="0" w:color="000000"/>
              <w:left w:val="single" w:sz="4" w:space="0" w:color="auto"/>
              <w:bottom w:val="single" w:sz="4" w:space="0" w:color="000000"/>
              <w:right w:val="single" w:sz="18" w:space="0" w:color="000000"/>
            </w:tcBorders>
          </w:tcPr>
          <w:p w14:paraId="0298BE5B" w14:textId="38A73879" w:rsidR="006D098A" w:rsidRPr="00AC7CBE" w:rsidRDefault="006D098A" w:rsidP="00EE2996">
            <w:pPr>
              <w:spacing w:after="0" w:line="240" w:lineRule="auto"/>
              <w:contextualSpacing/>
              <w:rPr>
                <w:w w:val="105"/>
              </w:rPr>
            </w:pPr>
            <w:r w:rsidRPr="00AC7CBE">
              <w:rPr>
                <w:color w:val="000000"/>
              </w:rPr>
              <w:t xml:space="preserve">How many members of the </w:t>
            </w:r>
            <w:r>
              <w:rPr>
                <w:color w:val="000000"/>
              </w:rPr>
              <w:t>forest management</w:t>
            </w:r>
            <w:r w:rsidRPr="00AC7CBE">
              <w:rPr>
                <w:color w:val="000000"/>
              </w:rPr>
              <w:t xml:space="preserve"> committee are women?   </w:t>
            </w:r>
            <w:r w:rsidRPr="00AC7CBE">
              <w:rPr>
                <w:b/>
                <w:color w:val="000000"/>
              </w:rPr>
              <w:t>(no_vlc_fem)</w:t>
            </w:r>
          </w:p>
        </w:tc>
        <w:tc>
          <w:tcPr>
            <w:tcW w:w="1336" w:type="dxa"/>
            <w:gridSpan w:val="2"/>
            <w:tcBorders>
              <w:top w:val="single" w:sz="18" w:space="0" w:color="000000"/>
              <w:left w:val="single" w:sz="18" w:space="0" w:color="000000"/>
              <w:bottom w:val="single" w:sz="18" w:space="0" w:color="000000"/>
              <w:right w:val="single" w:sz="18" w:space="0" w:color="000000"/>
            </w:tcBorders>
          </w:tcPr>
          <w:p w14:paraId="38CB4DBD"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r w:rsidR="006D098A" w:rsidRPr="00AC7CBE" w14:paraId="4FACA3F6"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34B5BF00" w14:textId="3F80C8A5" w:rsidR="006D098A" w:rsidRPr="00AC7CBE" w:rsidRDefault="00E57FAE" w:rsidP="00EE2996">
            <w:pPr>
              <w:spacing w:after="0" w:line="240" w:lineRule="auto"/>
              <w:contextualSpacing/>
              <w:rPr>
                <w:w w:val="105"/>
              </w:rPr>
            </w:pPr>
            <w:r>
              <w:rPr>
                <w:w w:val="105"/>
              </w:rPr>
              <w:t>G7</w:t>
            </w:r>
          </w:p>
        </w:tc>
        <w:tc>
          <w:tcPr>
            <w:tcW w:w="8010" w:type="dxa"/>
            <w:gridSpan w:val="3"/>
            <w:tcBorders>
              <w:top w:val="single" w:sz="4" w:space="0" w:color="000000"/>
              <w:left w:val="single" w:sz="4" w:space="0" w:color="auto"/>
              <w:bottom w:val="single" w:sz="4" w:space="0" w:color="000000"/>
              <w:right w:val="single" w:sz="18" w:space="0" w:color="000000"/>
            </w:tcBorders>
          </w:tcPr>
          <w:p w14:paraId="3B6D3A97" w14:textId="66BFF177" w:rsidR="006D098A" w:rsidRPr="00AC7CBE" w:rsidRDefault="006D098A" w:rsidP="00EE2996">
            <w:pPr>
              <w:spacing w:after="0" w:line="240" w:lineRule="auto"/>
              <w:contextualSpacing/>
              <w:rPr>
                <w:w w:val="105"/>
              </w:rPr>
            </w:pPr>
            <w:r w:rsidRPr="00AC7CBE">
              <w:rPr>
                <w:color w:val="000000"/>
              </w:rPr>
              <w:t xml:space="preserve">How many members of the </w:t>
            </w:r>
            <w:r>
              <w:rPr>
                <w:color w:val="000000"/>
              </w:rPr>
              <w:t xml:space="preserve">forest management </w:t>
            </w:r>
            <w:r w:rsidRPr="00AC7CBE">
              <w:rPr>
                <w:color w:val="000000"/>
              </w:rPr>
              <w:t xml:space="preserve">committee are under the age of 35? </w:t>
            </w:r>
            <w:r w:rsidRPr="00AC7CBE">
              <w:rPr>
                <w:b/>
                <w:color w:val="000000"/>
              </w:rPr>
              <w:t>(no_vlc_youth)</w:t>
            </w:r>
          </w:p>
        </w:tc>
        <w:tc>
          <w:tcPr>
            <w:tcW w:w="1336" w:type="dxa"/>
            <w:gridSpan w:val="2"/>
            <w:tcBorders>
              <w:top w:val="single" w:sz="18" w:space="0" w:color="000000"/>
              <w:left w:val="single" w:sz="18" w:space="0" w:color="000000"/>
              <w:bottom w:val="single" w:sz="18" w:space="0" w:color="000000"/>
              <w:right w:val="single" w:sz="18" w:space="0" w:color="000000"/>
            </w:tcBorders>
          </w:tcPr>
          <w:p w14:paraId="686D99A8"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r w:rsidR="006D098A" w:rsidRPr="00AC7CBE" w14:paraId="3E31249C" w14:textId="77777777" w:rsidTr="00E57FA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2D1AFDB8" w14:textId="4A9E2933" w:rsidR="006D098A" w:rsidRPr="00AC7CBE" w:rsidRDefault="00E57FAE" w:rsidP="00EE2996">
            <w:pPr>
              <w:spacing w:after="0" w:line="240" w:lineRule="auto"/>
              <w:contextualSpacing/>
              <w:rPr>
                <w:w w:val="105"/>
              </w:rPr>
            </w:pPr>
            <w:r>
              <w:rPr>
                <w:w w:val="105"/>
              </w:rPr>
              <w:t>G8</w:t>
            </w:r>
          </w:p>
        </w:tc>
        <w:tc>
          <w:tcPr>
            <w:tcW w:w="8010" w:type="dxa"/>
            <w:gridSpan w:val="3"/>
            <w:tcBorders>
              <w:top w:val="single" w:sz="4" w:space="0" w:color="000000"/>
              <w:left w:val="single" w:sz="4" w:space="0" w:color="auto"/>
              <w:bottom w:val="single" w:sz="4" w:space="0" w:color="000000"/>
              <w:right w:val="single" w:sz="18" w:space="0" w:color="000000"/>
            </w:tcBorders>
          </w:tcPr>
          <w:p w14:paraId="7F843E27" w14:textId="6C359005" w:rsidR="006D098A" w:rsidRPr="00AC7CBE" w:rsidRDefault="006D098A" w:rsidP="00EE2996">
            <w:pPr>
              <w:spacing w:after="0" w:line="240" w:lineRule="auto"/>
              <w:contextualSpacing/>
              <w:rPr>
                <w:w w:val="105"/>
              </w:rPr>
            </w:pPr>
            <w:r w:rsidRPr="00AC7CBE">
              <w:rPr>
                <w:color w:val="000000"/>
              </w:rPr>
              <w:t xml:space="preserve">In the past year, how many </w:t>
            </w:r>
            <w:r>
              <w:rPr>
                <w:color w:val="000000"/>
              </w:rPr>
              <w:t>forest</w:t>
            </w:r>
            <w:r w:rsidRPr="00AC7CBE">
              <w:rPr>
                <w:color w:val="000000"/>
              </w:rPr>
              <w:t xml:space="preserve"> </w:t>
            </w:r>
            <w:r>
              <w:rPr>
                <w:color w:val="000000"/>
              </w:rPr>
              <w:t xml:space="preserve">management </w:t>
            </w:r>
            <w:r w:rsidRPr="00AC7CBE">
              <w:rPr>
                <w:color w:val="000000"/>
              </w:rPr>
              <w:t xml:space="preserve">related meetings were held in your village? </w:t>
            </w:r>
            <w:r w:rsidRPr="00AC7CBE">
              <w:rPr>
                <w:b/>
                <w:color w:val="000000"/>
              </w:rPr>
              <w:t>(hvmeet)</w:t>
            </w:r>
          </w:p>
        </w:tc>
        <w:tc>
          <w:tcPr>
            <w:tcW w:w="1336" w:type="dxa"/>
            <w:gridSpan w:val="2"/>
            <w:tcBorders>
              <w:top w:val="single" w:sz="18" w:space="0" w:color="000000"/>
              <w:left w:val="single" w:sz="18" w:space="0" w:color="000000"/>
              <w:bottom w:val="single" w:sz="18" w:space="0" w:color="000000"/>
              <w:right w:val="single" w:sz="18" w:space="0" w:color="000000"/>
            </w:tcBorders>
          </w:tcPr>
          <w:p w14:paraId="0F5154DC" w14:textId="77777777" w:rsidR="006D098A" w:rsidRPr="00AC7CBE" w:rsidRDefault="006D098A" w:rsidP="00EE2996">
            <w:pPr>
              <w:spacing w:after="0" w:line="240" w:lineRule="auto"/>
              <w:contextualSpacing/>
              <w:rPr>
                <w:i/>
                <w:color w:val="A6A6A6" w:themeColor="background1" w:themeShade="A6"/>
              </w:rPr>
            </w:pPr>
            <w:r w:rsidRPr="00AC7CBE">
              <w:rPr>
                <w:i/>
                <w:color w:val="A6A6A6" w:themeColor="background1" w:themeShade="A6"/>
              </w:rPr>
              <w:t>(Integer)</w:t>
            </w:r>
          </w:p>
        </w:tc>
      </w:tr>
    </w:tbl>
    <w:p w14:paraId="2DBC114F" w14:textId="77777777" w:rsidR="002260EB" w:rsidRDefault="002260EB" w:rsidP="00AC7CBE">
      <w:pPr>
        <w:pStyle w:val="Header"/>
        <w:tabs>
          <w:tab w:val="clear" w:pos="4680"/>
          <w:tab w:val="clear" w:pos="9360"/>
        </w:tabs>
        <w:contextualSpacing/>
        <w:rPr>
          <w:ins w:id="529" w:author="Aleta Haflett" w:date="2014-11-04T15:47:00Z"/>
          <w:rFonts w:eastAsia="Calibri" w:cs="Times New Roman"/>
        </w:rPr>
      </w:pPr>
    </w:p>
    <w:p w14:paraId="1E170185" w14:textId="77777777" w:rsidR="001E68A0" w:rsidRPr="00AC7CBE" w:rsidRDefault="001E68A0" w:rsidP="00AC7CBE">
      <w:pPr>
        <w:pStyle w:val="Header"/>
        <w:tabs>
          <w:tab w:val="clear" w:pos="4680"/>
          <w:tab w:val="clear" w:pos="9360"/>
        </w:tabs>
        <w:contextualSpacing/>
        <w:rPr>
          <w:rFonts w:eastAsia="Calibri" w:cs="Times New Roman"/>
        </w:rPr>
      </w:pPr>
    </w:p>
    <w:tbl>
      <w:tblPr>
        <w:tblW w:w="10080" w:type="dxa"/>
        <w:tblInd w:w="-5" w:type="dxa"/>
        <w:tblLayout w:type="fixed"/>
        <w:tblCellMar>
          <w:left w:w="29" w:type="dxa"/>
          <w:right w:w="29" w:type="dxa"/>
        </w:tblCellMar>
        <w:tblLook w:val="0000" w:firstRow="0" w:lastRow="0" w:firstColumn="0" w:lastColumn="0" w:noHBand="0" w:noVBand="0"/>
      </w:tblPr>
      <w:tblGrid>
        <w:gridCol w:w="754"/>
        <w:gridCol w:w="4284"/>
        <w:gridCol w:w="7"/>
        <w:gridCol w:w="4344"/>
        <w:gridCol w:w="691"/>
      </w:tblGrid>
      <w:tr w:rsidR="006B5A60" w:rsidRPr="00F82CC8" w14:paraId="1D868FD1" w14:textId="77777777" w:rsidTr="00E57FAE">
        <w:trPr>
          <w:trHeight w:val="20"/>
        </w:trPr>
        <w:tc>
          <w:tcPr>
            <w:tcW w:w="754" w:type="dxa"/>
            <w:tcBorders>
              <w:top w:val="single" w:sz="4" w:space="0" w:color="000000"/>
              <w:left w:val="single" w:sz="4" w:space="0" w:color="000000"/>
              <w:bottom w:val="single" w:sz="4" w:space="0" w:color="000000"/>
              <w:right w:val="single" w:sz="4" w:space="0" w:color="auto"/>
            </w:tcBorders>
          </w:tcPr>
          <w:p w14:paraId="531F9C89" w14:textId="31D09953" w:rsidR="006B5A60" w:rsidRPr="00741093" w:rsidRDefault="00E57FAE" w:rsidP="005D1E70">
            <w:pPr>
              <w:spacing w:after="0"/>
              <w:rPr>
                <w:rFonts w:eastAsia="Calibri" w:cs="Times New Roman"/>
                <w:w w:val="105"/>
              </w:rPr>
            </w:pPr>
            <w:r>
              <w:rPr>
                <w:rFonts w:eastAsia="Calibri" w:cs="Times New Roman"/>
                <w:w w:val="105"/>
              </w:rPr>
              <w:t>G9</w:t>
            </w:r>
          </w:p>
        </w:tc>
        <w:tc>
          <w:tcPr>
            <w:tcW w:w="4291" w:type="dxa"/>
            <w:gridSpan w:val="2"/>
            <w:tcBorders>
              <w:top w:val="single" w:sz="4" w:space="0" w:color="000000"/>
              <w:left w:val="single" w:sz="4" w:space="0" w:color="auto"/>
              <w:bottom w:val="single" w:sz="4" w:space="0" w:color="000000"/>
            </w:tcBorders>
          </w:tcPr>
          <w:p w14:paraId="7EC50776" w14:textId="38B46C35" w:rsidR="006B5A60" w:rsidRPr="00962095" w:rsidRDefault="006B5A60" w:rsidP="005D1E70">
            <w:pPr>
              <w:spacing w:after="0"/>
              <w:rPr>
                <w:color w:val="000000"/>
              </w:rPr>
            </w:pPr>
            <w:r w:rsidRPr="00962095">
              <w:rPr>
                <w:color w:val="000000"/>
              </w:rPr>
              <w:t>Are there rules about who can access and use the forest?</w:t>
            </w:r>
          </w:p>
        </w:tc>
        <w:tc>
          <w:tcPr>
            <w:tcW w:w="4344" w:type="dxa"/>
            <w:tcBorders>
              <w:top w:val="single" w:sz="4" w:space="0" w:color="000000"/>
              <w:bottom w:val="single" w:sz="4" w:space="0" w:color="000000"/>
              <w:right w:val="single" w:sz="18" w:space="0" w:color="000000"/>
            </w:tcBorders>
          </w:tcPr>
          <w:p w14:paraId="67BC35F2" w14:textId="77777777" w:rsidR="006B5A60" w:rsidRPr="00962095" w:rsidRDefault="006B5A60" w:rsidP="005D1E70">
            <w:pPr>
              <w:spacing w:after="0"/>
              <w:rPr>
                <w:color w:val="000000"/>
              </w:rPr>
            </w:pPr>
            <w:r w:rsidRPr="00962095">
              <w:rPr>
                <w:color w:val="000000"/>
              </w:rPr>
              <w:t>1=No</w:t>
            </w:r>
          </w:p>
          <w:p w14:paraId="3A6E7D53" w14:textId="77777777" w:rsidR="006B5A60" w:rsidRPr="00962095" w:rsidRDefault="006B5A60" w:rsidP="005D1E70">
            <w:pPr>
              <w:spacing w:after="0"/>
              <w:rPr>
                <w:color w:val="000000"/>
              </w:rPr>
            </w:pPr>
            <w:r w:rsidRPr="00962095">
              <w:rPr>
                <w:color w:val="000000"/>
              </w:rPr>
              <w:t>2=Yes</w:t>
            </w:r>
            <w:r w:rsidRPr="00962095" w:rsidDel="00226116">
              <w:rPr>
                <w:color w:val="000000"/>
              </w:rPr>
              <w:t xml:space="preserve"> </w:t>
            </w:r>
          </w:p>
          <w:p w14:paraId="3BCAAF05" w14:textId="77777777" w:rsidR="006B5A60" w:rsidRPr="00962095" w:rsidRDefault="006B5A60" w:rsidP="005D1E70">
            <w:pPr>
              <w:spacing w:after="0"/>
              <w:rPr>
                <w:color w:val="000000"/>
              </w:rPr>
            </w:pPr>
            <w:r w:rsidRPr="00962095">
              <w:rPr>
                <w:color w:val="000000"/>
              </w:rPr>
              <w:t>888=Don’t know</w:t>
            </w:r>
          </w:p>
          <w:p w14:paraId="69A932CC" w14:textId="77777777" w:rsidR="006B5A60" w:rsidRPr="00962095" w:rsidRDefault="006B5A60" w:rsidP="005D1E70">
            <w:pPr>
              <w:spacing w:after="0"/>
              <w:rPr>
                <w:color w:val="000000"/>
              </w:rPr>
            </w:pPr>
            <w:r w:rsidRPr="00962095">
              <w:rPr>
                <w:color w:val="000000"/>
              </w:rP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1B0EB01A" w14:textId="77777777" w:rsidR="006B5A60" w:rsidRPr="006F4E6D" w:rsidRDefault="006B5A60" w:rsidP="005D1E70">
            <w:pPr>
              <w:spacing w:after="0"/>
              <w:rPr>
                <w:rFonts w:eastAsia="Calibri" w:cs="Times New Roman"/>
                <w:i/>
                <w:color w:val="A6A6A6"/>
              </w:rPr>
            </w:pPr>
            <w:r w:rsidRPr="006F4E6D">
              <w:rPr>
                <w:rFonts w:eastAsia="Calibri" w:cs="Times New Roman"/>
                <w:i/>
                <w:color w:val="A6A6A6"/>
              </w:rPr>
              <w:t>(Code)</w:t>
            </w:r>
          </w:p>
        </w:tc>
      </w:tr>
      <w:tr w:rsidR="00962095" w:rsidRPr="00815557" w14:paraId="2003EFBE"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54" w:type="dxa"/>
            <w:tcBorders>
              <w:right w:val="single" w:sz="4" w:space="0" w:color="auto"/>
            </w:tcBorders>
          </w:tcPr>
          <w:p w14:paraId="2D7E4071" w14:textId="2A96D58D" w:rsidR="00962095" w:rsidRPr="00815557" w:rsidRDefault="00E57FAE" w:rsidP="005D1E70">
            <w:pPr>
              <w:spacing w:after="0"/>
            </w:pPr>
            <w:r>
              <w:t>G10</w:t>
            </w:r>
          </w:p>
        </w:tc>
        <w:tc>
          <w:tcPr>
            <w:tcW w:w="4284" w:type="dxa"/>
            <w:tcBorders>
              <w:left w:val="single" w:sz="4" w:space="0" w:color="auto"/>
              <w:right w:val="single" w:sz="18" w:space="0" w:color="000000"/>
            </w:tcBorders>
          </w:tcPr>
          <w:p w14:paraId="5F7AF46F" w14:textId="565DBD54" w:rsidR="00962095" w:rsidRPr="00962095" w:rsidRDefault="00962095" w:rsidP="00962095">
            <w:pPr>
              <w:spacing w:after="0"/>
              <w:rPr>
                <w:color w:val="000000"/>
              </w:rPr>
            </w:pPr>
            <w:r w:rsidRPr="00962095">
              <w:rPr>
                <w:color w:val="000000"/>
              </w:rPr>
              <w:t xml:space="preserve">Who can access this forest for </w:t>
            </w:r>
            <w:commentRangeStart w:id="530"/>
            <w:r w:rsidRPr="00962095">
              <w:rPr>
                <w:color w:val="000000"/>
              </w:rPr>
              <w:t>non-consumptive</w:t>
            </w:r>
            <w:ins w:id="531" w:author="Stickler, Mercedes M. (E3/LTRM)" w:date="2014-09-22T18:12:00Z">
              <w:r w:rsidR="0049321A">
                <w:rPr>
                  <w:color w:val="000000"/>
                </w:rPr>
                <w:t xml:space="preserve"> </w:t>
              </w:r>
              <w:commentRangeEnd w:id="530"/>
              <w:r w:rsidR="0049321A">
                <w:rPr>
                  <w:rStyle w:val="CommentReference"/>
                </w:rPr>
                <w:commentReference w:id="530"/>
              </w:r>
              <w:r w:rsidR="0049321A">
                <w:rPr>
                  <w:color w:val="000000"/>
                </w:rPr>
                <w:t>uses</w:t>
              </w:r>
            </w:ins>
            <w:r w:rsidRPr="00962095">
              <w:rPr>
                <w:color w:val="000000"/>
              </w:rPr>
              <w:t xml:space="preserve">?  </w:t>
            </w:r>
          </w:p>
        </w:tc>
        <w:tc>
          <w:tcPr>
            <w:tcW w:w="5042" w:type="dxa"/>
            <w:gridSpan w:val="3"/>
            <w:tcBorders>
              <w:top w:val="single" w:sz="18" w:space="0" w:color="000000"/>
              <w:left w:val="single" w:sz="18" w:space="0" w:color="000000"/>
              <w:bottom w:val="single" w:sz="18" w:space="0" w:color="000000"/>
              <w:right w:val="single" w:sz="18" w:space="0" w:color="000000"/>
            </w:tcBorders>
          </w:tcPr>
          <w:p w14:paraId="0B0027CF" w14:textId="77777777" w:rsidR="00962095" w:rsidRPr="00815557" w:rsidRDefault="00962095" w:rsidP="005D1E70">
            <w:pPr>
              <w:spacing w:after="0"/>
              <w:rPr>
                <w:w w:val="105"/>
              </w:rPr>
            </w:pPr>
            <w:r w:rsidRPr="00815557">
              <w:rPr>
                <w:i/>
                <w:color w:val="A6A6A6" w:themeColor="background1" w:themeShade="A6"/>
              </w:rPr>
              <w:t>(Text)</w:t>
            </w:r>
          </w:p>
        </w:tc>
      </w:tr>
      <w:tr w:rsidR="00962095" w:rsidRPr="00815557" w14:paraId="54681EE2" w14:textId="77777777" w:rsidTr="00E57FA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54" w:type="dxa"/>
            <w:tcBorders>
              <w:top w:val="single" w:sz="4" w:space="0" w:color="000000"/>
              <w:left w:val="single" w:sz="4" w:space="0" w:color="auto"/>
              <w:bottom w:val="single" w:sz="4" w:space="0" w:color="000000"/>
              <w:right w:val="single" w:sz="4" w:space="0" w:color="auto"/>
            </w:tcBorders>
          </w:tcPr>
          <w:p w14:paraId="109DB3EF" w14:textId="778B583D" w:rsidR="00962095" w:rsidRPr="00815557" w:rsidRDefault="00E57FAE" w:rsidP="005D1E70">
            <w:pPr>
              <w:spacing w:after="0"/>
            </w:pPr>
            <w:r>
              <w:t>G11</w:t>
            </w:r>
          </w:p>
        </w:tc>
        <w:tc>
          <w:tcPr>
            <w:tcW w:w="4284" w:type="dxa"/>
            <w:tcBorders>
              <w:top w:val="single" w:sz="4" w:space="0" w:color="000000"/>
              <w:left w:val="single" w:sz="4" w:space="0" w:color="auto"/>
              <w:bottom w:val="single" w:sz="4" w:space="0" w:color="000000"/>
              <w:right w:val="single" w:sz="18" w:space="0" w:color="000000"/>
            </w:tcBorders>
          </w:tcPr>
          <w:p w14:paraId="0D0C9951" w14:textId="653528B7" w:rsidR="00962095" w:rsidRPr="00962095" w:rsidRDefault="00962095" w:rsidP="00962095">
            <w:pPr>
              <w:spacing w:after="0"/>
              <w:rPr>
                <w:color w:val="000000"/>
              </w:rPr>
            </w:pPr>
            <w:r w:rsidRPr="00962095">
              <w:rPr>
                <w:color w:val="000000"/>
              </w:rPr>
              <w:t>Who can access this forest for consumptive</w:t>
            </w:r>
            <w:ins w:id="532" w:author="Stickler, Mercedes M. (E3/LTRM)" w:date="2014-09-22T18:12:00Z">
              <w:r w:rsidR="0049321A">
                <w:rPr>
                  <w:color w:val="000000"/>
                </w:rPr>
                <w:t xml:space="preserve"> uses</w:t>
              </w:r>
            </w:ins>
            <w:r w:rsidRPr="00962095">
              <w:rPr>
                <w:color w:val="000000"/>
              </w:rPr>
              <w:t xml:space="preserve">?  </w:t>
            </w:r>
          </w:p>
        </w:tc>
        <w:tc>
          <w:tcPr>
            <w:tcW w:w="5042" w:type="dxa"/>
            <w:gridSpan w:val="3"/>
            <w:tcBorders>
              <w:top w:val="single" w:sz="18" w:space="0" w:color="000000"/>
              <w:left w:val="single" w:sz="18" w:space="0" w:color="000000"/>
              <w:bottom w:val="single" w:sz="18" w:space="0" w:color="000000"/>
              <w:right w:val="single" w:sz="18" w:space="0" w:color="000000"/>
            </w:tcBorders>
          </w:tcPr>
          <w:p w14:paraId="37626276" w14:textId="77777777" w:rsidR="00962095" w:rsidRPr="00962095" w:rsidRDefault="00962095" w:rsidP="005D1E70">
            <w:pPr>
              <w:spacing w:after="0"/>
              <w:rPr>
                <w:i/>
                <w:color w:val="A6A6A6" w:themeColor="background1" w:themeShade="A6"/>
              </w:rPr>
            </w:pPr>
            <w:r w:rsidRPr="00815557">
              <w:rPr>
                <w:i/>
                <w:color w:val="A6A6A6" w:themeColor="background1" w:themeShade="A6"/>
              </w:rPr>
              <w:t>(Text)</w:t>
            </w:r>
          </w:p>
        </w:tc>
      </w:tr>
      <w:tr w:rsidR="00962095" w:rsidRPr="00F82CC8" w14:paraId="5DBEF251" w14:textId="77777777" w:rsidTr="00E57FAE">
        <w:trPr>
          <w:trHeight w:val="20"/>
        </w:trPr>
        <w:tc>
          <w:tcPr>
            <w:tcW w:w="754" w:type="dxa"/>
            <w:tcBorders>
              <w:top w:val="single" w:sz="4" w:space="0" w:color="000000"/>
              <w:left w:val="single" w:sz="4" w:space="0" w:color="000000"/>
              <w:bottom w:val="single" w:sz="4" w:space="0" w:color="000000"/>
              <w:right w:val="single" w:sz="4" w:space="0" w:color="auto"/>
            </w:tcBorders>
          </w:tcPr>
          <w:p w14:paraId="219C7B7A" w14:textId="37C50A15" w:rsidR="00962095" w:rsidRPr="00741093" w:rsidRDefault="00E57FAE" w:rsidP="005D1E70">
            <w:pPr>
              <w:spacing w:after="0"/>
              <w:rPr>
                <w:rFonts w:eastAsia="Calibri" w:cs="Times New Roman"/>
                <w:w w:val="105"/>
              </w:rPr>
            </w:pPr>
            <w:r>
              <w:rPr>
                <w:rFonts w:eastAsia="Calibri" w:cs="Times New Roman"/>
                <w:w w:val="105"/>
              </w:rPr>
              <w:t>G12</w:t>
            </w:r>
          </w:p>
        </w:tc>
        <w:tc>
          <w:tcPr>
            <w:tcW w:w="4291" w:type="dxa"/>
            <w:gridSpan w:val="2"/>
            <w:tcBorders>
              <w:top w:val="single" w:sz="4" w:space="0" w:color="000000"/>
              <w:left w:val="single" w:sz="4" w:space="0" w:color="auto"/>
              <w:bottom w:val="single" w:sz="4" w:space="0" w:color="000000"/>
            </w:tcBorders>
          </w:tcPr>
          <w:p w14:paraId="0B39C267" w14:textId="2396ABCB" w:rsidR="00962095" w:rsidRPr="00962095" w:rsidRDefault="00962095" w:rsidP="005D1E70">
            <w:pPr>
              <w:spacing w:after="0"/>
              <w:rPr>
                <w:color w:val="000000"/>
              </w:rPr>
            </w:pPr>
            <w:r w:rsidRPr="00962095">
              <w:rPr>
                <w:color w:val="000000"/>
              </w:rPr>
              <w:t>Are there rules about when people can access and use the forest?</w:t>
            </w:r>
          </w:p>
        </w:tc>
        <w:tc>
          <w:tcPr>
            <w:tcW w:w="4344" w:type="dxa"/>
            <w:tcBorders>
              <w:top w:val="single" w:sz="4" w:space="0" w:color="000000"/>
              <w:bottom w:val="single" w:sz="4" w:space="0" w:color="000000"/>
              <w:right w:val="single" w:sz="18" w:space="0" w:color="000000"/>
            </w:tcBorders>
          </w:tcPr>
          <w:p w14:paraId="41E39D0B" w14:textId="5BC3151A" w:rsidR="00962095" w:rsidRPr="00962095" w:rsidRDefault="00DA40EB" w:rsidP="005D1E70">
            <w:pPr>
              <w:spacing w:after="0"/>
              <w:rPr>
                <w:color w:val="000000"/>
              </w:rPr>
            </w:pPr>
            <w:ins w:id="533" w:author="Aleta Haflett" w:date="2014-11-04T16:22:00Z">
              <w:r>
                <w:rPr>
                  <w:color w:val="000000"/>
                </w:rPr>
                <w:t>0</w:t>
              </w:r>
            </w:ins>
            <w:r w:rsidR="00962095" w:rsidRPr="00962095">
              <w:rPr>
                <w:color w:val="000000"/>
              </w:rPr>
              <w:t>=No</w:t>
            </w:r>
          </w:p>
          <w:p w14:paraId="540C8E9B" w14:textId="660D6B86" w:rsidR="00962095" w:rsidRPr="00962095" w:rsidRDefault="00DA40EB" w:rsidP="005D1E70">
            <w:pPr>
              <w:spacing w:after="0"/>
              <w:rPr>
                <w:color w:val="000000"/>
              </w:rPr>
            </w:pPr>
            <w:ins w:id="534" w:author="Aleta Haflett" w:date="2014-11-04T16:22:00Z">
              <w:r>
                <w:rPr>
                  <w:color w:val="000000"/>
                </w:rPr>
                <w:t>1</w:t>
              </w:r>
            </w:ins>
            <w:r w:rsidR="00962095" w:rsidRPr="00962095">
              <w:rPr>
                <w:color w:val="000000"/>
              </w:rPr>
              <w:t>=Yes</w:t>
            </w:r>
            <w:r w:rsidR="00962095" w:rsidRPr="00962095" w:rsidDel="00226116">
              <w:rPr>
                <w:color w:val="000000"/>
              </w:rPr>
              <w:t xml:space="preserve"> </w:t>
            </w:r>
          </w:p>
          <w:p w14:paraId="00C7A176" w14:textId="77777777" w:rsidR="00962095" w:rsidRPr="00962095" w:rsidRDefault="00962095" w:rsidP="005D1E70">
            <w:pPr>
              <w:spacing w:after="0"/>
              <w:rPr>
                <w:color w:val="000000"/>
              </w:rPr>
            </w:pPr>
            <w:r w:rsidRPr="00962095">
              <w:rPr>
                <w:color w:val="000000"/>
              </w:rPr>
              <w:t>888=Don’t know</w:t>
            </w:r>
          </w:p>
          <w:p w14:paraId="0589D47B" w14:textId="77777777" w:rsidR="00962095" w:rsidRPr="00962095" w:rsidRDefault="00962095" w:rsidP="005D1E70">
            <w:pPr>
              <w:spacing w:after="0"/>
              <w:rPr>
                <w:color w:val="000000"/>
              </w:rPr>
            </w:pPr>
            <w:r w:rsidRPr="00962095">
              <w:rPr>
                <w:color w:val="000000"/>
              </w:rPr>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13A93766" w14:textId="77777777" w:rsidR="00962095" w:rsidRPr="006F4E6D" w:rsidRDefault="00962095" w:rsidP="005D1E70">
            <w:pPr>
              <w:spacing w:after="0"/>
              <w:rPr>
                <w:rFonts w:eastAsia="Calibri" w:cs="Times New Roman"/>
                <w:i/>
                <w:color w:val="A6A6A6"/>
              </w:rPr>
            </w:pPr>
            <w:r w:rsidRPr="006F4E6D">
              <w:rPr>
                <w:rFonts w:eastAsia="Calibri" w:cs="Times New Roman"/>
                <w:i/>
                <w:color w:val="A6A6A6"/>
              </w:rPr>
              <w:t>(Code)</w:t>
            </w:r>
          </w:p>
        </w:tc>
      </w:tr>
      <w:tr w:rsidR="00DA40EB" w:rsidRPr="00F82CC8" w14:paraId="5E5E66C3" w14:textId="77777777" w:rsidTr="00E57FAE">
        <w:trPr>
          <w:trHeight w:val="20"/>
          <w:ins w:id="535"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4D775FAC" w14:textId="1D208D17" w:rsidR="00DA40EB" w:rsidRPr="00741093" w:rsidRDefault="00E57FAE" w:rsidP="005D1E70">
            <w:pPr>
              <w:spacing w:after="0"/>
              <w:rPr>
                <w:ins w:id="536" w:author="Aleta Haflett" w:date="2014-11-04T16:16:00Z"/>
                <w:rFonts w:eastAsia="Calibri" w:cs="Times New Roman"/>
                <w:w w:val="105"/>
              </w:rPr>
            </w:pPr>
            <w:r>
              <w:rPr>
                <w:rFonts w:eastAsia="Calibri" w:cs="Times New Roman"/>
                <w:w w:val="105"/>
              </w:rPr>
              <w:t>G13</w:t>
            </w:r>
          </w:p>
        </w:tc>
        <w:tc>
          <w:tcPr>
            <w:tcW w:w="4291" w:type="dxa"/>
            <w:gridSpan w:val="2"/>
            <w:tcBorders>
              <w:top w:val="single" w:sz="4" w:space="0" w:color="000000"/>
              <w:left w:val="single" w:sz="4" w:space="0" w:color="auto"/>
              <w:bottom w:val="single" w:sz="4" w:space="0" w:color="000000"/>
            </w:tcBorders>
          </w:tcPr>
          <w:p w14:paraId="779E1888" w14:textId="78FC304C" w:rsidR="00DA40EB" w:rsidRPr="00DA40EB" w:rsidRDefault="00DA40EB" w:rsidP="005D1E70">
            <w:pPr>
              <w:spacing w:after="0"/>
              <w:rPr>
                <w:ins w:id="537" w:author="Aleta Haflett" w:date="2014-11-04T16:16:00Z"/>
                <w:color w:val="000000"/>
              </w:rPr>
            </w:pPr>
            <w:ins w:id="538" w:author="Aleta Haflett" w:date="2014-11-04T16:18:00Z">
              <w:r>
                <w:rPr>
                  <w:color w:val="000000"/>
                </w:rPr>
                <w:t xml:space="preserve">Are there </w:t>
              </w:r>
              <w:r>
                <w:rPr>
                  <w:b/>
                  <w:color w:val="000000"/>
                </w:rPr>
                <w:t xml:space="preserve">customary </w:t>
              </w:r>
              <w:r>
                <w:rPr>
                  <w:color w:val="000000"/>
                </w:rPr>
                <w:t xml:space="preserve">rules regulating forest use by members of the community? </w:t>
              </w:r>
            </w:ins>
          </w:p>
        </w:tc>
        <w:tc>
          <w:tcPr>
            <w:tcW w:w="4344" w:type="dxa"/>
            <w:tcBorders>
              <w:top w:val="single" w:sz="4" w:space="0" w:color="000000"/>
              <w:bottom w:val="single" w:sz="4" w:space="0" w:color="000000"/>
              <w:right w:val="single" w:sz="18" w:space="0" w:color="000000"/>
            </w:tcBorders>
          </w:tcPr>
          <w:p w14:paraId="64DC50EE" w14:textId="77777777" w:rsidR="00DA40EB" w:rsidRDefault="00DA40EB" w:rsidP="005D1E70">
            <w:pPr>
              <w:spacing w:after="0"/>
              <w:rPr>
                <w:ins w:id="539" w:author="Aleta Haflett" w:date="2014-11-04T16:20:00Z"/>
                <w:color w:val="000000"/>
              </w:rPr>
            </w:pPr>
            <w:ins w:id="540" w:author="Aleta Haflett" w:date="2014-11-04T16:20:00Z">
              <w:r>
                <w:rPr>
                  <w:color w:val="000000"/>
                </w:rPr>
                <w:t>1=Yes, clear rules exist</w:t>
              </w:r>
            </w:ins>
          </w:p>
          <w:p w14:paraId="37807DF7" w14:textId="77777777" w:rsidR="00DA40EB" w:rsidRDefault="00DA40EB" w:rsidP="005D1E70">
            <w:pPr>
              <w:spacing w:after="0"/>
              <w:rPr>
                <w:ins w:id="541" w:author="Aleta Haflett" w:date="2014-11-04T16:21:00Z"/>
                <w:color w:val="000000"/>
              </w:rPr>
            </w:pPr>
            <w:ins w:id="542" w:author="Aleta Haflett" w:date="2014-11-04T16:21:00Z">
              <w:r>
                <w:rPr>
                  <w:color w:val="000000"/>
                </w:rPr>
                <w:t>2-Yes, but rules are vague</w:t>
              </w:r>
            </w:ins>
          </w:p>
          <w:p w14:paraId="0F72B641" w14:textId="77777777" w:rsidR="00DA40EB" w:rsidRDefault="00DA40EB" w:rsidP="005D1E70">
            <w:pPr>
              <w:spacing w:after="0"/>
              <w:rPr>
                <w:ins w:id="543" w:author="Aleta Haflett" w:date="2014-11-04T16:21:00Z"/>
                <w:color w:val="000000"/>
              </w:rPr>
            </w:pPr>
            <w:ins w:id="544" w:author="Aleta Haflett" w:date="2014-11-04T16:21:00Z">
              <w:r>
                <w:rPr>
                  <w:color w:val="000000"/>
                </w:rPr>
                <w:t>3=None/very few</w:t>
              </w:r>
            </w:ins>
          </w:p>
          <w:p w14:paraId="07200B73" w14:textId="7FD36C5F" w:rsidR="00DA40EB" w:rsidRPr="00962095" w:rsidRDefault="00DA40EB" w:rsidP="005D1E70">
            <w:pPr>
              <w:spacing w:after="0"/>
              <w:rPr>
                <w:ins w:id="545" w:author="Aleta Haflett" w:date="2014-11-04T16:16:00Z"/>
                <w:color w:val="000000"/>
              </w:rPr>
            </w:pPr>
            <w:ins w:id="546" w:author="Aleta Haflett" w:date="2014-11-04T16:21:00Z">
              <w:r>
                <w:rPr>
                  <w:color w:val="000000"/>
                </w:rPr>
                <w:t>888= Don’t know</w:t>
              </w:r>
            </w:ins>
          </w:p>
        </w:tc>
        <w:tc>
          <w:tcPr>
            <w:tcW w:w="691" w:type="dxa"/>
            <w:tcBorders>
              <w:top w:val="single" w:sz="18" w:space="0" w:color="000000"/>
              <w:left w:val="single" w:sz="18" w:space="0" w:color="000000"/>
              <w:bottom w:val="single" w:sz="18" w:space="0" w:color="000000"/>
              <w:right w:val="single" w:sz="18" w:space="0" w:color="000000"/>
            </w:tcBorders>
          </w:tcPr>
          <w:p w14:paraId="7363FFEF" w14:textId="77777777" w:rsidR="00DA40EB" w:rsidRPr="006F4E6D" w:rsidRDefault="00DA40EB" w:rsidP="005D1E70">
            <w:pPr>
              <w:spacing w:after="0"/>
              <w:rPr>
                <w:ins w:id="547" w:author="Aleta Haflett" w:date="2014-11-04T16:16:00Z"/>
                <w:rFonts w:eastAsia="Calibri" w:cs="Times New Roman"/>
                <w:i/>
                <w:color w:val="A6A6A6"/>
              </w:rPr>
            </w:pPr>
          </w:p>
        </w:tc>
      </w:tr>
      <w:tr w:rsidR="00DA40EB" w:rsidRPr="00F82CC8" w14:paraId="41F3BDDE" w14:textId="77777777" w:rsidTr="00E57FAE">
        <w:trPr>
          <w:trHeight w:val="20"/>
          <w:ins w:id="548"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3A51EFC9" w14:textId="04D16D72" w:rsidR="00DA40EB" w:rsidRPr="00741093" w:rsidRDefault="00E57FAE" w:rsidP="005D1E70">
            <w:pPr>
              <w:spacing w:after="0"/>
              <w:rPr>
                <w:ins w:id="549" w:author="Aleta Haflett" w:date="2014-11-04T16:16:00Z"/>
                <w:rFonts w:eastAsia="Calibri" w:cs="Times New Roman"/>
                <w:w w:val="105"/>
              </w:rPr>
            </w:pPr>
            <w:r>
              <w:rPr>
                <w:rFonts w:eastAsia="Calibri" w:cs="Times New Roman"/>
                <w:w w:val="105"/>
              </w:rPr>
              <w:t>G14</w:t>
            </w:r>
          </w:p>
        </w:tc>
        <w:tc>
          <w:tcPr>
            <w:tcW w:w="4291" w:type="dxa"/>
            <w:gridSpan w:val="2"/>
            <w:tcBorders>
              <w:top w:val="single" w:sz="4" w:space="0" w:color="000000"/>
              <w:left w:val="single" w:sz="4" w:space="0" w:color="auto"/>
              <w:bottom w:val="single" w:sz="4" w:space="0" w:color="000000"/>
            </w:tcBorders>
          </w:tcPr>
          <w:p w14:paraId="7468CE67" w14:textId="76FD3D30" w:rsidR="00DA40EB" w:rsidRPr="00DA40EB" w:rsidRDefault="00DA40EB" w:rsidP="005D1E70">
            <w:pPr>
              <w:spacing w:after="0"/>
              <w:rPr>
                <w:ins w:id="550" w:author="Aleta Haflett" w:date="2014-11-04T16:16:00Z"/>
                <w:color w:val="000000"/>
              </w:rPr>
            </w:pPr>
            <w:ins w:id="551" w:author="Aleta Haflett" w:date="2014-11-04T16:19:00Z">
              <w:r>
                <w:rPr>
                  <w:color w:val="000000"/>
                </w:rPr>
                <w:t xml:space="preserve">Are the </w:t>
              </w:r>
              <w:r>
                <w:rPr>
                  <w:b/>
                  <w:color w:val="000000"/>
                </w:rPr>
                <w:t xml:space="preserve">customary </w:t>
              </w:r>
              <w:r>
                <w:rPr>
                  <w:color w:val="000000"/>
                </w:rPr>
                <w:t xml:space="preserve">rules regarding forest use enforced/respected by the community members? </w:t>
              </w:r>
            </w:ins>
          </w:p>
        </w:tc>
        <w:tc>
          <w:tcPr>
            <w:tcW w:w="4344" w:type="dxa"/>
            <w:tcBorders>
              <w:top w:val="single" w:sz="4" w:space="0" w:color="000000"/>
              <w:bottom w:val="single" w:sz="4" w:space="0" w:color="000000"/>
              <w:right w:val="single" w:sz="18" w:space="0" w:color="000000"/>
            </w:tcBorders>
          </w:tcPr>
          <w:p w14:paraId="5E2A25E4" w14:textId="77777777" w:rsidR="00DA40EB" w:rsidRDefault="00DA40EB" w:rsidP="005D1E70">
            <w:pPr>
              <w:spacing w:after="0"/>
              <w:rPr>
                <w:ins w:id="552" w:author="Aleta Haflett" w:date="2014-11-04T16:22:00Z"/>
                <w:color w:val="000000"/>
              </w:rPr>
            </w:pPr>
            <w:ins w:id="553" w:author="Aleta Haflett" w:date="2014-11-04T16:22:00Z">
              <w:r>
                <w:rPr>
                  <w:color w:val="000000"/>
                </w:rPr>
                <w:t>1=Yes, by everyone</w:t>
              </w:r>
            </w:ins>
          </w:p>
          <w:p w14:paraId="21B2FF53" w14:textId="77777777" w:rsidR="00DA40EB" w:rsidRDefault="00DA40EB" w:rsidP="005D1E70">
            <w:pPr>
              <w:spacing w:after="0"/>
              <w:rPr>
                <w:ins w:id="554" w:author="Aleta Haflett" w:date="2014-11-04T16:22:00Z"/>
                <w:color w:val="000000"/>
              </w:rPr>
            </w:pPr>
            <w:ins w:id="555" w:author="Aleta Haflett" w:date="2014-11-04T16:22:00Z">
              <w:r>
                <w:rPr>
                  <w:color w:val="000000"/>
                </w:rPr>
                <w:t>2=Yes, to a certain extent or by some community members</w:t>
              </w:r>
            </w:ins>
          </w:p>
          <w:p w14:paraId="0C9ED0A5" w14:textId="77777777" w:rsidR="00DA40EB" w:rsidRDefault="00DA40EB" w:rsidP="005D1E70">
            <w:pPr>
              <w:spacing w:after="0"/>
              <w:rPr>
                <w:ins w:id="556" w:author="Aleta Haflett" w:date="2014-11-04T16:23:00Z"/>
                <w:color w:val="000000"/>
              </w:rPr>
            </w:pPr>
            <w:ins w:id="557" w:author="Aleta Haflett" w:date="2014-11-04T16:23:00Z">
              <w:r>
                <w:rPr>
                  <w:color w:val="000000"/>
                </w:rPr>
                <w:t>3=No/very little</w:t>
              </w:r>
            </w:ins>
          </w:p>
          <w:p w14:paraId="5EBA3CD1" w14:textId="77777777" w:rsidR="00DA40EB" w:rsidRDefault="00DA40EB" w:rsidP="005D1E70">
            <w:pPr>
              <w:spacing w:after="0"/>
              <w:rPr>
                <w:ins w:id="558" w:author="Aleta Haflett" w:date="2014-11-04T16:24:00Z"/>
                <w:color w:val="000000"/>
              </w:rPr>
            </w:pPr>
            <w:ins w:id="559" w:author="Aleta Haflett" w:date="2014-11-04T16:23:00Z">
              <w:r>
                <w:rPr>
                  <w:color w:val="000000"/>
                </w:rPr>
                <w:t>4=No particular rules exist</w:t>
              </w:r>
            </w:ins>
          </w:p>
          <w:p w14:paraId="73C34432" w14:textId="4C536F80" w:rsidR="00DA40EB" w:rsidRPr="00962095" w:rsidRDefault="00DA40EB" w:rsidP="005D1E70">
            <w:pPr>
              <w:spacing w:after="0"/>
              <w:rPr>
                <w:ins w:id="560" w:author="Aleta Haflett" w:date="2014-11-04T16:16:00Z"/>
                <w:color w:val="000000"/>
              </w:rPr>
            </w:pPr>
            <w:ins w:id="561" w:author="Aleta Haflett" w:date="2014-11-04T16:24:00Z">
              <w:r>
                <w:rPr>
                  <w:color w:val="000000"/>
                </w:rPr>
                <w:t>888=Don’t know</w:t>
              </w:r>
            </w:ins>
          </w:p>
        </w:tc>
        <w:tc>
          <w:tcPr>
            <w:tcW w:w="691" w:type="dxa"/>
            <w:tcBorders>
              <w:top w:val="single" w:sz="18" w:space="0" w:color="000000"/>
              <w:left w:val="single" w:sz="18" w:space="0" w:color="000000"/>
              <w:bottom w:val="single" w:sz="18" w:space="0" w:color="000000"/>
              <w:right w:val="single" w:sz="18" w:space="0" w:color="000000"/>
            </w:tcBorders>
          </w:tcPr>
          <w:p w14:paraId="251C18E5" w14:textId="77777777" w:rsidR="00DA40EB" w:rsidRPr="006F4E6D" w:rsidRDefault="00DA40EB" w:rsidP="005D1E70">
            <w:pPr>
              <w:spacing w:after="0"/>
              <w:rPr>
                <w:ins w:id="562" w:author="Aleta Haflett" w:date="2014-11-04T16:16:00Z"/>
                <w:rFonts w:eastAsia="Calibri" w:cs="Times New Roman"/>
                <w:i/>
                <w:color w:val="A6A6A6"/>
              </w:rPr>
            </w:pPr>
          </w:p>
        </w:tc>
      </w:tr>
      <w:tr w:rsidR="00DA40EB" w:rsidRPr="00F82CC8" w14:paraId="067CC3C8" w14:textId="77777777" w:rsidTr="00E57FAE">
        <w:trPr>
          <w:trHeight w:val="20"/>
          <w:ins w:id="563"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182D61D2" w14:textId="716069D4" w:rsidR="00DA40EB" w:rsidRPr="00741093" w:rsidRDefault="00E57FAE" w:rsidP="005D1E70">
            <w:pPr>
              <w:spacing w:after="0"/>
              <w:rPr>
                <w:ins w:id="564" w:author="Aleta Haflett" w:date="2014-11-04T16:16:00Z"/>
                <w:rFonts w:eastAsia="Calibri" w:cs="Times New Roman"/>
                <w:w w:val="105"/>
              </w:rPr>
            </w:pPr>
            <w:r>
              <w:rPr>
                <w:rFonts w:eastAsia="Calibri" w:cs="Times New Roman"/>
                <w:w w:val="105"/>
              </w:rPr>
              <w:t>G15</w:t>
            </w:r>
          </w:p>
        </w:tc>
        <w:tc>
          <w:tcPr>
            <w:tcW w:w="4291" w:type="dxa"/>
            <w:gridSpan w:val="2"/>
            <w:tcBorders>
              <w:top w:val="single" w:sz="4" w:space="0" w:color="000000"/>
              <w:left w:val="single" w:sz="4" w:space="0" w:color="auto"/>
              <w:bottom w:val="single" w:sz="4" w:space="0" w:color="000000"/>
            </w:tcBorders>
          </w:tcPr>
          <w:p w14:paraId="200E676B" w14:textId="6C2155C4" w:rsidR="00DA40EB" w:rsidRPr="00962095" w:rsidRDefault="00DA40EB" w:rsidP="005D1E70">
            <w:pPr>
              <w:spacing w:after="0"/>
              <w:rPr>
                <w:ins w:id="565" w:author="Aleta Haflett" w:date="2014-11-04T16:16:00Z"/>
                <w:color w:val="000000"/>
              </w:rPr>
            </w:pPr>
            <w:ins w:id="566" w:author="Aleta Haflett" w:date="2014-11-04T16:19:00Z">
              <w:r>
                <w:rPr>
                  <w:color w:val="000000"/>
                </w:rPr>
                <w:t xml:space="preserve">Is there a forest area that is specifically conserved/protected by the community members? </w:t>
              </w:r>
            </w:ins>
          </w:p>
        </w:tc>
        <w:tc>
          <w:tcPr>
            <w:tcW w:w="4344" w:type="dxa"/>
            <w:tcBorders>
              <w:top w:val="single" w:sz="4" w:space="0" w:color="000000"/>
              <w:bottom w:val="single" w:sz="4" w:space="0" w:color="000000"/>
              <w:right w:val="single" w:sz="18" w:space="0" w:color="000000"/>
            </w:tcBorders>
          </w:tcPr>
          <w:p w14:paraId="16ABE4C3" w14:textId="77777777" w:rsidR="00DA40EB" w:rsidRDefault="00DA40EB" w:rsidP="005D1E70">
            <w:pPr>
              <w:spacing w:after="0"/>
              <w:rPr>
                <w:ins w:id="567" w:author="Aleta Haflett" w:date="2014-11-04T16:24:00Z"/>
                <w:color w:val="000000"/>
              </w:rPr>
            </w:pPr>
            <w:ins w:id="568" w:author="Aleta Haflett" w:date="2014-11-04T16:24:00Z">
              <w:r>
                <w:rPr>
                  <w:color w:val="000000"/>
                </w:rPr>
                <w:t xml:space="preserve">1=Yes, for spiritual, ceremonial, or graveyard purposes </w:t>
              </w:r>
            </w:ins>
          </w:p>
          <w:p w14:paraId="05B671CC" w14:textId="77777777" w:rsidR="00DA40EB" w:rsidRDefault="00DA40EB" w:rsidP="005D1E70">
            <w:pPr>
              <w:spacing w:after="0"/>
              <w:rPr>
                <w:ins w:id="569" w:author="Aleta Haflett" w:date="2014-11-04T16:24:00Z"/>
                <w:color w:val="000000"/>
              </w:rPr>
            </w:pPr>
            <w:ins w:id="570" w:author="Aleta Haflett" w:date="2014-11-04T16:24:00Z">
              <w:r>
                <w:rPr>
                  <w:color w:val="000000"/>
                </w:rPr>
                <w:t xml:space="preserve">2=Yes, for collection of traditional medicine or other specific collection purposes </w:t>
              </w:r>
            </w:ins>
          </w:p>
          <w:p w14:paraId="60D3CC89" w14:textId="77777777" w:rsidR="00DA40EB" w:rsidRDefault="00DA40EB" w:rsidP="005D1E70">
            <w:pPr>
              <w:spacing w:after="0"/>
              <w:rPr>
                <w:ins w:id="571" w:author="Aleta Haflett" w:date="2014-11-04T16:25:00Z"/>
                <w:color w:val="000000"/>
              </w:rPr>
            </w:pPr>
            <w:ins w:id="572" w:author="Aleta Haflett" w:date="2014-11-04T16:25:00Z">
              <w:r>
                <w:rPr>
                  <w:color w:val="000000"/>
                </w:rPr>
                <w:t>3=Yes, for environmental  or production sustainability reasons</w:t>
              </w:r>
            </w:ins>
          </w:p>
          <w:p w14:paraId="05DBD575" w14:textId="77777777" w:rsidR="00DA40EB" w:rsidRDefault="00DA40EB" w:rsidP="005D1E70">
            <w:pPr>
              <w:spacing w:after="0"/>
              <w:rPr>
                <w:ins w:id="573" w:author="Aleta Haflett" w:date="2014-11-04T16:25:00Z"/>
                <w:color w:val="000000"/>
              </w:rPr>
            </w:pPr>
            <w:ins w:id="574" w:author="Aleta Haflett" w:date="2014-11-04T16:25:00Z">
              <w:r>
                <w:rPr>
                  <w:color w:val="000000"/>
                </w:rPr>
                <w:t>4=Yes, for other reasons</w:t>
              </w:r>
            </w:ins>
          </w:p>
          <w:p w14:paraId="3FFF5B0F" w14:textId="77777777" w:rsidR="00DA40EB" w:rsidRDefault="00DA40EB" w:rsidP="005D1E70">
            <w:pPr>
              <w:spacing w:after="0"/>
              <w:rPr>
                <w:ins w:id="575" w:author="Aleta Haflett" w:date="2014-11-04T16:25:00Z"/>
                <w:color w:val="000000"/>
              </w:rPr>
            </w:pPr>
            <w:ins w:id="576" w:author="Aleta Haflett" w:date="2014-11-04T16:25:00Z">
              <w:r>
                <w:rPr>
                  <w:color w:val="000000"/>
                </w:rPr>
                <w:t>5=No, community is not specifically protecting any area</w:t>
              </w:r>
            </w:ins>
          </w:p>
          <w:p w14:paraId="63A23B33" w14:textId="2A7E664D" w:rsidR="00DA40EB" w:rsidRPr="00962095" w:rsidRDefault="00DA40EB" w:rsidP="005D1E70">
            <w:pPr>
              <w:spacing w:after="0"/>
              <w:rPr>
                <w:ins w:id="577" w:author="Aleta Haflett" w:date="2014-11-04T16:16:00Z"/>
                <w:color w:val="000000"/>
              </w:rPr>
            </w:pPr>
            <w:ins w:id="578" w:author="Aleta Haflett" w:date="2014-11-04T16:25:00Z">
              <w:r>
                <w:rPr>
                  <w:color w:val="000000"/>
                </w:rPr>
                <w:t>888=Don’t know</w:t>
              </w:r>
            </w:ins>
          </w:p>
        </w:tc>
        <w:tc>
          <w:tcPr>
            <w:tcW w:w="691" w:type="dxa"/>
            <w:tcBorders>
              <w:top w:val="single" w:sz="18" w:space="0" w:color="000000"/>
              <w:left w:val="single" w:sz="18" w:space="0" w:color="000000"/>
              <w:bottom w:val="single" w:sz="18" w:space="0" w:color="000000"/>
              <w:right w:val="single" w:sz="18" w:space="0" w:color="000000"/>
            </w:tcBorders>
          </w:tcPr>
          <w:p w14:paraId="61C610BB" w14:textId="77777777" w:rsidR="00DA40EB" w:rsidRPr="006F4E6D" w:rsidRDefault="00DA40EB" w:rsidP="005D1E70">
            <w:pPr>
              <w:spacing w:after="0"/>
              <w:rPr>
                <w:ins w:id="579" w:author="Aleta Haflett" w:date="2014-11-04T16:16:00Z"/>
                <w:rFonts w:eastAsia="Calibri" w:cs="Times New Roman"/>
                <w:i/>
                <w:color w:val="A6A6A6"/>
              </w:rPr>
            </w:pPr>
          </w:p>
        </w:tc>
      </w:tr>
      <w:tr w:rsidR="00DA40EB" w:rsidRPr="00F82CC8" w14:paraId="3FABDA52" w14:textId="77777777" w:rsidTr="00E57FAE">
        <w:trPr>
          <w:trHeight w:val="20"/>
          <w:ins w:id="580"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311BEADF" w14:textId="1AC8EBCB" w:rsidR="00DA40EB" w:rsidRPr="00741093" w:rsidRDefault="00E57FAE" w:rsidP="005D1E70">
            <w:pPr>
              <w:spacing w:after="0"/>
              <w:rPr>
                <w:ins w:id="581" w:author="Aleta Haflett" w:date="2014-11-04T16:16:00Z"/>
                <w:rFonts w:eastAsia="Calibri" w:cs="Times New Roman"/>
                <w:w w:val="105"/>
              </w:rPr>
            </w:pPr>
            <w:r>
              <w:rPr>
                <w:rFonts w:eastAsia="Calibri" w:cs="Times New Roman"/>
                <w:w w:val="105"/>
              </w:rPr>
              <w:t>G16</w:t>
            </w:r>
          </w:p>
        </w:tc>
        <w:tc>
          <w:tcPr>
            <w:tcW w:w="4291" w:type="dxa"/>
            <w:gridSpan w:val="2"/>
            <w:tcBorders>
              <w:top w:val="single" w:sz="4" w:space="0" w:color="000000"/>
              <w:left w:val="single" w:sz="4" w:space="0" w:color="auto"/>
              <w:bottom w:val="single" w:sz="4" w:space="0" w:color="000000"/>
            </w:tcBorders>
          </w:tcPr>
          <w:p w14:paraId="170E27FC" w14:textId="55E43FCE" w:rsidR="00DA40EB" w:rsidRPr="00962095" w:rsidRDefault="00DA40EB" w:rsidP="005D1E70">
            <w:pPr>
              <w:spacing w:after="0"/>
              <w:rPr>
                <w:ins w:id="582" w:author="Aleta Haflett" w:date="2014-11-04T16:16:00Z"/>
                <w:color w:val="000000"/>
              </w:rPr>
            </w:pPr>
            <w:ins w:id="583" w:author="Aleta Haflett" w:date="2014-11-04T16:20:00Z">
              <w:r>
                <w:rPr>
                  <w:color w:val="000000"/>
                </w:rPr>
                <w:t xml:space="preserve">Are there </w:t>
              </w:r>
              <w:r w:rsidRPr="001630B2">
                <w:rPr>
                  <w:b/>
                  <w:color w:val="000000"/>
                </w:rPr>
                <w:t>governmen</w:t>
              </w:r>
              <w:r>
                <w:rPr>
                  <w:color w:val="000000"/>
                </w:rPr>
                <w:t xml:space="preserve">t rules that regular forest use? </w:t>
              </w:r>
            </w:ins>
          </w:p>
        </w:tc>
        <w:tc>
          <w:tcPr>
            <w:tcW w:w="4344" w:type="dxa"/>
            <w:tcBorders>
              <w:top w:val="single" w:sz="4" w:space="0" w:color="000000"/>
              <w:bottom w:val="single" w:sz="4" w:space="0" w:color="000000"/>
              <w:right w:val="single" w:sz="18" w:space="0" w:color="000000"/>
            </w:tcBorders>
          </w:tcPr>
          <w:p w14:paraId="5FBF95D0" w14:textId="77777777" w:rsidR="00DA40EB" w:rsidRDefault="00DA40EB" w:rsidP="00DA40EB">
            <w:pPr>
              <w:spacing w:after="0"/>
              <w:rPr>
                <w:ins w:id="584" w:author="Aleta Haflett" w:date="2014-11-04T16:21:00Z"/>
                <w:color w:val="000000"/>
              </w:rPr>
            </w:pPr>
            <w:ins w:id="585" w:author="Aleta Haflett" w:date="2014-11-04T16:21:00Z">
              <w:r>
                <w:rPr>
                  <w:color w:val="000000"/>
                </w:rPr>
                <w:t>1=Yes, clear rules exist</w:t>
              </w:r>
            </w:ins>
          </w:p>
          <w:p w14:paraId="53E33397" w14:textId="77777777" w:rsidR="00DA40EB" w:rsidRDefault="00DA40EB" w:rsidP="00DA40EB">
            <w:pPr>
              <w:spacing w:after="0"/>
              <w:rPr>
                <w:ins w:id="586" w:author="Aleta Haflett" w:date="2014-11-04T16:21:00Z"/>
                <w:color w:val="000000"/>
              </w:rPr>
            </w:pPr>
            <w:ins w:id="587" w:author="Aleta Haflett" w:date="2014-11-04T16:21:00Z">
              <w:r>
                <w:rPr>
                  <w:color w:val="000000"/>
                </w:rPr>
                <w:t>2-Yes, but rules are vague</w:t>
              </w:r>
            </w:ins>
          </w:p>
          <w:p w14:paraId="4E3EF854" w14:textId="77777777" w:rsidR="00DA40EB" w:rsidRDefault="00DA40EB" w:rsidP="00DA40EB">
            <w:pPr>
              <w:spacing w:after="0"/>
              <w:rPr>
                <w:ins w:id="588" w:author="Aleta Haflett" w:date="2014-11-04T16:21:00Z"/>
                <w:color w:val="000000"/>
              </w:rPr>
            </w:pPr>
            <w:ins w:id="589" w:author="Aleta Haflett" w:date="2014-11-04T16:21:00Z">
              <w:r>
                <w:rPr>
                  <w:color w:val="000000"/>
                </w:rPr>
                <w:t>3=None/very few</w:t>
              </w:r>
            </w:ins>
          </w:p>
          <w:p w14:paraId="1520A027" w14:textId="60C98B80" w:rsidR="00DA40EB" w:rsidRPr="00962095" w:rsidRDefault="00DA40EB" w:rsidP="00DA40EB">
            <w:pPr>
              <w:spacing w:after="0"/>
              <w:rPr>
                <w:ins w:id="590" w:author="Aleta Haflett" w:date="2014-11-04T16:16:00Z"/>
                <w:color w:val="000000"/>
              </w:rPr>
            </w:pPr>
            <w:ins w:id="591" w:author="Aleta Haflett" w:date="2014-11-04T16:21:00Z">
              <w:r>
                <w:rPr>
                  <w:color w:val="000000"/>
                </w:rPr>
                <w:t>888= Don’t know</w:t>
              </w:r>
            </w:ins>
          </w:p>
        </w:tc>
        <w:tc>
          <w:tcPr>
            <w:tcW w:w="691" w:type="dxa"/>
            <w:tcBorders>
              <w:top w:val="single" w:sz="18" w:space="0" w:color="000000"/>
              <w:left w:val="single" w:sz="18" w:space="0" w:color="000000"/>
              <w:bottom w:val="single" w:sz="18" w:space="0" w:color="000000"/>
              <w:right w:val="single" w:sz="18" w:space="0" w:color="000000"/>
            </w:tcBorders>
          </w:tcPr>
          <w:p w14:paraId="1FACB516" w14:textId="77777777" w:rsidR="00DA40EB" w:rsidRPr="006F4E6D" w:rsidRDefault="00DA40EB" w:rsidP="005D1E70">
            <w:pPr>
              <w:spacing w:after="0"/>
              <w:rPr>
                <w:ins w:id="592" w:author="Aleta Haflett" w:date="2014-11-04T16:16:00Z"/>
                <w:rFonts w:eastAsia="Calibri" w:cs="Times New Roman"/>
                <w:i/>
                <w:color w:val="A6A6A6"/>
              </w:rPr>
            </w:pPr>
          </w:p>
        </w:tc>
      </w:tr>
      <w:tr w:rsidR="00DA40EB" w:rsidRPr="00F82CC8" w14:paraId="69A3FF28" w14:textId="77777777" w:rsidTr="00E57FAE">
        <w:trPr>
          <w:trHeight w:val="20"/>
          <w:ins w:id="593" w:author="Aleta Haflett" w:date="2014-11-04T16:16:00Z"/>
        </w:trPr>
        <w:tc>
          <w:tcPr>
            <w:tcW w:w="754" w:type="dxa"/>
            <w:tcBorders>
              <w:top w:val="single" w:sz="4" w:space="0" w:color="000000"/>
              <w:left w:val="single" w:sz="4" w:space="0" w:color="000000"/>
              <w:bottom w:val="single" w:sz="4" w:space="0" w:color="000000"/>
              <w:right w:val="single" w:sz="4" w:space="0" w:color="auto"/>
            </w:tcBorders>
          </w:tcPr>
          <w:p w14:paraId="4C156ED2" w14:textId="290A954D" w:rsidR="00DA40EB" w:rsidRPr="00741093" w:rsidRDefault="00E57FAE" w:rsidP="005D1E70">
            <w:pPr>
              <w:spacing w:after="0"/>
              <w:rPr>
                <w:ins w:id="594" w:author="Aleta Haflett" w:date="2014-11-04T16:16:00Z"/>
                <w:rFonts w:eastAsia="Calibri" w:cs="Times New Roman"/>
                <w:w w:val="105"/>
              </w:rPr>
            </w:pPr>
            <w:r>
              <w:rPr>
                <w:rFonts w:eastAsia="Calibri" w:cs="Times New Roman"/>
                <w:w w:val="105"/>
              </w:rPr>
              <w:t>G17</w:t>
            </w:r>
          </w:p>
        </w:tc>
        <w:tc>
          <w:tcPr>
            <w:tcW w:w="4291" w:type="dxa"/>
            <w:gridSpan w:val="2"/>
            <w:tcBorders>
              <w:top w:val="single" w:sz="4" w:space="0" w:color="000000"/>
              <w:left w:val="single" w:sz="4" w:space="0" w:color="auto"/>
              <w:bottom w:val="single" w:sz="4" w:space="0" w:color="000000"/>
            </w:tcBorders>
          </w:tcPr>
          <w:p w14:paraId="6D494940" w14:textId="1F8FA5E7" w:rsidR="00DA40EB" w:rsidRPr="00962095" w:rsidRDefault="00DA40EB" w:rsidP="005D1E70">
            <w:pPr>
              <w:spacing w:after="0"/>
              <w:rPr>
                <w:ins w:id="595" w:author="Aleta Haflett" w:date="2014-11-04T16:16:00Z"/>
                <w:color w:val="000000"/>
              </w:rPr>
            </w:pPr>
            <w:ins w:id="596" w:author="Aleta Haflett" w:date="2014-11-04T16:20:00Z">
              <w:r>
                <w:rPr>
                  <w:color w:val="000000"/>
                </w:rPr>
                <w:t xml:space="preserve">Are the </w:t>
              </w:r>
              <w:r w:rsidRPr="001630B2">
                <w:rPr>
                  <w:b/>
                  <w:color w:val="000000"/>
                </w:rPr>
                <w:t>government</w:t>
              </w:r>
              <w:r>
                <w:rPr>
                  <w:color w:val="000000"/>
                </w:rPr>
                <w:t xml:space="preserve"> rules enforced/respected by the community members? </w:t>
              </w:r>
            </w:ins>
          </w:p>
        </w:tc>
        <w:tc>
          <w:tcPr>
            <w:tcW w:w="4344" w:type="dxa"/>
            <w:tcBorders>
              <w:top w:val="single" w:sz="4" w:space="0" w:color="000000"/>
              <w:bottom w:val="single" w:sz="4" w:space="0" w:color="000000"/>
              <w:right w:val="single" w:sz="18" w:space="0" w:color="000000"/>
            </w:tcBorders>
          </w:tcPr>
          <w:p w14:paraId="48FBF263" w14:textId="77777777" w:rsidR="00E57FAE" w:rsidRDefault="00E57FAE" w:rsidP="00E57FAE">
            <w:pPr>
              <w:spacing w:after="0"/>
              <w:rPr>
                <w:ins w:id="597" w:author="Aleta Haflett" w:date="2014-11-04T16:22:00Z"/>
                <w:color w:val="000000"/>
              </w:rPr>
            </w:pPr>
            <w:ins w:id="598" w:author="Aleta Haflett" w:date="2014-11-04T16:22:00Z">
              <w:r>
                <w:rPr>
                  <w:color w:val="000000"/>
                </w:rPr>
                <w:t>1=Yes, by everyone</w:t>
              </w:r>
            </w:ins>
          </w:p>
          <w:p w14:paraId="048EA3B3" w14:textId="77777777" w:rsidR="00E57FAE" w:rsidRDefault="00E57FAE" w:rsidP="00E57FAE">
            <w:pPr>
              <w:spacing w:after="0"/>
              <w:rPr>
                <w:ins w:id="599" w:author="Aleta Haflett" w:date="2014-11-04T16:22:00Z"/>
                <w:color w:val="000000"/>
              </w:rPr>
            </w:pPr>
            <w:ins w:id="600" w:author="Aleta Haflett" w:date="2014-11-04T16:22:00Z">
              <w:r>
                <w:rPr>
                  <w:color w:val="000000"/>
                </w:rPr>
                <w:t>2=Yes, to a certain extent or by some community members</w:t>
              </w:r>
            </w:ins>
          </w:p>
          <w:p w14:paraId="6F2AB46F" w14:textId="77777777" w:rsidR="00E57FAE" w:rsidRDefault="00E57FAE" w:rsidP="00E57FAE">
            <w:pPr>
              <w:spacing w:after="0"/>
              <w:rPr>
                <w:ins w:id="601" w:author="Aleta Haflett" w:date="2014-11-04T16:23:00Z"/>
                <w:color w:val="000000"/>
              </w:rPr>
            </w:pPr>
            <w:ins w:id="602" w:author="Aleta Haflett" w:date="2014-11-04T16:23:00Z">
              <w:r>
                <w:rPr>
                  <w:color w:val="000000"/>
                </w:rPr>
                <w:t>3=No/very little</w:t>
              </w:r>
            </w:ins>
          </w:p>
          <w:p w14:paraId="5458FF2F" w14:textId="77777777" w:rsidR="00E57FAE" w:rsidRDefault="00E57FAE" w:rsidP="00E57FAE">
            <w:pPr>
              <w:spacing w:after="0"/>
              <w:rPr>
                <w:ins w:id="603" w:author="Aleta Haflett" w:date="2014-11-04T16:24:00Z"/>
                <w:color w:val="000000"/>
              </w:rPr>
            </w:pPr>
            <w:ins w:id="604" w:author="Aleta Haflett" w:date="2014-11-04T16:23:00Z">
              <w:r>
                <w:rPr>
                  <w:color w:val="000000"/>
                </w:rPr>
                <w:t>4=No particular rules exist</w:t>
              </w:r>
            </w:ins>
          </w:p>
          <w:p w14:paraId="2F8C09B9" w14:textId="75428776" w:rsidR="00DA40EB" w:rsidRPr="00962095" w:rsidRDefault="00E57FAE" w:rsidP="00E57FAE">
            <w:pPr>
              <w:spacing w:after="0"/>
              <w:rPr>
                <w:ins w:id="605" w:author="Aleta Haflett" w:date="2014-11-04T16:16:00Z"/>
                <w:color w:val="000000"/>
              </w:rPr>
            </w:pPr>
            <w:ins w:id="606" w:author="Aleta Haflett" w:date="2014-11-04T16:24:00Z">
              <w:r>
                <w:rPr>
                  <w:color w:val="000000"/>
                </w:rPr>
                <w:t>888=Don’t know</w:t>
              </w:r>
            </w:ins>
          </w:p>
        </w:tc>
        <w:tc>
          <w:tcPr>
            <w:tcW w:w="691" w:type="dxa"/>
            <w:tcBorders>
              <w:top w:val="single" w:sz="18" w:space="0" w:color="000000"/>
              <w:left w:val="single" w:sz="18" w:space="0" w:color="000000"/>
              <w:bottom w:val="single" w:sz="18" w:space="0" w:color="000000"/>
              <w:right w:val="single" w:sz="18" w:space="0" w:color="000000"/>
            </w:tcBorders>
          </w:tcPr>
          <w:p w14:paraId="2A5DC038" w14:textId="77777777" w:rsidR="00DA40EB" w:rsidRPr="006F4E6D" w:rsidRDefault="00DA40EB" w:rsidP="005D1E70">
            <w:pPr>
              <w:spacing w:after="0"/>
              <w:rPr>
                <w:ins w:id="607" w:author="Aleta Haflett" w:date="2014-11-04T16:16:00Z"/>
                <w:rFonts w:eastAsia="Calibri" w:cs="Times New Roman"/>
                <w:i/>
                <w:color w:val="A6A6A6"/>
              </w:rPr>
            </w:pPr>
          </w:p>
        </w:tc>
      </w:tr>
    </w:tbl>
    <w:p w14:paraId="73A1FBCB" w14:textId="77777777" w:rsidR="001E68A0" w:rsidRDefault="001E68A0" w:rsidP="00AC7CBE">
      <w:pPr>
        <w:pStyle w:val="Header"/>
        <w:tabs>
          <w:tab w:val="clear" w:pos="4680"/>
          <w:tab w:val="clear" w:pos="9360"/>
        </w:tabs>
        <w:contextualSpacing/>
        <w:rPr>
          <w:rFonts w:eastAsia="Calibri" w:cs="Times New Roman"/>
        </w:rPr>
      </w:pPr>
    </w:p>
    <w:p w14:paraId="3DD8318C" w14:textId="77777777" w:rsidR="005142A9" w:rsidRPr="00AC7CBE" w:rsidRDefault="005142A9"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2510"/>
        <w:gridCol w:w="1803"/>
        <w:gridCol w:w="31"/>
        <w:gridCol w:w="691"/>
      </w:tblGrid>
      <w:tr w:rsidR="006D40B2" w:rsidRPr="00AC7CBE" w14:paraId="061E5779"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7348F898" w14:textId="3E68B3DF" w:rsidR="006D40B2" w:rsidRPr="00AC7CBE" w:rsidRDefault="00536957" w:rsidP="00AC7CBE">
            <w:pPr>
              <w:spacing w:after="0" w:line="240" w:lineRule="auto"/>
              <w:contextualSpacing/>
              <w:rPr>
                <w:rFonts w:eastAsia="Calibri" w:cs="Times New Roman"/>
                <w:w w:val="105"/>
              </w:rPr>
            </w:pPr>
            <w:r>
              <w:rPr>
                <w:rFonts w:eastAsia="Calibri" w:cs="Times New Roman"/>
                <w:w w:val="105"/>
              </w:rPr>
              <w:t>G18a</w:t>
            </w:r>
          </w:p>
        </w:tc>
        <w:tc>
          <w:tcPr>
            <w:tcW w:w="4315" w:type="dxa"/>
            <w:gridSpan w:val="2"/>
            <w:tcBorders>
              <w:top w:val="single" w:sz="4" w:space="0" w:color="000000"/>
              <w:left w:val="single" w:sz="4" w:space="0" w:color="auto"/>
              <w:bottom w:val="single" w:sz="4" w:space="0" w:color="000000"/>
            </w:tcBorders>
          </w:tcPr>
          <w:p w14:paraId="4CE833F6" w14:textId="0FBD6B35" w:rsidR="006D40B2" w:rsidRPr="00AC7CBE" w:rsidRDefault="006D40B2" w:rsidP="00AC7CBE">
            <w:pPr>
              <w:pStyle w:val="longtableQtext"/>
              <w:spacing w:after="0" w:line="240" w:lineRule="auto"/>
              <w:contextualSpacing/>
              <w:rPr>
                <w:rFonts w:asciiTheme="minorHAnsi" w:eastAsiaTheme="minorEastAsia" w:hAnsiTheme="minorHAnsi"/>
                <w:b/>
                <w:lang w:eastAsia="zh-CN"/>
              </w:rPr>
            </w:pPr>
            <w:r w:rsidRPr="00AC7CBE">
              <w:rPr>
                <w:rFonts w:asciiTheme="minorHAnsi" w:eastAsiaTheme="minorEastAsia" w:hAnsiTheme="minorHAnsi"/>
                <w:lang w:eastAsia="zh-CN"/>
              </w:rPr>
              <w:t>Is there a rule in this village about</w:t>
            </w:r>
            <w:r w:rsidR="004900F5" w:rsidRPr="00AC7CBE">
              <w:rPr>
                <w:rFonts w:asciiTheme="minorHAnsi" w:eastAsiaTheme="minorEastAsia" w:hAnsiTheme="minorHAnsi"/>
                <w:lang w:eastAsia="zh-CN"/>
              </w:rPr>
              <w:t xml:space="preserve"> grazing animals in the forest</w:t>
            </w:r>
            <w:r w:rsidRPr="00AC7CBE">
              <w:rPr>
                <w:rFonts w:asciiTheme="minorHAnsi" w:eastAsiaTheme="minorEastAsia" w:hAnsiTheme="minorHAnsi"/>
                <w:lang w:eastAsia="zh-CN"/>
              </w:rPr>
              <w:t xml:space="preserve">?   </w:t>
            </w:r>
            <w:r w:rsidRPr="00AC7CBE">
              <w:rPr>
                <w:rFonts w:asciiTheme="minorHAnsi" w:eastAsiaTheme="minorEastAsia" w:hAnsiTheme="minorHAnsi"/>
                <w:b/>
                <w:lang w:eastAsia="zh-CN"/>
              </w:rPr>
              <w:t>(hgraze)</w:t>
            </w:r>
          </w:p>
          <w:p w14:paraId="5175E09F" w14:textId="189B0A2A" w:rsidR="006D40B2" w:rsidRPr="00AC7CBE" w:rsidRDefault="006D40B2" w:rsidP="00AC7CBE">
            <w:pPr>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00C461F0">
              <w:rPr>
                <w:rFonts w:eastAsiaTheme="minorEastAsia" w:cs="Times New Roman"/>
                <w:b/>
                <w:w w:val="105"/>
                <w:lang w:eastAsia="zh-CN"/>
              </w:rPr>
              <w:t>F19a</w:t>
            </w:r>
          </w:p>
        </w:tc>
        <w:tc>
          <w:tcPr>
            <w:tcW w:w="4344" w:type="dxa"/>
            <w:gridSpan w:val="3"/>
            <w:tcBorders>
              <w:top w:val="single" w:sz="4" w:space="0" w:color="000000"/>
              <w:bottom w:val="single" w:sz="4" w:space="0" w:color="000000"/>
              <w:right w:val="single" w:sz="18" w:space="0" w:color="000000"/>
            </w:tcBorders>
          </w:tcPr>
          <w:p w14:paraId="323701EA" w14:textId="77777777" w:rsidR="006D40B2" w:rsidRPr="00AC7CBE" w:rsidRDefault="006D40B2" w:rsidP="00AC7CBE">
            <w:pPr>
              <w:spacing w:after="0" w:line="240" w:lineRule="auto"/>
              <w:contextualSpacing/>
            </w:pPr>
            <w:r w:rsidRPr="00AC7CBE">
              <w:t>1=No</w:t>
            </w:r>
          </w:p>
          <w:p w14:paraId="035132CC" w14:textId="77777777" w:rsidR="006D40B2" w:rsidRPr="00AC7CBE" w:rsidRDefault="006D40B2" w:rsidP="00AC7CBE">
            <w:pPr>
              <w:spacing w:after="0" w:line="240" w:lineRule="auto"/>
              <w:contextualSpacing/>
            </w:pPr>
            <w:r w:rsidRPr="00AC7CBE">
              <w:t>2=Yes</w:t>
            </w:r>
            <w:r w:rsidRPr="00AC7CBE" w:rsidDel="00226116">
              <w:t xml:space="preserve"> </w:t>
            </w:r>
          </w:p>
          <w:p w14:paraId="5D1665D8" w14:textId="77777777" w:rsidR="006D40B2" w:rsidRPr="00AC7CBE" w:rsidRDefault="006D40B2" w:rsidP="00AC7CBE">
            <w:pPr>
              <w:spacing w:after="0" w:line="240" w:lineRule="auto"/>
              <w:contextualSpacing/>
            </w:pPr>
            <w:r w:rsidRPr="00AC7CBE">
              <w:t>888=Don’t know</w:t>
            </w:r>
          </w:p>
          <w:p w14:paraId="3F4DEFFB"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BFC38DE"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5AF8DAD4"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17293F8A" w14:textId="51C947A7" w:rsidR="006D40B2" w:rsidRPr="00AC7CBE" w:rsidRDefault="00536957" w:rsidP="00AC7CBE">
            <w:pPr>
              <w:spacing w:after="0" w:line="240" w:lineRule="auto"/>
              <w:contextualSpacing/>
            </w:pPr>
            <w:r>
              <w:t>G18b</w:t>
            </w:r>
          </w:p>
        </w:tc>
        <w:tc>
          <w:tcPr>
            <w:tcW w:w="4308" w:type="dxa"/>
            <w:tcBorders>
              <w:left w:val="single" w:sz="4" w:space="0" w:color="auto"/>
              <w:right w:val="single" w:sz="18" w:space="0" w:color="000000"/>
            </w:tcBorders>
          </w:tcPr>
          <w:p w14:paraId="24774A74" w14:textId="0C1FBE71" w:rsidR="006D40B2" w:rsidRPr="00AC7CBE" w:rsidRDefault="006D40B2" w:rsidP="00AC7CBE">
            <w:pPr>
              <w:spacing w:after="0" w:line="240" w:lineRule="auto"/>
              <w:contextualSpacing/>
              <w:rPr>
                <w:w w:val="105"/>
              </w:rPr>
            </w:pPr>
            <w:r w:rsidRPr="00AC7CBE">
              <w:rPr>
                <w:color w:val="000000"/>
              </w:rPr>
              <w:t xml:space="preserve">Please describe this rule about grazing livestock  </w:t>
            </w:r>
            <w:r w:rsidRPr="00AC7CBE">
              <w:rPr>
                <w:b/>
                <w:color w:val="000000"/>
              </w:rPr>
              <w:t>(hgrazer)</w:t>
            </w:r>
          </w:p>
        </w:tc>
        <w:tc>
          <w:tcPr>
            <w:tcW w:w="5042" w:type="dxa"/>
            <w:gridSpan w:val="5"/>
            <w:tcBorders>
              <w:top w:val="single" w:sz="18" w:space="0" w:color="000000"/>
              <w:left w:val="single" w:sz="18" w:space="0" w:color="000000"/>
              <w:bottom w:val="single" w:sz="18" w:space="0" w:color="000000"/>
              <w:right w:val="single" w:sz="18" w:space="0" w:color="000000"/>
            </w:tcBorders>
          </w:tcPr>
          <w:p w14:paraId="0F701C42" w14:textId="77777777" w:rsidR="006D40B2" w:rsidRPr="00AC7CBE" w:rsidRDefault="006D40B2" w:rsidP="00AC7CBE">
            <w:pPr>
              <w:spacing w:after="0" w:line="240" w:lineRule="auto"/>
              <w:contextualSpacing/>
              <w:rPr>
                <w:w w:val="105"/>
              </w:rPr>
            </w:pPr>
            <w:r w:rsidRPr="00AC7CBE">
              <w:rPr>
                <w:i/>
                <w:color w:val="A6A6A6" w:themeColor="background1" w:themeShade="A6"/>
              </w:rPr>
              <w:t>(Text)</w:t>
            </w:r>
          </w:p>
        </w:tc>
      </w:tr>
      <w:tr w:rsidR="006D40B2" w:rsidRPr="00AC7CBE" w14:paraId="33AE01C8"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27FD8A5" w14:textId="365A7B81" w:rsidR="006D40B2" w:rsidRPr="00AC7CBE" w:rsidRDefault="00536957" w:rsidP="00AC7CBE">
            <w:pPr>
              <w:spacing w:after="0" w:line="240" w:lineRule="auto"/>
              <w:contextualSpacing/>
              <w:rPr>
                <w:rFonts w:eastAsia="Calibri" w:cs="Times New Roman"/>
                <w:w w:val="105"/>
              </w:rPr>
            </w:pPr>
            <w:r>
              <w:rPr>
                <w:rFonts w:eastAsia="Calibri" w:cs="Times New Roman"/>
                <w:w w:val="105"/>
              </w:rPr>
              <w:t>G18c</w:t>
            </w:r>
          </w:p>
        </w:tc>
        <w:tc>
          <w:tcPr>
            <w:tcW w:w="4315" w:type="dxa"/>
            <w:gridSpan w:val="2"/>
            <w:tcBorders>
              <w:top w:val="single" w:sz="4" w:space="0" w:color="000000"/>
              <w:left w:val="single" w:sz="4" w:space="0" w:color="auto"/>
              <w:bottom w:val="single" w:sz="4" w:space="0" w:color="000000"/>
            </w:tcBorders>
          </w:tcPr>
          <w:p w14:paraId="0DA70B56" w14:textId="145EEF79" w:rsidR="006D40B2" w:rsidRPr="00AC7CBE" w:rsidRDefault="006D40B2" w:rsidP="00AC7CBE">
            <w:pPr>
              <w:spacing w:after="0" w:line="240" w:lineRule="auto"/>
              <w:contextualSpacing/>
              <w:rPr>
                <w:rFonts w:eastAsia="Calibri" w:cs="Times New Roman"/>
                <w:w w:val="105"/>
              </w:rPr>
            </w:pPr>
            <w:r w:rsidRPr="00AC7CBE">
              <w:rPr>
                <w:color w:val="000000"/>
              </w:rPr>
              <w:t xml:space="preserve">Does your village monitor for rule breaking?     </w:t>
            </w:r>
            <w:r w:rsidRPr="00AC7CBE">
              <w:rPr>
                <w:b/>
                <w:color w:val="000000"/>
              </w:rPr>
              <w:t>(hgrazwenf)</w:t>
            </w:r>
          </w:p>
        </w:tc>
        <w:tc>
          <w:tcPr>
            <w:tcW w:w="4344" w:type="dxa"/>
            <w:gridSpan w:val="3"/>
            <w:tcBorders>
              <w:top w:val="single" w:sz="4" w:space="0" w:color="000000"/>
              <w:bottom w:val="single" w:sz="4" w:space="0" w:color="000000"/>
              <w:right w:val="single" w:sz="18" w:space="0" w:color="000000"/>
            </w:tcBorders>
          </w:tcPr>
          <w:p w14:paraId="5C6A8A1A" w14:textId="77777777" w:rsidR="006D40B2" w:rsidRPr="00AC7CBE" w:rsidRDefault="006D40B2" w:rsidP="00AC7CBE">
            <w:pPr>
              <w:spacing w:after="0" w:line="240" w:lineRule="auto"/>
              <w:contextualSpacing/>
            </w:pPr>
            <w:r w:rsidRPr="00AC7CBE">
              <w:t>1=No</w:t>
            </w:r>
          </w:p>
          <w:p w14:paraId="7E40F98F" w14:textId="77777777" w:rsidR="006D40B2" w:rsidRPr="00AC7CBE" w:rsidRDefault="006D40B2" w:rsidP="00AC7CBE">
            <w:pPr>
              <w:spacing w:after="0" w:line="240" w:lineRule="auto"/>
              <w:contextualSpacing/>
            </w:pPr>
            <w:r w:rsidRPr="00AC7CBE">
              <w:t>2=Yes</w:t>
            </w:r>
            <w:r w:rsidRPr="00AC7CBE" w:rsidDel="00226116">
              <w:t xml:space="preserve"> </w:t>
            </w:r>
          </w:p>
          <w:p w14:paraId="1DB2D54B" w14:textId="77777777" w:rsidR="006D40B2" w:rsidRPr="00AC7CBE" w:rsidRDefault="006D40B2" w:rsidP="00AC7CBE">
            <w:pPr>
              <w:spacing w:after="0" w:line="240" w:lineRule="auto"/>
              <w:contextualSpacing/>
            </w:pPr>
            <w:r w:rsidRPr="00AC7CBE">
              <w:t>888=Don’t know</w:t>
            </w:r>
          </w:p>
          <w:p w14:paraId="70AD58EA"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4538EB77"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411F96E7"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35872F6C" w14:textId="69D487E2" w:rsidR="006D40B2" w:rsidRPr="00AC7CBE" w:rsidRDefault="00536957" w:rsidP="00AC7CBE">
            <w:pPr>
              <w:spacing w:after="0" w:line="240" w:lineRule="auto"/>
              <w:contextualSpacing/>
              <w:rPr>
                <w:rFonts w:eastAsia="Calibri" w:cs="Times New Roman"/>
                <w:w w:val="105"/>
              </w:rPr>
            </w:pPr>
            <w:r>
              <w:rPr>
                <w:rFonts w:eastAsia="Calibri" w:cs="Times New Roman"/>
                <w:w w:val="105"/>
              </w:rPr>
              <w:t>G18d</w:t>
            </w:r>
          </w:p>
        </w:tc>
        <w:tc>
          <w:tcPr>
            <w:tcW w:w="4315" w:type="dxa"/>
            <w:gridSpan w:val="2"/>
            <w:tcBorders>
              <w:top w:val="single" w:sz="4" w:space="0" w:color="000000"/>
              <w:left w:val="single" w:sz="4" w:space="0" w:color="auto"/>
              <w:bottom w:val="single" w:sz="4" w:space="0" w:color="000000"/>
            </w:tcBorders>
          </w:tcPr>
          <w:p w14:paraId="1E330CF1" w14:textId="6F3638A2" w:rsidR="006D40B2" w:rsidRPr="00AC7CBE" w:rsidRDefault="006D40B2" w:rsidP="00AC7CBE">
            <w:pPr>
              <w:spacing w:after="0" w:line="240" w:lineRule="auto"/>
              <w:contextualSpacing/>
              <w:rPr>
                <w:rFonts w:eastAsia="Calibri" w:cs="Times New Roman"/>
                <w:w w:val="105"/>
              </w:rPr>
            </w:pPr>
            <w:r w:rsidRPr="00AC7CBE">
              <w:rPr>
                <w:color w:val="000000"/>
              </w:rPr>
              <w:t>Are there penalties for breaking this rule?</w:t>
            </w:r>
            <w:r w:rsidRPr="00AC7CBE">
              <w:t xml:space="preserve"> </w:t>
            </w:r>
            <w:r w:rsidRPr="00AC7CBE">
              <w:rPr>
                <w:b/>
              </w:rPr>
              <w:t>(</w:t>
            </w:r>
            <w:r w:rsidRPr="00AC7CBE">
              <w:rPr>
                <w:b/>
                <w:color w:val="000000"/>
              </w:rPr>
              <w:t>hgrazrenf)</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278430B3" w14:textId="77777777" w:rsidR="006D40B2" w:rsidRPr="00AC7CBE" w:rsidRDefault="006D40B2" w:rsidP="00AC7CBE">
            <w:pPr>
              <w:spacing w:after="0" w:line="240" w:lineRule="auto"/>
              <w:contextualSpacing/>
            </w:pPr>
            <w:r w:rsidRPr="00AC7CBE">
              <w:t>1=No</w:t>
            </w:r>
          </w:p>
          <w:p w14:paraId="154D10E1" w14:textId="77777777" w:rsidR="006D40B2" w:rsidRPr="00AC7CBE" w:rsidRDefault="006D40B2" w:rsidP="00AC7CBE">
            <w:pPr>
              <w:spacing w:after="0" w:line="240" w:lineRule="auto"/>
              <w:contextualSpacing/>
            </w:pPr>
            <w:r w:rsidRPr="00AC7CBE">
              <w:t>2=Yes</w:t>
            </w:r>
            <w:r w:rsidRPr="00AC7CBE" w:rsidDel="00226116">
              <w:t xml:space="preserve"> </w:t>
            </w:r>
          </w:p>
          <w:p w14:paraId="488D5703" w14:textId="77777777" w:rsidR="006D40B2" w:rsidRPr="00AC7CBE" w:rsidRDefault="006D40B2" w:rsidP="00AC7CBE">
            <w:pPr>
              <w:spacing w:after="0" w:line="240" w:lineRule="auto"/>
              <w:contextualSpacing/>
            </w:pPr>
            <w:r w:rsidRPr="00AC7CBE">
              <w:t>888=Don’t know</w:t>
            </w:r>
          </w:p>
          <w:p w14:paraId="714FEEAB" w14:textId="77777777" w:rsidR="006D40B2" w:rsidRPr="00AC7CBE" w:rsidRDefault="006D40B2" w:rsidP="00AC7CBE">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2841B7F"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55826F4F"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3C0D7E03" w14:textId="4AB42D1C" w:rsidR="006D40B2" w:rsidRPr="00AC7CBE" w:rsidRDefault="00536957" w:rsidP="00AC7CBE">
            <w:pPr>
              <w:spacing w:after="0" w:line="240" w:lineRule="auto"/>
              <w:contextualSpacing/>
              <w:rPr>
                <w:rFonts w:eastAsia="Calibri" w:cs="Times New Roman"/>
                <w:w w:val="105"/>
              </w:rPr>
            </w:pPr>
            <w:r>
              <w:rPr>
                <w:rFonts w:eastAsia="Calibri" w:cs="Times New Roman"/>
                <w:w w:val="105"/>
              </w:rPr>
              <w:t>G18e</w:t>
            </w:r>
          </w:p>
        </w:tc>
        <w:tc>
          <w:tcPr>
            <w:tcW w:w="4315" w:type="dxa"/>
            <w:gridSpan w:val="2"/>
            <w:tcBorders>
              <w:top w:val="single" w:sz="4" w:space="0" w:color="000000"/>
              <w:left w:val="single" w:sz="4" w:space="0" w:color="auto"/>
              <w:bottom w:val="single" w:sz="4" w:space="0" w:color="000000"/>
            </w:tcBorders>
          </w:tcPr>
          <w:p w14:paraId="028A2C79" w14:textId="1C6D631E" w:rsidR="006D40B2" w:rsidRPr="00AC7CBE" w:rsidRDefault="006D40B2" w:rsidP="00AC7CBE">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 xml:space="preserve">What is the typical penalty the first time a household breaks this rule? </w:t>
            </w:r>
            <w:r w:rsidRPr="00AC7CBE">
              <w:rPr>
                <w:rFonts w:asciiTheme="minorHAnsi" w:eastAsiaTheme="minorEastAsia" w:hAnsiTheme="minorHAnsi"/>
                <w:b/>
                <w:lang w:eastAsia="zh-CN"/>
              </w:rPr>
              <w:t>(hgrazpen1)</w:t>
            </w:r>
          </w:p>
          <w:p w14:paraId="09D8D675" w14:textId="77777777" w:rsidR="006D40B2" w:rsidRPr="00AC7CBE" w:rsidRDefault="006D40B2" w:rsidP="00AC7CBE">
            <w:pPr>
              <w:pStyle w:val="longtableQtext"/>
              <w:spacing w:after="0" w:line="240" w:lineRule="auto"/>
              <w:contextualSpacing/>
              <w:rPr>
                <w:rFonts w:asciiTheme="minorHAnsi" w:eastAsiaTheme="minorEastAsia" w:hAnsiTheme="minorHAnsi" w:cs="Times New Roman"/>
                <w:b/>
                <w:i/>
                <w:color w:val="auto"/>
                <w:w w:val="105"/>
                <w:lang w:eastAsia="zh-CN"/>
              </w:rPr>
            </w:pPr>
          </w:p>
          <w:p w14:paraId="6CA80A29" w14:textId="3A317131" w:rsidR="006D40B2" w:rsidRPr="00AC7CBE" w:rsidRDefault="006D40B2" w:rsidP="00536957">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536957">
              <w:rPr>
                <w:rFonts w:eastAsiaTheme="minorEastAsia" w:cs="Times New Roman"/>
                <w:b/>
                <w:w w:val="105"/>
                <w:lang w:eastAsia="zh-CN"/>
              </w:rPr>
              <w:t>G18g</w:t>
            </w:r>
          </w:p>
        </w:tc>
        <w:tc>
          <w:tcPr>
            <w:tcW w:w="4344" w:type="dxa"/>
            <w:gridSpan w:val="3"/>
            <w:tcBorders>
              <w:top w:val="single" w:sz="4" w:space="0" w:color="000000"/>
              <w:bottom w:val="single" w:sz="4" w:space="0" w:color="000000"/>
              <w:right w:val="single" w:sz="18" w:space="0" w:color="000000"/>
            </w:tcBorders>
          </w:tcPr>
          <w:p w14:paraId="059AB545" w14:textId="77777777" w:rsidR="006D40B2" w:rsidRPr="00AC7CBE" w:rsidRDefault="006D40B2" w:rsidP="00AC7CBE">
            <w:pPr>
              <w:spacing w:after="0" w:line="240" w:lineRule="auto"/>
              <w:contextualSpacing/>
            </w:pPr>
            <w:r w:rsidRPr="00AC7CBE">
              <w:t xml:space="preserve">1=Verbal chastisement </w:t>
            </w:r>
          </w:p>
          <w:p w14:paraId="1B28BA9C" w14:textId="77777777" w:rsidR="006D40B2" w:rsidRPr="00AC7CBE" w:rsidRDefault="006D40B2" w:rsidP="00AC7CBE">
            <w:pPr>
              <w:spacing w:after="0" w:line="240" w:lineRule="auto"/>
              <w:contextualSpacing/>
            </w:pPr>
            <w:r w:rsidRPr="00AC7CBE">
              <w:t>2=Cash fine</w:t>
            </w:r>
          </w:p>
          <w:p w14:paraId="048BC266" w14:textId="77777777" w:rsidR="006D40B2" w:rsidRPr="00AC7CBE" w:rsidRDefault="006D40B2" w:rsidP="00AC7CBE">
            <w:pPr>
              <w:spacing w:after="0" w:line="240" w:lineRule="auto"/>
              <w:contextualSpacing/>
            </w:pPr>
            <w:r w:rsidRPr="00AC7CBE">
              <w:t>3=Temporary restriction on access, harvesting, or use rights</w:t>
            </w:r>
          </w:p>
          <w:p w14:paraId="00AD80BA" w14:textId="77777777" w:rsidR="006D40B2" w:rsidRPr="00AC7CBE" w:rsidRDefault="006D40B2" w:rsidP="00AC7CBE">
            <w:pPr>
              <w:spacing w:after="0" w:line="240" w:lineRule="auto"/>
              <w:contextualSpacing/>
            </w:pPr>
            <w:r w:rsidRPr="00AC7CBE">
              <w:t xml:space="preserve">4=Required labor input </w:t>
            </w:r>
          </w:p>
          <w:p w14:paraId="1B2FFF7E" w14:textId="77777777" w:rsidR="006D40B2" w:rsidRPr="00AC7CBE" w:rsidRDefault="006D40B2" w:rsidP="00AC7CBE">
            <w:pPr>
              <w:spacing w:after="0" w:line="240" w:lineRule="auto"/>
              <w:contextualSpacing/>
            </w:pPr>
            <w:r w:rsidRPr="00AC7CBE">
              <w:t xml:space="preserve">5=Public apology </w:t>
            </w:r>
          </w:p>
          <w:p w14:paraId="1B6946CA" w14:textId="77777777" w:rsidR="006D40B2" w:rsidRPr="00AC7CBE" w:rsidRDefault="006D40B2" w:rsidP="00AC7CBE">
            <w:pPr>
              <w:spacing w:after="0" w:line="240" w:lineRule="auto"/>
              <w:contextualSpacing/>
            </w:pPr>
            <w:r w:rsidRPr="00AC7CBE">
              <w:t>6=Permanent suspension of access, harvest, or use rights</w:t>
            </w:r>
          </w:p>
          <w:p w14:paraId="30CD7356" w14:textId="77777777" w:rsidR="006D40B2" w:rsidRPr="00AC7CBE" w:rsidRDefault="006D40B2" w:rsidP="00AC7CBE">
            <w:pPr>
              <w:spacing w:after="0" w:line="240" w:lineRule="auto"/>
              <w:contextualSpacing/>
            </w:pPr>
            <w:r w:rsidRPr="00AC7CBE">
              <w:t xml:space="preserve">97=Other, specify </w:t>
            </w:r>
          </w:p>
          <w:p w14:paraId="54CE720F" w14:textId="77777777" w:rsidR="006D40B2" w:rsidRPr="00AC7CBE" w:rsidRDefault="006D40B2" w:rsidP="00AC7CBE">
            <w:pPr>
              <w:spacing w:after="0" w:line="240" w:lineRule="auto"/>
              <w:contextualSpacing/>
            </w:pPr>
            <w:r w:rsidRPr="00AC7CBE">
              <w:t>888=Don't know</w:t>
            </w:r>
          </w:p>
          <w:p w14:paraId="0EFA9A68" w14:textId="77777777" w:rsidR="006D40B2" w:rsidRPr="00AC7CBE" w:rsidRDefault="006D40B2" w:rsidP="00AC7CBE">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3F02479F"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D40B2" w:rsidRPr="00AC7CBE" w14:paraId="14B18E8D"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8DA4B40" w14:textId="16A58E93" w:rsidR="006D40B2" w:rsidRPr="00AC7CBE" w:rsidRDefault="00536957" w:rsidP="00AC7CBE">
            <w:pPr>
              <w:spacing w:after="0" w:line="240" w:lineRule="auto"/>
              <w:contextualSpacing/>
              <w:rPr>
                <w:w w:val="105"/>
              </w:rPr>
            </w:pPr>
            <w:r>
              <w:rPr>
                <w:w w:val="105"/>
              </w:rPr>
              <w:t>G18f</w:t>
            </w:r>
          </w:p>
        </w:tc>
        <w:tc>
          <w:tcPr>
            <w:tcW w:w="6825" w:type="dxa"/>
            <w:gridSpan w:val="3"/>
            <w:tcBorders>
              <w:top w:val="single" w:sz="4" w:space="0" w:color="000000"/>
              <w:left w:val="single" w:sz="4" w:space="0" w:color="auto"/>
              <w:bottom w:val="single" w:sz="4" w:space="0" w:color="000000"/>
              <w:right w:val="single" w:sz="18" w:space="0" w:color="000000"/>
            </w:tcBorders>
          </w:tcPr>
          <w:p w14:paraId="4985BC01" w14:textId="2B8039C9" w:rsidR="006D40B2" w:rsidRPr="00AC7CBE" w:rsidRDefault="006D40B2" w:rsidP="00AC7CBE">
            <w:pPr>
              <w:spacing w:after="0" w:line="240" w:lineRule="auto"/>
              <w:contextualSpacing/>
              <w:rPr>
                <w:w w:val="105"/>
              </w:rPr>
            </w:pPr>
            <w:r w:rsidRPr="00AC7CBE">
              <w:rPr>
                <w:color w:val="000000"/>
              </w:rPr>
              <w:t xml:space="preserve">What is the amount of the cash fine? </w:t>
            </w:r>
            <w:r w:rsidRPr="00AC7CBE">
              <w:rPr>
                <w:b/>
                <w:color w:val="000000"/>
              </w:rPr>
              <w:t>(hgrazpen1fine)</w:t>
            </w:r>
          </w:p>
        </w:tc>
        <w:tc>
          <w:tcPr>
            <w:tcW w:w="2525" w:type="dxa"/>
            <w:gridSpan w:val="3"/>
            <w:tcBorders>
              <w:top w:val="single" w:sz="18" w:space="0" w:color="000000"/>
              <w:left w:val="single" w:sz="18" w:space="0" w:color="000000"/>
              <w:bottom w:val="single" w:sz="18" w:space="0" w:color="000000"/>
              <w:right w:val="single" w:sz="18" w:space="0" w:color="000000"/>
            </w:tcBorders>
          </w:tcPr>
          <w:p w14:paraId="2A8A3F77" w14:textId="77777777" w:rsidR="006D40B2" w:rsidRPr="00AC7CBE" w:rsidRDefault="006D40B2" w:rsidP="00AC7CBE">
            <w:pPr>
              <w:spacing w:after="0" w:line="240" w:lineRule="auto"/>
              <w:contextualSpacing/>
              <w:rPr>
                <w:i/>
                <w:color w:val="A6A6A6" w:themeColor="background1" w:themeShade="A6"/>
              </w:rPr>
            </w:pPr>
            <w:r w:rsidRPr="00AC7CBE">
              <w:rPr>
                <w:i/>
                <w:color w:val="A6A6A6" w:themeColor="background1" w:themeShade="A6"/>
              </w:rPr>
              <w:t>(Integer)</w:t>
            </w:r>
          </w:p>
        </w:tc>
      </w:tr>
      <w:tr w:rsidR="006D40B2" w:rsidRPr="00AC7CBE" w14:paraId="25E7BC45"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480A3A19" w14:textId="218E3E39" w:rsidR="006D40B2" w:rsidRPr="00AC7CBE" w:rsidRDefault="00536957" w:rsidP="00AC7CBE">
            <w:pPr>
              <w:spacing w:after="0" w:line="240" w:lineRule="auto"/>
              <w:contextualSpacing/>
              <w:rPr>
                <w:rFonts w:eastAsia="Calibri" w:cs="Times New Roman"/>
              </w:rPr>
            </w:pPr>
            <w:r>
              <w:rPr>
                <w:rFonts w:eastAsia="Calibri" w:cs="Times New Roman"/>
              </w:rPr>
              <w:t>G18g</w:t>
            </w:r>
          </w:p>
        </w:tc>
        <w:tc>
          <w:tcPr>
            <w:tcW w:w="4308" w:type="dxa"/>
            <w:tcBorders>
              <w:top w:val="single" w:sz="4" w:space="0" w:color="000000"/>
              <w:left w:val="single" w:sz="4" w:space="0" w:color="000000"/>
              <w:bottom w:val="single" w:sz="4" w:space="0" w:color="000000"/>
            </w:tcBorders>
          </w:tcPr>
          <w:p w14:paraId="17EA846D" w14:textId="641E9D14" w:rsidR="006D40B2" w:rsidRPr="00AC7CBE" w:rsidRDefault="006D40B2" w:rsidP="00AC7CBE">
            <w:pPr>
              <w:spacing w:after="0" w:line="240" w:lineRule="auto"/>
              <w:contextualSpacing/>
              <w:rPr>
                <w:b/>
                <w:color w:val="000000"/>
              </w:rPr>
            </w:pPr>
            <w:r w:rsidRPr="00AC7CBE">
              <w:rPr>
                <w:color w:val="000000"/>
              </w:rPr>
              <w:t xml:space="preserve">Who decides what the penalty is the first time a household breaks this rule? </w:t>
            </w:r>
            <w:r w:rsidRPr="00AC7CBE">
              <w:rPr>
                <w:b/>
                <w:color w:val="000000"/>
              </w:rPr>
              <w:t>(hgrazwpen1)</w:t>
            </w:r>
          </w:p>
          <w:p w14:paraId="4B63BD81" w14:textId="37539FDF" w:rsidR="006D40B2" w:rsidRPr="00536957" w:rsidRDefault="006D40B2" w:rsidP="00AC7CBE">
            <w:pPr>
              <w:spacing w:after="0" w:line="240" w:lineRule="auto"/>
              <w:contextualSpacing/>
              <w:rPr>
                <w:i/>
                <w:color w:val="000000"/>
              </w:rPr>
            </w:pPr>
            <w:r w:rsidRPr="00536957">
              <w:rPr>
                <w:rFonts w:cs="Times New Roman"/>
                <w:i/>
                <w:color w:val="000000"/>
              </w:rPr>
              <w:t>Probe and code</w:t>
            </w:r>
            <w:r w:rsidR="00471179" w:rsidRPr="00536957">
              <w:rPr>
                <w:rFonts w:cs="Times New Roman"/>
                <w:i/>
                <w:color w:val="000000"/>
              </w:rPr>
              <w:t>.</w:t>
            </w:r>
            <w:r w:rsidRPr="00536957">
              <w:rPr>
                <w:rFonts w:cs="Times New Roman"/>
                <w:i/>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4C69D155" w14:textId="2C9FCE32" w:rsidR="006D40B2" w:rsidRPr="00AC7CBE" w:rsidRDefault="006D40B2" w:rsidP="00AC7CBE">
            <w:pPr>
              <w:spacing w:after="0" w:line="240" w:lineRule="auto"/>
              <w:contextualSpacing/>
              <w:rPr>
                <w:rFonts w:cs="Times New Roman"/>
                <w:w w:val="105"/>
              </w:rPr>
            </w:pPr>
            <w:r w:rsidRPr="00AC7CBE">
              <w:rPr>
                <w:rFonts w:cs="Times New Roman"/>
                <w:w w:val="105"/>
              </w:rPr>
              <w:t>1=Chief</w:t>
            </w:r>
          </w:p>
          <w:p w14:paraId="1290910F" w14:textId="09B61F3F" w:rsidR="006D40B2" w:rsidRPr="00AC7CBE" w:rsidRDefault="006D40B2" w:rsidP="00AC7CBE">
            <w:pPr>
              <w:spacing w:after="0" w:line="240" w:lineRule="auto"/>
              <w:contextualSpacing/>
              <w:rPr>
                <w:rFonts w:cs="Times New Roman"/>
                <w:w w:val="105"/>
              </w:rPr>
            </w:pPr>
            <w:r w:rsidRPr="00AC7CBE">
              <w:rPr>
                <w:rFonts w:cs="Times New Roman"/>
                <w:w w:val="105"/>
              </w:rPr>
              <w:t>2=Headman</w:t>
            </w:r>
          </w:p>
          <w:p w14:paraId="4F19A47F" w14:textId="2AD96784" w:rsidR="006D40B2" w:rsidRPr="00AC7CBE" w:rsidRDefault="006D40B2" w:rsidP="00AC7CBE">
            <w:pPr>
              <w:spacing w:after="0" w:line="240" w:lineRule="auto"/>
              <w:contextualSpacing/>
              <w:rPr>
                <w:rFonts w:cs="Times New Roman"/>
                <w:w w:val="105"/>
              </w:rPr>
            </w:pPr>
            <w:r w:rsidRPr="00AC7CBE">
              <w:rPr>
                <w:rFonts w:cs="Times New Roman"/>
                <w:w w:val="105"/>
              </w:rPr>
              <w:t>3=Induna</w:t>
            </w:r>
          </w:p>
          <w:p w14:paraId="25C870E2" w14:textId="7164EC32" w:rsidR="006D40B2" w:rsidRPr="00AC7CBE" w:rsidRDefault="006D40B2" w:rsidP="00AC7CBE">
            <w:pPr>
              <w:spacing w:after="0" w:line="240" w:lineRule="auto"/>
              <w:contextualSpacing/>
              <w:rPr>
                <w:rFonts w:cs="Times New Roman"/>
                <w:w w:val="105"/>
              </w:rPr>
            </w:pPr>
            <w:r w:rsidRPr="00AC7CBE">
              <w:rPr>
                <w:rFonts w:cs="Times New Roman"/>
                <w:w w:val="105"/>
              </w:rPr>
              <w:t>4=Village Land Comittee</w:t>
            </w:r>
          </w:p>
          <w:p w14:paraId="159F524A" w14:textId="47C631AD" w:rsidR="006D40B2" w:rsidRPr="00AC7CBE" w:rsidRDefault="006D40B2" w:rsidP="00AC7CBE">
            <w:pPr>
              <w:spacing w:after="0" w:line="240" w:lineRule="auto"/>
              <w:contextualSpacing/>
              <w:rPr>
                <w:rFonts w:cs="Times New Roman"/>
                <w:w w:val="105"/>
              </w:rPr>
            </w:pPr>
            <w:r w:rsidRPr="00AC7CBE">
              <w:rPr>
                <w:rFonts w:cs="Times New Roman"/>
                <w:w w:val="105"/>
              </w:rPr>
              <w:t>5=Other Village Comittee</w:t>
            </w:r>
          </w:p>
          <w:p w14:paraId="440B8BB2" w14:textId="0DD1E1CF" w:rsidR="006D40B2" w:rsidRPr="00AC7CBE" w:rsidRDefault="006D40B2" w:rsidP="00AC7CBE">
            <w:pPr>
              <w:spacing w:after="0" w:line="240" w:lineRule="auto"/>
              <w:contextualSpacing/>
              <w:rPr>
                <w:rFonts w:cs="Times New Roman"/>
                <w:w w:val="105"/>
              </w:rPr>
            </w:pPr>
            <w:r w:rsidRPr="00AC7CBE">
              <w:rPr>
                <w:rFonts w:cs="Times New Roman"/>
                <w:w w:val="105"/>
              </w:rPr>
              <w:t>6=Village as a whole</w:t>
            </w:r>
          </w:p>
          <w:p w14:paraId="09FB00B6" w14:textId="77777777" w:rsidR="006D40B2" w:rsidRPr="00AC7CBE" w:rsidRDefault="006D40B2" w:rsidP="00AC7CBE">
            <w:pPr>
              <w:spacing w:after="0" w:line="240" w:lineRule="auto"/>
              <w:contextualSpacing/>
            </w:pPr>
            <w:r w:rsidRPr="00AC7CBE">
              <w:t>97=Other, please specify</w:t>
            </w:r>
          </w:p>
          <w:p w14:paraId="7D56FFCF" w14:textId="77777777" w:rsidR="006D40B2" w:rsidRPr="00AC7CBE" w:rsidRDefault="006D40B2" w:rsidP="00AC7CBE">
            <w:pPr>
              <w:spacing w:after="0" w:line="240" w:lineRule="auto"/>
              <w:contextualSpacing/>
            </w:pPr>
            <w:r w:rsidRPr="00AC7CBE">
              <w:t>888=Don’t know</w:t>
            </w:r>
          </w:p>
          <w:p w14:paraId="0DA0A329" w14:textId="77777777" w:rsidR="006D40B2" w:rsidRPr="00AC7CBE" w:rsidRDefault="006D40B2" w:rsidP="00AC7CBE">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66A01237" w14:textId="77777777" w:rsidR="006D40B2" w:rsidRPr="00AC7CBE" w:rsidRDefault="006D40B2"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6F635E" w:rsidRPr="00AC7CBE" w14:paraId="2F4AA568"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702C1690" w14:textId="0995A81C" w:rsidR="006F635E" w:rsidRPr="00AC7CBE" w:rsidRDefault="00536957" w:rsidP="00AC7CBE">
            <w:pPr>
              <w:spacing w:after="0" w:line="240" w:lineRule="auto"/>
              <w:contextualSpacing/>
              <w:rPr>
                <w:rFonts w:eastAsia="Calibri" w:cs="Times New Roman"/>
              </w:rPr>
            </w:pPr>
            <w:r>
              <w:rPr>
                <w:rFonts w:eastAsia="Calibri" w:cs="Times New Roman"/>
              </w:rPr>
              <w:t>G18h</w:t>
            </w:r>
          </w:p>
        </w:tc>
        <w:tc>
          <w:tcPr>
            <w:tcW w:w="4308" w:type="dxa"/>
            <w:tcBorders>
              <w:top w:val="single" w:sz="4" w:space="0" w:color="000000"/>
              <w:left w:val="single" w:sz="4" w:space="0" w:color="000000"/>
              <w:bottom w:val="single" w:sz="4" w:space="0" w:color="000000"/>
            </w:tcBorders>
          </w:tcPr>
          <w:p w14:paraId="666A962F" w14:textId="3EA12071" w:rsidR="006F635E" w:rsidRPr="00AC7CBE" w:rsidRDefault="006F635E" w:rsidP="00AC7CBE">
            <w:pPr>
              <w:spacing w:after="0" w:line="240" w:lineRule="auto"/>
              <w:contextualSpacing/>
              <w:rPr>
                <w:color w:val="000000"/>
              </w:rPr>
            </w:pPr>
            <w:r w:rsidRPr="00AC7CBE">
              <w:rPr>
                <w:color w:val="000000"/>
              </w:rPr>
              <w:t xml:space="preserve">What is the typical compliance with penalties? </w:t>
            </w:r>
            <w:r w:rsidRPr="00AC7CBE">
              <w:rPr>
                <w:b/>
                <w:color w:val="000000"/>
              </w:rPr>
              <w:t>(hgrazcomp)</w:t>
            </w:r>
          </w:p>
        </w:tc>
        <w:tc>
          <w:tcPr>
            <w:tcW w:w="4320" w:type="dxa"/>
            <w:gridSpan w:val="3"/>
            <w:tcBorders>
              <w:top w:val="single" w:sz="4" w:space="0" w:color="000000"/>
              <w:bottom w:val="single" w:sz="4" w:space="0" w:color="000000"/>
              <w:right w:val="single" w:sz="18" w:space="0" w:color="000000"/>
            </w:tcBorders>
          </w:tcPr>
          <w:p w14:paraId="22107D4A"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1=Offenders never comply </w:t>
            </w:r>
          </w:p>
          <w:p w14:paraId="6DA34F28"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2=Some of the time offenders comply  </w:t>
            </w:r>
          </w:p>
          <w:p w14:paraId="2D20921E" w14:textId="77777777" w:rsidR="006F635E" w:rsidRPr="00AC7CBE" w:rsidRDefault="006F635E" w:rsidP="00AC7CBE">
            <w:pPr>
              <w:spacing w:after="0" w:line="240" w:lineRule="auto"/>
              <w:contextualSpacing/>
              <w:rPr>
                <w:rFonts w:cs="Times New Roman"/>
                <w:w w:val="105"/>
              </w:rPr>
            </w:pPr>
            <w:r w:rsidRPr="00AC7CBE">
              <w:rPr>
                <w:rFonts w:cs="Times New Roman"/>
                <w:w w:val="105"/>
              </w:rPr>
              <w:t>3=About half the time offenders comply</w:t>
            </w:r>
          </w:p>
          <w:p w14:paraId="5592419E"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4=Most of the time offenders comply </w:t>
            </w:r>
          </w:p>
          <w:p w14:paraId="66EC377E" w14:textId="77777777" w:rsidR="006F635E" w:rsidRPr="00AC7CBE" w:rsidRDefault="006F635E" w:rsidP="00AC7CBE">
            <w:pPr>
              <w:spacing w:after="0" w:line="240" w:lineRule="auto"/>
              <w:contextualSpacing/>
              <w:rPr>
                <w:rFonts w:cs="Times New Roman"/>
                <w:w w:val="105"/>
              </w:rPr>
            </w:pPr>
            <w:r w:rsidRPr="00AC7CBE">
              <w:rPr>
                <w:rFonts w:cs="Times New Roman"/>
                <w:w w:val="105"/>
              </w:rPr>
              <w:t>5=Almost all the time offenders comply</w:t>
            </w:r>
          </w:p>
          <w:p w14:paraId="0F19C899" w14:textId="77777777" w:rsidR="006F635E" w:rsidRPr="00AC7CBE" w:rsidRDefault="006F635E" w:rsidP="00AC7CBE">
            <w:pPr>
              <w:spacing w:after="0" w:line="240" w:lineRule="auto"/>
              <w:contextualSpacing/>
              <w:rPr>
                <w:rFonts w:cs="Times New Roman"/>
                <w:w w:val="105"/>
              </w:rPr>
            </w:pPr>
            <w:r w:rsidRPr="00AC7CBE">
              <w:rPr>
                <w:rFonts w:cs="Times New Roman"/>
                <w:w w:val="105"/>
              </w:rPr>
              <w:t xml:space="preserve">888=Don't know  </w:t>
            </w:r>
          </w:p>
          <w:p w14:paraId="6B3157AB" w14:textId="77777777" w:rsidR="006F635E" w:rsidRPr="00AC7CBE" w:rsidRDefault="006F635E" w:rsidP="00AC7CBE">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EFD1CE7" w14:textId="77777777" w:rsidR="006F635E" w:rsidRPr="00AC7CBE" w:rsidRDefault="006F635E"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bl>
    <w:p w14:paraId="001A83B8" w14:textId="77777777" w:rsidR="00536957" w:rsidRDefault="00536957"/>
    <w:tbl>
      <w:tblPr>
        <w:tblW w:w="10080" w:type="dxa"/>
        <w:tblInd w:w="-5" w:type="dxa"/>
        <w:tblLayout w:type="fixed"/>
        <w:tblCellMar>
          <w:left w:w="0" w:type="dxa"/>
          <w:right w:w="0" w:type="dxa"/>
        </w:tblCellMar>
        <w:tblLook w:val="0000" w:firstRow="0" w:lastRow="0" w:firstColumn="0" w:lastColumn="0" w:noHBand="0" w:noVBand="0"/>
      </w:tblPr>
      <w:tblGrid>
        <w:gridCol w:w="730"/>
        <w:gridCol w:w="6825"/>
        <w:gridCol w:w="2525"/>
      </w:tblGrid>
      <w:tr w:rsidR="006F635E" w:rsidRPr="00AC7CBE" w14:paraId="2DE18130"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3E5DC7A0" w14:textId="655B0163" w:rsidR="006F635E" w:rsidRPr="00AC7CBE" w:rsidRDefault="00536957" w:rsidP="00AC7CBE">
            <w:pPr>
              <w:spacing w:after="0" w:line="240" w:lineRule="auto"/>
              <w:contextualSpacing/>
              <w:rPr>
                <w:w w:val="105"/>
              </w:rPr>
            </w:pPr>
            <w:r>
              <w:rPr>
                <w:w w:val="105"/>
              </w:rPr>
              <w:t>G18i</w:t>
            </w:r>
          </w:p>
        </w:tc>
        <w:tc>
          <w:tcPr>
            <w:tcW w:w="6825" w:type="dxa"/>
            <w:tcBorders>
              <w:top w:val="single" w:sz="4" w:space="0" w:color="000000"/>
              <w:left w:val="single" w:sz="4" w:space="0" w:color="auto"/>
              <w:bottom w:val="single" w:sz="4" w:space="0" w:color="000000"/>
              <w:right w:val="single" w:sz="18" w:space="0" w:color="000000"/>
            </w:tcBorders>
          </w:tcPr>
          <w:p w14:paraId="2EC00976" w14:textId="0A0DC318" w:rsidR="006F635E" w:rsidRPr="00AC7CBE" w:rsidRDefault="006F635E" w:rsidP="00AC7CBE">
            <w:pPr>
              <w:spacing w:after="0" w:line="240" w:lineRule="auto"/>
              <w:contextualSpacing/>
              <w:rPr>
                <w:w w:val="105"/>
              </w:rPr>
            </w:pPr>
            <w:r w:rsidRPr="00AC7CBE">
              <w:rPr>
                <w:color w:val="000000"/>
              </w:rPr>
              <w:t xml:space="preserve">How many times in the past year was this rule broken? </w:t>
            </w:r>
            <w:r w:rsidRPr="00AC7CBE">
              <w:rPr>
                <w:b/>
                <w:color w:val="000000"/>
              </w:rPr>
              <w:t>(hgrazinf)</w:t>
            </w:r>
          </w:p>
        </w:tc>
        <w:tc>
          <w:tcPr>
            <w:tcW w:w="2525" w:type="dxa"/>
            <w:tcBorders>
              <w:top w:val="single" w:sz="18" w:space="0" w:color="000000"/>
              <w:left w:val="single" w:sz="18" w:space="0" w:color="000000"/>
              <w:bottom w:val="single" w:sz="18" w:space="0" w:color="000000"/>
              <w:right w:val="single" w:sz="18" w:space="0" w:color="000000"/>
            </w:tcBorders>
          </w:tcPr>
          <w:p w14:paraId="1837C086" w14:textId="77777777" w:rsidR="006F635E" w:rsidRPr="00AC7CBE" w:rsidRDefault="006F635E" w:rsidP="00AC7CBE">
            <w:pPr>
              <w:spacing w:after="0" w:line="240" w:lineRule="auto"/>
              <w:contextualSpacing/>
              <w:rPr>
                <w:i/>
                <w:color w:val="A6A6A6" w:themeColor="background1" w:themeShade="A6"/>
              </w:rPr>
            </w:pPr>
            <w:r w:rsidRPr="00AC7CBE">
              <w:rPr>
                <w:i/>
                <w:color w:val="A6A6A6" w:themeColor="background1" w:themeShade="A6"/>
              </w:rPr>
              <w:t>(Integer)</w:t>
            </w:r>
          </w:p>
        </w:tc>
      </w:tr>
    </w:tbl>
    <w:p w14:paraId="29F195DD" w14:textId="77777777" w:rsidR="00BA10DE" w:rsidRDefault="00BA10DE"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2510"/>
        <w:gridCol w:w="1803"/>
        <w:gridCol w:w="31"/>
        <w:gridCol w:w="691"/>
      </w:tblGrid>
      <w:tr w:rsidR="00962095" w:rsidRPr="00AC7CBE" w14:paraId="4A8E425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1FB21A37" w14:textId="6C5D4517" w:rsidR="00962095" w:rsidRPr="00AC7CBE" w:rsidRDefault="00536957" w:rsidP="005D1E70">
            <w:pPr>
              <w:spacing w:after="0" w:line="240" w:lineRule="auto"/>
              <w:contextualSpacing/>
              <w:rPr>
                <w:rFonts w:eastAsia="Calibri" w:cs="Times New Roman"/>
                <w:w w:val="105"/>
              </w:rPr>
            </w:pPr>
            <w:r>
              <w:rPr>
                <w:rFonts w:eastAsia="Calibri" w:cs="Times New Roman"/>
                <w:w w:val="105"/>
              </w:rPr>
              <w:t>G19a</w:t>
            </w:r>
          </w:p>
        </w:tc>
        <w:tc>
          <w:tcPr>
            <w:tcW w:w="4315" w:type="dxa"/>
            <w:gridSpan w:val="2"/>
            <w:tcBorders>
              <w:top w:val="single" w:sz="4" w:space="0" w:color="000000"/>
              <w:left w:val="single" w:sz="4" w:space="0" w:color="auto"/>
              <w:bottom w:val="single" w:sz="4" w:space="0" w:color="000000"/>
            </w:tcBorders>
          </w:tcPr>
          <w:p w14:paraId="0EA475BE" w14:textId="00714FBD" w:rsidR="00962095" w:rsidRPr="00AC7CBE" w:rsidRDefault="00536957" w:rsidP="005D1E70">
            <w:pPr>
              <w:pStyle w:val="longtableQtext"/>
              <w:spacing w:after="0" w:line="240" w:lineRule="auto"/>
              <w:contextualSpacing/>
              <w:rPr>
                <w:rFonts w:asciiTheme="minorHAnsi" w:eastAsiaTheme="minorEastAsia" w:hAnsiTheme="minorHAnsi"/>
                <w:b/>
                <w:lang w:eastAsia="zh-CN"/>
              </w:rPr>
            </w:pPr>
            <w:r>
              <w:rPr>
                <w:rFonts w:asciiTheme="minorHAnsi" w:eastAsiaTheme="minorEastAsia" w:hAnsiTheme="minorHAnsi"/>
                <w:lang w:eastAsia="zh-CN"/>
              </w:rPr>
              <w:t>I</w:t>
            </w:r>
            <w:r w:rsidR="00962095" w:rsidRPr="00AC7CBE">
              <w:rPr>
                <w:rFonts w:asciiTheme="minorHAnsi" w:eastAsiaTheme="minorEastAsia" w:hAnsiTheme="minorHAnsi"/>
                <w:lang w:eastAsia="zh-CN"/>
              </w:rPr>
              <w:t xml:space="preserve">s there a rule in this village about </w:t>
            </w:r>
            <w:r w:rsidR="00962095">
              <w:rPr>
                <w:rFonts w:asciiTheme="minorHAnsi" w:eastAsiaTheme="minorEastAsia" w:hAnsiTheme="minorHAnsi"/>
                <w:lang w:eastAsia="zh-CN"/>
              </w:rPr>
              <w:t>when and where a fire can be started</w:t>
            </w:r>
            <w:r w:rsidR="00962095" w:rsidRPr="00AC7CBE">
              <w:rPr>
                <w:rFonts w:asciiTheme="minorHAnsi" w:eastAsiaTheme="minorEastAsia" w:hAnsiTheme="minorHAnsi"/>
                <w:lang w:eastAsia="zh-CN"/>
              </w:rPr>
              <w:t xml:space="preserve"> in the forest</w:t>
            </w:r>
            <w:r w:rsidR="00962095">
              <w:rPr>
                <w:rFonts w:asciiTheme="minorHAnsi" w:eastAsiaTheme="minorEastAsia" w:hAnsiTheme="minorHAnsi"/>
                <w:lang w:eastAsia="zh-CN"/>
              </w:rPr>
              <w:t xml:space="preserve">?  </w:t>
            </w:r>
          </w:p>
          <w:p w14:paraId="5645B19F" w14:textId="03E98AF2"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00C461F0">
              <w:rPr>
                <w:rFonts w:eastAsiaTheme="minorEastAsia" w:cs="Times New Roman"/>
                <w:b/>
                <w:w w:val="105"/>
                <w:lang w:eastAsia="zh-CN"/>
              </w:rPr>
              <w:t>G20a</w:t>
            </w:r>
          </w:p>
        </w:tc>
        <w:tc>
          <w:tcPr>
            <w:tcW w:w="4344" w:type="dxa"/>
            <w:gridSpan w:val="3"/>
            <w:tcBorders>
              <w:top w:val="single" w:sz="4" w:space="0" w:color="000000"/>
              <w:bottom w:val="single" w:sz="4" w:space="0" w:color="000000"/>
              <w:right w:val="single" w:sz="18" w:space="0" w:color="000000"/>
            </w:tcBorders>
          </w:tcPr>
          <w:p w14:paraId="4ABBF20F" w14:textId="77777777" w:rsidR="00962095" w:rsidRPr="00AC7CBE" w:rsidRDefault="00962095" w:rsidP="005D1E70">
            <w:pPr>
              <w:spacing w:after="0" w:line="240" w:lineRule="auto"/>
              <w:contextualSpacing/>
            </w:pPr>
            <w:r w:rsidRPr="00AC7CBE">
              <w:t>1=No</w:t>
            </w:r>
          </w:p>
          <w:p w14:paraId="2742065D" w14:textId="77777777" w:rsidR="00962095" w:rsidRPr="00AC7CBE" w:rsidRDefault="00962095" w:rsidP="005D1E70">
            <w:pPr>
              <w:spacing w:after="0" w:line="240" w:lineRule="auto"/>
              <w:contextualSpacing/>
            </w:pPr>
            <w:r w:rsidRPr="00AC7CBE">
              <w:t>2=Yes</w:t>
            </w:r>
            <w:r w:rsidRPr="00AC7CBE" w:rsidDel="00226116">
              <w:t xml:space="preserve"> </w:t>
            </w:r>
          </w:p>
          <w:p w14:paraId="2AFADA41" w14:textId="77777777" w:rsidR="00962095" w:rsidRPr="00AC7CBE" w:rsidRDefault="00962095" w:rsidP="005D1E70">
            <w:pPr>
              <w:spacing w:after="0" w:line="240" w:lineRule="auto"/>
              <w:contextualSpacing/>
            </w:pPr>
            <w:r w:rsidRPr="00AC7CBE">
              <w:t>888=Don’t know</w:t>
            </w:r>
          </w:p>
          <w:p w14:paraId="7493B97D"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623FF45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5990EB31"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4E92EF8C" w14:textId="3E5C0CA1" w:rsidR="00962095" w:rsidRPr="00AC7CBE" w:rsidRDefault="00536957" w:rsidP="005D1E70">
            <w:pPr>
              <w:spacing w:after="0" w:line="240" w:lineRule="auto"/>
              <w:contextualSpacing/>
            </w:pPr>
            <w:r>
              <w:t>G19b</w:t>
            </w:r>
          </w:p>
        </w:tc>
        <w:tc>
          <w:tcPr>
            <w:tcW w:w="4308" w:type="dxa"/>
            <w:tcBorders>
              <w:left w:val="single" w:sz="4" w:space="0" w:color="auto"/>
              <w:right w:val="single" w:sz="18" w:space="0" w:color="000000"/>
            </w:tcBorders>
          </w:tcPr>
          <w:p w14:paraId="75FCAAB1" w14:textId="4578F443" w:rsidR="00962095" w:rsidRPr="00AC7CBE" w:rsidRDefault="00962095" w:rsidP="00962095">
            <w:pPr>
              <w:spacing w:after="0" w:line="240" w:lineRule="auto"/>
              <w:contextualSpacing/>
              <w:rPr>
                <w:w w:val="105"/>
              </w:rPr>
            </w:pPr>
            <w:r w:rsidRPr="00AC7CBE">
              <w:rPr>
                <w:color w:val="000000"/>
              </w:rPr>
              <w:t xml:space="preserve">Please describe this rule about </w:t>
            </w:r>
            <w:r>
              <w:rPr>
                <w:rFonts w:eastAsiaTheme="minorEastAsia"/>
                <w:lang w:eastAsia="zh-CN"/>
              </w:rPr>
              <w:t>when and where a fire can be started</w:t>
            </w:r>
          </w:p>
        </w:tc>
        <w:tc>
          <w:tcPr>
            <w:tcW w:w="5042" w:type="dxa"/>
            <w:gridSpan w:val="5"/>
            <w:tcBorders>
              <w:top w:val="single" w:sz="18" w:space="0" w:color="000000"/>
              <w:left w:val="single" w:sz="18" w:space="0" w:color="000000"/>
              <w:bottom w:val="single" w:sz="18" w:space="0" w:color="000000"/>
              <w:right w:val="single" w:sz="18" w:space="0" w:color="000000"/>
            </w:tcBorders>
          </w:tcPr>
          <w:p w14:paraId="792D4A86" w14:textId="77777777" w:rsidR="00962095" w:rsidRPr="00AC7CBE" w:rsidRDefault="00962095" w:rsidP="005D1E70">
            <w:pPr>
              <w:spacing w:after="0" w:line="240" w:lineRule="auto"/>
              <w:contextualSpacing/>
              <w:rPr>
                <w:w w:val="105"/>
              </w:rPr>
            </w:pPr>
            <w:r w:rsidRPr="00AC7CBE">
              <w:rPr>
                <w:i/>
                <w:color w:val="A6A6A6" w:themeColor="background1" w:themeShade="A6"/>
              </w:rPr>
              <w:t>(Text)</w:t>
            </w:r>
          </w:p>
        </w:tc>
      </w:tr>
      <w:tr w:rsidR="00962095" w:rsidRPr="00AC7CBE" w14:paraId="378A5D05"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279BA206" w14:textId="4D4235F9" w:rsidR="00962095" w:rsidRPr="00AC7CBE" w:rsidRDefault="00536957" w:rsidP="005D1E70">
            <w:pPr>
              <w:spacing w:after="0" w:line="240" w:lineRule="auto"/>
              <w:contextualSpacing/>
              <w:rPr>
                <w:rFonts w:eastAsia="Calibri" w:cs="Times New Roman"/>
                <w:w w:val="105"/>
              </w:rPr>
            </w:pPr>
            <w:r>
              <w:rPr>
                <w:rFonts w:eastAsia="Calibri" w:cs="Times New Roman"/>
                <w:w w:val="105"/>
              </w:rPr>
              <w:t>G19c</w:t>
            </w:r>
          </w:p>
        </w:tc>
        <w:tc>
          <w:tcPr>
            <w:tcW w:w="4315" w:type="dxa"/>
            <w:gridSpan w:val="2"/>
            <w:tcBorders>
              <w:top w:val="single" w:sz="4" w:space="0" w:color="000000"/>
              <w:left w:val="single" w:sz="4" w:space="0" w:color="auto"/>
              <w:bottom w:val="single" w:sz="4" w:space="0" w:color="000000"/>
            </w:tcBorders>
          </w:tcPr>
          <w:p w14:paraId="18A39740" w14:textId="76F3856B" w:rsidR="00962095" w:rsidRPr="00AC7CBE" w:rsidRDefault="00962095" w:rsidP="00962095">
            <w:pPr>
              <w:spacing w:after="0" w:line="240" w:lineRule="auto"/>
              <w:contextualSpacing/>
              <w:rPr>
                <w:rFonts w:eastAsia="Calibri" w:cs="Times New Roman"/>
                <w:w w:val="105"/>
              </w:rPr>
            </w:pPr>
            <w:r w:rsidRPr="00AC7CBE">
              <w:rPr>
                <w:color w:val="000000"/>
              </w:rPr>
              <w:t>Does your village</w:t>
            </w:r>
            <w:r>
              <w:rPr>
                <w:color w:val="000000"/>
              </w:rPr>
              <w:t xml:space="preserve"> monitor for rule breaking?  </w:t>
            </w:r>
          </w:p>
        </w:tc>
        <w:tc>
          <w:tcPr>
            <w:tcW w:w="4344" w:type="dxa"/>
            <w:gridSpan w:val="3"/>
            <w:tcBorders>
              <w:top w:val="single" w:sz="4" w:space="0" w:color="000000"/>
              <w:bottom w:val="single" w:sz="4" w:space="0" w:color="000000"/>
              <w:right w:val="single" w:sz="18" w:space="0" w:color="000000"/>
            </w:tcBorders>
          </w:tcPr>
          <w:p w14:paraId="56EE2846" w14:textId="77777777" w:rsidR="00962095" w:rsidRPr="00AC7CBE" w:rsidRDefault="00962095" w:rsidP="005D1E70">
            <w:pPr>
              <w:spacing w:after="0" w:line="240" w:lineRule="auto"/>
              <w:contextualSpacing/>
            </w:pPr>
            <w:r w:rsidRPr="00AC7CBE">
              <w:t>1=No</w:t>
            </w:r>
          </w:p>
          <w:p w14:paraId="098BDDD9" w14:textId="77777777" w:rsidR="00962095" w:rsidRPr="00AC7CBE" w:rsidRDefault="00962095" w:rsidP="005D1E70">
            <w:pPr>
              <w:spacing w:after="0" w:line="240" w:lineRule="auto"/>
              <w:contextualSpacing/>
            </w:pPr>
            <w:r w:rsidRPr="00AC7CBE">
              <w:t>2=Yes</w:t>
            </w:r>
            <w:r w:rsidRPr="00AC7CBE" w:rsidDel="00226116">
              <w:t xml:space="preserve"> </w:t>
            </w:r>
          </w:p>
          <w:p w14:paraId="55CA8E32" w14:textId="77777777" w:rsidR="00962095" w:rsidRPr="00AC7CBE" w:rsidRDefault="00962095" w:rsidP="005D1E70">
            <w:pPr>
              <w:spacing w:after="0" w:line="240" w:lineRule="auto"/>
              <w:contextualSpacing/>
            </w:pPr>
            <w:r w:rsidRPr="00AC7CBE">
              <w:t>888=Don’t know</w:t>
            </w:r>
          </w:p>
          <w:p w14:paraId="56BDEF20"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4F8B8C18"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0D0F1358"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21F5CA9" w14:textId="001D7C9C" w:rsidR="00962095" w:rsidRPr="00AC7CBE" w:rsidRDefault="00536957" w:rsidP="005D1E70">
            <w:pPr>
              <w:spacing w:after="0" w:line="240" w:lineRule="auto"/>
              <w:contextualSpacing/>
              <w:rPr>
                <w:rFonts w:eastAsia="Calibri" w:cs="Times New Roman"/>
                <w:w w:val="105"/>
              </w:rPr>
            </w:pPr>
            <w:r>
              <w:rPr>
                <w:rFonts w:eastAsia="Calibri" w:cs="Times New Roman"/>
                <w:w w:val="105"/>
              </w:rPr>
              <w:t>G19d</w:t>
            </w:r>
          </w:p>
        </w:tc>
        <w:tc>
          <w:tcPr>
            <w:tcW w:w="4315" w:type="dxa"/>
            <w:gridSpan w:val="2"/>
            <w:tcBorders>
              <w:top w:val="single" w:sz="4" w:space="0" w:color="000000"/>
              <w:left w:val="single" w:sz="4" w:space="0" w:color="auto"/>
              <w:bottom w:val="single" w:sz="4" w:space="0" w:color="000000"/>
            </w:tcBorders>
          </w:tcPr>
          <w:p w14:paraId="1832A30D" w14:textId="731BDA96" w:rsidR="00962095" w:rsidRPr="00AC7CBE" w:rsidRDefault="00962095" w:rsidP="00962095">
            <w:pPr>
              <w:spacing w:after="0" w:line="240" w:lineRule="auto"/>
              <w:contextualSpacing/>
              <w:rPr>
                <w:rFonts w:eastAsia="Calibri" w:cs="Times New Roman"/>
                <w:w w:val="105"/>
              </w:rPr>
            </w:pPr>
            <w:r w:rsidRPr="00AC7CBE">
              <w:rPr>
                <w:color w:val="000000"/>
              </w:rPr>
              <w:t>Are there penalties for breaking this rule?</w:t>
            </w:r>
            <w:r w:rsidRPr="00AC7CBE">
              <w:t xml:space="preserve"> </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69A5F386" w14:textId="77777777" w:rsidR="00962095" w:rsidRPr="00AC7CBE" w:rsidRDefault="00962095" w:rsidP="005D1E70">
            <w:pPr>
              <w:spacing w:after="0" w:line="240" w:lineRule="auto"/>
              <w:contextualSpacing/>
            </w:pPr>
            <w:r w:rsidRPr="00AC7CBE">
              <w:t>1=No</w:t>
            </w:r>
          </w:p>
          <w:p w14:paraId="1E7C58AA" w14:textId="77777777" w:rsidR="00962095" w:rsidRPr="00AC7CBE" w:rsidRDefault="00962095" w:rsidP="005D1E70">
            <w:pPr>
              <w:spacing w:after="0" w:line="240" w:lineRule="auto"/>
              <w:contextualSpacing/>
            </w:pPr>
            <w:r w:rsidRPr="00AC7CBE">
              <w:t>2=Yes</w:t>
            </w:r>
            <w:r w:rsidRPr="00AC7CBE" w:rsidDel="00226116">
              <w:t xml:space="preserve"> </w:t>
            </w:r>
          </w:p>
          <w:p w14:paraId="23622456" w14:textId="77777777" w:rsidR="00962095" w:rsidRPr="00AC7CBE" w:rsidRDefault="00962095" w:rsidP="005D1E70">
            <w:pPr>
              <w:spacing w:after="0" w:line="240" w:lineRule="auto"/>
              <w:contextualSpacing/>
            </w:pPr>
            <w:r w:rsidRPr="00AC7CBE">
              <w:t>888=Don’t know</w:t>
            </w:r>
          </w:p>
          <w:p w14:paraId="0718C206"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5BD81E4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526ABF90"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1665C042" w14:textId="06421669" w:rsidR="00962095" w:rsidRPr="00AC7CBE" w:rsidRDefault="00536957" w:rsidP="005D1E70">
            <w:pPr>
              <w:spacing w:after="0" w:line="240" w:lineRule="auto"/>
              <w:contextualSpacing/>
              <w:rPr>
                <w:rFonts w:eastAsia="Calibri" w:cs="Times New Roman"/>
                <w:w w:val="105"/>
              </w:rPr>
            </w:pPr>
            <w:r>
              <w:rPr>
                <w:rFonts w:eastAsia="Calibri" w:cs="Times New Roman"/>
                <w:w w:val="105"/>
              </w:rPr>
              <w:t>G19e</w:t>
            </w:r>
          </w:p>
        </w:tc>
        <w:tc>
          <w:tcPr>
            <w:tcW w:w="4315" w:type="dxa"/>
            <w:gridSpan w:val="2"/>
            <w:tcBorders>
              <w:top w:val="single" w:sz="4" w:space="0" w:color="000000"/>
              <w:left w:val="single" w:sz="4" w:space="0" w:color="auto"/>
              <w:bottom w:val="single" w:sz="4" w:space="0" w:color="000000"/>
            </w:tcBorders>
          </w:tcPr>
          <w:p w14:paraId="588D5AAC" w14:textId="4613F71B" w:rsidR="00962095" w:rsidRPr="00AC7CBE" w:rsidRDefault="00962095" w:rsidP="005D1E70">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 xml:space="preserve">What is the typical penalty the first time a household breaks this rule? </w:t>
            </w:r>
          </w:p>
          <w:p w14:paraId="41DC6940" w14:textId="77777777" w:rsidR="00962095" w:rsidRPr="00AC7CBE" w:rsidRDefault="00962095" w:rsidP="005D1E70">
            <w:pPr>
              <w:pStyle w:val="longtableQtext"/>
              <w:spacing w:after="0" w:line="240" w:lineRule="auto"/>
              <w:contextualSpacing/>
              <w:rPr>
                <w:rFonts w:asciiTheme="minorHAnsi" w:eastAsiaTheme="minorEastAsia" w:hAnsiTheme="minorHAnsi" w:cs="Times New Roman"/>
                <w:b/>
                <w:i/>
                <w:color w:val="auto"/>
                <w:w w:val="105"/>
                <w:lang w:eastAsia="zh-CN"/>
              </w:rPr>
            </w:pPr>
          </w:p>
          <w:p w14:paraId="3FBEA440" w14:textId="159713F2"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C461F0">
              <w:rPr>
                <w:rFonts w:eastAsiaTheme="minorEastAsia" w:cs="Times New Roman"/>
                <w:b/>
                <w:w w:val="105"/>
                <w:lang w:eastAsia="zh-CN"/>
              </w:rPr>
              <w:t>G19g</w:t>
            </w:r>
          </w:p>
        </w:tc>
        <w:tc>
          <w:tcPr>
            <w:tcW w:w="4344" w:type="dxa"/>
            <w:gridSpan w:val="3"/>
            <w:tcBorders>
              <w:top w:val="single" w:sz="4" w:space="0" w:color="000000"/>
              <w:bottom w:val="single" w:sz="4" w:space="0" w:color="000000"/>
              <w:right w:val="single" w:sz="18" w:space="0" w:color="000000"/>
            </w:tcBorders>
          </w:tcPr>
          <w:p w14:paraId="0FB00997" w14:textId="77777777" w:rsidR="00962095" w:rsidRPr="00AC7CBE" w:rsidRDefault="00962095" w:rsidP="005D1E70">
            <w:pPr>
              <w:spacing w:after="0" w:line="240" w:lineRule="auto"/>
              <w:contextualSpacing/>
            </w:pPr>
            <w:r w:rsidRPr="00AC7CBE">
              <w:t xml:space="preserve">1=Verbal chastisement </w:t>
            </w:r>
          </w:p>
          <w:p w14:paraId="6F6C8D44" w14:textId="77777777" w:rsidR="00962095" w:rsidRPr="00AC7CBE" w:rsidRDefault="00962095" w:rsidP="005D1E70">
            <w:pPr>
              <w:spacing w:after="0" w:line="240" w:lineRule="auto"/>
              <w:contextualSpacing/>
            </w:pPr>
            <w:r w:rsidRPr="00AC7CBE">
              <w:t>2=Cash fine</w:t>
            </w:r>
          </w:p>
          <w:p w14:paraId="32745860" w14:textId="77777777" w:rsidR="00962095" w:rsidRPr="00AC7CBE" w:rsidRDefault="00962095" w:rsidP="005D1E70">
            <w:pPr>
              <w:spacing w:after="0" w:line="240" w:lineRule="auto"/>
              <w:contextualSpacing/>
            </w:pPr>
            <w:r w:rsidRPr="00AC7CBE">
              <w:t>3=Temporary restriction on access, harvesting, or use rights</w:t>
            </w:r>
          </w:p>
          <w:p w14:paraId="346F194B" w14:textId="77777777" w:rsidR="00962095" w:rsidRPr="00AC7CBE" w:rsidRDefault="00962095" w:rsidP="005D1E70">
            <w:pPr>
              <w:spacing w:after="0" w:line="240" w:lineRule="auto"/>
              <w:contextualSpacing/>
            </w:pPr>
            <w:r w:rsidRPr="00AC7CBE">
              <w:t xml:space="preserve">4=Required labor input </w:t>
            </w:r>
          </w:p>
          <w:p w14:paraId="252A117D" w14:textId="77777777" w:rsidR="00962095" w:rsidRPr="00AC7CBE" w:rsidRDefault="00962095" w:rsidP="005D1E70">
            <w:pPr>
              <w:spacing w:after="0" w:line="240" w:lineRule="auto"/>
              <w:contextualSpacing/>
            </w:pPr>
            <w:r w:rsidRPr="00AC7CBE">
              <w:t xml:space="preserve">5=Public apology </w:t>
            </w:r>
          </w:p>
          <w:p w14:paraId="59EDA793" w14:textId="77777777" w:rsidR="00962095" w:rsidRPr="00AC7CBE" w:rsidRDefault="00962095" w:rsidP="005D1E70">
            <w:pPr>
              <w:spacing w:after="0" w:line="240" w:lineRule="auto"/>
              <w:contextualSpacing/>
            </w:pPr>
            <w:r w:rsidRPr="00AC7CBE">
              <w:t>6=Permanent suspension of access, harvest, or use rights</w:t>
            </w:r>
          </w:p>
          <w:p w14:paraId="0D4290F7" w14:textId="77777777" w:rsidR="00962095" w:rsidRPr="00AC7CBE" w:rsidRDefault="00962095" w:rsidP="005D1E70">
            <w:pPr>
              <w:spacing w:after="0" w:line="240" w:lineRule="auto"/>
              <w:contextualSpacing/>
            </w:pPr>
            <w:r w:rsidRPr="00AC7CBE">
              <w:t xml:space="preserve">97=Other, specify </w:t>
            </w:r>
          </w:p>
          <w:p w14:paraId="4DC0100C" w14:textId="77777777" w:rsidR="00962095" w:rsidRPr="00AC7CBE" w:rsidRDefault="00962095" w:rsidP="005D1E70">
            <w:pPr>
              <w:spacing w:after="0" w:line="240" w:lineRule="auto"/>
              <w:contextualSpacing/>
            </w:pPr>
            <w:r w:rsidRPr="00AC7CBE">
              <w:t>888=Don't know</w:t>
            </w:r>
          </w:p>
          <w:p w14:paraId="5C347EAA" w14:textId="77777777" w:rsidR="00962095" w:rsidRPr="00AC7CBE" w:rsidRDefault="00962095" w:rsidP="005D1E70">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64EC2595"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2DA3D4AE"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443C982" w14:textId="3062744B" w:rsidR="00962095" w:rsidRPr="00AC7CBE" w:rsidRDefault="00536957" w:rsidP="005D1E70">
            <w:pPr>
              <w:spacing w:after="0" w:line="240" w:lineRule="auto"/>
              <w:contextualSpacing/>
              <w:rPr>
                <w:w w:val="105"/>
              </w:rPr>
            </w:pPr>
            <w:r>
              <w:rPr>
                <w:w w:val="105"/>
              </w:rPr>
              <w:t>G19f</w:t>
            </w:r>
          </w:p>
        </w:tc>
        <w:tc>
          <w:tcPr>
            <w:tcW w:w="6825" w:type="dxa"/>
            <w:gridSpan w:val="3"/>
            <w:tcBorders>
              <w:top w:val="single" w:sz="4" w:space="0" w:color="000000"/>
              <w:left w:val="single" w:sz="4" w:space="0" w:color="auto"/>
              <w:bottom w:val="single" w:sz="4" w:space="0" w:color="000000"/>
              <w:right w:val="single" w:sz="18" w:space="0" w:color="000000"/>
            </w:tcBorders>
          </w:tcPr>
          <w:p w14:paraId="17966409" w14:textId="2DD0878F" w:rsidR="00962095" w:rsidRPr="00AC7CBE" w:rsidRDefault="00962095" w:rsidP="00962095">
            <w:pPr>
              <w:spacing w:after="0" w:line="240" w:lineRule="auto"/>
              <w:contextualSpacing/>
              <w:rPr>
                <w:w w:val="105"/>
              </w:rPr>
            </w:pPr>
            <w:r w:rsidRPr="00AC7CBE">
              <w:rPr>
                <w:color w:val="000000"/>
              </w:rPr>
              <w:t xml:space="preserve">What is the amount of the cash fine? </w:t>
            </w:r>
          </w:p>
        </w:tc>
        <w:tc>
          <w:tcPr>
            <w:tcW w:w="2525" w:type="dxa"/>
            <w:gridSpan w:val="3"/>
            <w:tcBorders>
              <w:top w:val="single" w:sz="18" w:space="0" w:color="000000"/>
              <w:left w:val="single" w:sz="18" w:space="0" w:color="000000"/>
              <w:bottom w:val="single" w:sz="18" w:space="0" w:color="000000"/>
              <w:right w:val="single" w:sz="18" w:space="0" w:color="000000"/>
            </w:tcBorders>
          </w:tcPr>
          <w:p w14:paraId="7F885EA5"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r w:rsidR="00962095" w:rsidRPr="00AC7CBE" w14:paraId="3FEBFF89"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0122F10E" w14:textId="4C14214C" w:rsidR="00962095" w:rsidRPr="00AC7CBE" w:rsidRDefault="00536957" w:rsidP="005D1E70">
            <w:pPr>
              <w:spacing w:after="0" w:line="240" w:lineRule="auto"/>
              <w:contextualSpacing/>
              <w:rPr>
                <w:rFonts w:eastAsia="Calibri" w:cs="Times New Roman"/>
              </w:rPr>
            </w:pPr>
            <w:r>
              <w:rPr>
                <w:rFonts w:eastAsia="Calibri" w:cs="Times New Roman"/>
              </w:rPr>
              <w:t>G19g</w:t>
            </w:r>
          </w:p>
        </w:tc>
        <w:tc>
          <w:tcPr>
            <w:tcW w:w="4308" w:type="dxa"/>
            <w:tcBorders>
              <w:top w:val="single" w:sz="4" w:space="0" w:color="000000"/>
              <w:left w:val="single" w:sz="4" w:space="0" w:color="000000"/>
              <w:bottom w:val="single" w:sz="4" w:space="0" w:color="000000"/>
            </w:tcBorders>
          </w:tcPr>
          <w:p w14:paraId="34865165" w14:textId="18109BBD" w:rsidR="00962095" w:rsidRPr="00AC7CBE" w:rsidRDefault="00962095" w:rsidP="005D1E70">
            <w:pPr>
              <w:spacing w:after="0" w:line="240" w:lineRule="auto"/>
              <w:contextualSpacing/>
              <w:rPr>
                <w:b/>
                <w:color w:val="000000"/>
              </w:rPr>
            </w:pPr>
            <w:r w:rsidRPr="00AC7CBE">
              <w:rPr>
                <w:color w:val="000000"/>
              </w:rPr>
              <w:t xml:space="preserve">Who decides what the penalty is the first time a household breaks this rule? </w:t>
            </w:r>
          </w:p>
          <w:p w14:paraId="1FED6916" w14:textId="62AAE4B8" w:rsidR="00962095" w:rsidRPr="00AC7CBE" w:rsidRDefault="00962095" w:rsidP="005D1E70">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71E5245A" w14:textId="77777777" w:rsidR="00962095" w:rsidRPr="00AC7CBE" w:rsidRDefault="00962095" w:rsidP="005D1E70">
            <w:pPr>
              <w:spacing w:after="0" w:line="240" w:lineRule="auto"/>
              <w:contextualSpacing/>
              <w:rPr>
                <w:rFonts w:cs="Times New Roman"/>
                <w:w w:val="105"/>
              </w:rPr>
            </w:pPr>
            <w:r w:rsidRPr="00AC7CBE">
              <w:rPr>
                <w:rFonts w:cs="Times New Roman"/>
                <w:w w:val="105"/>
              </w:rPr>
              <w:t>1=Chief</w:t>
            </w:r>
          </w:p>
          <w:p w14:paraId="7EB09175" w14:textId="77777777" w:rsidR="00962095" w:rsidRPr="00AC7CBE" w:rsidRDefault="00962095" w:rsidP="005D1E70">
            <w:pPr>
              <w:spacing w:after="0" w:line="240" w:lineRule="auto"/>
              <w:contextualSpacing/>
              <w:rPr>
                <w:rFonts w:cs="Times New Roman"/>
                <w:w w:val="105"/>
              </w:rPr>
            </w:pPr>
            <w:r w:rsidRPr="00AC7CBE">
              <w:rPr>
                <w:rFonts w:cs="Times New Roman"/>
                <w:w w:val="105"/>
              </w:rPr>
              <w:t>2=Headman</w:t>
            </w:r>
          </w:p>
          <w:p w14:paraId="56C9285E" w14:textId="77777777" w:rsidR="00962095" w:rsidRPr="00AC7CBE" w:rsidRDefault="00962095" w:rsidP="005D1E70">
            <w:pPr>
              <w:spacing w:after="0" w:line="240" w:lineRule="auto"/>
              <w:contextualSpacing/>
              <w:rPr>
                <w:rFonts w:cs="Times New Roman"/>
                <w:w w:val="105"/>
              </w:rPr>
            </w:pPr>
            <w:r w:rsidRPr="00AC7CBE">
              <w:rPr>
                <w:rFonts w:cs="Times New Roman"/>
                <w:w w:val="105"/>
              </w:rPr>
              <w:t>3=Induna</w:t>
            </w:r>
          </w:p>
          <w:p w14:paraId="7E1E8984" w14:textId="77777777" w:rsidR="00962095" w:rsidRPr="00AC7CBE" w:rsidRDefault="00962095" w:rsidP="005D1E70">
            <w:pPr>
              <w:spacing w:after="0" w:line="240" w:lineRule="auto"/>
              <w:contextualSpacing/>
              <w:rPr>
                <w:rFonts w:cs="Times New Roman"/>
                <w:w w:val="105"/>
              </w:rPr>
            </w:pPr>
            <w:r w:rsidRPr="00AC7CBE">
              <w:rPr>
                <w:rFonts w:cs="Times New Roman"/>
                <w:w w:val="105"/>
              </w:rPr>
              <w:t>4=Village Land Comittee</w:t>
            </w:r>
          </w:p>
          <w:p w14:paraId="748E9851" w14:textId="77777777" w:rsidR="00962095" w:rsidRPr="00AC7CBE" w:rsidRDefault="00962095" w:rsidP="005D1E70">
            <w:pPr>
              <w:spacing w:after="0" w:line="240" w:lineRule="auto"/>
              <w:contextualSpacing/>
              <w:rPr>
                <w:rFonts w:cs="Times New Roman"/>
                <w:w w:val="105"/>
              </w:rPr>
            </w:pPr>
            <w:r w:rsidRPr="00AC7CBE">
              <w:rPr>
                <w:rFonts w:cs="Times New Roman"/>
                <w:w w:val="105"/>
              </w:rPr>
              <w:t>5=Other Village Comittee</w:t>
            </w:r>
          </w:p>
          <w:p w14:paraId="1D7655F0" w14:textId="77777777" w:rsidR="00962095" w:rsidRPr="00AC7CBE" w:rsidRDefault="00962095" w:rsidP="005D1E70">
            <w:pPr>
              <w:spacing w:after="0" w:line="240" w:lineRule="auto"/>
              <w:contextualSpacing/>
              <w:rPr>
                <w:rFonts w:cs="Times New Roman"/>
                <w:w w:val="105"/>
              </w:rPr>
            </w:pPr>
            <w:r w:rsidRPr="00AC7CBE">
              <w:rPr>
                <w:rFonts w:cs="Times New Roman"/>
                <w:w w:val="105"/>
              </w:rPr>
              <w:t>6=Village as a whole</w:t>
            </w:r>
          </w:p>
          <w:p w14:paraId="5FCB8B10" w14:textId="77777777" w:rsidR="00962095" w:rsidRPr="00AC7CBE" w:rsidRDefault="00962095" w:rsidP="005D1E70">
            <w:pPr>
              <w:spacing w:after="0" w:line="240" w:lineRule="auto"/>
              <w:contextualSpacing/>
            </w:pPr>
            <w:r w:rsidRPr="00AC7CBE">
              <w:t>97=Other, please specify</w:t>
            </w:r>
          </w:p>
          <w:p w14:paraId="1EA2CB77" w14:textId="77777777" w:rsidR="00962095" w:rsidRPr="00AC7CBE" w:rsidRDefault="00962095" w:rsidP="005D1E70">
            <w:pPr>
              <w:spacing w:after="0" w:line="240" w:lineRule="auto"/>
              <w:contextualSpacing/>
            </w:pPr>
            <w:r w:rsidRPr="00AC7CBE">
              <w:t>888=Don’t know</w:t>
            </w:r>
          </w:p>
          <w:p w14:paraId="66646839" w14:textId="77777777" w:rsidR="00962095" w:rsidRPr="00AC7CBE" w:rsidRDefault="00962095" w:rsidP="005D1E70">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34FF444D"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72B02C3F"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79302648" w14:textId="41ACE42E" w:rsidR="00962095" w:rsidRPr="00AC7CBE" w:rsidRDefault="00536957" w:rsidP="005D1E70">
            <w:pPr>
              <w:spacing w:after="0" w:line="240" w:lineRule="auto"/>
              <w:contextualSpacing/>
              <w:rPr>
                <w:rFonts w:eastAsia="Calibri" w:cs="Times New Roman"/>
              </w:rPr>
            </w:pPr>
            <w:r>
              <w:rPr>
                <w:rFonts w:eastAsia="Calibri" w:cs="Times New Roman"/>
              </w:rPr>
              <w:t>G19h</w:t>
            </w:r>
          </w:p>
        </w:tc>
        <w:tc>
          <w:tcPr>
            <w:tcW w:w="4308" w:type="dxa"/>
            <w:tcBorders>
              <w:top w:val="single" w:sz="4" w:space="0" w:color="000000"/>
              <w:left w:val="single" w:sz="4" w:space="0" w:color="000000"/>
              <w:bottom w:val="single" w:sz="4" w:space="0" w:color="000000"/>
            </w:tcBorders>
          </w:tcPr>
          <w:p w14:paraId="4739955C" w14:textId="0D744CA4" w:rsidR="00962095" w:rsidRPr="00AC7CBE" w:rsidRDefault="00962095" w:rsidP="00962095">
            <w:pPr>
              <w:spacing w:after="0" w:line="240" w:lineRule="auto"/>
              <w:contextualSpacing/>
              <w:rPr>
                <w:color w:val="000000"/>
              </w:rPr>
            </w:pPr>
            <w:r w:rsidRPr="00AC7CBE">
              <w:rPr>
                <w:color w:val="000000"/>
              </w:rPr>
              <w:t xml:space="preserve">What is the typical compliance with penalties? </w:t>
            </w:r>
          </w:p>
        </w:tc>
        <w:tc>
          <w:tcPr>
            <w:tcW w:w="4320" w:type="dxa"/>
            <w:gridSpan w:val="3"/>
            <w:tcBorders>
              <w:top w:val="single" w:sz="4" w:space="0" w:color="000000"/>
              <w:bottom w:val="single" w:sz="4" w:space="0" w:color="000000"/>
              <w:right w:val="single" w:sz="18" w:space="0" w:color="000000"/>
            </w:tcBorders>
          </w:tcPr>
          <w:p w14:paraId="0723D858"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1=Offenders never comply </w:t>
            </w:r>
          </w:p>
          <w:p w14:paraId="052F6D5B"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2=Some of the time offenders comply  </w:t>
            </w:r>
          </w:p>
          <w:p w14:paraId="0782F72E" w14:textId="77777777" w:rsidR="00962095" w:rsidRPr="00AC7CBE" w:rsidRDefault="00962095" w:rsidP="005D1E70">
            <w:pPr>
              <w:spacing w:after="0" w:line="240" w:lineRule="auto"/>
              <w:contextualSpacing/>
              <w:rPr>
                <w:rFonts w:cs="Times New Roman"/>
                <w:w w:val="105"/>
              </w:rPr>
            </w:pPr>
            <w:r w:rsidRPr="00AC7CBE">
              <w:rPr>
                <w:rFonts w:cs="Times New Roman"/>
                <w:w w:val="105"/>
              </w:rPr>
              <w:t>3=About half the time offenders comply</w:t>
            </w:r>
          </w:p>
          <w:p w14:paraId="46515F40"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4=Most of the time offenders comply </w:t>
            </w:r>
          </w:p>
          <w:p w14:paraId="3ABFF54A" w14:textId="77777777" w:rsidR="00962095" w:rsidRPr="00AC7CBE" w:rsidRDefault="00962095" w:rsidP="005D1E70">
            <w:pPr>
              <w:spacing w:after="0" w:line="240" w:lineRule="auto"/>
              <w:contextualSpacing/>
              <w:rPr>
                <w:rFonts w:cs="Times New Roman"/>
                <w:w w:val="105"/>
              </w:rPr>
            </w:pPr>
            <w:r w:rsidRPr="00AC7CBE">
              <w:rPr>
                <w:rFonts w:cs="Times New Roman"/>
                <w:w w:val="105"/>
              </w:rPr>
              <w:t>5=Almost all the time offenders comply</w:t>
            </w:r>
          </w:p>
          <w:p w14:paraId="7131E5F5"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888=Don't know  </w:t>
            </w:r>
          </w:p>
          <w:p w14:paraId="224FCC2F" w14:textId="77777777" w:rsidR="00962095" w:rsidRPr="00AC7CBE" w:rsidRDefault="00962095" w:rsidP="005D1E70">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6A58FB5E"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38339853"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B9E6AB0" w14:textId="20BA7FD2" w:rsidR="00962095" w:rsidRPr="00AC7CBE" w:rsidRDefault="00536957" w:rsidP="005D1E70">
            <w:pPr>
              <w:spacing w:after="0" w:line="240" w:lineRule="auto"/>
              <w:contextualSpacing/>
              <w:rPr>
                <w:w w:val="105"/>
              </w:rPr>
            </w:pPr>
            <w:r>
              <w:rPr>
                <w:w w:val="105"/>
              </w:rPr>
              <w:t>G19i</w:t>
            </w:r>
          </w:p>
        </w:tc>
        <w:tc>
          <w:tcPr>
            <w:tcW w:w="6825" w:type="dxa"/>
            <w:gridSpan w:val="3"/>
            <w:tcBorders>
              <w:top w:val="single" w:sz="4" w:space="0" w:color="000000"/>
              <w:left w:val="single" w:sz="4" w:space="0" w:color="auto"/>
              <w:bottom w:val="single" w:sz="4" w:space="0" w:color="000000"/>
              <w:right w:val="single" w:sz="18" w:space="0" w:color="000000"/>
            </w:tcBorders>
          </w:tcPr>
          <w:p w14:paraId="376FE13E" w14:textId="40AA5C90" w:rsidR="00962095" w:rsidRPr="00AC7CBE" w:rsidRDefault="00962095" w:rsidP="00962095">
            <w:pPr>
              <w:spacing w:after="0" w:line="240" w:lineRule="auto"/>
              <w:contextualSpacing/>
              <w:rPr>
                <w:w w:val="105"/>
              </w:rPr>
            </w:pPr>
            <w:r w:rsidRPr="00AC7CBE">
              <w:rPr>
                <w:color w:val="000000"/>
              </w:rPr>
              <w:t xml:space="preserve">How many times in the past year was this rule broken?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A20D260"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bl>
    <w:p w14:paraId="5FE890EE" w14:textId="77777777" w:rsidR="00962095" w:rsidRDefault="00962095"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2510"/>
        <w:gridCol w:w="1803"/>
        <w:gridCol w:w="31"/>
        <w:gridCol w:w="691"/>
      </w:tblGrid>
      <w:tr w:rsidR="00962095" w:rsidRPr="00AC7CBE" w14:paraId="2BD704B5"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EA07058" w14:textId="2E8CD692" w:rsidR="00962095" w:rsidRPr="00AC7CBE" w:rsidRDefault="00536957" w:rsidP="005D1E70">
            <w:pPr>
              <w:spacing w:after="0" w:line="240" w:lineRule="auto"/>
              <w:contextualSpacing/>
              <w:rPr>
                <w:rFonts w:eastAsia="Calibri" w:cs="Times New Roman"/>
                <w:w w:val="105"/>
              </w:rPr>
            </w:pPr>
            <w:commentRangeStart w:id="608"/>
            <w:r>
              <w:rPr>
                <w:rFonts w:eastAsia="Calibri" w:cs="Times New Roman"/>
                <w:w w:val="105"/>
              </w:rPr>
              <w:t>G20a</w:t>
            </w:r>
          </w:p>
        </w:tc>
        <w:tc>
          <w:tcPr>
            <w:tcW w:w="4315" w:type="dxa"/>
            <w:gridSpan w:val="2"/>
            <w:tcBorders>
              <w:top w:val="single" w:sz="4" w:space="0" w:color="000000"/>
              <w:left w:val="single" w:sz="4" w:space="0" w:color="auto"/>
              <w:bottom w:val="single" w:sz="4" w:space="0" w:color="000000"/>
            </w:tcBorders>
          </w:tcPr>
          <w:p w14:paraId="2CD40F5F" w14:textId="3C8AA947" w:rsidR="00962095" w:rsidRDefault="00536957" w:rsidP="00962095">
            <w:pPr>
              <w:pStyle w:val="longtableQtext"/>
              <w:spacing w:after="0" w:line="240" w:lineRule="auto"/>
              <w:contextualSpacing/>
              <w:rPr>
                <w:rFonts w:asciiTheme="minorHAnsi" w:eastAsiaTheme="minorEastAsia" w:hAnsiTheme="minorHAnsi"/>
                <w:b/>
                <w:lang w:eastAsia="zh-CN"/>
              </w:rPr>
            </w:pPr>
            <w:r>
              <w:rPr>
                <w:rFonts w:asciiTheme="minorHAnsi" w:eastAsiaTheme="minorEastAsia" w:hAnsiTheme="minorHAnsi"/>
                <w:lang w:eastAsia="zh-CN"/>
              </w:rPr>
              <w:t>I</w:t>
            </w:r>
            <w:commentRangeStart w:id="609"/>
            <w:r w:rsidR="00962095" w:rsidRPr="00AC7CBE">
              <w:rPr>
                <w:rFonts w:asciiTheme="minorHAnsi" w:eastAsiaTheme="minorEastAsia" w:hAnsiTheme="minorHAnsi"/>
                <w:lang w:eastAsia="zh-CN"/>
              </w:rPr>
              <w:t xml:space="preserve">s there a rule in this village about </w:t>
            </w:r>
            <w:r w:rsidR="00255F55">
              <w:rPr>
                <w:rFonts w:asciiTheme="minorHAnsi" w:eastAsiaTheme="minorEastAsia" w:hAnsiTheme="minorHAnsi"/>
                <w:lang w:eastAsia="zh-CN"/>
              </w:rPr>
              <w:t>n</w:t>
            </w:r>
            <w:r w:rsidR="00255F55" w:rsidRPr="00255F55">
              <w:rPr>
                <w:rFonts w:asciiTheme="minorHAnsi" w:eastAsiaTheme="minorEastAsia" w:hAnsiTheme="minorHAnsi"/>
                <w:lang w:eastAsia="zh-CN"/>
              </w:rPr>
              <w:t>ot cutting trees/bushes until they reach a particular size</w:t>
            </w:r>
            <w:r w:rsidR="00962095" w:rsidRPr="00AC7CBE">
              <w:rPr>
                <w:rFonts w:asciiTheme="minorHAnsi" w:eastAsiaTheme="minorEastAsia" w:hAnsiTheme="minorHAnsi"/>
                <w:lang w:eastAsia="zh-CN"/>
              </w:rPr>
              <w:t xml:space="preserve"> in the forest?   </w:t>
            </w:r>
            <w:commentRangeEnd w:id="609"/>
            <w:r w:rsidR="005625C1">
              <w:rPr>
                <w:rStyle w:val="CommentReference"/>
                <w:rFonts w:asciiTheme="minorHAnsi" w:hAnsiTheme="minorHAnsi"/>
                <w:color w:val="auto"/>
              </w:rPr>
              <w:commentReference w:id="609"/>
            </w:r>
          </w:p>
          <w:p w14:paraId="342577E7" w14:textId="47A676AA" w:rsidR="00962095" w:rsidRPr="00AC7CBE" w:rsidRDefault="00962095" w:rsidP="00962095">
            <w:pPr>
              <w:pStyle w:val="longtableQtext"/>
              <w:spacing w:after="0" w:line="240" w:lineRule="auto"/>
              <w:contextualSpacing/>
              <w:rPr>
                <w:rFonts w:eastAsia="Calibri" w:cs="Times New Roman"/>
                <w:w w:val="105"/>
              </w:rPr>
            </w:pPr>
            <w:r w:rsidRPr="00AC7CBE">
              <w:rPr>
                <w:rFonts w:eastAsiaTheme="minorEastAsia" w:cs="Times New Roman"/>
                <w:w w:val="105"/>
                <w:lang w:eastAsia="zh-CN"/>
              </w:rPr>
              <w:t xml:space="preserve">If 1,888 or 999, skip to </w:t>
            </w:r>
            <w:r w:rsidR="00C461F0">
              <w:rPr>
                <w:rFonts w:eastAsiaTheme="minorEastAsia" w:cs="Times New Roman"/>
                <w:b/>
                <w:w w:val="105"/>
                <w:lang w:eastAsia="zh-CN"/>
              </w:rPr>
              <w:t>G21</w:t>
            </w:r>
            <w:commentRangeEnd w:id="608"/>
            <w:r w:rsidR="00D91E9E">
              <w:rPr>
                <w:rStyle w:val="CommentReference"/>
                <w:rFonts w:asciiTheme="minorHAnsi" w:hAnsiTheme="minorHAnsi"/>
                <w:color w:val="auto"/>
              </w:rPr>
              <w:commentReference w:id="608"/>
            </w:r>
          </w:p>
        </w:tc>
        <w:tc>
          <w:tcPr>
            <w:tcW w:w="4344" w:type="dxa"/>
            <w:gridSpan w:val="3"/>
            <w:tcBorders>
              <w:top w:val="single" w:sz="4" w:space="0" w:color="000000"/>
              <w:bottom w:val="single" w:sz="4" w:space="0" w:color="000000"/>
              <w:right w:val="single" w:sz="18" w:space="0" w:color="000000"/>
            </w:tcBorders>
          </w:tcPr>
          <w:p w14:paraId="1C75B515" w14:textId="77777777" w:rsidR="00962095" w:rsidRPr="00AC7CBE" w:rsidRDefault="00962095" w:rsidP="005D1E70">
            <w:pPr>
              <w:spacing w:after="0" w:line="240" w:lineRule="auto"/>
              <w:contextualSpacing/>
            </w:pPr>
            <w:r w:rsidRPr="00AC7CBE">
              <w:t>1=No</w:t>
            </w:r>
          </w:p>
          <w:p w14:paraId="6AB0AA23" w14:textId="77777777" w:rsidR="00962095" w:rsidRPr="00AC7CBE" w:rsidRDefault="00962095" w:rsidP="005D1E70">
            <w:pPr>
              <w:spacing w:after="0" w:line="240" w:lineRule="auto"/>
              <w:contextualSpacing/>
            </w:pPr>
            <w:r w:rsidRPr="00AC7CBE">
              <w:t>2=Yes</w:t>
            </w:r>
            <w:r w:rsidRPr="00AC7CBE" w:rsidDel="00226116">
              <w:t xml:space="preserve"> </w:t>
            </w:r>
          </w:p>
          <w:p w14:paraId="167BF3CF" w14:textId="77777777" w:rsidR="00962095" w:rsidRPr="00AC7CBE" w:rsidRDefault="00962095" w:rsidP="005D1E70">
            <w:pPr>
              <w:spacing w:after="0" w:line="240" w:lineRule="auto"/>
              <w:contextualSpacing/>
            </w:pPr>
            <w:r w:rsidRPr="00AC7CBE">
              <w:t>888=Don’t know</w:t>
            </w:r>
          </w:p>
          <w:p w14:paraId="2C44FFAD"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6E116184"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4279E058"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72DC620D" w14:textId="6C106758" w:rsidR="00962095" w:rsidRPr="00AC7CBE" w:rsidRDefault="00536957" w:rsidP="005D1E70">
            <w:pPr>
              <w:spacing w:after="0" w:line="240" w:lineRule="auto"/>
              <w:contextualSpacing/>
            </w:pPr>
            <w:r>
              <w:t>G20b</w:t>
            </w:r>
          </w:p>
        </w:tc>
        <w:tc>
          <w:tcPr>
            <w:tcW w:w="4308" w:type="dxa"/>
            <w:tcBorders>
              <w:left w:val="single" w:sz="4" w:space="0" w:color="auto"/>
              <w:right w:val="single" w:sz="18" w:space="0" w:color="000000"/>
            </w:tcBorders>
          </w:tcPr>
          <w:p w14:paraId="0BAA85CF" w14:textId="1433E5C2" w:rsidR="00962095" w:rsidRPr="00AC7CBE" w:rsidRDefault="00962095" w:rsidP="00255F55">
            <w:pPr>
              <w:spacing w:after="0" w:line="240" w:lineRule="auto"/>
              <w:contextualSpacing/>
              <w:rPr>
                <w:w w:val="105"/>
              </w:rPr>
            </w:pPr>
            <w:r w:rsidRPr="00AC7CBE">
              <w:rPr>
                <w:color w:val="000000"/>
              </w:rPr>
              <w:t xml:space="preserve">Please describe this rule about </w:t>
            </w:r>
            <w:r w:rsidR="00255F55" w:rsidRPr="00255F55">
              <w:rPr>
                <w:color w:val="000000"/>
              </w:rPr>
              <w:t>not cutting trees/bushes until they reach a particular size</w:t>
            </w:r>
          </w:p>
        </w:tc>
        <w:tc>
          <w:tcPr>
            <w:tcW w:w="5042" w:type="dxa"/>
            <w:gridSpan w:val="5"/>
            <w:tcBorders>
              <w:top w:val="single" w:sz="18" w:space="0" w:color="000000"/>
              <w:left w:val="single" w:sz="18" w:space="0" w:color="000000"/>
              <w:bottom w:val="single" w:sz="18" w:space="0" w:color="000000"/>
              <w:right w:val="single" w:sz="18" w:space="0" w:color="000000"/>
            </w:tcBorders>
          </w:tcPr>
          <w:p w14:paraId="27DC1E0F" w14:textId="77777777" w:rsidR="00962095" w:rsidRPr="00AC7CBE" w:rsidRDefault="00962095" w:rsidP="005D1E70">
            <w:pPr>
              <w:spacing w:after="0" w:line="240" w:lineRule="auto"/>
              <w:contextualSpacing/>
              <w:rPr>
                <w:w w:val="105"/>
              </w:rPr>
            </w:pPr>
            <w:r w:rsidRPr="00AC7CBE">
              <w:rPr>
                <w:i/>
                <w:color w:val="A6A6A6" w:themeColor="background1" w:themeShade="A6"/>
              </w:rPr>
              <w:t>(Text)</w:t>
            </w:r>
          </w:p>
        </w:tc>
      </w:tr>
      <w:tr w:rsidR="00962095" w:rsidRPr="00AC7CBE" w14:paraId="53770F5B"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8A060F7" w14:textId="4C597FAC" w:rsidR="00962095" w:rsidRPr="00AC7CBE" w:rsidRDefault="00536957" w:rsidP="005D1E70">
            <w:pPr>
              <w:spacing w:after="0" w:line="240" w:lineRule="auto"/>
              <w:contextualSpacing/>
              <w:rPr>
                <w:rFonts w:eastAsia="Calibri" w:cs="Times New Roman"/>
                <w:w w:val="105"/>
              </w:rPr>
            </w:pPr>
            <w:r>
              <w:rPr>
                <w:rFonts w:eastAsia="Calibri" w:cs="Times New Roman"/>
                <w:w w:val="105"/>
              </w:rPr>
              <w:t>G20c</w:t>
            </w:r>
          </w:p>
        </w:tc>
        <w:tc>
          <w:tcPr>
            <w:tcW w:w="4315" w:type="dxa"/>
            <w:gridSpan w:val="2"/>
            <w:tcBorders>
              <w:top w:val="single" w:sz="4" w:space="0" w:color="000000"/>
              <w:left w:val="single" w:sz="4" w:space="0" w:color="auto"/>
              <w:bottom w:val="single" w:sz="4" w:space="0" w:color="000000"/>
            </w:tcBorders>
          </w:tcPr>
          <w:p w14:paraId="1BB4CB22" w14:textId="1BE71DA1" w:rsidR="00962095" w:rsidRPr="00AC7CBE" w:rsidRDefault="00962095" w:rsidP="00962095">
            <w:pPr>
              <w:spacing w:after="0" w:line="240" w:lineRule="auto"/>
              <w:contextualSpacing/>
              <w:rPr>
                <w:rFonts w:eastAsia="Calibri" w:cs="Times New Roman"/>
                <w:w w:val="105"/>
              </w:rPr>
            </w:pPr>
            <w:r w:rsidRPr="00AC7CBE">
              <w:rPr>
                <w:color w:val="000000"/>
              </w:rPr>
              <w:t>Does your village</w:t>
            </w:r>
            <w:r>
              <w:rPr>
                <w:color w:val="000000"/>
              </w:rPr>
              <w:t xml:space="preserve"> monitor for rule breaking?  </w:t>
            </w:r>
          </w:p>
        </w:tc>
        <w:tc>
          <w:tcPr>
            <w:tcW w:w="4344" w:type="dxa"/>
            <w:gridSpan w:val="3"/>
            <w:tcBorders>
              <w:top w:val="single" w:sz="4" w:space="0" w:color="000000"/>
              <w:bottom w:val="single" w:sz="4" w:space="0" w:color="000000"/>
              <w:right w:val="single" w:sz="18" w:space="0" w:color="000000"/>
            </w:tcBorders>
          </w:tcPr>
          <w:p w14:paraId="01E1A44F" w14:textId="77777777" w:rsidR="00962095" w:rsidRPr="00AC7CBE" w:rsidRDefault="00962095" w:rsidP="005D1E70">
            <w:pPr>
              <w:spacing w:after="0" w:line="240" w:lineRule="auto"/>
              <w:contextualSpacing/>
            </w:pPr>
            <w:r w:rsidRPr="00AC7CBE">
              <w:t>1=No</w:t>
            </w:r>
          </w:p>
          <w:p w14:paraId="48690CB7" w14:textId="77777777" w:rsidR="00962095" w:rsidRPr="00AC7CBE" w:rsidRDefault="00962095" w:rsidP="005D1E70">
            <w:pPr>
              <w:spacing w:after="0" w:line="240" w:lineRule="auto"/>
              <w:contextualSpacing/>
            </w:pPr>
            <w:r w:rsidRPr="00AC7CBE">
              <w:t>2=Yes</w:t>
            </w:r>
            <w:r w:rsidRPr="00AC7CBE" w:rsidDel="00226116">
              <w:t xml:space="preserve"> </w:t>
            </w:r>
          </w:p>
          <w:p w14:paraId="0119B429" w14:textId="77777777" w:rsidR="00962095" w:rsidRPr="00AC7CBE" w:rsidRDefault="00962095" w:rsidP="005D1E70">
            <w:pPr>
              <w:spacing w:after="0" w:line="240" w:lineRule="auto"/>
              <w:contextualSpacing/>
            </w:pPr>
            <w:r w:rsidRPr="00AC7CBE">
              <w:t>888=Don’t know</w:t>
            </w:r>
          </w:p>
          <w:p w14:paraId="52212DAF"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5DE27388"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0946419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199505EE" w14:textId="2083C81F" w:rsidR="00962095" w:rsidRPr="00AC7CBE" w:rsidRDefault="00536957" w:rsidP="005D1E70">
            <w:pPr>
              <w:spacing w:after="0" w:line="240" w:lineRule="auto"/>
              <w:contextualSpacing/>
              <w:rPr>
                <w:rFonts w:eastAsia="Calibri" w:cs="Times New Roman"/>
                <w:w w:val="105"/>
              </w:rPr>
            </w:pPr>
            <w:r>
              <w:rPr>
                <w:rFonts w:eastAsia="Calibri" w:cs="Times New Roman"/>
                <w:w w:val="105"/>
              </w:rPr>
              <w:t>G20d</w:t>
            </w:r>
          </w:p>
        </w:tc>
        <w:tc>
          <w:tcPr>
            <w:tcW w:w="4315" w:type="dxa"/>
            <w:gridSpan w:val="2"/>
            <w:tcBorders>
              <w:top w:val="single" w:sz="4" w:space="0" w:color="000000"/>
              <w:left w:val="single" w:sz="4" w:space="0" w:color="auto"/>
              <w:bottom w:val="single" w:sz="4" w:space="0" w:color="000000"/>
            </w:tcBorders>
          </w:tcPr>
          <w:p w14:paraId="05113635" w14:textId="65F0FFA1" w:rsidR="00962095" w:rsidRPr="00AC7CBE" w:rsidRDefault="00962095" w:rsidP="00962095">
            <w:pPr>
              <w:spacing w:after="0" w:line="240" w:lineRule="auto"/>
              <w:contextualSpacing/>
              <w:rPr>
                <w:rFonts w:eastAsia="Calibri" w:cs="Times New Roman"/>
                <w:w w:val="105"/>
              </w:rPr>
            </w:pPr>
            <w:r w:rsidRPr="00AC7CBE">
              <w:rPr>
                <w:color w:val="000000"/>
              </w:rPr>
              <w:t>Are there penalties for breaking this rule?</w:t>
            </w:r>
            <w:r w:rsidRPr="00AC7CBE">
              <w:t xml:space="preserve"> </w:t>
            </w:r>
            <w:r w:rsidRPr="00AC7CBE">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00595252" w14:textId="77777777" w:rsidR="00962095" w:rsidRPr="00AC7CBE" w:rsidRDefault="00962095" w:rsidP="005D1E70">
            <w:pPr>
              <w:spacing w:after="0" w:line="240" w:lineRule="auto"/>
              <w:contextualSpacing/>
            </w:pPr>
            <w:r w:rsidRPr="00AC7CBE">
              <w:t>1=No</w:t>
            </w:r>
          </w:p>
          <w:p w14:paraId="7DB7B6B4" w14:textId="77777777" w:rsidR="00962095" w:rsidRPr="00AC7CBE" w:rsidRDefault="00962095" w:rsidP="005D1E70">
            <w:pPr>
              <w:spacing w:after="0" w:line="240" w:lineRule="auto"/>
              <w:contextualSpacing/>
            </w:pPr>
            <w:r w:rsidRPr="00AC7CBE">
              <w:t>2=Yes</w:t>
            </w:r>
            <w:r w:rsidRPr="00AC7CBE" w:rsidDel="00226116">
              <w:t xml:space="preserve"> </w:t>
            </w:r>
          </w:p>
          <w:p w14:paraId="0BE909F6" w14:textId="77777777" w:rsidR="00962095" w:rsidRPr="00AC7CBE" w:rsidRDefault="00962095" w:rsidP="005D1E70">
            <w:pPr>
              <w:spacing w:after="0" w:line="240" w:lineRule="auto"/>
              <w:contextualSpacing/>
            </w:pPr>
            <w:r w:rsidRPr="00AC7CBE">
              <w:t>888=Don’t know</w:t>
            </w:r>
          </w:p>
          <w:p w14:paraId="062FD9E5" w14:textId="77777777" w:rsidR="00962095" w:rsidRPr="00AC7CBE" w:rsidRDefault="00962095" w:rsidP="005D1E70">
            <w:pPr>
              <w:spacing w:after="0" w:line="240" w:lineRule="auto"/>
              <w:contextualSpacing/>
            </w:pPr>
            <w:r w:rsidRPr="00AC7C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74C6CA27"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367C0D3B"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674E13D7" w14:textId="7AA1108B" w:rsidR="00962095" w:rsidRPr="00AC7CBE" w:rsidRDefault="00536957" w:rsidP="005D1E70">
            <w:pPr>
              <w:spacing w:after="0" w:line="240" w:lineRule="auto"/>
              <w:contextualSpacing/>
              <w:rPr>
                <w:rFonts w:eastAsia="Calibri" w:cs="Times New Roman"/>
                <w:w w:val="105"/>
              </w:rPr>
            </w:pPr>
            <w:r>
              <w:rPr>
                <w:rFonts w:eastAsia="Calibri" w:cs="Times New Roman"/>
                <w:w w:val="105"/>
              </w:rPr>
              <w:t>G20e</w:t>
            </w:r>
          </w:p>
        </w:tc>
        <w:tc>
          <w:tcPr>
            <w:tcW w:w="4315" w:type="dxa"/>
            <w:gridSpan w:val="2"/>
            <w:tcBorders>
              <w:top w:val="single" w:sz="4" w:space="0" w:color="000000"/>
              <w:left w:val="single" w:sz="4" w:space="0" w:color="auto"/>
              <w:bottom w:val="single" w:sz="4" w:space="0" w:color="000000"/>
            </w:tcBorders>
          </w:tcPr>
          <w:p w14:paraId="395C19D7" w14:textId="2B441E32" w:rsidR="00962095" w:rsidRPr="00AC7CBE" w:rsidRDefault="00962095" w:rsidP="005D1E70">
            <w:pPr>
              <w:pStyle w:val="longtableQtext"/>
              <w:spacing w:after="0" w:line="240" w:lineRule="auto"/>
              <w:contextualSpacing/>
              <w:rPr>
                <w:rFonts w:asciiTheme="minorHAnsi" w:eastAsiaTheme="minorEastAsia" w:hAnsiTheme="minorHAnsi" w:cs="Times New Roman"/>
                <w:b/>
                <w:bCs/>
                <w:lang w:eastAsia="zh-CN"/>
              </w:rPr>
            </w:pPr>
            <w:r w:rsidRPr="00AC7CBE">
              <w:rPr>
                <w:rFonts w:asciiTheme="minorHAnsi" w:eastAsiaTheme="minorEastAsia" w:hAnsiTheme="minorHAnsi"/>
                <w:lang w:eastAsia="zh-CN"/>
              </w:rPr>
              <w:t xml:space="preserve">What is the typical penalty the first time a household breaks this rule? </w:t>
            </w:r>
          </w:p>
          <w:p w14:paraId="1D5814D0" w14:textId="77777777" w:rsidR="00962095" w:rsidRPr="00AC7CBE" w:rsidRDefault="00962095" w:rsidP="005D1E70">
            <w:pPr>
              <w:pStyle w:val="longtableQtext"/>
              <w:spacing w:after="0" w:line="240" w:lineRule="auto"/>
              <w:contextualSpacing/>
              <w:rPr>
                <w:rFonts w:asciiTheme="minorHAnsi" w:eastAsiaTheme="minorEastAsia" w:hAnsiTheme="minorHAnsi" w:cs="Times New Roman"/>
                <w:b/>
                <w:i/>
                <w:color w:val="auto"/>
                <w:w w:val="105"/>
                <w:lang w:eastAsia="zh-CN"/>
              </w:rPr>
            </w:pPr>
          </w:p>
          <w:p w14:paraId="572342E2" w14:textId="3A18EC11" w:rsidR="00962095" w:rsidRPr="00AC7CBE" w:rsidRDefault="00962095" w:rsidP="005D1E70">
            <w:pPr>
              <w:spacing w:after="0" w:line="240" w:lineRule="auto"/>
              <w:contextualSpacing/>
              <w:rPr>
                <w:rFonts w:eastAsia="Calibri" w:cs="Times New Roman"/>
                <w:w w:val="105"/>
              </w:rPr>
            </w:pPr>
            <w:r w:rsidRPr="00AC7CBE">
              <w:rPr>
                <w:rFonts w:eastAsiaTheme="minorEastAsia" w:cs="Times New Roman"/>
                <w:w w:val="105"/>
                <w:lang w:eastAsia="zh-CN"/>
              </w:rPr>
              <w:t xml:space="preserve">If 2 is not selected, skip to </w:t>
            </w:r>
            <w:r w:rsidR="00C461F0">
              <w:rPr>
                <w:rFonts w:eastAsiaTheme="minorEastAsia" w:cs="Times New Roman"/>
                <w:b/>
                <w:w w:val="105"/>
                <w:lang w:eastAsia="zh-CN"/>
              </w:rPr>
              <w:t>G20g</w:t>
            </w:r>
          </w:p>
        </w:tc>
        <w:tc>
          <w:tcPr>
            <w:tcW w:w="4344" w:type="dxa"/>
            <w:gridSpan w:val="3"/>
            <w:tcBorders>
              <w:top w:val="single" w:sz="4" w:space="0" w:color="000000"/>
              <w:bottom w:val="single" w:sz="4" w:space="0" w:color="000000"/>
              <w:right w:val="single" w:sz="18" w:space="0" w:color="000000"/>
            </w:tcBorders>
          </w:tcPr>
          <w:p w14:paraId="7EC9B156" w14:textId="77777777" w:rsidR="00962095" w:rsidRPr="00AC7CBE" w:rsidRDefault="00962095" w:rsidP="005D1E70">
            <w:pPr>
              <w:spacing w:after="0" w:line="240" w:lineRule="auto"/>
              <w:contextualSpacing/>
            </w:pPr>
            <w:r w:rsidRPr="00AC7CBE">
              <w:t xml:space="preserve">1=Verbal chastisement </w:t>
            </w:r>
          </w:p>
          <w:p w14:paraId="1AA53D43" w14:textId="77777777" w:rsidR="00962095" w:rsidRPr="00AC7CBE" w:rsidRDefault="00962095" w:rsidP="005D1E70">
            <w:pPr>
              <w:spacing w:after="0" w:line="240" w:lineRule="auto"/>
              <w:contextualSpacing/>
            </w:pPr>
            <w:r w:rsidRPr="00AC7CBE">
              <w:t>2=Cash fine</w:t>
            </w:r>
          </w:p>
          <w:p w14:paraId="502BE11F" w14:textId="77777777" w:rsidR="00962095" w:rsidRPr="00AC7CBE" w:rsidRDefault="00962095" w:rsidP="005D1E70">
            <w:pPr>
              <w:spacing w:after="0" w:line="240" w:lineRule="auto"/>
              <w:contextualSpacing/>
            </w:pPr>
            <w:r w:rsidRPr="00AC7CBE">
              <w:t>3=Temporary restriction on access, harvesting, or use rights</w:t>
            </w:r>
          </w:p>
          <w:p w14:paraId="3E683B6D" w14:textId="77777777" w:rsidR="00962095" w:rsidRPr="00AC7CBE" w:rsidRDefault="00962095" w:rsidP="005D1E70">
            <w:pPr>
              <w:spacing w:after="0" w:line="240" w:lineRule="auto"/>
              <w:contextualSpacing/>
            </w:pPr>
            <w:r w:rsidRPr="00AC7CBE">
              <w:t xml:space="preserve">4=Required labor input </w:t>
            </w:r>
          </w:p>
          <w:p w14:paraId="3FBCA448" w14:textId="77777777" w:rsidR="00962095" w:rsidRPr="00AC7CBE" w:rsidRDefault="00962095" w:rsidP="005D1E70">
            <w:pPr>
              <w:spacing w:after="0" w:line="240" w:lineRule="auto"/>
              <w:contextualSpacing/>
            </w:pPr>
            <w:r w:rsidRPr="00AC7CBE">
              <w:t xml:space="preserve">5=Public apology </w:t>
            </w:r>
          </w:p>
          <w:p w14:paraId="42F73646" w14:textId="77777777" w:rsidR="00962095" w:rsidRPr="00AC7CBE" w:rsidRDefault="00962095" w:rsidP="005D1E70">
            <w:pPr>
              <w:spacing w:after="0" w:line="240" w:lineRule="auto"/>
              <w:contextualSpacing/>
            </w:pPr>
            <w:r w:rsidRPr="00AC7CBE">
              <w:t>6=Permanent suspension of access, harvest, or use rights</w:t>
            </w:r>
          </w:p>
          <w:p w14:paraId="20E9E649" w14:textId="77777777" w:rsidR="00962095" w:rsidRPr="00AC7CBE" w:rsidRDefault="00962095" w:rsidP="005D1E70">
            <w:pPr>
              <w:spacing w:after="0" w:line="240" w:lineRule="auto"/>
              <w:contextualSpacing/>
            </w:pPr>
            <w:r w:rsidRPr="00AC7CBE">
              <w:t xml:space="preserve">97=Other, specify </w:t>
            </w:r>
          </w:p>
          <w:p w14:paraId="4834439A" w14:textId="77777777" w:rsidR="00962095" w:rsidRPr="00AC7CBE" w:rsidRDefault="00962095" w:rsidP="005D1E70">
            <w:pPr>
              <w:spacing w:after="0" w:line="240" w:lineRule="auto"/>
              <w:contextualSpacing/>
            </w:pPr>
            <w:r w:rsidRPr="00AC7CBE">
              <w:t>888=Don't know</w:t>
            </w:r>
          </w:p>
          <w:p w14:paraId="181256EB" w14:textId="77777777" w:rsidR="00962095" w:rsidRPr="00AC7CBE" w:rsidRDefault="00962095" w:rsidP="005D1E70">
            <w:pPr>
              <w:spacing w:after="0" w:line="240" w:lineRule="auto"/>
              <w:contextualSpacing/>
            </w:pPr>
            <w:r w:rsidRPr="00AC7CBE">
              <w:t>999=Prefer not to respond</w:t>
            </w:r>
            <w:r w:rsidRPr="00AC7CBE" w:rsidDel="001E2CD9">
              <w:t xml:space="preserve"> </w:t>
            </w:r>
          </w:p>
        </w:tc>
        <w:tc>
          <w:tcPr>
            <w:tcW w:w="691" w:type="dxa"/>
            <w:tcBorders>
              <w:top w:val="single" w:sz="18" w:space="0" w:color="000000"/>
              <w:left w:val="single" w:sz="18" w:space="0" w:color="000000"/>
              <w:bottom w:val="single" w:sz="18" w:space="0" w:color="000000"/>
              <w:right w:val="single" w:sz="18" w:space="0" w:color="000000"/>
            </w:tcBorders>
          </w:tcPr>
          <w:p w14:paraId="129D4566"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1F89B54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50146C98" w14:textId="1004A90C" w:rsidR="00962095" w:rsidRPr="00AC7CBE" w:rsidRDefault="00536957" w:rsidP="005D1E70">
            <w:pPr>
              <w:spacing w:after="0" w:line="240" w:lineRule="auto"/>
              <w:contextualSpacing/>
              <w:rPr>
                <w:w w:val="105"/>
              </w:rPr>
            </w:pPr>
            <w:r>
              <w:rPr>
                <w:w w:val="105"/>
              </w:rPr>
              <w:t>G20f</w:t>
            </w:r>
          </w:p>
        </w:tc>
        <w:tc>
          <w:tcPr>
            <w:tcW w:w="6825" w:type="dxa"/>
            <w:gridSpan w:val="3"/>
            <w:tcBorders>
              <w:top w:val="single" w:sz="4" w:space="0" w:color="000000"/>
              <w:left w:val="single" w:sz="4" w:space="0" w:color="auto"/>
              <w:bottom w:val="single" w:sz="4" w:space="0" w:color="000000"/>
              <w:right w:val="single" w:sz="18" w:space="0" w:color="000000"/>
            </w:tcBorders>
          </w:tcPr>
          <w:p w14:paraId="3A96ED18" w14:textId="4DFFE570" w:rsidR="00962095" w:rsidRPr="00AC7CBE" w:rsidRDefault="00962095" w:rsidP="00962095">
            <w:pPr>
              <w:spacing w:after="0" w:line="240" w:lineRule="auto"/>
              <w:contextualSpacing/>
              <w:rPr>
                <w:w w:val="105"/>
              </w:rPr>
            </w:pPr>
            <w:r w:rsidRPr="00AC7CBE">
              <w:rPr>
                <w:color w:val="000000"/>
              </w:rPr>
              <w:t xml:space="preserve">What is the amount of the cash fine? </w:t>
            </w:r>
          </w:p>
        </w:tc>
        <w:tc>
          <w:tcPr>
            <w:tcW w:w="2525" w:type="dxa"/>
            <w:gridSpan w:val="3"/>
            <w:tcBorders>
              <w:top w:val="single" w:sz="18" w:space="0" w:color="000000"/>
              <w:left w:val="single" w:sz="18" w:space="0" w:color="000000"/>
              <w:bottom w:val="single" w:sz="18" w:space="0" w:color="000000"/>
              <w:right w:val="single" w:sz="18" w:space="0" w:color="000000"/>
            </w:tcBorders>
          </w:tcPr>
          <w:p w14:paraId="4B127E72"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r w:rsidR="00962095" w:rsidRPr="00AC7CBE" w14:paraId="34BE2B38"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00FB504A" w14:textId="1DD5F147" w:rsidR="00962095" w:rsidRPr="00AC7CBE" w:rsidRDefault="00536957" w:rsidP="005D1E70">
            <w:pPr>
              <w:spacing w:after="0" w:line="240" w:lineRule="auto"/>
              <w:contextualSpacing/>
              <w:rPr>
                <w:rFonts w:eastAsia="Calibri" w:cs="Times New Roman"/>
              </w:rPr>
            </w:pPr>
            <w:r>
              <w:rPr>
                <w:rFonts w:eastAsia="Calibri" w:cs="Times New Roman"/>
              </w:rPr>
              <w:t>G20g</w:t>
            </w:r>
          </w:p>
        </w:tc>
        <w:tc>
          <w:tcPr>
            <w:tcW w:w="4308" w:type="dxa"/>
            <w:tcBorders>
              <w:top w:val="single" w:sz="4" w:space="0" w:color="000000"/>
              <w:left w:val="single" w:sz="4" w:space="0" w:color="000000"/>
              <w:bottom w:val="single" w:sz="4" w:space="0" w:color="000000"/>
            </w:tcBorders>
          </w:tcPr>
          <w:p w14:paraId="4443D9E9" w14:textId="6D11E2A9" w:rsidR="00962095" w:rsidRPr="00AC7CBE" w:rsidRDefault="00962095" w:rsidP="005D1E70">
            <w:pPr>
              <w:spacing w:after="0" w:line="240" w:lineRule="auto"/>
              <w:contextualSpacing/>
              <w:rPr>
                <w:b/>
                <w:color w:val="000000"/>
              </w:rPr>
            </w:pPr>
            <w:r w:rsidRPr="00AC7CBE">
              <w:rPr>
                <w:color w:val="000000"/>
              </w:rPr>
              <w:t xml:space="preserve">Who decides what the penalty is the first time a household breaks this rule? </w:t>
            </w:r>
          </w:p>
          <w:p w14:paraId="7A0B8DDE" w14:textId="4553BD19" w:rsidR="00962095" w:rsidRPr="00AC7CBE" w:rsidRDefault="00962095" w:rsidP="005D1E70">
            <w:pPr>
              <w:spacing w:after="0" w:line="240" w:lineRule="auto"/>
              <w:contextualSpacing/>
              <w:rPr>
                <w:color w:val="000000"/>
              </w:rPr>
            </w:pPr>
            <w:r w:rsidRPr="00AC7CBE">
              <w:rPr>
                <w:rFonts w:cs="Times New Roman"/>
                <w:color w:val="000000"/>
              </w:rPr>
              <w:t>Probe and code</w:t>
            </w:r>
            <w:r w:rsidR="00471179">
              <w:rPr>
                <w:rFonts w:cs="Times New Roman"/>
                <w:color w:val="000000"/>
              </w:rPr>
              <w:t>.</w:t>
            </w:r>
            <w:r w:rsidRPr="00AC7CBE">
              <w:rPr>
                <w:rFonts w:cs="Times New Roman"/>
                <w:color w:val="000000"/>
              </w:rPr>
              <w:t xml:space="preserve"> Select all that apply</w:t>
            </w:r>
          </w:p>
        </w:tc>
        <w:tc>
          <w:tcPr>
            <w:tcW w:w="4320" w:type="dxa"/>
            <w:gridSpan w:val="3"/>
            <w:tcBorders>
              <w:top w:val="single" w:sz="4" w:space="0" w:color="000000"/>
              <w:bottom w:val="single" w:sz="4" w:space="0" w:color="000000"/>
              <w:right w:val="single" w:sz="18" w:space="0" w:color="000000"/>
            </w:tcBorders>
          </w:tcPr>
          <w:p w14:paraId="284E7B3B" w14:textId="77777777" w:rsidR="00962095" w:rsidRPr="00AC7CBE" w:rsidRDefault="00962095" w:rsidP="005D1E70">
            <w:pPr>
              <w:spacing w:after="0" w:line="240" w:lineRule="auto"/>
              <w:contextualSpacing/>
              <w:rPr>
                <w:rFonts w:cs="Times New Roman"/>
                <w:w w:val="105"/>
              </w:rPr>
            </w:pPr>
            <w:r w:rsidRPr="00AC7CBE">
              <w:rPr>
                <w:rFonts w:cs="Times New Roman"/>
                <w:w w:val="105"/>
              </w:rPr>
              <w:t>1=Chief</w:t>
            </w:r>
          </w:p>
          <w:p w14:paraId="65DA4A64" w14:textId="77777777" w:rsidR="00962095" w:rsidRPr="00AC7CBE" w:rsidRDefault="00962095" w:rsidP="005D1E70">
            <w:pPr>
              <w:spacing w:after="0" w:line="240" w:lineRule="auto"/>
              <w:contextualSpacing/>
              <w:rPr>
                <w:rFonts w:cs="Times New Roman"/>
                <w:w w:val="105"/>
              </w:rPr>
            </w:pPr>
            <w:r w:rsidRPr="00AC7CBE">
              <w:rPr>
                <w:rFonts w:cs="Times New Roman"/>
                <w:w w:val="105"/>
              </w:rPr>
              <w:t>2=Headman</w:t>
            </w:r>
          </w:p>
          <w:p w14:paraId="0264D4DE" w14:textId="77777777" w:rsidR="00962095" w:rsidRPr="00AC7CBE" w:rsidRDefault="00962095" w:rsidP="005D1E70">
            <w:pPr>
              <w:spacing w:after="0" w:line="240" w:lineRule="auto"/>
              <w:contextualSpacing/>
              <w:rPr>
                <w:rFonts w:cs="Times New Roman"/>
                <w:w w:val="105"/>
              </w:rPr>
            </w:pPr>
            <w:r w:rsidRPr="00AC7CBE">
              <w:rPr>
                <w:rFonts w:cs="Times New Roman"/>
                <w:w w:val="105"/>
              </w:rPr>
              <w:t>3=Induna</w:t>
            </w:r>
          </w:p>
          <w:p w14:paraId="714709C2" w14:textId="77777777" w:rsidR="00962095" w:rsidRPr="00AC7CBE" w:rsidRDefault="00962095" w:rsidP="005D1E70">
            <w:pPr>
              <w:spacing w:after="0" w:line="240" w:lineRule="auto"/>
              <w:contextualSpacing/>
              <w:rPr>
                <w:rFonts w:cs="Times New Roman"/>
                <w:w w:val="105"/>
              </w:rPr>
            </w:pPr>
            <w:r w:rsidRPr="00AC7CBE">
              <w:rPr>
                <w:rFonts w:cs="Times New Roman"/>
                <w:w w:val="105"/>
              </w:rPr>
              <w:t>4=Village Land Comittee</w:t>
            </w:r>
          </w:p>
          <w:p w14:paraId="4D4E51C3" w14:textId="77777777" w:rsidR="00962095" w:rsidRPr="00AC7CBE" w:rsidRDefault="00962095" w:rsidP="005D1E70">
            <w:pPr>
              <w:spacing w:after="0" w:line="240" w:lineRule="auto"/>
              <w:contextualSpacing/>
              <w:rPr>
                <w:rFonts w:cs="Times New Roman"/>
                <w:w w:val="105"/>
              </w:rPr>
            </w:pPr>
            <w:r w:rsidRPr="00AC7CBE">
              <w:rPr>
                <w:rFonts w:cs="Times New Roman"/>
                <w:w w:val="105"/>
              </w:rPr>
              <w:t>5=Other Village Comittee</w:t>
            </w:r>
          </w:p>
          <w:p w14:paraId="50A3812D" w14:textId="77777777" w:rsidR="00962095" w:rsidRPr="00AC7CBE" w:rsidRDefault="00962095" w:rsidP="005D1E70">
            <w:pPr>
              <w:spacing w:after="0" w:line="240" w:lineRule="auto"/>
              <w:contextualSpacing/>
              <w:rPr>
                <w:rFonts w:cs="Times New Roman"/>
                <w:w w:val="105"/>
              </w:rPr>
            </w:pPr>
            <w:r w:rsidRPr="00AC7CBE">
              <w:rPr>
                <w:rFonts w:cs="Times New Roman"/>
                <w:w w:val="105"/>
              </w:rPr>
              <w:t>6=Village as a whole</w:t>
            </w:r>
          </w:p>
          <w:p w14:paraId="2B9F854C" w14:textId="77777777" w:rsidR="00962095" w:rsidRPr="00AC7CBE" w:rsidRDefault="00962095" w:rsidP="005D1E70">
            <w:pPr>
              <w:spacing w:after="0" w:line="240" w:lineRule="auto"/>
              <w:contextualSpacing/>
            </w:pPr>
            <w:r w:rsidRPr="00AC7CBE">
              <w:t>97=Other, please specify</w:t>
            </w:r>
          </w:p>
          <w:p w14:paraId="21C9884E" w14:textId="77777777" w:rsidR="00962095" w:rsidRPr="00AC7CBE" w:rsidRDefault="00962095" w:rsidP="005D1E70">
            <w:pPr>
              <w:spacing w:after="0" w:line="240" w:lineRule="auto"/>
              <w:contextualSpacing/>
            </w:pPr>
            <w:r w:rsidRPr="00AC7CBE">
              <w:t>888=Don’t know</w:t>
            </w:r>
          </w:p>
          <w:p w14:paraId="4B7EEE0E" w14:textId="77777777" w:rsidR="00962095" w:rsidRPr="00AC7CBE" w:rsidRDefault="00962095" w:rsidP="005D1E70">
            <w:pPr>
              <w:spacing w:after="0" w:line="240" w:lineRule="auto"/>
              <w:contextualSpacing/>
            </w:pPr>
            <w:r w:rsidRPr="00AC7CBE">
              <w:t>999=Preferred not to answer</w:t>
            </w:r>
          </w:p>
        </w:tc>
        <w:tc>
          <w:tcPr>
            <w:tcW w:w="722" w:type="dxa"/>
            <w:gridSpan w:val="2"/>
            <w:tcBorders>
              <w:top w:val="single" w:sz="18" w:space="0" w:color="000000"/>
              <w:left w:val="single" w:sz="18" w:space="0" w:color="000000"/>
              <w:bottom w:val="single" w:sz="18" w:space="0" w:color="000000"/>
              <w:right w:val="single" w:sz="18" w:space="0" w:color="000000"/>
            </w:tcBorders>
          </w:tcPr>
          <w:p w14:paraId="5F7F6121"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71780C67" w14:textId="77777777" w:rsidTr="00536957">
        <w:trPr>
          <w:trHeight w:val="20"/>
        </w:trPr>
        <w:tc>
          <w:tcPr>
            <w:tcW w:w="730" w:type="dxa"/>
            <w:tcBorders>
              <w:top w:val="single" w:sz="4" w:space="0" w:color="000000"/>
              <w:left w:val="single" w:sz="4" w:space="0" w:color="000000"/>
              <w:bottom w:val="single" w:sz="4" w:space="0" w:color="000000"/>
              <w:right w:val="single" w:sz="4" w:space="0" w:color="000000"/>
            </w:tcBorders>
          </w:tcPr>
          <w:p w14:paraId="02509C8E" w14:textId="3395E1F2" w:rsidR="00962095" w:rsidRPr="00AC7CBE" w:rsidRDefault="00536957" w:rsidP="005D1E70">
            <w:pPr>
              <w:spacing w:after="0" w:line="240" w:lineRule="auto"/>
              <w:contextualSpacing/>
              <w:rPr>
                <w:rFonts w:eastAsia="Calibri" w:cs="Times New Roman"/>
              </w:rPr>
            </w:pPr>
            <w:r>
              <w:rPr>
                <w:rFonts w:eastAsia="Calibri" w:cs="Times New Roman"/>
              </w:rPr>
              <w:t>G20h</w:t>
            </w:r>
          </w:p>
        </w:tc>
        <w:tc>
          <w:tcPr>
            <w:tcW w:w="4308" w:type="dxa"/>
            <w:tcBorders>
              <w:top w:val="single" w:sz="4" w:space="0" w:color="000000"/>
              <w:left w:val="single" w:sz="4" w:space="0" w:color="000000"/>
              <w:bottom w:val="single" w:sz="4" w:space="0" w:color="000000"/>
            </w:tcBorders>
          </w:tcPr>
          <w:p w14:paraId="6992B106" w14:textId="62315997" w:rsidR="00962095" w:rsidRPr="00AC7CBE" w:rsidRDefault="00962095" w:rsidP="00255F55">
            <w:pPr>
              <w:spacing w:after="0" w:line="240" w:lineRule="auto"/>
              <w:contextualSpacing/>
              <w:rPr>
                <w:color w:val="000000"/>
              </w:rPr>
            </w:pPr>
            <w:r w:rsidRPr="00AC7CBE">
              <w:rPr>
                <w:color w:val="000000"/>
              </w:rPr>
              <w:t xml:space="preserve">What is the typical compliance with penalties? </w:t>
            </w:r>
          </w:p>
        </w:tc>
        <w:tc>
          <w:tcPr>
            <w:tcW w:w="4320" w:type="dxa"/>
            <w:gridSpan w:val="3"/>
            <w:tcBorders>
              <w:top w:val="single" w:sz="4" w:space="0" w:color="000000"/>
              <w:bottom w:val="single" w:sz="4" w:space="0" w:color="000000"/>
              <w:right w:val="single" w:sz="18" w:space="0" w:color="000000"/>
            </w:tcBorders>
          </w:tcPr>
          <w:p w14:paraId="3B9E3149"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1=Offenders never comply </w:t>
            </w:r>
          </w:p>
          <w:p w14:paraId="3ED5A2E6"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2=Some of the time offenders comply  </w:t>
            </w:r>
          </w:p>
          <w:p w14:paraId="24D7222E" w14:textId="77777777" w:rsidR="00962095" w:rsidRPr="00AC7CBE" w:rsidRDefault="00962095" w:rsidP="005D1E70">
            <w:pPr>
              <w:spacing w:after="0" w:line="240" w:lineRule="auto"/>
              <w:contextualSpacing/>
              <w:rPr>
                <w:rFonts w:cs="Times New Roman"/>
                <w:w w:val="105"/>
              </w:rPr>
            </w:pPr>
            <w:r w:rsidRPr="00AC7CBE">
              <w:rPr>
                <w:rFonts w:cs="Times New Roman"/>
                <w:w w:val="105"/>
              </w:rPr>
              <w:t>3=About half the time offenders comply</w:t>
            </w:r>
          </w:p>
          <w:p w14:paraId="6C470345"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4=Most of the time offenders comply </w:t>
            </w:r>
          </w:p>
          <w:p w14:paraId="7B554F9F" w14:textId="77777777" w:rsidR="00962095" w:rsidRPr="00AC7CBE" w:rsidRDefault="00962095" w:rsidP="005D1E70">
            <w:pPr>
              <w:spacing w:after="0" w:line="240" w:lineRule="auto"/>
              <w:contextualSpacing/>
              <w:rPr>
                <w:rFonts w:cs="Times New Roman"/>
                <w:w w:val="105"/>
              </w:rPr>
            </w:pPr>
            <w:r w:rsidRPr="00AC7CBE">
              <w:rPr>
                <w:rFonts w:cs="Times New Roman"/>
                <w:w w:val="105"/>
              </w:rPr>
              <w:t>5=Almost all the time offenders comply</w:t>
            </w:r>
          </w:p>
          <w:p w14:paraId="12DC73C9" w14:textId="77777777" w:rsidR="00962095" w:rsidRPr="00AC7CBE" w:rsidRDefault="00962095" w:rsidP="005D1E70">
            <w:pPr>
              <w:spacing w:after="0" w:line="240" w:lineRule="auto"/>
              <w:contextualSpacing/>
              <w:rPr>
                <w:rFonts w:cs="Times New Roman"/>
                <w:w w:val="105"/>
              </w:rPr>
            </w:pPr>
            <w:r w:rsidRPr="00AC7CBE">
              <w:rPr>
                <w:rFonts w:cs="Times New Roman"/>
                <w:w w:val="105"/>
              </w:rPr>
              <w:t xml:space="preserve">888=Don't know  </w:t>
            </w:r>
          </w:p>
          <w:p w14:paraId="2E52A496" w14:textId="77777777" w:rsidR="00962095" w:rsidRPr="00AC7CBE" w:rsidRDefault="00962095" w:rsidP="005D1E70">
            <w:pPr>
              <w:spacing w:after="0" w:line="240" w:lineRule="auto"/>
              <w:contextualSpacing/>
              <w:rPr>
                <w:rFonts w:cs="Times New Roman"/>
                <w:w w:val="105"/>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3380DBAB" w14:textId="77777777" w:rsidR="00962095" w:rsidRPr="00AC7CBE" w:rsidRDefault="00962095" w:rsidP="005D1E70">
            <w:pPr>
              <w:spacing w:after="0" w:line="240" w:lineRule="auto"/>
              <w:contextualSpacing/>
              <w:rPr>
                <w:rFonts w:eastAsia="Calibri" w:cs="Times New Roman"/>
                <w:i/>
                <w:color w:val="A6A6A6"/>
              </w:rPr>
            </w:pPr>
            <w:r w:rsidRPr="00AC7CBE">
              <w:rPr>
                <w:rFonts w:eastAsia="Calibri" w:cs="Times New Roman"/>
                <w:i/>
                <w:color w:val="A6A6A6"/>
              </w:rPr>
              <w:t>(Code)</w:t>
            </w:r>
          </w:p>
        </w:tc>
      </w:tr>
      <w:tr w:rsidR="00962095" w:rsidRPr="00AC7CBE" w14:paraId="69954C81" w14:textId="77777777" w:rsidTr="00536957">
        <w:trPr>
          <w:trHeight w:val="20"/>
        </w:trPr>
        <w:tc>
          <w:tcPr>
            <w:tcW w:w="730" w:type="dxa"/>
            <w:tcBorders>
              <w:top w:val="single" w:sz="4" w:space="0" w:color="000000"/>
              <w:left w:val="single" w:sz="4" w:space="0" w:color="000000"/>
              <w:bottom w:val="single" w:sz="4" w:space="0" w:color="000000"/>
              <w:right w:val="single" w:sz="4" w:space="0" w:color="auto"/>
            </w:tcBorders>
          </w:tcPr>
          <w:p w14:paraId="2580D118" w14:textId="1809E0C0" w:rsidR="00962095" w:rsidRPr="00AC7CBE" w:rsidRDefault="00536957" w:rsidP="005D1E70">
            <w:pPr>
              <w:spacing w:after="0" w:line="240" w:lineRule="auto"/>
              <w:contextualSpacing/>
              <w:rPr>
                <w:w w:val="105"/>
              </w:rPr>
            </w:pPr>
            <w:r>
              <w:rPr>
                <w:w w:val="105"/>
              </w:rPr>
              <w:t>G20i</w:t>
            </w:r>
          </w:p>
        </w:tc>
        <w:tc>
          <w:tcPr>
            <w:tcW w:w="6825" w:type="dxa"/>
            <w:gridSpan w:val="3"/>
            <w:tcBorders>
              <w:top w:val="single" w:sz="4" w:space="0" w:color="000000"/>
              <w:left w:val="single" w:sz="4" w:space="0" w:color="auto"/>
              <w:bottom w:val="single" w:sz="4" w:space="0" w:color="000000"/>
              <w:right w:val="single" w:sz="18" w:space="0" w:color="000000"/>
            </w:tcBorders>
          </w:tcPr>
          <w:p w14:paraId="59E23AFE" w14:textId="1A46DAC9" w:rsidR="00962095" w:rsidRPr="00AC7CBE" w:rsidRDefault="00962095" w:rsidP="00255F55">
            <w:pPr>
              <w:spacing w:after="0" w:line="240" w:lineRule="auto"/>
              <w:contextualSpacing/>
              <w:rPr>
                <w:w w:val="105"/>
              </w:rPr>
            </w:pPr>
            <w:r w:rsidRPr="00AC7CBE">
              <w:rPr>
                <w:color w:val="000000"/>
              </w:rPr>
              <w:t xml:space="preserve">How many times in the past year was this rule broken?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6FE01BB" w14:textId="77777777" w:rsidR="00962095" w:rsidRPr="00AC7CBE" w:rsidRDefault="00962095" w:rsidP="005D1E70">
            <w:pPr>
              <w:spacing w:after="0" w:line="240" w:lineRule="auto"/>
              <w:contextualSpacing/>
              <w:rPr>
                <w:i/>
                <w:color w:val="A6A6A6" w:themeColor="background1" w:themeShade="A6"/>
              </w:rPr>
            </w:pPr>
            <w:r w:rsidRPr="00AC7CBE">
              <w:rPr>
                <w:i/>
                <w:color w:val="A6A6A6" w:themeColor="background1" w:themeShade="A6"/>
              </w:rPr>
              <w:t>(Integer)</w:t>
            </w:r>
          </w:p>
        </w:tc>
      </w:tr>
    </w:tbl>
    <w:p w14:paraId="536F446A" w14:textId="77777777" w:rsidR="00962095" w:rsidRDefault="00962095" w:rsidP="00AC7CBE">
      <w:pPr>
        <w:spacing w:after="0" w:line="240" w:lineRule="auto"/>
        <w:contextualSpacing/>
      </w:pPr>
    </w:p>
    <w:p w14:paraId="780CD772" w14:textId="77777777" w:rsidR="00962095" w:rsidRPr="00AC7CBE" w:rsidRDefault="00962095" w:rsidP="00AC7CBE">
      <w:pPr>
        <w:spacing w:after="0" w:line="240" w:lineRule="auto"/>
        <w:contextualSpacing/>
      </w:pPr>
    </w:p>
    <w:tbl>
      <w:tblPr>
        <w:tblW w:w="10080" w:type="dxa"/>
        <w:tblInd w:w="-5" w:type="dxa"/>
        <w:tblLayout w:type="fixed"/>
        <w:tblCellMar>
          <w:left w:w="0" w:type="dxa"/>
          <w:right w:w="0" w:type="dxa"/>
        </w:tblCellMar>
        <w:tblLook w:val="0000" w:firstRow="0" w:lastRow="0" w:firstColumn="0" w:lastColumn="0" w:noHBand="0" w:noVBand="0"/>
      </w:tblPr>
      <w:tblGrid>
        <w:gridCol w:w="730"/>
        <w:gridCol w:w="4308"/>
        <w:gridCol w:w="7"/>
        <w:gridCol w:w="4344"/>
        <w:gridCol w:w="691"/>
      </w:tblGrid>
      <w:tr w:rsidR="006F635E" w:rsidRPr="00AC7CBE" w14:paraId="7D001EC9" w14:textId="77777777" w:rsidTr="00536957">
        <w:trPr>
          <w:trHeight w:val="1200"/>
        </w:trPr>
        <w:tc>
          <w:tcPr>
            <w:tcW w:w="730" w:type="dxa"/>
            <w:tcBorders>
              <w:top w:val="single" w:sz="4" w:space="0" w:color="000000"/>
              <w:left w:val="single" w:sz="4" w:space="0" w:color="000000"/>
              <w:bottom w:val="single" w:sz="4" w:space="0" w:color="auto"/>
              <w:right w:val="single" w:sz="4" w:space="0" w:color="auto"/>
            </w:tcBorders>
          </w:tcPr>
          <w:p w14:paraId="5B8FB321" w14:textId="2601F109" w:rsidR="006F635E" w:rsidRPr="00AC7CBE" w:rsidRDefault="00536957" w:rsidP="00AC7CBE">
            <w:pPr>
              <w:spacing w:after="0" w:line="240" w:lineRule="auto"/>
              <w:contextualSpacing/>
              <w:rPr>
                <w:rFonts w:eastAsia="Calibri" w:cs="Times New Roman"/>
                <w:w w:val="105"/>
              </w:rPr>
            </w:pPr>
            <w:r>
              <w:rPr>
                <w:rFonts w:eastAsia="Calibri" w:cs="Times New Roman"/>
                <w:w w:val="105"/>
              </w:rPr>
              <w:t>G21</w:t>
            </w:r>
          </w:p>
        </w:tc>
        <w:tc>
          <w:tcPr>
            <w:tcW w:w="4315" w:type="dxa"/>
            <w:gridSpan w:val="2"/>
            <w:tcBorders>
              <w:top w:val="single" w:sz="4" w:space="0" w:color="000000"/>
              <w:left w:val="single" w:sz="4" w:space="0" w:color="auto"/>
              <w:bottom w:val="single" w:sz="4" w:space="0" w:color="auto"/>
            </w:tcBorders>
          </w:tcPr>
          <w:p w14:paraId="32D7F1EC" w14:textId="74D21F49" w:rsidR="006F635E" w:rsidRPr="00AC7CBE" w:rsidRDefault="00715136" w:rsidP="00EE2996">
            <w:pPr>
              <w:spacing w:after="0" w:line="240" w:lineRule="auto"/>
              <w:contextualSpacing/>
              <w:rPr>
                <w:rFonts w:eastAsia="Calibri" w:cs="Times New Roman"/>
                <w:w w:val="105"/>
              </w:rPr>
            </w:pPr>
            <w:r>
              <w:rPr>
                <w:rFonts w:cs="TimesNewRomanPSMT"/>
              </w:rPr>
              <w:t>In the past three years, h</w:t>
            </w:r>
            <w:r w:rsidR="00EE2996">
              <w:rPr>
                <w:rFonts w:cs="TimesNewRomanPSMT"/>
              </w:rPr>
              <w:t xml:space="preserve">ave individuals in this community </w:t>
            </w:r>
            <w:r w:rsidR="006F635E" w:rsidRPr="00AC7CBE">
              <w:rPr>
                <w:rFonts w:cs="TimesNewRomanPSMT"/>
              </w:rPr>
              <w:t>tried to limit usage of this forest?</w:t>
            </w:r>
          </w:p>
        </w:tc>
        <w:tc>
          <w:tcPr>
            <w:tcW w:w="4344" w:type="dxa"/>
            <w:tcBorders>
              <w:top w:val="single" w:sz="4" w:space="0" w:color="000000"/>
              <w:bottom w:val="single" w:sz="4" w:space="0" w:color="auto"/>
              <w:right w:val="single" w:sz="18" w:space="0" w:color="000000"/>
            </w:tcBorders>
          </w:tcPr>
          <w:p w14:paraId="2168CB05" w14:textId="77777777" w:rsidR="006F635E" w:rsidRPr="00AC7CBE" w:rsidRDefault="006F635E" w:rsidP="00AC7CBE">
            <w:pPr>
              <w:spacing w:after="0" w:line="240" w:lineRule="auto"/>
              <w:contextualSpacing/>
            </w:pPr>
            <w:r w:rsidRPr="00AC7CBE">
              <w:t>1=No</w:t>
            </w:r>
          </w:p>
          <w:p w14:paraId="4C4141F4" w14:textId="77777777" w:rsidR="006F635E" w:rsidRPr="00AC7CBE" w:rsidRDefault="006F635E" w:rsidP="00AC7CBE">
            <w:pPr>
              <w:spacing w:after="0" w:line="240" w:lineRule="auto"/>
              <w:contextualSpacing/>
            </w:pPr>
            <w:r w:rsidRPr="00AC7CBE">
              <w:t>2=Yes</w:t>
            </w:r>
            <w:r w:rsidRPr="00AC7CBE" w:rsidDel="00226116">
              <w:t xml:space="preserve"> </w:t>
            </w:r>
          </w:p>
          <w:p w14:paraId="7E8BFDE3" w14:textId="77777777" w:rsidR="006F635E" w:rsidRPr="00AC7CBE" w:rsidRDefault="006F635E" w:rsidP="00AC7CBE">
            <w:pPr>
              <w:spacing w:after="0" w:line="240" w:lineRule="auto"/>
              <w:contextualSpacing/>
            </w:pPr>
            <w:r w:rsidRPr="00AC7CBE">
              <w:t>888=Don’t know</w:t>
            </w:r>
          </w:p>
          <w:p w14:paraId="4FACC692" w14:textId="77777777" w:rsidR="006F635E" w:rsidRDefault="006F635E" w:rsidP="00AC7CBE">
            <w:pPr>
              <w:spacing w:after="0" w:line="240" w:lineRule="auto"/>
              <w:contextualSpacing/>
            </w:pPr>
            <w:r w:rsidRPr="00AC7CBE">
              <w:t>999=Prefer not to respond</w:t>
            </w:r>
          </w:p>
          <w:p w14:paraId="5B97DBE8" w14:textId="77777777" w:rsidR="00EE2996" w:rsidRPr="00AC7CBE" w:rsidRDefault="00EE2996" w:rsidP="00AC7CBE">
            <w:pPr>
              <w:spacing w:after="0" w:line="240" w:lineRule="auto"/>
              <w:contextualSpacing/>
            </w:pPr>
          </w:p>
        </w:tc>
        <w:tc>
          <w:tcPr>
            <w:tcW w:w="691" w:type="dxa"/>
            <w:tcBorders>
              <w:top w:val="single" w:sz="18" w:space="0" w:color="000000"/>
              <w:left w:val="single" w:sz="18" w:space="0" w:color="000000"/>
              <w:bottom w:val="single" w:sz="4" w:space="0" w:color="auto"/>
              <w:right w:val="single" w:sz="18" w:space="0" w:color="000000"/>
            </w:tcBorders>
          </w:tcPr>
          <w:p w14:paraId="6BDC4997" w14:textId="77777777" w:rsidR="006F635E" w:rsidRPr="00AC7CBE" w:rsidRDefault="006F635E"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EE2996" w:rsidRPr="00AC7CBE" w14:paraId="5B3C3D3A" w14:textId="77777777" w:rsidTr="00536957">
        <w:trPr>
          <w:trHeight w:val="660"/>
        </w:trPr>
        <w:tc>
          <w:tcPr>
            <w:tcW w:w="730" w:type="dxa"/>
            <w:tcBorders>
              <w:top w:val="single" w:sz="4" w:space="0" w:color="auto"/>
              <w:left w:val="single" w:sz="4" w:space="0" w:color="000000"/>
              <w:bottom w:val="single" w:sz="4" w:space="0" w:color="000000"/>
              <w:right w:val="single" w:sz="4" w:space="0" w:color="auto"/>
            </w:tcBorders>
          </w:tcPr>
          <w:p w14:paraId="36F42B0E" w14:textId="3388AA88" w:rsidR="00EE2996" w:rsidRPr="00AC7CBE" w:rsidRDefault="00536957" w:rsidP="00AC7CBE">
            <w:pPr>
              <w:spacing w:after="0" w:line="240" w:lineRule="auto"/>
              <w:contextualSpacing/>
              <w:rPr>
                <w:rFonts w:eastAsia="Calibri" w:cs="Times New Roman"/>
                <w:w w:val="105"/>
              </w:rPr>
            </w:pPr>
            <w:r>
              <w:rPr>
                <w:rFonts w:eastAsia="Calibri" w:cs="Times New Roman"/>
                <w:w w:val="105"/>
              </w:rPr>
              <w:t>G22</w:t>
            </w:r>
          </w:p>
        </w:tc>
        <w:tc>
          <w:tcPr>
            <w:tcW w:w="4315" w:type="dxa"/>
            <w:gridSpan w:val="2"/>
            <w:tcBorders>
              <w:top w:val="single" w:sz="4" w:space="0" w:color="auto"/>
              <w:left w:val="single" w:sz="4" w:space="0" w:color="auto"/>
              <w:bottom w:val="single" w:sz="4" w:space="0" w:color="000000"/>
            </w:tcBorders>
          </w:tcPr>
          <w:p w14:paraId="502491ED" w14:textId="735D1F76" w:rsidR="00EE2996" w:rsidRDefault="00715136" w:rsidP="00536957">
            <w:pPr>
              <w:spacing w:after="0" w:line="240" w:lineRule="auto"/>
              <w:contextualSpacing/>
              <w:rPr>
                <w:rFonts w:cs="TimesNewRomanPSMT"/>
              </w:rPr>
            </w:pPr>
            <w:r>
              <w:rPr>
                <w:rFonts w:cs="TimesNewRomanPSMT"/>
              </w:rPr>
              <w:t>In the past three years, h</w:t>
            </w:r>
            <w:r w:rsidR="00EE2996">
              <w:rPr>
                <w:rFonts w:cs="TimesNewRomanPSMT"/>
              </w:rPr>
              <w:t>ave individuals in this commu</w:t>
            </w:r>
            <w:r>
              <w:rPr>
                <w:rFonts w:cs="TimesNewRomanPSMT"/>
              </w:rPr>
              <w:t>nity  increased</w:t>
            </w:r>
            <w:r w:rsidR="00EE2996" w:rsidRPr="00AC7CBE">
              <w:rPr>
                <w:rFonts w:cs="TimesNewRomanPSMT"/>
              </w:rPr>
              <w:t xml:space="preserve"> harvesting forest products from other communal or government forests?</w:t>
            </w:r>
          </w:p>
        </w:tc>
        <w:tc>
          <w:tcPr>
            <w:tcW w:w="4344" w:type="dxa"/>
            <w:tcBorders>
              <w:top w:val="single" w:sz="4" w:space="0" w:color="auto"/>
              <w:bottom w:val="single" w:sz="4" w:space="0" w:color="000000"/>
              <w:right w:val="single" w:sz="18" w:space="0" w:color="000000"/>
            </w:tcBorders>
          </w:tcPr>
          <w:p w14:paraId="217848D9" w14:textId="77777777" w:rsidR="00EE2996" w:rsidRDefault="00EE2996" w:rsidP="00AC7CBE">
            <w:pPr>
              <w:spacing w:after="0" w:line="240" w:lineRule="auto"/>
              <w:contextualSpacing/>
            </w:pPr>
          </w:p>
          <w:p w14:paraId="25FF02C5" w14:textId="77777777" w:rsidR="00EE2996" w:rsidRPr="00AC7CBE" w:rsidRDefault="00EE2996" w:rsidP="00AC7CBE">
            <w:pPr>
              <w:spacing w:after="0" w:line="240" w:lineRule="auto"/>
              <w:contextualSpacing/>
            </w:pPr>
          </w:p>
        </w:tc>
        <w:tc>
          <w:tcPr>
            <w:tcW w:w="691" w:type="dxa"/>
            <w:tcBorders>
              <w:top w:val="single" w:sz="4" w:space="0" w:color="auto"/>
              <w:left w:val="single" w:sz="18" w:space="0" w:color="000000"/>
              <w:bottom w:val="single" w:sz="18" w:space="0" w:color="000000"/>
              <w:right w:val="single" w:sz="18" w:space="0" w:color="000000"/>
            </w:tcBorders>
          </w:tcPr>
          <w:p w14:paraId="431A18F5" w14:textId="77777777" w:rsidR="00EE2996" w:rsidRPr="00AC7CBE" w:rsidRDefault="00EE2996" w:rsidP="00AC7CBE">
            <w:pPr>
              <w:spacing w:after="0" w:line="240" w:lineRule="auto"/>
              <w:contextualSpacing/>
              <w:rPr>
                <w:rFonts w:eastAsia="Calibri" w:cs="Times New Roman"/>
                <w:i/>
                <w:color w:val="A6A6A6"/>
              </w:rPr>
            </w:pPr>
          </w:p>
        </w:tc>
      </w:tr>
      <w:tr w:rsidR="006F635E" w:rsidRPr="00AC7CBE" w14:paraId="1AB91DB6"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right w:val="single" w:sz="4" w:space="0" w:color="auto"/>
            </w:tcBorders>
          </w:tcPr>
          <w:p w14:paraId="017899A7" w14:textId="1D02E918" w:rsidR="006F635E" w:rsidRPr="00AC7CBE" w:rsidRDefault="00536957" w:rsidP="00AC7CBE">
            <w:pPr>
              <w:spacing w:after="0" w:line="240" w:lineRule="auto"/>
              <w:contextualSpacing/>
            </w:pPr>
            <w:r>
              <w:t>G23</w:t>
            </w:r>
          </w:p>
        </w:tc>
        <w:tc>
          <w:tcPr>
            <w:tcW w:w="4308" w:type="dxa"/>
            <w:tcBorders>
              <w:left w:val="single" w:sz="4" w:space="0" w:color="auto"/>
              <w:right w:val="single" w:sz="18" w:space="0" w:color="000000"/>
            </w:tcBorders>
          </w:tcPr>
          <w:p w14:paraId="0AAB51B2" w14:textId="77785EA5" w:rsidR="006F635E" w:rsidRPr="00AC7CBE" w:rsidRDefault="006F635E" w:rsidP="00EE2996">
            <w:pPr>
              <w:spacing w:after="0" w:line="240" w:lineRule="auto"/>
              <w:contextualSpacing/>
              <w:rPr>
                <w:w w:val="105"/>
              </w:rPr>
            </w:pPr>
            <w:r w:rsidRPr="00AC7CBE">
              <w:rPr>
                <w:rFonts w:cs="TimesNewRomanPSMT"/>
              </w:rPr>
              <w:t xml:space="preserve">If yes, what kinds of other forests </w:t>
            </w:r>
            <w:r w:rsidR="00EE2996">
              <w:rPr>
                <w:rFonts w:cs="TimesNewRomanPSMT"/>
              </w:rPr>
              <w:t xml:space="preserve">have been used more intensively? </w:t>
            </w:r>
          </w:p>
        </w:tc>
        <w:tc>
          <w:tcPr>
            <w:tcW w:w="5042" w:type="dxa"/>
            <w:gridSpan w:val="3"/>
            <w:tcBorders>
              <w:top w:val="single" w:sz="18" w:space="0" w:color="000000"/>
              <w:left w:val="single" w:sz="18" w:space="0" w:color="000000"/>
              <w:bottom w:val="single" w:sz="18" w:space="0" w:color="000000"/>
              <w:right w:val="single" w:sz="18" w:space="0" w:color="000000"/>
            </w:tcBorders>
          </w:tcPr>
          <w:p w14:paraId="6969CBB7" w14:textId="77777777" w:rsidR="006F635E" w:rsidRPr="00AC7CBE" w:rsidRDefault="006F635E" w:rsidP="00AC7CBE">
            <w:pPr>
              <w:spacing w:after="0" w:line="240" w:lineRule="auto"/>
              <w:contextualSpacing/>
              <w:rPr>
                <w:w w:val="105"/>
              </w:rPr>
            </w:pPr>
            <w:r w:rsidRPr="00AC7CBE">
              <w:rPr>
                <w:i/>
                <w:color w:val="A6A6A6" w:themeColor="background1" w:themeShade="A6"/>
              </w:rPr>
              <w:t>(Text)</w:t>
            </w:r>
          </w:p>
        </w:tc>
      </w:tr>
      <w:tr w:rsidR="006F635E" w:rsidRPr="00AC7CBE" w14:paraId="14EDA35B" w14:textId="77777777" w:rsidTr="0053695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730" w:type="dxa"/>
            <w:tcBorders>
              <w:top w:val="single" w:sz="4" w:space="0" w:color="000000"/>
              <w:left w:val="single" w:sz="4" w:space="0" w:color="auto"/>
              <w:bottom w:val="single" w:sz="4" w:space="0" w:color="000000"/>
              <w:right w:val="single" w:sz="4" w:space="0" w:color="auto"/>
            </w:tcBorders>
          </w:tcPr>
          <w:p w14:paraId="4AB59267" w14:textId="13B4EE5A" w:rsidR="006F635E" w:rsidRPr="00AC7CBE" w:rsidRDefault="00536957" w:rsidP="00AC7CBE">
            <w:pPr>
              <w:spacing w:after="0" w:line="240" w:lineRule="auto"/>
              <w:contextualSpacing/>
            </w:pPr>
            <w:r>
              <w:t>G24</w:t>
            </w:r>
          </w:p>
        </w:tc>
        <w:tc>
          <w:tcPr>
            <w:tcW w:w="4308" w:type="dxa"/>
            <w:tcBorders>
              <w:top w:val="single" w:sz="4" w:space="0" w:color="000000"/>
              <w:left w:val="single" w:sz="4" w:space="0" w:color="auto"/>
              <w:bottom w:val="single" w:sz="4" w:space="0" w:color="000000"/>
              <w:right w:val="single" w:sz="18" w:space="0" w:color="000000"/>
            </w:tcBorders>
          </w:tcPr>
          <w:p w14:paraId="32BE579B" w14:textId="32BF0B13" w:rsidR="006F635E" w:rsidRPr="00AC7CBE" w:rsidRDefault="00536957" w:rsidP="00AC7CBE">
            <w:pPr>
              <w:spacing w:after="0" w:line="240" w:lineRule="auto"/>
              <w:contextualSpacing/>
              <w:rPr>
                <w:w w:val="105"/>
              </w:rPr>
            </w:pPr>
            <w:r>
              <w:rPr>
                <w:rFonts w:cs="TimesNewRomanPSMT"/>
              </w:rPr>
              <w:t>I</w:t>
            </w:r>
            <w:r w:rsidR="006F635E" w:rsidRPr="00AC7CBE">
              <w:rPr>
                <w:rFonts w:cs="TimesNewRomanPSMT"/>
              </w:rPr>
              <w:t>f yes, for which products?</w:t>
            </w:r>
          </w:p>
        </w:tc>
        <w:tc>
          <w:tcPr>
            <w:tcW w:w="5042" w:type="dxa"/>
            <w:gridSpan w:val="3"/>
            <w:tcBorders>
              <w:top w:val="single" w:sz="18" w:space="0" w:color="000000"/>
              <w:left w:val="single" w:sz="18" w:space="0" w:color="000000"/>
              <w:bottom w:val="single" w:sz="18" w:space="0" w:color="000000"/>
              <w:right w:val="single" w:sz="18" w:space="0" w:color="000000"/>
            </w:tcBorders>
          </w:tcPr>
          <w:p w14:paraId="4B339526" w14:textId="77777777" w:rsidR="006F635E" w:rsidRPr="00AC7CBE" w:rsidRDefault="006F635E"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65A85F03" w14:textId="77777777" w:rsidR="003330F1" w:rsidRDefault="003330F1" w:rsidP="00AC7CBE">
      <w:pPr>
        <w:autoSpaceDE w:val="0"/>
        <w:autoSpaceDN w:val="0"/>
        <w:adjustRightInd w:val="0"/>
        <w:spacing w:after="0" w:line="240" w:lineRule="auto"/>
        <w:contextualSpacing/>
        <w:rPr>
          <w:rFonts w:cs="TimesNewRomanPSMT"/>
        </w:rPr>
      </w:pPr>
    </w:p>
    <w:p w14:paraId="3B7DDFBB" w14:textId="77777777" w:rsidR="003330F1" w:rsidRDefault="003330F1" w:rsidP="00AC7CBE">
      <w:pPr>
        <w:autoSpaceDE w:val="0"/>
        <w:autoSpaceDN w:val="0"/>
        <w:adjustRightInd w:val="0"/>
        <w:spacing w:after="0" w:line="240" w:lineRule="auto"/>
        <w:contextualSpacing/>
        <w:rPr>
          <w:rFonts w:cs="TimesNewRomanPSMT"/>
        </w:rPr>
        <w:sectPr w:rsidR="003330F1" w:rsidSect="0037128F">
          <w:pgSz w:w="15840" w:h="12240" w:orient="landscape"/>
          <w:pgMar w:top="1080" w:right="1440" w:bottom="1080" w:left="1440" w:header="720" w:footer="720" w:gutter="0"/>
          <w:cols w:space="720"/>
          <w:docGrid w:linePitch="360"/>
        </w:sectPr>
      </w:pPr>
    </w:p>
    <w:p w14:paraId="66FCCA45" w14:textId="77777777" w:rsidR="003330F1" w:rsidRDefault="003330F1" w:rsidP="003330F1">
      <w:pPr>
        <w:spacing w:after="0" w:line="240" w:lineRule="auto"/>
      </w:pPr>
    </w:p>
    <w:p w14:paraId="05CA86B0" w14:textId="77777777" w:rsidR="00B34ABA" w:rsidRDefault="00B34ABA" w:rsidP="003330F1">
      <w:pPr>
        <w:spacing w:after="0" w:line="240" w:lineRule="auto"/>
      </w:pPr>
    </w:p>
    <w:tbl>
      <w:tblPr>
        <w:tblStyle w:val="TableGrid1"/>
        <w:tblW w:w="12777" w:type="dxa"/>
        <w:jc w:val="center"/>
        <w:tblInd w:w="699" w:type="dxa"/>
        <w:tblLayout w:type="fixed"/>
        <w:tblCellMar>
          <w:left w:w="29" w:type="dxa"/>
          <w:right w:w="29" w:type="dxa"/>
        </w:tblCellMar>
        <w:tblLook w:val="04A0" w:firstRow="1" w:lastRow="0" w:firstColumn="1" w:lastColumn="0" w:noHBand="0" w:noVBand="1"/>
      </w:tblPr>
      <w:tblGrid>
        <w:gridCol w:w="717"/>
        <w:gridCol w:w="1710"/>
        <w:gridCol w:w="1710"/>
        <w:gridCol w:w="990"/>
        <w:gridCol w:w="1350"/>
        <w:gridCol w:w="1710"/>
        <w:gridCol w:w="1080"/>
        <w:gridCol w:w="990"/>
        <w:gridCol w:w="1350"/>
        <w:gridCol w:w="1170"/>
      </w:tblGrid>
      <w:tr w:rsidR="00696B38" w:rsidRPr="0078672B" w14:paraId="6E4D4354" w14:textId="77777777" w:rsidTr="00696B38">
        <w:trPr>
          <w:trHeight w:val="20"/>
          <w:jc w:val="center"/>
        </w:trPr>
        <w:tc>
          <w:tcPr>
            <w:tcW w:w="717" w:type="dxa"/>
          </w:tcPr>
          <w:p w14:paraId="4DDBEE1B" w14:textId="77777777" w:rsidR="00696B38" w:rsidRPr="00B34ABA" w:rsidRDefault="00696B38" w:rsidP="005D1E70">
            <w:pPr>
              <w:contextualSpacing/>
              <w:jc w:val="center"/>
              <w:rPr>
                <w:b/>
                <w:sz w:val="20"/>
                <w:szCs w:val="20"/>
              </w:rPr>
            </w:pPr>
          </w:p>
        </w:tc>
        <w:tc>
          <w:tcPr>
            <w:tcW w:w="1710" w:type="dxa"/>
          </w:tcPr>
          <w:p w14:paraId="51B1CE9F" w14:textId="37944305" w:rsidR="00696B38" w:rsidRPr="00B34ABA" w:rsidRDefault="00696B38" w:rsidP="005D1E70">
            <w:pPr>
              <w:contextualSpacing/>
              <w:jc w:val="center"/>
              <w:rPr>
                <w:b/>
                <w:sz w:val="20"/>
                <w:szCs w:val="20"/>
              </w:rPr>
            </w:pPr>
          </w:p>
        </w:tc>
        <w:tc>
          <w:tcPr>
            <w:tcW w:w="1710" w:type="dxa"/>
          </w:tcPr>
          <w:p w14:paraId="2D508673" w14:textId="251CE6C0"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G25</w:t>
            </w:r>
          </w:p>
        </w:tc>
        <w:tc>
          <w:tcPr>
            <w:tcW w:w="990" w:type="dxa"/>
          </w:tcPr>
          <w:p w14:paraId="0542B7B5" w14:textId="60CD29B1"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G26</w:t>
            </w:r>
          </w:p>
        </w:tc>
        <w:tc>
          <w:tcPr>
            <w:tcW w:w="1350" w:type="dxa"/>
          </w:tcPr>
          <w:p w14:paraId="6B8E4AA1" w14:textId="1601C06E" w:rsidR="00696B38" w:rsidRPr="00B34ABA"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G27</w:t>
            </w:r>
          </w:p>
        </w:tc>
        <w:tc>
          <w:tcPr>
            <w:tcW w:w="1710" w:type="dxa"/>
          </w:tcPr>
          <w:p w14:paraId="4CD20550" w14:textId="5C400BE8" w:rsidR="00696B38" w:rsidRPr="00B34ABA"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G28</w:t>
            </w:r>
          </w:p>
        </w:tc>
        <w:tc>
          <w:tcPr>
            <w:tcW w:w="1080" w:type="dxa"/>
          </w:tcPr>
          <w:p w14:paraId="3022AD99" w14:textId="2015BC38" w:rsidR="00696B38" w:rsidRDefault="00696B38">
            <w:pPr>
              <w:rPr>
                <w:rFonts w:cs="Times New Roman"/>
                <w:sz w:val="20"/>
                <w:szCs w:val="20"/>
              </w:rPr>
            </w:pPr>
            <w:r>
              <w:rPr>
                <w:rFonts w:cs="Times New Roman"/>
                <w:sz w:val="20"/>
                <w:szCs w:val="20"/>
              </w:rPr>
              <w:t>G29</w:t>
            </w:r>
          </w:p>
        </w:tc>
        <w:tc>
          <w:tcPr>
            <w:tcW w:w="990" w:type="dxa"/>
          </w:tcPr>
          <w:p w14:paraId="3D6A90C3" w14:textId="7CE26A43" w:rsidR="00696B38" w:rsidRDefault="00696B38" w:rsidP="00696B38">
            <w:pPr>
              <w:jc w:val="center"/>
              <w:rPr>
                <w:rFonts w:cs="Times New Roman"/>
                <w:sz w:val="20"/>
                <w:szCs w:val="20"/>
              </w:rPr>
            </w:pPr>
            <w:r>
              <w:rPr>
                <w:rFonts w:cs="Times New Roman"/>
                <w:sz w:val="20"/>
                <w:szCs w:val="20"/>
              </w:rPr>
              <w:t>G30</w:t>
            </w:r>
          </w:p>
        </w:tc>
        <w:tc>
          <w:tcPr>
            <w:tcW w:w="1350" w:type="dxa"/>
          </w:tcPr>
          <w:p w14:paraId="3C405BF0" w14:textId="151375D8" w:rsidR="00696B38" w:rsidRPr="00211799"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G31</w:t>
            </w:r>
          </w:p>
        </w:tc>
        <w:tc>
          <w:tcPr>
            <w:tcW w:w="1170" w:type="dxa"/>
          </w:tcPr>
          <w:p w14:paraId="0C13CA87" w14:textId="269C895B" w:rsidR="00696B38" w:rsidRPr="00211799"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G32</w:t>
            </w:r>
          </w:p>
        </w:tc>
      </w:tr>
      <w:tr w:rsidR="00696B38" w:rsidRPr="0078672B" w14:paraId="58E898FF" w14:textId="77777777" w:rsidTr="00696B38">
        <w:trPr>
          <w:trHeight w:val="20"/>
          <w:jc w:val="center"/>
        </w:trPr>
        <w:tc>
          <w:tcPr>
            <w:tcW w:w="717" w:type="dxa"/>
          </w:tcPr>
          <w:p w14:paraId="082E7880" w14:textId="77777777" w:rsidR="00696B38" w:rsidRPr="00B34ABA" w:rsidRDefault="00696B38" w:rsidP="005D1E70">
            <w:pPr>
              <w:contextualSpacing/>
              <w:jc w:val="center"/>
              <w:rPr>
                <w:b/>
                <w:sz w:val="20"/>
                <w:szCs w:val="20"/>
              </w:rPr>
            </w:pPr>
          </w:p>
        </w:tc>
        <w:tc>
          <w:tcPr>
            <w:tcW w:w="1710" w:type="dxa"/>
          </w:tcPr>
          <w:p w14:paraId="391F0E5F" w14:textId="094A731B" w:rsidR="00696B38" w:rsidRPr="00B34ABA" w:rsidRDefault="00696B38" w:rsidP="005D1E70">
            <w:pPr>
              <w:contextualSpacing/>
              <w:jc w:val="center"/>
              <w:rPr>
                <w:b/>
                <w:sz w:val="20"/>
                <w:szCs w:val="20"/>
              </w:rPr>
            </w:pPr>
            <w:r w:rsidRPr="00B34ABA">
              <w:rPr>
                <w:b/>
                <w:sz w:val="20"/>
                <w:szCs w:val="20"/>
              </w:rPr>
              <w:t>Product</w:t>
            </w:r>
          </w:p>
        </w:tc>
        <w:tc>
          <w:tcPr>
            <w:tcW w:w="1710" w:type="dxa"/>
          </w:tcPr>
          <w:p w14:paraId="5C2998F6" w14:textId="58A8D155"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Are users allowed to harvest this product?</w:t>
            </w:r>
          </w:p>
          <w:p w14:paraId="5AD1EC06"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23178795" w14:textId="77777777" w:rsidR="00696B38" w:rsidRPr="00B34ABA"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58B920B1" w14:textId="77777777" w:rsidR="00696B38" w:rsidRPr="00B34ABA"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5127FDAB" w14:textId="77777777" w:rsidR="00696B38" w:rsidRPr="00B34ABA"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0CE7059E" w14:textId="77777777" w:rsidR="00696B38" w:rsidRDefault="00696B38" w:rsidP="00B34ABA">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p w14:paraId="33668255" w14:textId="15CF24EA" w:rsidR="00696B38" w:rsidRPr="00B34ABA" w:rsidRDefault="00696B38" w:rsidP="00B34ABA">
            <w:pPr>
              <w:kinsoku w:val="0"/>
              <w:overflowPunct w:val="0"/>
              <w:autoSpaceDE w:val="0"/>
              <w:autoSpaceDN w:val="0"/>
              <w:adjustRightInd w:val="0"/>
              <w:contextualSpacing/>
              <w:jc w:val="center"/>
              <w:rPr>
                <w:rFonts w:cs="Times New Roman"/>
                <w:i/>
                <w:sz w:val="20"/>
                <w:szCs w:val="20"/>
              </w:rPr>
            </w:pPr>
            <w:r>
              <w:rPr>
                <w:rFonts w:cs="Times New Roman"/>
                <w:i/>
                <w:sz w:val="20"/>
                <w:szCs w:val="20"/>
              </w:rPr>
              <w:t>If not No, skip to ???</w:t>
            </w:r>
          </w:p>
        </w:tc>
        <w:tc>
          <w:tcPr>
            <w:tcW w:w="990" w:type="dxa"/>
          </w:tcPr>
          <w:p w14:paraId="70EC0555" w14:textId="2E1F96C0" w:rsidR="00696B38" w:rsidRPr="0078672B"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Why not?</w:t>
            </w:r>
          </w:p>
        </w:tc>
        <w:tc>
          <w:tcPr>
            <w:tcW w:w="1350" w:type="dxa"/>
          </w:tcPr>
          <w:p w14:paraId="7143E627" w14:textId="77777777" w:rsidR="00696B38" w:rsidRDefault="00696B38"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Are there rules about the quantity of this product that can be harvested?</w:t>
            </w:r>
          </w:p>
          <w:p w14:paraId="54E14F4B"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62ABC417"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728E8A02"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61515EE4"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29958398" w14:textId="09B24DE3" w:rsidR="00696B38" w:rsidRPr="0078672B"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tc>
        <w:tc>
          <w:tcPr>
            <w:tcW w:w="1710" w:type="dxa"/>
          </w:tcPr>
          <w:p w14:paraId="0F84BC1B" w14:textId="77777777" w:rsidR="00696B38" w:rsidRDefault="00696B38"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Are there rules about WHO is </w:t>
            </w:r>
          </w:p>
          <w:p w14:paraId="1862B703" w14:textId="7231055D" w:rsidR="00696B38" w:rsidRDefault="00696B38" w:rsidP="005D1E70">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authorized to harvest this forest product?</w:t>
            </w:r>
          </w:p>
          <w:p w14:paraId="1E13B4C0"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7509E83D"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1=No</w:t>
            </w:r>
          </w:p>
          <w:p w14:paraId="181F58BC"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 xml:space="preserve">2=Yes </w:t>
            </w:r>
          </w:p>
          <w:p w14:paraId="059BDF6B" w14:textId="77777777"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888=Don’t know</w:t>
            </w:r>
          </w:p>
          <w:p w14:paraId="46BCBC37" w14:textId="47D6CB69" w:rsidR="00696B38" w:rsidRPr="00B34ABA" w:rsidRDefault="00696B38" w:rsidP="00211799">
            <w:pPr>
              <w:kinsoku w:val="0"/>
              <w:overflowPunct w:val="0"/>
              <w:autoSpaceDE w:val="0"/>
              <w:autoSpaceDN w:val="0"/>
              <w:adjustRightInd w:val="0"/>
              <w:contextualSpacing/>
              <w:jc w:val="center"/>
              <w:rPr>
                <w:rFonts w:cs="Times New Roman"/>
                <w:sz w:val="20"/>
                <w:szCs w:val="20"/>
              </w:rPr>
            </w:pPr>
            <w:r w:rsidRPr="00B34ABA">
              <w:rPr>
                <w:rFonts w:cs="Times New Roman"/>
                <w:sz w:val="20"/>
                <w:szCs w:val="20"/>
              </w:rPr>
              <w:t>999=Prefer not to respond</w:t>
            </w:r>
          </w:p>
        </w:tc>
        <w:tc>
          <w:tcPr>
            <w:tcW w:w="1080" w:type="dxa"/>
          </w:tcPr>
          <w:p w14:paraId="5A362B54" w14:textId="28C60487" w:rsidR="00696B38" w:rsidRDefault="00696B38">
            <w:pPr>
              <w:rPr>
                <w:rFonts w:cs="Times New Roman"/>
                <w:sz w:val="20"/>
                <w:szCs w:val="20"/>
              </w:rPr>
            </w:pPr>
            <w:r>
              <w:rPr>
                <w:rFonts w:cs="Times New Roman"/>
                <w:sz w:val="20"/>
                <w:szCs w:val="20"/>
              </w:rPr>
              <w:t xml:space="preserve">Who is allowed? </w:t>
            </w:r>
          </w:p>
          <w:p w14:paraId="6B292C93" w14:textId="77777777" w:rsidR="00696B38" w:rsidRDefault="00696B38">
            <w:pPr>
              <w:rPr>
                <w:rFonts w:cs="Times New Roman"/>
                <w:sz w:val="20"/>
                <w:szCs w:val="20"/>
              </w:rPr>
            </w:pPr>
          </w:p>
          <w:p w14:paraId="259FF54C" w14:textId="77777777" w:rsidR="00696B38" w:rsidRDefault="00696B38">
            <w:pPr>
              <w:rPr>
                <w:rFonts w:cs="Times New Roman"/>
                <w:sz w:val="20"/>
                <w:szCs w:val="20"/>
              </w:rPr>
            </w:pPr>
          </w:p>
          <w:p w14:paraId="04921BB0" w14:textId="77777777" w:rsidR="00696B38" w:rsidRDefault="00696B38">
            <w:pPr>
              <w:rPr>
                <w:rFonts w:cs="Times New Roman"/>
                <w:sz w:val="20"/>
                <w:szCs w:val="20"/>
              </w:rPr>
            </w:pPr>
          </w:p>
          <w:p w14:paraId="743CCF74" w14:textId="77777777" w:rsidR="00696B38" w:rsidRDefault="00696B38">
            <w:pPr>
              <w:rPr>
                <w:rFonts w:cs="Times New Roman"/>
                <w:sz w:val="20"/>
                <w:szCs w:val="20"/>
              </w:rPr>
            </w:pPr>
          </w:p>
          <w:p w14:paraId="5BEF8EE6" w14:textId="77777777" w:rsidR="00696B38" w:rsidRDefault="00696B38">
            <w:pPr>
              <w:rPr>
                <w:rFonts w:cs="Times New Roman"/>
                <w:sz w:val="20"/>
                <w:szCs w:val="20"/>
              </w:rPr>
            </w:pPr>
          </w:p>
          <w:p w14:paraId="4E818773" w14:textId="77777777" w:rsidR="00696B38" w:rsidRPr="00B34ABA" w:rsidRDefault="00696B38" w:rsidP="00EE2996">
            <w:pPr>
              <w:kinsoku w:val="0"/>
              <w:overflowPunct w:val="0"/>
              <w:autoSpaceDE w:val="0"/>
              <w:autoSpaceDN w:val="0"/>
              <w:adjustRightInd w:val="0"/>
              <w:contextualSpacing/>
              <w:jc w:val="center"/>
              <w:rPr>
                <w:rFonts w:cs="Times New Roman"/>
                <w:sz w:val="20"/>
                <w:szCs w:val="20"/>
              </w:rPr>
            </w:pPr>
          </w:p>
        </w:tc>
        <w:tc>
          <w:tcPr>
            <w:tcW w:w="990" w:type="dxa"/>
          </w:tcPr>
          <w:p w14:paraId="0052EFE3" w14:textId="1C739BB6" w:rsidR="00696B38" w:rsidRDefault="00696B38">
            <w:pPr>
              <w:rPr>
                <w:rFonts w:cs="Times New Roman"/>
                <w:sz w:val="20"/>
                <w:szCs w:val="20"/>
              </w:rPr>
            </w:pPr>
            <w:r>
              <w:rPr>
                <w:rFonts w:cs="Times New Roman"/>
                <w:sz w:val="20"/>
                <w:szCs w:val="20"/>
              </w:rPr>
              <w:t xml:space="preserve">Who is not allowed? </w:t>
            </w:r>
          </w:p>
          <w:p w14:paraId="08C98BC5" w14:textId="77777777" w:rsidR="00696B38" w:rsidRDefault="00696B38">
            <w:pPr>
              <w:rPr>
                <w:rFonts w:cs="Times New Roman"/>
                <w:sz w:val="20"/>
                <w:szCs w:val="20"/>
              </w:rPr>
            </w:pPr>
          </w:p>
          <w:p w14:paraId="3703AFCD" w14:textId="77777777" w:rsidR="00696B38" w:rsidRDefault="00696B38">
            <w:pPr>
              <w:rPr>
                <w:rFonts w:cs="Times New Roman"/>
                <w:sz w:val="20"/>
                <w:szCs w:val="20"/>
              </w:rPr>
            </w:pPr>
          </w:p>
          <w:p w14:paraId="237C2C46" w14:textId="77777777" w:rsidR="00696B38" w:rsidRDefault="00696B38">
            <w:pPr>
              <w:rPr>
                <w:rFonts w:cs="Times New Roman"/>
                <w:sz w:val="20"/>
                <w:szCs w:val="20"/>
              </w:rPr>
            </w:pPr>
          </w:p>
          <w:p w14:paraId="6DBB37B1" w14:textId="77777777" w:rsidR="00696B38" w:rsidRDefault="00696B38">
            <w:pPr>
              <w:rPr>
                <w:rFonts w:cs="Times New Roman"/>
                <w:sz w:val="20"/>
                <w:szCs w:val="20"/>
              </w:rPr>
            </w:pPr>
          </w:p>
          <w:p w14:paraId="42547F55" w14:textId="77777777" w:rsidR="00696B38" w:rsidRDefault="00696B38">
            <w:pPr>
              <w:rPr>
                <w:rFonts w:cs="Times New Roman"/>
                <w:sz w:val="20"/>
                <w:szCs w:val="20"/>
              </w:rPr>
            </w:pPr>
          </w:p>
          <w:p w14:paraId="596E878C" w14:textId="77777777" w:rsidR="00696B38" w:rsidRPr="00B34ABA" w:rsidRDefault="00696B38" w:rsidP="00EE2996">
            <w:pPr>
              <w:kinsoku w:val="0"/>
              <w:overflowPunct w:val="0"/>
              <w:autoSpaceDE w:val="0"/>
              <w:autoSpaceDN w:val="0"/>
              <w:adjustRightInd w:val="0"/>
              <w:contextualSpacing/>
              <w:jc w:val="center"/>
              <w:rPr>
                <w:rFonts w:cs="Times New Roman"/>
                <w:sz w:val="20"/>
                <w:szCs w:val="20"/>
              </w:rPr>
            </w:pPr>
          </w:p>
        </w:tc>
        <w:tc>
          <w:tcPr>
            <w:tcW w:w="1350" w:type="dxa"/>
          </w:tcPr>
          <w:p w14:paraId="068E6176" w14:textId="05C45E9E" w:rsidR="00696B38" w:rsidRDefault="00696B38" w:rsidP="005D1E70">
            <w:pPr>
              <w:kinsoku w:val="0"/>
              <w:overflowPunct w:val="0"/>
              <w:autoSpaceDE w:val="0"/>
              <w:autoSpaceDN w:val="0"/>
              <w:adjustRightInd w:val="0"/>
              <w:contextualSpacing/>
              <w:jc w:val="center"/>
              <w:rPr>
                <w:rFonts w:cs="Times New Roman"/>
                <w:sz w:val="20"/>
                <w:szCs w:val="20"/>
              </w:rPr>
            </w:pPr>
            <w:r w:rsidRPr="00211799">
              <w:rPr>
                <w:rFonts w:cs="Times New Roman"/>
                <w:sz w:val="20"/>
                <w:szCs w:val="20"/>
              </w:rPr>
              <w:t>What is the extent of illegal ha</w:t>
            </w:r>
            <w:r>
              <w:rPr>
                <w:rFonts w:cs="Times New Roman"/>
                <w:sz w:val="20"/>
                <w:szCs w:val="20"/>
              </w:rPr>
              <w:t>rvesting of this product?</w:t>
            </w:r>
          </w:p>
          <w:p w14:paraId="17EEDD79" w14:textId="77777777" w:rsidR="00696B38" w:rsidRDefault="00696B38" w:rsidP="005D1E70">
            <w:pPr>
              <w:kinsoku w:val="0"/>
              <w:overflowPunct w:val="0"/>
              <w:autoSpaceDE w:val="0"/>
              <w:autoSpaceDN w:val="0"/>
              <w:adjustRightInd w:val="0"/>
              <w:contextualSpacing/>
              <w:jc w:val="center"/>
              <w:rPr>
                <w:rFonts w:cs="Times New Roman"/>
                <w:sz w:val="20"/>
                <w:szCs w:val="20"/>
              </w:rPr>
            </w:pPr>
          </w:p>
          <w:p w14:paraId="1646562F" w14:textId="7A170828"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1=A lot</w:t>
            </w:r>
          </w:p>
          <w:p w14:paraId="437E8A56" w14:textId="6061204F"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2=Some</w:t>
            </w:r>
          </w:p>
          <w:p w14:paraId="25F61754" w14:textId="5E7D4B68" w:rsidR="00696B38"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3=Very little</w:t>
            </w:r>
          </w:p>
          <w:p w14:paraId="518D5548" w14:textId="54A04530" w:rsidR="00696B38" w:rsidRPr="0078672B" w:rsidRDefault="00696B38" w:rsidP="005D1E70">
            <w:pPr>
              <w:kinsoku w:val="0"/>
              <w:overflowPunct w:val="0"/>
              <w:autoSpaceDE w:val="0"/>
              <w:autoSpaceDN w:val="0"/>
              <w:adjustRightInd w:val="0"/>
              <w:contextualSpacing/>
              <w:jc w:val="center"/>
              <w:rPr>
                <w:rFonts w:cs="Times New Roman"/>
                <w:sz w:val="20"/>
                <w:szCs w:val="20"/>
              </w:rPr>
            </w:pPr>
            <w:r>
              <w:rPr>
                <w:rFonts w:cs="Times New Roman"/>
                <w:sz w:val="20"/>
                <w:szCs w:val="20"/>
              </w:rPr>
              <w:t>4=None</w:t>
            </w:r>
          </w:p>
        </w:tc>
        <w:tc>
          <w:tcPr>
            <w:tcW w:w="1170" w:type="dxa"/>
          </w:tcPr>
          <w:p w14:paraId="360D9A0D" w14:textId="3DFC2636" w:rsidR="00696B38" w:rsidRPr="0078672B" w:rsidRDefault="00696B38" w:rsidP="005D1E70">
            <w:pPr>
              <w:kinsoku w:val="0"/>
              <w:overflowPunct w:val="0"/>
              <w:autoSpaceDE w:val="0"/>
              <w:autoSpaceDN w:val="0"/>
              <w:adjustRightInd w:val="0"/>
              <w:contextualSpacing/>
              <w:jc w:val="center"/>
              <w:rPr>
                <w:rFonts w:cs="Times New Roman"/>
                <w:sz w:val="20"/>
                <w:szCs w:val="20"/>
              </w:rPr>
            </w:pPr>
            <w:r w:rsidRPr="00211799">
              <w:rPr>
                <w:rFonts w:cs="Times New Roman"/>
                <w:sz w:val="20"/>
                <w:szCs w:val="20"/>
              </w:rPr>
              <w:t>What technology is used by most individuals to harvest this product</w:t>
            </w:r>
            <w:r>
              <w:rPr>
                <w:rFonts w:cs="Times New Roman"/>
                <w:sz w:val="20"/>
                <w:szCs w:val="20"/>
              </w:rPr>
              <w:t>?</w:t>
            </w:r>
          </w:p>
        </w:tc>
      </w:tr>
      <w:tr w:rsidR="00696B38" w:rsidRPr="0078672B" w14:paraId="71C6BB28" w14:textId="77777777" w:rsidTr="00696B38">
        <w:trPr>
          <w:trHeight w:val="20"/>
          <w:jc w:val="center"/>
        </w:trPr>
        <w:tc>
          <w:tcPr>
            <w:tcW w:w="717" w:type="dxa"/>
          </w:tcPr>
          <w:p w14:paraId="765AC54E" w14:textId="77777777" w:rsidR="00696B38" w:rsidRPr="00B34ABA"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710" w:type="dxa"/>
          </w:tcPr>
          <w:p w14:paraId="6E4252F7" w14:textId="79D187FC" w:rsidR="00696B38" w:rsidRPr="00B34ABA"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710" w:type="dxa"/>
          </w:tcPr>
          <w:p w14:paraId="1AE96F82"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990" w:type="dxa"/>
          </w:tcPr>
          <w:p w14:paraId="0867921E"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350" w:type="dxa"/>
          </w:tcPr>
          <w:p w14:paraId="085D373F"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710" w:type="dxa"/>
          </w:tcPr>
          <w:p w14:paraId="26647EBE"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080" w:type="dxa"/>
          </w:tcPr>
          <w:p w14:paraId="63FC3D80"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990" w:type="dxa"/>
          </w:tcPr>
          <w:p w14:paraId="710D88EF"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350" w:type="dxa"/>
          </w:tcPr>
          <w:p w14:paraId="785EF3B2" w14:textId="750F8FD3"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c>
          <w:tcPr>
            <w:tcW w:w="1170" w:type="dxa"/>
          </w:tcPr>
          <w:p w14:paraId="6DB7E81A" w14:textId="77777777" w:rsidR="00696B38" w:rsidRPr="0078672B" w:rsidRDefault="00696B38" w:rsidP="005D1E70">
            <w:pPr>
              <w:kinsoku w:val="0"/>
              <w:overflowPunct w:val="0"/>
              <w:autoSpaceDE w:val="0"/>
              <w:autoSpaceDN w:val="0"/>
              <w:adjustRightInd w:val="0"/>
              <w:contextualSpacing/>
              <w:jc w:val="center"/>
              <w:rPr>
                <w:rFonts w:cs="Times New Roman"/>
                <w:b/>
                <w:bCs/>
                <w:spacing w:val="1"/>
                <w:w w:val="105"/>
                <w:sz w:val="20"/>
                <w:szCs w:val="20"/>
              </w:rPr>
            </w:pPr>
          </w:p>
        </w:tc>
      </w:tr>
      <w:tr w:rsidR="00696B38" w:rsidRPr="0078672B" w14:paraId="59B50DC1" w14:textId="77777777" w:rsidTr="00696B38">
        <w:trPr>
          <w:trHeight w:val="20"/>
          <w:jc w:val="center"/>
        </w:trPr>
        <w:tc>
          <w:tcPr>
            <w:tcW w:w="717" w:type="dxa"/>
          </w:tcPr>
          <w:p w14:paraId="085F6359" w14:textId="419067A4" w:rsidR="00696B38" w:rsidRPr="00B34ABA" w:rsidRDefault="00696B38" w:rsidP="005D1E70">
            <w:pPr>
              <w:contextualSpacing/>
              <w:jc w:val="center"/>
              <w:rPr>
                <w:b/>
                <w:sz w:val="20"/>
                <w:szCs w:val="20"/>
              </w:rPr>
            </w:pPr>
            <w:r>
              <w:rPr>
                <w:b/>
                <w:sz w:val="20"/>
                <w:szCs w:val="20"/>
              </w:rPr>
              <w:t>a</w:t>
            </w:r>
          </w:p>
        </w:tc>
        <w:tc>
          <w:tcPr>
            <w:tcW w:w="1710" w:type="dxa"/>
          </w:tcPr>
          <w:p w14:paraId="7006F2C0" w14:textId="13503DCB" w:rsidR="00696B38" w:rsidRPr="00B34ABA" w:rsidRDefault="00696B38" w:rsidP="005D1E70">
            <w:pPr>
              <w:contextualSpacing/>
              <w:jc w:val="center"/>
              <w:rPr>
                <w:b/>
                <w:sz w:val="20"/>
                <w:szCs w:val="20"/>
              </w:rPr>
            </w:pPr>
            <w:r w:rsidRPr="00B34ABA">
              <w:rPr>
                <w:b/>
                <w:sz w:val="20"/>
                <w:szCs w:val="20"/>
              </w:rPr>
              <w:t>Charcoal</w:t>
            </w:r>
          </w:p>
        </w:tc>
        <w:tc>
          <w:tcPr>
            <w:tcW w:w="1710" w:type="dxa"/>
          </w:tcPr>
          <w:p w14:paraId="508077F9" w14:textId="77777777" w:rsidR="00696B38" w:rsidRPr="0078672B" w:rsidRDefault="00696B38" w:rsidP="005D1E70">
            <w:pPr>
              <w:contextualSpacing/>
              <w:jc w:val="center"/>
              <w:rPr>
                <w:sz w:val="20"/>
                <w:szCs w:val="20"/>
              </w:rPr>
            </w:pPr>
          </w:p>
        </w:tc>
        <w:tc>
          <w:tcPr>
            <w:tcW w:w="990" w:type="dxa"/>
          </w:tcPr>
          <w:p w14:paraId="6B877182" w14:textId="77777777" w:rsidR="00696B38" w:rsidRPr="0078672B" w:rsidRDefault="00696B38" w:rsidP="005D1E70">
            <w:pPr>
              <w:contextualSpacing/>
              <w:jc w:val="center"/>
              <w:rPr>
                <w:sz w:val="20"/>
                <w:szCs w:val="20"/>
              </w:rPr>
            </w:pPr>
          </w:p>
        </w:tc>
        <w:tc>
          <w:tcPr>
            <w:tcW w:w="1350" w:type="dxa"/>
          </w:tcPr>
          <w:p w14:paraId="461A7133" w14:textId="77777777" w:rsidR="00696B38" w:rsidRPr="0078672B" w:rsidRDefault="00696B38" w:rsidP="005D1E70">
            <w:pPr>
              <w:contextualSpacing/>
              <w:jc w:val="center"/>
              <w:rPr>
                <w:sz w:val="20"/>
                <w:szCs w:val="20"/>
              </w:rPr>
            </w:pPr>
          </w:p>
        </w:tc>
        <w:tc>
          <w:tcPr>
            <w:tcW w:w="1710" w:type="dxa"/>
          </w:tcPr>
          <w:p w14:paraId="5E338701" w14:textId="77777777" w:rsidR="00696B38" w:rsidRPr="0078672B" w:rsidRDefault="00696B38" w:rsidP="005D1E70">
            <w:pPr>
              <w:contextualSpacing/>
              <w:jc w:val="center"/>
              <w:rPr>
                <w:sz w:val="20"/>
                <w:szCs w:val="20"/>
              </w:rPr>
            </w:pPr>
          </w:p>
        </w:tc>
        <w:tc>
          <w:tcPr>
            <w:tcW w:w="1080" w:type="dxa"/>
          </w:tcPr>
          <w:p w14:paraId="51BB5823" w14:textId="77777777" w:rsidR="00696B38" w:rsidRPr="0078672B" w:rsidRDefault="00696B38" w:rsidP="005D1E70">
            <w:pPr>
              <w:contextualSpacing/>
              <w:jc w:val="center"/>
              <w:rPr>
                <w:sz w:val="20"/>
                <w:szCs w:val="20"/>
              </w:rPr>
            </w:pPr>
          </w:p>
        </w:tc>
        <w:tc>
          <w:tcPr>
            <w:tcW w:w="990" w:type="dxa"/>
          </w:tcPr>
          <w:p w14:paraId="33F78F8E" w14:textId="77777777" w:rsidR="00696B38" w:rsidRPr="0078672B" w:rsidRDefault="00696B38" w:rsidP="005D1E70">
            <w:pPr>
              <w:contextualSpacing/>
              <w:jc w:val="center"/>
              <w:rPr>
                <w:sz w:val="20"/>
                <w:szCs w:val="20"/>
              </w:rPr>
            </w:pPr>
          </w:p>
        </w:tc>
        <w:tc>
          <w:tcPr>
            <w:tcW w:w="1350" w:type="dxa"/>
          </w:tcPr>
          <w:p w14:paraId="79CF20C7" w14:textId="17ABC6D5" w:rsidR="00696B38" w:rsidRPr="0078672B" w:rsidRDefault="00696B38" w:rsidP="005D1E70">
            <w:pPr>
              <w:contextualSpacing/>
              <w:jc w:val="center"/>
              <w:rPr>
                <w:sz w:val="20"/>
                <w:szCs w:val="20"/>
              </w:rPr>
            </w:pPr>
          </w:p>
        </w:tc>
        <w:tc>
          <w:tcPr>
            <w:tcW w:w="1170" w:type="dxa"/>
          </w:tcPr>
          <w:p w14:paraId="1A297652" w14:textId="77777777" w:rsidR="00696B38" w:rsidRPr="0078672B" w:rsidRDefault="00696B38" w:rsidP="005D1E70">
            <w:pPr>
              <w:contextualSpacing/>
              <w:jc w:val="center"/>
              <w:rPr>
                <w:sz w:val="20"/>
                <w:szCs w:val="20"/>
              </w:rPr>
            </w:pPr>
          </w:p>
        </w:tc>
      </w:tr>
      <w:tr w:rsidR="00696B38" w:rsidRPr="0078672B" w14:paraId="6E3295AA" w14:textId="77777777" w:rsidTr="00696B38">
        <w:trPr>
          <w:trHeight w:val="20"/>
          <w:jc w:val="center"/>
        </w:trPr>
        <w:tc>
          <w:tcPr>
            <w:tcW w:w="717" w:type="dxa"/>
          </w:tcPr>
          <w:p w14:paraId="300F130D" w14:textId="5BE4D4AB" w:rsidR="00696B38" w:rsidRPr="00B34ABA" w:rsidRDefault="00696B38" w:rsidP="005D1E70">
            <w:pPr>
              <w:contextualSpacing/>
              <w:jc w:val="center"/>
              <w:rPr>
                <w:b/>
                <w:sz w:val="20"/>
                <w:szCs w:val="20"/>
              </w:rPr>
            </w:pPr>
            <w:r>
              <w:rPr>
                <w:b/>
                <w:sz w:val="20"/>
                <w:szCs w:val="20"/>
              </w:rPr>
              <w:t>b</w:t>
            </w:r>
          </w:p>
        </w:tc>
        <w:tc>
          <w:tcPr>
            <w:tcW w:w="1710" w:type="dxa"/>
          </w:tcPr>
          <w:p w14:paraId="11DD7E35" w14:textId="4E731590" w:rsidR="00696B38" w:rsidRPr="00B34ABA" w:rsidRDefault="00696B38" w:rsidP="005D1E70">
            <w:pPr>
              <w:contextualSpacing/>
              <w:jc w:val="center"/>
              <w:rPr>
                <w:b/>
                <w:sz w:val="20"/>
                <w:szCs w:val="20"/>
              </w:rPr>
            </w:pPr>
            <w:r w:rsidRPr="00B34ABA">
              <w:rPr>
                <w:b/>
                <w:sz w:val="20"/>
                <w:szCs w:val="20"/>
              </w:rPr>
              <w:t>Fuelwood</w:t>
            </w:r>
          </w:p>
        </w:tc>
        <w:tc>
          <w:tcPr>
            <w:tcW w:w="1710" w:type="dxa"/>
          </w:tcPr>
          <w:p w14:paraId="10C33B8C" w14:textId="77777777" w:rsidR="00696B38" w:rsidRPr="0078672B" w:rsidRDefault="00696B38" w:rsidP="005D1E70">
            <w:pPr>
              <w:contextualSpacing/>
              <w:jc w:val="center"/>
              <w:rPr>
                <w:sz w:val="20"/>
                <w:szCs w:val="20"/>
              </w:rPr>
            </w:pPr>
          </w:p>
        </w:tc>
        <w:tc>
          <w:tcPr>
            <w:tcW w:w="990" w:type="dxa"/>
          </w:tcPr>
          <w:p w14:paraId="2CD0346A" w14:textId="77777777" w:rsidR="00696B38" w:rsidRPr="0078672B" w:rsidRDefault="00696B38" w:rsidP="005D1E70">
            <w:pPr>
              <w:contextualSpacing/>
              <w:jc w:val="center"/>
              <w:rPr>
                <w:sz w:val="20"/>
                <w:szCs w:val="20"/>
              </w:rPr>
            </w:pPr>
          </w:p>
        </w:tc>
        <w:tc>
          <w:tcPr>
            <w:tcW w:w="1350" w:type="dxa"/>
          </w:tcPr>
          <w:p w14:paraId="4A779615" w14:textId="77777777" w:rsidR="00696B38" w:rsidRPr="0078672B" w:rsidRDefault="00696B38" w:rsidP="005D1E70">
            <w:pPr>
              <w:contextualSpacing/>
              <w:jc w:val="center"/>
              <w:rPr>
                <w:sz w:val="20"/>
                <w:szCs w:val="20"/>
              </w:rPr>
            </w:pPr>
          </w:p>
        </w:tc>
        <w:tc>
          <w:tcPr>
            <w:tcW w:w="1710" w:type="dxa"/>
          </w:tcPr>
          <w:p w14:paraId="7ADB7CBB" w14:textId="77777777" w:rsidR="00696B38" w:rsidRPr="0078672B" w:rsidRDefault="00696B38" w:rsidP="005D1E70">
            <w:pPr>
              <w:contextualSpacing/>
              <w:jc w:val="center"/>
              <w:rPr>
                <w:sz w:val="20"/>
                <w:szCs w:val="20"/>
              </w:rPr>
            </w:pPr>
          </w:p>
        </w:tc>
        <w:tc>
          <w:tcPr>
            <w:tcW w:w="1080" w:type="dxa"/>
          </w:tcPr>
          <w:p w14:paraId="74D11ED2" w14:textId="77777777" w:rsidR="00696B38" w:rsidRPr="0078672B" w:rsidRDefault="00696B38" w:rsidP="005D1E70">
            <w:pPr>
              <w:contextualSpacing/>
              <w:jc w:val="center"/>
              <w:rPr>
                <w:sz w:val="20"/>
                <w:szCs w:val="20"/>
              </w:rPr>
            </w:pPr>
          </w:p>
        </w:tc>
        <w:tc>
          <w:tcPr>
            <w:tcW w:w="990" w:type="dxa"/>
          </w:tcPr>
          <w:p w14:paraId="6223BF31" w14:textId="77777777" w:rsidR="00696B38" w:rsidRPr="0078672B" w:rsidRDefault="00696B38" w:rsidP="005D1E70">
            <w:pPr>
              <w:contextualSpacing/>
              <w:jc w:val="center"/>
              <w:rPr>
                <w:sz w:val="20"/>
                <w:szCs w:val="20"/>
              </w:rPr>
            </w:pPr>
          </w:p>
        </w:tc>
        <w:tc>
          <w:tcPr>
            <w:tcW w:w="1350" w:type="dxa"/>
          </w:tcPr>
          <w:p w14:paraId="514CF98F" w14:textId="4B359862" w:rsidR="00696B38" w:rsidRPr="0078672B" w:rsidRDefault="00696B38" w:rsidP="005D1E70">
            <w:pPr>
              <w:contextualSpacing/>
              <w:jc w:val="center"/>
              <w:rPr>
                <w:sz w:val="20"/>
                <w:szCs w:val="20"/>
              </w:rPr>
            </w:pPr>
          </w:p>
        </w:tc>
        <w:tc>
          <w:tcPr>
            <w:tcW w:w="1170" w:type="dxa"/>
          </w:tcPr>
          <w:p w14:paraId="110EC4E2" w14:textId="77777777" w:rsidR="00696B38" w:rsidRPr="0078672B" w:rsidRDefault="00696B38" w:rsidP="005D1E70">
            <w:pPr>
              <w:contextualSpacing/>
              <w:jc w:val="center"/>
              <w:rPr>
                <w:sz w:val="20"/>
                <w:szCs w:val="20"/>
              </w:rPr>
            </w:pPr>
          </w:p>
        </w:tc>
      </w:tr>
      <w:tr w:rsidR="00696B38" w:rsidRPr="0078672B" w14:paraId="40E45983" w14:textId="77777777" w:rsidTr="00696B38">
        <w:trPr>
          <w:trHeight w:val="20"/>
          <w:jc w:val="center"/>
        </w:trPr>
        <w:tc>
          <w:tcPr>
            <w:tcW w:w="717" w:type="dxa"/>
          </w:tcPr>
          <w:p w14:paraId="273DBFD0" w14:textId="74BF9902" w:rsidR="00696B38" w:rsidRPr="00B34ABA" w:rsidRDefault="00696B38" w:rsidP="005D1E70">
            <w:pPr>
              <w:contextualSpacing/>
              <w:jc w:val="center"/>
              <w:rPr>
                <w:b/>
                <w:sz w:val="20"/>
                <w:szCs w:val="20"/>
              </w:rPr>
            </w:pPr>
            <w:r>
              <w:rPr>
                <w:b/>
                <w:sz w:val="20"/>
                <w:szCs w:val="20"/>
              </w:rPr>
              <w:t>c</w:t>
            </w:r>
          </w:p>
        </w:tc>
        <w:tc>
          <w:tcPr>
            <w:tcW w:w="1710" w:type="dxa"/>
          </w:tcPr>
          <w:p w14:paraId="25A49185" w14:textId="4D5A961D" w:rsidR="00696B38" w:rsidRPr="00B34ABA" w:rsidRDefault="00696B38" w:rsidP="005D1E70">
            <w:pPr>
              <w:contextualSpacing/>
              <w:jc w:val="center"/>
              <w:rPr>
                <w:b/>
                <w:sz w:val="20"/>
                <w:szCs w:val="20"/>
              </w:rPr>
            </w:pPr>
            <w:r w:rsidRPr="00B34ABA">
              <w:rPr>
                <w:b/>
                <w:sz w:val="20"/>
                <w:szCs w:val="20"/>
              </w:rPr>
              <w:t>Ants/caterpillars</w:t>
            </w:r>
          </w:p>
        </w:tc>
        <w:tc>
          <w:tcPr>
            <w:tcW w:w="1710" w:type="dxa"/>
          </w:tcPr>
          <w:p w14:paraId="0F5E97AC" w14:textId="77777777" w:rsidR="00696B38" w:rsidRPr="0078672B" w:rsidRDefault="00696B38" w:rsidP="005D1E70">
            <w:pPr>
              <w:contextualSpacing/>
              <w:jc w:val="center"/>
              <w:rPr>
                <w:sz w:val="20"/>
                <w:szCs w:val="20"/>
              </w:rPr>
            </w:pPr>
          </w:p>
        </w:tc>
        <w:tc>
          <w:tcPr>
            <w:tcW w:w="990" w:type="dxa"/>
          </w:tcPr>
          <w:p w14:paraId="3AED62BF" w14:textId="77777777" w:rsidR="00696B38" w:rsidRPr="0078672B" w:rsidRDefault="00696B38" w:rsidP="005D1E70">
            <w:pPr>
              <w:contextualSpacing/>
              <w:jc w:val="center"/>
              <w:rPr>
                <w:sz w:val="20"/>
                <w:szCs w:val="20"/>
              </w:rPr>
            </w:pPr>
          </w:p>
        </w:tc>
        <w:tc>
          <w:tcPr>
            <w:tcW w:w="1350" w:type="dxa"/>
          </w:tcPr>
          <w:p w14:paraId="3FF21B3E" w14:textId="77777777" w:rsidR="00696B38" w:rsidRPr="0078672B" w:rsidRDefault="00696B38" w:rsidP="005D1E70">
            <w:pPr>
              <w:contextualSpacing/>
              <w:jc w:val="center"/>
              <w:rPr>
                <w:sz w:val="20"/>
                <w:szCs w:val="20"/>
              </w:rPr>
            </w:pPr>
          </w:p>
        </w:tc>
        <w:tc>
          <w:tcPr>
            <w:tcW w:w="1710" w:type="dxa"/>
          </w:tcPr>
          <w:p w14:paraId="54CBB9B7" w14:textId="77777777" w:rsidR="00696B38" w:rsidRPr="0078672B" w:rsidRDefault="00696B38" w:rsidP="005D1E70">
            <w:pPr>
              <w:contextualSpacing/>
              <w:jc w:val="center"/>
              <w:rPr>
                <w:sz w:val="20"/>
                <w:szCs w:val="20"/>
              </w:rPr>
            </w:pPr>
          </w:p>
        </w:tc>
        <w:tc>
          <w:tcPr>
            <w:tcW w:w="1080" w:type="dxa"/>
          </w:tcPr>
          <w:p w14:paraId="58F32F66" w14:textId="77777777" w:rsidR="00696B38" w:rsidRPr="0078672B" w:rsidRDefault="00696B38" w:rsidP="005D1E70">
            <w:pPr>
              <w:contextualSpacing/>
              <w:jc w:val="center"/>
              <w:rPr>
                <w:sz w:val="20"/>
                <w:szCs w:val="20"/>
              </w:rPr>
            </w:pPr>
          </w:p>
        </w:tc>
        <w:tc>
          <w:tcPr>
            <w:tcW w:w="990" w:type="dxa"/>
          </w:tcPr>
          <w:p w14:paraId="6DC337A5" w14:textId="77777777" w:rsidR="00696B38" w:rsidRPr="0078672B" w:rsidRDefault="00696B38" w:rsidP="005D1E70">
            <w:pPr>
              <w:contextualSpacing/>
              <w:jc w:val="center"/>
              <w:rPr>
                <w:sz w:val="20"/>
                <w:szCs w:val="20"/>
              </w:rPr>
            </w:pPr>
          </w:p>
        </w:tc>
        <w:tc>
          <w:tcPr>
            <w:tcW w:w="1350" w:type="dxa"/>
          </w:tcPr>
          <w:p w14:paraId="26A0716E" w14:textId="2A572F6D" w:rsidR="00696B38" w:rsidRPr="0078672B" w:rsidRDefault="00696B38" w:rsidP="005D1E70">
            <w:pPr>
              <w:contextualSpacing/>
              <w:jc w:val="center"/>
              <w:rPr>
                <w:sz w:val="20"/>
                <w:szCs w:val="20"/>
              </w:rPr>
            </w:pPr>
          </w:p>
        </w:tc>
        <w:tc>
          <w:tcPr>
            <w:tcW w:w="1170" w:type="dxa"/>
          </w:tcPr>
          <w:p w14:paraId="742C5B87" w14:textId="77777777" w:rsidR="00696B38" w:rsidRPr="0078672B" w:rsidRDefault="00696B38" w:rsidP="005D1E70">
            <w:pPr>
              <w:contextualSpacing/>
              <w:jc w:val="center"/>
              <w:rPr>
                <w:sz w:val="20"/>
                <w:szCs w:val="20"/>
              </w:rPr>
            </w:pPr>
          </w:p>
        </w:tc>
      </w:tr>
      <w:tr w:rsidR="00696B38" w:rsidRPr="0078672B" w14:paraId="3FBC70A1" w14:textId="77777777" w:rsidTr="00696B38">
        <w:trPr>
          <w:trHeight w:val="20"/>
          <w:jc w:val="center"/>
        </w:trPr>
        <w:tc>
          <w:tcPr>
            <w:tcW w:w="717" w:type="dxa"/>
          </w:tcPr>
          <w:p w14:paraId="64C41DB9" w14:textId="755DC959" w:rsidR="00696B38" w:rsidRPr="00B34ABA" w:rsidRDefault="00696B38" w:rsidP="005D1E70">
            <w:pPr>
              <w:contextualSpacing/>
              <w:jc w:val="center"/>
              <w:rPr>
                <w:b/>
                <w:sz w:val="20"/>
                <w:szCs w:val="20"/>
              </w:rPr>
            </w:pPr>
            <w:r>
              <w:rPr>
                <w:b/>
                <w:sz w:val="20"/>
                <w:szCs w:val="20"/>
              </w:rPr>
              <w:t>d</w:t>
            </w:r>
          </w:p>
        </w:tc>
        <w:tc>
          <w:tcPr>
            <w:tcW w:w="1710" w:type="dxa"/>
          </w:tcPr>
          <w:p w14:paraId="134ACDCF" w14:textId="06F449E9" w:rsidR="00696B38" w:rsidRPr="00B34ABA" w:rsidRDefault="00696B38" w:rsidP="005D1E70">
            <w:pPr>
              <w:contextualSpacing/>
              <w:jc w:val="center"/>
              <w:rPr>
                <w:b/>
                <w:sz w:val="20"/>
                <w:szCs w:val="20"/>
              </w:rPr>
            </w:pPr>
            <w:r w:rsidRPr="00B34ABA">
              <w:rPr>
                <w:b/>
                <w:sz w:val="20"/>
                <w:szCs w:val="20"/>
              </w:rPr>
              <w:t>Reeds</w:t>
            </w:r>
          </w:p>
        </w:tc>
        <w:tc>
          <w:tcPr>
            <w:tcW w:w="1710" w:type="dxa"/>
          </w:tcPr>
          <w:p w14:paraId="4BE4EF11" w14:textId="77777777" w:rsidR="00696B38" w:rsidRPr="0078672B" w:rsidRDefault="00696B38" w:rsidP="005D1E70">
            <w:pPr>
              <w:contextualSpacing/>
              <w:jc w:val="center"/>
              <w:rPr>
                <w:sz w:val="20"/>
                <w:szCs w:val="20"/>
              </w:rPr>
            </w:pPr>
          </w:p>
        </w:tc>
        <w:tc>
          <w:tcPr>
            <w:tcW w:w="990" w:type="dxa"/>
          </w:tcPr>
          <w:p w14:paraId="28B446A7" w14:textId="77777777" w:rsidR="00696B38" w:rsidRPr="0078672B" w:rsidRDefault="00696B38" w:rsidP="005D1E70">
            <w:pPr>
              <w:contextualSpacing/>
              <w:jc w:val="center"/>
              <w:rPr>
                <w:sz w:val="20"/>
                <w:szCs w:val="20"/>
              </w:rPr>
            </w:pPr>
          </w:p>
        </w:tc>
        <w:tc>
          <w:tcPr>
            <w:tcW w:w="1350" w:type="dxa"/>
          </w:tcPr>
          <w:p w14:paraId="27074897" w14:textId="77777777" w:rsidR="00696B38" w:rsidRPr="0078672B" w:rsidRDefault="00696B38" w:rsidP="005D1E70">
            <w:pPr>
              <w:contextualSpacing/>
              <w:jc w:val="center"/>
              <w:rPr>
                <w:sz w:val="20"/>
                <w:szCs w:val="20"/>
              </w:rPr>
            </w:pPr>
          </w:p>
        </w:tc>
        <w:tc>
          <w:tcPr>
            <w:tcW w:w="1710" w:type="dxa"/>
          </w:tcPr>
          <w:p w14:paraId="74CA7D94" w14:textId="77777777" w:rsidR="00696B38" w:rsidRPr="0078672B" w:rsidRDefault="00696B38" w:rsidP="005D1E70">
            <w:pPr>
              <w:contextualSpacing/>
              <w:jc w:val="center"/>
              <w:rPr>
                <w:sz w:val="20"/>
                <w:szCs w:val="20"/>
              </w:rPr>
            </w:pPr>
          </w:p>
        </w:tc>
        <w:tc>
          <w:tcPr>
            <w:tcW w:w="1080" w:type="dxa"/>
          </w:tcPr>
          <w:p w14:paraId="604B59C5" w14:textId="77777777" w:rsidR="00696B38" w:rsidRPr="0078672B" w:rsidRDefault="00696B38" w:rsidP="005D1E70">
            <w:pPr>
              <w:contextualSpacing/>
              <w:jc w:val="center"/>
              <w:rPr>
                <w:sz w:val="20"/>
                <w:szCs w:val="20"/>
              </w:rPr>
            </w:pPr>
          </w:p>
        </w:tc>
        <w:tc>
          <w:tcPr>
            <w:tcW w:w="990" w:type="dxa"/>
          </w:tcPr>
          <w:p w14:paraId="22F16DF6" w14:textId="77777777" w:rsidR="00696B38" w:rsidRPr="0078672B" w:rsidRDefault="00696B38" w:rsidP="005D1E70">
            <w:pPr>
              <w:contextualSpacing/>
              <w:jc w:val="center"/>
              <w:rPr>
                <w:sz w:val="20"/>
                <w:szCs w:val="20"/>
              </w:rPr>
            </w:pPr>
          </w:p>
        </w:tc>
        <w:tc>
          <w:tcPr>
            <w:tcW w:w="1350" w:type="dxa"/>
          </w:tcPr>
          <w:p w14:paraId="17409420" w14:textId="33641E76" w:rsidR="00696B38" w:rsidRPr="0078672B" w:rsidRDefault="00696B38" w:rsidP="005D1E70">
            <w:pPr>
              <w:contextualSpacing/>
              <w:jc w:val="center"/>
              <w:rPr>
                <w:sz w:val="20"/>
                <w:szCs w:val="20"/>
              </w:rPr>
            </w:pPr>
          </w:p>
        </w:tc>
        <w:tc>
          <w:tcPr>
            <w:tcW w:w="1170" w:type="dxa"/>
          </w:tcPr>
          <w:p w14:paraId="237F3EC2" w14:textId="77777777" w:rsidR="00696B38" w:rsidRPr="0078672B" w:rsidRDefault="00696B38" w:rsidP="005D1E70">
            <w:pPr>
              <w:contextualSpacing/>
              <w:jc w:val="center"/>
              <w:rPr>
                <w:sz w:val="20"/>
                <w:szCs w:val="20"/>
              </w:rPr>
            </w:pPr>
          </w:p>
        </w:tc>
      </w:tr>
      <w:tr w:rsidR="00696B38" w:rsidRPr="0078672B" w14:paraId="4F5CEEDB" w14:textId="77777777" w:rsidTr="00696B38">
        <w:trPr>
          <w:trHeight w:val="20"/>
          <w:jc w:val="center"/>
        </w:trPr>
        <w:tc>
          <w:tcPr>
            <w:tcW w:w="717" w:type="dxa"/>
          </w:tcPr>
          <w:p w14:paraId="0D153B17" w14:textId="2A0263A1" w:rsidR="00696B38" w:rsidRPr="00B34ABA" w:rsidRDefault="00696B38" w:rsidP="005D1E70">
            <w:pPr>
              <w:contextualSpacing/>
              <w:jc w:val="center"/>
              <w:rPr>
                <w:b/>
                <w:sz w:val="20"/>
                <w:szCs w:val="20"/>
              </w:rPr>
            </w:pPr>
            <w:r>
              <w:rPr>
                <w:b/>
                <w:sz w:val="20"/>
                <w:szCs w:val="20"/>
              </w:rPr>
              <w:t>e</w:t>
            </w:r>
          </w:p>
        </w:tc>
        <w:tc>
          <w:tcPr>
            <w:tcW w:w="1710" w:type="dxa"/>
          </w:tcPr>
          <w:p w14:paraId="3B39AF59" w14:textId="52B5373F" w:rsidR="00696B38" w:rsidRPr="00B34ABA" w:rsidRDefault="00696B38" w:rsidP="005D1E70">
            <w:pPr>
              <w:contextualSpacing/>
              <w:jc w:val="center"/>
              <w:rPr>
                <w:b/>
                <w:sz w:val="20"/>
                <w:szCs w:val="20"/>
              </w:rPr>
            </w:pPr>
            <w:r w:rsidRPr="00B34ABA">
              <w:rPr>
                <w:b/>
                <w:sz w:val="20"/>
                <w:szCs w:val="20"/>
              </w:rPr>
              <w:t>Mushrooms</w:t>
            </w:r>
          </w:p>
        </w:tc>
        <w:tc>
          <w:tcPr>
            <w:tcW w:w="1710" w:type="dxa"/>
          </w:tcPr>
          <w:p w14:paraId="7DF5037F" w14:textId="77777777" w:rsidR="00696B38" w:rsidRPr="0078672B" w:rsidRDefault="00696B38" w:rsidP="005D1E70">
            <w:pPr>
              <w:contextualSpacing/>
              <w:jc w:val="center"/>
              <w:rPr>
                <w:sz w:val="20"/>
                <w:szCs w:val="20"/>
              </w:rPr>
            </w:pPr>
          </w:p>
        </w:tc>
        <w:tc>
          <w:tcPr>
            <w:tcW w:w="990" w:type="dxa"/>
          </w:tcPr>
          <w:p w14:paraId="3B942CD4" w14:textId="77777777" w:rsidR="00696B38" w:rsidRPr="0078672B" w:rsidRDefault="00696B38" w:rsidP="005D1E70">
            <w:pPr>
              <w:contextualSpacing/>
              <w:jc w:val="center"/>
              <w:rPr>
                <w:sz w:val="20"/>
                <w:szCs w:val="20"/>
              </w:rPr>
            </w:pPr>
          </w:p>
        </w:tc>
        <w:tc>
          <w:tcPr>
            <w:tcW w:w="1350" w:type="dxa"/>
          </w:tcPr>
          <w:p w14:paraId="3E888713" w14:textId="77777777" w:rsidR="00696B38" w:rsidRPr="0078672B" w:rsidRDefault="00696B38" w:rsidP="005D1E70">
            <w:pPr>
              <w:contextualSpacing/>
              <w:jc w:val="center"/>
              <w:rPr>
                <w:sz w:val="20"/>
                <w:szCs w:val="20"/>
              </w:rPr>
            </w:pPr>
          </w:p>
        </w:tc>
        <w:tc>
          <w:tcPr>
            <w:tcW w:w="1710" w:type="dxa"/>
          </w:tcPr>
          <w:p w14:paraId="61319EB0" w14:textId="77777777" w:rsidR="00696B38" w:rsidRPr="0078672B" w:rsidRDefault="00696B38" w:rsidP="005D1E70">
            <w:pPr>
              <w:contextualSpacing/>
              <w:jc w:val="center"/>
              <w:rPr>
                <w:sz w:val="20"/>
                <w:szCs w:val="20"/>
              </w:rPr>
            </w:pPr>
          </w:p>
        </w:tc>
        <w:tc>
          <w:tcPr>
            <w:tcW w:w="1080" w:type="dxa"/>
          </w:tcPr>
          <w:p w14:paraId="7DBC2777" w14:textId="77777777" w:rsidR="00696B38" w:rsidRPr="0078672B" w:rsidRDefault="00696B38" w:rsidP="005D1E70">
            <w:pPr>
              <w:contextualSpacing/>
              <w:jc w:val="center"/>
              <w:rPr>
                <w:sz w:val="20"/>
                <w:szCs w:val="20"/>
              </w:rPr>
            </w:pPr>
          </w:p>
        </w:tc>
        <w:tc>
          <w:tcPr>
            <w:tcW w:w="990" w:type="dxa"/>
          </w:tcPr>
          <w:p w14:paraId="30936661" w14:textId="77777777" w:rsidR="00696B38" w:rsidRPr="0078672B" w:rsidRDefault="00696B38" w:rsidP="005D1E70">
            <w:pPr>
              <w:contextualSpacing/>
              <w:jc w:val="center"/>
              <w:rPr>
                <w:sz w:val="20"/>
                <w:szCs w:val="20"/>
              </w:rPr>
            </w:pPr>
          </w:p>
        </w:tc>
        <w:tc>
          <w:tcPr>
            <w:tcW w:w="1350" w:type="dxa"/>
          </w:tcPr>
          <w:p w14:paraId="47A1A459" w14:textId="6433C181" w:rsidR="00696B38" w:rsidRPr="0078672B" w:rsidRDefault="00696B38" w:rsidP="005D1E70">
            <w:pPr>
              <w:contextualSpacing/>
              <w:jc w:val="center"/>
              <w:rPr>
                <w:sz w:val="20"/>
                <w:szCs w:val="20"/>
              </w:rPr>
            </w:pPr>
          </w:p>
        </w:tc>
        <w:tc>
          <w:tcPr>
            <w:tcW w:w="1170" w:type="dxa"/>
          </w:tcPr>
          <w:p w14:paraId="1F2ABF14" w14:textId="77777777" w:rsidR="00696B38" w:rsidRPr="0078672B" w:rsidRDefault="00696B38" w:rsidP="005D1E70">
            <w:pPr>
              <w:contextualSpacing/>
              <w:jc w:val="center"/>
              <w:rPr>
                <w:sz w:val="20"/>
                <w:szCs w:val="20"/>
              </w:rPr>
            </w:pPr>
          </w:p>
        </w:tc>
      </w:tr>
      <w:tr w:rsidR="00696B38" w:rsidRPr="0078672B" w14:paraId="3041B8C7" w14:textId="77777777" w:rsidTr="00696B38">
        <w:trPr>
          <w:trHeight w:val="20"/>
          <w:jc w:val="center"/>
        </w:trPr>
        <w:tc>
          <w:tcPr>
            <w:tcW w:w="717" w:type="dxa"/>
          </w:tcPr>
          <w:p w14:paraId="4CB9E170" w14:textId="38B4DA8D" w:rsidR="00696B38" w:rsidRPr="00B34ABA" w:rsidRDefault="00696B38" w:rsidP="005D1E70">
            <w:pPr>
              <w:contextualSpacing/>
              <w:jc w:val="center"/>
              <w:rPr>
                <w:b/>
                <w:sz w:val="20"/>
                <w:szCs w:val="20"/>
              </w:rPr>
            </w:pPr>
            <w:r>
              <w:rPr>
                <w:b/>
                <w:sz w:val="20"/>
                <w:szCs w:val="20"/>
              </w:rPr>
              <w:t>f</w:t>
            </w:r>
          </w:p>
        </w:tc>
        <w:tc>
          <w:tcPr>
            <w:tcW w:w="1710" w:type="dxa"/>
          </w:tcPr>
          <w:p w14:paraId="3B4422AC" w14:textId="0288949C" w:rsidR="00696B38" w:rsidRPr="00B34ABA" w:rsidRDefault="00696B38" w:rsidP="005D1E70">
            <w:pPr>
              <w:contextualSpacing/>
              <w:jc w:val="center"/>
              <w:rPr>
                <w:b/>
                <w:sz w:val="20"/>
                <w:szCs w:val="20"/>
              </w:rPr>
            </w:pPr>
            <w:r w:rsidRPr="00B34ABA">
              <w:rPr>
                <w:b/>
                <w:sz w:val="20"/>
                <w:szCs w:val="20"/>
              </w:rPr>
              <w:t>Wild honey</w:t>
            </w:r>
          </w:p>
        </w:tc>
        <w:tc>
          <w:tcPr>
            <w:tcW w:w="1710" w:type="dxa"/>
          </w:tcPr>
          <w:p w14:paraId="66C21C19" w14:textId="77777777" w:rsidR="00696B38" w:rsidRPr="0078672B" w:rsidRDefault="00696B38" w:rsidP="005D1E70">
            <w:pPr>
              <w:contextualSpacing/>
              <w:jc w:val="center"/>
              <w:rPr>
                <w:sz w:val="20"/>
                <w:szCs w:val="20"/>
              </w:rPr>
            </w:pPr>
          </w:p>
        </w:tc>
        <w:tc>
          <w:tcPr>
            <w:tcW w:w="990" w:type="dxa"/>
          </w:tcPr>
          <w:p w14:paraId="3FBCE60A" w14:textId="77777777" w:rsidR="00696B38" w:rsidRPr="0078672B" w:rsidRDefault="00696B38" w:rsidP="005D1E70">
            <w:pPr>
              <w:contextualSpacing/>
              <w:jc w:val="center"/>
              <w:rPr>
                <w:sz w:val="20"/>
                <w:szCs w:val="20"/>
              </w:rPr>
            </w:pPr>
          </w:p>
        </w:tc>
        <w:tc>
          <w:tcPr>
            <w:tcW w:w="1350" w:type="dxa"/>
          </w:tcPr>
          <w:p w14:paraId="4CD1EA3E" w14:textId="77777777" w:rsidR="00696B38" w:rsidRPr="0078672B" w:rsidRDefault="00696B38" w:rsidP="005D1E70">
            <w:pPr>
              <w:contextualSpacing/>
              <w:jc w:val="center"/>
              <w:rPr>
                <w:sz w:val="20"/>
                <w:szCs w:val="20"/>
              </w:rPr>
            </w:pPr>
          </w:p>
        </w:tc>
        <w:tc>
          <w:tcPr>
            <w:tcW w:w="1710" w:type="dxa"/>
          </w:tcPr>
          <w:p w14:paraId="1EFBEDD6" w14:textId="77777777" w:rsidR="00696B38" w:rsidRPr="0078672B" w:rsidRDefault="00696B38" w:rsidP="005D1E70">
            <w:pPr>
              <w:contextualSpacing/>
              <w:jc w:val="center"/>
              <w:rPr>
                <w:sz w:val="20"/>
                <w:szCs w:val="20"/>
              </w:rPr>
            </w:pPr>
          </w:p>
        </w:tc>
        <w:tc>
          <w:tcPr>
            <w:tcW w:w="1080" w:type="dxa"/>
          </w:tcPr>
          <w:p w14:paraId="73719195" w14:textId="77777777" w:rsidR="00696B38" w:rsidRPr="0078672B" w:rsidRDefault="00696B38" w:rsidP="005D1E70">
            <w:pPr>
              <w:contextualSpacing/>
              <w:jc w:val="center"/>
              <w:rPr>
                <w:sz w:val="20"/>
                <w:szCs w:val="20"/>
              </w:rPr>
            </w:pPr>
          </w:p>
        </w:tc>
        <w:tc>
          <w:tcPr>
            <w:tcW w:w="990" w:type="dxa"/>
          </w:tcPr>
          <w:p w14:paraId="0516E3F7" w14:textId="77777777" w:rsidR="00696B38" w:rsidRPr="0078672B" w:rsidRDefault="00696B38" w:rsidP="005D1E70">
            <w:pPr>
              <w:contextualSpacing/>
              <w:jc w:val="center"/>
              <w:rPr>
                <w:sz w:val="20"/>
                <w:szCs w:val="20"/>
              </w:rPr>
            </w:pPr>
          </w:p>
        </w:tc>
        <w:tc>
          <w:tcPr>
            <w:tcW w:w="1350" w:type="dxa"/>
          </w:tcPr>
          <w:p w14:paraId="41DFE077" w14:textId="57DE4556" w:rsidR="00696B38" w:rsidRPr="0078672B" w:rsidRDefault="00696B38" w:rsidP="005D1E70">
            <w:pPr>
              <w:contextualSpacing/>
              <w:jc w:val="center"/>
              <w:rPr>
                <w:sz w:val="20"/>
                <w:szCs w:val="20"/>
              </w:rPr>
            </w:pPr>
          </w:p>
        </w:tc>
        <w:tc>
          <w:tcPr>
            <w:tcW w:w="1170" w:type="dxa"/>
          </w:tcPr>
          <w:p w14:paraId="44B31823" w14:textId="77777777" w:rsidR="00696B38" w:rsidRPr="0078672B" w:rsidRDefault="00696B38" w:rsidP="005D1E70">
            <w:pPr>
              <w:contextualSpacing/>
              <w:jc w:val="center"/>
              <w:rPr>
                <w:sz w:val="20"/>
                <w:szCs w:val="20"/>
              </w:rPr>
            </w:pPr>
          </w:p>
        </w:tc>
      </w:tr>
      <w:tr w:rsidR="00696B38" w:rsidRPr="0078672B" w14:paraId="7B14A17A" w14:textId="77777777" w:rsidTr="00696B38">
        <w:trPr>
          <w:trHeight w:val="20"/>
          <w:jc w:val="center"/>
        </w:trPr>
        <w:tc>
          <w:tcPr>
            <w:tcW w:w="717" w:type="dxa"/>
          </w:tcPr>
          <w:p w14:paraId="34C8B228" w14:textId="0D311C82" w:rsidR="00696B38" w:rsidRPr="00B34ABA" w:rsidRDefault="00696B38" w:rsidP="005D1E70">
            <w:pPr>
              <w:contextualSpacing/>
              <w:jc w:val="center"/>
              <w:rPr>
                <w:b/>
                <w:sz w:val="20"/>
                <w:szCs w:val="20"/>
              </w:rPr>
            </w:pPr>
            <w:r>
              <w:rPr>
                <w:b/>
                <w:sz w:val="20"/>
                <w:szCs w:val="20"/>
              </w:rPr>
              <w:t>g</w:t>
            </w:r>
          </w:p>
        </w:tc>
        <w:tc>
          <w:tcPr>
            <w:tcW w:w="1710" w:type="dxa"/>
          </w:tcPr>
          <w:p w14:paraId="645A7F7C" w14:textId="120A6B72" w:rsidR="00696B38" w:rsidRPr="00B34ABA" w:rsidRDefault="00696B38" w:rsidP="005D1E70">
            <w:pPr>
              <w:contextualSpacing/>
              <w:jc w:val="center"/>
              <w:rPr>
                <w:b/>
                <w:sz w:val="20"/>
                <w:szCs w:val="20"/>
              </w:rPr>
            </w:pPr>
            <w:r w:rsidRPr="00B34ABA">
              <w:rPr>
                <w:b/>
                <w:sz w:val="20"/>
                <w:szCs w:val="20"/>
              </w:rPr>
              <w:t>Wild fruits</w:t>
            </w:r>
          </w:p>
        </w:tc>
        <w:tc>
          <w:tcPr>
            <w:tcW w:w="1710" w:type="dxa"/>
          </w:tcPr>
          <w:p w14:paraId="7EC3C058" w14:textId="77777777" w:rsidR="00696B38" w:rsidRPr="0078672B" w:rsidRDefault="00696B38" w:rsidP="005D1E70">
            <w:pPr>
              <w:contextualSpacing/>
              <w:jc w:val="center"/>
              <w:rPr>
                <w:sz w:val="20"/>
                <w:szCs w:val="20"/>
              </w:rPr>
            </w:pPr>
          </w:p>
        </w:tc>
        <w:tc>
          <w:tcPr>
            <w:tcW w:w="990" w:type="dxa"/>
          </w:tcPr>
          <w:p w14:paraId="36B6F3C5" w14:textId="77777777" w:rsidR="00696B38" w:rsidRPr="0078672B" w:rsidRDefault="00696B38" w:rsidP="005D1E70">
            <w:pPr>
              <w:contextualSpacing/>
              <w:jc w:val="center"/>
              <w:rPr>
                <w:sz w:val="20"/>
                <w:szCs w:val="20"/>
              </w:rPr>
            </w:pPr>
          </w:p>
        </w:tc>
        <w:tc>
          <w:tcPr>
            <w:tcW w:w="1350" w:type="dxa"/>
          </w:tcPr>
          <w:p w14:paraId="23B29387" w14:textId="77777777" w:rsidR="00696B38" w:rsidRPr="0078672B" w:rsidRDefault="00696B38" w:rsidP="005D1E70">
            <w:pPr>
              <w:contextualSpacing/>
              <w:jc w:val="center"/>
              <w:rPr>
                <w:sz w:val="20"/>
                <w:szCs w:val="20"/>
              </w:rPr>
            </w:pPr>
          </w:p>
        </w:tc>
        <w:tc>
          <w:tcPr>
            <w:tcW w:w="1710" w:type="dxa"/>
          </w:tcPr>
          <w:p w14:paraId="643BC015" w14:textId="77777777" w:rsidR="00696B38" w:rsidRPr="0078672B" w:rsidRDefault="00696B38" w:rsidP="005D1E70">
            <w:pPr>
              <w:contextualSpacing/>
              <w:jc w:val="center"/>
              <w:rPr>
                <w:sz w:val="20"/>
                <w:szCs w:val="20"/>
              </w:rPr>
            </w:pPr>
          </w:p>
        </w:tc>
        <w:tc>
          <w:tcPr>
            <w:tcW w:w="1080" w:type="dxa"/>
          </w:tcPr>
          <w:p w14:paraId="6EBFAB85" w14:textId="77777777" w:rsidR="00696B38" w:rsidRPr="0078672B" w:rsidRDefault="00696B38" w:rsidP="005D1E70">
            <w:pPr>
              <w:contextualSpacing/>
              <w:jc w:val="center"/>
              <w:rPr>
                <w:sz w:val="20"/>
                <w:szCs w:val="20"/>
              </w:rPr>
            </w:pPr>
          </w:p>
        </w:tc>
        <w:tc>
          <w:tcPr>
            <w:tcW w:w="990" w:type="dxa"/>
          </w:tcPr>
          <w:p w14:paraId="63126565" w14:textId="77777777" w:rsidR="00696B38" w:rsidRPr="0078672B" w:rsidRDefault="00696B38" w:rsidP="005D1E70">
            <w:pPr>
              <w:contextualSpacing/>
              <w:jc w:val="center"/>
              <w:rPr>
                <w:sz w:val="20"/>
                <w:szCs w:val="20"/>
              </w:rPr>
            </w:pPr>
          </w:p>
        </w:tc>
        <w:tc>
          <w:tcPr>
            <w:tcW w:w="1350" w:type="dxa"/>
          </w:tcPr>
          <w:p w14:paraId="6344C888" w14:textId="4EBA7B20" w:rsidR="00696B38" w:rsidRPr="0078672B" w:rsidRDefault="00696B38" w:rsidP="005D1E70">
            <w:pPr>
              <w:contextualSpacing/>
              <w:jc w:val="center"/>
              <w:rPr>
                <w:sz w:val="20"/>
                <w:szCs w:val="20"/>
              </w:rPr>
            </w:pPr>
          </w:p>
        </w:tc>
        <w:tc>
          <w:tcPr>
            <w:tcW w:w="1170" w:type="dxa"/>
          </w:tcPr>
          <w:p w14:paraId="60CE009E" w14:textId="77777777" w:rsidR="00696B38" w:rsidRPr="0078672B" w:rsidRDefault="00696B38" w:rsidP="005D1E70">
            <w:pPr>
              <w:contextualSpacing/>
              <w:jc w:val="center"/>
              <w:rPr>
                <w:sz w:val="20"/>
                <w:szCs w:val="20"/>
              </w:rPr>
            </w:pPr>
          </w:p>
        </w:tc>
      </w:tr>
      <w:tr w:rsidR="00696B38" w:rsidRPr="0078672B" w14:paraId="4A61230C" w14:textId="77777777" w:rsidTr="00696B38">
        <w:trPr>
          <w:trHeight w:val="20"/>
          <w:jc w:val="center"/>
        </w:trPr>
        <w:tc>
          <w:tcPr>
            <w:tcW w:w="717" w:type="dxa"/>
          </w:tcPr>
          <w:p w14:paraId="261E5DEA" w14:textId="301F4D11" w:rsidR="00696B38" w:rsidRPr="00B34ABA" w:rsidRDefault="00696B38" w:rsidP="005D1E70">
            <w:pPr>
              <w:contextualSpacing/>
              <w:jc w:val="center"/>
              <w:rPr>
                <w:b/>
                <w:sz w:val="20"/>
                <w:szCs w:val="20"/>
              </w:rPr>
            </w:pPr>
            <w:r>
              <w:rPr>
                <w:b/>
                <w:sz w:val="20"/>
                <w:szCs w:val="20"/>
              </w:rPr>
              <w:t>h</w:t>
            </w:r>
          </w:p>
        </w:tc>
        <w:tc>
          <w:tcPr>
            <w:tcW w:w="1710" w:type="dxa"/>
          </w:tcPr>
          <w:p w14:paraId="6183B350" w14:textId="126775C9" w:rsidR="00696B38" w:rsidRPr="00B34ABA" w:rsidRDefault="00696B38" w:rsidP="005D1E70">
            <w:pPr>
              <w:contextualSpacing/>
              <w:jc w:val="center"/>
              <w:rPr>
                <w:b/>
                <w:sz w:val="20"/>
                <w:szCs w:val="20"/>
              </w:rPr>
            </w:pPr>
            <w:r w:rsidRPr="00B34ABA">
              <w:rPr>
                <w:b/>
                <w:sz w:val="20"/>
                <w:szCs w:val="20"/>
              </w:rPr>
              <w:t>Poles/timbers</w:t>
            </w:r>
          </w:p>
        </w:tc>
        <w:tc>
          <w:tcPr>
            <w:tcW w:w="1710" w:type="dxa"/>
          </w:tcPr>
          <w:p w14:paraId="7F420DA6" w14:textId="77777777" w:rsidR="00696B38" w:rsidRPr="0078672B" w:rsidRDefault="00696B38" w:rsidP="005D1E70">
            <w:pPr>
              <w:contextualSpacing/>
              <w:jc w:val="center"/>
              <w:rPr>
                <w:sz w:val="20"/>
                <w:szCs w:val="20"/>
              </w:rPr>
            </w:pPr>
          </w:p>
        </w:tc>
        <w:tc>
          <w:tcPr>
            <w:tcW w:w="990" w:type="dxa"/>
          </w:tcPr>
          <w:p w14:paraId="2412A5F2" w14:textId="77777777" w:rsidR="00696B38" w:rsidRPr="0078672B" w:rsidRDefault="00696B38" w:rsidP="005D1E70">
            <w:pPr>
              <w:contextualSpacing/>
              <w:jc w:val="center"/>
              <w:rPr>
                <w:sz w:val="20"/>
                <w:szCs w:val="20"/>
              </w:rPr>
            </w:pPr>
          </w:p>
        </w:tc>
        <w:tc>
          <w:tcPr>
            <w:tcW w:w="1350" w:type="dxa"/>
          </w:tcPr>
          <w:p w14:paraId="7A750C81" w14:textId="77777777" w:rsidR="00696B38" w:rsidRPr="0078672B" w:rsidRDefault="00696B38" w:rsidP="005D1E70">
            <w:pPr>
              <w:contextualSpacing/>
              <w:jc w:val="center"/>
              <w:rPr>
                <w:sz w:val="20"/>
                <w:szCs w:val="20"/>
              </w:rPr>
            </w:pPr>
          </w:p>
        </w:tc>
        <w:tc>
          <w:tcPr>
            <w:tcW w:w="1710" w:type="dxa"/>
          </w:tcPr>
          <w:p w14:paraId="426036B0" w14:textId="77777777" w:rsidR="00696B38" w:rsidRPr="0078672B" w:rsidRDefault="00696B38" w:rsidP="005D1E70">
            <w:pPr>
              <w:contextualSpacing/>
              <w:jc w:val="center"/>
              <w:rPr>
                <w:sz w:val="20"/>
                <w:szCs w:val="20"/>
              </w:rPr>
            </w:pPr>
          </w:p>
        </w:tc>
        <w:tc>
          <w:tcPr>
            <w:tcW w:w="1080" w:type="dxa"/>
          </w:tcPr>
          <w:p w14:paraId="4EA8A8EA" w14:textId="77777777" w:rsidR="00696B38" w:rsidRPr="0078672B" w:rsidRDefault="00696B38" w:rsidP="005D1E70">
            <w:pPr>
              <w:contextualSpacing/>
              <w:jc w:val="center"/>
              <w:rPr>
                <w:sz w:val="20"/>
                <w:szCs w:val="20"/>
              </w:rPr>
            </w:pPr>
          </w:p>
        </w:tc>
        <w:tc>
          <w:tcPr>
            <w:tcW w:w="990" w:type="dxa"/>
          </w:tcPr>
          <w:p w14:paraId="1B629AC7" w14:textId="77777777" w:rsidR="00696B38" w:rsidRPr="0078672B" w:rsidRDefault="00696B38" w:rsidP="005D1E70">
            <w:pPr>
              <w:contextualSpacing/>
              <w:jc w:val="center"/>
              <w:rPr>
                <w:sz w:val="20"/>
                <w:szCs w:val="20"/>
              </w:rPr>
            </w:pPr>
          </w:p>
        </w:tc>
        <w:tc>
          <w:tcPr>
            <w:tcW w:w="1350" w:type="dxa"/>
          </w:tcPr>
          <w:p w14:paraId="001EE75E" w14:textId="15849C08" w:rsidR="00696B38" w:rsidRPr="0078672B" w:rsidRDefault="00696B38" w:rsidP="005D1E70">
            <w:pPr>
              <w:contextualSpacing/>
              <w:jc w:val="center"/>
              <w:rPr>
                <w:sz w:val="20"/>
                <w:szCs w:val="20"/>
              </w:rPr>
            </w:pPr>
          </w:p>
        </w:tc>
        <w:tc>
          <w:tcPr>
            <w:tcW w:w="1170" w:type="dxa"/>
          </w:tcPr>
          <w:p w14:paraId="3C9EA411" w14:textId="77777777" w:rsidR="00696B38" w:rsidRPr="0078672B" w:rsidRDefault="00696B38" w:rsidP="005D1E70">
            <w:pPr>
              <w:contextualSpacing/>
              <w:jc w:val="center"/>
              <w:rPr>
                <w:sz w:val="20"/>
                <w:szCs w:val="20"/>
              </w:rPr>
            </w:pPr>
          </w:p>
        </w:tc>
      </w:tr>
      <w:tr w:rsidR="00696B38" w:rsidRPr="0078672B" w14:paraId="30AB82EE" w14:textId="77777777" w:rsidTr="00696B38">
        <w:trPr>
          <w:trHeight w:val="20"/>
          <w:jc w:val="center"/>
        </w:trPr>
        <w:tc>
          <w:tcPr>
            <w:tcW w:w="717" w:type="dxa"/>
          </w:tcPr>
          <w:p w14:paraId="4E455D64" w14:textId="3BDC549A" w:rsidR="00696B38" w:rsidRPr="00B34ABA" w:rsidRDefault="00696B38" w:rsidP="005D1E70">
            <w:pPr>
              <w:contextualSpacing/>
              <w:jc w:val="center"/>
              <w:rPr>
                <w:b/>
                <w:sz w:val="20"/>
                <w:szCs w:val="20"/>
              </w:rPr>
            </w:pPr>
            <w:r>
              <w:rPr>
                <w:b/>
                <w:sz w:val="20"/>
                <w:szCs w:val="20"/>
              </w:rPr>
              <w:t>i</w:t>
            </w:r>
          </w:p>
        </w:tc>
        <w:tc>
          <w:tcPr>
            <w:tcW w:w="1710" w:type="dxa"/>
          </w:tcPr>
          <w:p w14:paraId="0B8A6D16" w14:textId="76058ED4" w:rsidR="00696B38" w:rsidRPr="00B34ABA" w:rsidRDefault="00696B38" w:rsidP="005D1E70">
            <w:pPr>
              <w:contextualSpacing/>
              <w:jc w:val="center"/>
              <w:rPr>
                <w:b/>
                <w:sz w:val="20"/>
                <w:szCs w:val="20"/>
              </w:rPr>
            </w:pPr>
            <w:r w:rsidRPr="00B34ABA">
              <w:rPr>
                <w:b/>
                <w:sz w:val="20"/>
                <w:szCs w:val="20"/>
              </w:rPr>
              <w:t>Thatching/fencing grass</w:t>
            </w:r>
          </w:p>
        </w:tc>
        <w:tc>
          <w:tcPr>
            <w:tcW w:w="1710" w:type="dxa"/>
          </w:tcPr>
          <w:p w14:paraId="66A311BC" w14:textId="77777777" w:rsidR="00696B38" w:rsidRPr="0078672B" w:rsidRDefault="00696B38" w:rsidP="005D1E70">
            <w:pPr>
              <w:contextualSpacing/>
              <w:jc w:val="center"/>
              <w:rPr>
                <w:sz w:val="20"/>
                <w:szCs w:val="20"/>
              </w:rPr>
            </w:pPr>
          </w:p>
        </w:tc>
        <w:tc>
          <w:tcPr>
            <w:tcW w:w="990" w:type="dxa"/>
          </w:tcPr>
          <w:p w14:paraId="18EC5096" w14:textId="77777777" w:rsidR="00696B38" w:rsidRPr="0078672B" w:rsidRDefault="00696B38" w:rsidP="005D1E70">
            <w:pPr>
              <w:contextualSpacing/>
              <w:jc w:val="center"/>
              <w:rPr>
                <w:sz w:val="20"/>
                <w:szCs w:val="20"/>
              </w:rPr>
            </w:pPr>
          </w:p>
        </w:tc>
        <w:tc>
          <w:tcPr>
            <w:tcW w:w="1350" w:type="dxa"/>
          </w:tcPr>
          <w:p w14:paraId="3CDC4490" w14:textId="77777777" w:rsidR="00696B38" w:rsidRPr="0078672B" w:rsidRDefault="00696B38" w:rsidP="005D1E70">
            <w:pPr>
              <w:contextualSpacing/>
              <w:jc w:val="center"/>
              <w:rPr>
                <w:sz w:val="20"/>
                <w:szCs w:val="20"/>
              </w:rPr>
            </w:pPr>
          </w:p>
        </w:tc>
        <w:tc>
          <w:tcPr>
            <w:tcW w:w="1710" w:type="dxa"/>
          </w:tcPr>
          <w:p w14:paraId="34BDB2F9" w14:textId="77777777" w:rsidR="00696B38" w:rsidRPr="0078672B" w:rsidRDefault="00696B38" w:rsidP="005D1E70">
            <w:pPr>
              <w:contextualSpacing/>
              <w:jc w:val="center"/>
              <w:rPr>
                <w:sz w:val="20"/>
                <w:szCs w:val="20"/>
              </w:rPr>
            </w:pPr>
          </w:p>
        </w:tc>
        <w:tc>
          <w:tcPr>
            <w:tcW w:w="1080" w:type="dxa"/>
          </w:tcPr>
          <w:p w14:paraId="63B168F4" w14:textId="77777777" w:rsidR="00696B38" w:rsidRPr="0078672B" w:rsidRDefault="00696B38" w:rsidP="005D1E70">
            <w:pPr>
              <w:contextualSpacing/>
              <w:jc w:val="center"/>
              <w:rPr>
                <w:sz w:val="20"/>
                <w:szCs w:val="20"/>
              </w:rPr>
            </w:pPr>
          </w:p>
        </w:tc>
        <w:tc>
          <w:tcPr>
            <w:tcW w:w="990" w:type="dxa"/>
          </w:tcPr>
          <w:p w14:paraId="6D61051D" w14:textId="77777777" w:rsidR="00696B38" w:rsidRPr="0078672B" w:rsidRDefault="00696B38" w:rsidP="005D1E70">
            <w:pPr>
              <w:contextualSpacing/>
              <w:jc w:val="center"/>
              <w:rPr>
                <w:sz w:val="20"/>
                <w:szCs w:val="20"/>
              </w:rPr>
            </w:pPr>
          </w:p>
        </w:tc>
        <w:tc>
          <w:tcPr>
            <w:tcW w:w="1350" w:type="dxa"/>
          </w:tcPr>
          <w:p w14:paraId="6C87C349" w14:textId="2876B741" w:rsidR="00696B38" w:rsidRPr="0078672B" w:rsidRDefault="00696B38" w:rsidP="005D1E70">
            <w:pPr>
              <w:contextualSpacing/>
              <w:jc w:val="center"/>
              <w:rPr>
                <w:sz w:val="20"/>
                <w:szCs w:val="20"/>
              </w:rPr>
            </w:pPr>
          </w:p>
        </w:tc>
        <w:tc>
          <w:tcPr>
            <w:tcW w:w="1170" w:type="dxa"/>
          </w:tcPr>
          <w:p w14:paraId="2F5BB6A4" w14:textId="77777777" w:rsidR="00696B38" w:rsidRPr="0078672B" w:rsidRDefault="00696B38" w:rsidP="005D1E70">
            <w:pPr>
              <w:contextualSpacing/>
              <w:jc w:val="center"/>
              <w:rPr>
                <w:sz w:val="20"/>
                <w:szCs w:val="20"/>
              </w:rPr>
            </w:pPr>
          </w:p>
        </w:tc>
      </w:tr>
      <w:tr w:rsidR="00696B38" w:rsidRPr="0078672B" w14:paraId="357FE03E" w14:textId="77777777" w:rsidTr="00696B38">
        <w:trPr>
          <w:trHeight w:val="20"/>
          <w:jc w:val="center"/>
        </w:trPr>
        <w:tc>
          <w:tcPr>
            <w:tcW w:w="717" w:type="dxa"/>
          </w:tcPr>
          <w:p w14:paraId="236382AD" w14:textId="0EA6601B" w:rsidR="00696B38" w:rsidRPr="00B34ABA" w:rsidRDefault="00696B38" w:rsidP="005D1E70">
            <w:pPr>
              <w:contextualSpacing/>
              <w:jc w:val="center"/>
              <w:rPr>
                <w:b/>
                <w:sz w:val="20"/>
                <w:szCs w:val="20"/>
              </w:rPr>
            </w:pPr>
            <w:r>
              <w:rPr>
                <w:b/>
                <w:sz w:val="20"/>
                <w:szCs w:val="20"/>
              </w:rPr>
              <w:t>j</w:t>
            </w:r>
          </w:p>
        </w:tc>
        <w:tc>
          <w:tcPr>
            <w:tcW w:w="1710" w:type="dxa"/>
          </w:tcPr>
          <w:p w14:paraId="3ECAA606" w14:textId="561CA144" w:rsidR="00696B38" w:rsidRPr="00B34ABA" w:rsidRDefault="00696B38" w:rsidP="005D1E70">
            <w:pPr>
              <w:contextualSpacing/>
              <w:jc w:val="center"/>
              <w:rPr>
                <w:b/>
                <w:sz w:val="20"/>
                <w:szCs w:val="20"/>
              </w:rPr>
            </w:pPr>
            <w:r w:rsidRPr="00B34ABA">
              <w:rPr>
                <w:b/>
                <w:sz w:val="20"/>
                <w:szCs w:val="20"/>
              </w:rPr>
              <w:t>Fodder</w:t>
            </w:r>
          </w:p>
        </w:tc>
        <w:tc>
          <w:tcPr>
            <w:tcW w:w="1710" w:type="dxa"/>
          </w:tcPr>
          <w:p w14:paraId="3CD7CBC2" w14:textId="77777777" w:rsidR="00696B38" w:rsidRPr="0078672B" w:rsidRDefault="00696B38" w:rsidP="005D1E70">
            <w:pPr>
              <w:contextualSpacing/>
              <w:jc w:val="center"/>
              <w:rPr>
                <w:sz w:val="20"/>
                <w:szCs w:val="20"/>
              </w:rPr>
            </w:pPr>
          </w:p>
        </w:tc>
        <w:tc>
          <w:tcPr>
            <w:tcW w:w="990" w:type="dxa"/>
          </w:tcPr>
          <w:p w14:paraId="3DB0997C" w14:textId="77777777" w:rsidR="00696B38" w:rsidRPr="0078672B" w:rsidRDefault="00696B38" w:rsidP="005D1E70">
            <w:pPr>
              <w:contextualSpacing/>
              <w:jc w:val="center"/>
              <w:rPr>
                <w:sz w:val="20"/>
                <w:szCs w:val="20"/>
              </w:rPr>
            </w:pPr>
          </w:p>
        </w:tc>
        <w:tc>
          <w:tcPr>
            <w:tcW w:w="1350" w:type="dxa"/>
          </w:tcPr>
          <w:p w14:paraId="3AFCF2E1" w14:textId="77777777" w:rsidR="00696B38" w:rsidRPr="0078672B" w:rsidRDefault="00696B38" w:rsidP="005D1E70">
            <w:pPr>
              <w:contextualSpacing/>
              <w:jc w:val="center"/>
              <w:rPr>
                <w:sz w:val="20"/>
                <w:szCs w:val="20"/>
              </w:rPr>
            </w:pPr>
          </w:p>
        </w:tc>
        <w:tc>
          <w:tcPr>
            <w:tcW w:w="1710" w:type="dxa"/>
          </w:tcPr>
          <w:p w14:paraId="7F484BEC" w14:textId="77777777" w:rsidR="00696B38" w:rsidRPr="0078672B" w:rsidRDefault="00696B38" w:rsidP="005D1E70">
            <w:pPr>
              <w:contextualSpacing/>
              <w:jc w:val="center"/>
              <w:rPr>
                <w:sz w:val="20"/>
                <w:szCs w:val="20"/>
              </w:rPr>
            </w:pPr>
          </w:p>
        </w:tc>
        <w:tc>
          <w:tcPr>
            <w:tcW w:w="1080" w:type="dxa"/>
          </w:tcPr>
          <w:p w14:paraId="7A0FF316" w14:textId="77777777" w:rsidR="00696B38" w:rsidRPr="0078672B" w:rsidRDefault="00696B38" w:rsidP="005D1E70">
            <w:pPr>
              <w:contextualSpacing/>
              <w:jc w:val="center"/>
              <w:rPr>
                <w:sz w:val="20"/>
                <w:szCs w:val="20"/>
              </w:rPr>
            </w:pPr>
          </w:p>
        </w:tc>
        <w:tc>
          <w:tcPr>
            <w:tcW w:w="990" w:type="dxa"/>
          </w:tcPr>
          <w:p w14:paraId="2B227A15" w14:textId="77777777" w:rsidR="00696B38" w:rsidRPr="0078672B" w:rsidRDefault="00696B38" w:rsidP="005D1E70">
            <w:pPr>
              <w:contextualSpacing/>
              <w:jc w:val="center"/>
              <w:rPr>
                <w:sz w:val="20"/>
                <w:szCs w:val="20"/>
              </w:rPr>
            </w:pPr>
          </w:p>
        </w:tc>
        <w:tc>
          <w:tcPr>
            <w:tcW w:w="1350" w:type="dxa"/>
          </w:tcPr>
          <w:p w14:paraId="13958902" w14:textId="1184B50D" w:rsidR="00696B38" w:rsidRPr="0078672B" w:rsidRDefault="00696B38" w:rsidP="005D1E70">
            <w:pPr>
              <w:contextualSpacing/>
              <w:jc w:val="center"/>
              <w:rPr>
                <w:sz w:val="20"/>
                <w:szCs w:val="20"/>
              </w:rPr>
            </w:pPr>
          </w:p>
        </w:tc>
        <w:tc>
          <w:tcPr>
            <w:tcW w:w="1170" w:type="dxa"/>
          </w:tcPr>
          <w:p w14:paraId="6AB5D755" w14:textId="77777777" w:rsidR="00696B38" w:rsidRPr="0078672B" w:rsidRDefault="00696B38" w:rsidP="005D1E70">
            <w:pPr>
              <w:contextualSpacing/>
              <w:jc w:val="center"/>
              <w:rPr>
                <w:sz w:val="20"/>
                <w:szCs w:val="20"/>
              </w:rPr>
            </w:pPr>
          </w:p>
        </w:tc>
      </w:tr>
      <w:tr w:rsidR="00696B38" w:rsidRPr="0078672B" w14:paraId="242CB610" w14:textId="77777777" w:rsidTr="00696B38">
        <w:trPr>
          <w:trHeight w:val="20"/>
          <w:jc w:val="center"/>
        </w:trPr>
        <w:tc>
          <w:tcPr>
            <w:tcW w:w="717" w:type="dxa"/>
          </w:tcPr>
          <w:p w14:paraId="71DFB51D" w14:textId="1FC19C37" w:rsidR="00696B38" w:rsidRPr="00B34ABA" w:rsidRDefault="00696B38" w:rsidP="005D1E70">
            <w:pPr>
              <w:contextualSpacing/>
              <w:jc w:val="center"/>
              <w:rPr>
                <w:b/>
                <w:sz w:val="20"/>
                <w:szCs w:val="20"/>
              </w:rPr>
            </w:pPr>
            <w:r>
              <w:rPr>
                <w:b/>
                <w:sz w:val="20"/>
                <w:szCs w:val="20"/>
              </w:rPr>
              <w:t>k</w:t>
            </w:r>
          </w:p>
        </w:tc>
        <w:tc>
          <w:tcPr>
            <w:tcW w:w="1710" w:type="dxa"/>
          </w:tcPr>
          <w:p w14:paraId="08C2F1C1" w14:textId="3B98D993" w:rsidR="00696B38" w:rsidRPr="00B34ABA" w:rsidRDefault="00696B38" w:rsidP="005D1E70">
            <w:pPr>
              <w:contextualSpacing/>
              <w:jc w:val="center"/>
              <w:rPr>
                <w:b/>
                <w:sz w:val="20"/>
                <w:szCs w:val="20"/>
              </w:rPr>
            </w:pPr>
            <w:r w:rsidRPr="00B34ABA">
              <w:rPr>
                <w:b/>
                <w:sz w:val="20"/>
                <w:szCs w:val="20"/>
              </w:rPr>
              <w:t>Wild Animlas</w:t>
            </w:r>
          </w:p>
        </w:tc>
        <w:tc>
          <w:tcPr>
            <w:tcW w:w="1710" w:type="dxa"/>
          </w:tcPr>
          <w:p w14:paraId="39C1371E" w14:textId="77777777" w:rsidR="00696B38" w:rsidRPr="0078672B" w:rsidRDefault="00696B38" w:rsidP="005D1E70">
            <w:pPr>
              <w:contextualSpacing/>
              <w:jc w:val="center"/>
              <w:rPr>
                <w:sz w:val="20"/>
                <w:szCs w:val="20"/>
              </w:rPr>
            </w:pPr>
          </w:p>
        </w:tc>
        <w:tc>
          <w:tcPr>
            <w:tcW w:w="990" w:type="dxa"/>
          </w:tcPr>
          <w:p w14:paraId="446C4C5B" w14:textId="77777777" w:rsidR="00696B38" w:rsidRPr="0078672B" w:rsidRDefault="00696B38" w:rsidP="005D1E70">
            <w:pPr>
              <w:contextualSpacing/>
              <w:jc w:val="center"/>
              <w:rPr>
                <w:sz w:val="20"/>
                <w:szCs w:val="20"/>
              </w:rPr>
            </w:pPr>
          </w:p>
        </w:tc>
        <w:tc>
          <w:tcPr>
            <w:tcW w:w="1350" w:type="dxa"/>
          </w:tcPr>
          <w:p w14:paraId="09BA281D" w14:textId="77777777" w:rsidR="00696B38" w:rsidRPr="0078672B" w:rsidRDefault="00696B38" w:rsidP="005D1E70">
            <w:pPr>
              <w:contextualSpacing/>
              <w:jc w:val="center"/>
              <w:rPr>
                <w:sz w:val="20"/>
                <w:szCs w:val="20"/>
              </w:rPr>
            </w:pPr>
          </w:p>
        </w:tc>
        <w:tc>
          <w:tcPr>
            <w:tcW w:w="1710" w:type="dxa"/>
          </w:tcPr>
          <w:p w14:paraId="60C3DF43" w14:textId="77777777" w:rsidR="00696B38" w:rsidRPr="0078672B" w:rsidRDefault="00696B38" w:rsidP="005D1E70">
            <w:pPr>
              <w:contextualSpacing/>
              <w:jc w:val="center"/>
              <w:rPr>
                <w:sz w:val="20"/>
                <w:szCs w:val="20"/>
              </w:rPr>
            </w:pPr>
          </w:p>
        </w:tc>
        <w:tc>
          <w:tcPr>
            <w:tcW w:w="1080" w:type="dxa"/>
          </w:tcPr>
          <w:p w14:paraId="5E31ED79" w14:textId="77777777" w:rsidR="00696B38" w:rsidRPr="0078672B" w:rsidRDefault="00696B38" w:rsidP="005D1E70">
            <w:pPr>
              <w:contextualSpacing/>
              <w:jc w:val="center"/>
              <w:rPr>
                <w:sz w:val="20"/>
                <w:szCs w:val="20"/>
              </w:rPr>
            </w:pPr>
          </w:p>
        </w:tc>
        <w:tc>
          <w:tcPr>
            <w:tcW w:w="990" w:type="dxa"/>
          </w:tcPr>
          <w:p w14:paraId="3FF4B34D" w14:textId="77777777" w:rsidR="00696B38" w:rsidRPr="0078672B" w:rsidRDefault="00696B38" w:rsidP="005D1E70">
            <w:pPr>
              <w:contextualSpacing/>
              <w:jc w:val="center"/>
              <w:rPr>
                <w:sz w:val="20"/>
                <w:szCs w:val="20"/>
              </w:rPr>
            </w:pPr>
          </w:p>
        </w:tc>
        <w:tc>
          <w:tcPr>
            <w:tcW w:w="1350" w:type="dxa"/>
          </w:tcPr>
          <w:p w14:paraId="55590141" w14:textId="6C52CFA4" w:rsidR="00696B38" w:rsidRPr="0078672B" w:rsidRDefault="00696B38" w:rsidP="005D1E70">
            <w:pPr>
              <w:contextualSpacing/>
              <w:jc w:val="center"/>
              <w:rPr>
                <w:sz w:val="20"/>
                <w:szCs w:val="20"/>
              </w:rPr>
            </w:pPr>
          </w:p>
        </w:tc>
        <w:tc>
          <w:tcPr>
            <w:tcW w:w="1170" w:type="dxa"/>
          </w:tcPr>
          <w:p w14:paraId="5291F460" w14:textId="77777777" w:rsidR="00696B38" w:rsidRPr="0078672B" w:rsidRDefault="00696B38" w:rsidP="005D1E70">
            <w:pPr>
              <w:contextualSpacing/>
              <w:jc w:val="center"/>
              <w:rPr>
                <w:sz w:val="20"/>
                <w:szCs w:val="20"/>
              </w:rPr>
            </w:pPr>
          </w:p>
        </w:tc>
      </w:tr>
    </w:tbl>
    <w:p w14:paraId="28FE26B1" w14:textId="77777777" w:rsidR="00B34ABA" w:rsidRDefault="00B34ABA" w:rsidP="003330F1">
      <w:pPr>
        <w:spacing w:after="0" w:line="240" w:lineRule="auto"/>
      </w:pPr>
    </w:p>
    <w:p w14:paraId="2E8AA7D4" w14:textId="77777777" w:rsidR="003330F1" w:rsidRDefault="003330F1" w:rsidP="003330F1">
      <w:pPr>
        <w:spacing w:after="0" w:line="240" w:lineRule="auto"/>
      </w:pPr>
    </w:p>
    <w:p w14:paraId="18552DAF" w14:textId="77777777" w:rsidR="003330F1" w:rsidRDefault="003330F1" w:rsidP="003330F1">
      <w:pPr>
        <w:spacing w:after="0" w:line="240" w:lineRule="auto"/>
      </w:pPr>
    </w:p>
    <w:p w14:paraId="397E6FE6" w14:textId="6C014DF4" w:rsidR="0026395C" w:rsidRDefault="0026395C">
      <w:pPr>
        <w:rPr>
          <w:ins w:id="610" w:author="Aleta Haflett" w:date="2014-11-04T15:43:00Z"/>
        </w:rPr>
      </w:pPr>
      <w:ins w:id="611" w:author="Aleta Haflett" w:date="2014-11-04T15:43:00Z">
        <w:r>
          <w:br w:type="page"/>
        </w:r>
      </w:ins>
    </w:p>
    <w:p w14:paraId="0918691A" w14:textId="77777777" w:rsidR="003330F1" w:rsidRDefault="003330F1" w:rsidP="003330F1">
      <w:pPr>
        <w:spacing w:after="0" w:line="240" w:lineRule="auto"/>
        <w:rPr>
          <w:ins w:id="612" w:author="Aleta Haflett" w:date="2014-11-04T15:43:00Z"/>
        </w:rPr>
      </w:pPr>
    </w:p>
    <w:tbl>
      <w:tblPr>
        <w:tblStyle w:val="TableGrid"/>
        <w:tblW w:w="0" w:type="auto"/>
        <w:tblLook w:val="04A0" w:firstRow="1" w:lastRow="0" w:firstColumn="1" w:lastColumn="0" w:noHBand="0" w:noVBand="1"/>
      </w:tblPr>
      <w:tblGrid>
        <w:gridCol w:w="648"/>
        <w:gridCol w:w="2196"/>
        <w:gridCol w:w="2484"/>
        <w:gridCol w:w="1908"/>
        <w:gridCol w:w="1656"/>
        <w:gridCol w:w="2196"/>
      </w:tblGrid>
      <w:tr w:rsidR="0026395C" w14:paraId="510120D6" w14:textId="77777777" w:rsidTr="0026395C">
        <w:trPr>
          <w:ins w:id="613" w:author="Aleta Haflett" w:date="2014-11-04T15:44:00Z"/>
        </w:trPr>
        <w:tc>
          <w:tcPr>
            <w:tcW w:w="648" w:type="dxa"/>
          </w:tcPr>
          <w:p w14:paraId="2461941D" w14:textId="77777777" w:rsidR="0026395C" w:rsidRDefault="0026395C" w:rsidP="0026395C">
            <w:pPr>
              <w:rPr>
                <w:ins w:id="614" w:author="Aleta Haflett" w:date="2014-11-04T15:44:00Z"/>
                <w:rFonts w:eastAsia="Times New Roman" w:cs="Times New Roman"/>
                <w:bCs/>
                <w:color w:val="000000"/>
              </w:rPr>
            </w:pPr>
          </w:p>
        </w:tc>
        <w:tc>
          <w:tcPr>
            <w:tcW w:w="2196" w:type="dxa"/>
          </w:tcPr>
          <w:p w14:paraId="4E7BD75A" w14:textId="77777777" w:rsidR="0026395C" w:rsidRDefault="0026395C" w:rsidP="0026395C">
            <w:pPr>
              <w:rPr>
                <w:ins w:id="615" w:author="Aleta Haflett" w:date="2014-11-04T15:44:00Z"/>
                <w:rFonts w:eastAsia="Times New Roman" w:cs="Times New Roman"/>
                <w:bCs/>
                <w:color w:val="000000"/>
              </w:rPr>
            </w:pPr>
          </w:p>
        </w:tc>
        <w:tc>
          <w:tcPr>
            <w:tcW w:w="2484" w:type="dxa"/>
          </w:tcPr>
          <w:p w14:paraId="00018818" w14:textId="6192AA7E" w:rsidR="0026395C" w:rsidRDefault="00696B38" w:rsidP="0026395C">
            <w:pPr>
              <w:rPr>
                <w:ins w:id="616" w:author="Aleta Haflett" w:date="2014-11-04T15:44:00Z"/>
                <w:rFonts w:eastAsia="Times New Roman" w:cs="Times New Roman"/>
                <w:bCs/>
                <w:color w:val="000000"/>
              </w:rPr>
            </w:pPr>
            <w:r>
              <w:rPr>
                <w:rFonts w:eastAsia="Times New Roman" w:cs="Times New Roman"/>
                <w:bCs/>
                <w:color w:val="000000"/>
              </w:rPr>
              <w:t>G33</w:t>
            </w:r>
          </w:p>
        </w:tc>
        <w:tc>
          <w:tcPr>
            <w:tcW w:w="1908" w:type="dxa"/>
          </w:tcPr>
          <w:p w14:paraId="55CE9F83" w14:textId="52A38CAC" w:rsidR="0026395C" w:rsidRDefault="00696B38" w:rsidP="0026395C">
            <w:pPr>
              <w:rPr>
                <w:ins w:id="617" w:author="Aleta Haflett" w:date="2014-11-04T15:44:00Z"/>
                <w:rFonts w:eastAsia="Times New Roman" w:cs="Times New Roman"/>
                <w:bCs/>
                <w:color w:val="000000"/>
              </w:rPr>
            </w:pPr>
            <w:r>
              <w:rPr>
                <w:rFonts w:eastAsia="Times New Roman" w:cs="Times New Roman"/>
                <w:bCs/>
                <w:color w:val="000000"/>
              </w:rPr>
              <w:t>G34</w:t>
            </w:r>
          </w:p>
        </w:tc>
        <w:tc>
          <w:tcPr>
            <w:tcW w:w="1656" w:type="dxa"/>
          </w:tcPr>
          <w:p w14:paraId="72CA5787" w14:textId="675887B6" w:rsidR="0026395C" w:rsidRDefault="00696B38" w:rsidP="0026395C">
            <w:pPr>
              <w:rPr>
                <w:ins w:id="618" w:author="Aleta Haflett" w:date="2014-11-04T15:44:00Z"/>
                <w:rFonts w:eastAsia="Times New Roman" w:cs="Times New Roman"/>
                <w:bCs/>
                <w:color w:val="000000"/>
              </w:rPr>
            </w:pPr>
            <w:r>
              <w:rPr>
                <w:rFonts w:eastAsia="Times New Roman" w:cs="Times New Roman"/>
                <w:bCs/>
                <w:color w:val="000000"/>
              </w:rPr>
              <w:t>G35</w:t>
            </w:r>
          </w:p>
        </w:tc>
        <w:tc>
          <w:tcPr>
            <w:tcW w:w="2196" w:type="dxa"/>
          </w:tcPr>
          <w:p w14:paraId="578CD62B" w14:textId="4A5B3A2B" w:rsidR="0026395C" w:rsidRDefault="00696B38" w:rsidP="0026395C">
            <w:pPr>
              <w:rPr>
                <w:ins w:id="619" w:author="Aleta Haflett" w:date="2014-11-04T15:44:00Z"/>
                <w:rFonts w:eastAsia="Times New Roman" w:cs="Times New Roman"/>
                <w:bCs/>
                <w:color w:val="000000"/>
              </w:rPr>
            </w:pPr>
            <w:r>
              <w:rPr>
                <w:rFonts w:eastAsia="Times New Roman" w:cs="Times New Roman"/>
                <w:bCs/>
                <w:color w:val="000000"/>
              </w:rPr>
              <w:t>G36</w:t>
            </w:r>
          </w:p>
        </w:tc>
      </w:tr>
      <w:tr w:rsidR="0026395C" w14:paraId="19C574A6" w14:textId="77777777" w:rsidTr="0026395C">
        <w:trPr>
          <w:ins w:id="620" w:author="Aleta Haflett" w:date="2014-11-04T15:44:00Z"/>
        </w:trPr>
        <w:tc>
          <w:tcPr>
            <w:tcW w:w="648" w:type="dxa"/>
          </w:tcPr>
          <w:p w14:paraId="33559D31" w14:textId="77777777" w:rsidR="0026395C" w:rsidRDefault="0026395C" w:rsidP="0026395C">
            <w:pPr>
              <w:rPr>
                <w:ins w:id="621" w:author="Aleta Haflett" w:date="2014-11-04T15:44:00Z"/>
                <w:rFonts w:eastAsia="Times New Roman" w:cs="Times New Roman"/>
                <w:bCs/>
                <w:color w:val="000000"/>
              </w:rPr>
            </w:pPr>
          </w:p>
        </w:tc>
        <w:tc>
          <w:tcPr>
            <w:tcW w:w="2196" w:type="dxa"/>
          </w:tcPr>
          <w:p w14:paraId="767C2668" w14:textId="77777777" w:rsidR="0026395C" w:rsidRDefault="0026395C" w:rsidP="0026395C">
            <w:pPr>
              <w:rPr>
                <w:ins w:id="622" w:author="Aleta Haflett" w:date="2014-11-04T15:44:00Z"/>
                <w:rFonts w:eastAsia="Times New Roman" w:cs="Times New Roman"/>
                <w:bCs/>
                <w:color w:val="000000"/>
              </w:rPr>
            </w:pPr>
            <w:ins w:id="623" w:author="Aleta Haflett" w:date="2014-11-04T15:44:00Z">
              <w:r>
                <w:rPr>
                  <w:rFonts w:eastAsia="Times New Roman" w:cs="Times New Roman"/>
                  <w:bCs/>
                  <w:color w:val="000000"/>
                </w:rPr>
                <w:t>Product</w:t>
              </w:r>
            </w:ins>
          </w:p>
        </w:tc>
        <w:tc>
          <w:tcPr>
            <w:tcW w:w="2484" w:type="dxa"/>
          </w:tcPr>
          <w:p w14:paraId="13DA5A2C" w14:textId="77777777" w:rsidR="0026395C" w:rsidRDefault="0026395C" w:rsidP="0026395C">
            <w:pPr>
              <w:rPr>
                <w:ins w:id="624" w:author="Aleta Haflett" w:date="2014-11-04T15:44:00Z"/>
                <w:rFonts w:eastAsia="Times New Roman" w:cs="Times New Roman"/>
                <w:bCs/>
                <w:color w:val="000000"/>
              </w:rPr>
            </w:pPr>
            <w:ins w:id="625" w:author="Aleta Haflett" w:date="2014-11-04T15:44:00Z">
              <w:r>
                <w:rPr>
                  <w:rFonts w:eastAsia="Times New Roman" w:cs="Times New Roman"/>
                  <w:bCs/>
                  <w:color w:val="000000"/>
                </w:rPr>
                <w:t xml:space="preserve">Is &lt;product&gt; harvested in your area? </w:t>
              </w:r>
            </w:ins>
          </w:p>
          <w:p w14:paraId="3AC1FD29" w14:textId="77777777" w:rsidR="0026395C" w:rsidRDefault="0026395C" w:rsidP="0026395C">
            <w:pPr>
              <w:rPr>
                <w:ins w:id="626" w:author="Aleta Haflett" w:date="2014-11-04T15:44:00Z"/>
                <w:rFonts w:eastAsia="Times New Roman" w:cs="Times New Roman"/>
                <w:bCs/>
                <w:i/>
                <w:color w:val="000000"/>
              </w:rPr>
            </w:pPr>
            <w:ins w:id="627" w:author="Aleta Haflett" w:date="2014-11-04T15:44:00Z">
              <w:r>
                <w:rPr>
                  <w:rFonts w:eastAsia="Times New Roman" w:cs="Times New Roman"/>
                  <w:bCs/>
                  <w:i/>
                  <w:color w:val="000000"/>
                </w:rPr>
                <w:t>0=No</w:t>
              </w:r>
            </w:ins>
          </w:p>
          <w:p w14:paraId="3F19EA0F" w14:textId="77777777" w:rsidR="0026395C" w:rsidRDefault="0026395C" w:rsidP="0026395C">
            <w:pPr>
              <w:rPr>
                <w:ins w:id="628" w:author="Aleta Haflett" w:date="2014-11-04T15:44:00Z"/>
                <w:rFonts w:eastAsia="Times New Roman" w:cs="Times New Roman"/>
                <w:bCs/>
                <w:i/>
                <w:color w:val="000000"/>
              </w:rPr>
            </w:pPr>
            <w:ins w:id="629" w:author="Aleta Haflett" w:date="2014-11-04T15:44:00Z">
              <w:r>
                <w:rPr>
                  <w:rFonts w:eastAsia="Times New Roman" w:cs="Times New Roman"/>
                  <w:bCs/>
                  <w:i/>
                  <w:color w:val="000000"/>
                </w:rPr>
                <w:t>1=Yes</w:t>
              </w:r>
            </w:ins>
          </w:p>
          <w:p w14:paraId="603504F5" w14:textId="77777777" w:rsidR="0026395C" w:rsidRPr="005B4385" w:rsidRDefault="0026395C" w:rsidP="0026395C">
            <w:pPr>
              <w:rPr>
                <w:ins w:id="630" w:author="Aleta Haflett" w:date="2014-11-04T15:44:00Z"/>
                <w:rFonts w:eastAsia="Times New Roman" w:cs="Times New Roman"/>
                <w:bCs/>
                <w:i/>
                <w:color w:val="000000"/>
              </w:rPr>
            </w:pPr>
            <w:ins w:id="631" w:author="Aleta Haflett" w:date="2014-11-04T15:44:00Z">
              <w:r>
                <w:rPr>
                  <w:rFonts w:eastAsia="Times New Roman" w:cs="Times New Roman"/>
                  <w:bCs/>
                  <w:i/>
                  <w:color w:val="000000"/>
                </w:rPr>
                <w:t>If 0, go to next product</w:t>
              </w:r>
            </w:ins>
          </w:p>
        </w:tc>
        <w:tc>
          <w:tcPr>
            <w:tcW w:w="1908" w:type="dxa"/>
          </w:tcPr>
          <w:p w14:paraId="6D0C1E17" w14:textId="77777777" w:rsidR="0026395C" w:rsidRDefault="0026395C" w:rsidP="0026395C">
            <w:pPr>
              <w:rPr>
                <w:ins w:id="632" w:author="Aleta Haflett" w:date="2014-11-04T15:44:00Z"/>
                <w:rFonts w:eastAsia="Times New Roman" w:cs="Times New Roman"/>
                <w:bCs/>
                <w:color w:val="000000"/>
              </w:rPr>
            </w:pPr>
            <w:ins w:id="633" w:author="Aleta Haflett" w:date="2014-11-04T15:44:00Z">
              <w:r>
                <w:rPr>
                  <w:rFonts w:eastAsia="Times New Roman" w:cs="Times New Roman"/>
                  <w:bCs/>
                  <w:color w:val="000000"/>
                </w:rPr>
                <w:t xml:space="preserve">What has been the trend in market price for &lt;price&gt; during the past 5 years? </w:t>
              </w:r>
            </w:ins>
          </w:p>
        </w:tc>
        <w:tc>
          <w:tcPr>
            <w:tcW w:w="1656" w:type="dxa"/>
          </w:tcPr>
          <w:p w14:paraId="04EB5890" w14:textId="77777777" w:rsidR="0026395C" w:rsidRDefault="0026395C" w:rsidP="0026395C">
            <w:pPr>
              <w:rPr>
                <w:ins w:id="634" w:author="Aleta Haflett" w:date="2014-11-04T15:44:00Z"/>
                <w:rFonts w:eastAsia="Times New Roman" w:cs="Times New Roman"/>
                <w:bCs/>
                <w:color w:val="000000"/>
              </w:rPr>
            </w:pPr>
            <w:ins w:id="635" w:author="Aleta Haflett" w:date="2014-11-04T15:44:00Z">
              <w:r>
                <w:rPr>
                  <w:rFonts w:eastAsia="Times New Roman" w:cs="Times New Roman"/>
                  <w:bCs/>
                  <w:color w:val="000000"/>
                </w:rPr>
                <w:t>Who is the main user group for &lt;product&gt;?</w:t>
              </w:r>
            </w:ins>
          </w:p>
          <w:p w14:paraId="53B137B2" w14:textId="77777777" w:rsidR="0026395C" w:rsidRPr="005B4385" w:rsidRDefault="0026395C" w:rsidP="0026395C">
            <w:pPr>
              <w:rPr>
                <w:ins w:id="636" w:author="Aleta Haflett" w:date="2014-11-04T15:44:00Z"/>
                <w:rFonts w:eastAsia="Times New Roman" w:cs="Times New Roman"/>
                <w:bCs/>
                <w:i/>
                <w:color w:val="000000"/>
              </w:rPr>
            </w:pPr>
            <w:ins w:id="637" w:author="Aleta Haflett" w:date="2014-11-04T15:44:00Z">
              <w:r>
                <w:rPr>
                  <w:rFonts w:eastAsia="Times New Roman" w:cs="Times New Roman"/>
                  <w:bCs/>
                  <w:i/>
                  <w:color w:val="000000"/>
                </w:rPr>
                <w:t>See codes below</w:t>
              </w:r>
            </w:ins>
          </w:p>
        </w:tc>
        <w:tc>
          <w:tcPr>
            <w:tcW w:w="2196" w:type="dxa"/>
          </w:tcPr>
          <w:p w14:paraId="50B28805" w14:textId="77777777" w:rsidR="0026395C" w:rsidRDefault="0026395C" w:rsidP="0026395C">
            <w:pPr>
              <w:rPr>
                <w:ins w:id="638" w:author="Aleta Haflett" w:date="2014-11-04T15:44:00Z"/>
                <w:rFonts w:eastAsia="Times New Roman" w:cs="Times New Roman"/>
                <w:bCs/>
                <w:color w:val="000000"/>
              </w:rPr>
            </w:pPr>
            <w:ins w:id="639" w:author="Aleta Haflett" w:date="2014-11-04T15:44:00Z">
              <w:r>
                <w:rPr>
                  <w:rFonts w:eastAsia="Times New Roman" w:cs="Times New Roman"/>
                  <w:bCs/>
                  <w:color w:val="000000"/>
                </w:rPr>
                <w:t xml:space="preserve">Has &lt;user group&gt; increased or decreased harvest of &lt;product&gt; during the last 5 years? </w:t>
              </w:r>
            </w:ins>
          </w:p>
          <w:p w14:paraId="6C191848" w14:textId="77777777" w:rsidR="0026395C" w:rsidRPr="005B4385" w:rsidRDefault="0026395C" w:rsidP="0026395C">
            <w:pPr>
              <w:rPr>
                <w:ins w:id="640" w:author="Aleta Haflett" w:date="2014-11-04T15:44:00Z"/>
                <w:rFonts w:eastAsia="Times New Roman" w:cs="Times New Roman"/>
                <w:bCs/>
                <w:i/>
                <w:color w:val="000000"/>
              </w:rPr>
            </w:pPr>
            <w:ins w:id="641" w:author="Aleta Haflett" w:date="2014-11-04T15:44:00Z">
              <w:r>
                <w:rPr>
                  <w:rFonts w:eastAsia="Times New Roman" w:cs="Times New Roman"/>
                  <w:bCs/>
                  <w:i/>
                  <w:color w:val="000000"/>
                </w:rPr>
                <w:t>See codes below</w:t>
              </w:r>
            </w:ins>
          </w:p>
        </w:tc>
      </w:tr>
      <w:tr w:rsidR="0026395C" w14:paraId="2C2C85F9" w14:textId="77777777" w:rsidTr="0026395C">
        <w:trPr>
          <w:ins w:id="642" w:author="Aleta Haflett" w:date="2014-11-04T15:44:00Z"/>
        </w:trPr>
        <w:tc>
          <w:tcPr>
            <w:tcW w:w="648" w:type="dxa"/>
          </w:tcPr>
          <w:p w14:paraId="4718CCC3" w14:textId="77777777" w:rsidR="0026395C" w:rsidRDefault="0026395C" w:rsidP="0026395C">
            <w:pPr>
              <w:rPr>
                <w:ins w:id="643" w:author="Aleta Haflett" w:date="2014-11-04T15:44:00Z"/>
                <w:rFonts w:eastAsia="Times New Roman" w:cs="Times New Roman"/>
                <w:bCs/>
                <w:color w:val="000000"/>
              </w:rPr>
            </w:pPr>
            <w:ins w:id="644" w:author="Aleta Haflett" w:date="2014-11-04T15:44:00Z">
              <w:r>
                <w:t>a</w:t>
              </w:r>
            </w:ins>
          </w:p>
        </w:tc>
        <w:tc>
          <w:tcPr>
            <w:tcW w:w="2196" w:type="dxa"/>
          </w:tcPr>
          <w:p w14:paraId="1D74211F" w14:textId="77777777" w:rsidR="0026395C" w:rsidRDefault="0026395C" w:rsidP="0026395C">
            <w:pPr>
              <w:rPr>
                <w:ins w:id="645" w:author="Aleta Haflett" w:date="2014-11-04T15:44:00Z"/>
                <w:rFonts w:eastAsia="Times New Roman" w:cs="Times New Roman"/>
                <w:bCs/>
                <w:color w:val="000000"/>
              </w:rPr>
            </w:pPr>
            <w:ins w:id="646" w:author="Aleta Haflett" w:date="2014-11-04T15:44:00Z">
              <w:r>
                <w:t>Industrial wood</w:t>
              </w:r>
            </w:ins>
          </w:p>
        </w:tc>
        <w:tc>
          <w:tcPr>
            <w:tcW w:w="2484" w:type="dxa"/>
          </w:tcPr>
          <w:p w14:paraId="0B27524B" w14:textId="77777777" w:rsidR="0026395C" w:rsidRDefault="0026395C" w:rsidP="0026395C">
            <w:pPr>
              <w:rPr>
                <w:ins w:id="647" w:author="Aleta Haflett" w:date="2014-11-04T15:44:00Z"/>
                <w:rFonts w:eastAsia="Times New Roman" w:cs="Times New Roman"/>
                <w:bCs/>
                <w:color w:val="000000"/>
              </w:rPr>
            </w:pPr>
          </w:p>
        </w:tc>
        <w:tc>
          <w:tcPr>
            <w:tcW w:w="1908" w:type="dxa"/>
          </w:tcPr>
          <w:p w14:paraId="7E8CCB47" w14:textId="77777777" w:rsidR="0026395C" w:rsidRDefault="0026395C" w:rsidP="0026395C">
            <w:pPr>
              <w:rPr>
                <w:ins w:id="648" w:author="Aleta Haflett" w:date="2014-11-04T15:44:00Z"/>
                <w:rFonts w:eastAsia="Times New Roman" w:cs="Times New Roman"/>
                <w:bCs/>
                <w:color w:val="000000"/>
              </w:rPr>
            </w:pPr>
          </w:p>
        </w:tc>
        <w:tc>
          <w:tcPr>
            <w:tcW w:w="1656" w:type="dxa"/>
          </w:tcPr>
          <w:p w14:paraId="7A5F604B" w14:textId="77777777" w:rsidR="0026395C" w:rsidRDefault="0026395C" w:rsidP="0026395C">
            <w:pPr>
              <w:rPr>
                <w:ins w:id="649" w:author="Aleta Haflett" w:date="2014-11-04T15:44:00Z"/>
                <w:rFonts w:eastAsia="Times New Roman" w:cs="Times New Roman"/>
                <w:bCs/>
                <w:color w:val="000000"/>
              </w:rPr>
            </w:pPr>
          </w:p>
        </w:tc>
        <w:tc>
          <w:tcPr>
            <w:tcW w:w="2196" w:type="dxa"/>
          </w:tcPr>
          <w:p w14:paraId="37FE270A" w14:textId="77777777" w:rsidR="0026395C" w:rsidRDefault="0026395C" w:rsidP="0026395C">
            <w:pPr>
              <w:rPr>
                <w:ins w:id="650" w:author="Aleta Haflett" w:date="2014-11-04T15:44:00Z"/>
                <w:rFonts w:eastAsia="Times New Roman" w:cs="Times New Roman"/>
                <w:bCs/>
                <w:color w:val="000000"/>
              </w:rPr>
            </w:pPr>
          </w:p>
        </w:tc>
      </w:tr>
      <w:tr w:rsidR="0026395C" w14:paraId="3131E4CB" w14:textId="77777777" w:rsidTr="0026395C">
        <w:trPr>
          <w:ins w:id="651" w:author="Aleta Haflett" w:date="2014-11-04T15:44:00Z"/>
        </w:trPr>
        <w:tc>
          <w:tcPr>
            <w:tcW w:w="648" w:type="dxa"/>
          </w:tcPr>
          <w:p w14:paraId="431C650B" w14:textId="77777777" w:rsidR="0026395C" w:rsidRDefault="0026395C" w:rsidP="0026395C">
            <w:pPr>
              <w:rPr>
                <w:ins w:id="652" w:author="Aleta Haflett" w:date="2014-11-04T15:44:00Z"/>
                <w:rFonts w:eastAsia="Times New Roman" w:cs="Times New Roman"/>
                <w:bCs/>
                <w:color w:val="000000"/>
              </w:rPr>
            </w:pPr>
            <w:ins w:id="653" w:author="Aleta Haflett" w:date="2014-11-04T15:44:00Z">
              <w:r>
                <w:t>b</w:t>
              </w:r>
            </w:ins>
          </w:p>
        </w:tc>
        <w:tc>
          <w:tcPr>
            <w:tcW w:w="2196" w:type="dxa"/>
          </w:tcPr>
          <w:p w14:paraId="335D2AB1" w14:textId="77777777" w:rsidR="0026395C" w:rsidRDefault="0026395C" w:rsidP="0026395C">
            <w:pPr>
              <w:rPr>
                <w:ins w:id="654" w:author="Aleta Haflett" w:date="2014-11-04T15:44:00Z"/>
                <w:rFonts w:eastAsia="Times New Roman" w:cs="Times New Roman"/>
                <w:bCs/>
                <w:color w:val="000000"/>
              </w:rPr>
            </w:pPr>
            <w:ins w:id="655" w:author="Aleta Haflett" w:date="2014-11-04T15:44:00Z">
              <w:r>
                <w:t>Fuel wood</w:t>
              </w:r>
            </w:ins>
          </w:p>
        </w:tc>
        <w:tc>
          <w:tcPr>
            <w:tcW w:w="2484" w:type="dxa"/>
          </w:tcPr>
          <w:p w14:paraId="183B9E06" w14:textId="77777777" w:rsidR="0026395C" w:rsidRDefault="0026395C" w:rsidP="0026395C">
            <w:pPr>
              <w:rPr>
                <w:ins w:id="656" w:author="Aleta Haflett" w:date="2014-11-04T15:44:00Z"/>
                <w:rFonts w:eastAsia="Times New Roman" w:cs="Times New Roman"/>
                <w:bCs/>
                <w:color w:val="000000"/>
              </w:rPr>
            </w:pPr>
          </w:p>
        </w:tc>
        <w:tc>
          <w:tcPr>
            <w:tcW w:w="1908" w:type="dxa"/>
          </w:tcPr>
          <w:p w14:paraId="4229F7DD" w14:textId="77777777" w:rsidR="0026395C" w:rsidRDefault="0026395C" w:rsidP="0026395C">
            <w:pPr>
              <w:rPr>
                <w:ins w:id="657" w:author="Aleta Haflett" w:date="2014-11-04T15:44:00Z"/>
                <w:rFonts w:eastAsia="Times New Roman" w:cs="Times New Roman"/>
                <w:bCs/>
                <w:color w:val="000000"/>
              </w:rPr>
            </w:pPr>
          </w:p>
        </w:tc>
        <w:tc>
          <w:tcPr>
            <w:tcW w:w="1656" w:type="dxa"/>
          </w:tcPr>
          <w:p w14:paraId="5F16AF27" w14:textId="77777777" w:rsidR="0026395C" w:rsidRDefault="0026395C" w:rsidP="0026395C">
            <w:pPr>
              <w:rPr>
                <w:ins w:id="658" w:author="Aleta Haflett" w:date="2014-11-04T15:44:00Z"/>
                <w:rFonts w:eastAsia="Times New Roman" w:cs="Times New Roman"/>
                <w:bCs/>
                <w:color w:val="000000"/>
              </w:rPr>
            </w:pPr>
          </w:p>
        </w:tc>
        <w:tc>
          <w:tcPr>
            <w:tcW w:w="2196" w:type="dxa"/>
          </w:tcPr>
          <w:p w14:paraId="044A4B28" w14:textId="77777777" w:rsidR="0026395C" w:rsidRDefault="0026395C" w:rsidP="0026395C">
            <w:pPr>
              <w:rPr>
                <w:ins w:id="659" w:author="Aleta Haflett" w:date="2014-11-04T15:44:00Z"/>
                <w:rFonts w:eastAsia="Times New Roman" w:cs="Times New Roman"/>
                <w:bCs/>
                <w:color w:val="000000"/>
              </w:rPr>
            </w:pPr>
          </w:p>
        </w:tc>
      </w:tr>
      <w:tr w:rsidR="0026395C" w14:paraId="46031011" w14:textId="77777777" w:rsidTr="0026395C">
        <w:trPr>
          <w:ins w:id="660" w:author="Aleta Haflett" w:date="2014-11-04T15:44:00Z"/>
        </w:trPr>
        <w:tc>
          <w:tcPr>
            <w:tcW w:w="648" w:type="dxa"/>
          </w:tcPr>
          <w:p w14:paraId="6223207A" w14:textId="77777777" w:rsidR="0026395C" w:rsidRDefault="0026395C" w:rsidP="0026395C">
            <w:pPr>
              <w:rPr>
                <w:ins w:id="661" w:author="Aleta Haflett" w:date="2014-11-04T15:44:00Z"/>
                <w:rFonts w:eastAsia="Times New Roman" w:cs="Times New Roman"/>
                <w:bCs/>
                <w:color w:val="000000"/>
              </w:rPr>
            </w:pPr>
            <w:ins w:id="662" w:author="Aleta Haflett" w:date="2014-11-04T15:44:00Z">
              <w:r>
                <w:t>c</w:t>
              </w:r>
            </w:ins>
          </w:p>
        </w:tc>
        <w:tc>
          <w:tcPr>
            <w:tcW w:w="2196" w:type="dxa"/>
          </w:tcPr>
          <w:p w14:paraId="78A1D543" w14:textId="77777777" w:rsidR="0026395C" w:rsidRDefault="0026395C" w:rsidP="0026395C">
            <w:pPr>
              <w:rPr>
                <w:ins w:id="663" w:author="Aleta Haflett" w:date="2014-11-04T15:44:00Z"/>
                <w:rFonts w:eastAsia="Times New Roman" w:cs="Times New Roman"/>
                <w:bCs/>
                <w:color w:val="000000"/>
              </w:rPr>
            </w:pPr>
            <w:ins w:id="664" w:author="Aleta Haflett" w:date="2014-11-04T15:44:00Z">
              <w:r>
                <w:t>Charcoal</w:t>
              </w:r>
            </w:ins>
          </w:p>
        </w:tc>
        <w:tc>
          <w:tcPr>
            <w:tcW w:w="2484" w:type="dxa"/>
          </w:tcPr>
          <w:p w14:paraId="737F6F96" w14:textId="77777777" w:rsidR="0026395C" w:rsidRDefault="0026395C" w:rsidP="0026395C">
            <w:pPr>
              <w:rPr>
                <w:ins w:id="665" w:author="Aleta Haflett" w:date="2014-11-04T15:44:00Z"/>
                <w:rFonts w:eastAsia="Times New Roman" w:cs="Times New Roman"/>
                <w:bCs/>
                <w:color w:val="000000"/>
              </w:rPr>
            </w:pPr>
          </w:p>
        </w:tc>
        <w:tc>
          <w:tcPr>
            <w:tcW w:w="1908" w:type="dxa"/>
          </w:tcPr>
          <w:p w14:paraId="7AE8BE42" w14:textId="77777777" w:rsidR="0026395C" w:rsidRDefault="0026395C" w:rsidP="0026395C">
            <w:pPr>
              <w:rPr>
                <w:ins w:id="666" w:author="Aleta Haflett" w:date="2014-11-04T15:44:00Z"/>
                <w:rFonts w:eastAsia="Times New Roman" w:cs="Times New Roman"/>
                <w:bCs/>
                <w:color w:val="000000"/>
              </w:rPr>
            </w:pPr>
          </w:p>
        </w:tc>
        <w:tc>
          <w:tcPr>
            <w:tcW w:w="1656" w:type="dxa"/>
          </w:tcPr>
          <w:p w14:paraId="4DD7D20D" w14:textId="77777777" w:rsidR="0026395C" w:rsidRDefault="0026395C" w:rsidP="0026395C">
            <w:pPr>
              <w:rPr>
                <w:ins w:id="667" w:author="Aleta Haflett" w:date="2014-11-04T15:44:00Z"/>
                <w:rFonts w:eastAsia="Times New Roman" w:cs="Times New Roman"/>
                <w:bCs/>
                <w:color w:val="000000"/>
              </w:rPr>
            </w:pPr>
          </w:p>
        </w:tc>
        <w:tc>
          <w:tcPr>
            <w:tcW w:w="2196" w:type="dxa"/>
          </w:tcPr>
          <w:p w14:paraId="6BA22219" w14:textId="77777777" w:rsidR="0026395C" w:rsidRDefault="0026395C" w:rsidP="0026395C">
            <w:pPr>
              <w:rPr>
                <w:ins w:id="668" w:author="Aleta Haflett" w:date="2014-11-04T15:44:00Z"/>
                <w:rFonts w:eastAsia="Times New Roman" w:cs="Times New Roman"/>
                <w:bCs/>
                <w:color w:val="000000"/>
              </w:rPr>
            </w:pPr>
          </w:p>
        </w:tc>
      </w:tr>
      <w:tr w:rsidR="0026395C" w14:paraId="5F3B4076" w14:textId="77777777" w:rsidTr="0026395C">
        <w:trPr>
          <w:ins w:id="669" w:author="Aleta Haflett" w:date="2014-11-04T15:44:00Z"/>
        </w:trPr>
        <w:tc>
          <w:tcPr>
            <w:tcW w:w="648" w:type="dxa"/>
          </w:tcPr>
          <w:p w14:paraId="7E8C4718" w14:textId="77777777" w:rsidR="0026395C" w:rsidRDefault="0026395C" w:rsidP="0026395C">
            <w:pPr>
              <w:rPr>
                <w:ins w:id="670" w:author="Aleta Haflett" w:date="2014-11-04T15:44:00Z"/>
                <w:rFonts w:eastAsia="Times New Roman" w:cs="Times New Roman"/>
                <w:bCs/>
                <w:color w:val="000000"/>
              </w:rPr>
            </w:pPr>
            <w:ins w:id="671" w:author="Aleta Haflett" w:date="2014-11-04T15:44:00Z">
              <w:r>
                <w:t>d</w:t>
              </w:r>
            </w:ins>
          </w:p>
        </w:tc>
        <w:tc>
          <w:tcPr>
            <w:tcW w:w="2196" w:type="dxa"/>
          </w:tcPr>
          <w:p w14:paraId="66906BA3" w14:textId="77777777" w:rsidR="0026395C" w:rsidRDefault="0026395C" w:rsidP="0026395C">
            <w:pPr>
              <w:rPr>
                <w:ins w:id="672" w:author="Aleta Haflett" w:date="2014-11-04T15:44:00Z"/>
                <w:rFonts w:eastAsia="Times New Roman" w:cs="Times New Roman"/>
                <w:bCs/>
                <w:color w:val="000000"/>
              </w:rPr>
            </w:pPr>
            <w:ins w:id="673" w:author="Aleta Haflett" w:date="2014-11-04T15:44:00Z">
              <w:r>
                <w:t>Wood for wood carving</w:t>
              </w:r>
            </w:ins>
          </w:p>
        </w:tc>
        <w:tc>
          <w:tcPr>
            <w:tcW w:w="2484" w:type="dxa"/>
          </w:tcPr>
          <w:p w14:paraId="4D7E393C" w14:textId="77777777" w:rsidR="0026395C" w:rsidRDefault="0026395C" w:rsidP="0026395C">
            <w:pPr>
              <w:rPr>
                <w:ins w:id="674" w:author="Aleta Haflett" w:date="2014-11-04T15:44:00Z"/>
                <w:rFonts w:eastAsia="Times New Roman" w:cs="Times New Roman"/>
                <w:bCs/>
                <w:color w:val="000000"/>
              </w:rPr>
            </w:pPr>
          </w:p>
        </w:tc>
        <w:tc>
          <w:tcPr>
            <w:tcW w:w="1908" w:type="dxa"/>
          </w:tcPr>
          <w:p w14:paraId="7E6697A6" w14:textId="77777777" w:rsidR="0026395C" w:rsidRDefault="0026395C" w:rsidP="0026395C">
            <w:pPr>
              <w:rPr>
                <w:ins w:id="675" w:author="Aleta Haflett" w:date="2014-11-04T15:44:00Z"/>
                <w:rFonts w:eastAsia="Times New Roman" w:cs="Times New Roman"/>
                <w:bCs/>
                <w:color w:val="000000"/>
              </w:rPr>
            </w:pPr>
          </w:p>
        </w:tc>
        <w:tc>
          <w:tcPr>
            <w:tcW w:w="1656" w:type="dxa"/>
          </w:tcPr>
          <w:p w14:paraId="40D4A7E0" w14:textId="77777777" w:rsidR="0026395C" w:rsidRDefault="0026395C" w:rsidP="0026395C">
            <w:pPr>
              <w:rPr>
                <w:ins w:id="676" w:author="Aleta Haflett" w:date="2014-11-04T15:44:00Z"/>
                <w:rFonts w:eastAsia="Times New Roman" w:cs="Times New Roman"/>
                <w:bCs/>
                <w:color w:val="000000"/>
              </w:rPr>
            </w:pPr>
          </w:p>
        </w:tc>
        <w:tc>
          <w:tcPr>
            <w:tcW w:w="2196" w:type="dxa"/>
          </w:tcPr>
          <w:p w14:paraId="39391DDC" w14:textId="77777777" w:rsidR="0026395C" w:rsidRDefault="0026395C" w:rsidP="0026395C">
            <w:pPr>
              <w:rPr>
                <w:ins w:id="677" w:author="Aleta Haflett" w:date="2014-11-04T15:44:00Z"/>
                <w:rFonts w:eastAsia="Times New Roman" w:cs="Times New Roman"/>
                <w:bCs/>
                <w:color w:val="000000"/>
              </w:rPr>
            </w:pPr>
          </w:p>
        </w:tc>
      </w:tr>
      <w:tr w:rsidR="0026395C" w14:paraId="16A136EA" w14:textId="77777777" w:rsidTr="0026395C">
        <w:trPr>
          <w:ins w:id="678" w:author="Aleta Haflett" w:date="2014-11-04T15:44:00Z"/>
        </w:trPr>
        <w:tc>
          <w:tcPr>
            <w:tcW w:w="648" w:type="dxa"/>
          </w:tcPr>
          <w:p w14:paraId="7F24C9E7" w14:textId="77777777" w:rsidR="0026395C" w:rsidRDefault="0026395C" w:rsidP="0026395C">
            <w:pPr>
              <w:rPr>
                <w:ins w:id="679" w:author="Aleta Haflett" w:date="2014-11-04T15:44:00Z"/>
                <w:rFonts w:eastAsia="Times New Roman" w:cs="Times New Roman"/>
                <w:bCs/>
                <w:color w:val="000000"/>
              </w:rPr>
            </w:pPr>
            <w:ins w:id="680" w:author="Aleta Haflett" w:date="2014-11-04T15:44:00Z">
              <w:r>
                <w:t>e</w:t>
              </w:r>
            </w:ins>
          </w:p>
        </w:tc>
        <w:tc>
          <w:tcPr>
            <w:tcW w:w="2196" w:type="dxa"/>
          </w:tcPr>
          <w:p w14:paraId="4162975B" w14:textId="77777777" w:rsidR="0026395C" w:rsidRDefault="0026395C" w:rsidP="0026395C">
            <w:pPr>
              <w:rPr>
                <w:ins w:id="681" w:author="Aleta Haflett" w:date="2014-11-04T15:44:00Z"/>
                <w:rFonts w:eastAsia="Times New Roman" w:cs="Times New Roman"/>
                <w:bCs/>
                <w:color w:val="000000"/>
              </w:rPr>
            </w:pPr>
            <w:ins w:id="682" w:author="Aleta Haflett" w:date="2014-11-04T15:44:00Z">
              <w:r>
                <w:t>Wood for poles</w:t>
              </w:r>
            </w:ins>
          </w:p>
        </w:tc>
        <w:tc>
          <w:tcPr>
            <w:tcW w:w="2484" w:type="dxa"/>
          </w:tcPr>
          <w:p w14:paraId="7E556262" w14:textId="77777777" w:rsidR="0026395C" w:rsidRDefault="0026395C" w:rsidP="0026395C">
            <w:pPr>
              <w:rPr>
                <w:ins w:id="683" w:author="Aleta Haflett" w:date="2014-11-04T15:44:00Z"/>
                <w:rFonts w:eastAsia="Times New Roman" w:cs="Times New Roman"/>
                <w:bCs/>
                <w:color w:val="000000"/>
              </w:rPr>
            </w:pPr>
          </w:p>
        </w:tc>
        <w:tc>
          <w:tcPr>
            <w:tcW w:w="1908" w:type="dxa"/>
          </w:tcPr>
          <w:p w14:paraId="2CAC521F" w14:textId="77777777" w:rsidR="0026395C" w:rsidRDefault="0026395C" w:rsidP="0026395C">
            <w:pPr>
              <w:rPr>
                <w:ins w:id="684" w:author="Aleta Haflett" w:date="2014-11-04T15:44:00Z"/>
                <w:rFonts w:eastAsia="Times New Roman" w:cs="Times New Roman"/>
                <w:bCs/>
                <w:color w:val="000000"/>
              </w:rPr>
            </w:pPr>
          </w:p>
        </w:tc>
        <w:tc>
          <w:tcPr>
            <w:tcW w:w="1656" w:type="dxa"/>
          </w:tcPr>
          <w:p w14:paraId="69D7474D" w14:textId="77777777" w:rsidR="0026395C" w:rsidRDefault="0026395C" w:rsidP="0026395C">
            <w:pPr>
              <w:rPr>
                <w:ins w:id="685" w:author="Aleta Haflett" w:date="2014-11-04T15:44:00Z"/>
                <w:rFonts w:eastAsia="Times New Roman" w:cs="Times New Roman"/>
                <w:bCs/>
                <w:color w:val="000000"/>
              </w:rPr>
            </w:pPr>
          </w:p>
        </w:tc>
        <w:tc>
          <w:tcPr>
            <w:tcW w:w="2196" w:type="dxa"/>
          </w:tcPr>
          <w:p w14:paraId="02D73F3A" w14:textId="77777777" w:rsidR="0026395C" w:rsidRDefault="0026395C" w:rsidP="0026395C">
            <w:pPr>
              <w:rPr>
                <w:ins w:id="686" w:author="Aleta Haflett" w:date="2014-11-04T15:44:00Z"/>
                <w:rFonts w:eastAsia="Times New Roman" w:cs="Times New Roman"/>
                <w:bCs/>
                <w:color w:val="000000"/>
              </w:rPr>
            </w:pPr>
          </w:p>
        </w:tc>
      </w:tr>
      <w:tr w:rsidR="0026395C" w14:paraId="6749873D" w14:textId="77777777" w:rsidTr="0026395C">
        <w:trPr>
          <w:ins w:id="687" w:author="Aleta Haflett" w:date="2014-11-04T15:44:00Z"/>
        </w:trPr>
        <w:tc>
          <w:tcPr>
            <w:tcW w:w="648" w:type="dxa"/>
          </w:tcPr>
          <w:p w14:paraId="41C4743E" w14:textId="77777777" w:rsidR="0026395C" w:rsidRDefault="0026395C" w:rsidP="0026395C">
            <w:pPr>
              <w:rPr>
                <w:ins w:id="688" w:author="Aleta Haflett" w:date="2014-11-04T15:44:00Z"/>
                <w:rFonts w:eastAsia="Times New Roman" w:cs="Times New Roman"/>
                <w:bCs/>
                <w:color w:val="000000"/>
              </w:rPr>
            </w:pPr>
            <w:ins w:id="689" w:author="Aleta Haflett" w:date="2014-11-04T15:44:00Z">
              <w:r>
                <w:t>f</w:t>
              </w:r>
            </w:ins>
          </w:p>
        </w:tc>
        <w:tc>
          <w:tcPr>
            <w:tcW w:w="2196" w:type="dxa"/>
          </w:tcPr>
          <w:p w14:paraId="28AC5913" w14:textId="77777777" w:rsidR="0026395C" w:rsidRDefault="0026395C" w:rsidP="0026395C">
            <w:pPr>
              <w:rPr>
                <w:ins w:id="690" w:author="Aleta Haflett" w:date="2014-11-04T15:44:00Z"/>
                <w:rFonts w:eastAsia="Times New Roman" w:cs="Times New Roman"/>
                <w:bCs/>
                <w:color w:val="000000"/>
              </w:rPr>
            </w:pPr>
            <w:ins w:id="691" w:author="Aleta Haflett" w:date="2014-11-04T15:44:00Z">
              <w:r>
                <w:t xml:space="preserve">Fruit, nuts, seeds, roots, berries, etc. </w:t>
              </w:r>
            </w:ins>
          </w:p>
        </w:tc>
        <w:tc>
          <w:tcPr>
            <w:tcW w:w="2484" w:type="dxa"/>
          </w:tcPr>
          <w:p w14:paraId="76E1EC9D" w14:textId="77777777" w:rsidR="0026395C" w:rsidRDefault="0026395C" w:rsidP="0026395C">
            <w:pPr>
              <w:rPr>
                <w:ins w:id="692" w:author="Aleta Haflett" w:date="2014-11-04T15:44:00Z"/>
                <w:rFonts w:eastAsia="Times New Roman" w:cs="Times New Roman"/>
                <w:bCs/>
                <w:color w:val="000000"/>
              </w:rPr>
            </w:pPr>
          </w:p>
        </w:tc>
        <w:tc>
          <w:tcPr>
            <w:tcW w:w="1908" w:type="dxa"/>
          </w:tcPr>
          <w:p w14:paraId="543F4483" w14:textId="77777777" w:rsidR="0026395C" w:rsidRDefault="0026395C" w:rsidP="0026395C">
            <w:pPr>
              <w:rPr>
                <w:ins w:id="693" w:author="Aleta Haflett" w:date="2014-11-04T15:44:00Z"/>
                <w:rFonts w:eastAsia="Times New Roman" w:cs="Times New Roman"/>
                <w:bCs/>
                <w:color w:val="000000"/>
              </w:rPr>
            </w:pPr>
          </w:p>
        </w:tc>
        <w:tc>
          <w:tcPr>
            <w:tcW w:w="1656" w:type="dxa"/>
          </w:tcPr>
          <w:p w14:paraId="1A342AA3" w14:textId="77777777" w:rsidR="0026395C" w:rsidRDefault="0026395C" w:rsidP="0026395C">
            <w:pPr>
              <w:rPr>
                <w:ins w:id="694" w:author="Aleta Haflett" w:date="2014-11-04T15:44:00Z"/>
                <w:rFonts w:eastAsia="Times New Roman" w:cs="Times New Roman"/>
                <w:bCs/>
                <w:color w:val="000000"/>
              </w:rPr>
            </w:pPr>
          </w:p>
        </w:tc>
        <w:tc>
          <w:tcPr>
            <w:tcW w:w="2196" w:type="dxa"/>
          </w:tcPr>
          <w:p w14:paraId="5E5468E8" w14:textId="77777777" w:rsidR="0026395C" w:rsidRDefault="0026395C" w:rsidP="0026395C">
            <w:pPr>
              <w:rPr>
                <w:ins w:id="695" w:author="Aleta Haflett" w:date="2014-11-04T15:44:00Z"/>
                <w:rFonts w:eastAsia="Times New Roman" w:cs="Times New Roman"/>
                <w:bCs/>
                <w:color w:val="000000"/>
              </w:rPr>
            </w:pPr>
          </w:p>
        </w:tc>
      </w:tr>
      <w:tr w:rsidR="0026395C" w14:paraId="1909AEF7" w14:textId="77777777" w:rsidTr="0026395C">
        <w:trPr>
          <w:ins w:id="696" w:author="Aleta Haflett" w:date="2014-11-04T15:44:00Z"/>
        </w:trPr>
        <w:tc>
          <w:tcPr>
            <w:tcW w:w="648" w:type="dxa"/>
          </w:tcPr>
          <w:p w14:paraId="0AD60BC6" w14:textId="77777777" w:rsidR="0026395C" w:rsidRDefault="0026395C" w:rsidP="0026395C">
            <w:pPr>
              <w:rPr>
                <w:ins w:id="697" w:author="Aleta Haflett" w:date="2014-11-04T15:44:00Z"/>
                <w:rFonts w:eastAsia="Times New Roman" w:cs="Times New Roman"/>
                <w:bCs/>
                <w:color w:val="000000"/>
              </w:rPr>
            </w:pPr>
            <w:ins w:id="698" w:author="Aleta Haflett" w:date="2014-11-04T15:44:00Z">
              <w:r>
                <w:t>g</w:t>
              </w:r>
            </w:ins>
          </w:p>
        </w:tc>
        <w:tc>
          <w:tcPr>
            <w:tcW w:w="2196" w:type="dxa"/>
          </w:tcPr>
          <w:p w14:paraId="508E71E3" w14:textId="77777777" w:rsidR="0026395C" w:rsidRDefault="0026395C" w:rsidP="0026395C">
            <w:pPr>
              <w:rPr>
                <w:ins w:id="699" w:author="Aleta Haflett" w:date="2014-11-04T15:44:00Z"/>
                <w:rFonts w:eastAsia="Times New Roman" w:cs="Times New Roman"/>
                <w:bCs/>
                <w:color w:val="000000"/>
              </w:rPr>
            </w:pPr>
            <w:ins w:id="700" w:author="Aleta Haflett" w:date="2014-11-04T15:44:00Z">
              <w:r>
                <w:t>Mushrooms</w:t>
              </w:r>
            </w:ins>
          </w:p>
        </w:tc>
        <w:tc>
          <w:tcPr>
            <w:tcW w:w="2484" w:type="dxa"/>
          </w:tcPr>
          <w:p w14:paraId="03B3EBD5" w14:textId="77777777" w:rsidR="0026395C" w:rsidRDefault="0026395C" w:rsidP="0026395C">
            <w:pPr>
              <w:rPr>
                <w:ins w:id="701" w:author="Aleta Haflett" w:date="2014-11-04T15:44:00Z"/>
                <w:rFonts w:eastAsia="Times New Roman" w:cs="Times New Roman"/>
                <w:bCs/>
                <w:color w:val="000000"/>
              </w:rPr>
            </w:pPr>
          </w:p>
        </w:tc>
        <w:tc>
          <w:tcPr>
            <w:tcW w:w="1908" w:type="dxa"/>
          </w:tcPr>
          <w:p w14:paraId="286B001B" w14:textId="77777777" w:rsidR="0026395C" w:rsidRDefault="0026395C" w:rsidP="0026395C">
            <w:pPr>
              <w:rPr>
                <w:ins w:id="702" w:author="Aleta Haflett" w:date="2014-11-04T15:44:00Z"/>
                <w:rFonts w:eastAsia="Times New Roman" w:cs="Times New Roman"/>
                <w:bCs/>
                <w:color w:val="000000"/>
              </w:rPr>
            </w:pPr>
          </w:p>
        </w:tc>
        <w:tc>
          <w:tcPr>
            <w:tcW w:w="1656" w:type="dxa"/>
          </w:tcPr>
          <w:p w14:paraId="2BEFC85A" w14:textId="77777777" w:rsidR="0026395C" w:rsidRDefault="0026395C" w:rsidP="0026395C">
            <w:pPr>
              <w:rPr>
                <w:ins w:id="703" w:author="Aleta Haflett" w:date="2014-11-04T15:44:00Z"/>
                <w:rFonts w:eastAsia="Times New Roman" w:cs="Times New Roman"/>
                <w:bCs/>
                <w:color w:val="000000"/>
              </w:rPr>
            </w:pPr>
          </w:p>
        </w:tc>
        <w:tc>
          <w:tcPr>
            <w:tcW w:w="2196" w:type="dxa"/>
          </w:tcPr>
          <w:p w14:paraId="28E5F58B" w14:textId="77777777" w:rsidR="0026395C" w:rsidRDefault="0026395C" w:rsidP="0026395C">
            <w:pPr>
              <w:rPr>
                <w:ins w:id="704" w:author="Aleta Haflett" w:date="2014-11-04T15:44:00Z"/>
                <w:rFonts w:eastAsia="Times New Roman" w:cs="Times New Roman"/>
                <w:bCs/>
                <w:color w:val="000000"/>
              </w:rPr>
            </w:pPr>
          </w:p>
        </w:tc>
      </w:tr>
      <w:tr w:rsidR="0026395C" w14:paraId="61DAC8CA" w14:textId="77777777" w:rsidTr="0026395C">
        <w:trPr>
          <w:ins w:id="705" w:author="Aleta Haflett" w:date="2014-11-04T15:44:00Z"/>
        </w:trPr>
        <w:tc>
          <w:tcPr>
            <w:tcW w:w="648" w:type="dxa"/>
          </w:tcPr>
          <w:p w14:paraId="2389E890" w14:textId="77777777" w:rsidR="0026395C" w:rsidRDefault="0026395C" w:rsidP="0026395C">
            <w:pPr>
              <w:rPr>
                <w:ins w:id="706" w:author="Aleta Haflett" w:date="2014-11-04T15:44:00Z"/>
                <w:rFonts w:eastAsia="Times New Roman" w:cs="Times New Roman"/>
                <w:bCs/>
                <w:color w:val="000000"/>
              </w:rPr>
            </w:pPr>
            <w:ins w:id="707" w:author="Aleta Haflett" w:date="2014-11-04T15:44:00Z">
              <w:r>
                <w:t>h</w:t>
              </w:r>
            </w:ins>
          </w:p>
        </w:tc>
        <w:tc>
          <w:tcPr>
            <w:tcW w:w="2196" w:type="dxa"/>
          </w:tcPr>
          <w:p w14:paraId="7CABA3F1" w14:textId="77777777" w:rsidR="0026395C" w:rsidRDefault="0026395C" w:rsidP="0026395C">
            <w:pPr>
              <w:rPr>
                <w:ins w:id="708" w:author="Aleta Haflett" w:date="2014-11-04T15:44:00Z"/>
                <w:rFonts w:eastAsia="Times New Roman" w:cs="Times New Roman"/>
                <w:bCs/>
                <w:color w:val="000000"/>
              </w:rPr>
            </w:pPr>
            <w:ins w:id="709" w:author="Aleta Haflett" w:date="2014-11-04T15:44:00Z">
              <w:r>
                <w:t>Fodder</w:t>
              </w:r>
            </w:ins>
          </w:p>
        </w:tc>
        <w:tc>
          <w:tcPr>
            <w:tcW w:w="2484" w:type="dxa"/>
          </w:tcPr>
          <w:p w14:paraId="5FBD4744" w14:textId="77777777" w:rsidR="0026395C" w:rsidRDefault="0026395C" w:rsidP="0026395C">
            <w:pPr>
              <w:rPr>
                <w:ins w:id="710" w:author="Aleta Haflett" w:date="2014-11-04T15:44:00Z"/>
                <w:rFonts w:eastAsia="Times New Roman" w:cs="Times New Roman"/>
                <w:bCs/>
                <w:color w:val="000000"/>
              </w:rPr>
            </w:pPr>
          </w:p>
        </w:tc>
        <w:tc>
          <w:tcPr>
            <w:tcW w:w="1908" w:type="dxa"/>
          </w:tcPr>
          <w:p w14:paraId="7B63D923" w14:textId="77777777" w:rsidR="0026395C" w:rsidRDefault="0026395C" w:rsidP="0026395C">
            <w:pPr>
              <w:rPr>
                <w:ins w:id="711" w:author="Aleta Haflett" w:date="2014-11-04T15:44:00Z"/>
                <w:rFonts w:eastAsia="Times New Roman" w:cs="Times New Roman"/>
                <w:bCs/>
                <w:color w:val="000000"/>
              </w:rPr>
            </w:pPr>
          </w:p>
        </w:tc>
        <w:tc>
          <w:tcPr>
            <w:tcW w:w="1656" w:type="dxa"/>
          </w:tcPr>
          <w:p w14:paraId="408E00F6" w14:textId="77777777" w:rsidR="0026395C" w:rsidRDefault="0026395C" w:rsidP="0026395C">
            <w:pPr>
              <w:rPr>
                <w:ins w:id="712" w:author="Aleta Haflett" w:date="2014-11-04T15:44:00Z"/>
                <w:rFonts w:eastAsia="Times New Roman" w:cs="Times New Roman"/>
                <w:bCs/>
                <w:color w:val="000000"/>
              </w:rPr>
            </w:pPr>
          </w:p>
        </w:tc>
        <w:tc>
          <w:tcPr>
            <w:tcW w:w="2196" w:type="dxa"/>
          </w:tcPr>
          <w:p w14:paraId="22C7B0EA" w14:textId="77777777" w:rsidR="0026395C" w:rsidRDefault="0026395C" w:rsidP="0026395C">
            <w:pPr>
              <w:rPr>
                <w:ins w:id="713" w:author="Aleta Haflett" w:date="2014-11-04T15:44:00Z"/>
                <w:rFonts w:eastAsia="Times New Roman" w:cs="Times New Roman"/>
                <w:bCs/>
                <w:color w:val="000000"/>
              </w:rPr>
            </w:pPr>
          </w:p>
        </w:tc>
      </w:tr>
      <w:tr w:rsidR="0026395C" w14:paraId="717D5DAE" w14:textId="77777777" w:rsidTr="0026395C">
        <w:trPr>
          <w:ins w:id="714" w:author="Aleta Haflett" w:date="2014-11-04T15:44:00Z"/>
        </w:trPr>
        <w:tc>
          <w:tcPr>
            <w:tcW w:w="648" w:type="dxa"/>
          </w:tcPr>
          <w:p w14:paraId="2155C7AC" w14:textId="77777777" w:rsidR="0026395C" w:rsidRDefault="0026395C" w:rsidP="0026395C">
            <w:pPr>
              <w:rPr>
                <w:ins w:id="715" w:author="Aleta Haflett" w:date="2014-11-04T15:44:00Z"/>
                <w:rFonts w:eastAsia="Times New Roman" w:cs="Times New Roman"/>
                <w:bCs/>
                <w:color w:val="000000"/>
              </w:rPr>
            </w:pPr>
            <w:ins w:id="716" w:author="Aleta Haflett" w:date="2014-11-04T15:44:00Z">
              <w:r>
                <w:t>i</w:t>
              </w:r>
            </w:ins>
          </w:p>
        </w:tc>
        <w:tc>
          <w:tcPr>
            <w:tcW w:w="2196" w:type="dxa"/>
          </w:tcPr>
          <w:p w14:paraId="72D9E69A" w14:textId="77777777" w:rsidR="0026395C" w:rsidRDefault="0026395C" w:rsidP="0026395C">
            <w:pPr>
              <w:rPr>
                <w:ins w:id="717" w:author="Aleta Haflett" w:date="2014-11-04T15:44:00Z"/>
                <w:rFonts w:eastAsia="Times New Roman" w:cs="Times New Roman"/>
                <w:bCs/>
                <w:color w:val="000000"/>
              </w:rPr>
            </w:pPr>
            <w:ins w:id="718" w:author="Aleta Haflett" w:date="2014-11-04T15:44:00Z">
              <w:r>
                <w:t>Rattan</w:t>
              </w:r>
            </w:ins>
          </w:p>
        </w:tc>
        <w:tc>
          <w:tcPr>
            <w:tcW w:w="2484" w:type="dxa"/>
          </w:tcPr>
          <w:p w14:paraId="2C7088F9" w14:textId="77777777" w:rsidR="0026395C" w:rsidRDefault="0026395C" w:rsidP="0026395C">
            <w:pPr>
              <w:rPr>
                <w:ins w:id="719" w:author="Aleta Haflett" w:date="2014-11-04T15:44:00Z"/>
                <w:rFonts w:eastAsia="Times New Roman" w:cs="Times New Roman"/>
                <w:bCs/>
                <w:color w:val="000000"/>
              </w:rPr>
            </w:pPr>
          </w:p>
        </w:tc>
        <w:tc>
          <w:tcPr>
            <w:tcW w:w="1908" w:type="dxa"/>
          </w:tcPr>
          <w:p w14:paraId="74438901" w14:textId="77777777" w:rsidR="0026395C" w:rsidRDefault="0026395C" w:rsidP="0026395C">
            <w:pPr>
              <w:rPr>
                <w:ins w:id="720" w:author="Aleta Haflett" w:date="2014-11-04T15:44:00Z"/>
                <w:rFonts w:eastAsia="Times New Roman" w:cs="Times New Roman"/>
                <w:bCs/>
                <w:color w:val="000000"/>
              </w:rPr>
            </w:pPr>
          </w:p>
        </w:tc>
        <w:tc>
          <w:tcPr>
            <w:tcW w:w="1656" w:type="dxa"/>
          </w:tcPr>
          <w:p w14:paraId="5DEBCF51" w14:textId="77777777" w:rsidR="0026395C" w:rsidRDefault="0026395C" w:rsidP="0026395C">
            <w:pPr>
              <w:rPr>
                <w:ins w:id="721" w:author="Aleta Haflett" w:date="2014-11-04T15:44:00Z"/>
                <w:rFonts w:eastAsia="Times New Roman" w:cs="Times New Roman"/>
                <w:bCs/>
                <w:color w:val="000000"/>
              </w:rPr>
            </w:pPr>
          </w:p>
        </w:tc>
        <w:tc>
          <w:tcPr>
            <w:tcW w:w="2196" w:type="dxa"/>
          </w:tcPr>
          <w:p w14:paraId="3A7D3C41" w14:textId="77777777" w:rsidR="0026395C" w:rsidRDefault="0026395C" w:rsidP="0026395C">
            <w:pPr>
              <w:rPr>
                <w:ins w:id="722" w:author="Aleta Haflett" w:date="2014-11-04T15:44:00Z"/>
                <w:rFonts w:eastAsia="Times New Roman" w:cs="Times New Roman"/>
                <w:bCs/>
                <w:color w:val="000000"/>
              </w:rPr>
            </w:pPr>
          </w:p>
        </w:tc>
      </w:tr>
      <w:tr w:rsidR="0026395C" w14:paraId="643A391E" w14:textId="77777777" w:rsidTr="0026395C">
        <w:trPr>
          <w:ins w:id="723" w:author="Aleta Haflett" w:date="2014-11-04T15:44:00Z"/>
        </w:trPr>
        <w:tc>
          <w:tcPr>
            <w:tcW w:w="648" w:type="dxa"/>
          </w:tcPr>
          <w:p w14:paraId="717FD4C5" w14:textId="77777777" w:rsidR="0026395C" w:rsidRDefault="0026395C" w:rsidP="0026395C">
            <w:pPr>
              <w:rPr>
                <w:ins w:id="724" w:author="Aleta Haflett" w:date="2014-11-04T15:44:00Z"/>
                <w:rFonts w:eastAsia="Times New Roman" w:cs="Times New Roman"/>
                <w:bCs/>
                <w:color w:val="000000"/>
              </w:rPr>
            </w:pPr>
            <w:ins w:id="725" w:author="Aleta Haflett" w:date="2014-11-04T15:44:00Z">
              <w:r>
                <w:t>j</w:t>
              </w:r>
            </w:ins>
          </w:p>
        </w:tc>
        <w:tc>
          <w:tcPr>
            <w:tcW w:w="2196" w:type="dxa"/>
          </w:tcPr>
          <w:p w14:paraId="50126D72" w14:textId="77777777" w:rsidR="0026395C" w:rsidRDefault="0026395C" w:rsidP="0026395C">
            <w:pPr>
              <w:rPr>
                <w:ins w:id="726" w:author="Aleta Haflett" w:date="2014-11-04T15:44:00Z"/>
                <w:rFonts w:eastAsia="Times New Roman" w:cs="Times New Roman"/>
                <w:bCs/>
                <w:color w:val="000000"/>
              </w:rPr>
            </w:pPr>
            <w:ins w:id="727" w:author="Aleta Haflett" w:date="2014-11-04T15:44:00Z">
              <w:r>
                <w:t>Plant medicines</w:t>
              </w:r>
            </w:ins>
          </w:p>
        </w:tc>
        <w:tc>
          <w:tcPr>
            <w:tcW w:w="2484" w:type="dxa"/>
          </w:tcPr>
          <w:p w14:paraId="6DFD8D32" w14:textId="77777777" w:rsidR="0026395C" w:rsidRDefault="0026395C" w:rsidP="0026395C">
            <w:pPr>
              <w:rPr>
                <w:ins w:id="728" w:author="Aleta Haflett" w:date="2014-11-04T15:44:00Z"/>
                <w:rFonts w:eastAsia="Times New Roman" w:cs="Times New Roman"/>
                <w:bCs/>
                <w:color w:val="000000"/>
              </w:rPr>
            </w:pPr>
          </w:p>
        </w:tc>
        <w:tc>
          <w:tcPr>
            <w:tcW w:w="1908" w:type="dxa"/>
          </w:tcPr>
          <w:p w14:paraId="331EAEC0" w14:textId="77777777" w:rsidR="0026395C" w:rsidRDefault="0026395C" w:rsidP="0026395C">
            <w:pPr>
              <w:rPr>
                <w:ins w:id="729" w:author="Aleta Haflett" w:date="2014-11-04T15:44:00Z"/>
                <w:rFonts w:eastAsia="Times New Roman" w:cs="Times New Roman"/>
                <w:bCs/>
                <w:color w:val="000000"/>
              </w:rPr>
            </w:pPr>
          </w:p>
        </w:tc>
        <w:tc>
          <w:tcPr>
            <w:tcW w:w="1656" w:type="dxa"/>
          </w:tcPr>
          <w:p w14:paraId="3B22D1B2" w14:textId="77777777" w:rsidR="0026395C" w:rsidRDefault="0026395C" w:rsidP="0026395C">
            <w:pPr>
              <w:rPr>
                <w:ins w:id="730" w:author="Aleta Haflett" w:date="2014-11-04T15:44:00Z"/>
                <w:rFonts w:eastAsia="Times New Roman" w:cs="Times New Roman"/>
                <w:bCs/>
                <w:color w:val="000000"/>
              </w:rPr>
            </w:pPr>
          </w:p>
        </w:tc>
        <w:tc>
          <w:tcPr>
            <w:tcW w:w="2196" w:type="dxa"/>
          </w:tcPr>
          <w:p w14:paraId="41D35A41" w14:textId="77777777" w:rsidR="0026395C" w:rsidRDefault="0026395C" w:rsidP="0026395C">
            <w:pPr>
              <w:rPr>
                <w:ins w:id="731" w:author="Aleta Haflett" w:date="2014-11-04T15:44:00Z"/>
                <w:rFonts w:eastAsia="Times New Roman" w:cs="Times New Roman"/>
                <w:bCs/>
                <w:color w:val="000000"/>
              </w:rPr>
            </w:pPr>
          </w:p>
        </w:tc>
      </w:tr>
      <w:tr w:rsidR="0026395C" w14:paraId="743149E1" w14:textId="77777777" w:rsidTr="0026395C">
        <w:trPr>
          <w:ins w:id="732" w:author="Aleta Haflett" w:date="2014-11-04T15:44:00Z"/>
        </w:trPr>
        <w:tc>
          <w:tcPr>
            <w:tcW w:w="648" w:type="dxa"/>
          </w:tcPr>
          <w:p w14:paraId="28AE1502" w14:textId="77777777" w:rsidR="0026395C" w:rsidRDefault="0026395C" w:rsidP="0026395C">
            <w:pPr>
              <w:rPr>
                <w:ins w:id="733" w:author="Aleta Haflett" w:date="2014-11-04T15:44:00Z"/>
                <w:rFonts w:eastAsia="Times New Roman" w:cs="Times New Roman"/>
                <w:bCs/>
                <w:color w:val="000000"/>
              </w:rPr>
            </w:pPr>
            <w:ins w:id="734" w:author="Aleta Haflett" w:date="2014-11-04T15:44:00Z">
              <w:r>
                <w:t>k</w:t>
              </w:r>
            </w:ins>
          </w:p>
        </w:tc>
        <w:tc>
          <w:tcPr>
            <w:tcW w:w="2196" w:type="dxa"/>
          </w:tcPr>
          <w:p w14:paraId="3968B0CA" w14:textId="77777777" w:rsidR="0026395C" w:rsidRDefault="0026395C" w:rsidP="0026395C">
            <w:pPr>
              <w:rPr>
                <w:ins w:id="735" w:author="Aleta Haflett" w:date="2014-11-04T15:44:00Z"/>
                <w:rFonts w:eastAsia="Times New Roman" w:cs="Times New Roman"/>
                <w:bCs/>
                <w:color w:val="000000"/>
              </w:rPr>
            </w:pPr>
            <w:ins w:id="736" w:author="Aleta Haflett" w:date="2014-11-04T15:44:00Z">
              <w:r>
                <w:t>Herbs and spices</w:t>
              </w:r>
            </w:ins>
          </w:p>
        </w:tc>
        <w:tc>
          <w:tcPr>
            <w:tcW w:w="2484" w:type="dxa"/>
          </w:tcPr>
          <w:p w14:paraId="0052FEAB" w14:textId="77777777" w:rsidR="0026395C" w:rsidRDefault="0026395C" w:rsidP="0026395C">
            <w:pPr>
              <w:rPr>
                <w:ins w:id="737" w:author="Aleta Haflett" w:date="2014-11-04T15:44:00Z"/>
                <w:rFonts w:eastAsia="Times New Roman" w:cs="Times New Roman"/>
                <w:bCs/>
                <w:color w:val="000000"/>
              </w:rPr>
            </w:pPr>
          </w:p>
        </w:tc>
        <w:tc>
          <w:tcPr>
            <w:tcW w:w="1908" w:type="dxa"/>
          </w:tcPr>
          <w:p w14:paraId="0B008BF7" w14:textId="77777777" w:rsidR="0026395C" w:rsidRDefault="0026395C" w:rsidP="0026395C">
            <w:pPr>
              <w:rPr>
                <w:ins w:id="738" w:author="Aleta Haflett" w:date="2014-11-04T15:44:00Z"/>
                <w:rFonts w:eastAsia="Times New Roman" w:cs="Times New Roman"/>
                <w:bCs/>
                <w:color w:val="000000"/>
              </w:rPr>
            </w:pPr>
          </w:p>
        </w:tc>
        <w:tc>
          <w:tcPr>
            <w:tcW w:w="1656" w:type="dxa"/>
          </w:tcPr>
          <w:p w14:paraId="2F062BCB" w14:textId="77777777" w:rsidR="0026395C" w:rsidRDefault="0026395C" w:rsidP="0026395C">
            <w:pPr>
              <w:rPr>
                <w:ins w:id="739" w:author="Aleta Haflett" w:date="2014-11-04T15:44:00Z"/>
                <w:rFonts w:eastAsia="Times New Roman" w:cs="Times New Roman"/>
                <w:bCs/>
                <w:color w:val="000000"/>
              </w:rPr>
            </w:pPr>
          </w:p>
        </w:tc>
        <w:tc>
          <w:tcPr>
            <w:tcW w:w="2196" w:type="dxa"/>
          </w:tcPr>
          <w:p w14:paraId="1ACAE148" w14:textId="77777777" w:rsidR="0026395C" w:rsidRDefault="0026395C" w:rsidP="0026395C">
            <w:pPr>
              <w:rPr>
                <w:ins w:id="740" w:author="Aleta Haflett" w:date="2014-11-04T15:44:00Z"/>
                <w:rFonts w:eastAsia="Times New Roman" w:cs="Times New Roman"/>
                <w:bCs/>
                <w:color w:val="000000"/>
              </w:rPr>
            </w:pPr>
          </w:p>
        </w:tc>
      </w:tr>
      <w:tr w:rsidR="0026395C" w14:paraId="653B11FF" w14:textId="77777777" w:rsidTr="0026395C">
        <w:trPr>
          <w:ins w:id="741" w:author="Aleta Haflett" w:date="2014-11-04T15:44:00Z"/>
        </w:trPr>
        <w:tc>
          <w:tcPr>
            <w:tcW w:w="648" w:type="dxa"/>
          </w:tcPr>
          <w:p w14:paraId="21EC2035" w14:textId="77777777" w:rsidR="0026395C" w:rsidRDefault="0026395C" w:rsidP="0026395C">
            <w:pPr>
              <w:rPr>
                <w:ins w:id="742" w:author="Aleta Haflett" w:date="2014-11-04T15:44:00Z"/>
                <w:rFonts w:eastAsia="Times New Roman" w:cs="Times New Roman"/>
                <w:bCs/>
                <w:color w:val="000000"/>
              </w:rPr>
            </w:pPr>
            <w:ins w:id="743" w:author="Aleta Haflett" w:date="2014-11-04T15:44:00Z">
              <w:r>
                <w:t>l</w:t>
              </w:r>
            </w:ins>
          </w:p>
        </w:tc>
        <w:tc>
          <w:tcPr>
            <w:tcW w:w="2196" w:type="dxa"/>
          </w:tcPr>
          <w:p w14:paraId="7A9C5CDA" w14:textId="77777777" w:rsidR="0026395C" w:rsidRDefault="0026395C" w:rsidP="0026395C">
            <w:pPr>
              <w:rPr>
                <w:ins w:id="744" w:author="Aleta Haflett" w:date="2014-11-04T15:44:00Z"/>
                <w:rFonts w:eastAsia="Times New Roman" w:cs="Times New Roman"/>
                <w:bCs/>
                <w:color w:val="000000"/>
              </w:rPr>
            </w:pPr>
            <w:ins w:id="745" w:author="Aleta Haflett" w:date="2014-11-04T15:44:00Z">
              <w:r>
                <w:t>Dying/tanning</w:t>
              </w:r>
            </w:ins>
          </w:p>
        </w:tc>
        <w:tc>
          <w:tcPr>
            <w:tcW w:w="2484" w:type="dxa"/>
          </w:tcPr>
          <w:p w14:paraId="5BA321F6" w14:textId="77777777" w:rsidR="0026395C" w:rsidRDefault="0026395C" w:rsidP="0026395C">
            <w:pPr>
              <w:rPr>
                <w:ins w:id="746" w:author="Aleta Haflett" w:date="2014-11-04T15:44:00Z"/>
                <w:rFonts w:eastAsia="Times New Roman" w:cs="Times New Roman"/>
                <w:bCs/>
                <w:color w:val="000000"/>
              </w:rPr>
            </w:pPr>
          </w:p>
        </w:tc>
        <w:tc>
          <w:tcPr>
            <w:tcW w:w="1908" w:type="dxa"/>
          </w:tcPr>
          <w:p w14:paraId="1C5AC37E" w14:textId="77777777" w:rsidR="0026395C" w:rsidRDefault="0026395C" w:rsidP="0026395C">
            <w:pPr>
              <w:rPr>
                <w:ins w:id="747" w:author="Aleta Haflett" w:date="2014-11-04T15:44:00Z"/>
                <w:rFonts w:eastAsia="Times New Roman" w:cs="Times New Roman"/>
                <w:bCs/>
                <w:color w:val="000000"/>
              </w:rPr>
            </w:pPr>
          </w:p>
        </w:tc>
        <w:tc>
          <w:tcPr>
            <w:tcW w:w="1656" w:type="dxa"/>
          </w:tcPr>
          <w:p w14:paraId="610A8C8B" w14:textId="77777777" w:rsidR="0026395C" w:rsidRDefault="0026395C" w:rsidP="0026395C">
            <w:pPr>
              <w:rPr>
                <w:ins w:id="748" w:author="Aleta Haflett" w:date="2014-11-04T15:44:00Z"/>
                <w:rFonts w:eastAsia="Times New Roman" w:cs="Times New Roman"/>
                <w:bCs/>
                <w:color w:val="000000"/>
              </w:rPr>
            </w:pPr>
          </w:p>
        </w:tc>
        <w:tc>
          <w:tcPr>
            <w:tcW w:w="2196" w:type="dxa"/>
          </w:tcPr>
          <w:p w14:paraId="6CBE8D2E" w14:textId="77777777" w:rsidR="0026395C" w:rsidRDefault="0026395C" w:rsidP="0026395C">
            <w:pPr>
              <w:rPr>
                <w:ins w:id="749" w:author="Aleta Haflett" w:date="2014-11-04T15:44:00Z"/>
                <w:rFonts w:eastAsia="Times New Roman" w:cs="Times New Roman"/>
                <w:bCs/>
                <w:color w:val="000000"/>
              </w:rPr>
            </w:pPr>
          </w:p>
        </w:tc>
      </w:tr>
      <w:tr w:rsidR="0026395C" w14:paraId="364870D4" w14:textId="77777777" w:rsidTr="0026395C">
        <w:trPr>
          <w:ins w:id="750" w:author="Aleta Haflett" w:date="2014-11-04T15:44:00Z"/>
        </w:trPr>
        <w:tc>
          <w:tcPr>
            <w:tcW w:w="648" w:type="dxa"/>
          </w:tcPr>
          <w:p w14:paraId="262E603F" w14:textId="77777777" w:rsidR="0026395C" w:rsidRDefault="0026395C" w:rsidP="0026395C">
            <w:pPr>
              <w:rPr>
                <w:ins w:id="751" w:author="Aleta Haflett" w:date="2014-11-04T15:44:00Z"/>
                <w:rFonts w:eastAsia="Times New Roman" w:cs="Times New Roman"/>
                <w:bCs/>
                <w:color w:val="000000"/>
              </w:rPr>
            </w:pPr>
            <w:ins w:id="752" w:author="Aleta Haflett" w:date="2014-11-04T15:44:00Z">
              <w:r>
                <w:t>m</w:t>
              </w:r>
            </w:ins>
          </w:p>
        </w:tc>
        <w:tc>
          <w:tcPr>
            <w:tcW w:w="2196" w:type="dxa"/>
          </w:tcPr>
          <w:p w14:paraId="5C2F06FC" w14:textId="77777777" w:rsidR="0026395C" w:rsidRDefault="0026395C" w:rsidP="0026395C">
            <w:pPr>
              <w:rPr>
                <w:ins w:id="753" w:author="Aleta Haflett" w:date="2014-11-04T15:44:00Z"/>
                <w:rFonts w:eastAsia="Times New Roman" w:cs="Times New Roman"/>
                <w:bCs/>
                <w:color w:val="000000"/>
              </w:rPr>
            </w:pPr>
            <w:ins w:id="754" w:author="Aleta Haflett" w:date="2014-11-04T15:44:00Z">
              <w:r>
                <w:t>Seeds (for regeneration purposes)</w:t>
              </w:r>
            </w:ins>
          </w:p>
        </w:tc>
        <w:tc>
          <w:tcPr>
            <w:tcW w:w="2484" w:type="dxa"/>
          </w:tcPr>
          <w:p w14:paraId="132BD0EF" w14:textId="77777777" w:rsidR="0026395C" w:rsidRDefault="0026395C" w:rsidP="0026395C">
            <w:pPr>
              <w:rPr>
                <w:ins w:id="755" w:author="Aleta Haflett" w:date="2014-11-04T15:44:00Z"/>
                <w:rFonts w:eastAsia="Times New Roman" w:cs="Times New Roman"/>
                <w:bCs/>
                <w:color w:val="000000"/>
              </w:rPr>
            </w:pPr>
          </w:p>
        </w:tc>
        <w:tc>
          <w:tcPr>
            <w:tcW w:w="1908" w:type="dxa"/>
          </w:tcPr>
          <w:p w14:paraId="12FB1D12" w14:textId="77777777" w:rsidR="0026395C" w:rsidRDefault="0026395C" w:rsidP="0026395C">
            <w:pPr>
              <w:rPr>
                <w:ins w:id="756" w:author="Aleta Haflett" w:date="2014-11-04T15:44:00Z"/>
                <w:rFonts w:eastAsia="Times New Roman" w:cs="Times New Roman"/>
                <w:bCs/>
                <w:color w:val="000000"/>
              </w:rPr>
            </w:pPr>
          </w:p>
        </w:tc>
        <w:tc>
          <w:tcPr>
            <w:tcW w:w="1656" w:type="dxa"/>
          </w:tcPr>
          <w:p w14:paraId="4696F083" w14:textId="77777777" w:rsidR="0026395C" w:rsidRDefault="0026395C" w:rsidP="0026395C">
            <w:pPr>
              <w:rPr>
                <w:ins w:id="757" w:author="Aleta Haflett" w:date="2014-11-04T15:44:00Z"/>
                <w:rFonts w:eastAsia="Times New Roman" w:cs="Times New Roman"/>
                <w:bCs/>
                <w:color w:val="000000"/>
              </w:rPr>
            </w:pPr>
          </w:p>
        </w:tc>
        <w:tc>
          <w:tcPr>
            <w:tcW w:w="2196" w:type="dxa"/>
          </w:tcPr>
          <w:p w14:paraId="2795BB8A" w14:textId="77777777" w:rsidR="0026395C" w:rsidRDefault="0026395C" w:rsidP="0026395C">
            <w:pPr>
              <w:rPr>
                <w:ins w:id="758" w:author="Aleta Haflett" w:date="2014-11-04T15:44:00Z"/>
                <w:rFonts w:eastAsia="Times New Roman" w:cs="Times New Roman"/>
                <w:bCs/>
                <w:color w:val="000000"/>
              </w:rPr>
            </w:pPr>
          </w:p>
        </w:tc>
      </w:tr>
      <w:tr w:rsidR="0026395C" w14:paraId="7D136322" w14:textId="77777777" w:rsidTr="0026395C">
        <w:trPr>
          <w:ins w:id="759" w:author="Aleta Haflett" w:date="2014-11-04T15:44:00Z"/>
        </w:trPr>
        <w:tc>
          <w:tcPr>
            <w:tcW w:w="648" w:type="dxa"/>
          </w:tcPr>
          <w:p w14:paraId="141D4ABD" w14:textId="77777777" w:rsidR="0026395C" w:rsidRDefault="0026395C" w:rsidP="0026395C">
            <w:pPr>
              <w:rPr>
                <w:ins w:id="760" w:author="Aleta Haflett" w:date="2014-11-04T15:44:00Z"/>
                <w:rFonts w:eastAsia="Times New Roman" w:cs="Times New Roman"/>
                <w:bCs/>
                <w:color w:val="000000"/>
              </w:rPr>
            </w:pPr>
            <w:ins w:id="761" w:author="Aleta Haflett" w:date="2014-11-04T15:44:00Z">
              <w:r>
                <w:t>n</w:t>
              </w:r>
            </w:ins>
          </w:p>
        </w:tc>
        <w:tc>
          <w:tcPr>
            <w:tcW w:w="2196" w:type="dxa"/>
          </w:tcPr>
          <w:p w14:paraId="42C8E058" w14:textId="77777777" w:rsidR="0026395C" w:rsidRDefault="0026395C" w:rsidP="0026395C">
            <w:pPr>
              <w:rPr>
                <w:ins w:id="762" w:author="Aleta Haflett" w:date="2014-11-04T15:44:00Z"/>
                <w:rFonts w:eastAsia="Times New Roman" w:cs="Times New Roman"/>
                <w:bCs/>
                <w:color w:val="000000"/>
              </w:rPr>
            </w:pPr>
            <w:ins w:id="763" w:author="Aleta Haflett" w:date="2014-11-04T15:44:00Z">
              <w:r>
                <w:t>Fibres (for rope, etc)</w:t>
              </w:r>
            </w:ins>
          </w:p>
        </w:tc>
        <w:tc>
          <w:tcPr>
            <w:tcW w:w="2484" w:type="dxa"/>
          </w:tcPr>
          <w:p w14:paraId="2F5365D7" w14:textId="77777777" w:rsidR="0026395C" w:rsidRDefault="0026395C" w:rsidP="0026395C">
            <w:pPr>
              <w:rPr>
                <w:ins w:id="764" w:author="Aleta Haflett" w:date="2014-11-04T15:44:00Z"/>
                <w:rFonts w:eastAsia="Times New Roman" w:cs="Times New Roman"/>
                <w:bCs/>
                <w:color w:val="000000"/>
              </w:rPr>
            </w:pPr>
          </w:p>
        </w:tc>
        <w:tc>
          <w:tcPr>
            <w:tcW w:w="1908" w:type="dxa"/>
          </w:tcPr>
          <w:p w14:paraId="2D76A2BA" w14:textId="77777777" w:rsidR="0026395C" w:rsidRDefault="0026395C" w:rsidP="0026395C">
            <w:pPr>
              <w:rPr>
                <w:ins w:id="765" w:author="Aleta Haflett" w:date="2014-11-04T15:44:00Z"/>
                <w:rFonts w:eastAsia="Times New Roman" w:cs="Times New Roman"/>
                <w:bCs/>
                <w:color w:val="000000"/>
              </w:rPr>
            </w:pPr>
          </w:p>
        </w:tc>
        <w:tc>
          <w:tcPr>
            <w:tcW w:w="1656" w:type="dxa"/>
          </w:tcPr>
          <w:p w14:paraId="3B4D8732" w14:textId="77777777" w:rsidR="0026395C" w:rsidRDefault="0026395C" w:rsidP="0026395C">
            <w:pPr>
              <w:rPr>
                <w:ins w:id="766" w:author="Aleta Haflett" w:date="2014-11-04T15:44:00Z"/>
                <w:rFonts w:eastAsia="Times New Roman" w:cs="Times New Roman"/>
                <w:bCs/>
                <w:color w:val="000000"/>
              </w:rPr>
            </w:pPr>
          </w:p>
        </w:tc>
        <w:tc>
          <w:tcPr>
            <w:tcW w:w="2196" w:type="dxa"/>
          </w:tcPr>
          <w:p w14:paraId="284869E6" w14:textId="77777777" w:rsidR="0026395C" w:rsidRDefault="0026395C" w:rsidP="0026395C">
            <w:pPr>
              <w:rPr>
                <w:ins w:id="767" w:author="Aleta Haflett" w:date="2014-11-04T15:44:00Z"/>
                <w:rFonts w:eastAsia="Times New Roman" w:cs="Times New Roman"/>
                <w:bCs/>
                <w:color w:val="000000"/>
              </w:rPr>
            </w:pPr>
          </w:p>
        </w:tc>
      </w:tr>
      <w:tr w:rsidR="0026395C" w14:paraId="1E93F60E" w14:textId="77777777" w:rsidTr="0026395C">
        <w:trPr>
          <w:ins w:id="768" w:author="Aleta Haflett" w:date="2014-11-04T15:44:00Z"/>
        </w:trPr>
        <w:tc>
          <w:tcPr>
            <w:tcW w:w="648" w:type="dxa"/>
          </w:tcPr>
          <w:p w14:paraId="6BCF1399" w14:textId="77777777" w:rsidR="0026395C" w:rsidRDefault="0026395C" w:rsidP="0026395C">
            <w:pPr>
              <w:rPr>
                <w:ins w:id="769" w:author="Aleta Haflett" w:date="2014-11-04T15:44:00Z"/>
                <w:rFonts w:eastAsia="Times New Roman" w:cs="Times New Roman"/>
                <w:bCs/>
                <w:color w:val="000000"/>
              </w:rPr>
            </w:pPr>
            <w:ins w:id="770" w:author="Aleta Haflett" w:date="2014-11-04T15:44:00Z">
              <w:r>
                <w:t>o</w:t>
              </w:r>
            </w:ins>
          </w:p>
        </w:tc>
        <w:tc>
          <w:tcPr>
            <w:tcW w:w="2196" w:type="dxa"/>
          </w:tcPr>
          <w:p w14:paraId="022FC55A" w14:textId="77777777" w:rsidR="0026395C" w:rsidRDefault="0026395C" w:rsidP="0026395C">
            <w:pPr>
              <w:rPr>
                <w:ins w:id="771" w:author="Aleta Haflett" w:date="2014-11-04T15:44:00Z"/>
                <w:rFonts w:eastAsia="Times New Roman" w:cs="Times New Roman"/>
                <w:bCs/>
                <w:color w:val="000000"/>
              </w:rPr>
            </w:pPr>
            <w:ins w:id="772" w:author="Aleta Haflett" w:date="2014-11-04T15:44:00Z">
              <w:r>
                <w:t>Other plant products</w:t>
              </w:r>
            </w:ins>
          </w:p>
        </w:tc>
        <w:tc>
          <w:tcPr>
            <w:tcW w:w="2484" w:type="dxa"/>
          </w:tcPr>
          <w:p w14:paraId="7DB2CF67" w14:textId="77777777" w:rsidR="0026395C" w:rsidRDefault="0026395C" w:rsidP="0026395C">
            <w:pPr>
              <w:rPr>
                <w:ins w:id="773" w:author="Aleta Haflett" w:date="2014-11-04T15:44:00Z"/>
                <w:rFonts w:eastAsia="Times New Roman" w:cs="Times New Roman"/>
                <w:bCs/>
                <w:color w:val="000000"/>
              </w:rPr>
            </w:pPr>
          </w:p>
        </w:tc>
        <w:tc>
          <w:tcPr>
            <w:tcW w:w="1908" w:type="dxa"/>
          </w:tcPr>
          <w:p w14:paraId="4FCBAE16" w14:textId="77777777" w:rsidR="0026395C" w:rsidRDefault="0026395C" w:rsidP="0026395C">
            <w:pPr>
              <w:rPr>
                <w:ins w:id="774" w:author="Aleta Haflett" w:date="2014-11-04T15:44:00Z"/>
                <w:rFonts w:eastAsia="Times New Roman" w:cs="Times New Roman"/>
                <w:bCs/>
                <w:color w:val="000000"/>
              </w:rPr>
            </w:pPr>
          </w:p>
        </w:tc>
        <w:tc>
          <w:tcPr>
            <w:tcW w:w="1656" w:type="dxa"/>
          </w:tcPr>
          <w:p w14:paraId="53E262B9" w14:textId="77777777" w:rsidR="0026395C" w:rsidRDefault="0026395C" w:rsidP="0026395C">
            <w:pPr>
              <w:rPr>
                <w:ins w:id="775" w:author="Aleta Haflett" w:date="2014-11-04T15:44:00Z"/>
                <w:rFonts w:eastAsia="Times New Roman" w:cs="Times New Roman"/>
                <w:bCs/>
                <w:color w:val="000000"/>
              </w:rPr>
            </w:pPr>
          </w:p>
        </w:tc>
        <w:tc>
          <w:tcPr>
            <w:tcW w:w="2196" w:type="dxa"/>
          </w:tcPr>
          <w:p w14:paraId="2EF24027" w14:textId="77777777" w:rsidR="0026395C" w:rsidRDefault="0026395C" w:rsidP="0026395C">
            <w:pPr>
              <w:rPr>
                <w:ins w:id="776" w:author="Aleta Haflett" w:date="2014-11-04T15:44:00Z"/>
                <w:rFonts w:eastAsia="Times New Roman" w:cs="Times New Roman"/>
                <w:bCs/>
                <w:color w:val="000000"/>
              </w:rPr>
            </w:pPr>
          </w:p>
        </w:tc>
      </w:tr>
      <w:tr w:rsidR="0026395C" w14:paraId="32AE7F91" w14:textId="77777777" w:rsidTr="0026395C">
        <w:trPr>
          <w:ins w:id="777" w:author="Aleta Haflett" w:date="2014-11-04T15:44:00Z"/>
        </w:trPr>
        <w:tc>
          <w:tcPr>
            <w:tcW w:w="648" w:type="dxa"/>
          </w:tcPr>
          <w:p w14:paraId="2D53416B" w14:textId="77777777" w:rsidR="0026395C" w:rsidRDefault="0026395C" w:rsidP="0026395C">
            <w:pPr>
              <w:rPr>
                <w:ins w:id="778" w:author="Aleta Haflett" w:date="2014-11-04T15:44:00Z"/>
                <w:rFonts w:eastAsia="Times New Roman" w:cs="Times New Roman"/>
                <w:bCs/>
                <w:color w:val="000000"/>
              </w:rPr>
            </w:pPr>
            <w:ins w:id="779" w:author="Aleta Haflett" w:date="2014-11-04T15:44:00Z">
              <w:r>
                <w:t>p</w:t>
              </w:r>
            </w:ins>
          </w:p>
        </w:tc>
        <w:tc>
          <w:tcPr>
            <w:tcW w:w="2196" w:type="dxa"/>
          </w:tcPr>
          <w:p w14:paraId="6E01608A" w14:textId="77777777" w:rsidR="0026395C" w:rsidRDefault="0026395C" w:rsidP="0026395C">
            <w:pPr>
              <w:rPr>
                <w:ins w:id="780" w:author="Aleta Haflett" w:date="2014-11-04T15:44:00Z"/>
                <w:rFonts w:eastAsia="Times New Roman" w:cs="Times New Roman"/>
                <w:bCs/>
                <w:color w:val="000000"/>
              </w:rPr>
            </w:pPr>
            <w:ins w:id="781" w:author="Aleta Haflett" w:date="2014-11-04T15:44:00Z">
              <w:r>
                <w:t>Wildlife (including bushmeat)</w:t>
              </w:r>
            </w:ins>
          </w:p>
        </w:tc>
        <w:tc>
          <w:tcPr>
            <w:tcW w:w="2484" w:type="dxa"/>
          </w:tcPr>
          <w:p w14:paraId="45E17097" w14:textId="77777777" w:rsidR="0026395C" w:rsidRDefault="0026395C" w:rsidP="0026395C">
            <w:pPr>
              <w:rPr>
                <w:ins w:id="782" w:author="Aleta Haflett" w:date="2014-11-04T15:44:00Z"/>
                <w:rFonts w:eastAsia="Times New Roman" w:cs="Times New Roman"/>
                <w:bCs/>
                <w:color w:val="000000"/>
              </w:rPr>
            </w:pPr>
          </w:p>
        </w:tc>
        <w:tc>
          <w:tcPr>
            <w:tcW w:w="1908" w:type="dxa"/>
          </w:tcPr>
          <w:p w14:paraId="74A91E67" w14:textId="77777777" w:rsidR="0026395C" w:rsidRDefault="0026395C" w:rsidP="0026395C">
            <w:pPr>
              <w:rPr>
                <w:ins w:id="783" w:author="Aleta Haflett" w:date="2014-11-04T15:44:00Z"/>
                <w:rFonts w:eastAsia="Times New Roman" w:cs="Times New Roman"/>
                <w:bCs/>
                <w:color w:val="000000"/>
              </w:rPr>
            </w:pPr>
          </w:p>
        </w:tc>
        <w:tc>
          <w:tcPr>
            <w:tcW w:w="1656" w:type="dxa"/>
          </w:tcPr>
          <w:p w14:paraId="1700558C" w14:textId="77777777" w:rsidR="0026395C" w:rsidRDefault="0026395C" w:rsidP="0026395C">
            <w:pPr>
              <w:rPr>
                <w:ins w:id="784" w:author="Aleta Haflett" w:date="2014-11-04T15:44:00Z"/>
                <w:rFonts w:eastAsia="Times New Roman" w:cs="Times New Roman"/>
                <w:bCs/>
                <w:color w:val="000000"/>
              </w:rPr>
            </w:pPr>
          </w:p>
        </w:tc>
        <w:tc>
          <w:tcPr>
            <w:tcW w:w="2196" w:type="dxa"/>
          </w:tcPr>
          <w:p w14:paraId="02DEA6B8" w14:textId="77777777" w:rsidR="0026395C" w:rsidRDefault="0026395C" w:rsidP="0026395C">
            <w:pPr>
              <w:rPr>
                <w:ins w:id="785" w:author="Aleta Haflett" w:date="2014-11-04T15:44:00Z"/>
                <w:rFonts w:eastAsia="Times New Roman" w:cs="Times New Roman"/>
                <w:bCs/>
                <w:color w:val="000000"/>
              </w:rPr>
            </w:pPr>
          </w:p>
        </w:tc>
      </w:tr>
      <w:tr w:rsidR="0026395C" w14:paraId="51A0EE48" w14:textId="77777777" w:rsidTr="0026395C">
        <w:trPr>
          <w:ins w:id="786" w:author="Aleta Haflett" w:date="2014-11-04T15:44:00Z"/>
        </w:trPr>
        <w:tc>
          <w:tcPr>
            <w:tcW w:w="648" w:type="dxa"/>
          </w:tcPr>
          <w:p w14:paraId="6B60A349" w14:textId="77777777" w:rsidR="0026395C" w:rsidRDefault="0026395C" w:rsidP="0026395C">
            <w:pPr>
              <w:rPr>
                <w:ins w:id="787" w:author="Aleta Haflett" w:date="2014-11-04T15:44:00Z"/>
                <w:rFonts w:eastAsia="Times New Roman" w:cs="Times New Roman"/>
                <w:bCs/>
                <w:color w:val="000000"/>
              </w:rPr>
            </w:pPr>
            <w:ins w:id="788" w:author="Aleta Haflett" w:date="2014-11-04T15:44:00Z">
              <w:r>
                <w:t>q</w:t>
              </w:r>
            </w:ins>
          </w:p>
        </w:tc>
        <w:tc>
          <w:tcPr>
            <w:tcW w:w="2196" w:type="dxa"/>
          </w:tcPr>
          <w:p w14:paraId="75650E8B" w14:textId="77777777" w:rsidR="0026395C" w:rsidRDefault="0026395C" w:rsidP="0026395C">
            <w:pPr>
              <w:rPr>
                <w:ins w:id="789" w:author="Aleta Haflett" w:date="2014-11-04T15:44:00Z"/>
                <w:rFonts w:eastAsia="Times New Roman" w:cs="Times New Roman"/>
                <w:bCs/>
                <w:color w:val="000000"/>
              </w:rPr>
            </w:pPr>
            <w:ins w:id="790" w:author="Aleta Haflett" w:date="2014-11-04T15:44:00Z">
              <w:r>
                <w:t xml:space="preserve">Beekeeping activities (e.g. honey) </w:t>
              </w:r>
            </w:ins>
          </w:p>
        </w:tc>
        <w:tc>
          <w:tcPr>
            <w:tcW w:w="2484" w:type="dxa"/>
          </w:tcPr>
          <w:p w14:paraId="40EBE168" w14:textId="77777777" w:rsidR="0026395C" w:rsidRDefault="0026395C" w:rsidP="0026395C">
            <w:pPr>
              <w:rPr>
                <w:ins w:id="791" w:author="Aleta Haflett" w:date="2014-11-04T15:44:00Z"/>
                <w:rFonts w:eastAsia="Times New Roman" w:cs="Times New Roman"/>
                <w:bCs/>
                <w:color w:val="000000"/>
              </w:rPr>
            </w:pPr>
          </w:p>
        </w:tc>
        <w:tc>
          <w:tcPr>
            <w:tcW w:w="1908" w:type="dxa"/>
          </w:tcPr>
          <w:p w14:paraId="343336D0" w14:textId="77777777" w:rsidR="0026395C" w:rsidRDefault="0026395C" w:rsidP="0026395C">
            <w:pPr>
              <w:rPr>
                <w:ins w:id="792" w:author="Aleta Haflett" w:date="2014-11-04T15:44:00Z"/>
                <w:rFonts w:eastAsia="Times New Roman" w:cs="Times New Roman"/>
                <w:bCs/>
                <w:color w:val="000000"/>
              </w:rPr>
            </w:pPr>
          </w:p>
        </w:tc>
        <w:tc>
          <w:tcPr>
            <w:tcW w:w="1656" w:type="dxa"/>
          </w:tcPr>
          <w:p w14:paraId="2BCA8FD9" w14:textId="77777777" w:rsidR="0026395C" w:rsidRDefault="0026395C" w:rsidP="0026395C">
            <w:pPr>
              <w:rPr>
                <w:ins w:id="793" w:author="Aleta Haflett" w:date="2014-11-04T15:44:00Z"/>
                <w:rFonts w:eastAsia="Times New Roman" w:cs="Times New Roman"/>
                <w:bCs/>
                <w:color w:val="000000"/>
              </w:rPr>
            </w:pPr>
          </w:p>
        </w:tc>
        <w:tc>
          <w:tcPr>
            <w:tcW w:w="2196" w:type="dxa"/>
          </w:tcPr>
          <w:p w14:paraId="14FD39D9" w14:textId="77777777" w:rsidR="0026395C" w:rsidRDefault="0026395C" w:rsidP="0026395C">
            <w:pPr>
              <w:rPr>
                <w:ins w:id="794" w:author="Aleta Haflett" w:date="2014-11-04T15:44:00Z"/>
                <w:rFonts w:eastAsia="Times New Roman" w:cs="Times New Roman"/>
                <w:bCs/>
                <w:color w:val="000000"/>
              </w:rPr>
            </w:pPr>
          </w:p>
        </w:tc>
      </w:tr>
      <w:tr w:rsidR="0026395C" w14:paraId="56F71E17" w14:textId="77777777" w:rsidTr="0026395C">
        <w:trPr>
          <w:ins w:id="795" w:author="Aleta Haflett" w:date="2014-11-04T15:44:00Z"/>
        </w:trPr>
        <w:tc>
          <w:tcPr>
            <w:tcW w:w="648" w:type="dxa"/>
          </w:tcPr>
          <w:p w14:paraId="25E21FB1" w14:textId="77777777" w:rsidR="0026395C" w:rsidRDefault="0026395C" w:rsidP="0026395C">
            <w:pPr>
              <w:rPr>
                <w:ins w:id="796" w:author="Aleta Haflett" w:date="2014-11-04T15:44:00Z"/>
                <w:rFonts w:eastAsia="Times New Roman" w:cs="Times New Roman"/>
                <w:bCs/>
                <w:color w:val="000000"/>
              </w:rPr>
            </w:pPr>
            <w:ins w:id="797" w:author="Aleta Haflett" w:date="2014-11-04T15:44:00Z">
              <w:r>
                <w:t>r</w:t>
              </w:r>
            </w:ins>
          </w:p>
        </w:tc>
        <w:tc>
          <w:tcPr>
            <w:tcW w:w="2196" w:type="dxa"/>
          </w:tcPr>
          <w:p w14:paraId="6EE6937A" w14:textId="77777777" w:rsidR="0026395C" w:rsidRDefault="0026395C" w:rsidP="0026395C">
            <w:pPr>
              <w:rPr>
                <w:ins w:id="798" w:author="Aleta Haflett" w:date="2014-11-04T15:44:00Z"/>
                <w:rFonts w:eastAsia="Times New Roman" w:cs="Times New Roman"/>
                <w:bCs/>
                <w:color w:val="000000"/>
              </w:rPr>
            </w:pPr>
            <w:ins w:id="799" w:author="Aleta Haflett" w:date="2014-11-04T15:44:00Z">
              <w:r>
                <w:t>Caterpillar</w:t>
              </w:r>
            </w:ins>
          </w:p>
        </w:tc>
        <w:tc>
          <w:tcPr>
            <w:tcW w:w="2484" w:type="dxa"/>
          </w:tcPr>
          <w:p w14:paraId="1EB4A8C8" w14:textId="77777777" w:rsidR="0026395C" w:rsidRDefault="0026395C" w:rsidP="0026395C">
            <w:pPr>
              <w:rPr>
                <w:ins w:id="800" w:author="Aleta Haflett" w:date="2014-11-04T15:44:00Z"/>
                <w:rFonts w:eastAsia="Times New Roman" w:cs="Times New Roman"/>
                <w:bCs/>
                <w:color w:val="000000"/>
              </w:rPr>
            </w:pPr>
          </w:p>
        </w:tc>
        <w:tc>
          <w:tcPr>
            <w:tcW w:w="1908" w:type="dxa"/>
          </w:tcPr>
          <w:p w14:paraId="13BBC512" w14:textId="77777777" w:rsidR="0026395C" w:rsidRDefault="0026395C" w:rsidP="0026395C">
            <w:pPr>
              <w:rPr>
                <w:ins w:id="801" w:author="Aleta Haflett" w:date="2014-11-04T15:44:00Z"/>
                <w:rFonts w:eastAsia="Times New Roman" w:cs="Times New Roman"/>
                <w:bCs/>
                <w:color w:val="000000"/>
              </w:rPr>
            </w:pPr>
          </w:p>
        </w:tc>
        <w:tc>
          <w:tcPr>
            <w:tcW w:w="1656" w:type="dxa"/>
          </w:tcPr>
          <w:p w14:paraId="2583F0CC" w14:textId="77777777" w:rsidR="0026395C" w:rsidRDefault="0026395C" w:rsidP="0026395C">
            <w:pPr>
              <w:rPr>
                <w:ins w:id="802" w:author="Aleta Haflett" w:date="2014-11-04T15:44:00Z"/>
                <w:rFonts w:eastAsia="Times New Roman" w:cs="Times New Roman"/>
                <w:bCs/>
                <w:color w:val="000000"/>
              </w:rPr>
            </w:pPr>
          </w:p>
        </w:tc>
        <w:tc>
          <w:tcPr>
            <w:tcW w:w="2196" w:type="dxa"/>
          </w:tcPr>
          <w:p w14:paraId="51B990DC" w14:textId="77777777" w:rsidR="0026395C" w:rsidRDefault="0026395C" w:rsidP="0026395C">
            <w:pPr>
              <w:rPr>
                <w:ins w:id="803" w:author="Aleta Haflett" w:date="2014-11-04T15:44:00Z"/>
                <w:rFonts w:eastAsia="Times New Roman" w:cs="Times New Roman"/>
                <w:bCs/>
                <w:color w:val="000000"/>
              </w:rPr>
            </w:pPr>
          </w:p>
        </w:tc>
      </w:tr>
      <w:tr w:rsidR="0026395C" w14:paraId="6FB3C069" w14:textId="77777777" w:rsidTr="0026395C">
        <w:trPr>
          <w:ins w:id="804" w:author="Aleta Haflett" w:date="2014-11-04T15:44:00Z"/>
        </w:trPr>
        <w:tc>
          <w:tcPr>
            <w:tcW w:w="648" w:type="dxa"/>
          </w:tcPr>
          <w:p w14:paraId="614A2DD9" w14:textId="77777777" w:rsidR="0026395C" w:rsidRDefault="0026395C" w:rsidP="0026395C">
            <w:pPr>
              <w:rPr>
                <w:ins w:id="805" w:author="Aleta Haflett" w:date="2014-11-04T15:44:00Z"/>
                <w:rFonts w:eastAsia="Times New Roman" w:cs="Times New Roman"/>
                <w:bCs/>
                <w:color w:val="000000"/>
              </w:rPr>
            </w:pPr>
            <w:ins w:id="806" w:author="Aleta Haflett" w:date="2014-11-04T15:44:00Z">
              <w:r>
                <w:t>s</w:t>
              </w:r>
            </w:ins>
          </w:p>
        </w:tc>
        <w:tc>
          <w:tcPr>
            <w:tcW w:w="2196" w:type="dxa"/>
          </w:tcPr>
          <w:p w14:paraId="75CDC155" w14:textId="77777777" w:rsidR="0026395C" w:rsidRDefault="0026395C" w:rsidP="0026395C">
            <w:pPr>
              <w:rPr>
                <w:ins w:id="807" w:author="Aleta Haflett" w:date="2014-11-04T15:44:00Z"/>
                <w:rFonts w:eastAsia="Times New Roman" w:cs="Times New Roman"/>
                <w:bCs/>
                <w:color w:val="000000"/>
              </w:rPr>
            </w:pPr>
            <w:ins w:id="808" w:author="Aleta Haflett" w:date="2014-11-04T15:44:00Z">
              <w:r>
                <w:t xml:space="preserve">Other, specify </w:t>
              </w:r>
            </w:ins>
          </w:p>
        </w:tc>
        <w:tc>
          <w:tcPr>
            <w:tcW w:w="2484" w:type="dxa"/>
          </w:tcPr>
          <w:p w14:paraId="717EE278" w14:textId="77777777" w:rsidR="0026395C" w:rsidRDefault="0026395C" w:rsidP="0026395C">
            <w:pPr>
              <w:rPr>
                <w:ins w:id="809" w:author="Aleta Haflett" w:date="2014-11-04T15:44:00Z"/>
                <w:rFonts w:eastAsia="Times New Roman" w:cs="Times New Roman"/>
                <w:bCs/>
                <w:color w:val="000000"/>
              </w:rPr>
            </w:pPr>
          </w:p>
        </w:tc>
        <w:tc>
          <w:tcPr>
            <w:tcW w:w="1908" w:type="dxa"/>
          </w:tcPr>
          <w:p w14:paraId="2BC31AE5" w14:textId="77777777" w:rsidR="0026395C" w:rsidRDefault="0026395C" w:rsidP="0026395C">
            <w:pPr>
              <w:rPr>
                <w:ins w:id="810" w:author="Aleta Haflett" w:date="2014-11-04T15:44:00Z"/>
                <w:rFonts w:eastAsia="Times New Roman" w:cs="Times New Roman"/>
                <w:bCs/>
                <w:color w:val="000000"/>
              </w:rPr>
            </w:pPr>
          </w:p>
        </w:tc>
        <w:tc>
          <w:tcPr>
            <w:tcW w:w="1656" w:type="dxa"/>
          </w:tcPr>
          <w:p w14:paraId="76EB7C0F" w14:textId="77777777" w:rsidR="0026395C" w:rsidRDefault="0026395C" w:rsidP="0026395C">
            <w:pPr>
              <w:rPr>
                <w:ins w:id="811" w:author="Aleta Haflett" w:date="2014-11-04T15:44:00Z"/>
                <w:rFonts w:eastAsia="Times New Roman" w:cs="Times New Roman"/>
                <w:bCs/>
                <w:color w:val="000000"/>
              </w:rPr>
            </w:pPr>
          </w:p>
        </w:tc>
        <w:tc>
          <w:tcPr>
            <w:tcW w:w="2196" w:type="dxa"/>
          </w:tcPr>
          <w:p w14:paraId="4303467B" w14:textId="77777777" w:rsidR="0026395C" w:rsidRDefault="0026395C" w:rsidP="0026395C">
            <w:pPr>
              <w:rPr>
                <w:ins w:id="812" w:author="Aleta Haflett" w:date="2014-11-04T15:44:00Z"/>
                <w:rFonts w:eastAsia="Times New Roman" w:cs="Times New Roman"/>
                <w:bCs/>
                <w:color w:val="000000"/>
              </w:rPr>
            </w:pPr>
          </w:p>
        </w:tc>
      </w:tr>
    </w:tbl>
    <w:p w14:paraId="54B91137" w14:textId="77777777" w:rsidR="0026395C" w:rsidRDefault="0026395C">
      <w:pPr>
        <w:rPr>
          <w:ins w:id="813" w:author="Aleta Haflett" w:date="2014-11-04T15:44:00Z"/>
        </w:rPr>
      </w:pPr>
    </w:p>
    <w:p w14:paraId="5AD63B3A" w14:textId="77777777" w:rsidR="0026395C" w:rsidRDefault="0026395C">
      <w:pPr>
        <w:rPr>
          <w:ins w:id="814" w:author="Aleta Haflett" w:date="2014-11-04T15:44:00Z"/>
        </w:rPr>
      </w:pPr>
    </w:p>
    <w:tbl>
      <w:tblPr>
        <w:tblStyle w:val="TableGrid"/>
        <w:tblW w:w="0" w:type="auto"/>
        <w:tblLook w:val="04A0" w:firstRow="1" w:lastRow="0" w:firstColumn="1" w:lastColumn="0" w:noHBand="0" w:noVBand="1"/>
      </w:tblPr>
      <w:tblGrid>
        <w:gridCol w:w="6588"/>
        <w:gridCol w:w="2700"/>
      </w:tblGrid>
      <w:tr w:rsidR="0026395C" w14:paraId="5460EA13" w14:textId="77777777" w:rsidTr="0026395C">
        <w:trPr>
          <w:ins w:id="815" w:author="Aleta Haflett" w:date="2014-11-04T15:44:00Z"/>
        </w:trPr>
        <w:tc>
          <w:tcPr>
            <w:tcW w:w="6588" w:type="dxa"/>
          </w:tcPr>
          <w:p w14:paraId="04B79C53" w14:textId="77777777" w:rsidR="0026395C" w:rsidRPr="005B4385" w:rsidRDefault="0026395C" w:rsidP="0026395C">
            <w:pPr>
              <w:rPr>
                <w:ins w:id="816" w:author="Aleta Haflett" w:date="2014-11-04T15:44:00Z"/>
                <w:rFonts w:eastAsia="Times New Roman" w:cs="Times New Roman"/>
                <w:b/>
                <w:bCs/>
                <w:color w:val="000000"/>
              </w:rPr>
            </w:pPr>
            <w:ins w:id="817" w:author="Aleta Haflett" w:date="2014-11-04T15:44:00Z">
              <w:r>
                <w:rPr>
                  <w:rFonts w:eastAsia="Times New Roman" w:cs="Times New Roman"/>
                  <w:b/>
                  <w:bCs/>
                  <w:color w:val="000000"/>
                </w:rPr>
                <w:t>User groups</w:t>
              </w:r>
            </w:ins>
          </w:p>
        </w:tc>
        <w:tc>
          <w:tcPr>
            <w:tcW w:w="2700" w:type="dxa"/>
          </w:tcPr>
          <w:p w14:paraId="12F4CCC9" w14:textId="77777777" w:rsidR="0026395C" w:rsidRPr="005B4385" w:rsidRDefault="0026395C" w:rsidP="0026395C">
            <w:pPr>
              <w:rPr>
                <w:ins w:id="818" w:author="Aleta Haflett" w:date="2014-11-04T15:44:00Z"/>
                <w:rFonts w:eastAsia="Times New Roman" w:cs="Times New Roman"/>
                <w:b/>
                <w:bCs/>
                <w:color w:val="000000"/>
              </w:rPr>
            </w:pPr>
            <w:ins w:id="819" w:author="Aleta Haflett" w:date="2014-11-04T15:44:00Z">
              <w:r w:rsidRPr="005B4385">
                <w:rPr>
                  <w:rFonts w:eastAsia="Times New Roman" w:cs="Times New Roman"/>
                  <w:b/>
                  <w:bCs/>
                  <w:color w:val="000000"/>
                </w:rPr>
                <w:t>Increase</w:t>
              </w:r>
            </w:ins>
          </w:p>
        </w:tc>
      </w:tr>
      <w:tr w:rsidR="0026395C" w14:paraId="0CE1FD24" w14:textId="77777777" w:rsidTr="0026395C">
        <w:trPr>
          <w:ins w:id="820" w:author="Aleta Haflett" w:date="2014-11-04T15:44:00Z"/>
        </w:trPr>
        <w:tc>
          <w:tcPr>
            <w:tcW w:w="6588" w:type="dxa"/>
          </w:tcPr>
          <w:p w14:paraId="2500B771" w14:textId="77777777" w:rsidR="0026395C" w:rsidRDefault="0026395C" w:rsidP="0026395C">
            <w:pPr>
              <w:rPr>
                <w:ins w:id="821" w:author="Aleta Haflett" w:date="2014-11-04T15:44:00Z"/>
                <w:rFonts w:eastAsia="Times New Roman" w:cs="Times New Roman"/>
                <w:bCs/>
                <w:color w:val="000000"/>
              </w:rPr>
            </w:pPr>
            <w:ins w:id="822" w:author="Aleta Haflett" w:date="2014-11-04T15:44:00Z">
              <w:r>
                <w:rPr>
                  <w:rFonts w:eastAsia="Times New Roman" w:cs="Times New Roman"/>
                  <w:bCs/>
                  <w:color w:val="000000"/>
                </w:rPr>
                <w:t>1=Community members</w:t>
              </w:r>
            </w:ins>
          </w:p>
          <w:p w14:paraId="278A2A0B" w14:textId="77777777" w:rsidR="0026395C" w:rsidRDefault="0026395C" w:rsidP="0026395C">
            <w:pPr>
              <w:rPr>
                <w:ins w:id="823" w:author="Aleta Haflett" w:date="2014-11-04T15:44:00Z"/>
                <w:rFonts w:eastAsia="Times New Roman" w:cs="Times New Roman"/>
                <w:bCs/>
                <w:color w:val="000000"/>
              </w:rPr>
            </w:pPr>
            <w:ins w:id="824" w:author="Aleta Haflett" w:date="2014-11-04T15:44:00Z">
              <w:r>
                <w:rPr>
                  <w:rFonts w:eastAsia="Times New Roman" w:cs="Times New Roman"/>
                  <w:bCs/>
                  <w:color w:val="000000"/>
                </w:rPr>
                <w:t>2=Small scale commercial users from within the community</w:t>
              </w:r>
            </w:ins>
          </w:p>
          <w:p w14:paraId="7A7BA01D" w14:textId="77777777" w:rsidR="0026395C" w:rsidRDefault="0026395C" w:rsidP="0026395C">
            <w:pPr>
              <w:rPr>
                <w:ins w:id="825" w:author="Aleta Haflett" w:date="2014-11-04T15:44:00Z"/>
                <w:rFonts w:eastAsia="Times New Roman" w:cs="Times New Roman"/>
                <w:bCs/>
                <w:color w:val="000000"/>
              </w:rPr>
            </w:pPr>
            <w:ins w:id="826" w:author="Aleta Haflett" w:date="2014-11-04T15:44:00Z">
              <w:r>
                <w:rPr>
                  <w:rFonts w:eastAsia="Times New Roman" w:cs="Times New Roman"/>
                  <w:bCs/>
                  <w:color w:val="000000"/>
                </w:rPr>
                <w:t xml:space="preserve">3=Large-scale commercial users from within the community </w:t>
              </w:r>
            </w:ins>
          </w:p>
          <w:p w14:paraId="73BA7A9C" w14:textId="77777777" w:rsidR="0026395C" w:rsidRDefault="0026395C" w:rsidP="0026395C">
            <w:pPr>
              <w:rPr>
                <w:ins w:id="827" w:author="Aleta Haflett" w:date="2014-11-04T15:44:00Z"/>
                <w:rFonts w:eastAsia="Times New Roman" w:cs="Times New Roman"/>
                <w:bCs/>
                <w:color w:val="000000"/>
              </w:rPr>
            </w:pPr>
            <w:ins w:id="828" w:author="Aleta Haflett" w:date="2014-11-04T15:44:00Z">
              <w:r>
                <w:rPr>
                  <w:rFonts w:eastAsia="Times New Roman" w:cs="Times New Roman"/>
                  <w:bCs/>
                  <w:color w:val="000000"/>
                </w:rPr>
                <w:t xml:space="preserve">4=Subsistence oriented users from outside the community </w:t>
              </w:r>
            </w:ins>
          </w:p>
          <w:p w14:paraId="53FE9919" w14:textId="77777777" w:rsidR="0026395C" w:rsidRDefault="0026395C" w:rsidP="0026395C">
            <w:pPr>
              <w:rPr>
                <w:ins w:id="829" w:author="Aleta Haflett" w:date="2014-11-04T15:44:00Z"/>
                <w:rFonts w:eastAsia="Times New Roman" w:cs="Times New Roman"/>
                <w:bCs/>
                <w:color w:val="000000"/>
              </w:rPr>
            </w:pPr>
            <w:ins w:id="830" w:author="Aleta Haflett" w:date="2014-11-04T15:44:00Z">
              <w:r>
                <w:rPr>
                  <w:rFonts w:eastAsia="Times New Roman" w:cs="Times New Roman"/>
                  <w:bCs/>
                  <w:color w:val="000000"/>
                </w:rPr>
                <w:t xml:space="preserve"> 5=Small-scale commercial users from outside the community </w:t>
              </w:r>
            </w:ins>
          </w:p>
          <w:p w14:paraId="6944399C" w14:textId="77777777" w:rsidR="0026395C" w:rsidRDefault="0026395C" w:rsidP="0026395C">
            <w:pPr>
              <w:rPr>
                <w:ins w:id="831" w:author="Aleta Haflett" w:date="2014-11-04T15:44:00Z"/>
                <w:rFonts w:eastAsia="Times New Roman" w:cs="Times New Roman"/>
                <w:bCs/>
                <w:color w:val="000000"/>
              </w:rPr>
            </w:pPr>
            <w:ins w:id="832" w:author="Aleta Haflett" w:date="2014-11-04T15:44:00Z">
              <w:r>
                <w:rPr>
                  <w:rFonts w:eastAsia="Times New Roman" w:cs="Times New Roman"/>
                  <w:bCs/>
                  <w:color w:val="000000"/>
                </w:rPr>
                <w:t xml:space="preserve">6=Large-scale commercial users from outside the community </w:t>
              </w:r>
            </w:ins>
          </w:p>
          <w:p w14:paraId="7962F43A" w14:textId="77777777" w:rsidR="0026395C" w:rsidRDefault="0026395C" w:rsidP="0026395C">
            <w:pPr>
              <w:rPr>
                <w:ins w:id="833" w:author="Aleta Haflett" w:date="2014-11-04T15:44:00Z"/>
                <w:rFonts w:eastAsia="Times New Roman" w:cs="Times New Roman"/>
                <w:bCs/>
                <w:color w:val="000000"/>
              </w:rPr>
            </w:pPr>
            <w:ins w:id="834" w:author="Aleta Haflett" w:date="2014-11-04T15:44:00Z">
              <w:r>
                <w:rPr>
                  <w:rFonts w:eastAsia="Times New Roman" w:cs="Times New Roman"/>
                  <w:bCs/>
                  <w:color w:val="000000"/>
                </w:rPr>
                <w:t xml:space="preserve">97=Other, specify </w:t>
              </w:r>
            </w:ins>
          </w:p>
          <w:p w14:paraId="64405E1D" w14:textId="77777777" w:rsidR="0026395C" w:rsidRDefault="0026395C" w:rsidP="0026395C">
            <w:pPr>
              <w:rPr>
                <w:ins w:id="835" w:author="Aleta Haflett" w:date="2014-11-04T15:44:00Z"/>
                <w:rFonts w:eastAsia="Times New Roman" w:cs="Times New Roman"/>
                <w:bCs/>
                <w:color w:val="000000"/>
              </w:rPr>
            </w:pPr>
          </w:p>
        </w:tc>
        <w:tc>
          <w:tcPr>
            <w:tcW w:w="2700" w:type="dxa"/>
          </w:tcPr>
          <w:p w14:paraId="146760EB" w14:textId="77777777" w:rsidR="0026395C" w:rsidRDefault="0026395C" w:rsidP="0026395C">
            <w:pPr>
              <w:rPr>
                <w:ins w:id="836" w:author="Aleta Haflett" w:date="2014-11-04T15:44:00Z"/>
                <w:rFonts w:eastAsia="Times New Roman" w:cs="Times New Roman"/>
                <w:bCs/>
                <w:color w:val="000000"/>
              </w:rPr>
            </w:pPr>
            <w:ins w:id="837" w:author="Aleta Haflett" w:date="2014-11-04T15:44:00Z">
              <w:r>
                <w:rPr>
                  <w:rFonts w:eastAsia="Times New Roman" w:cs="Times New Roman"/>
                  <w:bCs/>
                  <w:color w:val="000000"/>
                </w:rPr>
                <w:t>1=Increased</w:t>
              </w:r>
            </w:ins>
          </w:p>
          <w:p w14:paraId="5CFDDDCD" w14:textId="77777777" w:rsidR="0026395C" w:rsidRDefault="0026395C" w:rsidP="0026395C">
            <w:pPr>
              <w:rPr>
                <w:ins w:id="838" w:author="Aleta Haflett" w:date="2014-11-04T15:44:00Z"/>
                <w:rFonts w:eastAsia="Times New Roman" w:cs="Times New Roman"/>
                <w:bCs/>
                <w:color w:val="000000"/>
              </w:rPr>
            </w:pPr>
            <w:ins w:id="839" w:author="Aleta Haflett" w:date="2014-11-04T15:44:00Z">
              <w:r>
                <w:rPr>
                  <w:rFonts w:eastAsia="Times New Roman" w:cs="Times New Roman"/>
                  <w:bCs/>
                  <w:color w:val="000000"/>
                </w:rPr>
                <w:t>2=No change</w:t>
              </w:r>
            </w:ins>
          </w:p>
          <w:p w14:paraId="1232F7CA" w14:textId="77777777" w:rsidR="0026395C" w:rsidRDefault="0026395C" w:rsidP="0026395C">
            <w:pPr>
              <w:rPr>
                <w:ins w:id="840" w:author="Aleta Haflett" w:date="2014-11-04T15:44:00Z"/>
                <w:rFonts w:eastAsia="Times New Roman" w:cs="Times New Roman"/>
                <w:bCs/>
                <w:color w:val="000000"/>
              </w:rPr>
            </w:pPr>
            <w:ins w:id="841" w:author="Aleta Haflett" w:date="2014-11-04T15:44:00Z">
              <w:r>
                <w:rPr>
                  <w:rFonts w:eastAsia="Times New Roman" w:cs="Times New Roman"/>
                  <w:bCs/>
                  <w:color w:val="000000"/>
                </w:rPr>
                <w:t>3=Decreased</w:t>
              </w:r>
            </w:ins>
          </w:p>
          <w:p w14:paraId="4858AC97" w14:textId="77777777" w:rsidR="0026395C" w:rsidRDefault="0026395C" w:rsidP="0026395C">
            <w:pPr>
              <w:rPr>
                <w:ins w:id="842" w:author="Aleta Haflett" w:date="2014-11-04T15:44:00Z"/>
                <w:rFonts w:eastAsia="Times New Roman" w:cs="Times New Roman"/>
                <w:bCs/>
                <w:color w:val="000000"/>
              </w:rPr>
            </w:pPr>
            <w:ins w:id="843" w:author="Aleta Haflett" w:date="2014-11-04T15:44:00Z">
              <w:r>
                <w:rPr>
                  <w:rFonts w:eastAsia="Times New Roman" w:cs="Times New Roman"/>
                  <w:bCs/>
                  <w:color w:val="000000"/>
                </w:rPr>
                <w:t xml:space="preserve">888=Do not know </w:t>
              </w:r>
            </w:ins>
          </w:p>
        </w:tc>
      </w:tr>
    </w:tbl>
    <w:p w14:paraId="0884CDCF" w14:textId="77777777" w:rsidR="0026395C" w:rsidRDefault="0026395C" w:rsidP="003330F1">
      <w:pPr>
        <w:spacing w:after="0" w:line="240" w:lineRule="auto"/>
        <w:sectPr w:rsidR="0026395C" w:rsidSect="003330F1">
          <w:pgSz w:w="15840" w:h="12240" w:orient="landscape"/>
          <w:pgMar w:top="1080" w:right="1440" w:bottom="1080" w:left="1440" w:header="720" w:footer="720" w:gutter="0"/>
          <w:cols w:space="720"/>
          <w:docGrid w:linePitch="360"/>
        </w:sectPr>
      </w:pPr>
    </w:p>
    <w:p w14:paraId="28D3506D" w14:textId="04F7138D" w:rsidR="00696B38" w:rsidRDefault="00696B38" w:rsidP="00AC7CBE">
      <w:pPr>
        <w:autoSpaceDE w:val="0"/>
        <w:autoSpaceDN w:val="0"/>
        <w:adjustRightInd w:val="0"/>
        <w:spacing w:after="0" w:line="240" w:lineRule="auto"/>
        <w:contextualSpacing/>
        <w:rPr>
          <w:rFonts w:cs="TimesNewRomanPSMT"/>
          <w:b/>
        </w:rPr>
      </w:pPr>
      <w:r>
        <w:rPr>
          <w:rFonts w:cs="TimesNewRomanPSMT"/>
          <w:b/>
        </w:rPr>
        <w:t xml:space="preserve">Section H. Prices </w:t>
      </w:r>
    </w:p>
    <w:p w14:paraId="1BD6991C" w14:textId="1DE99192" w:rsidR="00303B9C" w:rsidRPr="00AC7CBE" w:rsidRDefault="00303B9C" w:rsidP="00AC7CBE">
      <w:pPr>
        <w:autoSpaceDE w:val="0"/>
        <w:autoSpaceDN w:val="0"/>
        <w:adjustRightInd w:val="0"/>
        <w:spacing w:after="0" w:line="240" w:lineRule="auto"/>
        <w:contextualSpacing/>
        <w:rPr>
          <w:rFonts w:cs="TimesNewRomanPSMT"/>
          <w:b/>
        </w:rPr>
      </w:pPr>
      <w:commentRangeStart w:id="844"/>
      <w:r w:rsidRPr="00AC7CBE">
        <w:rPr>
          <w:rFonts w:cs="TimesNewRomanPSMT"/>
          <w:b/>
        </w:rPr>
        <w:t>FOOD PRICES</w:t>
      </w:r>
      <w:commentRangeEnd w:id="844"/>
      <w:r w:rsidR="00F96F73" w:rsidRPr="00AC7CBE">
        <w:rPr>
          <w:rStyle w:val="CommentReference"/>
          <w:sz w:val="22"/>
          <w:szCs w:val="22"/>
        </w:rPr>
        <w:commentReference w:id="844"/>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AC7CBE" w14:paraId="3C9ED4E2" w14:textId="77777777" w:rsidTr="00696B38">
        <w:trPr>
          <w:trHeight w:val="20"/>
        </w:trPr>
        <w:tc>
          <w:tcPr>
            <w:tcW w:w="640" w:type="dxa"/>
            <w:tcBorders>
              <w:right w:val="single" w:sz="4" w:space="0" w:color="auto"/>
            </w:tcBorders>
          </w:tcPr>
          <w:p w14:paraId="387E47C2" w14:textId="77777777" w:rsidR="006F635E" w:rsidRPr="00AC7CBE" w:rsidRDefault="006F635E" w:rsidP="00AC7CBE">
            <w:pPr>
              <w:spacing w:after="0" w:line="240" w:lineRule="auto"/>
              <w:contextualSpacing/>
              <w:rPr>
                <w:w w:val="105"/>
              </w:rPr>
            </w:pPr>
          </w:p>
        </w:tc>
        <w:tc>
          <w:tcPr>
            <w:tcW w:w="3680" w:type="dxa"/>
            <w:tcBorders>
              <w:left w:val="single" w:sz="4" w:space="0" w:color="auto"/>
              <w:right w:val="nil"/>
            </w:tcBorders>
          </w:tcPr>
          <w:p w14:paraId="5F93A45B" w14:textId="289E97DE" w:rsidR="006F635E" w:rsidRPr="00696B38" w:rsidRDefault="006F635E" w:rsidP="00AC7CBE">
            <w:pPr>
              <w:spacing w:after="0" w:line="240" w:lineRule="auto"/>
              <w:contextualSpacing/>
              <w:rPr>
                <w:b/>
                <w:w w:val="105"/>
              </w:rPr>
            </w:pPr>
            <w:r w:rsidRPr="00696B38">
              <w:rPr>
                <w:b/>
                <w:w w:val="105"/>
              </w:rPr>
              <w:t>FOOD</w:t>
            </w:r>
          </w:p>
        </w:tc>
        <w:tc>
          <w:tcPr>
            <w:tcW w:w="2160" w:type="dxa"/>
            <w:tcBorders>
              <w:left w:val="nil"/>
              <w:right w:val="single" w:sz="18" w:space="0" w:color="000000"/>
            </w:tcBorders>
          </w:tcPr>
          <w:p w14:paraId="3E1530D1" w14:textId="172D638E" w:rsidR="006F635E" w:rsidRPr="00696B38" w:rsidRDefault="006F635E" w:rsidP="00AC7CBE">
            <w:pPr>
              <w:spacing w:after="0" w:line="240" w:lineRule="auto"/>
              <w:contextualSpacing/>
              <w:rPr>
                <w:b/>
                <w:w w:val="105"/>
              </w:rPr>
            </w:pPr>
            <w:r w:rsidRPr="00696B38">
              <w:rPr>
                <w:b/>
                <w:w w:val="105"/>
              </w:rPr>
              <w:t>UNIT</w:t>
            </w:r>
            <w:r w:rsidR="00696B38">
              <w:rPr>
                <w:b/>
                <w:w w:val="105"/>
              </w:rPr>
              <w:t xml:space="preserve"> (a)</w:t>
            </w:r>
          </w:p>
        </w:tc>
        <w:tc>
          <w:tcPr>
            <w:tcW w:w="2160" w:type="dxa"/>
            <w:tcBorders>
              <w:top w:val="single" w:sz="18" w:space="0" w:color="000000"/>
              <w:left w:val="single" w:sz="18" w:space="0" w:color="000000"/>
              <w:bottom w:val="single" w:sz="18" w:space="0" w:color="000000"/>
              <w:right w:val="single" w:sz="18" w:space="0" w:color="000000"/>
            </w:tcBorders>
          </w:tcPr>
          <w:p w14:paraId="4DFEA222" w14:textId="4350FE0D" w:rsidR="006F635E" w:rsidRPr="00696B38" w:rsidRDefault="006F635E" w:rsidP="00AC7CBE">
            <w:pPr>
              <w:spacing w:after="0" w:line="240" w:lineRule="auto"/>
              <w:contextualSpacing/>
              <w:rPr>
                <w:b/>
                <w:w w:val="105"/>
              </w:rPr>
            </w:pPr>
            <w:r w:rsidRPr="00696B38">
              <w:rPr>
                <w:b/>
                <w:w w:val="105"/>
              </w:rPr>
              <w:t>COST PER UNIT</w:t>
            </w:r>
            <w:r w:rsidR="00696B38">
              <w:rPr>
                <w:b/>
                <w:w w:val="105"/>
              </w:rPr>
              <w:t xml:space="preserve"> (b)</w:t>
            </w:r>
          </w:p>
        </w:tc>
      </w:tr>
      <w:tr w:rsidR="006F635E" w:rsidRPr="00AC7CBE" w14:paraId="4A486C26" w14:textId="77777777" w:rsidTr="00696B38">
        <w:trPr>
          <w:trHeight w:val="20"/>
        </w:trPr>
        <w:tc>
          <w:tcPr>
            <w:tcW w:w="640" w:type="dxa"/>
            <w:tcBorders>
              <w:right w:val="single" w:sz="4" w:space="0" w:color="auto"/>
            </w:tcBorders>
          </w:tcPr>
          <w:p w14:paraId="732FF3E7" w14:textId="490A99F1" w:rsidR="006F635E" w:rsidRPr="00AC7CBE" w:rsidRDefault="00696B38" w:rsidP="00AC7CBE">
            <w:pPr>
              <w:spacing w:after="0" w:line="240" w:lineRule="auto"/>
              <w:contextualSpacing/>
              <w:rPr>
                <w:w w:val="105"/>
              </w:rPr>
            </w:pPr>
            <w:r>
              <w:rPr>
                <w:w w:val="105"/>
              </w:rPr>
              <w:t>H.1</w:t>
            </w:r>
          </w:p>
        </w:tc>
        <w:tc>
          <w:tcPr>
            <w:tcW w:w="3680" w:type="dxa"/>
            <w:tcBorders>
              <w:left w:val="single" w:sz="4" w:space="0" w:color="auto"/>
              <w:right w:val="nil"/>
            </w:tcBorders>
          </w:tcPr>
          <w:p w14:paraId="11ACE114" w14:textId="5769B848" w:rsidR="006F635E" w:rsidRPr="00AC7CBE" w:rsidRDefault="006F635E" w:rsidP="00AC7CBE">
            <w:pPr>
              <w:spacing w:after="0" w:line="240" w:lineRule="auto"/>
              <w:contextualSpacing/>
              <w:rPr>
                <w:w w:val="105"/>
              </w:rPr>
            </w:pPr>
            <w:r w:rsidRPr="00AC7CBE">
              <w:rPr>
                <w:w w:val="105"/>
              </w:rPr>
              <w:t>Maize grain</w:t>
            </w:r>
          </w:p>
        </w:tc>
        <w:tc>
          <w:tcPr>
            <w:tcW w:w="2160" w:type="dxa"/>
            <w:tcBorders>
              <w:left w:val="nil"/>
              <w:right w:val="single" w:sz="18" w:space="0" w:color="000000"/>
            </w:tcBorders>
          </w:tcPr>
          <w:p w14:paraId="30436EFE"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605DEFE" w14:textId="77777777" w:rsidR="006F635E" w:rsidRPr="00AC7CBE" w:rsidRDefault="006F635E" w:rsidP="00AC7CBE">
            <w:pPr>
              <w:spacing w:after="0" w:line="240" w:lineRule="auto"/>
              <w:contextualSpacing/>
              <w:rPr>
                <w:w w:val="105"/>
              </w:rPr>
            </w:pPr>
          </w:p>
        </w:tc>
      </w:tr>
      <w:tr w:rsidR="006F635E" w:rsidRPr="00AC7CBE" w14:paraId="5487BA6A" w14:textId="77777777" w:rsidTr="00696B38">
        <w:trPr>
          <w:trHeight w:val="20"/>
        </w:trPr>
        <w:tc>
          <w:tcPr>
            <w:tcW w:w="640" w:type="dxa"/>
            <w:tcBorders>
              <w:right w:val="single" w:sz="4" w:space="0" w:color="auto"/>
            </w:tcBorders>
          </w:tcPr>
          <w:p w14:paraId="3A5769E9" w14:textId="1554F8CD" w:rsidR="006F635E" w:rsidRPr="00AC7CBE" w:rsidRDefault="00696B38" w:rsidP="00AC7CBE">
            <w:pPr>
              <w:spacing w:after="0" w:line="240" w:lineRule="auto"/>
              <w:contextualSpacing/>
              <w:rPr>
                <w:w w:val="105"/>
              </w:rPr>
            </w:pPr>
            <w:r>
              <w:rPr>
                <w:w w:val="105"/>
              </w:rPr>
              <w:t>H.2</w:t>
            </w:r>
          </w:p>
        </w:tc>
        <w:tc>
          <w:tcPr>
            <w:tcW w:w="3680" w:type="dxa"/>
            <w:tcBorders>
              <w:left w:val="single" w:sz="4" w:space="0" w:color="auto"/>
              <w:right w:val="nil"/>
            </w:tcBorders>
          </w:tcPr>
          <w:p w14:paraId="4686E942" w14:textId="0DCF9121" w:rsidR="006F635E" w:rsidRPr="00AC7CBE" w:rsidRDefault="006F635E" w:rsidP="00AC7CBE">
            <w:pPr>
              <w:spacing w:after="0" w:line="240" w:lineRule="auto"/>
              <w:contextualSpacing/>
              <w:rPr>
                <w:w w:val="105"/>
              </w:rPr>
            </w:pPr>
            <w:r w:rsidRPr="00AC7CBE">
              <w:rPr>
                <w:w w:val="105"/>
              </w:rPr>
              <w:t>Commercial maize meal (mealie meal)</w:t>
            </w:r>
          </w:p>
        </w:tc>
        <w:tc>
          <w:tcPr>
            <w:tcW w:w="2160" w:type="dxa"/>
            <w:tcBorders>
              <w:left w:val="nil"/>
              <w:right w:val="single" w:sz="18" w:space="0" w:color="000000"/>
            </w:tcBorders>
          </w:tcPr>
          <w:p w14:paraId="40AF6C1B"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4D32D90" w14:textId="77777777" w:rsidR="006F635E" w:rsidRPr="00AC7CBE" w:rsidRDefault="006F635E" w:rsidP="00AC7CBE">
            <w:pPr>
              <w:spacing w:after="0" w:line="240" w:lineRule="auto"/>
              <w:contextualSpacing/>
              <w:rPr>
                <w:w w:val="105"/>
              </w:rPr>
            </w:pPr>
          </w:p>
        </w:tc>
      </w:tr>
      <w:tr w:rsidR="006F635E" w:rsidRPr="00AC7CBE" w14:paraId="651CF733" w14:textId="77777777" w:rsidTr="00696B38">
        <w:trPr>
          <w:trHeight w:val="20"/>
        </w:trPr>
        <w:tc>
          <w:tcPr>
            <w:tcW w:w="640" w:type="dxa"/>
            <w:tcBorders>
              <w:right w:val="single" w:sz="4" w:space="0" w:color="auto"/>
            </w:tcBorders>
          </w:tcPr>
          <w:p w14:paraId="723DAF64" w14:textId="72AFC485" w:rsidR="006F635E" w:rsidRPr="00AC7CBE" w:rsidRDefault="00696B38" w:rsidP="00AC7CBE">
            <w:pPr>
              <w:spacing w:after="0" w:line="240" w:lineRule="auto"/>
              <w:contextualSpacing/>
              <w:rPr>
                <w:w w:val="105"/>
              </w:rPr>
            </w:pPr>
            <w:r>
              <w:rPr>
                <w:w w:val="105"/>
              </w:rPr>
              <w:t>H.3</w:t>
            </w:r>
          </w:p>
        </w:tc>
        <w:tc>
          <w:tcPr>
            <w:tcW w:w="3680" w:type="dxa"/>
            <w:tcBorders>
              <w:left w:val="single" w:sz="4" w:space="0" w:color="auto"/>
              <w:right w:val="nil"/>
            </w:tcBorders>
          </w:tcPr>
          <w:p w14:paraId="437E9107" w14:textId="6EFF52D6" w:rsidR="006F635E" w:rsidRPr="00AC7CBE" w:rsidRDefault="006F635E" w:rsidP="00AC7CBE">
            <w:pPr>
              <w:spacing w:after="0" w:line="240" w:lineRule="auto"/>
              <w:contextualSpacing/>
              <w:rPr>
                <w:w w:val="105"/>
              </w:rPr>
            </w:pPr>
            <w:r w:rsidRPr="00AC7CBE">
              <w:rPr>
                <w:w w:val="105"/>
              </w:rPr>
              <w:t>Maize meal from grinding mill</w:t>
            </w:r>
          </w:p>
        </w:tc>
        <w:tc>
          <w:tcPr>
            <w:tcW w:w="2160" w:type="dxa"/>
            <w:tcBorders>
              <w:left w:val="nil"/>
              <w:right w:val="single" w:sz="18" w:space="0" w:color="000000"/>
            </w:tcBorders>
          </w:tcPr>
          <w:p w14:paraId="698EA390"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025CC57" w14:textId="77777777" w:rsidR="006F635E" w:rsidRPr="00AC7CBE" w:rsidRDefault="006F635E" w:rsidP="00AC7CBE">
            <w:pPr>
              <w:spacing w:after="0" w:line="240" w:lineRule="auto"/>
              <w:contextualSpacing/>
              <w:rPr>
                <w:w w:val="105"/>
              </w:rPr>
            </w:pPr>
          </w:p>
        </w:tc>
      </w:tr>
      <w:tr w:rsidR="006F635E" w:rsidRPr="00AC7CBE" w14:paraId="492F7253" w14:textId="77777777" w:rsidTr="00696B38">
        <w:trPr>
          <w:trHeight w:val="20"/>
        </w:trPr>
        <w:tc>
          <w:tcPr>
            <w:tcW w:w="640" w:type="dxa"/>
            <w:tcBorders>
              <w:right w:val="single" w:sz="4" w:space="0" w:color="auto"/>
            </w:tcBorders>
          </w:tcPr>
          <w:p w14:paraId="3A367BDD" w14:textId="61D30015" w:rsidR="006F635E" w:rsidRPr="00AC7CBE" w:rsidRDefault="00696B38" w:rsidP="00AC7CBE">
            <w:pPr>
              <w:spacing w:after="0" w:line="240" w:lineRule="auto"/>
              <w:contextualSpacing/>
              <w:rPr>
                <w:w w:val="105"/>
              </w:rPr>
            </w:pPr>
            <w:r>
              <w:rPr>
                <w:w w:val="105"/>
              </w:rPr>
              <w:t>H.4</w:t>
            </w:r>
          </w:p>
        </w:tc>
        <w:tc>
          <w:tcPr>
            <w:tcW w:w="3680" w:type="dxa"/>
            <w:tcBorders>
              <w:left w:val="single" w:sz="4" w:space="0" w:color="auto"/>
              <w:right w:val="nil"/>
            </w:tcBorders>
          </w:tcPr>
          <w:p w14:paraId="573AA254" w14:textId="40B7F525" w:rsidR="006F635E" w:rsidRPr="00AC7CBE" w:rsidRDefault="006F635E" w:rsidP="00AC7CBE">
            <w:pPr>
              <w:spacing w:after="0" w:line="240" w:lineRule="auto"/>
              <w:contextualSpacing/>
              <w:rPr>
                <w:w w:val="105"/>
              </w:rPr>
            </w:pPr>
            <w:r w:rsidRPr="00AC7CBE">
              <w:rPr>
                <w:w w:val="105"/>
              </w:rPr>
              <w:t>Sweet potatoes – white or yellow flesh</w:t>
            </w:r>
          </w:p>
        </w:tc>
        <w:tc>
          <w:tcPr>
            <w:tcW w:w="2160" w:type="dxa"/>
            <w:tcBorders>
              <w:left w:val="nil"/>
              <w:right w:val="single" w:sz="18" w:space="0" w:color="000000"/>
            </w:tcBorders>
          </w:tcPr>
          <w:p w14:paraId="7F725092"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F89EBFF" w14:textId="77777777" w:rsidR="006F635E" w:rsidRPr="00AC7CBE" w:rsidRDefault="006F635E" w:rsidP="00AC7CBE">
            <w:pPr>
              <w:spacing w:after="0" w:line="240" w:lineRule="auto"/>
              <w:contextualSpacing/>
              <w:rPr>
                <w:w w:val="105"/>
              </w:rPr>
            </w:pPr>
          </w:p>
        </w:tc>
      </w:tr>
      <w:tr w:rsidR="006F635E" w:rsidRPr="00AC7CBE" w14:paraId="635246A2" w14:textId="77777777" w:rsidTr="00696B38">
        <w:trPr>
          <w:trHeight w:val="20"/>
        </w:trPr>
        <w:tc>
          <w:tcPr>
            <w:tcW w:w="640" w:type="dxa"/>
            <w:tcBorders>
              <w:right w:val="single" w:sz="4" w:space="0" w:color="auto"/>
            </w:tcBorders>
          </w:tcPr>
          <w:p w14:paraId="1A426236" w14:textId="69C61E79" w:rsidR="006F635E" w:rsidRPr="00AC7CBE" w:rsidRDefault="00696B38" w:rsidP="00AC7CBE">
            <w:pPr>
              <w:spacing w:after="0" w:line="240" w:lineRule="auto"/>
              <w:contextualSpacing/>
              <w:rPr>
                <w:w w:val="105"/>
              </w:rPr>
            </w:pPr>
            <w:r>
              <w:rPr>
                <w:w w:val="105"/>
              </w:rPr>
              <w:t>H.5</w:t>
            </w:r>
          </w:p>
        </w:tc>
        <w:tc>
          <w:tcPr>
            <w:tcW w:w="3680" w:type="dxa"/>
            <w:tcBorders>
              <w:left w:val="single" w:sz="4" w:space="0" w:color="auto"/>
              <w:right w:val="nil"/>
            </w:tcBorders>
          </w:tcPr>
          <w:p w14:paraId="7FBE68A6" w14:textId="1306B514" w:rsidR="006F635E" w:rsidRPr="00AC7CBE" w:rsidRDefault="00696B38" w:rsidP="00AC7CBE">
            <w:pPr>
              <w:spacing w:after="0" w:line="240" w:lineRule="auto"/>
              <w:contextualSpacing/>
              <w:rPr>
                <w:w w:val="105"/>
              </w:rPr>
            </w:pPr>
            <w:r>
              <w:rPr>
                <w:w w:val="105"/>
              </w:rPr>
              <w:t>Groundnuts</w:t>
            </w:r>
          </w:p>
        </w:tc>
        <w:tc>
          <w:tcPr>
            <w:tcW w:w="2160" w:type="dxa"/>
            <w:tcBorders>
              <w:left w:val="nil"/>
              <w:right w:val="single" w:sz="18" w:space="0" w:color="000000"/>
            </w:tcBorders>
          </w:tcPr>
          <w:p w14:paraId="46C1A53F"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ED4A91" w14:textId="77777777" w:rsidR="006F635E" w:rsidRPr="00AC7CBE" w:rsidRDefault="006F635E" w:rsidP="00AC7CBE">
            <w:pPr>
              <w:spacing w:after="0" w:line="240" w:lineRule="auto"/>
              <w:contextualSpacing/>
              <w:rPr>
                <w:w w:val="105"/>
              </w:rPr>
            </w:pPr>
          </w:p>
        </w:tc>
      </w:tr>
      <w:tr w:rsidR="006F635E" w:rsidRPr="00AC7CBE" w14:paraId="22845A48" w14:textId="77777777" w:rsidTr="00696B38">
        <w:trPr>
          <w:trHeight w:val="20"/>
        </w:trPr>
        <w:tc>
          <w:tcPr>
            <w:tcW w:w="640" w:type="dxa"/>
            <w:tcBorders>
              <w:right w:val="single" w:sz="4" w:space="0" w:color="auto"/>
            </w:tcBorders>
          </w:tcPr>
          <w:p w14:paraId="00E25323" w14:textId="450576E1" w:rsidR="006F635E" w:rsidRPr="00AC7CBE" w:rsidRDefault="00696B38" w:rsidP="00AC7CBE">
            <w:pPr>
              <w:spacing w:after="0" w:line="240" w:lineRule="auto"/>
              <w:contextualSpacing/>
              <w:rPr>
                <w:w w:val="105"/>
              </w:rPr>
            </w:pPr>
            <w:r>
              <w:rPr>
                <w:w w:val="105"/>
              </w:rPr>
              <w:t>H.6</w:t>
            </w:r>
          </w:p>
        </w:tc>
        <w:tc>
          <w:tcPr>
            <w:tcW w:w="3680" w:type="dxa"/>
            <w:tcBorders>
              <w:left w:val="single" w:sz="4" w:space="0" w:color="auto"/>
              <w:right w:val="nil"/>
            </w:tcBorders>
          </w:tcPr>
          <w:p w14:paraId="059C1D17" w14:textId="27FB9791" w:rsidR="006F635E" w:rsidRPr="00AC7CBE" w:rsidRDefault="006F635E" w:rsidP="00AC7CBE">
            <w:pPr>
              <w:spacing w:after="0" w:line="240" w:lineRule="auto"/>
              <w:contextualSpacing/>
              <w:rPr>
                <w:w w:val="105"/>
              </w:rPr>
            </w:pPr>
            <w:r w:rsidRPr="00AC7CBE">
              <w:rPr>
                <w:w w:val="105"/>
              </w:rPr>
              <w:t>Raw cassava</w:t>
            </w:r>
          </w:p>
        </w:tc>
        <w:tc>
          <w:tcPr>
            <w:tcW w:w="2160" w:type="dxa"/>
            <w:tcBorders>
              <w:left w:val="nil"/>
              <w:right w:val="single" w:sz="18" w:space="0" w:color="000000"/>
            </w:tcBorders>
          </w:tcPr>
          <w:p w14:paraId="5114B7C0"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2DA0F29" w14:textId="77777777" w:rsidR="006F635E" w:rsidRPr="00AC7CBE" w:rsidRDefault="006F635E" w:rsidP="00AC7CBE">
            <w:pPr>
              <w:spacing w:after="0" w:line="240" w:lineRule="auto"/>
              <w:contextualSpacing/>
              <w:rPr>
                <w:w w:val="105"/>
              </w:rPr>
            </w:pPr>
          </w:p>
        </w:tc>
      </w:tr>
      <w:tr w:rsidR="006F635E" w:rsidRPr="00AC7CBE" w14:paraId="12FCAA0F" w14:textId="77777777" w:rsidTr="00696B38">
        <w:trPr>
          <w:trHeight w:val="20"/>
        </w:trPr>
        <w:tc>
          <w:tcPr>
            <w:tcW w:w="640" w:type="dxa"/>
            <w:tcBorders>
              <w:right w:val="single" w:sz="4" w:space="0" w:color="auto"/>
            </w:tcBorders>
          </w:tcPr>
          <w:p w14:paraId="7840BD18" w14:textId="290F4606" w:rsidR="006F635E" w:rsidRPr="00AC7CBE" w:rsidRDefault="00696B38" w:rsidP="00AC7CBE">
            <w:pPr>
              <w:spacing w:after="0" w:line="240" w:lineRule="auto"/>
              <w:contextualSpacing/>
              <w:rPr>
                <w:w w:val="105"/>
              </w:rPr>
            </w:pPr>
            <w:r>
              <w:rPr>
                <w:w w:val="105"/>
              </w:rPr>
              <w:t>H.7</w:t>
            </w:r>
          </w:p>
        </w:tc>
        <w:tc>
          <w:tcPr>
            <w:tcW w:w="3680" w:type="dxa"/>
            <w:tcBorders>
              <w:left w:val="single" w:sz="4" w:space="0" w:color="auto"/>
              <w:right w:val="nil"/>
            </w:tcBorders>
          </w:tcPr>
          <w:p w14:paraId="66A33DCC" w14:textId="431347BA" w:rsidR="006F635E" w:rsidRPr="00AC7CBE" w:rsidRDefault="00696B38" w:rsidP="00AC7CBE">
            <w:pPr>
              <w:spacing w:after="0" w:line="240" w:lineRule="auto"/>
              <w:contextualSpacing/>
              <w:rPr>
                <w:w w:val="105"/>
              </w:rPr>
            </w:pPr>
            <w:r>
              <w:rPr>
                <w:w w:val="105"/>
              </w:rPr>
              <w:t xml:space="preserve">Rape/relish </w:t>
            </w:r>
          </w:p>
        </w:tc>
        <w:tc>
          <w:tcPr>
            <w:tcW w:w="2160" w:type="dxa"/>
            <w:tcBorders>
              <w:left w:val="nil"/>
              <w:right w:val="single" w:sz="18" w:space="0" w:color="000000"/>
            </w:tcBorders>
          </w:tcPr>
          <w:p w14:paraId="1F86B385"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A1CB30" w14:textId="77777777" w:rsidR="006F635E" w:rsidRPr="00AC7CBE" w:rsidRDefault="006F635E" w:rsidP="00AC7CBE">
            <w:pPr>
              <w:spacing w:after="0" w:line="240" w:lineRule="auto"/>
              <w:contextualSpacing/>
              <w:rPr>
                <w:w w:val="105"/>
              </w:rPr>
            </w:pPr>
          </w:p>
        </w:tc>
      </w:tr>
      <w:tr w:rsidR="006F635E" w:rsidRPr="00AC7CBE" w14:paraId="163440B6" w14:textId="77777777" w:rsidTr="00696B38">
        <w:trPr>
          <w:trHeight w:val="20"/>
        </w:trPr>
        <w:tc>
          <w:tcPr>
            <w:tcW w:w="640" w:type="dxa"/>
            <w:tcBorders>
              <w:right w:val="single" w:sz="4" w:space="0" w:color="auto"/>
            </w:tcBorders>
          </w:tcPr>
          <w:p w14:paraId="097921F5" w14:textId="3560DCB3" w:rsidR="006F635E" w:rsidRPr="00AC7CBE" w:rsidRDefault="00696B38" w:rsidP="00AC7CBE">
            <w:pPr>
              <w:spacing w:after="0" w:line="240" w:lineRule="auto"/>
              <w:contextualSpacing/>
              <w:rPr>
                <w:w w:val="105"/>
              </w:rPr>
            </w:pPr>
            <w:r>
              <w:rPr>
                <w:w w:val="105"/>
              </w:rPr>
              <w:t>H.8</w:t>
            </w:r>
          </w:p>
        </w:tc>
        <w:tc>
          <w:tcPr>
            <w:tcW w:w="3680" w:type="dxa"/>
            <w:tcBorders>
              <w:left w:val="single" w:sz="4" w:space="0" w:color="auto"/>
              <w:right w:val="nil"/>
            </w:tcBorders>
          </w:tcPr>
          <w:p w14:paraId="07186A55" w14:textId="60D7B9BD" w:rsidR="006F635E" w:rsidRPr="00AC7CBE" w:rsidRDefault="00696B38" w:rsidP="00AC7CBE">
            <w:pPr>
              <w:spacing w:after="0" w:line="240" w:lineRule="auto"/>
              <w:contextualSpacing/>
              <w:rPr>
                <w:w w:val="105"/>
              </w:rPr>
            </w:pPr>
            <w:r>
              <w:rPr>
                <w:w w:val="105"/>
              </w:rPr>
              <w:t>Onion</w:t>
            </w:r>
          </w:p>
        </w:tc>
        <w:tc>
          <w:tcPr>
            <w:tcW w:w="2160" w:type="dxa"/>
            <w:tcBorders>
              <w:left w:val="nil"/>
              <w:right w:val="single" w:sz="18" w:space="0" w:color="000000"/>
            </w:tcBorders>
          </w:tcPr>
          <w:p w14:paraId="4EB3E671"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69C534B" w14:textId="77777777" w:rsidR="006F635E" w:rsidRPr="00AC7CBE" w:rsidRDefault="006F635E" w:rsidP="00AC7CBE">
            <w:pPr>
              <w:spacing w:after="0" w:line="240" w:lineRule="auto"/>
              <w:contextualSpacing/>
              <w:rPr>
                <w:w w:val="105"/>
              </w:rPr>
            </w:pPr>
          </w:p>
        </w:tc>
      </w:tr>
      <w:tr w:rsidR="00696B38" w:rsidRPr="00AC7CBE" w14:paraId="53FD78A7" w14:textId="77777777" w:rsidTr="00696B38">
        <w:trPr>
          <w:trHeight w:val="20"/>
        </w:trPr>
        <w:tc>
          <w:tcPr>
            <w:tcW w:w="640" w:type="dxa"/>
            <w:tcBorders>
              <w:right w:val="single" w:sz="4" w:space="0" w:color="auto"/>
            </w:tcBorders>
          </w:tcPr>
          <w:p w14:paraId="6A8429AA" w14:textId="6953A871" w:rsidR="00696B38" w:rsidRPr="00AC7CBE" w:rsidRDefault="00696B38" w:rsidP="00AC7CBE">
            <w:pPr>
              <w:spacing w:after="0" w:line="240" w:lineRule="auto"/>
              <w:contextualSpacing/>
              <w:rPr>
                <w:w w:val="105"/>
              </w:rPr>
            </w:pPr>
            <w:r>
              <w:rPr>
                <w:w w:val="105"/>
              </w:rPr>
              <w:t>H.9</w:t>
            </w:r>
          </w:p>
        </w:tc>
        <w:tc>
          <w:tcPr>
            <w:tcW w:w="3680" w:type="dxa"/>
            <w:tcBorders>
              <w:left w:val="single" w:sz="4" w:space="0" w:color="auto"/>
              <w:right w:val="nil"/>
            </w:tcBorders>
          </w:tcPr>
          <w:p w14:paraId="6B3F4E06" w14:textId="3E0A8E03" w:rsidR="00696B38" w:rsidRDefault="00696B38" w:rsidP="00AC7CBE">
            <w:pPr>
              <w:spacing w:after="0" w:line="240" w:lineRule="auto"/>
              <w:contextualSpacing/>
              <w:rPr>
                <w:w w:val="105"/>
              </w:rPr>
            </w:pPr>
            <w:r>
              <w:rPr>
                <w:w w:val="105"/>
              </w:rPr>
              <w:t xml:space="preserve">Tomato </w:t>
            </w:r>
          </w:p>
        </w:tc>
        <w:tc>
          <w:tcPr>
            <w:tcW w:w="2160" w:type="dxa"/>
            <w:tcBorders>
              <w:left w:val="nil"/>
              <w:right w:val="single" w:sz="18" w:space="0" w:color="000000"/>
            </w:tcBorders>
          </w:tcPr>
          <w:p w14:paraId="76A13243" w14:textId="77777777" w:rsidR="00696B38" w:rsidRPr="00AC7CBE" w:rsidRDefault="00696B38"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1123EBC" w14:textId="77777777" w:rsidR="00696B38" w:rsidRPr="00AC7CBE" w:rsidRDefault="00696B38" w:rsidP="00AC7CBE">
            <w:pPr>
              <w:spacing w:after="0" w:line="240" w:lineRule="auto"/>
              <w:contextualSpacing/>
              <w:rPr>
                <w:w w:val="105"/>
              </w:rPr>
            </w:pPr>
          </w:p>
        </w:tc>
      </w:tr>
    </w:tbl>
    <w:p w14:paraId="099D9842" w14:textId="77777777" w:rsidR="00A947BD" w:rsidRPr="00AC7CBE" w:rsidRDefault="00A947BD" w:rsidP="00AC7CBE">
      <w:pPr>
        <w:spacing w:after="0" w:line="240" w:lineRule="auto"/>
        <w:contextualSpacing/>
        <w:rPr>
          <w:rFonts w:cs="TimesNewRomanPSMT"/>
        </w:rPr>
      </w:pPr>
    </w:p>
    <w:p w14:paraId="7DE6DCC9" w14:textId="77777777" w:rsidR="00A947BD" w:rsidRPr="00AC7CBE" w:rsidRDefault="00A947BD" w:rsidP="00AC7CBE">
      <w:pPr>
        <w:spacing w:after="0" w:line="240" w:lineRule="auto"/>
        <w:contextualSpacing/>
        <w:rPr>
          <w:b/>
        </w:rPr>
      </w:pPr>
      <w:commentRangeStart w:id="845"/>
      <w:r w:rsidRPr="00AC7CBE">
        <w:rPr>
          <w:rFonts w:cs="TimesNewRomanPSMT"/>
          <w:b/>
        </w:rPr>
        <w:t xml:space="preserve">PRICES FOR FOREST PRODUCTS: </w:t>
      </w:r>
      <w:commentRangeEnd w:id="845"/>
      <w:r w:rsidRPr="00AC7CBE">
        <w:rPr>
          <w:rStyle w:val="CommentReference"/>
          <w:sz w:val="22"/>
          <w:szCs w:val="22"/>
        </w:rPr>
        <w:commentReference w:id="845"/>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AC7CBE" w14:paraId="401E6D93" w14:textId="77777777" w:rsidTr="00696B38">
        <w:trPr>
          <w:trHeight w:val="20"/>
        </w:trPr>
        <w:tc>
          <w:tcPr>
            <w:tcW w:w="640" w:type="dxa"/>
            <w:tcBorders>
              <w:right w:val="single" w:sz="4" w:space="0" w:color="auto"/>
            </w:tcBorders>
          </w:tcPr>
          <w:p w14:paraId="0FB05BB8" w14:textId="77777777" w:rsidR="006F635E" w:rsidRPr="00AC7CBE" w:rsidRDefault="006F635E" w:rsidP="00AC7CBE">
            <w:pPr>
              <w:spacing w:after="0" w:line="240" w:lineRule="auto"/>
              <w:contextualSpacing/>
              <w:rPr>
                <w:w w:val="105"/>
              </w:rPr>
            </w:pPr>
          </w:p>
        </w:tc>
        <w:tc>
          <w:tcPr>
            <w:tcW w:w="3680" w:type="dxa"/>
            <w:tcBorders>
              <w:left w:val="single" w:sz="4" w:space="0" w:color="auto"/>
              <w:right w:val="nil"/>
            </w:tcBorders>
          </w:tcPr>
          <w:p w14:paraId="7BBB5817" w14:textId="4E50550D" w:rsidR="006F635E" w:rsidRPr="00696B38" w:rsidRDefault="006F635E" w:rsidP="00AC7CBE">
            <w:pPr>
              <w:spacing w:after="0" w:line="240" w:lineRule="auto"/>
              <w:contextualSpacing/>
              <w:rPr>
                <w:b/>
                <w:w w:val="105"/>
              </w:rPr>
            </w:pPr>
            <w:r w:rsidRPr="00696B38">
              <w:rPr>
                <w:b/>
                <w:w w:val="105"/>
              </w:rPr>
              <w:t>PRODUCT</w:t>
            </w:r>
          </w:p>
        </w:tc>
        <w:tc>
          <w:tcPr>
            <w:tcW w:w="2160" w:type="dxa"/>
            <w:tcBorders>
              <w:left w:val="nil"/>
              <w:right w:val="single" w:sz="18" w:space="0" w:color="000000"/>
            </w:tcBorders>
          </w:tcPr>
          <w:p w14:paraId="5D2F57AD" w14:textId="77777777" w:rsidR="006F635E" w:rsidRPr="00696B38" w:rsidRDefault="006F635E" w:rsidP="00AC7CBE">
            <w:pPr>
              <w:spacing w:after="0" w:line="240" w:lineRule="auto"/>
              <w:contextualSpacing/>
              <w:rPr>
                <w:b/>
                <w:w w:val="105"/>
              </w:rPr>
            </w:pPr>
            <w:r w:rsidRPr="00696B38">
              <w:rPr>
                <w:b/>
                <w:w w:val="105"/>
              </w:rPr>
              <w:t>UNIT</w:t>
            </w:r>
          </w:p>
        </w:tc>
        <w:tc>
          <w:tcPr>
            <w:tcW w:w="2160" w:type="dxa"/>
            <w:tcBorders>
              <w:top w:val="single" w:sz="18" w:space="0" w:color="000000"/>
              <w:left w:val="single" w:sz="18" w:space="0" w:color="000000"/>
              <w:bottom w:val="single" w:sz="18" w:space="0" w:color="000000"/>
              <w:right w:val="single" w:sz="18" w:space="0" w:color="000000"/>
            </w:tcBorders>
          </w:tcPr>
          <w:p w14:paraId="7C436248" w14:textId="77777777" w:rsidR="006F635E" w:rsidRPr="00696B38" w:rsidRDefault="006F635E" w:rsidP="00AC7CBE">
            <w:pPr>
              <w:spacing w:after="0" w:line="240" w:lineRule="auto"/>
              <w:contextualSpacing/>
              <w:rPr>
                <w:b/>
                <w:w w:val="105"/>
              </w:rPr>
            </w:pPr>
            <w:r w:rsidRPr="00696B38">
              <w:rPr>
                <w:b/>
                <w:w w:val="105"/>
              </w:rPr>
              <w:t>COST PER UNIT</w:t>
            </w:r>
          </w:p>
        </w:tc>
      </w:tr>
      <w:tr w:rsidR="006F635E" w:rsidRPr="00AC7CBE" w14:paraId="741E4267" w14:textId="77777777" w:rsidTr="00696B38">
        <w:trPr>
          <w:trHeight w:val="20"/>
        </w:trPr>
        <w:tc>
          <w:tcPr>
            <w:tcW w:w="640" w:type="dxa"/>
            <w:tcBorders>
              <w:right w:val="single" w:sz="4" w:space="0" w:color="auto"/>
            </w:tcBorders>
          </w:tcPr>
          <w:p w14:paraId="6A5E7F56" w14:textId="325B5EFA" w:rsidR="006F635E" w:rsidRPr="00AC7CBE" w:rsidRDefault="00696B38" w:rsidP="00AC7CBE">
            <w:pPr>
              <w:spacing w:after="0" w:line="240" w:lineRule="auto"/>
              <w:contextualSpacing/>
              <w:rPr>
                <w:w w:val="105"/>
              </w:rPr>
            </w:pPr>
            <w:r>
              <w:rPr>
                <w:w w:val="105"/>
              </w:rPr>
              <w:t>H.10</w:t>
            </w:r>
          </w:p>
        </w:tc>
        <w:tc>
          <w:tcPr>
            <w:tcW w:w="3680" w:type="dxa"/>
            <w:tcBorders>
              <w:left w:val="single" w:sz="4" w:space="0" w:color="auto"/>
              <w:right w:val="nil"/>
            </w:tcBorders>
          </w:tcPr>
          <w:p w14:paraId="4647E567" w14:textId="2E46E763" w:rsidR="006F635E" w:rsidRPr="00AC7CBE" w:rsidRDefault="0057266B" w:rsidP="00AC7CBE">
            <w:pPr>
              <w:spacing w:after="0" w:line="240" w:lineRule="auto"/>
              <w:contextualSpacing/>
              <w:rPr>
                <w:w w:val="105"/>
              </w:rPr>
            </w:pPr>
            <w:r w:rsidRPr="00AC7CBE">
              <w:rPr>
                <w:w w:val="105"/>
              </w:rPr>
              <w:t>Charcoal</w:t>
            </w:r>
            <w:r w:rsidR="00696B38">
              <w:rPr>
                <w:w w:val="105"/>
              </w:rPr>
              <w:t xml:space="preserve"> –dry season</w:t>
            </w:r>
          </w:p>
        </w:tc>
        <w:tc>
          <w:tcPr>
            <w:tcW w:w="2160" w:type="dxa"/>
            <w:tcBorders>
              <w:left w:val="nil"/>
              <w:right w:val="single" w:sz="18" w:space="0" w:color="000000"/>
            </w:tcBorders>
          </w:tcPr>
          <w:p w14:paraId="4F386E1E"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2E55C99" w14:textId="77777777" w:rsidR="006F635E" w:rsidRPr="00AC7CBE" w:rsidRDefault="006F635E" w:rsidP="00AC7CBE">
            <w:pPr>
              <w:spacing w:after="0" w:line="240" w:lineRule="auto"/>
              <w:contextualSpacing/>
              <w:rPr>
                <w:w w:val="105"/>
              </w:rPr>
            </w:pPr>
          </w:p>
        </w:tc>
      </w:tr>
      <w:tr w:rsidR="00696B38" w:rsidRPr="00AC7CBE" w14:paraId="4192F233" w14:textId="77777777" w:rsidTr="00696B38">
        <w:trPr>
          <w:trHeight w:val="20"/>
        </w:trPr>
        <w:tc>
          <w:tcPr>
            <w:tcW w:w="640" w:type="dxa"/>
            <w:tcBorders>
              <w:right w:val="single" w:sz="4" w:space="0" w:color="auto"/>
            </w:tcBorders>
          </w:tcPr>
          <w:p w14:paraId="0976B978" w14:textId="1572B76E" w:rsidR="00696B38" w:rsidRPr="00AC7CBE" w:rsidRDefault="00696B38" w:rsidP="00AC7CBE">
            <w:pPr>
              <w:spacing w:after="0" w:line="240" w:lineRule="auto"/>
              <w:contextualSpacing/>
              <w:rPr>
                <w:w w:val="105"/>
              </w:rPr>
            </w:pPr>
            <w:r>
              <w:rPr>
                <w:w w:val="105"/>
              </w:rPr>
              <w:t>H.11</w:t>
            </w:r>
          </w:p>
        </w:tc>
        <w:tc>
          <w:tcPr>
            <w:tcW w:w="3680" w:type="dxa"/>
            <w:tcBorders>
              <w:left w:val="single" w:sz="4" w:space="0" w:color="auto"/>
              <w:right w:val="nil"/>
            </w:tcBorders>
          </w:tcPr>
          <w:p w14:paraId="2AB5EAD1" w14:textId="440522EB" w:rsidR="00696B38" w:rsidRPr="00AC7CBE" w:rsidRDefault="00696B38" w:rsidP="00AC7CBE">
            <w:pPr>
              <w:spacing w:after="0" w:line="240" w:lineRule="auto"/>
              <w:contextualSpacing/>
              <w:rPr>
                <w:w w:val="105"/>
              </w:rPr>
            </w:pPr>
            <w:r>
              <w:rPr>
                <w:w w:val="105"/>
              </w:rPr>
              <w:t>Charcoal – rainy season</w:t>
            </w:r>
          </w:p>
        </w:tc>
        <w:tc>
          <w:tcPr>
            <w:tcW w:w="2160" w:type="dxa"/>
            <w:tcBorders>
              <w:left w:val="nil"/>
              <w:right w:val="single" w:sz="18" w:space="0" w:color="000000"/>
            </w:tcBorders>
          </w:tcPr>
          <w:p w14:paraId="1FFE0C93" w14:textId="77777777" w:rsidR="00696B38" w:rsidRPr="00AC7CBE" w:rsidRDefault="00696B38"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7035232A" w14:textId="77777777" w:rsidR="00696B38" w:rsidRPr="00AC7CBE" w:rsidRDefault="00696B38" w:rsidP="00AC7CBE">
            <w:pPr>
              <w:spacing w:after="0" w:line="240" w:lineRule="auto"/>
              <w:contextualSpacing/>
              <w:rPr>
                <w:w w:val="105"/>
              </w:rPr>
            </w:pPr>
          </w:p>
        </w:tc>
      </w:tr>
      <w:tr w:rsidR="006F635E" w:rsidRPr="00AC7CBE" w14:paraId="00FF856E" w14:textId="77777777" w:rsidTr="00696B38">
        <w:trPr>
          <w:trHeight w:val="20"/>
        </w:trPr>
        <w:tc>
          <w:tcPr>
            <w:tcW w:w="640" w:type="dxa"/>
            <w:tcBorders>
              <w:right w:val="single" w:sz="4" w:space="0" w:color="auto"/>
            </w:tcBorders>
          </w:tcPr>
          <w:p w14:paraId="47E66E0A" w14:textId="5CB5C726" w:rsidR="006F635E" w:rsidRPr="00AC7CBE" w:rsidRDefault="00696B38" w:rsidP="00AC7CBE">
            <w:pPr>
              <w:spacing w:after="0" w:line="240" w:lineRule="auto"/>
              <w:contextualSpacing/>
              <w:rPr>
                <w:w w:val="105"/>
              </w:rPr>
            </w:pPr>
            <w:r>
              <w:rPr>
                <w:w w:val="105"/>
              </w:rPr>
              <w:t>H.12</w:t>
            </w:r>
          </w:p>
        </w:tc>
        <w:tc>
          <w:tcPr>
            <w:tcW w:w="3680" w:type="dxa"/>
            <w:tcBorders>
              <w:left w:val="single" w:sz="4" w:space="0" w:color="auto"/>
              <w:right w:val="nil"/>
            </w:tcBorders>
          </w:tcPr>
          <w:p w14:paraId="6E1862F3" w14:textId="4BE6EEEF" w:rsidR="006F635E" w:rsidRPr="00AC7CBE" w:rsidRDefault="0057266B" w:rsidP="00AC7CBE">
            <w:pPr>
              <w:spacing w:after="0" w:line="240" w:lineRule="auto"/>
              <w:contextualSpacing/>
              <w:rPr>
                <w:w w:val="105"/>
              </w:rPr>
            </w:pPr>
            <w:r w:rsidRPr="00AC7CBE">
              <w:rPr>
                <w:w w:val="105"/>
              </w:rPr>
              <w:t>Fuelwood</w:t>
            </w:r>
            <w:r w:rsidR="00696B38">
              <w:rPr>
                <w:w w:val="105"/>
              </w:rPr>
              <w:t xml:space="preserve"> – dry season </w:t>
            </w:r>
          </w:p>
        </w:tc>
        <w:tc>
          <w:tcPr>
            <w:tcW w:w="2160" w:type="dxa"/>
            <w:tcBorders>
              <w:left w:val="nil"/>
              <w:right w:val="single" w:sz="18" w:space="0" w:color="000000"/>
            </w:tcBorders>
          </w:tcPr>
          <w:p w14:paraId="38990501"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161D399" w14:textId="77777777" w:rsidR="006F635E" w:rsidRPr="00AC7CBE" w:rsidRDefault="006F635E" w:rsidP="00AC7CBE">
            <w:pPr>
              <w:spacing w:after="0" w:line="240" w:lineRule="auto"/>
              <w:contextualSpacing/>
              <w:rPr>
                <w:w w:val="105"/>
              </w:rPr>
            </w:pPr>
          </w:p>
        </w:tc>
      </w:tr>
      <w:tr w:rsidR="00696B38" w:rsidRPr="00AC7CBE" w14:paraId="015810BB" w14:textId="77777777" w:rsidTr="00696B38">
        <w:trPr>
          <w:trHeight w:val="20"/>
        </w:trPr>
        <w:tc>
          <w:tcPr>
            <w:tcW w:w="640" w:type="dxa"/>
            <w:tcBorders>
              <w:right w:val="single" w:sz="4" w:space="0" w:color="auto"/>
            </w:tcBorders>
          </w:tcPr>
          <w:p w14:paraId="590ADC49" w14:textId="2B5030C9" w:rsidR="00696B38" w:rsidRPr="00AC7CBE" w:rsidRDefault="00696B38" w:rsidP="00AC7CBE">
            <w:pPr>
              <w:spacing w:after="0" w:line="240" w:lineRule="auto"/>
              <w:contextualSpacing/>
              <w:rPr>
                <w:w w:val="105"/>
              </w:rPr>
            </w:pPr>
            <w:r>
              <w:rPr>
                <w:w w:val="105"/>
              </w:rPr>
              <w:t>H.13</w:t>
            </w:r>
          </w:p>
        </w:tc>
        <w:tc>
          <w:tcPr>
            <w:tcW w:w="3680" w:type="dxa"/>
            <w:tcBorders>
              <w:left w:val="single" w:sz="4" w:space="0" w:color="auto"/>
              <w:right w:val="nil"/>
            </w:tcBorders>
          </w:tcPr>
          <w:p w14:paraId="10B1CA11" w14:textId="753CA315" w:rsidR="00696B38" w:rsidRPr="00AC7CBE" w:rsidRDefault="00696B38" w:rsidP="00AC7CBE">
            <w:pPr>
              <w:spacing w:after="0" w:line="240" w:lineRule="auto"/>
              <w:contextualSpacing/>
              <w:rPr>
                <w:w w:val="105"/>
              </w:rPr>
            </w:pPr>
            <w:r>
              <w:rPr>
                <w:w w:val="105"/>
              </w:rPr>
              <w:t xml:space="preserve">Fuelwood – rainy season </w:t>
            </w:r>
          </w:p>
        </w:tc>
        <w:tc>
          <w:tcPr>
            <w:tcW w:w="2160" w:type="dxa"/>
            <w:tcBorders>
              <w:left w:val="nil"/>
              <w:right w:val="single" w:sz="18" w:space="0" w:color="000000"/>
            </w:tcBorders>
          </w:tcPr>
          <w:p w14:paraId="0FA1B716" w14:textId="77777777" w:rsidR="00696B38" w:rsidRPr="00AC7CBE" w:rsidRDefault="00696B38"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9F9705A" w14:textId="77777777" w:rsidR="00696B38" w:rsidRPr="00AC7CBE" w:rsidRDefault="00696B38" w:rsidP="00AC7CBE">
            <w:pPr>
              <w:spacing w:after="0" w:line="240" w:lineRule="auto"/>
              <w:contextualSpacing/>
              <w:rPr>
                <w:w w:val="105"/>
              </w:rPr>
            </w:pPr>
          </w:p>
        </w:tc>
      </w:tr>
      <w:tr w:rsidR="006F635E" w:rsidRPr="00AC7CBE" w14:paraId="130C049E" w14:textId="77777777" w:rsidTr="00696B38">
        <w:trPr>
          <w:trHeight w:val="20"/>
        </w:trPr>
        <w:tc>
          <w:tcPr>
            <w:tcW w:w="640" w:type="dxa"/>
            <w:tcBorders>
              <w:right w:val="single" w:sz="4" w:space="0" w:color="auto"/>
            </w:tcBorders>
          </w:tcPr>
          <w:p w14:paraId="65AE6F34" w14:textId="5C567BC1" w:rsidR="006F635E" w:rsidRPr="00AC7CBE" w:rsidRDefault="00696B38" w:rsidP="00AC7CBE">
            <w:pPr>
              <w:spacing w:after="0" w:line="240" w:lineRule="auto"/>
              <w:contextualSpacing/>
              <w:rPr>
                <w:w w:val="105"/>
              </w:rPr>
            </w:pPr>
            <w:r>
              <w:rPr>
                <w:w w:val="105"/>
              </w:rPr>
              <w:t>H.14</w:t>
            </w:r>
          </w:p>
        </w:tc>
        <w:tc>
          <w:tcPr>
            <w:tcW w:w="3680" w:type="dxa"/>
            <w:tcBorders>
              <w:left w:val="single" w:sz="4" w:space="0" w:color="auto"/>
              <w:right w:val="nil"/>
            </w:tcBorders>
          </w:tcPr>
          <w:p w14:paraId="6FECF81A" w14:textId="5A33BDBC" w:rsidR="006F635E" w:rsidRPr="00AC7CBE" w:rsidRDefault="0057266B" w:rsidP="00AC7CBE">
            <w:pPr>
              <w:spacing w:after="0" w:line="240" w:lineRule="auto"/>
              <w:contextualSpacing/>
              <w:rPr>
                <w:w w:val="105"/>
              </w:rPr>
            </w:pPr>
            <w:r w:rsidRPr="00AC7CBE">
              <w:rPr>
                <w:w w:val="105"/>
              </w:rPr>
              <w:t>Ants/caterpillars</w:t>
            </w:r>
          </w:p>
        </w:tc>
        <w:tc>
          <w:tcPr>
            <w:tcW w:w="2160" w:type="dxa"/>
            <w:tcBorders>
              <w:left w:val="nil"/>
              <w:right w:val="single" w:sz="18" w:space="0" w:color="000000"/>
            </w:tcBorders>
          </w:tcPr>
          <w:p w14:paraId="70F6FD6C"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E64FB5D" w14:textId="77777777" w:rsidR="006F635E" w:rsidRPr="00AC7CBE" w:rsidRDefault="006F635E" w:rsidP="00AC7CBE">
            <w:pPr>
              <w:spacing w:after="0" w:line="240" w:lineRule="auto"/>
              <w:contextualSpacing/>
              <w:rPr>
                <w:w w:val="105"/>
              </w:rPr>
            </w:pPr>
          </w:p>
        </w:tc>
      </w:tr>
      <w:tr w:rsidR="006F635E" w:rsidRPr="00AC7CBE" w14:paraId="26B07229" w14:textId="77777777" w:rsidTr="00696B38">
        <w:trPr>
          <w:trHeight w:val="20"/>
        </w:trPr>
        <w:tc>
          <w:tcPr>
            <w:tcW w:w="640" w:type="dxa"/>
            <w:tcBorders>
              <w:right w:val="single" w:sz="4" w:space="0" w:color="auto"/>
            </w:tcBorders>
          </w:tcPr>
          <w:p w14:paraId="4F19CF1B" w14:textId="4A5D05CB" w:rsidR="006F635E" w:rsidRPr="00AC7CBE" w:rsidRDefault="00696B38" w:rsidP="00AC7CBE">
            <w:pPr>
              <w:spacing w:after="0" w:line="240" w:lineRule="auto"/>
              <w:contextualSpacing/>
              <w:rPr>
                <w:w w:val="105"/>
              </w:rPr>
            </w:pPr>
            <w:r>
              <w:rPr>
                <w:w w:val="105"/>
              </w:rPr>
              <w:t>H.15</w:t>
            </w:r>
          </w:p>
        </w:tc>
        <w:tc>
          <w:tcPr>
            <w:tcW w:w="3680" w:type="dxa"/>
            <w:tcBorders>
              <w:left w:val="single" w:sz="4" w:space="0" w:color="auto"/>
              <w:right w:val="nil"/>
            </w:tcBorders>
          </w:tcPr>
          <w:p w14:paraId="2C2B1102" w14:textId="0E02CCD0" w:rsidR="006F635E" w:rsidRPr="00AC7CBE" w:rsidRDefault="0057266B" w:rsidP="00AC7CBE">
            <w:pPr>
              <w:spacing w:after="0" w:line="240" w:lineRule="auto"/>
              <w:contextualSpacing/>
              <w:rPr>
                <w:w w:val="105"/>
              </w:rPr>
            </w:pPr>
            <w:r w:rsidRPr="00AC7CBE">
              <w:rPr>
                <w:w w:val="105"/>
              </w:rPr>
              <w:t>Reeds</w:t>
            </w:r>
          </w:p>
        </w:tc>
        <w:tc>
          <w:tcPr>
            <w:tcW w:w="2160" w:type="dxa"/>
            <w:tcBorders>
              <w:left w:val="nil"/>
              <w:right w:val="single" w:sz="18" w:space="0" w:color="000000"/>
            </w:tcBorders>
          </w:tcPr>
          <w:p w14:paraId="0B38372C"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6A9445E" w14:textId="77777777" w:rsidR="006F635E" w:rsidRPr="00AC7CBE" w:rsidRDefault="006F635E" w:rsidP="00AC7CBE">
            <w:pPr>
              <w:spacing w:after="0" w:line="240" w:lineRule="auto"/>
              <w:contextualSpacing/>
              <w:rPr>
                <w:w w:val="105"/>
              </w:rPr>
            </w:pPr>
          </w:p>
        </w:tc>
      </w:tr>
      <w:tr w:rsidR="006F635E" w:rsidRPr="00AC7CBE" w14:paraId="08A6A552" w14:textId="77777777" w:rsidTr="00696B38">
        <w:trPr>
          <w:trHeight w:val="20"/>
        </w:trPr>
        <w:tc>
          <w:tcPr>
            <w:tcW w:w="640" w:type="dxa"/>
            <w:tcBorders>
              <w:right w:val="single" w:sz="4" w:space="0" w:color="auto"/>
            </w:tcBorders>
          </w:tcPr>
          <w:p w14:paraId="5A186895" w14:textId="340F24EB" w:rsidR="006F635E" w:rsidRPr="00AC7CBE" w:rsidRDefault="00696B38" w:rsidP="00AC7CBE">
            <w:pPr>
              <w:spacing w:after="0" w:line="240" w:lineRule="auto"/>
              <w:contextualSpacing/>
              <w:rPr>
                <w:w w:val="105"/>
              </w:rPr>
            </w:pPr>
            <w:r>
              <w:rPr>
                <w:w w:val="105"/>
              </w:rPr>
              <w:t>H.16</w:t>
            </w:r>
          </w:p>
        </w:tc>
        <w:tc>
          <w:tcPr>
            <w:tcW w:w="3680" w:type="dxa"/>
            <w:tcBorders>
              <w:left w:val="single" w:sz="4" w:space="0" w:color="auto"/>
              <w:right w:val="nil"/>
            </w:tcBorders>
          </w:tcPr>
          <w:p w14:paraId="75710639" w14:textId="1C77F02D" w:rsidR="006F635E" w:rsidRPr="00AC7CBE" w:rsidRDefault="0057266B" w:rsidP="00AC7CBE">
            <w:pPr>
              <w:spacing w:after="0" w:line="240" w:lineRule="auto"/>
              <w:contextualSpacing/>
              <w:rPr>
                <w:w w:val="105"/>
              </w:rPr>
            </w:pPr>
            <w:r w:rsidRPr="00AC7CBE">
              <w:rPr>
                <w:w w:val="105"/>
              </w:rPr>
              <w:t>Mushrooms</w:t>
            </w:r>
          </w:p>
        </w:tc>
        <w:tc>
          <w:tcPr>
            <w:tcW w:w="2160" w:type="dxa"/>
            <w:tcBorders>
              <w:left w:val="nil"/>
              <w:right w:val="single" w:sz="18" w:space="0" w:color="000000"/>
            </w:tcBorders>
          </w:tcPr>
          <w:p w14:paraId="0C08C0B5"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6D586F1" w14:textId="77777777" w:rsidR="006F635E" w:rsidRPr="00AC7CBE" w:rsidRDefault="006F635E" w:rsidP="00AC7CBE">
            <w:pPr>
              <w:spacing w:after="0" w:line="240" w:lineRule="auto"/>
              <w:contextualSpacing/>
              <w:rPr>
                <w:w w:val="105"/>
              </w:rPr>
            </w:pPr>
          </w:p>
        </w:tc>
      </w:tr>
      <w:tr w:rsidR="006F635E" w:rsidRPr="00AC7CBE" w14:paraId="46AA3FAD" w14:textId="77777777" w:rsidTr="00696B38">
        <w:trPr>
          <w:trHeight w:val="20"/>
        </w:trPr>
        <w:tc>
          <w:tcPr>
            <w:tcW w:w="640" w:type="dxa"/>
            <w:tcBorders>
              <w:right w:val="single" w:sz="4" w:space="0" w:color="auto"/>
            </w:tcBorders>
          </w:tcPr>
          <w:p w14:paraId="7C20DF20" w14:textId="07D8D6AC" w:rsidR="006F635E" w:rsidRPr="00AC7CBE" w:rsidRDefault="00696B38" w:rsidP="00AC7CBE">
            <w:pPr>
              <w:spacing w:after="0" w:line="240" w:lineRule="auto"/>
              <w:contextualSpacing/>
              <w:rPr>
                <w:w w:val="105"/>
              </w:rPr>
            </w:pPr>
            <w:r>
              <w:rPr>
                <w:w w:val="105"/>
              </w:rPr>
              <w:t>H.17</w:t>
            </w:r>
          </w:p>
        </w:tc>
        <w:tc>
          <w:tcPr>
            <w:tcW w:w="3680" w:type="dxa"/>
            <w:tcBorders>
              <w:left w:val="single" w:sz="4" w:space="0" w:color="auto"/>
              <w:right w:val="nil"/>
            </w:tcBorders>
          </w:tcPr>
          <w:p w14:paraId="141CD280" w14:textId="4045B30F" w:rsidR="006F635E" w:rsidRPr="00AC7CBE" w:rsidRDefault="0057266B" w:rsidP="00AC7CBE">
            <w:pPr>
              <w:spacing w:after="0" w:line="240" w:lineRule="auto"/>
              <w:contextualSpacing/>
              <w:rPr>
                <w:w w:val="105"/>
              </w:rPr>
            </w:pPr>
            <w:r w:rsidRPr="00AC7CBE">
              <w:rPr>
                <w:w w:val="105"/>
              </w:rPr>
              <w:t>Wild honey</w:t>
            </w:r>
          </w:p>
        </w:tc>
        <w:tc>
          <w:tcPr>
            <w:tcW w:w="2160" w:type="dxa"/>
            <w:tcBorders>
              <w:left w:val="nil"/>
              <w:right w:val="single" w:sz="18" w:space="0" w:color="000000"/>
            </w:tcBorders>
          </w:tcPr>
          <w:p w14:paraId="30C4465A"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74CBB9F7" w14:textId="77777777" w:rsidR="006F635E" w:rsidRPr="00AC7CBE" w:rsidRDefault="006F635E" w:rsidP="00AC7CBE">
            <w:pPr>
              <w:spacing w:after="0" w:line="240" w:lineRule="auto"/>
              <w:contextualSpacing/>
              <w:rPr>
                <w:w w:val="105"/>
              </w:rPr>
            </w:pPr>
          </w:p>
        </w:tc>
      </w:tr>
      <w:tr w:rsidR="006F635E" w:rsidRPr="00AC7CBE" w14:paraId="26C88B5E" w14:textId="77777777" w:rsidTr="00696B38">
        <w:trPr>
          <w:trHeight w:val="20"/>
        </w:trPr>
        <w:tc>
          <w:tcPr>
            <w:tcW w:w="640" w:type="dxa"/>
            <w:tcBorders>
              <w:right w:val="single" w:sz="4" w:space="0" w:color="auto"/>
            </w:tcBorders>
          </w:tcPr>
          <w:p w14:paraId="0C59AEEF" w14:textId="1742EB56" w:rsidR="006F635E" w:rsidRPr="00AC7CBE" w:rsidRDefault="00696B38" w:rsidP="00AC7CBE">
            <w:pPr>
              <w:spacing w:after="0" w:line="240" w:lineRule="auto"/>
              <w:contextualSpacing/>
              <w:rPr>
                <w:w w:val="105"/>
              </w:rPr>
            </w:pPr>
            <w:r>
              <w:rPr>
                <w:w w:val="105"/>
              </w:rPr>
              <w:t>H.18</w:t>
            </w:r>
          </w:p>
        </w:tc>
        <w:tc>
          <w:tcPr>
            <w:tcW w:w="3680" w:type="dxa"/>
            <w:tcBorders>
              <w:left w:val="single" w:sz="4" w:space="0" w:color="auto"/>
              <w:right w:val="nil"/>
            </w:tcBorders>
          </w:tcPr>
          <w:p w14:paraId="6798CD8E" w14:textId="4CF30F94" w:rsidR="006F635E" w:rsidRPr="00AC7CBE" w:rsidRDefault="0057266B" w:rsidP="00AC7CBE">
            <w:pPr>
              <w:spacing w:after="0" w:line="240" w:lineRule="auto"/>
              <w:contextualSpacing/>
              <w:rPr>
                <w:w w:val="105"/>
              </w:rPr>
            </w:pPr>
            <w:r w:rsidRPr="00AC7CBE">
              <w:rPr>
                <w:w w:val="105"/>
              </w:rPr>
              <w:t>Wild fruits</w:t>
            </w:r>
          </w:p>
        </w:tc>
        <w:tc>
          <w:tcPr>
            <w:tcW w:w="2160" w:type="dxa"/>
            <w:tcBorders>
              <w:left w:val="nil"/>
              <w:right w:val="single" w:sz="18" w:space="0" w:color="000000"/>
            </w:tcBorders>
          </w:tcPr>
          <w:p w14:paraId="6C12AC68"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36CFA3C" w14:textId="77777777" w:rsidR="006F635E" w:rsidRPr="00AC7CBE" w:rsidRDefault="006F635E" w:rsidP="00AC7CBE">
            <w:pPr>
              <w:spacing w:after="0" w:line="240" w:lineRule="auto"/>
              <w:contextualSpacing/>
              <w:rPr>
                <w:w w:val="105"/>
              </w:rPr>
            </w:pPr>
          </w:p>
        </w:tc>
      </w:tr>
      <w:tr w:rsidR="006F635E" w:rsidRPr="00AC7CBE" w14:paraId="7E638898" w14:textId="77777777" w:rsidTr="00696B38">
        <w:trPr>
          <w:trHeight w:val="20"/>
        </w:trPr>
        <w:tc>
          <w:tcPr>
            <w:tcW w:w="640" w:type="dxa"/>
            <w:tcBorders>
              <w:right w:val="single" w:sz="4" w:space="0" w:color="auto"/>
            </w:tcBorders>
          </w:tcPr>
          <w:p w14:paraId="76975822" w14:textId="401D6161" w:rsidR="006F635E" w:rsidRPr="00AC7CBE" w:rsidRDefault="00696B38" w:rsidP="00AC7CBE">
            <w:pPr>
              <w:spacing w:after="0" w:line="240" w:lineRule="auto"/>
              <w:contextualSpacing/>
              <w:rPr>
                <w:w w:val="105"/>
              </w:rPr>
            </w:pPr>
            <w:r>
              <w:rPr>
                <w:w w:val="105"/>
              </w:rPr>
              <w:t>H.19</w:t>
            </w:r>
          </w:p>
        </w:tc>
        <w:tc>
          <w:tcPr>
            <w:tcW w:w="3680" w:type="dxa"/>
            <w:tcBorders>
              <w:left w:val="single" w:sz="4" w:space="0" w:color="auto"/>
              <w:right w:val="nil"/>
            </w:tcBorders>
          </w:tcPr>
          <w:p w14:paraId="271CF907" w14:textId="76B352FE" w:rsidR="006F635E" w:rsidRPr="00AC7CBE" w:rsidRDefault="0057266B" w:rsidP="00AC7CBE">
            <w:pPr>
              <w:spacing w:after="0" w:line="240" w:lineRule="auto"/>
              <w:contextualSpacing/>
              <w:rPr>
                <w:w w:val="105"/>
              </w:rPr>
            </w:pPr>
            <w:r w:rsidRPr="00AC7CBE">
              <w:rPr>
                <w:w w:val="105"/>
              </w:rPr>
              <w:t>Poles/timber</w:t>
            </w:r>
          </w:p>
        </w:tc>
        <w:tc>
          <w:tcPr>
            <w:tcW w:w="2160" w:type="dxa"/>
            <w:tcBorders>
              <w:left w:val="nil"/>
              <w:right w:val="single" w:sz="18" w:space="0" w:color="000000"/>
            </w:tcBorders>
          </w:tcPr>
          <w:p w14:paraId="1D8A51F2" w14:textId="77777777" w:rsidR="006F635E" w:rsidRPr="00AC7CBE" w:rsidRDefault="006F635E"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E766091" w14:textId="77777777" w:rsidR="006F635E" w:rsidRPr="00AC7CBE" w:rsidRDefault="006F635E" w:rsidP="00AC7CBE">
            <w:pPr>
              <w:spacing w:after="0" w:line="240" w:lineRule="auto"/>
              <w:contextualSpacing/>
              <w:rPr>
                <w:w w:val="105"/>
              </w:rPr>
            </w:pPr>
          </w:p>
        </w:tc>
      </w:tr>
      <w:tr w:rsidR="0057266B" w:rsidRPr="00AC7CBE" w14:paraId="05C521EE" w14:textId="77777777" w:rsidTr="00696B38">
        <w:trPr>
          <w:trHeight w:val="20"/>
        </w:trPr>
        <w:tc>
          <w:tcPr>
            <w:tcW w:w="640" w:type="dxa"/>
            <w:tcBorders>
              <w:right w:val="single" w:sz="4" w:space="0" w:color="auto"/>
            </w:tcBorders>
          </w:tcPr>
          <w:p w14:paraId="34603DAB" w14:textId="68D38E6C" w:rsidR="0057266B" w:rsidRPr="00AC7CBE" w:rsidRDefault="00696B38" w:rsidP="00AC7CBE">
            <w:pPr>
              <w:spacing w:after="0" w:line="240" w:lineRule="auto"/>
              <w:contextualSpacing/>
              <w:rPr>
                <w:w w:val="105"/>
              </w:rPr>
            </w:pPr>
            <w:r>
              <w:rPr>
                <w:w w:val="105"/>
              </w:rPr>
              <w:t>H.20</w:t>
            </w:r>
          </w:p>
        </w:tc>
        <w:tc>
          <w:tcPr>
            <w:tcW w:w="3680" w:type="dxa"/>
            <w:tcBorders>
              <w:left w:val="single" w:sz="4" w:space="0" w:color="auto"/>
              <w:right w:val="nil"/>
            </w:tcBorders>
          </w:tcPr>
          <w:p w14:paraId="6B2A940C" w14:textId="5883C891" w:rsidR="0057266B" w:rsidRPr="00AC7CBE" w:rsidRDefault="0057266B" w:rsidP="00AC7CBE">
            <w:pPr>
              <w:spacing w:after="0" w:line="240" w:lineRule="auto"/>
              <w:contextualSpacing/>
              <w:rPr>
                <w:w w:val="105"/>
              </w:rPr>
            </w:pPr>
            <w:r w:rsidRPr="00AC7CBE">
              <w:rPr>
                <w:w w:val="105"/>
              </w:rPr>
              <w:t>Thatching/fencing grass</w:t>
            </w:r>
          </w:p>
        </w:tc>
        <w:tc>
          <w:tcPr>
            <w:tcW w:w="2160" w:type="dxa"/>
            <w:tcBorders>
              <w:left w:val="nil"/>
              <w:right w:val="single" w:sz="18" w:space="0" w:color="000000"/>
            </w:tcBorders>
          </w:tcPr>
          <w:p w14:paraId="5B7E82C6"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1F6BCDDC" w14:textId="77777777" w:rsidR="0057266B" w:rsidRPr="00AC7CBE" w:rsidRDefault="0057266B" w:rsidP="00AC7CBE">
            <w:pPr>
              <w:spacing w:after="0" w:line="240" w:lineRule="auto"/>
              <w:contextualSpacing/>
              <w:rPr>
                <w:w w:val="105"/>
              </w:rPr>
            </w:pPr>
          </w:p>
        </w:tc>
      </w:tr>
      <w:tr w:rsidR="0057266B" w:rsidRPr="00AC7CBE" w14:paraId="29245B0F" w14:textId="77777777" w:rsidTr="00696B38">
        <w:trPr>
          <w:trHeight w:val="20"/>
        </w:trPr>
        <w:tc>
          <w:tcPr>
            <w:tcW w:w="640" w:type="dxa"/>
            <w:tcBorders>
              <w:right w:val="single" w:sz="4" w:space="0" w:color="auto"/>
            </w:tcBorders>
          </w:tcPr>
          <w:p w14:paraId="6F94EAAB" w14:textId="36A58DC3" w:rsidR="0057266B" w:rsidRPr="00AC7CBE" w:rsidRDefault="00696B38" w:rsidP="00AC7CBE">
            <w:pPr>
              <w:spacing w:after="0" w:line="240" w:lineRule="auto"/>
              <w:contextualSpacing/>
              <w:rPr>
                <w:w w:val="105"/>
              </w:rPr>
            </w:pPr>
            <w:r>
              <w:rPr>
                <w:w w:val="105"/>
              </w:rPr>
              <w:t>H.21</w:t>
            </w:r>
          </w:p>
        </w:tc>
        <w:tc>
          <w:tcPr>
            <w:tcW w:w="3680" w:type="dxa"/>
            <w:tcBorders>
              <w:left w:val="single" w:sz="4" w:space="0" w:color="auto"/>
              <w:right w:val="nil"/>
            </w:tcBorders>
          </w:tcPr>
          <w:p w14:paraId="3EFB9390" w14:textId="52B24AE6" w:rsidR="0057266B" w:rsidRPr="00AC7CBE" w:rsidRDefault="0057266B" w:rsidP="00AC7CBE">
            <w:pPr>
              <w:spacing w:after="0" w:line="240" w:lineRule="auto"/>
              <w:contextualSpacing/>
              <w:rPr>
                <w:w w:val="105"/>
              </w:rPr>
            </w:pPr>
            <w:r w:rsidRPr="00AC7CBE">
              <w:rPr>
                <w:w w:val="105"/>
              </w:rPr>
              <w:t>Fodder</w:t>
            </w:r>
          </w:p>
        </w:tc>
        <w:tc>
          <w:tcPr>
            <w:tcW w:w="2160" w:type="dxa"/>
            <w:tcBorders>
              <w:left w:val="nil"/>
              <w:right w:val="single" w:sz="18" w:space="0" w:color="000000"/>
            </w:tcBorders>
          </w:tcPr>
          <w:p w14:paraId="5458D573"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F018A52" w14:textId="77777777" w:rsidR="0057266B" w:rsidRPr="00AC7CBE" w:rsidRDefault="0057266B" w:rsidP="00AC7CBE">
            <w:pPr>
              <w:spacing w:after="0" w:line="240" w:lineRule="auto"/>
              <w:contextualSpacing/>
              <w:rPr>
                <w:w w:val="105"/>
              </w:rPr>
            </w:pPr>
          </w:p>
        </w:tc>
      </w:tr>
      <w:tr w:rsidR="0057266B" w:rsidRPr="00AC7CBE" w14:paraId="692BF04B" w14:textId="77777777" w:rsidTr="00696B38">
        <w:trPr>
          <w:trHeight w:val="20"/>
        </w:trPr>
        <w:tc>
          <w:tcPr>
            <w:tcW w:w="640" w:type="dxa"/>
            <w:tcBorders>
              <w:right w:val="single" w:sz="4" w:space="0" w:color="auto"/>
            </w:tcBorders>
          </w:tcPr>
          <w:p w14:paraId="7C6FB8B2" w14:textId="09AC40DB" w:rsidR="0057266B" w:rsidRPr="00AC7CBE" w:rsidRDefault="00696B38" w:rsidP="00AC7CBE">
            <w:pPr>
              <w:spacing w:after="0" w:line="240" w:lineRule="auto"/>
              <w:contextualSpacing/>
              <w:rPr>
                <w:w w:val="105"/>
              </w:rPr>
            </w:pPr>
            <w:r>
              <w:rPr>
                <w:w w:val="105"/>
              </w:rPr>
              <w:t>H.22</w:t>
            </w:r>
          </w:p>
        </w:tc>
        <w:tc>
          <w:tcPr>
            <w:tcW w:w="3680" w:type="dxa"/>
            <w:tcBorders>
              <w:left w:val="single" w:sz="4" w:space="0" w:color="auto"/>
              <w:right w:val="nil"/>
            </w:tcBorders>
          </w:tcPr>
          <w:p w14:paraId="650D919A" w14:textId="1CF04CCC" w:rsidR="0057266B" w:rsidRPr="00AC7CBE" w:rsidRDefault="0057266B" w:rsidP="00AC7CBE">
            <w:pPr>
              <w:spacing w:after="0" w:line="240" w:lineRule="auto"/>
              <w:contextualSpacing/>
              <w:rPr>
                <w:w w:val="105"/>
              </w:rPr>
            </w:pPr>
            <w:r w:rsidRPr="00AC7CBE">
              <w:rPr>
                <w:w w:val="105"/>
              </w:rPr>
              <w:t>Wild animals</w:t>
            </w:r>
          </w:p>
        </w:tc>
        <w:tc>
          <w:tcPr>
            <w:tcW w:w="2160" w:type="dxa"/>
            <w:tcBorders>
              <w:left w:val="nil"/>
              <w:right w:val="single" w:sz="18" w:space="0" w:color="000000"/>
            </w:tcBorders>
          </w:tcPr>
          <w:p w14:paraId="5497B469" w14:textId="77777777" w:rsidR="0057266B" w:rsidRPr="00AC7CBE" w:rsidRDefault="0057266B" w:rsidP="00AC7CBE">
            <w:pPr>
              <w:spacing w:after="0" w:line="240" w:lineRule="auto"/>
              <w:contextualSpacing/>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AF0F676" w14:textId="77777777" w:rsidR="0057266B" w:rsidRPr="00AC7CBE" w:rsidRDefault="0057266B" w:rsidP="00AC7CBE">
            <w:pPr>
              <w:spacing w:after="0" w:line="240" w:lineRule="auto"/>
              <w:contextualSpacing/>
              <w:rPr>
                <w:w w:val="105"/>
              </w:rPr>
            </w:pPr>
          </w:p>
        </w:tc>
      </w:tr>
    </w:tbl>
    <w:p w14:paraId="1CB10FCC" w14:textId="77777777" w:rsidR="00E4168E" w:rsidRPr="00AC7CBE" w:rsidRDefault="00E4168E" w:rsidP="00AC7CBE">
      <w:pPr>
        <w:spacing w:after="0" w:line="240" w:lineRule="auto"/>
        <w:contextualSpacing/>
      </w:pPr>
    </w:p>
    <w:p w14:paraId="58BB3611" w14:textId="77777777" w:rsidR="001E68A0" w:rsidRPr="00AC7CBE" w:rsidRDefault="001E68A0" w:rsidP="00AC7CBE">
      <w:pPr>
        <w:spacing w:after="0" w:line="240" w:lineRule="auto"/>
        <w:contextualSpacing/>
        <w:rPr>
          <w:rFonts w:eastAsia="Times New Roman" w:cs="Times New Roman"/>
          <w:b/>
          <w:bCs/>
          <w:color w:val="000000"/>
        </w:rPr>
      </w:pPr>
      <w:r w:rsidRPr="00AC7CBE">
        <w:rPr>
          <w:rFonts w:eastAsia="Times New Roman" w:cs="Times New Roman"/>
          <w:b/>
          <w:bCs/>
          <w:color w:val="000000"/>
        </w:rPr>
        <w:br w:type="page"/>
      </w:r>
    </w:p>
    <w:p w14:paraId="17A82F4D" w14:textId="12F5422D" w:rsidR="00560CD9" w:rsidRDefault="0040401D">
      <w:pPr>
        <w:rPr>
          <w:rFonts w:eastAsia="Times New Roman" w:cs="Times New Roman"/>
          <w:b/>
          <w:bCs/>
          <w:color w:val="000000"/>
        </w:rPr>
      </w:pPr>
      <w:r>
        <w:rPr>
          <w:rFonts w:eastAsia="Times New Roman" w:cs="Times New Roman"/>
          <w:b/>
          <w:bCs/>
          <w:color w:val="000000"/>
        </w:rPr>
        <w:t>I. Forest Conflict</w:t>
      </w:r>
      <w:r w:rsidR="00560CD9">
        <w:rPr>
          <w:rFonts w:eastAsia="Times New Roman" w:cs="Times New Roman"/>
          <w:b/>
          <w:bCs/>
          <w:color w:val="000000"/>
        </w:rPr>
        <w:t xml:space="preserve"> – Roster 1</w:t>
      </w:r>
    </w:p>
    <w:p w14:paraId="5BCE1108" w14:textId="60C4417E" w:rsidR="00560CD9" w:rsidRPr="00560CD9" w:rsidRDefault="00560CD9">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3158" w:type="dxa"/>
        <w:tblInd w:w="-504" w:type="dxa"/>
        <w:tblLayout w:type="fixed"/>
        <w:tblLook w:val="04A0" w:firstRow="1" w:lastRow="0" w:firstColumn="1" w:lastColumn="0" w:noHBand="0" w:noVBand="1"/>
      </w:tblPr>
      <w:tblGrid>
        <w:gridCol w:w="789"/>
        <w:gridCol w:w="1138"/>
        <w:gridCol w:w="1066"/>
        <w:gridCol w:w="1082"/>
        <w:gridCol w:w="1041"/>
        <w:gridCol w:w="1245"/>
        <w:gridCol w:w="1333"/>
        <w:gridCol w:w="1064"/>
        <w:gridCol w:w="1068"/>
        <w:gridCol w:w="1130"/>
        <w:gridCol w:w="1032"/>
        <w:gridCol w:w="1170"/>
      </w:tblGrid>
      <w:tr w:rsidR="00560CD9" w14:paraId="5AC54D59" w14:textId="7A91C305" w:rsidTr="00224F95">
        <w:tc>
          <w:tcPr>
            <w:tcW w:w="789" w:type="dxa"/>
          </w:tcPr>
          <w:p w14:paraId="06D9413B" w14:textId="77777777" w:rsidR="00560CD9" w:rsidRPr="00560CD9" w:rsidRDefault="00560CD9">
            <w:pPr>
              <w:rPr>
                <w:rFonts w:eastAsia="Times New Roman" w:cs="Times New Roman"/>
                <w:bCs/>
                <w:color w:val="000000"/>
              </w:rPr>
            </w:pPr>
          </w:p>
        </w:tc>
        <w:tc>
          <w:tcPr>
            <w:tcW w:w="1138" w:type="dxa"/>
          </w:tcPr>
          <w:p w14:paraId="57A834B9" w14:textId="51393EBB" w:rsidR="00560CD9" w:rsidRPr="00560CD9" w:rsidRDefault="00560CD9">
            <w:pPr>
              <w:rPr>
                <w:rFonts w:eastAsia="Times New Roman" w:cs="Times New Roman"/>
                <w:bCs/>
                <w:color w:val="000000"/>
              </w:rPr>
            </w:pPr>
            <w:r w:rsidRPr="00560CD9">
              <w:rPr>
                <w:rFonts w:eastAsia="Times New Roman" w:cs="Times New Roman"/>
                <w:bCs/>
                <w:color w:val="000000"/>
              </w:rPr>
              <w:t>I.1</w:t>
            </w:r>
          </w:p>
        </w:tc>
        <w:tc>
          <w:tcPr>
            <w:tcW w:w="1066" w:type="dxa"/>
          </w:tcPr>
          <w:p w14:paraId="6AFB7133" w14:textId="1C285CDC" w:rsidR="00560CD9" w:rsidRPr="00560CD9" w:rsidRDefault="00560CD9">
            <w:pPr>
              <w:rPr>
                <w:rFonts w:eastAsia="Times New Roman" w:cs="Times New Roman"/>
                <w:bCs/>
                <w:color w:val="000000"/>
              </w:rPr>
            </w:pPr>
            <w:r>
              <w:rPr>
                <w:rFonts w:eastAsia="Times New Roman" w:cs="Times New Roman"/>
                <w:bCs/>
                <w:color w:val="000000"/>
              </w:rPr>
              <w:t>I.2</w:t>
            </w:r>
          </w:p>
        </w:tc>
        <w:tc>
          <w:tcPr>
            <w:tcW w:w="1082" w:type="dxa"/>
          </w:tcPr>
          <w:p w14:paraId="4B32A31E" w14:textId="537F1DFE" w:rsidR="00560CD9" w:rsidRPr="00560CD9" w:rsidRDefault="00560CD9">
            <w:pPr>
              <w:rPr>
                <w:rFonts w:eastAsia="Times New Roman" w:cs="Times New Roman"/>
                <w:bCs/>
                <w:color w:val="000000"/>
              </w:rPr>
            </w:pPr>
            <w:r>
              <w:rPr>
                <w:rFonts w:eastAsia="Times New Roman" w:cs="Times New Roman"/>
                <w:bCs/>
                <w:color w:val="000000"/>
              </w:rPr>
              <w:t>I.3</w:t>
            </w:r>
          </w:p>
        </w:tc>
        <w:tc>
          <w:tcPr>
            <w:tcW w:w="1041" w:type="dxa"/>
          </w:tcPr>
          <w:p w14:paraId="70A89DD2" w14:textId="4EAE6A58" w:rsidR="00560CD9" w:rsidRPr="00560CD9" w:rsidRDefault="00560CD9">
            <w:pPr>
              <w:rPr>
                <w:rFonts w:eastAsia="Times New Roman" w:cs="Times New Roman"/>
                <w:bCs/>
                <w:color w:val="000000"/>
              </w:rPr>
            </w:pPr>
            <w:r>
              <w:rPr>
                <w:rFonts w:eastAsia="Times New Roman" w:cs="Times New Roman"/>
                <w:bCs/>
                <w:color w:val="000000"/>
              </w:rPr>
              <w:t>I.4</w:t>
            </w:r>
          </w:p>
        </w:tc>
        <w:tc>
          <w:tcPr>
            <w:tcW w:w="1245" w:type="dxa"/>
          </w:tcPr>
          <w:p w14:paraId="0FBB7F06" w14:textId="1432A057" w:rsidR="00560CD9" w:rsidRPr="00560CD9" w:rsidRDefault="00560CD9">
            <w:pPr>
              <w:rPr>
                <w:rFonts w:eastAsia="Times New Roman" w:cs="Times New Roman"/>
                <w:bCs/>
                <w:color w:val="000000"/>
              </w:rPr>
            </w:pPr>
            <w:r>
              <w:rPr>
                <w:rFonts w:eastAsia="Times New Roman" w:cs="Times New Roman"/>
                <w:bCs/>
                <w:color w:val="000000"/>
              </w:rPr>
              <w:t>I.5</w:t>
            </w:r>
          </w:p>
        </w:tc>
        <w:tc>
          <w:tcPr>
            <w:tcW w:w="1333" w:type="dxa"/>
          </w:tcPr>
          <w:p w14:paraId="2704B4DD" w14:textId="753DF26F" w:rsidR="00560CD9" w:rsidRPr="00560CD9" w:rsidRDefault="00560CD9">
            <w:pPr>
              <w:rPr>
                <w:rFonts w:eastAsia="Times New Roman" w:cs="Times New Roman"/>
                <w:bCs/>
                <w:color w:val="000000"/>
              </w:rPr>
            </w:pPr>
            <w:r>
              <w:rPr>
                <w:rFonts w:eastAsia="Times New Roman" w:cs="Times New Roman"/>
                <w:bCs/>
                <w:color w:val="000000"/>
              </w:rPr>
              <w:t>I.6</w:t>
            </w:r>
          </w:p>
        </w:tc>
        <w:tc>
          <w:tcPr>
            <w:tcW w:w="1064" w:type="dxa"/>
          </w:tcPr>
          <w:p w14:paraId="7A9B5826" w14:textId="648A7B71" w:rsidR="00560CD9" w:rsidRPr="00560CD9" w:rsidRDefault="00560CD9">
            <w:pPr>
              <w:rPr>
                <w:rFonts w:eastAsia="Times New Roman" w:cs="Times New Roman"/>
                <w:bCs/>
                <w:color w:val="000000"/>
              </w:rPr>
            </w:pPr>
            <w:r>
              <w:rPr>
                <w:rFonts w:eastAsia="Times New Roman" w:cs="Times New Roman"/>
                <w:bCs/>
                <w:color w:val="000000"/>
              </w:rPr>
              <w:t>I.7</w:t>
            </w:r>
          </w:p>
        </w:tc>
        <w:tc>
          <w:tcPr>
            <w:tcW w:w="1068" w:type="dxa"/>
          </w:tcPr>
          <w:p w14:paraId="3491B027" w14:textId="2FAE8647" w:rsidR="00560CD9" w:rsidRPr="00560CD9" w:rsidRDefault="00560CD9">
            <w:pPr>
              <w:rPr>
                <w:rFonts w:eastAsia="Times New Roman" w:cs="Times New Roman"/>
                <w:bCs/>
                <w:color w:val="000000"/>
              </w:rPr>
            </w:pPr>
            <w:r>
              <w:rPr>
                <w:rFonts w:eastAsia="Times New Roman" w:cs="Times New Roman"/>
                <w:bCs/>
                <w:color w:val="000000"/>
              </w:rPr>
              <w:t>I.8</w:t>
            </w:r>
          </w:p>
        </w:tc>
        <w:tc>
          <w:tcPr>
            <w:tcW w:w="1130" w:type="dxa"/>
          </w:tcPr>
          <w:p w14:paraId="541F95DE" w14:textId="55621EAB" w:rsidR="00560CD9" w:rsidRPr="00560CD9" w:rsidRDefault="00560CD9">
            <w:pPr>
              <w:rPr>
                <w:rFonts w:eastAsia="Times New Roman" w:cs="Times New Roman"/>
                <w:bCs/>
                <w:color w:val="000000"/>
              </w:rPr>
            </w:pPr>
            <w:r>
              <w:rPr>
                <w:rFonts w:eastAsia="Times New Roman" w:cs="Times New Roman"/>
                <w:bCs/>
                <w:color w:val="000000"/>
              </w:rPr>
              <w:t>I.9</w:t>
            </w:r>
          </w:p>
        </w:tc>
        <w:tc>
          <w:tcPr>
            <w:tcW w:w="1032" w:type="dxa"/>
          </w:tcPr>
          <w:p w14:paraId="63C225E8" w14:textId="303F6DE6" w:rsidR="00560CD9" w:rsidRPr="00560CD9" w:rsidRDefault="00560CD9">
            <w:pPr>
              <w:rPr>
                <w:rFonts w:eastAsia="Times New Roman" w:cs="Times New Roman"/>
                <w:bCs/>
                <w:color w:val="000000"/>
              </w:rPr>
            </w:pPr>
            <w:r>
              <w:rPr>
                <w:rFonts w:eastAsia="Times New Roman" w:cs="Times New Roman"/>
                <w:bCs/>
                <w:color w:val="000000"/>
              </w:rPr>
              <w:t>I.10</w:t>
            </w:r>
          </w:p>
        </w:tc>
        <w:tc>
          <w:tcPr>
            <w:tcW w:w="1170" w:type="dxa"/>
          </w:tcPr>
          <w:p w14:paraId="44F3894F" w14:textId="0C67D9FD" w:rsidR="00560CD9" w:rsidRPr="00560CD9" w:rsidRDefault="00560CD9" w:rsidP="00560CD9">
            <w:pPr>
              <w:ind w:right="-234"/>
              <w:rPr>
                <w:rFonts w:eastAsia="Times New Roman" w:cs="Times New Roman"/>
                <w:bCs/>
                <w:color w:val="000000"/>
              </w:rPr>
            </w:pPr>
            <w:r>
              <w:rPr>
                <w:rFonts w:eastAsia="Times New Roman" w:cs="Times New Roman"/>
                <w:bCs/>
                <w:color w:val="000000"/>
              </w:rPr>
              <w:t>I.11</w:t>
            </w:r>
          </w:p>
        </w:tc>
      </w:tr>
      <w:tr w:rsidR="00560CD9" w14:paraId="0A0529DA" w14:textId="4DE76428" w:rsidTr="00224F95">
        <w:tc>
          <w:tcPr>
            <w:tcW w:w="789" w:type="dxa"/>
          </w:tcPr>
          <w:p w14:paraId="5E353828" w14:textId="2DE150AD" w:rsidR="00560CD9" w:rsidRDefault="00560CD9">
            <w:pPr>
              <w:rPr>
                <w:rFonts w:eastAsia="Times New Roman" w:cs="Times New Roman"/>
                <w:b/>
                <w:bCs/>
                <w:color w:val="000000"/>
              </w:rPr>
            </w:pPr>
            <w:r>
              <w:rPr>
                <w:rFonts w:eastAsia="Times New Roman" w:cs="Times New Roman"/>
                <w:b/>
                <w:bCs/>
                <w:color w:val="000000"/>
              </w:rPr>
              <w:t>Forest</w:t>
            </w:r>
          </w:p>
        </w:tc>
        <w:tc>
          <w:tcPr>
            <w:tcW w:w="1138" w:type="dxa"/>
          </w:tcPr>
          <w:p w14:paraId="25DDFEFD" w14:textId="3B00B0B3" w:rsidR="00560CD9" w:rsidRDefault="00560CD9">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boundary conflicts</w:t>
            </w:r>
            <w:r>
              <w:rPr>
                <w:rFonts w:eastAsia="Times New Roman" w:cs="Times New Roman"/>
                <w:bCs/>
                <w:color w:val="000000"/>
              </w:rPr>
              <w:t xml:space="preserve">? </w:t>
            </w:r>
          </w:p>
          <w:p w14:paraId="508BFE6F" w14:textId="77777777" w:rsidR="00560CD9" w:rsidRDefault="00560CD9">
            <w:pPr>
              <w:rPr>
                <w:rFonts w:eastAsia="Times New Roman" w:cs="Times New Roman"/>
                <w:bCs/>
                <w:color w:val="000000"/>
              </w:rPr>
            </w:pPr>
            <w:r>
              <w:rPr>
                <w:rFonts w:eastAsia="Times New Roman" w:cs="Times New Roman"/>
                <w:bCs/>
                <w:color w:val="000000"/>
              </w:rPr>
              <w:t>0-No</w:t>
            </w:r>
          </w:p>
          <w:p w14:paraId="71B27F22" w14:textId="77777777" w:rsidR="00560CD9" w:rsidRDefault="00560CD9">
            <w:pPr>
              <w:rPr>
                <w:rFonts w:eastAsia="Times New Roman" w:cs="Times New Roman"/>
                <w:bCs/>
                <w:color w:val="000000"/>
              </w:rPr>
            </w:pPr>
            <w:r>
              <w:rPr>
                <w:rFonts w:eastAsia="Times New Roman" w:cs="Times New Roman"/>
                <w:bCs/>
                <w:color w:val="000000"/>
              </w:rPr>
              <w:t>1=Yes</w:t>
            </w:r>
          </w:p>
          <w:p w14:paraId="3AB834CB" w14:textId="5C011058" w:rsidR="00560CD9" w:rsidRPr="00560CD9" w:rsidRDefault="00560CD9">
            <w:pPr>
              <w:rPr>
                <w:rFonts w:eastAsia="Times New Roman" w:cs="Times New Roman"/>
                <w:bCs/>
                <w:i/>
                <w:color w:val="000000"/>
              </w:rPr>
            </w:pPr>
            <w:r>
              <w:rPr>
                <w:rFonts w:eastAsia="Times New Roman" w:cs="Times New Roman"/>
                <w:bCs/>
                <w:i/>
                <w:color w:val="000000"/>
              </w:rPr>
              <w:t xml:space="preserve">If 0, skip to </w:t>
            </w:r>
            <w:r w:rsidR="00224F95">
              <w:rPr>
                <w:rFonts w:eastAsia="Times New Roman" w:cs="Times New Roman"/>
                <w:bCs/>
                <w:i/>
                <w:color w:val="000000"/>
              </w:rPr>
              <w:t>I.6</w:t>
            </w:r>
          </w:p>
        </w:tc>
        <w:tc>
          <w:tcPr>
            <w:tcW w:w="1066" w:type="dxa"/>
          </w:tcPr>
          <w:p w14:paraId="47CE168E" w14:textId="725B64C0" w:rsidR="00560CD9" w:rsidRPr="00560CD9" w:rsidRDefault="00560CD9">
            <w:pPr>
              <w:rPr>
                <w:rFonts w:eastAsia="Times New Roman" w:cs="Times New Roman"/>
                <w:bCs/>
                <w:color w:val="000000"/>
              </w:rPr>
            </w:pPr>
            <w:r>
              <w:rPr>
                <w:rFonts w:eastAsia="Times New Roman" w:cs="Times New Roman"/>
                <w:bCs/>
                <w:color w:val="000000"/>
              </w:rPr>
              <w:t xml:space="preserve">How many conflicts? </w:t>
            </w:r>
          </w:p>
        </w:tc>
        <w:tc>
          <w:tcPr>
            <w:tcW w:w="1082" w:type="dxa"/>
          </w:tcPr>
          <w:p w14:paraId="48441203" w14:textId="37350E90" w:rsidR="00560CD9" w:rsidRPr="00560CD9" w:rsidRDefault="00560CD9">
            <w:pPr>
              <w:rPr>
                <w:rFonts w:eastAsia="Times New Roman" w:cs="Times New Roman"/>
                <w:bCs/>
                <w:color w:val="000000"/>
              </w:rPr>
            </w:pPr>
            <w:r>
              <w:rPr>
                <w:rFonts w:eastAsia="Times New Roman" w:cs="Times New Roman"/>
                <w:bCs/>
                <w:color w:val="000000"/>
              </w:rPr>
              <w:t xml:space="preserve">How many conflicts are ongoing? </w:t>
            </w:r>
          </w:p>
        </w:tc>
        <w:tc>
          <w:tcPr>
            <w:tcW w:w="1041" w:type="dxa"/>
          </w:tcPr>
          <w:p w14:paraId="097C8B0C" w14:textId="77777777" w:rsidR="00560CD9" w:rsidRDefault="00560CD9">
            <w:pPr>
              <w:rPr>
                <w:rFonts w:eastAsia="Times New Roman" w:cs="Times New Roman"/>
                <w:bCs/>
                <w:color w:val="000000"/>
              </w:rPr>
            </w:pPr>
            <w:r>
              <w:rPr>
                <w:rFonts w:eastAsia="Times New Roman" w:cs="Times New Roman"/>
                <w:bCs/>
                <w:color w:val="000000"/>
              </w:rPr>
              <w:t xml:space="preserve">Who helped to resolve this conflict? </w:t>
            </w:r>
          </w:p>
          <w:p w14:paraId="3C6C1B04" w14:textId="00B5E339" w:rsidR="00560CD9" w:rsidRPr="00560CD9" w:rsidRDefault="00224F95">
            <w:pPr>
              <w:rPr>
                <w:rFonts w:eastAsia="Times New Roman" w:cs="Times New Roman"/>
                <w:bCs/>
                <w:i/>
                <w:color w:val="000000"/>
              </w:rPr>
            </w:pPr>
            <w:r>
              <w:rPr>
                <w:rFonts w:eastAsia="Times New Roman" w:cs="Times New Roman"/>
                <w:bCs/>
                <w:i/>
                <w:color w:val="000000"/>
              </w:rPr>
              <w:t>See code I.1</w:t>
            </w:r>
          </w:p>
          <w:p w14:paraId="7673E16A" w14:textId="33902870" w:rsidR="00560CD9" w:rsidRPr="00560CD9" w:rsidRDefault="00560CD9">
            <w:pPr>
              <w:rPr>
                <w:rFonts w:eastAsia="Times New Roman" w:cs="Times New Roman"/>
                <w:bCs/>
                <w:i/>
                <w:color w:val="000000"/>
              </w:rPr>
            </w:pPr>
            <w:r>
              <w:rPr>
                <w:rFonts w:eastAsia="Times New Roman" w:cs="Times New Roman"/>
                <w:bCs/>
                <w:i/>
                <w:color w:val="000000"/>
              </w:rPr>
              <w:t>Select all that apply</w:t>
            </w:r>
          </w:p>
        </w:tc>
        <w:tc>
          <w:tcPr>
            <w:tcW w:w="1245" w:type="dxa"/>
          </w:tcPr>
          <w:p w14:paraId="569BA807" w14:textId="1B4C7F76" w:rsidR="00560CD9" w:rsidRPr="00560CD9" w:rsidRDefault="00560CD9">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333" w:type="dxa"/>
          </w:tcPr>
          <w:p w14:paraId="2487A21D" w14:textId="77777777" w:rsidR="00560CD9" w:rsidRDefault="00560CD9">
            <w:pPr>
              <w:rPr>
                <w:rFonts w:eastAsia="Calibri" w:cs="Times New Roman"/>
              </w:rPr>
            </w:pPr>
            <w:r>
              <w:rPr>
                <w:rFonts w:eastAsia="Times New Roman" w:cs="Times New Roman"/>
                <w:bCs/>
                <w:color w:val="000000"/>
              </w:rPr>
              <w:t xml:space="preserve">In the past 3 years, were there any conflicts about </w:t>
            </w:r>
            <w:r w:rsidRPr="00A63ABC">
              <w:rPr>
                <w:rFonts w:eastAsia="Calibri" w:cs="Times New Roman"/>
                <w:b/>
              </w:rPr>
              <w:t>which NTFP products could be harvested from the forest</w:t>
            </w:r>
            <w:r>
              <w:rPr>
                <w:rFonts w:eastAsia="Calibri" w:cs="Times New Roman"/>
              </w:rPr>
              <w:t>?</w:t>
            </w:r>
          </w:p>
          <w:p w14:paraId="0262F946" w14:textId="77777777" w:rsidR="00560CD9" w:rsidRDefault="00560CD9">
            <w:pPr>
              <w:rPr>
                <w:rFonts w:eastAsia="Calibri" w:cs="Times New Roman"/>
              </w:rPr>
            </w:pPr>
            <w:r>
              <w:rPr>
                <w:rFonts w:eastAsia="Calibri" w:cs="Times New Roman"/>
              </w:rPr>
              <w:t>0=No</w:t>
            </w:r>
          </w:p>
          <w:p w14:paraId="1938AA22" w14:textId="77777777" w:rsidR="00560CD9" w:rsidRDefault="00560CD9">
            <w:pPr>
              <w:rPr>
                <w:rFonts w:eastAsia="Calibri" w:cs="Times New Roman"/>
              </w:rPr>
            </w:pPr>
            <w:r>
              <w:rPr>
                <w:rFonts w:eastAsia="Calibri" w:cs="Times New Roman"/>
              </w:rPr>
              <w:t>1=Yes</w:t>
            </w:r>
          </w:p>
          <w:p w14:paraId="2C89EC96" w14:textId="48239A48" w:rsidR="00560CD9" w:rsidRPr="00560CD9" w:rsidRDefault="00560CD9">
            <w:pPr>
              <w:rPr>
                <w:rFonts w:eastAsia="Times New Roman" w:cs="Times New Roman"/>
                <w:bCs/>
                <w:i/>
                <w:color w:val="000000"/>
              </w:rPr>
            </w:pPr>
            <w:r>
              <w:rPr>
                <w:rFonts w:eastAsia="Calibri" w:cs="Times New Roman"/>
                <w:i/>
              </w:rPr>
              <w:t xml:space="preserve">If 0, skip to </w:t>
            </w:r>
            <w:r w:rsidR="00224F95">
              <w:rPr>
                <w:rFonts w:eastAsia="Calibri" w:cs="Times New Roman"/>
                <w:i/>
              </w:rPr>
              <w:t>I.12</w:t>
            </w:r>
          </w:p>
        </w:tc>
        <w:tc>
          <w:tcPr>
            <w:tcW w:w="1064" w:type="dxa"/>
          </w:tcPr>
          <w:p w14:paraId="4245FA61" w14:textId="5B26D82B" w:rsidR="00560CD9" w:rsidRPr="00560CD9" w:rsidRDefault="00560CD9">
            <w:pPr>
              <w:rPr>
                <w:rFonts w:eastAsia="Times New Roman" w:cs="Times New Roman"/>
                <w:bCs/>
                <w:color w:val="000000"/>
              </w:rPr>
            </w:pPr>
            <w:r>
              <w:rPr>
                <w:rFonts w:eastAsia="Times New Roman" w:cs="Times New Roman"/>
                <w:bCs/>
                <w:color w:val="000000"/>
              </w:rPr>
              <w:t xml:space="preserve">How many conflicts? </w:t>
            </w:r>
          </w:p>
        </w:tc>
        <w:tc>
          <w:tcPr>
            <w:tcW w:w="1068" w:type="dxa"/>
          </w:tcPr>
          <w:p w14:paraId="11A32472" w14:textId="7C3FE2A0" w:rsidR="00560CD9" w:rsidRPr="00560CD9" w:rsidRDefault="00560CD9">
            <w:pPr>
              <w:rPr>
                <w:rFonts w:eastAsia="Times New Roman" w:cs="Times New Roman"/>
                <w:bCs/>
                <w:color w:val="000000"/>
              </w:rPr>
            </w:pPr>
            <w:r>
              <w:rPr>
                <w:rFonts w:eastAsia="Times New Roman" w:cs="Times New Roman"/>
                <w:bCs/>
                <w:color w:val="000000"/>
              </w:rPr>
              <w:t xml:space="preserve">How many conflicts are ongoing? </w:t>
            </w:r>
          </w:p>
        </w:tc>
        <w:tc>
          <w:tcPr>
            <w:tcW w:w="1130" w:type="dxa"/>
          </w:tcPr>
          <w:p w14:paraId="3AB9EEA6" w14:textId="39E621BD" w:rsidR="00560CD9" w:rsidRPr="00560CD9" w:rsidRDefault="00560CD9">
            <w:pPr>
              <w:rPr>
                <w:rFonts w:eastAsia="Times New Roman" w:cs="Times New Roman"/>
                <w:bCs/>
                <w:color w:val="000000"/>
              </w:rPr>
            </w:pPr>
            <w:r>
              <w:rPr>
                <w:rFonts w:eastAsia="Times New Roman" w:cs="Times New Roman"/>
                <w:bCs/>
                <w:color w:val="000000"/>
              </w:rPr>
              <w:t>Which NTFP products?</w:t>
            </w:r>
          </w:p>
        </w:tc>
        <w:tc>
          <w:tcPr>
            <w:tcW w:w="1032" w:type="dxa"/>
          </w:tcPr>
          <w:p w14:paraId="79D3F60F" w14:textId="77777777" w:rsidR="00560CD9" w:rsidRDefault="00560CD9" w:rsidP="00560CD9">
            <w:pPr>
              <w:rPr>
                <w:rFonts w:eastAsia="Times New Roman" w:cs="Times New Roman"/>
                <w:bCs/>
                <w:color w:val="000000"/>
              </w:rPr>
            </w:pPr>
            <w:r>
              <w:rPr>
                <w:rFonts w:eastAsia="Times New Roman" w:cs="Times New Roman"/>
                <w:bCs/>
                <w:color w:val="000000"/>
              </w:rPr>
              <w:t xml:space="preserve">Who helped to resolve this conflict? </w:t>
            </w:r>
          </w:p>
          <w:p w14:paraId="5393A272" w14:textId="4C06ED86" w:rsidR="00560CD9" w:rsidRPr="00560CD9" w:rsidRDefault="00224F95" w:rsidP="00560CD9">
            <w:pPr>
              <w:rPr>
                <w:rFonts w:eastAsia="Times New Roman" w:cs="Times New Roman"/>
                <w:bCs/>
                <w:i/>
                <w:color w:val="000000"/>
              </w:rPr>
            </w:pPr>
            <w:r>
              <w:rPr>
                <w:rFonts w:eastAsia="Times New Roman" w:cs="Times New Roman"/>
                <w:bCs/>
                <w:i/>
                <w:color w:val="000000"/>
              </w:rPr>
              <w:t>See code I.1</w:t>
            </w:r>
          </w:p>
          <w:p w14:paraId="552C74E9" w14:textId="61CBD923" w:rsidR="00560CD9" w:rsidRDefault="00560CD9">
            <w:pPr>
              <w:rPr>
                <w:rFonts w:eastAsia="Times New Roman" w:cs="Times New Roman"/>
                <w:bCs/>
                <w:color w:val="000000"/>
              </w:rPr>
            </w:pPr>
            <w:r>
              <w:rPr>
                <w:rFonts w:eastAsia="Times New Roman" w:cs="Times New Roman"/>
                <w:bCs/>
                <w:i/>
                <w:color w:val="000000"/>
              </w:rPr>
              <w:t>Select all that apply</w:t>
            </w:r>
          </w:p>
        </w:tc>
        <w:tc>
          <w:tcPr>
            <w:tcW w:w="1170" w:type="dxa"/>
          </w:tcPr>
          <w:p w14:paraId="40FA1ECF" w14:textId="6455F8DE" w:rsidR="00560CD9" w:rsidRDefault="00560CD9">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560CD9" w14:paraId="0AC255AC" w14:textId="567CC197" w:rsidTr="00224F95">
        <w:tc>
          <w:tcPr>
            <w:tcW w:w="789" w:type="dxa"/>
          </w:tcPr>
          <w:p w14:paraId="032357FB" w14:textId="2DE3ACC6" w:rsidR="00560CD9" w:rsidRDefault="00560CD9">
            <w:pPr>
              <w:rPr>
                <w:rFonts w:eastAsia="Times New Roman" w:cs="Times New Roman"/>
                <w:b/>
                <w:bCs/>
                <w:color w:val="000000"/>
              </w:rPr>
            </w:pPr>
            <w:r>
              <w:rPr>
                <w:rFonts w:eastAsia="Times New Roman" w:cs="Times New Roman"/>
                <w:b/>
                <w:bCs/>
                <w:color w:val="000000"/>
              </w:rPr>
              <w:t>1</w:t>
            </w:r>
          </w:p>
        </w:tc>
        <w:tc>
          <w:tcPr>
            <w:tcW w:w="1138" w:type="dxa"/>
          </w:tcPr>
          <w:p w14:paraId="7DF2EC1B" w14:textId="77777777" w:rsidR="00560CD9" w:rsidRDefault="00560CD9">
            <w:pPr>
              <w:rPr>
                <w:rFonts w:eastAsia="Times New Roman" w:cs="Times New Roman"/>
                <w:b/>
                <w:bCs/>
                <w:color w:val="000000"/>
              </w:rPr>
            </w:pPr>
          </w:p>
        </w:tc>
        <w:tc>
          <w:tcPr>
            <w:tcW w:w="1066" w:type="dxa"/>
          </w:tcPr>
          <w:p w14:paraId="6B58C34A" w14:textId="77777777" w:rsidR="00560CD9" w:rsidRDefault="00560CD9">
            <w:pPr>
              <w:rPr>
                <w:rFonts w:eastAsia="Times New Roman" w:cs="Times New Roman"/>
                <w:b/>
                <w:bCs/>
                <w:color w:val="000000"/>
              </w:rPr>
            </w:pPr>
          </w:p>
        </w:tc>
        <w:tc>
          <w:tcPr>
            <w:tcW w:w="1082" w:type="dxa"/>
          </w:tcPr>
          <w:p w14:paraId="4748EBFD" w14:textId="77777777" w:rsidR="00560CD9" w:rsidRDefault="00560CD9">
            <w:pPr>
              <w:rPr>
                <w:rFonts w:eastAsia="Times New Roman" w:cs="Times New Roman"/>
                <w:b/>
                <w:bCs/>
                <w:color w:val="000000"/>
              </w:rPr>
            </w:pPr>
          </w:p>
        </w:tc>
        <w:tc>
          <w:tcPr>
            <w:tcW w:w="1041" w:type="dxa"/>
          </w:tcPr>
          <w:p w14:paraId="5392175C" w14:textId="77777777" w:rsidR="00560CD9" w:rsidRDefault="00560CD9">
            <w:pPr>
              <w:rPr>
                <w:rFonts w:eastAsia="Times New Roman" w:cs="Times New Roman"/>
                <w:b/>
                <w:bCs/>
                <w:color w:val="000000"/>
              </w:rPr>
            </w:pPr>
          </w:p>
        </w:tc>
        <w:tc>
          <w:tcPr>
            <w:tcW w:w="1245" w:type="dxa"/>
          </w:tcPr>
          <w:p w14:paraId="26970515" w14:textId="77777777" w:rsidR="00560CD9" w:rsidRDefault="00560CD9">
            <w:pPr>
              <w:rPr>
                <w:rFonts w:eastAsia="Times New Roman" w:cs="Times New Roman"/>
                <w:b/>
                <w:bCs/>
                <w:color w:val="000000"/>
              </w:rPr>
            </w:pPr>
          </w:p>
        </w:tc>
        <w:tc>
          <w:tcPr>
            <w:tcW w:w="1333" w:type="dxa"/>
          </w:tcPr>
          <w:p w14:paraId="0AAAB63F" w14:textId="77777777" w:rsidR="00560CD9" w:rsidRDefault="00560CD9">
            <w:pPr>
              <w:rPr>
                <w:rFonts w:eastAsia="Times New Roman" w:cs="Times New Roman"/>
                <w:b/>
                <w:bCs/>
                <w:color w:val="000000"/>
              </w:rPr>
            </w:pPr>
          </w:p>
        </w:tc>
        <w:tc>
          <w:tcPr>
            <w:tcW w:w="1064" w:type="dxa"/>
          </w:tcPr>
          <w:p w14:paraId="521E4A87" w14:textId="77777777" w:rsidR="00560CD9" w:rsidRDefault="00560CD9">
            <w:pPr>
              <w:rPr>
                <w:rFonts w:eastAsia="Times New Roman" w:cs="Times New Roman"/>
                <w:b/>
                <w:bCs/>
                <w:color w:val="000000"/>
              </w:rPr>
            </w:pPr>
          </w:p>
        </w:tc>
        <w:tc>
          <w:tcPr>
            <w:tcW w:w="1068" w:type="dxa"/>
          </w:tcPr>
          <w:p w14:paraId="6F1E0D5C" w14:textId="77777777" w:rsidR="00560CD9" w:rsidRDefault="00560CD9">
            <w:pPr>
              <w:rPr>
                <w:rFonts w:eastAsia="Times New Roman" w:cs="Times New Roman"/>
                <w:b/>
                <w:bCs/>
                <w:color w:val="000000"/>
              </w:rPr>
            </w:pPr>
          </w:p>
        </w:tc>
        <w:tc>
          <w:tcPr>
            <w:tcW w:w="1130" w:type="dxa"/>
          </w:tcPr>
          <w:p w14:paraId="6EF366F9" w14:textId="77777777" w:rsidR="00560CD9" w:rsidRDefault="00560CD9">
            <w:pPr>
              <w:rPr>
                <w:rFonts w:eastAsia="Times New Roman" w:cs="Times New Roman"/>
                <w:b/>
                <w:bCs/>
                <w:color w:val="000000"/>
              </w:rPr>
            </w:pPr>
          </w:p>
        </w:tc>
        <w:tc>
          <w:tcPr>
            <w:tcW w:w="1032" w:type="dxa"/>
          </w:tcPr>
          <w:p w14:paraId="4FCC3257" w14:textId="77777777" w:rsidR="00560CD9" w:rsidRDefault="00560CD9">
            <w:pPr>
              <w:rPr>
                <w:rFonts w:eastAsia="Times New Roman" w:cs="Times New Roman"/>
                <w:b/>
                <w:bCs/>
                <w:color w:val="000000"/>
              </w:rPr>
            </w:pPr>
          </w:p>
        </w:tc>
        <w:tc>
          <w:tcPr>
            <w:tcW w:w="1170" w:type="dxa"/>
          </w:tcPr>
          <w:p w14:paraId="0B1BA842" w14:textId="77777777" w:rsidR="00560CD9" w:rsidRDefault="00560CD9">
            <w:pPr>
              <w:rPr>
                <w:rFonts w:eastAsia="Times New Roman" w:cs="Times New Roman"/>
                <w:b/>
                <w:bCs/>
                <w:color w:val="000000"/>
              </w:rPr>
            </w:pPr>
          </w:p>
        </w:tc>
      </w:tr>
      <w:tr w:rsidR="00560CD9" w14:paraId="1B8A9795" w14:textId="3F129CC1" w:rsidTr="00224F95">
        <w:tc>
          <w:tcPr>
            <w:tcW w:w="789" w:type="dxa"/>
          </w:tcPr>
          <w:p w14:paraId="5C5D5AA9" w14:textId="44B0711B" w:rsidR="00560CD9" w:rsidRDefault="00560CD9">
            <w:pPr>
              <w:rPr>
                <w:rFonts w:eastAsia="Times New Roman" w:cs="Times New Roman"/>
                <w:b/>
                <w:bCs/>
                <w:color w:val="000000"/>
              </w:rPr>
            </w:pPr>
            <w:r>
              <w:rPr>
                <w:rFonts w:eastAsia="Times New Roman" w:cs="Times New Roman"/>
                <w:b/>
                <w:bCs/>
                <w:color w:val="000000"/>
              </w:rPr>
              <w:t>2</w:t>
            </w:r>
          </w:p>
        </w:tc>
        <w:tc>
          <w:tcPr>
            <w:tcW w:w="1138" w:type="dxa"/>
          </w:tcPr>
          <w:p w14:paraId="046BE18F" w14:textId="77777777" w:rsidR="00560CD9" w:rsidRDefault="00560CD9">
            <w:pPr>
              <w:rPr>
                <w:rFonts w:eastAsia="Times New Roman" w:cs="Times New Roman"/>
                <w:b/>
                <w:bCs/>
                <w:color w:val="000000"/>
              </w:rPr>
            </w:pPr>
          </w:p>
        </w:tc>
        <w:tc>
          <w:tcPr>
            <w:tcW w:w="1066" w:type="dxa"/>
          </w:tcPr>
          <w:p w14:paraId="39B8EE76" w14:textId="77777777" w:rsidR="00560CD9" w:rsidRDefault="00560CD9">
            <w:pPr>
              <w:rPr>
                <w:rFonts w:eastAsia="Times New Roman" w:cs="Times New Roman"/>
                <w:b/>
                <w:bCs/>
                <w:color w:val="000000"/>
              </w:rPr>
            </w:pPr>
          </w:p>
        </w:tc>
        <w:tc>
          <w:tcPr>
            <w:tcW w:w="1082" w:type="dxa"/>
          </w:tcPr>
          <w:p w14:paraId="06A0F199" w14:textId="77777777" w:rsidR="00560CD9" w:rsidRDefault="00560CD9">
            <w:pPr>
              <w:rPr>
                <w:rFonts w:eastAsia="Times New Roman" w:cs="Times New Roman"/>
                <w:b/>
                <w:bCs/>
                <w:color w:val="000000"/>
              </w:rPr>
            </w:pPr>
          </w:p>
        </w:tc>
        <w:tc>
          <w:tcPr>
            <w:tcW w:w="1041" w:type="dxa"/>
          </w:tcPr>
          <w:p w14:paraId="67612E0E" w14:textId="77777777" w:rsidR="00560CD9" w:rsidRDefault="00560CD9">
            <w:pPr>
              <w:rPr>
                <w:rFonts w:eastAsia="Times New Roman" w:cs="Times New Roman"/>
                <w:b/>
                <w:bCs/>
                <w:color w:val="000000"/>
              </w:rPr>
            </w:pPr>
          </w:p>
        </w:tc>
        <w:tc>
          <w:tcPr>
            <w:tcW w:w="1245" w:type="dxa"/>
          </w:tcPr>
          <w:p w14:paraId="1630C720" w14:textId="77777777" w:rsidR="00560CD9" w:rsidRDefault="00560CD9">
            <w:pPr>
              <w:rPr>
                <w:rFonts w:eastAsia="Times New Roman" w:cs="Times New Roman"/>
                <w:b/>
                <w:bCs/>
                <w:color w:val="000000"/>
              </w:rPr>
            </w:pPr>
          </w:p>
        </w:tc>
        <w:tc>
          <w:tcPr>
            <w:tcW w:w="1333" w:type="dxa"/>
          </w:tcPr>
          <w:p w14:paraId="6853C9A6" w14:textId="77777777" w:rsidR="00560CD9" w:rsidRDefault="00560CD9">
            <w:pPr>
              <w:rPr>
                <w:rFonts w:eastAsia="Times New Roman" w:cs="Times New Roman"/>
                <w:b/>
                <w:bCs/>
                <w:color w:val="000000"/>
              </w:rPr>
            </w:pPr>
          </w:p>
        </w:tc>
        <w:tc>
          <w:tcPr>
            <w:tcW w:w="1064" w:type="dxa"/>
          </w:tcPr>
          <w:p w14:paraId="716BD9E4" w14:textId="77777777" w:rsidR="00560CD9" w:rsidRDefault="00560CD9">
            <w:pPr>
              <w:rPr>
                <w:rFonts w:eastAsia="Times New Roman" w:cs="Times New Roman"/>
                <w:b/>
                <w:bCs/>
                <w:color w:val="000000"/>
              </w:rPr>
            </w:pPr>
          </w:p>
        </w:tc>
        <w:tc>
          <w:tcPr>
            <w:tcW w:w="1068" w:type="dxa"/>
          </w:tcPr>
          <w:p w14:paraId="5192F1F1" w14:textId="77777777" w:rsidR="00560CD9" w:rsidRDefault="00560CD9">
            <w:pPr>
              <w:rPr>
                <w:rFonts w:eastAsia="Times New Roman" w:cs="Times New Roman"/>
                <w:b/>
                <w:bCs/>
                <w:color w:val="000000"/>
              </w:rPr>
            </w:pPr>
          </w:p>
        </w:tc>
        <w:tc>
          <w:tcPr>
            <w:tcW w:w="1130" w:type="dxa"/>
          </w:tcPr>
          <w:p w14:paraId="0D589CF8" w14:textId="77777777" w:rsidR="00560CD9" w:rsidRDefault="00560CD9">
            <w:pPr>
              <w:rPr>
                <w:rFonts w:eastAsia="Times New Roman" w:cs="Times New Roman"/>
                <w:b/>
                <w:bCs/>
                <w:color w:val="000000"/>
              </w:rPr>
            </w:pPr>
          </w:p>
        </w:tc>
        <w:tc>
          <w:tcPr>
            <w:tcW w:w="1032" w:type="dxa"/>
          </w:tcPr>
          <w:p w14:paraId="016EE059" w14:textId="77777777" w:rsidR="00560CD9" w:rsidRDefault="00560CD9">
            <w:pPr>
              <w:rPr>
                <w:rFonts w:eastAsia="Times New Roman" w:cs="Times New Roman"/>
                <w:b/>
                <w:bCs/>
                <w:color w:val="000000"/>
              </w:rPr>
            </w:pPr>
          </w:p>
        </w:tc>
        <w:tc>
          <w:tcPr>
            <w:tcW w:w="1170" w:type="dxa"/>
          </w:tcPr>
          <w:p w14:paraId="48147B78" w14:textId="77777777" w:rsidR="00560CD9" w:rsidRDefault="00560CD9">
            <w:pPr>
              <w:rPr>
                <w:rFonts w:eastAsia="Times New Roman" w:cs="Times New Roman"/>
                <w:b/>
                <w:bCs/>
                <w:color w:val="000000"/>
              </w:rPr>
            </w:pPr>
          </w:p>
        </w:tc>
      </w:tr>
      <w:tr w:rsidR="00560CD9" w14:paraId="437D71A7" w14:textId="54D17EE3" w:rsidTr="00224F95">
        <w:tc>
          <w:tcPr>
            <w:tcW w:w="789" w:type="dxa"/>
          </w:tcPr>
          <w:p w14:paraId="2EE5FF87" w14:textId="3FEFEB61" w:rsidR="00560CD9" w:rsidRDefault="00560CD9">
            <w:pPr>
              <w:rPr>
                <w:rFonts w:eastAsia="Times New Roman" w:cs="Times New Roman"/>
                <w:b/>
                <w:bCs/>
                <w:color w:val="000000"/>
              </w:rPr>
            </w:pPr>
            <w:r>
              <w:rPr>
                <w:rFonts w:eastAsia="Times New Roman" w:cs="Times New Roman"/>
                <w:b/>
                <w:bCs/>
                <w:color w:val="000000"/>
              </w:rPr>
              <w:t>3</w:t>
            </w:r>
          </w:p>
        </w:tc>
        <w:tc>
          <w:tcPr>
            <w:tcW w:w="1138" w:type="dxa"/>
          </w:tcPr>
          <w:p w14:paraId="4888B40F" w14:textId="77777777" w:rsidR="00560CD9" w:rsidRDefault="00560CD9">
            <w:pPr>
              <w:rPr>
                <w:rFonts w:eastAsia="Times New Roman" w:cs="Times New Roman"/>
                <w:b/>
                <w:bCs/>
                <w:color w:val="000000"/>
              </w:rPr>
            </w:pPr>
          </w:p>
        </w:tc>
        <w:tc>
          <w:tcPr>
            <w:tcW w:w="1066" w:type="dxa"/>
          </w:tcPr>
          <w:p w14:paraId="3F70915F" w14:textId="77777777" w:rsidR="00560CD9" w:rsidRDefault="00560CD9">
            <w:pPr>
              <w:rPr>
                <w:rFonts w:eastAsia="Times New Roman" w:cs="Times New Roman"/>
                <w:b/>
                <w:bCs/>
                <w:color w:val="000000"/>
              </w:rPr>
            </w:pPr>
          </w:p>
        </w:tc>
        <w:tc>
          <w:tcPr>
            <w:tcW w:w="1082" w:type="dxa"/>
          </w:tcPr>
          <w:p w14:paraId="5C85AEE5" w14:textId="77777777" w:rsidR="00560CD9" w:rsidRDefault="00560CD9">
            <w:pPr>
              <w:rPr>
                <w:rFonts w:eastAsia="Times New Roman" w:cs="Times New Roman"/>
                <w:b/>
                <w:bCs/>
                <w:color w:val="000000"/>
              </w:rPr>
            </w:pPr>
          </w:p>
        </w:tc>
        <w:tc>
          <w:tcPr>
            <w:tcW w:w="1041" w:type="dxa"/>
          </w:tcPr>
          <w:p w14:paraId="0F9368AD" w14:textId="77777777" w:rsidR="00560CD9" w:rsidRDefault="00560CD9">
            <w:pPr>
              <w:rPr>
                <w:rFonts w:eastAsia="Times New Roman" w:cs="Times New Roman"/>
                <w:b/>
                <w:bCs/>
                <w:color w:val="000000"/>
              </w:rPr>
            </w:pPr>
          </w:p>
        </w:tc>
        <w:tc>
          <w:tcPr>
            <w:tcW w:w="1245" w:type="dxa"/>
          </w:tcPr>
          <w:p w14:paraId="25237464" w14:textId="77777777" w:rsidR="00560CD9" w:rsidRDefault="00560CD9">
            <w:pPr>
              <w:rPr>
                <w:rFonts w:eastAsia="Times New Roman" w:cs="Times New Roman"/>
                <w:b/>
                <w:bCs/>
                <w:color w:val="000000"/>
              </w:rPr>
            </w:pPr>
          </w:p>
        </w:tc>
        <w:tc>
          <w:tcPr>
            <w:tcW w:w="1333" w:type="dxa"/>
          </w:tcPr>
          <w:p w14:paraId="5C34D500" w14:textId="77777777" w:rsidR="00560CD9" w:rsidRDefault="00560CD9">
            <w:pPr>
              <w:rPr>
                <w:rFonts w:eastAsia="Times New Roman" w:cs="Times New Roman"/>
                <w:b/>
                <w:bCs/>
                <w:color w:val="000000"/>
              </w:rPr>
            </w:pPr>
          </w:p>
        </w:tc>
        <w:tc>
          <w:tcPr>
            <w:tcW w:w="1064" w:type="dxa"/>
          </w:tcPr>
          <w:p w14:paraId="71DC5570" w14:textId="77777777" w:rsidR="00560CD9" w:rsidRDefault="00560CD9">
            <w:pPr>
              <w:rPr>
                <w:rFonts w:eastAsia="Times New Roman" w:cs="Times New Roman"/>
                <w:b/>
                <w:bCs/>
                <w:color w:val="000000"/>
              </w:rPr>
            </w:pPr>
          </w:p>
        </w:tc>
        <w:tc>
          <w:tcPr>
            <w:tcW w:w="1068" w:type="dxa"/>
          </w:tcPr>
          <w:p w14:paraId="2CC68DDE" w14:textId="77777777" w:rsidR="00560CD9" w:rsidRDefault="00560CD9">
            <w:pPr>
              <w:rPr>
                <w:rFonts w:eastAsia="Times New Roman" w:cs="Times New Roman"/>
                <w:b/>
                <w:bCs/>
                <w:color w:val="000000"/>
              </w:rPr>
            </w:pPr>
          </w:p>
        </w:tc>
        <w:tc>
          <w:tcPr>
            <w:tcW w:w="1130" w:type="dxa"/>
          </w:tcPr>
          <w:p w14:paraId="583D51F1" w14:textId="77777777" w:rsidR="00560CD9" w:rsidRDefault="00560CD9">
            <w:pPr>
              <w:rPr>
                <w:rFonts w:eastAsia="Times New Roman" w:cs="Times New Roman"/>
                <w:b/>
                <w:bCs/>
                <w:color w:val="000000"/>
              </w:rPr>
            </w:pPr>
          </w:p>
        </w:tc>
        <w:tc>
          <w:tcPr>
            <w:tcW w:w="1032" w:type="dxa"/>
          </w:tcPr>
          <w:p w14:paraId="6D8FEE6B" w14:textId="77777777" w:rsidR="00560CD9" w:rsidRDefault="00560CD9">
            <w:pPr>
              <w:rPr>
                <w:rFonts w:eastAsia="Times New Roman" w:cs="Times New Roman"/>
                <w:b/>
                <w:bCs/>
                <w:color w:val="000000"/>
              </w:rPr>
            </w:pPr>
          </w:p>
        </w:tc>
        <w:tc>
          <w:tcPr>
            <w:tcW w:w="1170" w:type="dxa"/>
          </w:tcPr>
          <w:p w14:paraId="03FDB192" w14:textId="77777777" w:rsidR="00560CD9" w:rsidRDefault="00560CD9">
            <w:pPr>
              <w:rPr>
                <w:rFonts w:eastAsia="Times New Roman" w:cs="Times New Roman"/>
                <w:b/>
                <w:bCs/>
                <w:color w:val="000000"/>
              </w:rPr>
            </w:pPr>
          </w:p>
        </w:tc>
      </w:tr>
      <w:tr w:rsidR="00560CD9" w14:paraId="5E90A7E2" w14:textId="3691DF1E" w:rsidTr="00224F95">
        <w:tc>
          <w:tcPr>
            <w:tcW w:w="789" w:type="dxa"/>
          </w:tcPr>
          <w:p w14:paraId="3E7DEB1C" w14:textId="7225C885" w:rsidR="00560CD9" w:rsidRDefault="00560CD9">
            <w:pPr>
              <w:rPr>
                <w:rFonts w:eastAsia="Times New Roman" w:cs="Times New Roman"/>
                <w:b/>
                <w:bCs/>
                <w:color w:val="000000"/>
              </w:rPr>
            </w:pPr>
            <w:r>
              <w:rPr>
                <w:rFonts w:eastAsia="Times New Roman" w:cs="Times New Roman"/>
                <w:b/>
                <w:bCs/>
                <w:color w:val="000000"/>
              </w:rPr>
              <w:t>4</w:t>
            </w:r>
          </w:p>
        </w:tc>
        <w:tc>
          <w:tcPr>
            <w:tcW w:w="1138" w:type="dxa"/>
          </w:tcPr>
          <w:p w14:paraId="7FB16A09" w14:textId="77777777" w:rsidR="00560CD9" w:rsidRDefault="00560CD9">
            <w:pPr>
              <w:rPr>
                <w:rFonts w:eastAsia="Times New Roman" w:cs="Times New Roman"/>
                <w:b/>
                <w:bCs/>
                <w:color w:val="000000"/>
              </w:rPr>
            </w:pPr>
          </w:p>
        </w:tc>
        <w:tc>
          <w:tcPr>
            <w:tcW w:w="1066" w:type="dxa"/>
          </w:tcPr>
          <w:p w14:paraId="543DC571" w14:textId="77777777" w:rsidR="00560CD9" w:rsidRDefault="00560CD9">
            <w:pPr>
              <w:rPr>
                <w:rFonts w:eastAsia="Times New Roman" w:cs="Times New Roman"/>
                <w:b/>
                <w:bCs/>
                <w:color w:val="000000"/>
              </w:rPr>
            </w:pPr>
          </w:p>
        </w:tc>
        <w:tc>
          <w:tcPr>
            <w:tcW w:w="1082" w:type="dxa"/>
          </w:tcPr>
          <w:p w14:paraId="60CC68B9" w14:textId="77777777" w:rsidR="00560CD9" w:rsidRDefault="00560CD9">
            <w:pPr>
              <w:rPr>
                <w:rFonts w:eastAsia="Times New Roman" w:cs="Times New Roman"/>
                <w:b/>
                <w:bCs/>
                <w:color w:val="000000"/>
              </w:rPr>
            </w:pPr>
          </w:p>
        </w:tc>
        <w:tc>
          <w:tcPr>
            <w:tcW w:w="1041" w:type="dxa"/>
          </w:tcPr>
          <w:p w14:paraId="1CDA77E5" w14:textId="77777777" w:rsidR="00560CD9" w:rsidRDefault="00560CD9">
            <w:pPr>
              <w:rPr>
                <w:rFonts w:eastAsia="Times New Roman" w:cs="Times New Roman"/>
                <w:b/>
                <w:bCs/>
                <w:color w:val="000000"/>
              </w:rPr>
            </w:pPr>
          </w:p>
        </w:tc>
        <w:tc>
          <w:tcPr>
            <w:tcW w:w="1245" w:type="dxa"/>
          </w:tcPr>
          <w:p w14:paraId="04365B3F" w14:textId="77777777" w:rsidR="00560CD9" w:rsidRDefault="00560CD9">
            <w:pPr>
              <w:rPr>
                <w:rFonts w:eastAsia="Times New Roman" w:cs="Times New Roman"/>
                <w:b/>
                <w:bCs/>
                <w:color w:val="000000"/>
              </w:rPr>
            </w:pPr>
          </w:p>
        </w:tc>
        <w:tc>
          <w:tcPr>
            <w:tcW w:w="1333" w:type="dxa"/>
          </w:tcPr>
          <w:p w14:paraId="34572534" w14:textId="77777777" w:rsidR="00560CD9" w:rsidRDefault="00560CD9">
            <w:pPr>
              <w:rPr>
                <w:rFonts w:eastAsia="Times New Roman" w:cs="Times New Roman"/>
                <w:b/>
                <w:bCs/>
                <w:color w:val="000000"/>
              </w:rPr>
            </w:pPr>
          </w:p>
        </w:tc>
        <w:tc>
          <w:tcPr>
            <w:tcW w:w="1064" w:type="dxa"/>
          </w:tcPr>
          <w:p w14:paraId="0E3B00E7" w14:textId="77777777" w:rsidR="00560CD9" w:rsidRDefault="00560CD9">
            <w:pPr>
              <w:rPr>
                <w:rFonts w:eastAsia="Times New Roman" w:cs="Times New Roman"/>
                <w:b/>
                <w:bCs/>
                <w:color w:val="000000"/>
              </w:rPr>
            </w:pPr>
          </w:p>
        </w:tc>
        <w:tc>
          <w:tcPr>
            <w:tcW w:w="1068" w:type="dxa"/>
          </w:tcPr>
          <w:p w14:paraId="089E5C90" w14:textId="77777777" w:rsidR="00560CD9" w:rsidRDefault="00560CD9">
            <w:pPr>
              <w:rPr>
                <w:rFonts w:eastAsia="Times New Roman" w:cs="Times New Roman"/>
                <w:b/>
                <w:bCs/>
                <w:color w:val="000000"/>
              </w:rPr>
            </w:pPr>
          </w:p>
        </w:tc>
        <w:tc>
          <w:tcPr>
            <w:tcW w:w="1130" w:type="dxa"/>
          </w:tcPr>
          <w:p w14:paraId="3E51AE18" w14:textId="77777777" w:rsidR="00560CD9" w:rsidRDefault="00560CD9">
            <w:pPr>
              <w:rPr>
                <w:rFonts w:eastAsia="Times New Roman" w:cs="Times New Roman"/>
                <w:b/>
                <w:bCs/>
                <w:color w:val="000000"/>
              </w:rPr>
            </w:pPr>
          </w:p>
        </w:tc>
        <w:tc>
          <w:tcPr>
            <w:tcW w:w="1032" w:type="dxa"/>
          </w:tcPr>
          <w:p w14:paraId="1F54D5FE" w14:textId="77777777" w:rsidR="00560CD9" w:rsidRDefault="00560CD9">
            <w:pPr>
              <w:rPr>
                <w:rFonts w:eastAsia="Times New Roman" w:cs="Times New Roman"/>
                <w:b/>
                <w:bCs/>
                <w:color w:val="000000"/>
              </w:rPr>
            </w:pPr>
          </w:p>
        </w:tc>
        <w:tc>
          <w:tcPr>
            <w:tcW w:w="1170" w:type="dxa"/>
          </w:tcPr>
          <w:p w14:paraId="15295AC4" w14:textId="77777777" w:rsidR="00560CD9" w:rsidRDefault="00560CD9">
            <w:pPr>
              <w:rPr>
                <w:rFonts w:eastAsia="Times New Roman" w:cs="Times New Roman"/>
                <w:b/>
                <w:bCs/>
                <w:color w:val="000000"/>
              </w:rPr>
            </w:pPr>
          </w:p>
        </w:tc>
      </w:tr>
      <w:tr w:rsidR="00560CD9" w14:paraId="4600C12A" w14:textId="6E8BD503" w:rsidTr="00224F95">
        <w:tc>
          <w:tcPr>
            <w:tcW w:w="789" w:type="dxa"/>
          </w:tcPr>
          <w:p w14:paraId="6E8568C8" w14:textId="2E8A7FD1" w:rsidR="00560CD9" w:rsidRDefault="00560CD9">
            <w:pPr>
              <w:rPr>
                <w:rFonts w:eastAsia="Times New Roman" w:cs="Times New Roman"/>
                <w:b/>
                <w:bCs/>
                <w:color w:val="000000"/>
              </w:rPr>
            </w:pPr>
            <w:r>
              <w:rPr>
                <w:rFonts w:eastAsia="Times New Roman" w:cs="Times New Roman"/>
                <w:b/>
                <w:bCs/>
                <w:color w:val="000000"/>
              </w:rPr>
              <w:t>5</w:t>
            </w:r>
          </w:p>
        </w:tc>
        <w:tc>
          <w:tcPr>
            <w:tcW w:w="1138" w:type="dxa"/>
          </w:tcPr>
          <w:p w14:paraId="0F11BF23" w14:textId="77777777" w:rsidR="00560CD9" w:rsidRDefault="00560CD9">
            <w:pPr>
              <w:rPr>
                <w:rFonts w:eastAsia="Times New Roman" w:cs="Times New Roman"/>
                <w:b/>
                <w:bCs/>
                <w:color w:val="000000"/>
              </w:rPr>
            </w:pPr>
          </w:p>
        </w:tc>
        <w:tc>
          <w:tcPr>
            <w:tcW w:w="1066" w:type="dxa"/>
          </w:tcPr>
          <w:p w14:paraId="36DE6C92" w14:textId="77777777" w:rsidR="00560CD9" w:rsidRDefault="00560CD9">
            <w:pPr>
              <w:rPr>
                <w:rFonts w:eastAsia="Times New Roman" w:cs="Times New Roman"/>
                <w:b/>
                <w:bCs/>
                <w:color w:val="000000"/>
              </w:rPr>
            </w:pPr>
          </w:p>
        </w:tc>
        <w:tc>
          <w:tcPr>
            <w:tcW w:w="1082" w:type="dxa"/>
          </w:tcPr>
          <w:p w14:paraId="0DF7E220" w14:textId="77777777" w:rsidR="00560CD9" w:rsidRDefault="00560CD9">
            <w:pPr>
              <w:rPr>
                <w:rFonts w:eastAsia="Times New Roman" w:cs="Times New Roman"/>
                <w:b/>
                <w:bCs/>
                <w:color w:val="000000"/>
              </w:rPr>
            </w:pPr>
          </w:p>
        </w:tc>
        <w:tc>
          <w:tcPr>
            <w:tcW w:w="1041" w:type="dxa"/>
          </w:tcPr>
          <w:p w14:paraId="79AAAB3B" w14:textId="77777777" w:rsidR="00560CD9" w:rsidRDefault="00560CD9">
            <w:pPr>
              <w:rPr>
                <w:rFonts w:eastAsia="Times New Roman" w:cs="Times New Roman"/>
                <w:b/>
                <w:bCs/>
                <w:color w:val="000000"/>
              </w:rPr>
            </w:pPr>
          </w:p>
        </w:tc>
        <w:tc>
          <w:tcPr>
            <w:tcW w:w="1245" w:type="dxa"/>
          </w:tcPr>
          <w:p w14:paraId="2377ECD3" w14:textId="77777777" w:rsidR="00560CD9" w:rsidRDefault="00560CD9">
            <w:pPr>
              <w:rPr>
                <w:rFonts w:eastAsia="Times New Roman" w:cs="Times New Roman"/>
                <w:b/>
                <w:bCs/>
                <w:color w:val="000000"/>
              </w:rPr>
            </w:pPr>
          </w:p>
        </w:tc>
        <w:tc>
          <w:tcPr>
            <w:tcW w:w="1333" w:type="dxa"/>
          </w:tcPr>
          <w:p w14:paraId="4AC50DD4" w14:textId="77777777" w:rsidR="00560CD9" w:rsidRDefault="00560CD9">
            <w:pPr>
              <w:rPr>
                <w:rFonts w:eastAsia="Times New Roman" w:cs="Times New Roman"/>
                <w:b/>
                <w:bCs/>
                <w:color w:val="000000"/>
              </w:rPr>
            </w:pPr>
          </w:p>
        </w:tc>
        <w:tc>
          <w:tcPr>
            <w:tcW w:w="1064" w:type="dxa"/>
          </w:tcPr>
          <w:p w14:paraId="04B05A2E" w14:textId="77777777" w:rsidR="00560CD9" w:rsidRDefault="00560CD9">
            <w:pPr>
              <w:rPr>
                <w:rFonts w:eastAsia="Times New Roman" w:cs="Times New Roman"/>
                <w:b/>
                <w:bCs/>
                <w:color w:val="000000"/>
              </w:rPr>
            </w:pPr>
          </w:p>
        </w:tc>
        <w:tc>
          <w:tcPr>
            <w:tcW w:w="1068" w:type="dxa"/>
          </w:tcPr>
          <w:p w14:paraId="7C805A38" w14:textId="77777777" w:rsidR="00560CD9" w:rsidRDefault="00560CD9">
            <w:pPr>
              <w:rPr>
                <w:rFonts w:eastAsia="Times New Roman" w:cs="Times New Roman"/>
                <w:b/>
                <w:bCs/>
                <w:color w:val="000000"/>
              </w:rPr>
            </w:pPr>
          </w:p>
        </w:tc>
        <w:tc>
          <w:tcPr>
            <w:tcW w:w="1130" w:type="dxa"/>
          </w:tcPr>
          <w:p w14:paraId="6312096F" w14:textId="77777777" w:rsidR="00560CD9" w:rsidRDefault="00560CD9">
            <w:pPr>
              <w:rPr>
                <w:rFonts w:eastAsia="Times New Roman" w:cs="Times New Roman"/>
                <w:b/>
                <w:bCs/>
                <w:color w:val="000000"/>
              </w:rPr>
            </w:pPr>
          </w:p>
        </w:tc>
        <w:tc>
          <w:tcPr>
            <w:tcW w:w="1032" w:type="dxa"/>
          </w:tcPr>
          <w:p w14:paraId="3067D1E0" w14:textId="77777777" w:rsidR="00560CD9" w:rsidRDefault="00560CD9">
            <w:pPr>
              <w:rPr>
                <w:rFonts w:eastAsia="Times New Roman" w:cs="Times New Roman"/>
                <w:b/>
                <w:bCs/>
                <w:color w:val="000000"/>
              </w:rPr>
            </w:pPr>
          </w:p>
        </w:tc>
        <w:tc>
          <w:tcPr>
            <w:tcW w:w="1170" w:type="dxa"/>
          </w:tcPr>
          <w:p w14:paraId="0577BCB2" w14:textId="77777777" w:rsidR="00560CD9" w:rsidRDefault="00560CD9">
            <w:pPr>
              <w:rPr>
                <w:rFonts w:eastAsia="Times New Roman" w:cs="Times New Roman"/>
                <w:b/>
                <w:bCs/>
                <w:color w:val="000000"/>
              </w:rPr>
            </w:pPr>
          </w:p>
        </w:tc>
      </w:tr>
      <w:tr w:rsidR="00560CD9" w14:paraId="7146FF3D" w14:textId="5D8E9BA7" w:rsidTr="00224F95">
        <w:tc>
          <w:tcPr>
            <w:tcW w:w="789" w:type="dxa"/>
          </w:tcPr>
          <w:p w14:paraId="165FD912" w14:textId="7D2F62D6" w:rsidR="00560CD9" w:rsidRDefault="00560CD9">
            <w:pPr>
              <w:rPr>
                <w:rFonts w:eastAsia="Times New Roman" w:cs="Times New Roman"/>
                <w:b/>
                <w:bCs/>
                <w:color w:val="000000"/>
              </w:rPr>
            </w:pPr>
            <w:r>
              <w:rPr>
                <w:rFonts w:eastAsia="Times New Roman" w:cs="Times New Roman"/>
                <w:b/>
                <w:bCs/>
                <w:color w:val="000000"/>
              </w:rPr>
              <w:t>6</w:t>
            </w:r>
          </w:p>
        </w:tc>
        <w:tc>
          <w:tcPr>
            <w:tcW w:w="1138" w:type="dxa"/>
          </w:tcPr>
          <w:p w14:paraId="76174F18" w14:textId="77777777" w:rsidR="00560CD9" w:rsidRDefault="00560CD9">
            <w:pPr>
              <w:rPr>
                <w:rFonts w:eastAsia="Times New Roman" w:cs="Times New Roman"/>
                <w:b/>
                <w:bCs/>
                <w:color w:val="000000"/>
              </w:rPr>
            </w:pPr>
          </w:p>
        </w:tc>
        <w:tc>
          <w:tcPr>
            <w:tcW w:w="1066" w:type="dxa"/>
          </w:tcPr>
          <w:p w14:paraId="77423776" w14:textId="77777777" w:rsidR="00560CD9" w:rsidRDefault="00560CD9">
            <w:pPr>
              <w:rPr>
                <w:rFonts w:eastAsia="Times New Roman" w:cs="Times New Roman"/>
                <w:b/>
                <w:bCs/>
                <w:color w:val="000000"/>
              </w:rPr>
            </w:pPr>
          </w:p>
        </w:tc>
        <w:tc>
          <w:tcPr>
            <w:tcW w:w="1082" w:type="dxa"/>
          </w:tcPr>
          <w:p w14:paraId="4256B1DD" w14:textId="77777777" w:rsidR="00560CD9" w:rsidRDefault="00560CD9">
            <w:pPr>
              <w:rPr>
                <w:rFonts w:eastAsia="Times New Roman" w:cs="Times New Roman"/>
                <w:b/>
                <w:bCs/>
                <w:color w:val="000000"/>
              </w:rPr>
            </w:pPr>
          </w:p>
        </w:tc>
        <w:tc>
          <w:tcPr>
            <w:tcW w:w="1041" w:type="dxa"/>
          </w:tcPr>
          <w:p w14:paraId="12F238D7" w14:textId="77777777" w:rsidR="00560CD9" w:rsidRDefault="00560CD9">
            <w:pPr>
              <w:rPr>
                <w:rFonts w:eastAsia="Times New Roman" w:cs="Times New Roman"/>
                <w:b/>
                <w:bCs/>
                <w:color w:val="000000"/>
              </w:rPr>
            </w:pPr>
          </w:p>
        </w:tc>
        <w:tc>
          <w:tcPr>
            <w:tcW w:w="1245" w:type="dxa"/>
          </w:tcPr>
          <w:p w14:paraId="717B4381" w14:textId="77777777" w:rsidR="00560CD9" w:rsidRDefault="00560CD9">
            <w:pPr>
              <w:rPr>
                <w:rFonts w:eastAsia="Times New Roman" w:cs="Times New Roman"/>
                <w:b/>
                <w:bCs/>
                <w:color w:val="000000"/>
              </w:rPr>
            </w:pPr>
          </w:p>
        </w:tc>
        <w:tc>
          <w:tcPr>
            <w:tcW w:w="1333" w:type="dxa"/>
          </w:tcPr>
          <w:p w14:paraId="20D99CEF" w14:textId="77777777" w:rsidR="00560CD9" w:rsidRDefault="00560CD9">
            <w:pPr>
              <w:rPr>
                <w:rFonts w:eastAsia="Times New Roman" w:cs="Times New Roman"/>
                <w:b/>
                <w:bCs/>
                <w:color w:val="000000"/>
              </w:rPr>
            </w:pPr>
          </w:p>
        </w:tc>
        <w:tc>
          <w:tcPr>
            <w:tcW w:w="1064" w:type="dxa"/>
          </w:tcPr>
          <w:p w14:paraId="5766340C" w14:textId="77777777" w:rsidR="00560CD9" w:rsidRDefault="00560CD9">
            <w:pPr>
              <w:rPr>
                <w:rFonts w:eastAsia="Times New Roman" w:cs="Times New Roman"/>
                <w:b/>
                <w:bCs/>
                <w:color w:val="000000"/>
              </w:rPr>
            </w:pPr>
          </w:p>
        </w:tc>
        <w:tc>
          <w:tcPr>
            <w:tcW w:w="1068" w:type="dxa"/>
          </w:tcPr>
          <w:p w14:paraId="06E7852F" w14:textId="77777777" w:rsidR="00560CD9" w:rsidRDefault="00560CD9">
            <w:pPr>
              <w:rPr>
                <w:rFonts w:eastAsia="Times New Roman" w:cs="Times New Roman"/>
                <w:b/>
                <w:bCs/>
                <w:color w:val="000000"/>
              </w:rPr>
            </w:pPr>
          </w:p>
        </w:tc>
        <w:tc>
          <w:tcPr>
            <w:tcW w:w="1130" w:type="dxa"/>
          </w:tcPr>
          <w:p w14:paraId="7AED00DC" w14:textId="77777777" w:rsidR="00560CD9" w:rsidRDefault="00560CD9">
            <w:pPr>
              <w:rPr>
                <w:rFonts w:eastAsia="Times New Roman" w:cs="Times New Roman"/>
                <w:b/>
                <w:bCs/>
                <w:color w:val="000000"/>
              </w:rPr>
            </w:pPr>
          </w:p>
        </w:tc>
        <w:tc>
          <w:tcPr>
            <w:tcW w:w="1032" w:type="dxa"/>
          </w:tcPr>
          <w:p w14:paraId="6FF55D94" w14:textId="77777777" w:rsidR="00560CD9" w:rsidRDefault="00560CD9">
            <w:pPr>
              <w:rPr>
                <w:rFonts w:eastAsia="Times New Roman" w:cs="Times New Roman"/>
                <w:b/>
                <w:bCs/>
                <w:color w:val="000000"/>
              </w:rPr>
            </w:pPr>
          </w:p>
        </w:tc>
        <w:tc>
          <w:tcPr>
            <w:tcW w:w="1170" w:type="dxa"/>
          </w:tcPr>
          <w:p w14:paraId="42F64F34" w14:textId="77777777" w:rsidR="00560CD9" w:rsidRDefault="00560CD9">
            <w:pPr>
              <w:rPr>
                <w:rFonts w:eastAsia="Times New Roman" w:cs="Times New Roman"/>
                <w:b/>
                <w:bCs/>
                <w:color w:val="000000"/>
              </w:rPr>
            </w:pPr>
          </w:p>
        </w:tc>
      </w:tr>
      <w:tr w:rsidR="00560CD9" w14:paraId="62607B9A" w14:textId="7E494931" w:rsidTr="00224F95">
        <w:tc>
          <w:tcPr>
            <w:tcW w:w="789" w:type="dxa"/>
          </w:tcPr>
          <w:p w14:paraId="4BBAC929" w14:textId="1DEFA8CD" w:rsidR="00560CD9" w:rsidRDefault="00560CD9">
            <w:pPr>
              <w:rPr>
                <w:rFonts w:eastAsia="Times New Roman" w:cs="Times New Roman"/>
                <w:b/>
                <w:bCs/>
                <w:color w:val="000000"/>
              </w:rPr>
            </w:pPr>
            <w:r>
              <w:rPr>
                <w:rFonts w:eastAsia="Times New Roman" w:cs="Times New Roman"/>
                <w:b/>
                <w:bCs/>
                <w:color w:val="000000"/>
              </w:rPr>
              <w:t>7</w:t>
            </w:r>
          </w:p>
        </w:tc>
        <w:tc>
          <w:tcPr>
            <w:tcW w:w="1138" w:type="dxa"/>
          </w:tcPr>
          <w:p w14:paraId="57C4096D" w14:textId="77777777" w:rsidR="00560CD9" w:rsidRDefault="00560CD9">
            <w:pPr>
              <w:rPr>
                <w:rFonts w:eastAsia="Times New Roman" w:cs="Times New Roman"/>
                <w:b/>
                <w:bCs/>
                <w:color w:val="000000"/>
              </w:rPr>
            </w:pPr>
          </w:p>
        </w:tc>
        <w:tc>
          <w:tcPr>
            <w:tcW w:w="1066" w:type="dxa"/>
          </w:tcPr>
          <w:p w14:paraId="16AA8B25" w14:textId="77777777" w:rsidR="00560CD9" w:rsidRDefault="00560CD9">
            <w:pPr>
              <w:rPr>
                <w:rFonts w:eastAsia="Times New Roman" w:cs="Times New Roman"/>
                <w:b/>
                <w:bCs/>
                <w:color w:val="000000"/>
              </w:rPr>
            </w:pPr>
          </w:p>
        </w:tc>
        <w:tc>
          <w:tcPr>
            <w:tcW w:w="1082" w:type="dxa"/>
          </w:tcPr>
          <w:p w14:paraId="27A8B72D" w14:textId="77777777" w:rsidR="00560CD9" w:rsidRDefault="00560CD9">
            <w:pPr>
              <w:rPr>
                <w:rFonts w:eastAsia="Times New Roman" w:cs="Times New Roman"/>
                <w:b/>
                <w:bCs/>
                <w:color w:val="000000"/>
              </w:rPr>
            </w:pPr>
          </w:p>
        </w:tc>
        <w:tc>
          <w:tcPr>
            <w:tcW w:w="1041" w:type="dxa"/>
          </w:tcPr>
          <w:p w14:paraId="0E87FDB0" w14:textId="77777777" w:rsidR="00560CD9" w:rsidRDefault="00560CD9">
            <w:pPr>
              <w:rPr>
                <w:rFonts w:eastAsia="Times New Roman" w:cs="Times New Roman"/>
                <w:b/>
                <w:bCs/>
                <w:color w:val="000000"/>
              </w:rPr>
            </w:pPr>
          </w:p>
        </w:tc>
        <w:tc>
          <w:tcPr>
            <w:tcW w:w="1245" w:type="dxa"/>
          </w:tcPr>
          <w:p w14:paraId="121BEF3B" w14:textId="77777777" w:rsidR="00560CD9" w:rsidRDefault="00560CD9">
            <w:pPr>
              <w:rPr>
                <w:rFonts w:eastAsia="Times New Roman" w:cs="Times New Roman"/>
                <w:b/>
                <w:bCs/>
                <w:color w:val="000000"/>
              </w:rPr>
            </w:pPr>
          </w:p>
        </w:tc>
        <w:tc>
          <w:tcPr>
            <w:tcW w:w="1333" w:type="dxa"/>
          </w:tcPr>
          <w:p w14:paraId="54B556F1" w14:textId="77777777" w:rsidR="00560CD9" w:rsidRDefault="00560CD9">
            <w:pPr>
              <w:rPr>
                <w:rFonts w:eastAsia="Times New Roman" w:cs="Times New Roman"/>
                <w:b/>
                <w:bCs/>
                <w:color w:val="000000"/>
              </w:rPr>
            </w:pPr>
          </w:p>
        </w:tc>
        <w:tc>
          <w:tcPr>
            <w:tcW w:w="1064" w:type="dxa"/>
          </w:tcPr>
          <w:p w14:paraId="4BD53158" w14:textId="77777777" w:rsidR="00560CD9" w:rsidRDefault="00560CD9">
            <w:pPr>
              <w:rPr>
                <w:rFonts w:eastAsia="Times New Roman" w:cs="Times New Roman"/>
                <w:b/>
                <w:bCs/>
                <w:color w:val="000000"/>
              </w:rPr>
            </w:pPr>
          </w:p>
        </w:tc>
        <w:tc>
          <w:tcPr>
            <w:tcW w:w="1068" w:type="dxa"/>
          </w:tcPr>
          <w:p w14:paraId="4CD2D5FC" w14:textId="77777777" w:rsidR="00560CD9" w:rsidRDefault="00560CD9">
            <w:pPr>
              <w:rPr>
                <w:rFonts w:eastAsia="Times New Roman" w:cs="Times New Roman"/>
                <w:b/>
                <w:bCs/>
                <w:color w:val="000000"/>
              </w:rPr>
            </w:pPr>
          </w:p>
        </w:tc>
        <w:tc>
          <w:tcPr>
            <w:tcW w:w="1130" w:type="dxa"/>
          </w:tcPr>
          <w:p w14:paraId="4F67F64B" w14:textId="77777777" w:rsidR="00560CD9" w:rsidRDefault="00560CD9">
            <w:pPr>
              <w:rPr>
                <w:rFonts w:eastAsia="Times New Roman" w:cs="Times New Roman"/>
                <w:b/>
                <w:bCs/>
                <w:color w:val="000000"/>
              </w:rPr>
            </w:pPr>
          </w:p>
        </w:tc>
        <w:tc>
          <w:tcPr>
            <w:tcW w:w="1032" w:type="dxa"/>
          </w:tcPr>
          <w:p w14:paraId="1EB74820" w14:textId="77777777" w:rsidR="00560CD9" w:rsidRDefault="00560CD9">
            <w:pPr>
              <w:rPr>
                <w:rFonts w:eastAsia="Times New Roman" w:cs="Times New Roman"/>
                <w:b/>
                <w:bCs/>
                <w:color w:val="000000"/>
              </w:rPr>
            </w:pPr>
          </w:p>
        </w:tc>
        <w:tc>
          <w:tcPr>
            <w:tcW w:w="1170" w:type="dxa"/>
          </w:tcPr>
          <w:p w14:paraId="5C89CBB1" w14:textId="77777777" w:rsidR="00560CD9" w:rsidRDefault="00560CD9">
            <w:pPr>
              <w:rPr>
                <w:rFonts w:eastAsia="Times New Roman" w:cs="Times New Roman"/>
                <w:b/>
                <w:bCs/>
                <w:color w:val="000000"/>
              </w:rPr>
            </w:pPr>
          </w:p>
        </w:tc>
      </w:tr>
      <w:tr w:rsidR="00560CD9" w14:paraId="15636423" w14:textId="2D583EE9" w:rsidTr="00224F95">
        <w:tc>
          <w:tcPr>
            <w:tcW w:w="789" w:type="dxa"/>
          </w:tcPr>
          <w:p w14:paraId="2A72B36A" w14:textId="0E2B7A19" w:rsidR="00560CD9" w:rsidRDefault="00560CD9">
            <w:pPr>
              <w:rPr>
                <w:rFonts w:eastAsia="Times New Roman" w:cs="Times New Roman"/>
                <w:b/>
                <w:bCs/>
                <w:color w:val="000000"/>
              </w:rPr>
            </w:pPr>
            <w:r>
              <w:rPr>
                <w:rFonts w:eastAsia="Times New Roman" w:cs="Times New Roman"/>
                <w:b/>
                <w:bCs/>
                <w:color w:val="000000"/>
              </w:rPr>
              <w:t>8</w:t>
            </w:r>
          </w:p>
        </w:tc>
        <w:tc>
          <w:tcPr>
            <w:tcW w:w="1138" w:type="dxa"/>
          </w:tcPr>
          <w:p w14:paraId="0D59B5A3" w14:textId="77777777" w:rsidR="00560CD9" w:rsidRDefault="00560CD9">
            <w:pPr>
              <w:rPr>
                <w:rFonts w:eastAsia="Times New Roman" w:cs="Times New Roman"/>
                <w:b/>
                <w:bCs/>
                <w:color w:val="000000"/>
              </w:rPr>
            </w:pPr>
          </w:p>
        </w:tc>
        <w:tc>
          <w:tcPr>
            <w:tcW w:w="1066" w:type="dxa"/>
          </w:tcPr>
          <w:p w14:paraId="4599F6AC" w14:textId="77777777" w:rsidR="00560CD9" w:rsidRDefault="00560CD9">
            <w:pPr>
              <w:rPr>
                <w:rFonts w:eastAsia="Times New Roman" w:cs="Times New Roman"/>
                <w:b/>
                <w:bCs/>
                <w:color w:val="000000"/>
              </w:rPr>
            </w:pPr>
          </w:p>
        </w:tc>
        <w:tc>
          <w:tcPr>
            <w:tcW w:w="1082" w:type="dxa"/>
          </w:tcPr>
          <w:p w14:paraId="3E98F0C3" w14:textId="77777777" w:rsidR="00560CD9" w:rsidRDefault="00560CD9">
            <w:pPr>
              <w:rPr>
                <w:rFonts w:eastAsia="Times New Roman" w:cs="Times New Roman"/>
                <w:b/>
                <w:bCs/>
                <w:color w:val="000000"/>
              </w:rPr>
            </w:pPr>
          </w:p>
        </w:tc>
        <w:tc>
          <w:tcPr>
            <w:tcW w:w="1041" w:type="dxa"/>
          </w:tcPr>
          <w:p w14:paraId="0C593F3C" w14:textId="77777777" w:rsidR="00560CD9" w:rsidRDefault="00560CD9">
            <w:pPr>
              <w:rPr>
                <w:rFonts w:eastAsia="Times New Roman" w:cs="Times New Roman"/>
                <w:b/>
                <w:bCs/>
                <w:color w:val="000000"/>
              </w:rPr>
            </w:pPr>
          </w:p>
        </w:tc>
        <w:tc>
          <w:tcPr>
            <w:tcW w:w="1245" w:type="dxa"/>
          </w:tcPr>
          <w:p w14:paraId="56DBA4D5" w14:textId="77777777" w:rsidR="00560CD9" w:rsidRDefault="00560CD9">
            <w:pPr>
              <w:rPr>
                <w:rFonts w:eastAsia="Times New Roman" w:cs="Times New Roman"/>
                <w:b/>
                <w:bCs/>
                <w:color w:val="000000"/>
              </w:rPr>
            </w:pPr>
          </w:p>
        </w:tc>
        <w:tc>
          <w:tcPr>
            <w:tcW w:w="1333" w:type="dxa"/>
          </w:tcPr>
          <w:p w14:paraId="434F5685" w14:textId="77777777" w:rsidR="00560CD9" w:rsidRDefault="00560CD9">
            <w:pPr>
              <w:rPr>
                <w:rFonts w:eastAsia="Times New Roman" w:cs="Times New Roman"/>
                <w:b/>
                <w:bCs/>
                <w:color w:val="000000"/>
              </w:rPr>
            </w:pPr>
          </w:p>
        </w:tc>
        <w:tc>
          <w:tcPr>
            <w:tcW w:w="1064" w:type="dxa"/>
          </w:tcPr>
          <w:p w14:paraId="55B70FAC" w14:textId="77777777" w:rsidR="00560CD9" w:rsidRDefault="00560CD9">
            <w:pPr>
              <w:rPr>
                <w:rFonts w:eastAsia="Times New Roman" w:cs="Times New Roman"/>
                <w:b/>
                <w:bCs/>
                <w:color w:val="000000"/>
              </w:rPr>
            </w:pPr>
          </w:p>
        </w:tc>
        <w:tc>
          <w:tcPr>
            <w:tcW w:w="1068" w:type="dxa"/>
          </w:tcPr>
          <w:p w14:paraId="6AE10DC7" w14:textId="77777777" w:rsidR="00560CD9" w:rsidRDefault="00560CD9">
            <w:pPr>
              <w:rPr>
                <w:rFonts w:eastAsia="Times New Roman" w:cs="Times New Roman"/>
                <w:b/>
                <w:bCs/>
                <w:color w:val="000000"/>
              </w:rPr>
            </w:pPr>
          </w:p>
        </w:tc>
        <w:tc>
          <w:tcPr>
            <w:tcW w:w="1130" w:type="dxa"/>
          </w:tcPr>
          <w:p w14:paraId="56DA7265" w14:textId="77777777" w:rsidR="00560CD9" w:rsidRDefault="00560CD9">
            <w:pPr>
              <w:rPr>
                <w:rFonts w:eastAsia="Times New Roman" w:cs="Times New Roman"/>
                <w:b/>
                <w:bCs/>
                <w:color w:val="000000"/>
              </w:rPr>
            </w:pPr>
          </w:p>
        </w:tc>
        <w:tc>
          <w:tcPr>
            <w:tcW w:w="1032" w:type="dxa"/>
          </w:tcPr>
          <w:p w14:paraId="2ED407F0" w14:textId="77777777" w:rsidR="00560CD9" w:rsidRDefault="00560CD9">
            <w:pPr>
              <w:rPr>
                <w:rFonts w:eastAsia="Times New Roman" w:cs="Times New Roman"/>
                <w:b/>
                <w:bCs/>
                <w:color w:val="000000"/>
              </w:rPr>
            </w:pPr>
          </w:p>
        </w:tc>
        <w:tc>
          <w:tcPr>
            <w:tcW w:w="1170" w:type="dxa"/>
          </w:tcPr>
          <w:p w14:paraId="2D7242EB" w14:textId="77777777" w:rsidR="00560CD9" w:rsidRDefault="00560CD9">
            <w:pPr>
              <w:rPr>
                <w:rFonts w:eastAsia="Times New Roman" w:cs="Times New Roman"/>
                <w:b/>
                <w:bCs/>
                <w:color w:val="000000"/>
              </w:rPr>
            </w:pPr>
          </w:p>
        </w:tc>
      </w:tr>
      <w:tr w:rsidR="00560CD9" w14:paraId="0E307CC0" w14:textId="137DF5C9" w:rsidTr="00224F95">
        <w:tc>
          <w:tcPr>
            <w:tcW w:w="789" w:type="dxa"/>
          </w:tcPr>
          <w:p w14:paraId="21054538" w14:textId="34F7B858" w:rsidR="00560CD9" w:rsidRDefault="00560CD9">
            <w:pPr>
              <w:rPr>
                <w:rFonts w:eastAsia="Times New Roman" w:cs="Times New Roman"/>
                <w:b/>
                <w:bCs/>
                <w:color w:val="000000"/>
              </w:rPr>
            </w:pPr>
            <w:r>
              <w:rPr>
                <w:rFonts w:eastAsia="Times New Roman" w:cs="Times New Roman"/>
                <w:b/>
                <w:bCs/>
                <w:color w:val="000000"/>
              </w:rPr>
              <w:t>9</w:t>
            </w:r>
          </w:p>
        </w:tc>
        <w:tc>
          <w:tcPr>
            <w:tcW w:w="1138" w:type="dxa"/>
          </w:tcPr>
          <w:p w14:paraId="623D3927" w14:textId="77777777" w:rsidR="00560CD9" w:rsidRDefault="00560CD9">
            <w:pPr>
              <w:rPr>
                <w:rFonts w:eastAsia="Times New Roman" w:cs="Times New Roman"/>
                <w:b/>
                <w:bCs/>
                <w:color w:val="000000"/>
              </w:rPr>
            </w:pPr>
          </w:p>
        </w:tc>
        <w:tc>
          <w:tcPr>
            <w:tcW w:w="1066" w:type="dxa"/>
          </w:tcPr>
          <w:p w14:paraId="61C675C4" w14:textId="77777777" w:rsidR="00560CD9" w:rsidRDefault="00560CD9">
            <w:pPr>
              <w:rPr>
                <w:rFonts w:eastAsia="Times New Roman" w:cs="Times New Roman"/>
                <w:b/>
                <w:bCs/>
                <w:color w:val="000000"/>
              </w:rPr>
            </w:pPr>
          </w:p>
        </w:tc>
        <w:tc>
          <w:tcPr>
            <w:tcW w:w="1082" w:type="dxa"/>
          </w:tcPr>
          <w:p w14:paraId="15A0CFED" w14:textId="77777777" w:rsidR="00560CD9" w:rsidRDefault="00560CD9">
            <w:pPr>
              <w:rPr>
                <w:rFonts w:eastAsia="Times New Roman" w:cs="Times New Roman"/>
                <w:b/>
                <w:bCs/>
                <w:color w:val="000000"/>
              </w:rPr>
            </w:pPr>
          </w:p>
        </w:tc>
        <w:tc>
          <w:tcPr>
            <w:tcW w:w="1041" w:type="dxa"/>
          </w:tcPr>
          <w:p w14:paraId="555563E7" w14:textId="77777777" w:rsidR="00560CD9" w:rsidRDefault="00560CD9">
            <w:pPr>
              <w:rPr>
                <w:rFonts w:eastAsia="Times New Roman" w:cs="Times New Roman"/>
                <w:b/>
                <w:bCs/>
                <w:color w:val="000000"/>
              </w:rPr>
            </w:pPr>
          </w:p>
        </w:tc>
        <w:tc>
          <w:tcPr>
            <w:tcW w:w="1245" w:type="dxa"/>
          </w:tcPr>
          <w:p w14:paraId="47E68696" w14:textId="77777777" w:rsidR="00560CD9" w:rsidRDefault="00560CD9">
            <w:pPr>
              <w:rPr>
                <w:rFonts w:eastAsia="Times New Roman" w:cs="Times New Roman"/>
                <w:b/>
                <w:bCs/>
                <w:color w:val="000000"/>
              </w:rPr>
            </w:pPr>
          </w:p>
        </w:tc>
        <w:tc>
          <w:tcPr>
            <w:tcW w:w="1333" w:type="dxa"/>
          </w:tcPr>
          <w:p w14:paraId="71C5F105" w14:textId="77777777" w:rsidR="00560CD9" w:rsidRDefault="00560CD9">
            <w:pPr>
              <w:rPr>
                <w:rFonts w:eastAsia="Times New Roman" w:cs="Times New Roman"/>
                <w:b/>
                <w:bCs/>
                <w:color w:val="000000"/>
              </w:rPr>
            </w:pPr>
          </w:p>
        </w:tc>
        <w:tc>
          <w:tcPr>
            <w:tcW w:w="1064" w:type="dxa"/>
          </w:tcPr>
          <w:p w14:paraId="51BC466D" w14:textId="77777777" w:rsidR="00560CD9" w:rsidRDefault="00560CD9">
            <w:pPr>
              <w:rPr>
                <w:rFonts w:eastAsia="Times New Roman" w:cs="Times New Roman"/>
                <w:b/>
                <w:bCs/>
                <w:color w:val="000000"/>
              </w:rPr>
            </w:pPr>
          </w:p>
        </w:tc>
        <w:tc>
          <w:tcPr>
            <w:tcW w:w="1068" w:type="dxa"/>
          </w:tcPr>
          <w:p w14:paraId="3EE695F2" w14:textId="77777777" w:rsidR="00560CD9" w:rsidRDefault="00560CD9">
            <w:pPr>
              <w:rPr>
                <w:rFonts w:eastAsia="Times New Roman" w:cs="Times New Roman"/>
                <w:b/>
                <w:bCs/>
                <w:color w:val="000000"/>
              </w:rPr>
            </w:pPr>
          </w:p>
        </w:tc>
        <w:tc>
          <w:tcPr>
            <w:tcW w:w="1130" w:type="dxa"/>
          </w:tcPr>
          <w:p w14:paraId="2F13304B" w14:textId="77777777" w:rsidR="00560CD9" w:rsidRDefault="00560CD9">
            <w:pPr>
              <w:rPr>
                <w:rFonts w:eastAsia="Times New Roman" w:cs="Times New Roman"/>
                <w:b/>
                <w:bCs/>
                <w:color w:val="000000"/>
              </w:rPr>
            </w:pPr>
          </w:p>
        </w:tc>
        <w:tc>
          <w:tcPr>
            <w:tcW w:w="1032" w:type="dxa"/>
          </w:tcPr>
          <w:p w14:paraId="407195DB" w14:textId="77777777" w:rsidR="00560CD9" w:rsidRDefault="00560CD9">
            <w:pPr>
              <w:rPr>
                <w:rFonts w:eastAsia="Times New Roman" w:cs="Times New Roman"/>
                <w:b/>
                <w:bCs/>
                <w:color w:val="000000"/>
              </w:rPr>
            </w:pPr>
          </w:p>
        </w:tc>
        <w:tc>
          <w:tcPr>
            <w:tcW w:w="1170" w:type="dxa"/>
          </w:tcPr>
          <w:p w14:paraId="624ACD46" w14:textId="77777777" w:rsidR="00560CD9" w:rsidRDefault="00560CD9">
            <w:pPr>
              <w:rPr>
                <w:rFonts w:eastAsia="Times New Roman" w:cs="Times New Roman"/>
                <w:b/>
                <w:bCs/>
                <w:color w:val="000000"/>
              </w:rPr>
            </w:pPr>
          </w:p>
        </w:tc>
      </w:tr>
      <w:tr w:rsidR="00560CD9" w14:paraId="584C2B8B" w14:textId="6AB1EB8A" w:rsidTr="00224F95">
        <w:tc>
          <w:tcPr>
            <w:tcW w:w="789" w:type="dxa"/>
          </w:tcPr>
          <w:p w14:paraId="752E7A82" w14:textId="1E67E8B4" w:rsidR="00560CD9" w:rsidRDefault="00560CD9">
            <w:pPr>
              <w:rPr>
                <w:rFonts w:eastAsia="Times New Roman" w:cs="Times New Roman"/>
                <w:b/>
                <w:bCs/>
                <w:color w:val="000000"/>
              </w:rPr>
            </w:pPr>
            <w:r>
              <w:rPr>
                <w:rFonts w:eastAsia="Times New Roman" w:cs="Times New Roman"/>
                <w:b/>
                <w:bCs/>
                <w:color w:val="000000"/>
              </w:rPr>
              <w:t>10</w:t>
            </w:r>
          </w:p>
        </w:tc>
        <w:tc>
          <w:tcPr>
            <w:tcW w:w="1138" w:type="dxa"/>
          </w:tcPr>
          <w:p w14:paraId="131EC63D" w14:textId="77777777" w:rsidR="00560CD9" w:rsidRDefault="00560CD9">
            <w:pPr>
              <w:rPr>
                <w:rFonts w:eastAsia="Times New Roman" w:cs="Times New Roman"/>
                <w:b/>
                <w:bCs/>
                <w:color w:val="000000"/>
              </w:rPr>
            </w:pPr>
          </w:p>
        </w:tc>
        <w:tc>
          <w:tcPr>
            <w:tcW w:w="1066" w:type="dxa"/>
          </w:tcPr>
          <w:p w14:paraId="1EA7D320" w14:textId="77777777" w:rsidR="00560CD9" w:rsidRDefault="00560CD9">
            <w:pPr>
              <w:rPr>
                <w:rFonts w:eastAsia="Times New Roman" w:cs="Times New Roman"/>
                <w:b/>
                <w:bCs/>
                <w:color w:val="000000"/>
              </w:rPr>
            </w:pPr>
          </w:p>
        </w:tc>
        <w:tc>
          <w:tcPr>
            <w:tcW w:w="1082" w:type="dxa"/>
          </w:tcPr>
          <w:p w14:paraId="275B389C" w14:textId="77777777" w:rsidR="00560CD9" w:rsidRDefault="00560CD9">
            <w:pPr>
              <w:rPr>
                <w:rFonts w:eastAsia="Times New Roman" w:cs="Times New Roman"/>
                <w:b/>
                <w:bCs/>
                <w:color w:val="000000"/>
              </w:rPr>
            </w:pPr>
          </w:p>
        </w:tc>
        <w:tc>
          <w:tcPr>
            <w:tcW w:w="1041" w:type="dxa"/>
          </w:tcPr>
          <w:p w14:paraId="7197852C" w14:textId="77777777" w:rsidR="00560CD9" w:rsidRDefault="00560CD9">
            <w:pPr>
              <w:rPr>
                <w:rFonts w:eastAsia="Times New Roman" w:cs="Times New Roman"/>
                <w:b/>
                <w:bCs/>
                <w:color w:val="000000"/>
              </w:rPr>
            </w:pPr>
          </w:p>
        </w:tc>
        <w:tc>
          <w:tcPr>
            <w:tcW w:w="1245" w:type="dxa"/>
          </w:tcPr>
          <w:p w14:paraId="5CDCD448" w14:textId="77777777" w:rsidR="00560CD9" w:rsidRDefault="00560CD9">
            <w:pPr>
              <w:rPr>
                <w:rFonts w:eastAsia="Times New Roman" w:cs="Times New Roman"/>
                <w:b/>
                <w:bCs/>
                <w:color w:val="000000"/>
              </w:rPr>
            </w:pPr>
          </w:p>
        </w:tc>
        <w:tc>
          <w:tcPr>
            <w:tcW w:w="1333" w:type="dxa"/>
          </w:tcPr>
          <w:p w14:paraId="1EC8AC32" w14:textId="77777777" w:rsidR="00560CD9" w:rsidRDefault="00560CD9">
            <w:pPr>
              <w:rPr>
                <w:rFonts w:eastAsia="Times New Roman" w:cs="Times New Roman"/>
                <w:b/>
                <w:bCs/>
                <w:color w:val="000000"/>
              </w:rPr>
            </w:pPr>
          </w:p>
        </w:tc>
        <w:tc>
          <w:tcPr>
            <w:tcW w:w="1064" w:type="dxa"/>
          </w:tcPr>
          <w:p w14:paraId="1382AC12" w14:textId="77777777" w:rsidR="00560CD9" w:rsidRDefault="00560CD9">
            <w:pPr>
              <w:rPr>
                <w:rFonts w:eastAsia="Times New Roman" w:cs="Times New Roman"/>
                <w:b/>
                <w:bCs/>
                <w:color w:val="000000"/>
              </w:rPr>
            </w:pPr>
          </w:p>
        </w:tc>
        <w:tc>
          <w:tcPr>
            <w:tcW w:w="1068" w:type="dxa"/>
          </w:tcPr>
          <w:p w14:paraId="170FE0F8" w14:textId="77777777" w:rsidR="00560CD9" w:rsidRDefault="00560CD9">
            <w:pPr>
              <w:rPr>
                <w:rFonts w:eastAsia="Times New Roman" w:cs="Times New Roman"/>
                <w:b/>
                <w:bCs/>
                <w:color w:val="000000"/>
              </w:rPr>
            </w:pPr>
          </w:p>
        </w:tc>
        <w:tc>
          <w:tcPr>
            <w:tcW w:w="1130" w:type="dxa"/>
          </w:tcPr>
          <w:p w14:paraId="573646EF" w14:textId="77777777" w:rsidR="00560CD9" w:rsidRDefault="00560CD9">
            <w:pPr>
              <w:rPr>
                <w:rFonts w:eastAsia="Times New Roman" w:cs="Times New Roman"/>
                <w:b/>
                <w:bCs/>
                <w:color w:val="000000"/>
              </w:rPr>
            </w:pPr>
          </w:p>
        </w:tc>
        <w:tc>
          <w:tcPr>
            <w:tcW w:w="1032" w:type="dxa"/>
          </w:tcPr>
          <w:p w14:paraId="5F4A4D7C" w14:textId="77777777" w:rsidR="00560CD9" w:rsidRDefault="00560CD9">
            <w:pPr>
              <w:rPr>
                <w:rFonts w:eastAsia="Times New Roman" w:cs="Times New Roman"/>
                <w:b/>
                <w:bCs/>
                <w:color w:val="000000"/>
              </w:rPr>
            </w:pPr>
          </w:p>
        </w:tc>
        <w:tc>
          <w:tcPr>
            <w:tcW w:w="1170" w:type="dxa"/>
          </w:tcPr>
          <w:p w14:paraId="46A609AA" w14:textId="77777777" w:rsidR="00560CD9" w:rsidRDefault="00560CD9">
            <w:pPr>
              <w:rPr>
                <w:rFonts w:eastAsia="Times New Roman" w:cs="Times New Roman"/>
                <w:b/>
                <w:bCs/>
                <w:color w:val="000000"/>
              </w:rPr>
            </w:pPr>
          </w:p>
        </w:tc>
      </w:tr>
    </w:tbl>
    <w:p w14:paraId="6CCB28EA" w14:textId="165176C1" w:rsidR="00224F95" w:rsidRDefault="00224F95">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224F95" w14:paraId="1B0A5BFC" w14:textId="77777777" w:rsidTr="00224F95">
        <w:tc>
          <w:tcPr>
            <w:tcW w:w="2196" w:type="dxa"/>
          </w:tcPr>
          <w:p w14:paraId="6F77C96D" w14:textId="53689ED9" w:rsidR="00224F95" w:rsidRDefault="00224F95">
            <w:pPr>
              <w:rPr>
                <w:rFonts w:eastAsia="Times New Roman" w:cs="Times New Roman"/>
                <w:b/>
                <w:bCs/>
                <w:color w:val="000000"/>
              </w:rPr>
            </w:pPr>
            <w:r>
              <w:rPr>
                <w:rFonts w:eastAsia="Times New Roman" w:cs="Times New Roman"/>
                <w:bCs/>
                <w:color w:val="000000"/>
              </w:rPr>
              <w:t>1=Headman</w:t>
            </w:r>
          </w:p>
        </w:tc>
        <w:tc>
          <w:tcPr>
            <w:tcW w:w="2196" w:type="dxa"/>
          </w:tcPr>
          <w:p w14:paraId="617750AF" w14:textId="6FA2D2E8" w:rsidR="00224F95" w:rsidRDefault="00224F95">
            <w:pPr>
              <w:rPr>
                <w:rFonts w:eastAsia="Times New Roman" w:cs="Times New Roman"/>
                <w:b/>
                <w:bCs/>
                <w:color w:val="000000"/>
              </w:rPr>
            </w:pPr>
            <w:r>
              <w:rPr>
                <w:rFonts w:eastAsia="Times New Roman" w:cs="Times New Roman"/>
                <w:bCs/>
                <w:color w:val="000000"/>
              </w:rPr>
              <w:t>2=NGO</w:t>
            </w:r>
          </w:p>
        </w:tc>
        <w:tc>
          <w:tcPr>
            <w:tcW w:w="2196" w:type="dxa"/>
          </w:tcPr>
          <w:p w14:paraId="395F2D9B" w14:textId="5481F395" w:rsidR="00224F95" w:rsidRDefault="00224F95">
            <w:pPr>
              <w:rPr>
                <w:rFonts w:eastAsia="Times New Roman" w:cs="Times New Roman"/>
                <w:b/>
                <w:bCs/>
                <w:color w:val="000000"/>
              </w:rPr>
            </w:pPr>
            <w:r>
              <w:rPr>
                <w:rFonts w:eastAsia="Times New Roman" w:cs="Times New Roman"/>
                <w:bCs/>
                <w:color w:val="000000"/>
              </w:rPr>
              <w:t>3=ZAWA</w:t>
            </w:r>
          </w:p>
        </w:tc>
        <w:tc>
          <w:tcPr>
            <w:tcW w:w="1800" w:type="dxa"/>
          </w:tcPr>
          <w:p w14:paraId="13655998" w14:textId="186A8B26" w:rsidR="00224F95" w:rsidRDefault="00224F95">
            <w:pPr>
              <w:rPr>
                <w:rFonts w:eastAsia="Times New Roman" w:cs="Times New Roman"/>
                <w:b/>
                <w:bCs/>
                <w:color w:val="000000"/>
              </w:rPr>
            </w:pPr>
            <w:r>
              <w:rPr>
                <w:rFonts w:eastAsia="Times New Roman" w:cs="Times New Roman"/>
                <w:bCs/>
                <w:color w:val="000000"/>
              </w:rPr>
              <w:t>4=Forest service</w:t>
            </w:r>
          </w:p>
        </w:tc>
        <w:tc>
          <w:tcPr>
            <w:tcW w:w="2160" w:type="dxa"/>
          </w:tcPr>
          <w:p w14:paraId="322ADE3B" w14:textId="4A68F97C" w:rsidR="00224F95" w:rsidRDefault="00224F95">
            <w:pPr>
              <w:rPr>
                <w:rFonts w:eastAsia="Times New Roman" w:cs="Times New Roman"/>
                <w:b/>
                <w:bCs/>
                <w:color w:val="000000"/>
              </w:rPr>
            </w:pPr>
            <w:r>
              <w:rPr>
                <w:rFonts w:eastAsia="Times New Roman" w:cs="Times New Roman"/>
                <w:bCs/>
                <w:color w:val="000000"/>
              </w:rPr>
              <w:t>5=Village committee</w:t>
            </w:r>
          </w:p>
        </w:tc>
        <w:tc>
          <w:tcPr>
            <w:tcW w:w="2340" w:type="dxa"/>
          </w:tcPr>
          <w:p w14:paraId="5D18CA00" w14:textId="3837EB3B" w:rsidR="00224F95" w:rsidRDefault="00224F95">
            <w:pPr>
              <w:rPr>
                <w:rFonts w:eastAsia="Times New Roman" w:cs="Times New Roman"/>
                <w:b/>
                <w:bCs/>
                <w:color w:val="000000"/>
              </w:rPr>
            </w:pPr>
            <w:r>
              <w:rPr>
                <w:rFonts w:eastAsia="Times New Roman" w:cs="Times New Roman"/>
                <w:bCs/>
                <w:color w:val="000000"/>
              </w:rPr>
              <w:t>6=YGL</w:t>
            </w:r>
          </w:p>
        </w:tc>
      </w:tr>
      <w:tr w:rsidR="00224F95" w14:paraId="4373B6C7" w14:textId="77777777" w:rsidTr="00224F95">
        <w:tc>
          <w:tcPr>
            <w:tcW w:w="2196" w:type="dxa"/>
          </w:tcPr>
          <w:p w14:paraId="11FCCD2A" w14:textId="69469A63" w:rsidR="00224F95" w:rsidRPr="00224F95" w:rsidRDefault="00224F95">
            <w:pPr>
              <w:rPr>
                <w:rFonts w:eastAsia="Times New Roman" w:cs="Times New Roman"/>
                <w:bCs/>
                <w:color w:val="000000"/>
              </w:rPr>
            </w:pPr>
            <w:r>
              <w:rPr>
                <w:rFonts w:eastAsia="Times New Roman" w:cs="Times New Roman"/>
                <w:bCs/>
                <w:color w:val="000000"/>
              </w:rPr>
              <w:t>7=Chief</w:t>
            </w:r>
          </w:p>
        </w:tc>
        <w:tc>
          <w:tcPr>
            <w:tcW w:w="2196" w:type="dxa"/>
          </w:tcPr>
          <w:p w14:paraId="2A577257" w14:textId="4218222F" w:rsidR="00224F95" w:rsidRPr="00224F95" w:rsidRDefault="00224F95">
            <w:pPr>
              <w:rPr>
                <w:rFonts w:eastAsia="Times New Roman" w:cs="Times New Roman"/>
                <w:bCs/>
                <w:color w:val="000000"/>
              </w:rPr>
            </w:pPr>
            <w:r>
              <w:rPr>
                <w:rFonts w:eastAsia="Times New Roman" w:cs="Times New Roman"/>
                <w:bCs/>
                <w:color w:val="000000"/>
              </w:rPr>
              <w:t>8=Induna</w:t>
            </w:r>
          </w:p>
        </w:tc>
        <w:tc>
          <w:tcPr>
            <w:tcW w:w="2196" w:type="dxa"/>
          </w:tcPr>
          <w:p w14:paraId="77CA4247" w14:textId="7951488C" w:rsidR="00224F95" w:rsidRPr="00224F95" w:rsidRDefault="00224F95">
            <w:pPr>
              <w:rPr>
                <w:rFonts w:eastAsia="Times New Roman" w:cs="Times New Roman"/>
                <w:bCs/>
                <w:color w:val="000000"/>
              </w:rPr>
            </w:pPr>
            <w:r>
              <w:rPr>
                <w:rFonts w:eastAsia="Times New Roman" w:cs="Times New Roman"/>
                <w:bCs/>
                <w:color w:val="000000"/>
              </w:rPr>
              <w:t>9=CRB</w:t>
            </w:r>
          </w:p>
        </w:tc>
        <w:tc>
          <w:tcPr>
            <w:tcW w:w="1800" w:type="dxa"/>
          </w:tcPr>
          <w:p w14:paraId="255D935B" w14:textId="3E591E7E" w:rsidR="00224F95" w:rsidRPr="00224F95" w:rsidRDefault="00224F95">
            <w:pPr>
              <w:rPr>
                <w:rFonts w:eastAsia="Times New Roman" w:cs="Times New Roman"/>
                <w:bCs/>
                <w:color w:val="000000"/>
              </w:rPr>
            </w:pPr>
            <w:r>
              <w:rPr>
                <w:rFonts w:eastAsia="Times New Roman" w:cs="Times New Roman"/>
                <w:bCs/>
                <w:color w:val="000000"/>
              </w:rPr>
              <w:t>97=Other, specify</w:t>
            </w:r>
          </w:p>
        </w:tc>
        <w:tc>
          <w:tcPr>
            <w:tcW w:w="2160" w:type="dxa"/>
          </w:tcPr>
          <w:p w14:paraId="11EAE3C0" w14:textId="40806D66" w:rsidR="00224F95" w:rsidRPr="00224F95" w:rsidRDefault="00224F95">
            <w:pPr>
              <w:rPr>
                <w:rFonts w:eastAsia="Times New Roman" w:cs="Times New Roman"/>
                <w:bCs/>
                <w:color w:val="000000"/>
              </w:rPr>
            </w:pPr>
            <w:r>
              <w:rPr>
                <w:rFonts w:eastAsia="Times New Roman" w:cs="Times New Roman"/>
                <w:bCs/>
                <w:color w:val="000000"/>
              </w:rPr>
              <w:t>888=Don’t know</w:t>
            </w:r>
          </w:p>
        </w:tc>
        <w:tc>
          <w:tcPr>
            <w:tcW w:w="2340" w:type="dxa"/>
          </w:tcPr>
          <w:p w14:paraId="7777A14B" w14:textId="19F1BC32" w:rsidR="00224F95" w:rsidRPr="00224F95" w:rsidRDefault="00224F95">
            <w:pPr>
              <w:rPr>
                <w:rFonts w:eastAsia="Times New Roman" w:cs="Times New Roman"/>
                <w:bCs/>
                <w:color w:val="000000"/>
              </w:rPr>
            </w:pPr>
            <w:r>
              <w:rPr>
                <w:rFonts w:eastAsia="Times New Roman" w:cs="Times New Roman"/>
                <w:bCs/>
                <w:color w:val="000000"/>
              </w:rPr>
              <w:t>999=Refused to answer</w:t>
            </w:r>
          </w:p>
        </w:tc>
      </w:tr>
      <w:tr w:rsidR="00224F95" w14:paraId="758643B8" w14:textId="77777777" w:rsidTr="00224F95">
        <w:tc>
          <w:tcPr>
            <w:tcW w:w="2196" w:type="dxa"/>
          </w:tcPr>
          <w:p w14:paraId="24ABBEA3" w14:textId="77777777" w:rsidR="00224F95" w:rsidRDefault="00224F95">
            <w:pPr>
              <w:rPr>
                <w:rFonts w:eastAsia="Times New Roman" w:cs="Times New Roman"/>
                <w:bCs/>
                <w:color w:val="000000"/>
              </w:rPr>
            </w:pPr>
          </w:p>
        </w:tc>
        <w:tc>
          <w:tcPr>
            <w:tcW w:w="2196" w:type="dxa"/>
          </w:tcPr>
          <w:p w14:paraId="6BBD3D64" w14:textId="77777777" w:rsidR="00224F95" w:rsidRDefault="00224F95">
            <w:pPr>
              <w:rPr>
                <w:rFonts w:eastAsia="Times New Roman" w:cs="Times New Roman"/>
                <w:bCs/>
                <w:color w:val="000000"/>
              </w:rPr>
            </w:pPr>
          </w:p>
        </w:tc>
        <w:tc>
          <w:tcPr>
            <w:tcW w:w="2196" w:type="dxa"/>
          </w:tcPr>
          <w:p w14:paraId="55E91EC9" w14:textId="77777777" w:rsidR="00224F95" w:rsidRDefault="00224F95">
            <w:pPr>
              <w:rPr>
                <w:rFonts w:eastAsia="Times New Roman" w:cs="Times New Roman"/>
                <w:bCs/>
                <w:color w:val="000000"/>
              </w:rPr>
            </w:pPr>
          </w:p>
        </w:tc>
        <w:tc>
          <w:tcPr>
            <w:tcW w:w="1800" w:type="dxa"/>
          </w:tcPr>
          <w:p w14:paraId="6B4EEFCA" w14:textId="77777777" w:rsidR="00224F95" w:rsidRDefault="00224F95">
            <w:pPr>
              <w:rPr>
                <w:rFonts w:eastAsia="Times New Roman" w:cs="Times New Roman"/>
                <w:bCs/>
                <w:color w:val="000000"/>
              </w:rPr>
            </w:pPr>
          </w:p>
        </w:tc>
        <w:tc>
          <w:tcPr>
            <w:tcW w:w="2160" w:type="dxa"/>
          </w:tcPr>
          <w:p w14:paraId="4E52125E" w14:textId="77777777" w:rsidR="00224F95" w:rsidRDefault="00224F95">
            <w:pPr>
              <w:rPr>
                <w:rFonts w:eastAsia="Times New Roman" w:cs="Times New Roman"/>
                <w:bCs/>
                <w:color w:val="000000"/>
              </w:rPr>
            </w:pPr>
          </w:p>
        </w:tc>
        <w:tc>
          <w:tcPr>
            <w:tcW w:w="2340" w:type="dxa"/>
          </w:tcPr>
          <w:p w14:paraId="3D976EE6" w14:textId="77777777" w:rsidR="00224F95" w:rsidRDefault="00224F95">
            <w:pPr>
              <w:rPr>
                <w:rFonts w:eastAsia="Times New Roman" w:cs="Times New Roman"/>
                <w:bCs/>
                <w:color w:val="000000"/>
              </w:rPr>
            </w:pPr>
          </w:p>
        </w:tc>
      </w:tr>
    </w:tbl>
    <w:p w14:paraId="49CED038" w14:textId="1E16D3E1" w:rsidR="00224F95" w:rsidRDefault="00224F95">
      <w:pPr>
        <w:rPr>
          <w:rFonts w:eastAsia="Times New Roman" w:cs="Times New Roman"/>
          <w:b/>
          <w:bCs/>
          <w:color w:val="000000"/>
        </w:rPr>
      </w:pPr>
    </w:p>
    <w:p w14:paraId="45E39730" w14:textId="77777777" w:rsidR="00224F95" w:rsidRDefault="00224F95" w:rsidP="00224F95">
      <w:pPr>
        <w:rPr>
          <w:rFonts w:eastAsia="Times New Roman" w:cs="Times New Roman"/>
          <w:b/>
          <w:bCs/>
          <w:color w:val="000000"/>
        </w:rPr>
      </w:pPr>
      <w:r>
        <w:rPr>
          <w:rFonts w:eastAsia="Times New Roman" w:cs="Times New Roman"/>
          <w:b/>
          <w:bCs/>
          <w:color w:val="000000"/>
        </w:rPr>
        <w:t>I. Forest Conflict – Roster 1</w:t>
      </w:r>
    </w:p>
    <w:p w14:paraId="472BD784" w14:textId="77777777" w:rsidR="00224F95" w:rsidRPr="00560CD9" w:rsidRDefault="00224F95" w:rsidP="00224F95">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224F95" w14:paraId="26701614" w14:textId="77777777" w:rsidTr="00224F95">
        <w:tc>
          <w:tcPr>
            <w:tcW w:w="789" w:type="dxa"/>
          </w:tcPr>
          <w:p w14:paraId="77F7BCF0" w14:textId="77777777" w:rsidR="00224F95" w:rsidRPr="00560CD9" w:rsidRDefault="00224F95" w:rsidP="00224F95">
            <w:pPr>
              <w:rPr>
                <w:rFonts w:eastAsia="Times New Roman" w:cs="Times New Roman"/>
                <w:bCs/>
                <w:color w:val="000000"/>
              </w:rPr>
            </w:pPr>
          </w:p>
        </w:tc>
        <w:tc>
          <w:tcPr>
            <w:tcW w:w="1263" w:type="dxa"/>
          </w:tcPr>
          <w:p w14:paraId="76184928" w14:textId="5412CE30" w:rsidR="00224F95" w:rsidRPr="00560CD9" w:rsidRDefault="00224F95" w:rsidP="00224F95">
            <w:pPr>
              <w:rPr>
                <w:rFonts w:eastAsia="Times New Roman" w:cs="Times New Roman"/>
                <w:bCs/>
                <w:color w:val="000000"/>
              </w:rPr>
            </w:pPr>
            <w:r>
              <w:rPr>
                <w:rFonts w:eastAsia="Times New Roman" w:cs="Times New Roman"/>
                <w:bCs/>
                <w:color w:val="000000"/>
              </w:rPr>
              <w:t>I.12</w:t>
            </w:r>
          </w:p>
        </w:tc>
        <w:tc>
          <w:tcPr>
            <w:tcW w:w="1080" w:type="dxa"/>
          </w:tcPr>
          <w:p w14:paraId="1CBB7B0B" w14:textId="7DB6421A" w:rsidR="00224F95" w:rsidRPr="00560CD9" w:rsidRDefault="00224F95" w:rsidP="00224F95">
            <w:pPr>
              <w:rPr>
                <w:rFonts w:eastAsia="Times New Roman" w:cs="Times New Roman"/>
                <w:bCs/>
                <w:color w:val="000000"/>
              </w:rPr>
            </w:pPr>
            <w:r>
              <w:rPr>
                <w:rFonts w:eastAsia="Times New Roman" w:cs="Times New Roman"/>
                <w:bCs/>
                <w:color w:val="000000"/>
              </w:rPr>
              <w:t>I.13</w:t>
            </w:r>
          </w:p>
        </w:tc>
        <w:tc>
          <w:tcPr>
            <w:tcW w:w="1080" w:type="dxa"/>
          </w:tcPr>
          <w:p w14:paraId="5F6C240B" w14:textId="048D136E" w:rsidR="00224F95" w:rsidRPr="00560CD9" w:rsidRDefault="00224F95" w:rsidP="00224F95">
            <w:pPr>
              <w:rPr>
                <w:rFonts w:eastAsia="Times New Roman" w:cs="Times New Roman"/>
                <w:bCs/>
                <w:color w:val="000000"/>
              </w:rPr>
            </w:pPr>
            <w:r>
              <w:rPr>
                <w:rFonts w:eastAsia="Times New Roman" w:cs="Times New Roman"/>
                <w:bCs/>
                <w:color w:val="000000"/>
              </w:rPr>
              <w:t>I.14</w:t>
            </w:r>
          </w:p>
        </w:tc>
        <w:tc>
          <w:tcPr>
            <w:tcW w:w="1080" w:type="dxa"/>
          </w:tcPr>
          <w:p w14:paraId="52AFAC09" w14:textId="2DA78BFD" w:rsidR="00224F95" w:rsidRPr="00560CD9" w:rsidRDefault="00224F95" w:rsidP="00224F95">
            <w:pPr>
              <w:rPr>
                <w:rFonts w:eastAsia="Times New Roman" w:cs="Times New Roman"/>
                <w:bCs/>
                <w:color w:val="000000"/>
              </w:rPr>
            </w:pPr>
            <w:r>
              <w:rPr>
                <w:rFonts w:eastAsia="Times New Roman" w:cs="Times New Roman"/>
                <w:bCs/>
                <w:color w:val="000000"/>
              </w:rPr>
              <w:t>I.15</w:t>
            </w:r>
          </w:p>
        </w:tc>
        <w:tc>
          <w:tcPr>
            <w:tcW w:w="1260" w:type="dxa"/>
          </w:tcPr>
          <w:p w14:paraId="3867C0A4" w14:textId="422201B0" w:rsidR="00224F95" w:rsidRPr="00560CD9" w:rsidRDefault="00224F95" w:rsidP="00224F95">
            <w:pPr>
              <w:rPr>
                <w:rFonts w:eastAsia="Times New Roman" w:cs="Times New Roman"/>
                <w:bCs/>
                <w:color w:val="000000"/>
              </w:rPr>
            </w:pPr>
            <w:r>
              <w:rPr>
                <w:rFonts w:eastAsia="Times New Roman" w:cs="Times New Roman"/>
                <w:bCs/>
                <w:color w:val="000000"/>
              </w:rPr>
              <w:t>I.16</w:t>
            </w:r>
          </w:p>
        </w:tc>
        <w:tc>
          <w:tcPr>
            <w:tcW w:w="1620" w:type="dxa"/>
          </w:tcPr>
          <w:p w14:paraId="7F563894" w14:textId="429849DD" w:rsidR="00224F95" w:rsidRPr="00560CD9" w:rsidRDefault="00224F95" w:rsidP="00224F95">
            <w:pPr>
              <w:rPr>
                <w:rFonts w:eastAsia="Times New Roman" w:cs="Times New Roman"/>
                <w:bCs/>
                <w:color w:val="000000"/>
              </w:rPr>
            </w:pPr>
            <w:r>
              <w:rPr>
                <w:rFonts w:eastAsia="Times New Roman" w:cs="Times New Roman"/>
                <w:bCs/>
                <w:color w:val="000000"/>
              </w:rPr>
              <w:t>I.17</w:t>
            </w:r>
          </w:p>
        </w:tc>
        <w:tc>
          <w:tcPr>
            <w:tcW w:w="1080" w:type="dxa"/>
          </w:tcPr>
          <w:p w14:paraId="29C58046" w14:textId="7DB75306" w:rsidR="00224F95" w:rsidRPr="00560CD9" w:rsidRDefault="00224F95" w:rsidP="00224F95">
            <w:pPr>
              <w:rPr>
                <w:rFonts w:eastAsia="Times New Roman" w:cs="Times New Roman"/>
                <w:bCs/>
                <w:color w:val="000000"/>
              </w:rPr>
            </w:pPr>
            <w:r>
              <w:rPr>
                <w:rFonts w:eastAsia="Times New Roman" w:cs="Times New Roman"/>
                <w:bCs/>
                <w:color w:val="000000"/>
              </w:rPr>
              <w:t>I.18</w:t>
            </w:r>
          </w:p>
        </w:tc>
        <w:tc>
          <w:tcPr>
            <w:tcW w:w="1080" w:type="dxa"/>
          </w:tcPr>
          <w:p w14:paraId="18D6D6AC" w14:textId="79695B96" w:rsidR="00224F95" w:rsidRPr="00560CD9" w:rsidRDefault="00224F95" w:rsidP="00224F95">
            <w:pPr>
              <w:rPr>
                <w:rFonts w:eastAsia="Times New Roman" w:cs="Times New Roman"/>
                <w:bCs/>
                <w:color w:val="000000"/>
              </w:rPr>
            </w:pPr>
            <w:r>
              <w:rPr>
                <w:rFonts w:eastAsia="Times New Roman" w:cs="Times New Roman"/>
                <w:bCs/>
                <w:color w:val="000000"/>
              </w:rPr>
              <w:t>I.19</w:t>
            </w:r>
          </w:p>
        </w:tc>
        <w:tc>
          <w:tcPr>
            <w:tcW w:w="1080" w:type="dxa"/>
          </w:tcPr>
          <w:p w14:paraId="76B933EC" w14:textId="2D5F27C9" w:rsidR="00224F95" w:rsidRPr="00560CD9" w:rsidRDefault="00224F95" w:rsidP="00224F95">
            <w:pPr>
              <w:rPr>
                <w:rFonts w:eastAsia="Times New Roman" w:cs="Times New Roman"/>
                <w:bCs/>
                <w:color w:val="000000"/>
              </w:rPr>
            </w:pPr>
            <w:r>
              <w:rPr>
                <w:rFonts w:eastAsia="Times New Roman" w:cs="Times New Roman"/>
                <w:bCs/>
                <w:color w:val="000000"/>
              </w:rPr>
              <w:t>I.20</w:t>
            </w:r>
          </w:p>
        </w:tc>
        <w:tc>
          <w:tcPr>
            <w:tcW w:w="1260" w:type="dxa"/>
          </w:tcPr>
          <w:p w14:paraId="3A09D654" w14:textId="782804B9" w:rsidR="00224F95" w:rsidRPr="00560CD9" w:rsidRDefault="00224F95" w:rsidP="00224F95">
            <w:pPr>
              <w:ind w:right="-234"/>
              <w:rPr>
                <w:rFonts w:eastAsia="Times New Roman" w:cs="Times New Roman"/>
                <w:bCs/>
                <w:color w:val="000000"/>
              </w:rPr>
            </w:pPr>
            <w:r>
              <w:rPr>
                <w:rFonts w:eastAsia="Times New Roman" w:cs="Times New Roman"/>
                <w:bCs/>
                <w:color w:val="000000"/>
              </w:rPr>
              <w:t>I.21</w:t>
            </w:r>
          </w:p>
        </w:tc>
      </w:tr>
      <w:tr w:rsidR="00224F95" w14:paraId="3A0EA4D6" w14:textId="77777777" w:rsidTr="00224F95">
        <w:tc>
          <w:tcPr>
            <w:tcW w:w="789" w:type="dxa"/>
          </w:tcPr>
          <w:p w14:paraId="350BD4A2" w14:textId="77777777" w:rsidR="00224F95" w:rsidRDefault="00224F95" w:rsidP="00224F95">
            <w:pPr>
              <w:rPr>
                <w:rFonts w:eastAsia="Times New Roman" w:cs="Times New Roman"/>
                <w:b/>
                <w:bCs/>
                <w:color w:val="000000"/>
              </w:rPr>
            </w:pPr>
            <w:r>
              <w:rPr>
                <w:rFonts w:eastAsia="Times New Roman" w:cs="Times New Roman"/>
                <w:b/>
                <w:bCs/>
                <w:color w:val="000000"/>
              </w:rPr>
              <w:t>Forest</w:t>
            </w:r>
          </w:p>
        </w:tc>
        <w:tc>
          <w:tcPr>
            <w:tcW w:w="1263" w:type="dxa"/>
          </w:tcPr>
          <w:p w14:paraId="21E91CC0" w14:textId="48DA6AF2" w:rsidR="00224F95" w:rsidRDefault="00224F95" w:rsidP="00224F95">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grazing livestock in this forest</w:t>
            </w:r>
            <w:r>
              <w:rPr>
                <w:rFonts w:eastAsia="Times New Roman" w:cs="Times New Roman"/>
                <w:bCs/>
                <w:color w:val="000000"/>
              </w:rPr>
              <w:t xml:space="preserve">? </w:t>
            </w:r>
          </w:p>
          <w:p w14:paraId="0700B9AF" w14:textId="77777777" w:rsidR="00224F95" w:rsidRDefault="00224F95" w:rsidP="00224F95">
            <w:pPr>
              <w:rPr>
                <w:rFonts w:eastAsia="Times New Roman" w:cs="Times New Roman"/>
                <w:bCs/>
                <w:color w:val="000000"/>
              </w:rPr>
            </w:pPr>
            <w:r>
              <w:rPr>
                <w:rFonts w:eastAsia="Times New Roman" w:cs="Times New Roman"/>
                <w:bCs/>
                <w:color w:val="000000"/>
              </w:rPr>
              <w:t>0-No</w:t>
            </w:r>
          </w:p>
          <w:p w14:paraId="41E03070" w14:textId="77777777" w:rsidR="00224F95" w:rsidRDefault="00224F95" w:rsidP="00224F95">
            <w:pPr>
              <w:rPr>
                <w:rFonts w:eastAsia="Times New Roman" w:cs="Times New Roman"/>
                <w:bCs/>
                <w:color w:val="000000"/>
              </w:rPr>
            </w:pPr>
            <w:r>
              <w:rPr>
                <w:rFonts w:eastAsia="Times New Roman" w:cs="Times New Roman"/>
                <w:bCs/>
                <w:color w:val="000000"/>
              </w:rPr>
              <w:t>1=Yes</w:t>
            </w:r>
          </w:p>
          <w:p w14:paraId="50AF0590" w14:textId="6F6CBAE2" w:rsidR="00224F95" w:rsidRPr="00560CD9" w:rsidRDefault="00224F95" w:rsidP="00224F95">
            <w:pPr>
              <w:rPr>
                <w:rFonts w:eastAsia="Times New Roman" w:cs="Times New Roman"/>
                <w:bCs/>
                <w:i/>
                <w:color w:val="000000"/>
              </w:rPr>
            </w:pPr>
            <w:r>
              <w:rPr>
                <w:rFonts w:eastAsia="Times New Roman" w:cs="Times New Roman"/>
                <w:bCs/>
                <w:i/>
                <w:color w:val="000000"/>
              </w:rPr>
              <w:t>If 0, skip to I.17</w:t>
            </w:r>
          </w:p>
        </w:tc>
        <w:tc>
          <w:tcPr>
            <w:tcW w:w="1080" w:type="dxa"/>
          </w:tcPr>
          <w:p w14:paraId="65754D16"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01B34C9"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0EC4DD29"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31653514" w14:textId="51E02BD5" w:rsidR="00224F95" w:rsidRPr="00560CD9" w:rsidRDefault="00224F95" w:rsidP="00224F95">
            <w:pPr>
              <w:rPr>
                <w:rFonts w:eastAsia="Times New Roman" w:cs="Times New Roman"/>
                <w:bCs/>
                <w:i/>
                <w:color w:val="000000"/>
              </w:rPr>
            </w:pPr>
            <w:r>
              <w:rPr>
                <w:rFonts w:eastAsia="Times New Roman" w:cs="Times New Roman"/>
                <w:bCs/>
                <w:i/>
                <w:color w:val="000000"/>
              </w:rPr>
              <w:t>See code I.1</w:t>
            </w:r>
          </w:p>
          <w:p w14:paraId="12B2092D" w14:textId="77777777" w:rsidR="00224F95" w:rsidRPr="00560CD9" w:rsidRDefault="00224F95" w:rsidP="00224F95">
            <w:pPr>
              <w:rPr>
                <w:rFonts w:eastAsia="Times New Roman" w:cs="Times New Roman"/>
                <w:bCs/>
                <w:i/>
                <w:color w:val="000000"/>
              </w:rPr>
            </w:pPr>
            <w:r>
              <w:rPr>
                <w:rFonts w:eastAsia="Times New Roman" w:cs="Times New Roman"/>
                <w:bCs/>
                <w:i/>
                <w:color w:val="000000"/>
              </w:rPr>
              <w:t>Select all that apply</w:t>
            </w:r>
          </w:p>
        </w:tc>
        <w:tc>
          <w:tcPr>
            <w:tcW w:w="1260" w:type="dxa"/>
          </w:tcPr>
          <w:p w14:paraId="5316ACB5"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27EC7FC9" w14:textId="622A4D69" w:rsidR="00224F95" w:rsidRDefault="00224F95" w:rsidP="00224F95">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cutting trees in this forest?</w:t>
            </w:r>
          </w:p>
          <w:p w14:paraId="36EF084E" w14:textId="77777777" w:rsidR="00224F95" w:rsidRDefault="00224F95" w:rsidP="00224F95">
            <w:pPr>
              <w:rPr>
                <w:rFonts w:eastAsia="Calibri" w:cs="Times New Roman"/>
              </w:rPr>
            </w:pPr>
            <w:r>
              <w:rPr>
                <w:rFonts w:eastAsia="Calibri" w:cs="Times New Roman"/>
              </w:rPr>
              <w:t>0=No</w:t>
            </w:r>
          </w:p>
          <w:p w14:paraId="0B1E5A5A" w14:textId="77777777" w:rsidR="00224F95" w:rsidRDefault="00224F95" w:rsidP="00224F95">
            <w:pPr>
              <w:rPr>
                <w:rFonts w:eastAsia="Calibri" w:cs="Times New Roman"/>
              </w:rPr>
            </w:pPr>
            <w:r>
              <w:rPr>
                <w:rFonts w:eastAsia="Calibri" w:cs="Times New Roman"/>
              </w:rPr>
              <w:t>1=Yes</w:t>
            </w:r>
          </w:p>
          <w:p w14:paraId="267CE326" w14:textId="7F5FC6FB" w:rsidR="00224F95" w:rsidRPr="00560CD9" w:rsidRDefault="00224F95" w:rsidP="00224F95">
            <w:pPr>
              <w:rPr>
                <w:rFonts w:eastAsia="Times New Roman" w:cs="Times New Roman"/>
                <w:bCs/>
                <w:i/>
                <w:color w:val="000000"/>
              </w:rPr>
            </w:pPr>
            <w:r>
              <w:rPr>
                <w:rFonts w:eastAsia="Calibri" w:cs="Times New Roman"/>
                <w:i/>
              </w:rPr>
              <w:t>If 0, skip to I.22</w:t>
            </w:r>
          </w:p>
        </w:tc>
        <w:tc>
          <w:tcPr>
            <w:tcW w:w="1080" w:type="dxa"/>
          </w:tcPr>
          <w:p w14:paraId="2022E1FA"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7543FDFF"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1CF3987E"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482DED65" w14:textId="5F68582C" w:rsidR="00224F95" w:rsidRPr="00560CD9" w:rsidRDefault="00940D46" w:rsidP="00224F95">
            <w:pPr>
              <w:rPr>
                <w:rFonts w:eastAsia="Times New Roman" w:cs="Times New Roman"/>
                <w:bCs/>
                <w:i/>
                <w:color w:val="000000"/>
              </w:rPr>
            </w:pPr>
            <w:r>
              <w:rPr>
                <w:rFonts w:eastAsia="Times New Roman" w:cs="Times New Roman"/>
                <w:bCs/>
                <w:i/>
                <w:color w:val="000000"/>
              </w:rPr>
              <w:t>See code I.1</w:t>
            </w:r>
          </w:p>
          <w:p w14:paraId="24F90A71" w14:textId="77777777" w:rsidR="00224F95" w:rsidRDefault="00224F95" w:rsidP="00224F95">
            <w:pPr>
              <w:rPr>
                <w:rFonts w:eastAsia="Times New Roman" w:cs="Times New Roman"/>
                <w:bCs/>
                <w:color w:val="000000"/>
              </w:rPr>
            </w:pPr>
            <w:r>
              <w:rPr>
                <w:rFonts w:eastAsia="Times New Roman" w:cs="Times New Roman"/>
                <w:bCs/>
                <w:i/>
                <w:color w:val="000000"/>
              </w:rPr>
              <w:t>Select all that apply</w:t>
            </w:r>
          </w:p>
        </w:tc>
        <w:tc>
          <w:tcPr>
            <w:tcW w:w="1260" w:type="dxa"/>
          </w:tcPr>
          <w:p w14:paraId="01126739" w14:textId="77777777" w:rsidR="00224F95"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224F95" w14:paraId="7BB7613B" w14:textId="77777777" w:rsidTr="00224F95">
        <w:tc>
          <w:tcPr>
            <w:tcW w:w="789" w:type="dxa"/>
          </w:tcPr>
          <w:p w14:paraId="5ED6893F" w14:textId="77777777" w:rsidR="00224F95" w:rsidRDefault="00224F95" w:rsidP="00224F95">
            <w:pPr>
              <w:rPr>
                <w:rFonts w:eastAsia="Times New Roman" w:cs="Times New Roman"/>
                <w:b/>
                <w:bCs/>
                <w:color w:val="000000"/>
              </w:rPr>
            </w:pPr>
            <w:r>
              <w:rPr>
                <w:rFonts w:eastAsia="Times New Roman" w:cs="Times New Roman"/>
                <w:b/>
                <w:bCs/>
                <w:color w:val="000000"/>
              </w:rPr>
              <w:t>1</w:t>
            </w:r>
          </w:p>
        </w:tc>
        <w:tc>
          <w:tcPr>
            <w:tcW w:w="1263" w:type="dxa"/>
          </w:tcPr>
          <w:p w14:paraId="675C2394" w14:textId="77777777" w:rsidR="00224F95" w:rsidRDefault="00224F95" w:rsidP="00224F95">
            <w:pPr>
              <w:rPr>
                <w:rFonts w:eastAsia="Times New Roman" w:cs="Times New Roman"/>
                <w:b/>
                <w:bCs/>
                <w:color w:val="000000"/>
              </w:rPr>
            </w:pPr>
          </w:p>
        </w:tc>
        <w:tc>
          <w:tcPr>
            <w:tcW w:w="1080" w:type="dxa"/>
          </w:tcPr>
          <w:p w14:paraId="54CDE1F8" w14:textId="77777777" w:rsidR="00224F95" w:rsidRDefault="00224F95" w:rsidP="00224F95">
            <w:pPr>
              <w:rPr>
                <w:rFonts w:eastAsia="Times New Roman" w:cs="Times New Roman"/>
                <w:b/>
                <w:bCs/>
                <w:color w:val="000000"/>
              </w:rPr>
            </w:pPr>
          </w:p>
        </w:tc>
        <w:tc>
          <w:tcPr>
            <w:tcW w:w="1080" w:type="dxa"/>
          </w:tcPr>
          <w:p w14:paraId="7962D4EF" w14:textId="77777777" w:rsidR="00224F95" w:rsidRDefault="00224F95" w:rsidP="00224F95">
            <w:pPr>
              <w:rPr>
                <w:rFonts w:eastAsia="Times New Roman" w:cs="Times New Roman"/>
                <w:b/>
                <w:bCs/>
                <w:color w:val="000000"/>
              </w:rPr>
            </w:pPr>
          </w:p>
        </w:tc>
        <w:tc>
          <w:tcPr>
            <w:tcW w:w="1080" w:type="dxa"/>
          </w:tcPr>
          <w:p w14:paraId="5F8FDFF7" w14:textId="77777777" w:rsidR="00224F95" w:rsidRDefault="00224F95" w:rsidP="00224F95">
            <w:pPr>
              <w:rPr>
                <w:rFonts w:eastAsia="Times New Roman" w:cs="Times New Roman"/>
                <w:b/>
                <w:bCs/>
                <w:color w:val="000000"/>
              </w:rPr>
            </w:pPr>
          </w:p>
        </w:tc>
        <w:tc>
          <w:tcPr>
            <w:tcW w:w="1260" w:type="dxa"/>
          </w:tcPr>
          <w:p w14:paraId="2D8FEC69" w14:textId="77777777" w:rsidR="00224F95" w:rsidRDefault="00224F95" w:rsidP="00224F95">
            <w:pPr>
              <w:rPr>
                <w:rFonts w:eastAsia="Times New Roman" w:cs="Times New Roman"/>
                <w:b/>
                <w:bCs/>
                <w:color w:val="000000"/>
              </w:rPr>
            </w:pPr>
          </w:p>
        </w:tc>
        <w:tc>
          <w:tcPr>
            <w:tcW w:w="1620" w:type="dxa"/>
          </w:tcPr>
          <w:p w14:paraId="056D3E48" w14:textId="77777777" w:rsidR="00224F95" w:rsidRDefault="00224F95" w:rsidP="00224F95">
            <w:pPr>
              <w:rPr>
                <w:rFonts w:eastAsia="Times New Roman" w:cs="Times New Roman"/>
                <w:b/>
                <w:bCs/>
                <w:color w:val="000000"/>
              </w:rPr>
            </w:pPr>
          </w:p>
        </w:tc>
        <w:tc>
          <w:tcPr>
            <w:tcW w:w="1080" w:type="dxa"/>
          </w:tcPr>
          <w:p w14:paraId="4AFB043B" w14:textId="77777777" w:rsidR="00224F95" w:rsidRDefault="00224F95" w:rsidP="00224F95">
            <w:pPr>
              <w:rPr>
                <w:rFonts w:eastAsia="Times New Roman" w:cs="Times New Roman"/>
                <w:b/>
                <w:bCs/>
                <w:color w:val="000000"/>
              </w:rPr>
            </w:pPr>
          </w:p>
        </w:tc>
        <w:tc>
          <w:tcPr>
            <w:tcW w:w="1080" w:type="dxa"/>
          </w:tcPr>
          <w:p w14:paraId="1ADE2E7E" w14:textId="77777777" w:rsidR="00224F95" w:rsidRDefault="00224F95" w:rsidP="00224F95">
            <w:pPr>
              <w:rPr>
                <w:rFonts w:eastAsia="Times New Roman" w:cs="Times New Roman"/>
                <w:b/>
                <w:bCs/>
                <w:color w:val="000000"/>
              </w:rPr>
            </w:pPr>
          </w:p>
        </w:tc>
        <w:tc>
          <w:tcPr>
            <w:tcW w:w="1080" w:type="dxa"/>
          </w:tcPr>
          <w:p w14:paraId="18D35F64" w14:textId="77777777" w:rsidR="00224F95" w:rsidRDefault="00224F95" w:rsidP="00224F95">
            <w:pPr>
              <w:rPr>
                <w:rFonts w:eastAsia="Times New Roman" w:cs="Times New Roman"/>
                <w:b/>
                <w:bCs/>
                <w:color w:val="000000"/>
              </w:rPr>
            </w:pPr>
          </w:p>
        </w:tc>
        <w:tc>
          <w:tcPr>
            <w:tcW w:w="1260" w:type="dxa"/>
          </w:tcPr>
          <w:p w14:paraId="7FFF2EE7" w14:textId="77777777" w:rsidR="00224F95" w:rsidRDefault="00224F95" w:rsidP="00224F95">
            <w:pPr>
              <w:rPr>
                <w:rFonts w:eastAsia="Times New Roman" w:cs="Times New Roman"/>
                <w:b/>
                <w:bCs/>
                <w:color w:val="000000"/>
              </w:rPr>
            </w:pPr>
          </w:p>
        </w:tc>
      </w:tr>
      <w:tr w:rsidR="00224F95" w14:paraId="45C1C74A" w14:textId="77777777" w:rsidTr="00224F95">
        <w:tc>
          <w:tcPr>
            <w:tcW w:w="789" w:type="dxa"/>
          </w:tcPr>
          <w:p w14:paraId="451A0474" w14:textId="77777777" w:rsidR="00224F95" w:rsidRDefault="00224F95" w:rsidP="00224F95">
            <w:pPr>
              <w:rPr>
                <w:rFonts w:eastAsia="Times New Roman" w:cs="Times New Roman"/>
                <w:b/>
                <w:bCs/>
                <w:color w:val="000000"/>
              </w:rPr>
            </w:pPr>
            <w:r>
              <w:rPr>
                <w:rFonts w:eastAsia="Times New Roman" w:cs="Times New Roman"/>
                <w:b/>
                <w:bCs/>
                <w:color w:val="000000"/>
              </w:rPr>
              <w:t>2</w:t>
            </w:r>
          </w:p>
        </w:tc>
        <w:tc>
          <w:tcPr>
            <w:tcW w:w="1263" w:type="dxa"/>
          </w:tcPr>
          <w:p w14:paraId="12299EE6" w14:textId="77777777" w:rsidR="00224F95" w:rsidRDefault="00224F95" w:rsidP="00224F95">
            <w:pPr>
              <w:rPr>
                <w:rFonts w:eastAsia="Times New Roman" w:cs="Times New Roman"/>
                <w:b/>
                <w:bCs/>
                <w:color w:val="000000"/>
              </w:rPr>
            </w:pPr>
          </w:p>
        </w:tc>
        <w:tc>
          <w:tcPr>
            <w:tcW w:w="1080" w:type="dxa"/>
          </w:tcPr>
          <w:p w14:paraId="61C19F57" w14:textId="77777777" w:rsidR="00224F95" w:rsidRDefault="00224F95" w:rsidP="00224F95">
            <w:pPr>
              <w:rPr>
                <w:rFonts w:eastAsia="Times New Roman" w:cs="Times New Roman"/>
                <w:b/>
                <w:bCs/>
                <w:color w:val="000000"/>
              </w:rPr>
            </w:pPr>
          </w:p>
        </w:tc>
        <w:tc>
          <w:tcPr>
            <w:tcW w:w="1080" w:type="dxa"/>
          </w:tcPr>
          <w:p w14:paraId="5C0AB8E0" w14:textId="77777777" w:rsidR="00224F95" w:rsidRDefault="00224F95" w:rsidP="00224F95">
            <w:pPr>
              <w:rPr>
                <w:rFonts w:eastAsia="Times New Roman" w:cs="Times New Roman"/>
                <w:b/>
                <w:bCs/>
                <w:color w:val="000000"/>
              </w:rPr>
            </w:pPr>
          </w:p>
        </w:tc>
        <w:tc>
          <w:tcPr>
            <w:tcW w:w="1080" w:type="dxa"/>
          </w:tcPr>
          <w:p w14:paraId="22635546" w14:textId="77777777" w:rsidR="00224F95" w:rsidRDefault="00224F95" w:rsidP="00224F95">
            <w:pPr>
              <w:rPr>
                <w:rFonts w:eastAsia="Times New Roman" w:cs="Times New Roman"/>
                <w:b/>
                <w:bCs/>
                <w:color w:val="000000"/>
              </w:rPr>
            </w:pPr>
          </w:p>
        </w:tc>
        <w:tc>
          <w:tcPr>
            <w:tcW w:w="1260" w:type="dxa"/>
          </w:tcPr>
          <w:p w14:paraId="57CB277C" w14:textId="77777777" w:rsidR="00224F95" w:rsidRDefault="00224F95" w:rsidP="00224F95">
            <w:pPr>
              <w:rPr>
                <w:rFonts w:eastAsia="Times New Roman" w:cs="Times New Roman"/>
                <w:b/>
                <w:bCs/>
                <w:color w:val="000000"/>
              </w:rPr>
            </w:pPr>
          </w:p>
        </w:tc>
        <w:tc>
          <w:tcPr>
            <w:tcW w:w="1620" w:type="dxa"/>
          </w:tcPr>
          <w:p w14:paraId="27B69DB6" w14:textId="77777777" w:rsidR="00224F95" w:rsidRDefault="00224F95" w:rsidP="00224F95">
            <w:pPr>
              <w:rPr>
                <w:rFonts w:eastAsia="Times New Roman" w:cs="Times New Roman"/>
                <w:b/>
                <w:bCs/>
                <w:color w:val="000000"/>
              </w:rPr>
            </w:pPr>
          </w:p>
        </w:tc>
        <w:tc>
          <w:tcPr>
            <w:tcW w:w="1080" w:type="dxa"/>
          </w:tcPr>
          <w:p w14:paraId="23CD048B" w14:textId="77777777" w:rsidR="00224F95" w:rsidRDefault="00224F95" w:rsidP="00224F95">
            <w:pPr>
              <w:rPr>
                <w:rFonts w:eastAsia="Times New Roman" w:cs="Times New Roman"/>
                <w:b/>
                <w:bCs/>
                <w:color w:val="000000"/>
              </w:rPr>
            </w:pPr>
          </w:p>
        </w:tc>
        <w:tc>
          <w:tcPr>
            <w:tcW w:w="1080" w:type="dxa"/>
          </w:tcPr>
          <w:p w14:paraId="0B340F88" w14:textId="77777777" w:rsidR="00224F95" w:rsidRDefault="00224F95" w:rsidP="00224F95">
            <w:pPr>
              <w:rPr>
                <w:rFonts w:eastAsia="Times New Roman" w:cs="Times New Roman"/>
                <w:b/>
                <w:bCs/>
                <w:color w:val="000000"/>
              </w:rPr>
            </w:pPr>
          </w:p>
        </w:tc>
        <w:tc>
          <w:tcPr>
            <w:tcW w:w="1080" w:type="dxa"/>
          </w:tcPr>
          <w:p w14:paraId="4C3D2DD7" w14:textId="77777777" w:rsidR="00224F95" w:rsidRDefault="00224F95" w:rsidP="00224F95">
            <w:pPr>
              <w:rPr>
                <w:rFonts w:eastAsia="Times New Roman" w:cs="Times New Roman"/>
                <w:b/>
                <w:bCs/>
                <w:color w:val="000000"/>
              </w:rPr>
            </w:pPr>
          </w:p>
        </w:tc>
        <w:tc>
          <w:tcPr>
            <w:tcW w:w="1260" w:type="dxa"/>
          </w:tcPr>
          <w:p w14:paraId="62147462" w14:textId="77777777" w:rsidR="00224F95" w:rsidRDefault="00224F95" w:rsidP="00224F95">
            <w:pPr>
              <w:rPr>
                <w:rFonts w:eastAsia="Times New Roman" w:cs="Times New Roman"/>
                <w:b/>
                <w:bCs/>
                <w:color w:val="000000"/>
              </w:rPr>
            </w:pPr>
          </w:p>
        </w:tc>
      </w:tr>
      <w:tr w:rsidR="00224F95" w14:paraId="7E0B5F44" w14:textId="77777777" w:rsidTr="00224F95">
        <w:tc>
          <w:tcPr>
            <w:tcW w:w="789" w:type="dxa"/>
          </w:tcPr>
          <w:p w14:paraId="36074D1B" w14:textId="77777777" w:rsidR="00224F95" w:rsidRDefault="00224F95" w:rsidP="00224F95">
            <w:pPr>
              <w:rPr>
                <w:rFonts w:eastAsia="Times New Roman" w:cs="Times New Roman"/>
                <w:b/>
                <w:bCs/>
                <w:color w:val="000000"/>
              </w:rPr>
            </w:pPr>
            <w:r>
              <w:rPr>
                <w:rFonts w:eastAsia="Times New Roman" w:cs="Times New Roman"/>
                <w:b/>
                <w:bCs/>
                <w:color w:val="000000"/>
              </w:rPr>
              <w:t>3</w:t>
            </w:r>
          </w:p>
        </w:tc>
        <w:tc>
          <w:tcPr>
            <w:tcW w:w="1263" w:type="dxa"/>
          </w:tcPr>
          <w:p w14:paraId="5125DBE0" w14:textId="77777777" w:rsidR="00224F95" w:rsidRDefault="00224F95" w:rsidP="00224F95">
            <w:pPr>
              <w:rPr>
                <w:rFonts w:eastAsia="Times New Roman" w:cs="Times New Roman"/>
                <w:b/>
                <w:bCs/>
                <w:color w:val="000000"/>
              </w:rPr>
            </w:pPr>
          </w:p>
        </w:tc>
        <w:tc>
          <w:tcPr>
            <w:tcW w:w="1080" w:type="dxa"/>
          </w:tcPr>
          <w:p w14:paraId="3470FCC3" w14:textId="77777777" w:rsidR="00224F95" w:rsidRDefault="00224F95" w:rsidP="00224F95">
            <w:pPr>
              <w:rPr>
                <w:rFonts w:eastAsia="Times New Roman" w:cs="Times New Roman"/>
                <w:b/>
                <w:bCs/>
                <w:color w:val="000000"/>
              </w:rPr>
            </w:pPr>
          </w:p>
        </w:tc>
        <w:tc>
          <w:tcPr>
            <w:tcW w:w="1080" w:type="dxa"/>
          </w:tcPr>
          <w:p w14:paraId="6D9D9D41" w14:textId="77777777" w:rsidR="00224F95" w:rsidRDefault="00224F95" w:rsidP="00224F95">
            <w:pPr>
              <w:rPr>
                <w:rFonts w:eastAsia="Times New Roman" w:cs="Times New Roman"/>
                <w:b/>
                <w:bCs/>
                <w:color w:val="000000"/>
              </w:rPr>
            </w:pPr>
          </w:p>
        </w:tc>
        <w:tc>
          <w:tcPr>
            <w:tcW w:w="1080" w:type="dxa"/>
          </w:tcPr>
          <w:p w14:paraId="52A6AD57" w14:textId="77777777" w:rsidR="00224F95" w:rsidRDefault="00224F95" w:rsidP="00224F95">
            <w:pPr>
              <w:rPr>
                <w:rFonts w:eastAsia="Times New Roman" w:cs="Times New Roman"/>
                <w:b/>
                <w:bCs/>
                <w:color w:val="000000"/>
              </w:rPr>
            </w:pPr>
          </w:p>
        </w:tc>
        <w:tc>
          <w:tcPr>
            <w:tcW w:w="1260" w:type="dxa"/>
          </w:tcPr>
          <w:p w14:paraId="5F54BDA4" w14:textId="77777777" w:rsidR="00224F95" w:rsidRDefault="00224F95" w:rsidP="00224F95">
            <w:pPr>
              <w:rPr>
                <w:rFonts w:eastAsia="Times New Roman" w:cs="Times New Roman"/>
                <w:b/>
                <w:bCs/>
                <w:color w:val="000000"/>
              </w:rPr>
            </w:pPr>
          </w:p>
        </w:tc>
        <w:tc>
          <w:tcPr>
            <w:tcW w:w="1620" w:type="dxa"/>
          </w:tcPr>
          <w:p w14:paraId="50FC3104" w14:textId="77777777" w:rsidR="00224F95" w:rsidRDefault="00224F95" w:rsidP="00224F95">
            <w:pPr>
              <w:rPr>
                <w:rFonts w:eastAsia="Times New Roman" w:cs="Times New Roman"/>
                <w:b/>
                <w:bCs/>
                <w:color w:val="000000"/>
              </w:rPr>
            </w:pPr>
          </w:p>
        </w:tc>
        <w:tc>
          <w:tcPr>
            <w:tcW w:w="1080" w:type="dxa"/>
          </w:tcPr>
          <w:p w14:paraId="75F14AA1" w14:textId="77777777" w:rsidR="00224F95" w:rsidRDefault="00224F95" w:rsidP="00224F95">
            <w:pPr>
              <w:rPr>
                <w:rFonts w:eastAsia="Times New Roman" w:cs="Times New Roman"/>
                <w:b/>
                <w:bCs/>
                <w:color w:val="000000"/>
              </w:rPr>
            </w:pPr>
          </w:p>
        </w:tc>
        <w:tc>
          <w:tcPr>
            <w:tcW w:w="1080" w:type="dxa"/>
          </w:tcPr>
          <w:p w14:paraId="44C8FD12" w14:textId="77777777" w:rsidR="00224F95" w:rsidRDefault="00224F95" w:rsidP="00224F95">
            <w:pPr>
              <w:rPr>
                <w:rFonts w:eastAsia="Times New Roman" w:cs="Times New Roman"/>
                <w:b/>
                <w:bCs/>
                <w:color w:val="000000"/>
              </w:rPr>
            </w:pPr>
          </w:p>
        </w:tc>
        <w:tc>
          <w:tcPr>
            <w:tcW w:w="1080" w:type="dxa"/>
          </w:tcPr>
          <w:p w14:paraId="6712510B" w14:textId="77777777" w:rsidR="00224F95" w:rsidRDefault="00224F95" w:rsidP="00224F95">
            <w:pPr>
              <w:rPr>
                <w:rFonts w:eastAsia="Times New Roman" w:cs="Times New Roman"/>
                <w:b/>
                <w:bCs/>
                <w:color w:val="000000"/>
              </w:rPr>
            </w:pPr>
          </w:p>
        </w:tc>
        <w:tc>
          <w:tcPr>
            <w:tcW w:w="1260" w:type="dxa"/>
          </w:tcPr>
          <w:p w14:paraId="44BC1200" w14:textId="77777777" w:rsidR="00224F95" w:rsidRDefault="00224F95" w:rsidP="00224F95">
            <w:pPr>
              <w:rPr>
                <w:rFonts w:eastAsia="Times New Roman" w:cs="Times New Roman"/>
                <w:b/>
                <w:bCs/>
                <w:color w:val="000000"/>
              </w:rPr>
            </w:pPr>
          </w:p>
        </w:tc>
      </w:tr>
      <w:tr w:rsidR="00224F95" w14:paraId="5C6A8108" w14:textId="77777777" w:rsidTr="00224F95">
        <w:tc>
          <w:tcPr>
            <w:tcW w:w="789" w:type="dxa"/>
          </w:tcPr>
          <w:p w14:paraId="1552A8AB" w14:textId="77777777" w:rsidR="00224F95" w:rsidRDefault="00224F95" w:rsidP="00224F95">
            <w:pPr>
              <w:rPr>
                <w:rFonts w:eastAsia="Times New Roman" w:cs="Times New Roman"/>
                <w:b/>
                <w:bCs/>
                <w:color w:val="000000"/>
              </w:rPr>
            </w:pPr>
            <w:r>
              <w:rPr>
                <w:rFonts w:eastAsia="Times New Roman" w:cs="Times New Roman"/>
                <w:b/>
                <w:bCs/>
                <w:color w:val="000000"/>
              </w:rPr>
              <w:t>4</w:t>
            </w:r>
          </w:p>
        </w:tc>
        <w:tc>
          <w:tcPr>
            <w:tcW w:w="1263" w:type="dxa"/>
          </w:tcPr>
          <w:p w14:paraId="1F1D706E" w14:textId="77777777" w:rsidR="00224F95" w:rsidRDefault="00224F95" w:rsidP="00224F95">
            <w:pPr>
              <w:rPr>
                <w:rFonts w:eastAsia="Times New Roman" w:cs="Times New Roman"/>
                <w:b/>
                <w:bCs/>
                <w:color w:val="000000"/>
              </w:rPr>
            </w:pPr>
          </w:p>
        </w:tc>
        <w:tc>
          <w:tcPr>
            <w:tcW w:w="1080" w:type="dxa"/>
          </w:tcPr>
          <w:p w14:paraId="476EEA4D" w14:textId="77777777" w:rsidR="00224F95" w:rsidRDefault="00224F95" w:rsidP="00224F95">
            <w:pPr>
              <w:rPr>
                <w:rFonts w:eastAsia="Times New Roman" w:cs="Times New Roman"/>
                <w:b/>
                <w:bCs/>
                <w:color w:val="000000"/>
              </w:rPr>
            </w:pPr>
          </w:p>
        </w:tc>
        <w:tc>
          <w:tcPr>
            <w:tcW w:w="1080" w:type="dxa"/>
          </w:tcPr>
          <w:p w14:paraId="051F6A9C" w14:textId="77777777" w:rsidR="00224F95" w:rsidRDefault="00224F95" w:rsidP="00224F95">
            <w:pPr>
              <w:rPr>
                <w:rFonts w:eastAsia="Times New Roman" w:cs="Times New Roman"/>
                <w:b/>
                <w:bCs/>
                <w:color w:val="000000"/>
              </w:rPr>
            </w:pPr>
          </w:p>
        </w:tc>
        <w:tc>
          <w:tcPr>
            <w:tcW w:w="1080" w:type="dxa"/>
          </w:tcPr>
          <w:p w14:paraId="2149A5F6" w14:textId="77777777" w:rsidR="00224F95" w:rsidRDefault="00224F95" w:rsidP="00224F95">
            <w:pPr>
              <w:rPr>
                <w:rFonts w:eastAsia="Times New Roman" w:cs="Times New Roman"/>
                <w:b/>
                <w:bCs/>
                <w:color w:val="000000"/>
              </w:rPr>
            </w:pPr>
          </w:p>
        </w:tc>
        <w:tc>
          <w:tcPr>
            <w:tcW w:w="1260" w:type="dxa"/>
          </w:tcPr>
          <w:p w14:paraId="21708631" w14:textId="77777777" w:rsidR="00224F95" w:rsidRDefault="00224F95" w:rsidP="00224F95">
            <w:pPr>
              <w:rPr>
                <w:rFonts w:eastAsia="Times New Roman" w:cs="Times New Roman"/>
                <w:b/>
                <w:bCs/>
                <w:color w:val="000000"/>
              </w:rPr>
            </w:pPr>
          </w:p>
        </w:tc>
        <w:tc>
          <w:tcPr>
            <w:tcW w:w="1620" w:type="dxa"/>
          </w:tcPr>
          <w:p w14:paraId="74D8C5A3" w14:textId="77777777" w:rsidR="00224F95" w:rsidRDefault="00224F95" w:rsidP="00224F95">
            <w:pPr>
              <w:rPr>
                <w:rFonts w:eastAsia="Times New Roman" w:cs="Times New Roman"/>
                <w:b/>
                <w:bCs/>
                <w:color w:val="000000"/>
              </w:rPr>
            </w:pPr>
          </w:p>
        </w:tc>
        <w:tc>
          <w:tcPr>
            <w:tcW w:w="1080" w:type="dxa"/>
          </w:tcPr>
          <w:p w14:paraId="3B22F520" w14:textId="77777777" w:rsidR="00224F95" w:rsidRDefault="00224F95" w:rsidP="00224F95">
            <w:pPr>
              <w:rPr>
                <w:rFonts w:eastAsia="Times New Roman" w:cs="Times New Roman"/>
                <w:b/>
                <w:bCs/>
                <w:color w:val="000000"/>
              </w:rPr>
            </w:pPr>
          </w:p>
        </w:tc>
        <w:tc>
          <w:tcPr>
            <w:tcW w:w="1080" w:type="dxa"/>
          </w:tcPr>
          <w:p w14:paraId="4722B0A7" w14:textId="77777777" w:rsidR="00224F95" w:rsidRDefault="00224F95" w:rsidP="00224F95">
            <w:pPr>
              <w:rPr>
                <w:rFonts w:eastAsia="Times New Roman" w:cs="Times New Roman"/>
                <w:b/>
                <w:bCs/>
                <w:color w:val="000000"/>
              </w:rPr>
            </w:pPr>
          </w:p>
        </w:tc>
        <w:tc>
          <w:tcPr>
            <w:tcW w:w="1080" w:type="dxa"/>
          </w:tcPr>
          <w:p w14:paraId="60205C70" w14:textId="77777777" w:rsidR="00224F95" w:rsidRDefault="00224F95" w:rsidP="00224F95">
            <w:pPr>
              <w:rPr>
                <w:rFonts w:eastAsia="Times New Roman" w:cs="Times New Roman"/>
                <w:b/>
                <w:bCs/>
                <w:color w:val="000000"/>
              </w:rPr>
            </w:pPr>
          </w:p>
        </w:tc>
        <w:tc>
          <w:tcPr>
            <w:tcW w:w="1260" w:type="dxa"/>
          </w:tcPr>
          <w:p w14:paraId="54870F80" w14:textId="77777777" w:rsidR="00224F95" w:rsidRDefault="00224F95" w:rsidP="00224F95">
            <w:pPr>
              <w:rPr>
                <w:rFonts w:eastAsia="Times New Roman" w:cs="Times New Roman"/>
                <w:b/>
                <w:bCs/>
                <w:color w:val="000000"/>
              </w:rPr>
            </w:pPr>
          </w:p>
        </w:tc>
      </w:tr>
      <w:tr w:rsidR="00224F95" w14:paraId="6C449C45" w14:textId="77777777" w:rsidTr="00224F95">
        <w:tc>
          <w:tcPr>
            <w:tcW w:w="789" w:type="dxa"/>
          </w:tcPr>
          <w:p w14:paraId="7CE50072" w14:textId="77777777" w:rsidR="00224F95" w:rsidRDefault="00224F95" w:rsidP="00224F95">
            <w:pPr>
              <w:rPr>
                <w:rFonts w:eastAsia="Times New Roman" w:cs="Times New Roman"/>
                <w:b/>
                <w:bCs/>
                <w:color w:val="000000"/>
              </w:rPr>
            </w:pPr>
            <w:r>
              <w:rPr>
                <w:rFonts w:eastAsia="Times New Roman" w:cs="Times New Roman"/>
                <w:b/>
                <w:bCs/>
                <w:color w:val="000000"/>
              </w:rPr>
              <w:t>5</w:t>
            </w:r>
          </w:p>
        </w:tc>
        <w:tc>
          <w:tcPr>
            <w:tcW w:w="1263" w:type="dxa"/>
          </w:tcPr>
          <w:p w14:paraId="784F0EDF" w14:textId="77777777" w:rsidR="00224F95" w:rsidRDefault="00224F95" w:rsidP="00224F95">
            <w:pPr>
              <w:rPr>
                <w:rFonts w:eastAsia="Times New Roman" w:cs="Times New Roman"/>
                <w:b/>
                <w:bCs/>
                <w:color w:val="000000"/>
              </w:rPr>
            </w:pPr>
          </w:p>
        </w:tc>
        <w:tc>
          <w:tcPr>
            <w:tcW w:w="1080" w:type="dxa"/>
          </w:tcPr>
          <w:p w14:paraId="0BFA6BCA" w14:textId="77777777" w:rsidR="00224F95" w:rsidRDefault="00224F95" w:rsidP="00224F95">
            <w:pPr>
              <w:rPr>
                <w:rFonts w:eastAsia="Times New Roman" w:cs="Times New Roman"/>
                <w:b/>
                <w:bCs/>
                <w:color w:val="000000"/>
              </w:rPr>
            </w:pPr>
          </w:p>
        </w:tc>
        <w:tc>
          <w:tcPr>
            <w:tcW w:w="1080" w:type="dxa"/>
          </w:tcPr>
          <w:p w14:paraId="2105D1B7" w14:textId="77777777" w:rsidR="00224F95" w:rsidRDefault="00224F95" w:rsidP="00224F95">
            <w:pPr>
              <w:rPr>
                <w:rFonts w:eastAsia="Times New Roman" w:cs="Times New Roman"/>
                <w:b/>
                <w:bCs/>
                <w:color w:val="000000"/>
              </w:rPr>
            </w:pPr>
          </w:p>
        </w:tc>
        <w:tc>
          <w:tcPr>
            <w:tcW w:w="1080" w:type="dxa"/>
          </w:tcPr>
          <w:p w14:paraId="774B2F32" w14:textId="77777777" w:rsidR="00224F95" w:rsidRDefault="00224F95" w:rsidP="00224F95">
            <w:pPr>
              <w:rPr>
                <w:rFonts w:eastAsia="Times New Roman" w:cs="Times New Roman"/>
                <w:b/>
                <w:bCs/>
                <w:color w:val="000000"/>
              </w:rPr>
            </w:pPr>
          </w:p>
        </w:tc>
        <w:tc>
          <w:tcPr>
            <w:tcW w:w="1260" w:type="dxa"/>
          </w:tcPr>
          <w:p w14:paraId="1A5E8994" w14:textId="77777777" w:rsidR="00224F95" w:rsidRDefault="00224F95" w:rsidP="00224F95">
            <w:pPr>
              <w:rPr>
                <w:rFonts w:eastAsia="Times New Roman" w:cs="Times New Roman"/>
                <w:b/>
                <w:bCs/>
                <w:color w:val="000000"/>
              </w:rPr>
            </w:pPr>
          </w:p>
        </w:tc>
        <w:tc>
          <w:tcPr>
            <w:tcW w:w="1620" w:type="dxa"/>
          </w:tcPr>
          <w:p w14:paraId="37D0A259" w14:textId="77777777" w:rsidR="00224F95" w:rsidRDefault="00224F95" w:rsidP="00224F95">
            <w:pPr>
              <w:rPr>
                <w:rFonts w:eastAsia="Times New Roman" w:cs="Times New Roman"/>
                <w:b/>
                <w:bCs/>
                <w:color w:val="000000"/>
              </w:rPr>
            </w:pPr>
          </w:p>
        </w:tc>
        <w:tc>
          <w:tcPr>
            <w:tcW w:w="1080" w:type="dxa"/>
          </w:tcPr>
          <w:p w14:paraId="59F0F0EB" w14:textId="77777777" w:rsidR="00224F95" w:rsidRDefault="00224F95" w:rsidP="00224F95">
            <w:pPr>
              <w:rPr>
                <w:rFonts w:eastAsia="Times New Roman" w:cs="Times New Roman"/>
                <w:b/>
                <w:bCs/>
                <w:color w:val="000000"/>
              </w:rPr>
            </w:pPr>
          </w:p>
        </w:tc>
        <w:tc>
          <w:tcPr>
            <w:tcW w:w="1080" w:type="dxa"/>
          </w:tcPr>
          <w:p w14:paraId="0B57573E" w14:textId="77777777" w:rsidR="00224F95" w:rsidRDefault="00224F95" w:rsidP="00224F95">
            <w:pPr>
              <w:rPr>
                <w:rFonts w:eastAsia="Times New Roman" w:cs="Times New Roman"/>
                <w:b/>
                <w:bCs/>
                <w:color w:val="000000"/>
              </w:rPr>
            </w:pPr>
          </w:p>
        </w:tc>
        <w:tc>
          <w:tcPr>
            <w:tcW w:w="1080" w:type="dxa"/>
          </w:tcPr>
          <w:p w14:paraId="02A33A22" w14:textId="77777777" w:rsidR="00224F95" w:rsidRDefault="00224F95" w:rsidP="00224F95">
            <w:pPr>
              <w:rPr>
                <w:rFonts w:eastAsia="Times New Roman" w:cs="Times New Roman"/>
                <w:b/>
                <w:bCs/>
                <w:color w:val="000000"/>
              </w:rPr>
            </w:pPr>
          </w:p>
        </w:tc>
        <w:tc>
          <w:tcPr>
            <w:tcW w:w="1260" w:type="dxa"/>
          </w:tcPr>
          <w:p w14:paraId="4AF9CD45" w14:textId="77777777" w:rsidR="00224F95" w:rsidRDefault="00224F95" w:rsidP="00224F95">
            <w:pPr>
              <w:rPr>
                <w:rFonts w:eastAsia="Times New Roman" w:cs="Times New Roman"/>
                <w:b/>
                <w:bCs/>
                <w:color w:val="000000"/>
              </w:rPr>
            </w:pPr>
          </w:p>
        </w:tc>
      </w:tr>
      <w:tr w:rsidR="00224F95" w14:paraId="27FDC77D" w14:textId="77777777" w:rsidTr="00224F95">
        <w:tc>
          <w:tcPr>
            <w:tcW w:w="789" w:type="dxa"/>
          </w:tcPr>
          <w:p w14:paraId="1F2BE97F" w14:textId="77777777" w:rsidR="00224F95" w:rsidRDefault="00224F95" w:rsidP="00224F95">
            <w:pPr>
              <w:rPr>
                <w:rFonts w:eastAsia="Times New Roman" w:cs="Times New Roman"/>
                <w:b/>
                <w:bCs/>
                <w:color w:val="000000"/>
              </w:rPr>
            </w:pPr>
            <w:r>
              <w:rPr>
                <w:rFonts w:eastAsia="Times New Roman" w:cs="Times New Roman"/>
                <w:b/>
                <w:bCs/>
                <w:color w:val="000000"/>
              </w:rPr>
              <w:t>6</w:t>
            </w:r>
          </w:p>
        </w:tc>
        <w:tc>
          <w:tcPr>
            <w:tcW w:w="1263" w:type="dxa"/>
          </w:tcPr>
          <w:p w14:paraId="72A96C4C" w14:textId="77777777" w:rsidR="00224F95" w:rsidRDefault="00224F95" w:rsidP="00224F95">
            <w:pPr>
              <w:rPr>
                <w:rFonts w:eastAsia="Times New Roman" w:cs="Times New Roman"/>
                <w:b/>
                <w:bCs/>
                <w:color w:val="000000"/>
              </w:rPr>
            </w:pPr>
          </w:p>
        </w:tc>
        <w:tc>
          <w:tcPr>
            <w:tcW w:w="1080" w:type="dxa"/>
          </w:tcPr>
          <w:p w14:paraId="68ACA488" w14:textId="77777777" w:rsidR="00224F95" w:rsidRDefault="00224F95" w:rsidP="00224F95">
            <w:pPr>
              <w:rPr>
                <w:rFonts w:eastAsia="Times New Roman" w:cs="Times New Roman"/>
                <w:b/>
                <w:bCs/>
                <w:color w:val="000000"/>
              </w:rPr>
            </w:pPr>
          </w:p>
        </w:tc>
        <w:tc>
          <w:tcPr>
            <w:tcW w:w="1080" w:type="dxa"/>
          </w:tcPr>
          <w:p w14:paraId="4230D83D" w14:textId="77777777" w:rsidR="00224F95" w:rsidRDefault="00224F95" w:rsidP="00224F95">
            <w:pPr>
              <w:rPr>
                <w:rFonts w:eastAsia="Times New Roman" w:cs="Times New Roman"/>
                <w:b/>
                <w:bCs/>
                <w:color w:val="000000"/>
              </w:rPr>
            </w:pPr>
          </w:p>
        </w:tc>
        <w:tc>
          <w:tcPr>
            <w:tcW w:w="1080" w:type="dxa"/>
          </w:tcPr>
          <w:p w14:paraId="66E4660A" w14:textId="77777777" w:rsidR="00224F95" w:rsidRDefault="00224F95" w:rsidP="00224F95">
            <w:pPr>
              <w:rPr>
                <w:rFonts w:eastAsia="Times New Roman" w:cs="Times New Roman"/>
                <w:b/>
                <w:bCs/>
                <w:color w:val="000000"/>
              </w:rPr>
            </w:pPr>
          </w:p>
        </w:tc>
        <w:tc>
          <w:tcPr>
            <w:tcW w:w="1260" w:type="dxa"/>
          </w:tcPr>
          <w:p w14:paraId="632B6B37" w14:textId="77777777" w:rsidR="00224F95" w:rsidRDefault="00224F95" w:rsidP="00224F95">
            <w:pPr>
              <w:rPr>
                <w:rFonts w:eastAsia="Times New Roman" w:cs="Times New Roman"/>
                <w:b/>
                <w:bCs/>
                <w:color w:val="000000"/>
              </w:rPr>
            </w:pPr>
          </w:p>
        </w:tc>
        <w:tc>
          <w:tcPr>
            <w:tcW w:w="1620" w:type="dxa"/>
          </w:tcPr>
          <w:p w14:paraId="13BD182A" w14:textId="77777777" w:rsidR="00224F95" w:rsidRDefault="00224F95" w:rsidP="00224F95">
            <w:pPr>
              <w:rPr>
                <w:rFonts w:eastAsia="Times New Roman" w:cs="Times New Roman"/>
                <w:b/>
                <w:bCs/>
                <w:color w:val="000000"/>
              </w:rPr>
            </w:pPr>
          </w:p>
        </w:tc>
        <w:tc>
          <w:tcPr>
            <w:tcW w:w="1080" w:type="dxa"/>
          </w:tcPr>
          <w:p w14:paraId="5854CE69" w14:textId="77777777" w:rsidR="00224F95" w:rsidRDefault="00224F95" w:rsidP="00224F95">
            <w:pPr>
              <w:rPr>
                <w:rFonts w:eastAsia="Times New Roman" w:cs="Times New Roman"/>
                <w:b/>
                <w:bCs/>
                <w:color w:val="000000"/>
              </w:rPr>
            </w:pPr>
          </w:p>
        </w:tc>
        <w:tc>
          <w:tcPr>
            <w:tcW w:w="1080" w:type="dxa"/>
          </w:tcPr>
          <w:p w14:paraId="487F731A" w14:textId="77777777" w:rsidR="00224F95" w:rsidRDefault="00224F95" w:rsidP="00224F95">
            <w:pPr>
              <w:rPr>
                <w:rFonts w:eastAsia="Times New Roman" w:cs="Times New Roman"/>
                <w:b/>
                <w:bCs/>
                <w:color w:val="000000"/>
              </w:rPr>
            </w:pPr>
          </w:p>
        </w:tc>
        <w:tc>
          <w:tcPr>
            <w:tcW w:w="1080" w:type="dxa"/>
          </w:tcPr>
          <w:p w14:paraId="3DBEAD59" w14:textId="77777777" w:rsidR="00224F95" w:rsidRDefault="00224F95" w:rsidP="00224F95">
            <w:pPr>
              <w:rPr>
                <w:rFonts w:eastAsia="Times New Roman" w:cs="Times New Roman"/>
                <w:b/>
                <w:bCs/>
                <w:color w:val="000000"/>
              </w:rPr>
            </w:pPr>
          </w:p>
        </w:tc>
        <w:tc>
          <w:tcPr>
            <w:tcW w:w="1260" w:type="dxa"/>
          </w:tcPr>
          <w:p w14:paraId="570CFAC9" w14:textId="77777777" w:rsidR="00224F95" w:rsidRDefault="00224F95" w:rsidP="00224F95">
            <w:pPr>
              <w:rPr>
                <w:rFonts w:eastAsia="Times New Roman" w:cs="Times New Roman"/>
                <w:b/>
                <w:bCs/>
                <w:color w:val="000000"/>
              </w:rPr>
            </w:pPr>
          </w:p>
        </w:tc>
      </w:tr>
      <w:tr w:rsidR="00224F95" w14:paraId="2BA012CF" w14:textId="77777777" w:rsidTr="00224F95">
        <w:tc>
          <w:tcPr>
            <w:tcW w:w="789" w:type="dxa"/>
          </w:tcPr>
          <w:p w14:paraId="4DDAD16A" w14:textId="77777777" w:rsidR="00224F95" w:rsidRDefault="00224F95" w:rsidP="00224F95">
            <w:pPr>
              <w:rPr>
                <w:rFonts w:eastAsia="Times New Roman" w:cs="Times New Roman"/>
                <w:b/>
                <w:bCs/>
                <w:color w:val="000000"/>
              </w:rPr>
            </w:pPr>
            <w:r>
              <w:rPr>
                <w:rFonts w:eastAsia="Times New Roman" w:cs="Times New Roman"/>
                <w:b/>
                <w:bCs/>
                <w:color w:val="000000"/>
              </w:rPr>
              <w:t>7</w:t>
            </w:r>
          </w:p>
        </w:tc>
        <w:tc>
          <w:tcPr>
            <w:tcW w:w="1263" w:type="dxa"/>
          </w:tcPr>
          <w:p w14:paraId="5EA0A287" w14:textId="77777777" w:rsidR="00224F95" w:rsidRDefault="00224F95" w:rsidP="00224F95">
            <w:pPr>
              <w:rPr>
                <w:rFonts w:eastAsia="Times New Roman" w:cs="Times New Roman"/>
                <w:b/>
                <w:bCs/>
                <w:color w:val="000000"/>
              </w:rPr>
            </w:pPr>
          </w:p>
        </w:tc>
        <w:tc>
          <w:tcPr>
            <w:tcW w:w="1080" w:type="dxa"/>
          </w:tcPr>
          <w:p w14:paraId="5387F8C6" w14:textId="77777777" w:rsidR="00224F95" w:rsidRDefault="00224F95" w:rsidP="00224F95">
            <w:pPr>
              <w:rPr>
                <w:rFonts w:eastAsia="Times New Roman" w:cs="Times New Roman"/>
                <w:b/>
                <w:bCs/>
                <w:color w:val="000000"/>
              </w:rPr>
            </w:pPr>
          </w:p>
        </w:tc>
        <w:tc>
          <w:tcPr>
            <w:tcW w:w="1080" w:type="dxa"/>
          </w:tcPr>
          <w:p w14:paraId="225F94B4" w14:textId="77777777" w:rsidR="00224F95" w:rsidRDefault="00224F95" w:rsidP="00224F95">
            <w:pPr>
              <w:rPr>
                <w:rFonts w:eastAsia="Times New Roman" w:cs="Times New Roman"/>
                <w:b/>
                <w:bCs/>
                <w:color w:val="000000"/>
              </w:rPr>
            </w:pPr>
          </w:p>
        </w:tc>
        <w:tc>
          <w:tcPr>
            <w:tcW w:w="1080" w:type="dxa"/>
          </w:tcPr>
          <w:p w14:paraId="47D88FE3" w14:textId="77777777" w:rsidR="00224F95" w:rsidRDefault="00224F95" w:rsidP="00224F95">
            <w:pPr>
              <w:rPr>
                <w:rFonts w:eastAsia="Times New Roman" w:cs="Times New Roman"/>
                <w:b/>
                <w:bCs/>
                <w:color w:val="000000"/>
              </w:rPr>
            </w:pPr>
          </w:p>
        </w:tc>
        <w:tc>
          <w:tcPr>
            <w:tcW w:w="1260" w:type="dxa"/>
          </w:tcPr>
          <w:p w14:paraId="5A14D0C7" w14:textId="77777777" w:rsidR="00224F95" w:rsidRDefault="00224F95" w:rsidP="00224F95">
            <w:pPr>
              <w:rPr>
                <w:rFonts w:eastAsia="Times New Roman" w:cs="Times New Roman"/>
                <w:b/>
                <w:bCs/>
                <w:color w:val="000000"/>
              </w:rPr>
            </w:pPr>
          </w:p>
        </w:tc>
        <w:tc>
          <w:tcPr>
            <w:tcW w:w="1620" w:type="dxa"/>
          </w:tcPr>
          <w:p w14:paraId="6B9A4FE9" w14:textId="77777777" w:rsidR="00224F95" w:rsidRDefault="00224F95" w:rsidP="00224F95">
            <w:pPr>
              <w:rPr>
                <w:rFonts w:eastAsia="Times New Roman" w:cs="Times New Roman"/>
                <w:b/>
                <w:bCs/>
                <w:color w:val="000000"/>
              </w:rPr>
            </w:pPr>
          </w:p>
        </w:tc>
        <w:tc>
          <w:tcPr>
            <w:tcW w:w="1080" w:type="dxa"/>
          </w:tcPr>
          <w:p w14:paraId="19F893E2" w14:textId="77777777" w:rsidR="00224F95" w:rsidRDefault="00224F95" w:rsidP="00224F95">
            <w:pPr>
              <w:rPr>
                <w:rFonts w:eastAsia="Times New Roman" w:cs="Times New Roman"/>
                <w:b/>
                <w:bCs/>
                <w:color w:val="000000"/>
              </w:rPr>
            </w:pPr>
          </w:p>
        </w:tc>
        <w:tc>
          <w:tcPr>
            <w:tcW w:w="1080" w:type="dxa"/>
          </w:tcPr>
          <w:p w14:paraId="704E10DA" w14:textId="77777777" w:rsidR="00224F95" w:rsidRDefault="00224F95" w:rsidP="00224F95">
            <w:pPr>
              <w:rPr>
                <w:rFonts w:eastAsia="Times New Roman" w:cs="Times New Roman"/>
                <w:b/>
                <w:bCs/>
                <w:color w:val="000000"/>
              </w:rPr>
            </w:pPr>
          </w:p>
        </w:tc>
        <w:tc>
          <w:tcPr>
            <w:tcW w:w="1080" w:type="dxa"/>
          </w:tcPr>
          <w:p w14:paraId="7F1C01CC" w14:textId="77777777" w:rsidR="00224F95" w:rsidRDefault="00224F95" w:rsidP="00224F95">
            <w:pPr>
              <w:rPr>
                <w:rFonts w:eastAsia="Times New Roman" w:cs="Times New Roman"/>
                <w:b/>
                <w:bCs/>
                <w:color w:val="000000"/>
              </w:rPr>
            </w:pPr>
          </w:p>
        </w:tc>
        <w:tc>
          <w:tcPr>
            <w:tcW w:w="1260" w:type="dxa"/>
          </w:tcPr>
          <w:p w14:paraId="707DF800" w14:textId="77777777" w:rsidR="00224F95" w:rsidRDefault="00224F95" w:rsidP="00224F95">
            <w:pPr>
              <w:rPr>
                <w:rFonts w:eastAsia="Times New Roman" w:cs="Times New Roman"/>
                <w:b/>
                <w:bCs/>
                <w:color w:val="000000"/>
              </w:rPr>
            </w:pPr>
          </w:p>
        </w:tc>
      </w:tr>
      <w:tr w:rsidR="00224F95" w14:paraId="22FA4224" w14:textId="77777777" w:rsidTr="00224F95">
        <w:tc>
          <w:tcPr>
            <w:tcW w:w="789" w:type="dxa"/>
          </w:tcPr>
          <w:p w14:paraId="36FE5DF3" w14:textId="77777777" w:rsidR="00224F95" w:rsidRDefault="00224F95" w:rsidP="00224F95">
            <w:pPr>
              <w:rPr>
                <w:rFonts w:eastAsia="Times New Roman" w:cs="Times New Roman"/>
                <w:b/>
                <w:bCs/>
                <w:color w:val="000000"/>
              </w:rPr>
            </w:pPr>
            <w:r>
              <w:rPr>
                <w:rFonts w:eastAsia="Times New Roman" w:cs="Times New Roman"/>
                <w:b/>
                <w:bCs/>
                <w:color w:val="000000"/>
              </w:rPr>
              <w:t>8</w:t>
            </w:r>
          </w:p>
        </w:tc>
        <w:tc>
          <w:tcPr>
            <w:tcW w:w="1263" w:type="dxa"/>
          </w:tcPr>
          <w:p w14:paraId="57670972" w14:textId="77777777" w:rsidR="00224F95" w:rsidRDefault="00224F95" w:rsidP="00224F95">
            <w:pPr>
              <w:rPr>
                <w:rFonts w:eastAsia="Times New Roman" w:cs="Times New Roman"/>
                <w:b/>
                <w:bCs/>
                <w:color w:val="000000"/>
              </w:rPr>
            </w:pPr>
          </w:p>
        </w:tc>
        <w:tc>
          <w:tcPr>
            <w:tcW w:w="1080" w:type="dxa"/>
          </w:tcPr>
          <w:p w14:paraId="26E22FE9" w14:textId="77777777" w:rsidR="00224F95" w:rsidRDefault="00224F95" w:rsidP="00224F95">
            <w:pPr>
              <w:rPr>
                <w:rFonts w:eastAsia="Times New Roman" w:cs="Times New Roman"/>
                <w:b/>
                <w:bCs/>
                <w:color w:val="000000"/>
              </w:rPr>
            </w:pPr>
          </w:p>
        </w:tc>
        <w:tc>
          <w:tcPr>
            <w:tcW w:w="1080" w:type="dxa"/>
          </w:tcPr>
          <w:p w14:paraId="4E54BAC9" w14:textId="77777777" w:rsidR="00224F95" w:rsidRDefault="00224F95" w:rsidP="00224F95">
            <w:pPr>
              <w:rPr>
                <w:rFonts w:eastAsia="Times New Roman" w:cs="Times New Roman"/>
                <w:b/>
                <w:bCs/>
                <w:color w:val="000000"/>
              </w:rPr>
            </w:pPr>
          </w:p>
        </w:tc>
        <w:tc>
          <w:tcPr>
            <w:tcW w:w="1080" w:type="dxa"/>
          </w:tcPr>
          <w:p w14:paraId="238E9341" w14:textId="77777777" w:rsidR="00224F95" w:rsidRDefault="00224F95" w:rsidP="00224F95">
            <w:pPr>
              <w:rPr>
                <w:rFonts w:eastAsia="Times New Roman" w:cs="Times New Roman"/>
                <w:b/>
                <w:bCs/>
                <w:color w:val="000000"/>
              </w:rPr>
            </w:pPr>
          </w:p>
        </w:tc>
        <w:tc>
          <w:tcPr>
            <w:tcW w:w="1260" w:type="dxa"/>
          </w:tcPr>
          <w:p w14:paraId="2FB3DD1C" w14:textId="77777777" w:rsidR="00224F95" w:rsidRDefault="00224F95" w:rsidP="00224F95">
            <w:pPr>
              <w:rPr>
                <w:rFonts w:eastAsia="Times New Roman" w:cs="Times New Roman"/>
                <w:b/>
                <w:bCs/>
                <w:color w:val="000000"/>
              </w:rPr>
            </w:pPr>
          </w:p>
        </w:tc>
        <w:tc>
          <w:tcPr>
            <w:tcW w:w="1620" w:type="dxa"/>
          </w:tcPr>
          <w:p w14:paraId="2236535D" w14:textId="77777777" w:rsidR="00224F95" w:rsidRDefault="00224F95" w:rsidP="00224F95">
            <w:pPr>
              <w:rPr>
                <w:rFonts w:eastAsia="Times New Roman" w:cs="Times New Roman"/>
                <w:b/>
                <w:bCs/>
                <w:color w:val="000000"/>
              </w:rPr>
            </w:pPr>
          </w:p>
        </w:tc>
        <w:tc>
          <w:tcPr>
            <w:tcW w:w="1080" w:type="dxa"/>
          </w:tcPr>
          <w:p w14:paraId="1928E89C" w14:textId="77777777" w:rsidR="00224F95" w:rsidRDefault="00224F95" w:rsidP="00224F95">
            <w:pPr>
              <w:rPr>
                <w:rFonts w:eastAsia="Times New Roman" w:cs="Times New Roman"/>
                <w:b/>
                <w:bCs/>
                <w:color w:val="000000"/>
              </w:rPr>
            </w:pPr>
          </w:p>
        </w:tc>
        <w:tc>
          <w:tcPr>
            <w:tcW w:w="1080" w:type="dxa"/>
          </w:tcPr>
          <w:p w14:paraId="517069A2" w14:textId="77777777" w:rsidR="00224F95" w:rsidRDefault="00224F95" w:rsidP="00224F95">
            <w:pPr>
              <w:rPr>
                <w:rFonts w:eastAsia="Times New Roman" w:cs="Times New Roman"/>
                <w:b/>
                <w:bCs/>
                <w:color w:val="000000"/>
              </w:rPr>
            </w:pPr>
          </w:p>
        </w:tc>
        <w:tc>
          <w:tcPr>
            <w:tcW w:w="1080" w:type="dxa"/>
          </w:tcPr>
          <w:p w14:paraId="42F16907" w14:textId="77777777" w:rsidR="00224F95" w:rsidRDefault="00224F95" w:rsidP="00224F95">
            <w:pPr>
              <w:rPr>
                <w:rFonts w:eastAsia="Times New Roman" w:cs="Times New Roman"/>
                <w:b/>
                <w:bCs/>
                <w:color w:val="000000"/>
              </w:rPr>
            </w:pPr>
          </w:p>
        </w:tc>
        <w:tc>
          <w:tcPr>
            <w:tcW w:w="1260" w:type="dxa"/>
          </w:tcPr>
          <w:p w14:paraId="42571CD7" w14:textId="77777777" w:rsidR="00224F95" w:rsidRDefault="00224F95" w:rsidP="00224F95">
            <w:pPr>
              <w:rPr>
                <w:rFonts w:eastAsia="Times New Roman" w:cs="Times New Roman"/>
                <w:b/>
                <w:bCs/>
                <w:color w:val="000000"/>
              </w:rPr>
            </w:pPr>
          </w:p>
        </w:tc>
      </w:tr>
      <w:tr w:rsidR="00224F95" w14:paraId="158D58D6" w14:textId="77777777" w:rsidTr="00224F95">
        <w:tc>
          <w:tcPr>
            <w:tcW w:w="789" w:type="dxa"/>
          </w:tcPr>
          <w:p w14:paraId="75C83757" w14:textId="77777777" w:rsidR="00224F95" w:rsidRDefault="00224F95" w:rsidP="00224F95">
            <w:pPr>
              <w:rPr>
                <w:rFonts w:eastAsia="Times New Roman" w:cs="Times New Roman"/>
                <w:b/>
                <w:bCs/>
                <w:color w:val="000000"/>
              </w:rPr>
            </w:pPr>
            <w:r>
              <w:rPr>
                <w:rFonts w:eastAsia="Times New Roman" w:cs="Times New Roman"/>
                <w:b/>
                <w:bCs/>
                <w:color w:val="000000"/>
              </w:rPr>
              <w:t>9</w:t>
            </w:r>
          </w:p>
        </w:tc>
        <w:tc>
          <w:tcPr>
            <w:tcW w:w="1263" w:type="dxa"/>
          </w:tcPr>
          <w:p w14:paraId="1D0003C3" w14:textId="77777777" w:rsidR="00224F95" w:rsidRDefault="00224F95" w:rsidP="00224F95">
            <w:pPr>
              <w:rPr>
                <w:rFonts w:eastAsia="Times New Roman" w:cs="Times New Roman"/>
                <w:b/>
                <w:bCs/>
                <w:color w:val="000000"/>
              </w:rPr>
            </w:pPr>
          </w:p>
        </w:tc>
        <w:tc>
          <w:tcPr>
            <w:tcW w:w="1080" w:type="dxa"/>
          </w:tcPr>
          <w:p w14:paraId="249D0CC2" w14:textId="77777777" w:rsidR="00224F95" w:rsidRDefault="00224F95" w:rsidP="00224F95">
            <w:pPr>
              <w:rPr>
                <w:rFonts w:eastAsia="Times New Roman" w:cs="Times New Roman"/>
                <w:b/>
                <w:bCs/>
                <w:color w:val="000000"/>
              </w:rPr>
            </w:pPr>
          </w:p>
        </w:tc>
        <w:tc>
          <w:tcPr>
            <w:tcW w:w="1080" w:type="dxa"/>
          </w:tcPr>
          <w:p w14:paraId="37FF3BCE" w14:textId="77777777" w:rsidR="00224F95" w:rsidRDefault="00224F95" w:rsidP="00224F95">
            <w:pPr>
              <w:rPr>
                <w:rFonts w:eastAsia="Times New Roman" w:cs="Times New Roman"/>
                <w:b/>
                <w:bCs/>
                <w:color w:val="000000"/>
              </w:rPr>
            </w:pPr>
          </w:p>
        </w:tc>
        <w:tc>
          <w:tcPr>
            <w:tcW w:w="1080" w:type="dxa"/>
          </w:tcPr>
          <w:p w14:paraId="55A612B2" w14:textId="77777777" w:rsidR="00224F95" w:rsidRDefault="00224F95" w:rsidP="00224F95">
            <w:pPr>
              <w:rPr>
                <w:rFonts w:eastAsia="Times New Roman" w:cs="Times New Roman"/>
                <w:b/>
                <w:bCs/>
                <w:color w:val="000000"/>
              </w:rPr>
            </w:pPr>
          </w:p>
        </w:tc>
        <w:tc>
          <w:tcPr>
            <w:tcW w:w="1260" w:type="dxa"/>
          </w:tcPr>
          <w:p w14:paraId="5F280DBB" w14:textId="77777777" w:rsidR="00224F95" w:rsidRDefault="00224F95" w:rsidP="00224F95">
            <w:pPr>
              <w:rPr>
                <w:rFonts w:eastAsia="Times New Roman" w:cs="Times New Roman"/>
                <w:b/>
                <w:bCs/>
                <w:color w:val="000000"/>
              </w:rPr>
            </w:pPr>
          </w:p>
        </w:tc>
        <w:tc>
          <w:tcPr>
            <w:tcW w:w="1620" w:type="dxa"/>
          </w:tcPr>
          <w:p w14:paraId="1EA39B53" w14:textId="77777777" w:rsidR="00224F95" w:rsidRDefault="00224F95" w:rsidP="00224F95">
            <w:pPr>
              <w:rPr>
                <w:rFonts w:eastAsia="Times New Roman" w:cs="Times New Roman"/>
                <w:b/>
                <w:bCs/>
                <w:color w:val="000000"/>
              </w:rPr>
            </w:pPr>
          </w:p>
        </w:tc>
        <w:tc>
          <w:tcPr>
            <w:tcW w:w="1080" w:type="dxa"/>
          </w:tcPr>
          <w:p w14:paraId="058A7135" w14:textId="77777777" w:rsidR="00224F95" w:rsidRDefault="00224F95" w:rsidP="00224F95">
            <w:pPr>
              <w:rPr>
                <w:rFonts w:eastAsia="Times New Roman" w:cs="Times New Roman"/>
                <w:b/>
                <w:bCs/>
                <w:color w:val="000000"/>
              </w:rPr>
            </w:pPr>
          </w:p>
        </w:tc>
        <w:tc>
          <w:tcPr>
            <w:tcW w:w="1080" w:type="dxa"/>
          </w:tcPr>
          <w:p w14:paraId="2B25BE9E" w14:textId="77777777" w:rsidR="00224F95" w:rsidRDefault="00224F95" w:rsidP="00224F95">
            <w:pPr>
              <w:rPr>
                <w:rFonts w:eastAsia="Times New Roman" w:cs="Times New Roman"/>
                <w:b/>
                <w:bCs/>
                <w:color w:val="000000"/>
              </w:rPr>
            </w:pPr>
          </w:p>
        </w:tc>
        <w:tc>
          <w:tcPr>
            <w:tcW w:w="1080" w:type="dxa"/>
          </w:tcPr>
          <w:p w14:paraId="63784CE4" w14:textId="77777777" w:rsidR="00224F95" w:rsidRDefault="00224F95" w:rsidP="00224F95">
            <w:pPr>
              <w:rPr>
                <w:rFonts w:eastAsia="Times New Roman" w:cs="Times New Roman"/>
                <w:b/>
                <w:bCs/>
                <w:color w:val="000000"/>
              </w:rPr>
            </w:pPr>
          </w:p>
        </w:tc>
        <w:tc>
          <w:tcPr>
            <w:tcW w:w="1260" w:type="dxa"/>
          </w:tcPr>
          <w:p w14:paraId="192AAF22" w14:textId="77777777" w:rsidR="00224F95" w:rsidRDefault="00224F95" w:rsidP="00224F95">
            <w:pPr>
              <w:rPr>
                <w:rFonts w:eastAsia="Times New Roman" w:cs="Times New Roman"/>
                <w:b/>
                <w:bCs/>
                <w:color w:val="000000"/>
              </w:rPr>
            </w:pPr>
          </w:p>
        </w:tc>
      </w:tr>
      <w:tr w:rsidR="00224F95" w14:paraId="656CE780" w14:textId="77777777" w:rsidTr="00224F95">
        <w:tc>
          <w:tcPr>
            <w:tcW w:w="789" w:type="dxa"/>
          </w:tcPr>
          <w:p w14:paraId="6A95C708" w14:textId="77777777" w:rsidR="00224F95" w:rsidRDefault="00224F95" w:rsidP="00224F95">
            <w:pPr>
              <w:rPr>
                <w:rFonts w:eastAsia="Times New Roman" w:cs="Times New Roman"/>
                <w:b/>
                <w:bCs/>
                <w:color w:val="000000"/>
              </w:rPr>
            </w:pPr>
            <w:r>
              <w:rPr>
                <w:rFonts w:eastAsia="Times New Roman" w:cs="Times New Roman"/>
                <w:b/>
                <w:bCs/>
                <w:color w:val="000000"/>
              </w:rPr>
              <w:t>10</w:t>
            </w:r>
          </w:p>
        </w:tc>
        <w:tc>
          <w:tcPr>
            <w:tcW w:w="1263" w:type="dxa"/>
          </w:tcPr>
          <w:p w14:paraId="0F016E14" w14:textId="77777777" w:rsidR="00224F95" w:rsidRDefault="00224F95" w:rsidP="00224F95">
            <w:pPr>
              <w:rPr>
                <w:rFonts w:eastAsia="Times New Roman" w:cs="Times New Roman"/>
                <w:b/>
                <w:bCs/>
                <w:color w:val="000000"/>
              </w:rPr>
            </w:pPr>
          </w:p>
        </w:tc>
        <w:tc>
          <w:tcPr>
            <w:tcW w:w="1080" w:type="dxa"/>
          </w:tcPr>
          <w:p w14:paraId="44E8A585" w14:textId="77777777" w:rsidR="00224F95" w:rsidRDefault="00224F95" w:rsidP="00224F95">
            <w:pPr>
              <w:rPr>
                <w:rFonts w:eastAsia="Times New Roman" w:cs="Times New Roman"/>
                <w:b/>
                <w:bCs/>
                <w:color w:val="000000"/>
              </w:rPr>
            </w:pPr>
          </w:p>
        </w:tc>
        <w:tc>
          <w:tcPr>
            <w:tcW w:w="1080" w:type="dxa"/>
          </w:tcPr>
          <w:p w14:paraId="2C22B842" w14:textId="77777777" w:rsidR="00224F95" w:rsidRDefault="00224F95" w:rsidP="00224F95">
            <w:pPr>
              <w:rPr>
                <w:rFonts w:eastAsia="Times New Roman" w:cs="Times New Roman"/>
                <w:b/>
                <w:bCs/>
                <w:color w:val="000000"/>
              </w:rPr>
            </w:pPr>
          </w:p>
        </w:tc>
        <w:tc>
          <w:tcPr>
            <w:tcW w:w="1080" w:type="dxa"/>
          </w:tcPr>
          <w:p w14:paraId="4B0386C1" w14:textId="77777777" w:rsidR="00224F95" w:rsidRDefault="00224F95" w:rsidP="00224F95">
            <w:pPr>
              <w:rPr>
                <w:rFonts w:eastAsia="Times New Roman" w:cs="Times New Roman"/>
                <w:b/>
                <w:bCs/>
                <w:color w:val="000000"/>
              </w:rPr>
            </w:pPr>
          </w:p>
        </w:tc>
        <w:tc>
          <w:tcPr>
            <w:tcW w:w="1260" w:type="dxa"/>
          </w:tcPr>
          <w:p w14:paraId="61557E97" w14:textId="77777777" w:rsidR="00224F95" w:rsidRDefault="00224F95" w:rsidP="00224F95">
            <w:pPr>
              <w:rPr>
                <w:rFonts w:eastAsia="Times New Roman" w:cs="Times New Roman"/>
                <w:b/>
                <w:bCs/>
                <w:color w:val="000000"/>
              </w:rPr>
            </w:pPr>
          </w:p>
        </w:tc>
        <w:tc>
          <w:tcPr>
            <w:tcW w:w="1620" w:type="dxa"/>
          </w:tcPr>
          <w:p w14:paraId="27E656F3" w14:textId="77777777" w:rsidR="00224F95" w:rsidRDefault="00224F95" w:rsidP="00224F95">
            <w:pPr>
              <w:rPr>
                <w:rFonts w:eastAsia="Times New Roman" w:cs="Times New Roman"/>
                <w:b/>
                <w:bCs/>
                <w:color w:val="000000"/>
              </w:rPr>
            </w:pPr>
          </w:p>
        </w:tc>
        <w:tc>
          <w:tcPr>
            <w:tcW w:w="1080" w:type="dxa"/>
          </w:tcPr>
          <w:p w14:paraId="4AA277ED" w14:textId="77777777" w:rsidR="00224F95" w:rsidRDefault="00224F95" w:rsidP="00224F95">
            <w:pPr>
              <w:rPr>
                <w:rFonts w:eastAsia="Times New Roman" w:cs="Times New Roman"/>
                <w:b/>
                <w:bCs/>
                <w:color w:val="000000"/>
              </w:rPr>
            </w:pPr>
          </w:p>
        </w:tc>
        <w:tc>
          <w:tcPr>
            <w:tcW w:w="1080" w:type="dxa"/>
          </w:tcPr>
          <w:p w14:paraId="55DF9C28" w14:textId="77777777" w:rsidR="00224F95" w:rsidRDefault="00224F95" w:rsidP="00224F95">
            <w:pPr>
              <w:rPr>
                <w:rFonts w:eastAsia="Times New Roman" w:cs="Times New Roman"/>
                <w:b/>
                <w:bCs/>
                <w:color w:val="000000"/>
              </w:rPr>
            </w:pPr>
          </w:p>
        </w:tc>
        <w:tc>
          <w:tcPr>
            <w:tcW w:w="1080" w:type="dxa"/>
          </w:tcPr>
          <w:p w14:paraId="27309A9D" w14:textId="77777777" w:rsidR="00224F95" w:rsidRDefault="00224F95" w:rsidP="00224F95">
            <w:pPr>
              <w:rPr>
                <w:rFonts w:eastAsia="Times New Roman" w:cs="Times New Roman"/>
                <w:b/>
                <w:bCs/>
                <w:color w:val="000000"/>
              </w:rPr>
            </w:pPr>
          </w:p>
        </w:tc>
        <w:tc>
          <w:tcPr>
            <w:tcW w:w="1260" w:type="dxa"/>
          </w:tcPr>
          <w:p w14:paraId="0EA83103" w14:textId="77777777" w:rsidR="00224F95" w:rsidRDefault="00224F95" w:rsidP="00224F95">
            <w:pPr>
              <w:rPr>
                <w:rFonts w:eastAsia="Times New Roman" w:cs="Times New Roman"/>
                <w:b/>
                <w:bCs/>
                <w:color w:val="000000"/>
              </w:rPr>
            </w:pPr>
          </w:p>
        </w:tc>
      </w:tr>
    </w:tbl>
    <w:p w14:paraId="1DFA082C" w14:textId="77777777" w:rsidR="00224F95" w:rsidRDefault="00224F95" w:rsidP="00224F95">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224F95" w14:paraId="7D552F0D" w14:textId="77777777" w:rsidTr="00224F95">
        <w:tc>
          <w:tcPr>
            <w:tcW w:w="2196" w:type="dxa"/>
          </w:tcPr>
          <w:p w14:paraId="1C183E54" w14:textId="77777777" w:rsidR="00224F95" w:rsidRDefault="00224F95" w:rsidP="00224F95">
            <w:pPr>
              <w:rPr>
                <w:rFonts w:eastAsia="Times New Roman" w:cs="Times New Roman"/>
                <w:b/>
                <w:bCs/>
                <w:color w:val="000000"/>
              </w:rPr>
            </w:pPr>
            <w:r>
              <w:rPr>
                <w:rFonts w:eastAsia="Times New Roman" w:cs="Times New Roman"/>
                <w:bCs/>
                <w:color w:val="000000"/>
              </w:rPr>
              <w:t>1=Headman</w:t>
            </w:r>
          </w:p>
        </w:tc>
        <w:tc>
          <w:tcPr>
            <w:tcW w:w="2196" w:type="dxa"/>
          </w:tcPr>
          <w:p w14:paraId="691BD4C9" w14:textId="77777777" w:rsidR="00224F95" w:rsidRDefault="00224F95" w:rsidP="00224F95">
            <w:pPr>
              <w:rPr>
                <w:rFonts w:eastAsia="Times New Roman" w:cs="Times New Roman"/>
                <w:b/>
                <w:bCs/>
                <w:color w:val="000000"/>
              </w:rPr>
            </w:pPr>
            <w:r>
              <w:rPr>
                <w:rFonts w:eastAsia="Times New Roman" w:cs="Times New Roman"/>
                <w:bCs/>
                <w:color w:val="000000"/>
              </w:rPr>
              <w:t>2=NGO</w:t>
            </w:r>
          </w:p>
        </w:tc>
        <w:tc>
          <w:tcPr>
            <w:tcW w:w="2196" w:type="dxa"/>
          </w:tcPr>
          <w:p w14:paraId="6BBF0CAB" w14:textId="77777777" w:rsidR="00224F95" w:rsidRDefault="00224F95" w:rsidP="00224F95">
            <w:pPr>
              <w:rPr>
                <w:rFonts w:eastAsia="Times New Roman" w:cs="Times New Roman"/>
                <w:b/>
                <w:bCs/>
                <w:color w:val="000000"/>
              </w:rPr>
            </w:pPr>
            <w:r>
              <w:rPr>
                <w:rFonts w:eastAsia="Times New Roman" w:cs="Times New Roman"/>
                <w:bCs/>
                <w:color w:val="000000"/>
              </w:rPr>
              <w:t>3=ZAWA</w:t>
            </w:r>
          </w:p>
        </w:tc>
        <w:tc>
          <w:tcPr>
            <w:tcW w:w="1800" w:type="dxa"/>
          </w:tcPr>
          <w:p w14:paraId="1B55DA4F" w14:textId="77777777" w:rsidR="00224F95" w:rsidRDefault="00224F95" w:rsidP="00224F95">
            <w:pPr>
              <w:rPr>
                <w:rFonts w:eastAsia="Times New Roman" w:cs="Times New Roman"/>
                <w:b/>
                <w:bCs/>
                <w:color w:val="000000"/>
              </w:rPr>
            </w:pPr>
            <w:r>
              <w:rPr>
                <w:rFonts w:eastAsia="Times New Roman" w:cs="Times New Roman"/>
                <w:bCs/>
                <w:color w:val="000000"/>
              </w:rPr>
              <w:t>4=Forest service</w:t>
            </w:r>
          </w:p>
        </w:tc>
        <w:tc>
          <w:tcPr>
            <w:tcW w:w="2160" w:type="dxa"/>
          </w:tcPr>
          <w:p w14:paraId="47A4C89D" w14:textId="77777777" w:rsidR="00224F95" w:rsidRDefault="00224F95" w:rsidP="00224F95">
            <w:pPr>
              <w:rPr>
                <w:rFonts w:eastAsia="Times New Roman" w:cs="Times New Roman"/>
                <w:b/>
                <w:bCs/>
                <w:color w:val="000000"/>
              </w:rPr>
            </w:pPr>
            <w:r>
              <w:rPr>
                <w:rFonts w:eastAsia="Times New Roman" w:cs="Times New Roman"/>
                <w:bCs/>
                <w:color w:val="000000"/>
              </w:rPr>
              <w:t>5=Village committee</w:t>
            </w:r>
          </w:p>
        </w:tc>
        <w:tc>
          <w:tcPr>
            <w:tcW w:w="2340" w:type="dxa"/>
          </w:tcPr>
          <w:p w14:paraId="17B1068E" w14:textId="77777777" w:rsidR="00224F95" w:rsidRDefault="00224F95" w:rsidP="00224F95">
            <w:pPr>
              <w:rPr>
                <w:rFonts w:eastAsia="Times New Roman" w:cs="Times New Roman"/>
                <w:b/>
                <w:bCs/>
                <w:color w:val="000000"/>
              </w:rPr>
            </w:pPr>
            <w:r>
              <w:rPr>
                <w:rFonts w:eastAsia="Times New Roman" w:cs="Times New Roman"/>
                <w:bCs/>
                <w:color w:val="000000"/>
              </w:rPr>
              <w:t>6=YGL</w:t>
            </w:r>
          </w:p>
        </w:tc>
      </w:tr>
      <w:tr w:rsidR="00224F95" w14:paraId="75917544" w14:textId="77777777" w:rsidTr="00224F95">
        <w:tc>
          <w:tcPr>
            <w:tcW w:w="2196" w:type="dxa"/>
          </w:tcPr>
          <w:p w14:paraId="47FB1223" w14:textId="77777777" w:rsidR="00224F95" w:rsidRPr="00224F95" w:rsidRDefault="00224F95" w:rsidP="00224F95">
            <w:pPr>
              <w:rPr>
                <w:rFonts w:eastAsia="Times New Roman" w:cs="Times New Roman"/>
                <w:bCs/>
                <w:color w:val="000000"/>
              </w:rPr>
            </w:pPr>
            <w:r>
              <w:rPr>
                <w:rFonts w:eastAsia="Times New Roman" w:cs="Times New Roman"/>
                <w:bCs/>
                <w:color w:val="000000"/>
              </w:rPr>
              <w:t>7=Chief</w:t>
            </w:r>
          </w:p>
        </w:tc>
        <w:tc>
          <w:tcPr>
            <w:tcW w:w="2196" w:type="dxa"/>
          </w:tcPr>
          <w:p w14:paraId="05F3B1D8" w14:textId="77777777" w:rsidR="00224F95" w:rsidRPr="00224F95" w:rsidRDefault="00224F95" w:rsidP="00224F95">
            <w:pPr>
              <w:rPr>
                <w:rFonts w:eastAsia="Times New Roman" w:cs="Times New Roman"/>
                <w:bCs/>
                <w:color w:val="000000"/>
              </w:rPr>
            </w:pPr>
            <w:r>
              <w:rPr>
                <w:rFonts w:eastAsia="Times New Roman" w:cs="Times New Roman"/>
                <w:bCs/>
                <w:color w:val="000000"/>
              </w:rPr>
              <w:t>8=Induna</w:t>
            </w:r>
          </w:p>
        </w:tc>
        <w:tc>
          <w:tcPr>
            <w:tcW w:w="2196" w:type="dxa"/>
          </w:tcPr>
          <w:p w14:paraId="70FA58DF" w14:textId="77777777" w:rsidR="00224F95" w:rsidRPr="00224F95" w:rsidRDefault="00224F95" w:rsidP="00224F95">
            <w:pPr>
              <w:rPr>
                <w:rFonts w:eastAsia="Times New Roman" w:cs="Times New Roman"/>
                <w:bCs/>
                <w:color w:val="000000"/>
              </w:rPr>
            </w:pPr>
            <w:r>
              <w:rPr>
                <w:rFonts w:eastAsia="Times New Roman" w:cs="Times New Roman"/>
                <w:bCs/>
                <w:color w:val="000000"/>
              </w:rPr>
              <w:t>9=CRB</w:t>
            </w:r>
          </w:p>
        </w:tc>
        <w:tc>
          <w:tcPr>
            <w:tcW w:w="1800" w:type="dxa"/>
          </w:tcPr>
          <w:p w14:paraId="4F306610" w14:textId="77777777" w:rsidR="00224F95" w:rsidRPr="00224F95" w:rsidRDefault="00224F95" w:rsidP="00224F95">
            <w:pPr>
              <w:rPr>
                <w:rFonts w:eastAsia="Times New Roman" w:cs="Times New Roman"/>
                <w:bCs/>
                <w:color w:val="000000"/>
              </w:rPr>
            </w:pPr>
            <w:r>
              <w:rPr>
                <w:rFonts w:eastAsia="Times New Roman" w:cs="Times New Roman"/>
                <w:bCs/>
                <w:color w:val="000000"/>
              </w:rPr>
              <w:t>97=Other, specify</w:t>
            </w:r>
          </w:p>
        </w:tc>
        <w:tc>
          <w:tcPr>
            <w:tcW w:w="2160" w:type="dxa"/>
          </w:tcPr>
          <w:p w14:paraId="0EC841D1" w14:textId="77777777" w:rsidR="00224F95" w:rsidRPr="00224F95" w:rsidRDefault="00224F95" w:rsidP="00224F95">
            <w:pPr>
              <w:rPr>
                <w:rFonts w:eastAsia="Times New Roman" w:cs="Times New Roman"/>
                <w:bCs/>
                <w:color w:val="000000"/>
              </w:rPr>
            </w:pPr>
            <w:r>
              <w:rPr>
                <w:rFonts w:eastAsia="Times New Roman" w:cs="Times New Roman"/>
                <w:bCs/>
                <w:color w:val="000000"/>
              </w:rPr>
              <w:t>888=Don’t know</w:t>
            </w:r>
          </w:p>
        </w:tc>
        <w:tc>
          <w:tcPr>
            <w:tcW w:w="2340" w:type="dxa"/>
          </w:tcPr>
          <w:p w14:paraId="3391A5C6" w14:textId="77777777" w:rsidR="00224F95" w:rsidRPr="00224F95" w:rsidRDefault="00224F95" w:rsidP="00224F95">
            <w:pPr>
              <w:rPr>
                <w:rFonts w:eastAsia="Times New Roman" w:cs="Times New Roman"/>
                <w:bCs/>
                <w:color w:val="000000"/>
              </w:rPr>
            </w:pPr>
            <w:r>
              <w:rPr>
                <w:rFonts w:eastAsia="Times New Roman" w:cs="Times New Roman"/>
                <w:bCs/>
                <w:color w:val="000000"/>
              </w:rPr>
              <w:t>999=Refused to answer</w:t>
            </w:r>
          </w:p>
        </w:tc>
      </w:tr>
    </w:tbl>
    <w:p w14:paraId="263AC1E8" w14:textId="77777777" w:rsidR="00224F95" w:rsidRDefault="00224F95">
      <w:pPr>
        <w:rPr>
          <w:rFonts w:eastAsia="Times New Roman" w:cs="Times New Roman"/>
          <w:b/>
          <w:bCs/>
          <w:color w:val="000000"/>
        </w:rPr>
      </w:pPr>
    </w:p>
    <w:p w14:paraId="6B689FDF" w14:textId="77777777" w:rsidR="00224F95" w:rsidRDefault="00224F95">
      <w:pPr>
        <w:rPr>
          <w:rFonts w:eastAsia="Times New Roman" w:cs="Times New Roman"/>
          <w:b/>
          <w:bCs/>
          <w:color w:val="000000"/>
        </w:rPr>
      </w:pPr>
      <w:r>
        <w:rPr>
          <w:rFonts w:eastAsia="Times New Roman" w:cs="Times New Roman"/>
          <w:b/>
          <w:bCs/>
          <w:color w:val="000000"/>
        </w:rPr>
        <w:br w:type="page"/>
      </w:r>
    </w:p>
    <w:p w14:paraId="275284BD" w14:textId="77777777" w:rsidR="00224F95" w:rsidRDefault="00224F95" w:rsidP="00224F95">
      <w:pPr>
        <w:rPr>
          <w:rFonts w:eastAsia="Times New Roman" w:cs="Times New Roman"/>
          <w:b/>
          <w:bCs/>
          <w:color w:val="000000"/>
        </w:rPr>
      </w:pPr>
      <w:r>
        <w:rPr>
          <w:rFonts w:eastAsia="Times New Roman" w:cs="Times New Roman"/>
          <w:b/>
          <w:bCs/>
          <w:color w:val="000000"/>
        </w:rPr>
        <w:t>I. Forest Conflict – Roster 1</w:t>
      </w:r>
    </w:p>
    <w:p w14:paraId="23BB090C" w14:textId="77777777" w:rsidR="00224F95" w:rsidRPr="00560CD9" w:rsidRDefault="00224F95" w:rsidP="00224F95">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224F95" w14:paraId="6EA6D6DF" w14:textId="77777777" w:rsidTr="00224F95">
        <w:tc>
          <w:tcPr>
            <w:tcW w:w="789" w:type="dxa"/>
          </w:tcPr>
          <w:p w14:paraId="5956E8A6" w14:textId="77777777" w:rsidR="00224F95" w:rsidRPr="00560CD9" w:rsidRDefault="00224F95" w:rsidP="00224F95">
            <w:pPr>
              <w:rPr>
                <w:rFonts w:eastAsia="Times New Roman" w:cs="Times New Roman"/>
                <w:bCs/>
                <w:color w:val="000000"/>
              </w:rPr>
            </w:pPr>
          </w:p>
        </w:tc>
        <w:tc>
          <w:tcPr>
            <w:tcW w:w="1263" w:type="dxa"/>
          </w:tcPr>
          <w:p w14:paraId="76281998" w14:textId="0FB7F3F7"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22</w:t>
            </w:r>
          </w:p>
        </w:tc>
        <w:tc>
          <w:tcPr>
            <w:tcW w:w="1080" w:type="dxa"/>
          </w:tcPr>
          <w:p w14:paraId="7B6ACEA2" w14:textId="25CD0859"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23</w:t>
            </w:r>
          </w:p>
        </w:tc>
        <w:tc>
          <w:tcPr>
            <w:tcW w:w="1080" w:type="dxa"/>
          </w:tcPr>
          <w:p w14:paraId="4B8604C7" w14:textId="531AEFAE" w:rsidR="00224F95" w:rsidRPr="00560CD9" w:rsidRDefault="00940D46" w:rsidP="00224F95">
            <w:pPr>
              <w:rPr>
                <w:rFonts w:eastAsia="Times New Roman" w:cs="Times New Roman"/>
                <w:bCs/>
                <w:color w:val="000000"/>
              </w:rPr>
            </w:pPr>
            <w:r>
              <w:rPr>
                <w:rFonts w:eastAsia="Times New Roman" w:cs="Times New Roman"/>
                <w:bCs/>
                <w:color w:val="000000"/>
              </w:rPr>
              <w:t>I.24</w:t>
            </w:r>
          </w:p>
        </w:tc>
        <w:tc>
          <w:tcPr>
            <w:tcW w:w="1080" w:type="dxa"/>
          </w:tcPr>
          <w:p w14:paraId="6F721DBB" w14:textId="4EB3005D"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25</w:t>
            </w:r>
          </w:p>
        </w:tc>
        <w:tc>
          <w:tcPr>
            <w:tcW w:w="1260" w:type="dxa"/>
          </w:tcPr>
          <w:p w14:paraId="07EB8E2A" w14:textId="4AB72FDC"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26</w:t>
            </w:r>
          </w:p>
        </w:tc>
        <w:tc>
          <w:tcPr>
            <w:tcW w:w="1620" w:type="dxa"/>
          </w:tcPr>
          <w:p w14:paraId="72B9A537" w14:textId="297309E1"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27</w:t>
            </w:r>
          </w:p>
        </w:tc>
        <w:tc>
          <w:tcPr>
            <w:tcW w:w="1080" w:type="dxa"/>
          </w:tcPr>
          <w:p w14:paraId="57042584" w14:textId="3613A96C"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28</w:t>
            </w:r>
          </w:p>
        </w:tc>
        <w:tc>
          <w:tcPr>
            <w:tcW w:w="1080" w:type="dxa"/>
          </w:tcPr>
          <w:p w14:paraId="55202094" w14:textId="161EDB8C" w:rsidR="00224F95" w:rsidRPr="00560CD9" w:rsidRDefault="00224F95" w:rsidP="00224F95">
            <w:pPr>
              <w:rPr>
                <w:rFonts w:eastAsia="Times New Roman" w:cs="Times New Roman"/>
                <w:bCs/>
                <w:color w:val="000000"/>
              </w:rPr>
            </w:pPr>
            <w:r>
              <w:rPr>
                <w:rFonts w:eastAsia="Times New Roman" w:cs="Times New Roman"/>
                <w:bCs/>
                <w:color w:val="000000"/>
              </w:rPr>
              <w:t>I.</w:t>
            </w:r>
            <w:r w:rsidR="00940D46">
              <w:rPr>
                <w:rFonts w:eastAsia="Times New Roman" w:cs="Times New Roman"/>
                <w:bCs/>
                <w:color w:val="000000"/>
              </w:rPr>
              <w:t>29</w:t>
            </w:r>
          </w:p>
        </w:tc>
        <w:tc>
          <w:tcPr>
            <w:tcW w:w="1080" w:type="dxa"/>
          </w:tcPr>
          <w:p w14:paraId="4C8EAF9F" w14:textId="020732ED" w:rsidR="00224F95" w:rsidRPr="00560CD9" w:rsidRDefault="00940D46" w:rsidP="00224F95">
            <w:pPr>
              <w:rPr>
                <w:rFonts w:eastAsia="Times New Roman" w:cs="Times New Roman"/>
                <w:bCs/>
                <w:color w:val="000000"/>
              </w:rPr>
            </w:pPr>
            <w:r>
              <w:rPr>
                <w:rFonts w:eastAsia="Times New Roman" w:cs="Times New Roman"/>
                <w:bCs/>
                <w:color w:val="000000"/>
              </w:rPr>
              <w:t>I.3</w:t>
            </w:r>
            <w:r w:rsidR="00224F95">
              <w:rPr>
                <w:rFonts w:eastAsia="Times New Roman" w:cs="Times New Roman"/>
                <w:bCs/>
                <w:color w:val="000000"/>
              </w:rPr>
              <w:t>0</w:t>
            </w:r>
          </w:p>
        </w:tc>
        <w:tc>
          <w:tcPr>
            <w:tcW w:w="1260" w:type="dxa"/>
          </w:tcPr>
          <w:p w14:paraId="18F44925" w14:textId="588F3F84" w:rsidR="00224F95" w:rsidRPr="00560CD9" w:rsidRDefault="00940D46" w:rsidP="00224F95">
            <w:pPr>
              <w:ind w:right="-234"/>
              <w:rPr>
                <w:rFonts w:eastAsia="Times New Roman" w:cs="Times New Roman"/>
                <w:bCs/>
                <w:color w:val="000000"/>
              </w:rPr>
            </w:pPr>
            <w:r>
              <w:rPr>
                <w:rFonts w:eastAsia="Times New Roman" w:cs="Times New Roman"/>
                <w:bCs/>
                <w:color w:val="000000"/>
              </w:rPr>
              <w:t>I.3</w:t>
            </w:r>
            <w:r w:rsidR="00224F95">
              <w:rPr>
                <w:rFonts w:eastAsia="Times New Roman" w:cs="Times New Roman"/>
                <w:bCs/>
                <w:color w:val="000000"/>
              </w:rPr>
              <w:t>1</w:t>
            </w:r>
          </w:p>
        </w:tc>
      </w:tr>
      <w:tr w:rsidR="00224F95" w14:paraId="5F175D3E" w14:textId="77777777" w:rsidTr="00224F95">
        <w:tc>
          <w:tcPr>
            <w:tcW w:w="789" w:type="dxa"/>
          </w:tcPr>
          <w:p w14:paraId="118E1F54" w14:textId="77777777" w:rsidR="00224F95" w:rsidRDefault="00224F95" w:rsidP="00224F95">
            <w:pPr>
              <w:rPr>
                <w:rFonts w:eastAsia="Times New Roman" w:cs="Times New Roman"/>
                <w:b/>
                <w:bCs/>
                <w:color w:val="000000"/>
              </w:rPr>
            </w:pPr>
            <w:r>
              <w:rPr>
                <w:rFonts w:eastAsia="Times New Roman" w:cs="Times New Roman"/>
                <w:b/>
                <w:bCs/>
                <w:color w:val="000000"/>
              </w:rPr>
              <w:t>Forest</w:t>
            </w:r>
          </w:p>
        </w:tc>
        <w:tc>
          <w:tcPr>
            <w:tcW w:w="1263" w:type="dxa"/>
          </w:tcPr>
          <w:p w14:paraId="145485CD" w14:textId="198D2364" w:rsidR="00224F95" w:rsidRDefault="00224F95" w:rsidP="00224F95">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 xml:space="preserve">conflicts about </w:t>
            </w:r>
            <w:r w:rsidR="00940D46">
              <w:rPr>
                <w:rFonts w:eastAsia="Times New Roman" w:cs="Times New Roman"/>
                <w:b/>
                <w:bCs/>
                <w:color w:val="000000"/>
              </w:rPr>
              <w:t>ownership of trees</w:t>
            </w:r>
            <w:r>
              <w:rPr>
                <w:rFonts w:eastAsia="Times New Roman" w:cs="Times New Roman"/>
                <w:b/>
                <w:bCs/>
                <w:color w:val="000000"/>
              </w:rPr>
              <w:t xml:space="preserve"> in this forest</w:t>
            </w:r>
            <w:r>
              <w:rPr>
                <w:rFonts w:eastAsia="Times New Roman" w:cs="Times New Roman"/>
                <w:bCs/>
                <w:color w:val="000000"/>
              </w:rPr>
              <w:t xml:space="preserve">? </w:t>
            </w:r>
          </w:p>
          <w:p w14:paraId="099DCA5D" w14:textId="77777777" w:rsidR="00224F95" w:rsidRDefault="00224F95" w:rsidP="00224F95">
            <w:pPr>
              <w:rPr>
                <w:rFonts w:eastAsia="Times New Roman" w:cs="Times New Roman"/>
                <w:bCs/>
                <w:color w:val="000000"/>
              </w:rPr>
            </w:pPr>
            <w:r>
              <w:rPr>
                <w:rFonts w:eastAsia="Times New Roman" w:cs="Times New Roman"/>
                <w:bCs/>
                <w:color w:val="000000"/>
              </w:rPr>
              <w:t>0-No</w:t>
            </w:r>
          </w:p>
          <w:p w14:paraId="056910CE" w14:textId="77777777" w:rsidR="00224F95" w:rsidRDefault="00224F95" w:rsidP="00224F95">
            <w:pPr>
              <w:rPr>
                <w:rFonts w:eastAsia="Times New Roman" w:cs="Times New Roman"/>
                <w:bCs/>
                <w:color w:val="000000"/>
              </w:rPr>
            </w:pPr>
            <w:r>
              <w:rPr>
                <w:rFonts w:eastAsia="Times New Roman" w:cs="Times New Roman"/>
                <w:bCs/>
                <w:color w:val="000000"/>
              </w:rPr>
              <w:t>1=Yes</w:t>
            </w:r>
          </w:p>
          <w:p w14:paraId="2AB65919" w14:textId="65F5120C" w:rsidR="00224F95" w:rsidRPr="00560CD9" w:rsidRDefault="00224F95" w:rsidP="00224F95">
            <w:pPr>
              <w:rPr>
                <w:rFonts w:eastAsia="Times New Roman" w:cs="Times New Roman"/>
                <w:bCs/>
                <w:i/>
                <w:color w:val="000000"/>
              </w:rPr>
            </w:pPr>
            <w:r>
              <w:rPr>
                <w:rFonts w:eastAsia="Times New Roman" w:cs="Times New Roman"/>
                <w:bCs/>
                <w:i/>
                <w:color w:val="000000"/>
              </w:rPr>
              <w:t>If 0, skip to I.</w:t>
            </w:r>
            <w:r w:rsidR="00940D46">
              <w:rPr>
                <w:rFonts w:eastAsia="Times New Roman" w:cs="Times New Roman"/>
                <w:bCs/>
                <w:i/>
                <w:color w:val="000000"/>
              </w:rPr>
              <w:t>27</w:t>
            </w:r>
          </w:p>
        </w:tc>
        <w:tc>
          <w:tcPr>
            <w:tcW w:w="1080" w:type="dxa"/>
          </w:tcPr>
          <w:p w14:paraId="3084D8A5"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7377ED22"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5AD11E39"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238147B3" w14:textId="77777777" w:rsidR="00224F95" w:rsidRPr="00560CD9" w:rsidRDefault="00224F95" w:rsidP="00224F95">
            <w:pPr>
              <w:rPr>
                <w:rFonts w:eastAsia="Times New Roman" w:cs="Times New Roman"/>
                <w:bCs/>
                <w:i/>
                <w:color w:val="000000"/>
              </w:rPr>
            </w:pPr>
            <w:r>
              <w:rPr>
                <w:rFonts w:eastAsia="Times New Roman" w:cs="Times New Roman"/>
                <w:bCs/>
                <w:i/>
                <w:color w:val="000000"/>
              </w:rPr>
              <w:t>See code I.1</w:t>
            </w:r>
          </w:p>
          <w:p w14:paraId="31A87372" w14:textId="77777777" w:rsidR="00224F95" w:rsidRPr="00560CD9" w:rsidRDefault="00224F95" w:rsidP="00224F95">
            <w:pPr>
              <w:rPr>
                <w:rFonts w:eastAsia="Times New Roman" w:cs="Times New Roman"/>
                <w:bCs/>
                <w:i/>
                <w:color w:val="000000"/>
              </w:rPr>
            </w:pPr>
            <w:r>
              <w:rPr>
                <w:rFonts w:eastAsia="Times New Roman" w:cs="Times New Roman"/>
                <w:bCs/>
                <w:i/>
                <w:color w:val="000000"/>
              </w:rPr>
              <w:t>Select all that apply</w:t>
            </w:r>
          </w:p>
        </w:tc>
        <w:tc>
          <w:tcPr>
            <w:tcW w:w="1260" w:type="dxa"/>
          </w:tcPr>
          <w:p w14:paraId="2661B8F4"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0E0128A2" w14:textId="3E0C8345" w:rsidR="00224F95" w:rsidRDefault="00224F95" w:rsidP="00224F95">
            <w:pPr>
              <w:rPr>
                <w:rFonts w:eastAsia="Calibri" w:cs="Times New Roman"/>
              </w:rPr>
            </w:pPr>
            <w:r>
              <w:rPr>
                <w:rFonts w:eastAsia="Times New Roman" w:cs="Times New Roman"/>
                <w:bCs/>
                <w:color w:val="000000"/>
              </w:rPr>
              <w:t xml:space="preserve">In the past 3 years, were there any conflicts about </w:t>
            </w:r>
            <w:r w:rsidR="00940D46">
              <w:rPr>
                <w:rFonts w:eastAsia="Calibri" w:cs="Times New Roman"/>
                <w:b/>
              </w:rPr>
              <w:t>fires or burninig in this forest?</w:t>
            </w:r>
          </w:p>
          <w:p w14:paraId="5D8086F9" w14:textId="77777777" w:rsidR="00224F95" w:rsidRDefault="00224F95" w:rsidP="00224F95">
            <w:pPr>
              <w:rPr>
                <w:rFonts w:eastAsia="Calibri" w:cs="Times New Roman"/>
              </w:rPr>
            </w:pPr>
            <w:r>
              <w:rPr>
                <w:rFonts w:eastAsia="Calibri" w:cs="Times New Roman"/>
              </w:rPr>
              <w:t>0=No</w:t>
            </w:r>
          </w:p>
          <w:p w14:paraId="26C6DA2C" w14:textId="77777777" w:rsidR="00224F95" w:rsidRDefault="00224F95" w:rsidP="00224F95">
            <w:pPr>
              <w:rPr>
                <w:rFonts w:eastAsia="Calibri" w:cs="Times New Roman"/>
              </w:rPr>
            </w:pPr>
            <w:r>
              <w:rPr>
                <w:rFonts w:eastAsia="Calibri" w:cs="Times New Roman"/>
              </w:rPr>
              <w:t>1=Yes</w:t>
            </w:r>
          </w:p>
          <w:p w14:paraId="35AC8A0D" w14:textId="0AD8EB7D" w:rsidR="00224F95" w:rsidRPr="00560CD9" w:rsidRDefault="00940D46" w:rsidP="00224F95">
            <w:pPr>
              <w:rPr>
                <w:rFonts w:eastAsia="Times New Roman" w:cs="Times New Roman"/>
                <w:bCs/>
                <w:i/>
                <w:color w:val="000000"/>
              </w:rPr>
            </w:pPr>
            <w:r>
              <w:rPr>
                <w:rFonts w:eastAsia="Calibri" w:cs="Times New Roman"/>
                <w:i/>
              </w:rPr>
              <w:t>If 0, skip to I.3</w:t>
            </w:r>
            <w:r w:rsidR="00224F95">
              <w:rPr>
                <w:rFonts w:eastAsia="Calibri" w:cs="Times New Roman"/>
                <w:i/>
              </w:rPr>
              <w:t>2</w:t>
            </w:r>
          </w:p>
        </w:tc>
        <w:tc>
          <w:tcPr>
            <w:tcW w:w="1080" w:type="dxa"/>
          </w:tcPr>
          <w:p w14:paraId="3738D3D0"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1A22AA28" w14:textId="77777777" w:rsidR="00224F95" w:rsidRPr="00560CD9" w:rsidRDefault="00224F95" w:rsidP="00224F95">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EE680F8" w14:textId="77777777" w:rsidR="00224F95" w:rsidRDefault="00224F95" w:rsidP="00224F95">
            <w:pPr>
              <w:rPr>
                <w:rFonts w:eastAsia="Times New Roman" w:cs="Times New Roman"/>
                <w:bCs/>
                <w:color w:val="000000"/>
              </w:rPr>
            </w:pPr>
            <w:r>
              <w:rPr>
                <w:rFonts w:eastAsia="Times New Roman" w:cs="Times New Roman"/>
                <w:bCs/>
                <w:color w:val="000000"/>
              </w:rPr>
              <w:t xml:space="preserve">Who helped to resolve this conflict? </w:t>
            </w:r>
          </w:p>
          <w:p w14:paraId="2BEE8C07" w14:textId="1B5F94F8" w:rsidR="00224F95" w:rsidRPr="00560CD9" w:rsidRDefault="00940D46" w:rsidP="00224F95">
            <w:pPr>
              <w:rPr>
                <w:rFonts w:eastAsia="Times New Roman" w:cs="Times New Roman"/>
                <w:bCs/>
                <w:i/>
                <w:color w:val="000000"/>
              </w:rPr>
            </w:pPr>
            <w:r>
              <w:rPr>
                <w:rFonts w:eastAsia="Times New Roman" w:cs="Times New Roman"/>
                <w:bCs/>
                <w:i/>
                <w:color w:val="000000"/>
              </w:rPr>
              <w:t>See code I.1</w:t>
            </w:r>
          </w:p>
          <w:p w14:paraId="797EAB87" w14:textId="77777777" w:rsidR="00224F95" w:rsidRDefault="00224F95" w:rsidP="00224F95">
            <w:pPr>
              <w:rPr>
                <w:rFonts w:eastAsia="Times New Roman" w:cs="Times New Roman"/>
                <w:bCs/>
                <w:color w:val="000000"/>
              </w:rPr>
            </w:pPr>
            <w:r>
              <w:rPr>
                <w:rFonts w:eastAsia="Times New Roman" w:cs="Times New Roman"/>
                <w:bCs/>
                <w:i/>
                <w:color w:val="000000"/>
              </w:rPr>
              <w:t>Select all that apply</w:t>
            </w:r>
          </w:p>
        </w:tc>
        <w:tc>
          <w:tcPr>
            <w:tcW w:w="1260" w:type="dxa"/>
          </w:tcPr>
          <w:p w14:paraId="0B8742B9" w14:textId="77777777" w:rsidR="00224F95" w:rsidRDefault="00224F95" w:rsidP="00224F95">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224F95" w14:paraId="1ECB459D" w14:textId="77777777" w:rsidTr="00224F95">
        <w:tc>
          <w:tcPr>
            <w:tcW w:w="789" w:type="dxa"/>
          </w:tcPr>
          <w:p w14:paraId="1E60E98B" w14:textId="77777777" w:rsidR="00224F95" w:rsidRDefault="00224F95" w:rsidP="00224F95">
            <w:pPr>
              <w:rPr>
                <w:rFonts w:eastAsia="Times New Roman" w:cs="Times New Roman"/>
                <w:b/>
                <w:bCs/>
                <w:color w:val="000000"/>
              </w:rPr>
            </w:pPr>
            <w:r>
              <w:rPr>
                <w:rFonts w:eastAsia="Times New Roman" w:cs="Times New Roman"/>
                <w:b/>
                <w:bCs/>
                <w:color w:val="000000"/>
              </w:rPr>
              <w:t>1</w:t>
            </w:r>
          </w:p>
        </w:tc>
        <w:tc>
          <w:tcPr>
            <w:tcW w:w="1263" w:type="dxa"/>
          </w:tcPr>
          <w:p w14:paraId="06EC410E" w14:textId="77777777" w:rsidR="00224F95" w:rsidRDefault="00224F95" w:rsidP="00224F95">
            <w:pPr>
              <w:rPr>
                <w:rFonts w:eastAsia="Times New Roman" w:cs="Times New Roman"/>
                <w:b/>
                <w:bCs/>
                <w:color w:val="000000"/>
              </w:rPr>
            </w:pPr>
          </w:p>
        </w:tc>
        <w:tc>
          <w:tcPr>
            <w:tcW w:w="1080" w:type="dxa"/>
          </w:tcPr>
          <w:p w14:paraId="30887B79" w14:textId="77777777" w:rsidR="00224F95" w:rsidRDefault="00224F95" w:rsidP="00224F95">
            <w:pPr>
              <w:rPr>
                <w:rFonts w:eastAsia="Times New Roman" w:cs="Times New Roman"/>
                <w:b/>
                <w:bCs/>
                <w:color w:val="000000"/>
              </w:rPr>
            </w:pPr>
          </w:p>
        </w:tc>
        <w:tc>
          <w:tcPr>
            <w:tcW w:w="1080" w:type="dxa"/>
          </w:tcPr>
          <w:p w14:paraId="7EF58C12" w14:textId="77777777" w:rsidR="00224F95" w:rsidRDefault="00224F95" w:rsidP="00224F95">
            <w:pPr>
              <w:rPr>
                <w:rFonts w:eastAsia="Times New Roman" w:cs="Times New Roman"/>
                <w:b/>
                <w:bCs/>
                <w:color w:val="000000"/>
              </w:rPr>
            </w:pPr>
          </w:p>
        </w:tc>
        <w:tc>
          <w:tcPr>
            <w:tcW w:w="1080" w:type="dxa"/>
          </w:tcPr>
          <w:p w14:paraId="2D0B9ACE" w14:textId="77777777" w:rsidR="00224F95" w:rsidRDefault="00224F95" w:rsidP="00224F95">
            <w:pPr>
              <w:rPr>
                <w:rFonts w:eastAsia="Times New Roman" w:cs="Times New Roman"/>
                <w:b/>
                <w:bCs/>
                <w:color w:val="000000"/>
              </w:rPr>
            </w:pPr>
          </w:p>
        </w:tc>
        <w:tc>
          <w:tcPr>
            <w:tcW w:w="1260" w:type="dxa"/>
          </w:tcPr>
          <w:p w14:paraId="313EABE0" w14:textId="77777777" w:rsidR="00224F95" w:rsidRDefault="00224F95" w:rsidP="00224F95">
            <w:pPr>
              <w:rPr>
                <w:rFonts w:eastAsia="Times New Roman" w:cs="Times New Roman"/>
                <w:b/>
                <w:bCs/>
                <w:color w:val="000000"/>
              </w:rPr>
            </w:pPr>
          </w:p>
        </w:tc>
        <w:tc>
          <w:tcPr>
            <w:tcW w:w="1620" w:type="dxa"/>
          </w:tcPr>
          <w:p w14:paraId="4C547E73" w14:textId="77777777" w:rsidR="00224F95" w:rsidRDefault="00224F95" w:rsidP="00224F95">
            <w:pPr>
              <w:rPr>
                <w:rFonts w:eastAsia="Times New Roman" w:cs="Times New Roman"/>
                <w:b/>
                <w:bCs/>
                <w:color w:val="000000"/>
              </w:rPr>
            </w:pPr>
          </w:p>
        </w:tc>
        <w:tc>
          <w:tcPr>
            <w:tcW w:w="1080" w:type="dxa"/>
          </w:tcPr>
          <w:p w14:paraId="6083E5F4" w14:textId="77777777" w:rsidR="00224F95" w:rsidRDefault="00224F95" w:rsidP="00224F95">
            <w:pPr>
              <w:rPr>
                <w:rFonts w:eastAsia="Times New Roman" w:cs="Times New Roman"/>
                <w:b/>
                <w:bCs/>
                <w:color w:val="000000"/>
              </w:rPr>
            </w:pPr>
          </w:p>
        </w:tc>
        <w:tc>
          <w:tcPr>
            <w:tcW w:w="1080" w:type="dxa"/>
          </w:tcPr>
          <w:p w14:paraId="3F19BC39" w14:textId="77777777" w:rsidR="00224F95" w:rsidRDefault="00224F95" w:rsidP="00224F95">
            <w:pPr>
              <w:rPr>
                <w:rFonts w:eastAsia="Times New Roman" w:cs="Times New Roman"/>
                <w:b/>
                <w:bCs/>
                <w:color w:val="000000"/>
              </w:rPr>
            </w:pPr>
          </w:p>
        </w:tc>
        <w:tc>
          <w:tcPr>
            <w:tcW w:w="1080" w:type="dxa"/>
          </w:tcPr>
          <w:p w14:paraId="5956B6D7" w14:textId="77777777" w:rsidR="00224F95" w:rsidRDefault="00224F95" w:rsidP="00224F95">
            <w:pPr>
              <w:rPr>
                <w:rFonts w:eastAsia="Times New Roman" w:cs="Times New Roman"/>
                <w:b/>
                <w:bCs/>
                <w:color w:val="000000"/>
              </w:rPr>
            </w:pPr>
          </w:p>
        </w:tc>
        <w:tc>
          <w:tcPr>
            <w:tcW w:w="1260" w:type="dxa"/>
          </w:tcPr>
          <w:p w14:paraId="6EB131AA" w14:textId="77777777" w:rsidR="00224F95" w:rsidRDefault="00224F95" w:rsidP="00224F95">
            <w:pPr>
              <w:rPr>
                <w:rFonts w:eastAsia="Times New Roman" w:cs="Times New Roman"/>
                <w:b/>
                <w:bCs/>
                <w:color w:val="000000"/>
              </w:rPr>
            </w:pPr>
          </w:p>
        </w:tc>
      </w:tr>
      <w:tr w:rsidR="00224F95" w14:paraId="31389E86" w14:textId="77777777" w:rsidTr="00224F95">
        <w:tc>
          <w:tcPr>
            <w:tcW w:w="789" w:type="dxa"/>
          </w:tcPr>
          <w:p w14:paraId="773A5F70" w14:textId="77777777" w:rsidR="00224F95" w:rsidRDefault="00224F95" w:rsidP="00224F95">
            <w:pPr>
              <w:rPr>
                <w:rFonts w:eastAsia="Times New Roman" w:cs="Times New Roman"/>
                <w:b/>
                <w:bCs/>
                <w:color w:val="000000"/>
              </w:rPr>
            </w:pPr>
            <w:r>
              <w:rPr>
                <w:rFonts w:eastAsia="Times New Roman" w:cs="Times New Roman"/>
                <w:b/>
                <w:bCs/>
                <w:color w:val="000000"/>
              </w:rPr>
              <w:t>2</w:t>
            </w:r>
          </w:p>
        </w:tc>
        <w:tc>
          <w:tcPr>
            <w:tcW w:w="1263" w:type="dxa"/>
          </w:tcPr>
          <w:p w14:paraId="156C4FDD" w14:textId="77777777" w:rsidR="00224F95" w:rsidRDefault="00224F95" w:rsidP="00224F95">
            <w:pPr>
              <w:rPr>
                <w:rFonts w:eastAsia="Times New Roman" w:cs="Times New Roman"/>
                <w:b/>
                <w:bCs/>
                <w:color w:val="000000"/>
              </w:rPr>
            </w:pPr>
          </w:p>
        </w:tc>
        <w:tc>
          <w:tcPr>
            <w:tcW w:w="1080" w:type="dxa"/>
          </w:tcPr>
          <w:p w14:paraId="774094A5" w14:textId="77777777" w:rsidR="00224F95" w:rsidRDefault="00224F95" w:rsidP="00224F95">
            <w:pPr>
              <w:rPr>
                <w:rFonts w:eastAsia="Times New Roman" w:cs="Times New Roman"/>
                <w:b/>
                <w:bCs/>
                <w:color w:val="000000"/>
              </w:rPr>
            </w:pPr>
          </w:p>
        </w:tc>
        <w:tc>
          <w:tcPr>
            <w:tcW w:w="1080" w:type="dxa"/>
          </w:tcPr>
          <w:p w14:paraId="03936319" w14:textId="77777777" w:rsidR="00224F95" w:rsidRDefault="00224F95" w:rsidP="00224F95">
            <w:pPr>
              <w:rPr>
                <w:rFonts w:eastAsia="Times New Roman" w:cs="Times New Roman"/>
                <w:b/>
                <w:bCs/>
                <w:color w:val="000000"/>
              </w:rPr>
            </w:pPr>
          </w:p>
        </w:tc>
        <w:tc>
          <w:tcPr>
            <w:tcW w:w="1080" w:type="dxa"/>
          </w:tcPr>
          <w:p w14:paraId="484D71F3" w14:textId="77777777" w:rsidR="00224F95" w:rsidRDefault="00224F95" w:rsidP="00224F95">
            <w:pPr>
              <w:rPr>
                <w:rFonts w:eastAsia="Times New Roman" w:cs="Times New Roman"/>
                <w:b/>
                <w:bCs/>
                <w:color w:val="000000"/>
              </w:rPr>
            </w:pPr>
          </w:p>
        </w:tc>
        <w:tc>
          <w:tcPr>
            <w:tcW w:w="1260" w:type="dxa"/>
          </w:tcPr>
          <w:p w14:paraId="5E195623" w14:textId="77777777" w:rsidR="00224F95" w:rsidRDefault="00224F95" w:rsidP="00224F95">
            <w:pPr>
              <w:rPr>
                <w:rFonts w:eastAsia="Times New Roman" w:cs="Times New Roman"/>
                <w:b/>
                <w:bCs/>
                <w:color w:val="000000"/>
              </w:rPr>
            </w:pPr>
          </w:p>
        </w:tc>
        <w:tc>
          <w:tcPr>
            <w:tcW w:w="1620" w:type="dxa"/>
          </w:tcPr>
          <w:p w14:paraId="0D0A54E9" w14:textId="77777777" w:rsidR="00224F95" w:rsidRDefault="00224F95" w:rsidP="00224F95">
            <w:pPr>
              <w:rPr>
                <w:rFonts w:eastAsia="Times New Roman" w:cs="Times New Roman"/>
                <w:b/>
                <w:bCs/>
                <w:color w:val="000000"/>
              </w:rPr>
            </w:pPr>
          </w:p>
        </w:tc>
        <w:tc>
          <w:tcPr>
            <w:tcW w:w="1080" w:type="dxa"/>
          </w:tcPr>
          <w:p w14:paraId="60681A1A" w14:textId="77777777" w:rsidR="00224F95" w:rsidRDefault="00224F95" w:rsidP="00224F95">
            <w:pPr>
              <w:rPr>
                <w:rFonts w:eastAsia="Times New Roman" w:cs="Times New Roman"/>
                <w:b/>
                <w:bCs/>
                <w:color w:val="000000"/>
              </w:rPr>
            </w:pPr>
          </w:p>
        </w:tc>
        <w:tc>
          <w:tcPr>
            <w:tcW w:w="1080" w:type="dxa"/>
          </w:tcPr>
          <w:p w14:paraId="14BE3EC6" w14:textId="77777777" w:rsidR="00224F95" w:rsidRDefault="00224F95" w:rsidP="00224F95">
            <w:pPr>
              <w:rPr>
                <w:rFonts w:eastAsia="Times New Roman" w:cs="Times New Roman"/>
                <w:b/>
                <w:bCs/>
                <w:color w:val="000000"/>
              </w:rPr>
            </w:pPr>
          </w:p>
        </w:tc>
        <w:tc>
          <w:tcPr>
            <w:tcW w:w="1080" w:type="dxa"/>
          </w:tcPr>
          <w:p w14:paraId="617AF7E9" w14:textId="77777777" w:rsidR="00224F95" w:rsidRDefault="00224F95" w:rsidP="00224F95">
            <w:pPr>
              <w:rPr>
                <w:rFonts w:eastAsia="Times New Roman" w:cs="Times New Roman"/>
                <w:b/>
                <w:bCs/>
                <w:color w:val="000000"/>
              </w:rPr>
            </w:pPr>
          </w:p>
        </w:tc>
        <w:tc>
          <w:tcPr>
            <w:tcW w:w="1260" w:type="dxa"/>
          </w:tcPr>
          <w:p w14:paraId="45859882" w14:textId="77777777" w:rsidR="00224F95" w:rsidRDefault="00224F95" w:rsidP="00224F95">
            <w:pPr>
              <w:rPr>
                <w:rFonts w:eastAsia="Times New Roman" w:cs="Times New Roman"/>
                <w:b/>
                <w:bCs/>
                <w:color w:val="000000"/>
              </w:rPr>
            </w:pPr>
          </w:p>
        </w:tc>
      </w:tr>
      <w:tr w:rsidR="00224F95" w14:paraId="7EF46356" w14:textId="77777777" w:rsidTr="00224F95">
        <w:tc>
          <w:tcPr>
            <w:tcW w:w="789" w:type="dxa"/>
          </w:tcPr>
          <w:p w14:paraId="642658B6" w14:textId="77777777" w:rsidR="00224F95" w:rsidRDefault="00224F95" w:rsidP="00224F95">
            <w:pPr>
              <w:rPr>
                <w:rFonts w:eastAsia="Times New Roman" w:cs="Times New Roman"/>
                <w:b/>
                <w:bCs/>
                <w:color w:val="000000"/>
              </w:rPr>
            </w:pPr>
            <w:r>
              <w:rPr>
                <w:rFonts w:eastAsia="Times New Roman" w:cs="Times New Roman"/>
                <w:b/>
                <w:bCs/>
                <w:color w:val="000000"/>
              </w:rPr>
              <w:t>3</w:t>
            </w:r>
          </w:p>
        </w:tc>
        <w:tc>
          <w:tcPr>
            <w:tcW w:w="1263" w:type="dxa"/>
          </w:tcPr>
          <w:p w14:paraId="2E263CBF" w14:textId="77777777" w:rsidR="00224F95" w:rsidRDefault="00224F95" w:rsidP="00224F95">
            <w:pPr>
              <w:rPr>
                <w:rFonts w:eastAsia="Times New Roman" w:cs="Times New Roman"/>
                <w:b/>
                <w:bCs/>
                <w:color w:val="000000"/>
              </w:rPr>
            </w:pPr>
          </w:p>
        </w:tc>
        <w:tc>
          <w:tcPr>
            <w:tcW w:w="1080" w:type="dxa"/>
          </w:tcPr>
          <w:p w14:paraId="0BF5442E" w14:textId="77777777" w:rsidR="00224F95" w:rsidRDefault="00224F95" w:rsidP="00224F95">
            <w:pPr>
              <w:rPr>
                <w:rFonts w:eastAsia="Times New Roman" w:cs="Times New Roman"/>
                <w:b/>
                <w:bCs/>
                <w:color w:val="000000"/>
              </w:rPr>
            </w:pPr>
          </w:p>
        </w:tc>
        <w:tc>
          <w:tcPr>
            <w:tcW w:w="1080" w:type="dxa"/>
          </w:tcPr>
          <w:p w14:paraId="5B45558D" w14:textId="77777777" w:rsidR="00224F95" w:rsidRDefault="00224F95" w:rsidP="00224F95">
            <w:pPr>
              <w:rPr>
                <w:rFonts w:eastAsia="Times New Roman" w:cs="Times New Roman"/>
                <w:b/>
                <w:bCs/>
                <w:color w:val="000000"/>
              </w:rPr>
            </w:pPr>
          </w:p>
        </w:tc>
        <w:tc>
          <w:tcPr>
            <w:tcW w:w="1080" w:type="dxa"/>
          </w:tcPr>
          <w:p w14:paraId="0DEFEEF2" w14:textId="77777777" w:rsidR="00224F95" w:rsidRDefault="00224F95" w:rsidP="00224F95">
            <w:pPr>
              <w:rPr>
                <w:rFonts w:eastAsia="Times New Roman" w:cs="Times New Roman"/>
                <w:b/>
                <w:bCs/>
                <w:color w:val="000000"/>
              </w:rPr>
            </w:pPr>
          </w:p>
        </w:tc>
        <w:tc>
          <w:tcPr>
            <w:tcW w:w="1260" w:type="dxa"/>
          </w:tcPr>
          <w:p w14:paraId="48AE82E5" w14:textId="77777777" w:rsidR="00224F95" w:rsidRDefault="00224F95" w:rsidP="00224F95">
            <w:pPr>
              <w:rPr>
                <w:rFonts w:eastAsia="Times New Roman" w:cs="Times New Roman"/>
                <w:b/>
                <w:bCs/>
                <w:color w:val="000000"/>
              </w:rPr>
            </w:pPr>
          </w:p>
        </w:tc>
        <w:tc>
          <w:tcPr>
            <w:tcW w:w="1620" w:type="dxa"/>
          </w:tcPr>
          <w:p w14:paraId="69E061E2" w14:textId="77777777" w:rsidR="00224F95" w:rsidRDefault="00224F95" w:rsidP="00224F95">
            <w:pPr>
              <w:rPr>
                <w:rFonts w:eastAsia="Times New Roman" w:cs="Times New Roman"/>
                <w:b/>
                <w:bCs/>
                <w:color w:val="000000"/>
              </w:rPr>
            </w:pPr>
          </w:p>
        </w:tc>
        <w:tc>
          <w:tcPr>
            <w:tcW w:w="1080" w:type="dxa"/>
          </w:tcPr>
          <w:p w14:paraId="6017FB02" w14:textId="77777777" w:rsidR="00224F95" w:rsidRDefault="00224F95" w:rsidP="00224F95">
            <w:pPr>
              <w:rPr>
                <w:rFonts w:eastAsia="Times New Roman" w:cs="Times New Roman"/>
                <w:b/>
                <w:bCs/>
                <w:color w:val="000000"/>
              </w:rPr>
            </w:pPr>
          </w:p>
        </w:tc>
        <w:tc>
          <w:tcPr>
            <w:tcW w:w="1080" w:type="dxa"/>
          </w:tcPr>
          <w:p w14:paraId="130568C0" w14:textId="77777777" w:rsidR="00224F95" w:rsidRDefault="00224F95" w:rsidP="00224F95">
            <w:pPr>
              <w:rPr>
                <w:rFonts w:eastAsia="Times New Roman" w:cs="Times New Roman"/>
                <w:b/>
                <w:bCs/>
                <w:color w:val="000000"/>
              </w:rPr>
            </w:pPr>
          </w:p>
        </w:tc>
        <w:tc>
          <w:tcPr>
            <w:tcW w:w="1080" w:type="dxa"/>
          </w:tcPr>
          <w:p w14:paraId="51904C3D" w14:textId="77777777" w:rsidR="00224F95" w:rsidRDefault="00224F95" w:rsidP="00224F95">
            <w:pPr>
              <w:rPr>
                <w:rFonts w:eastAsia="Times New Roman" w:cs="Times New Roman"/>
                <w:b/>
                <w:bCs/>
                <w:color w:val="000000"/>
              </w:rPr>
            </w:pPr>
          </w:p>
        </w:tc>
        <w:tc>
          <w:tcPr>
            <w:tcW w:w="1260" w:type="dxa"/>
          </w:tcPr>
          <w:p w14:paraId="27C9ACBC" w14:textId="77777777" w:rsidR="00224F95" w:rsidRDefault="00224F95" w:rsidP="00224F95">
            <w:pPr>
              <w:rPr>
                <w:rFonts w:eastAsia="Times New Roman" w:cs="Times New Roman"/>
                <w:b/>
                <w:bCs/>
                <w:color w:val="000000"/>
              </w:rPr>
            </w:pPr>
          </w:p>
        </w:tc>
      </w:tr>
      <w:tr w:rsidR="00224F95" w14:paraId="7D6EA76B" w14:textId="77777777" w:rsidTr="00224F95">
        <w:tc>
          <w:tcPr>
            <w:tcW w:w="789" w:type="dxa"/>
          </w:tcPr>
          <w:p w14:paraId="0093DF8B" w14:textId="77777777" w:rsidR="00224F95" w:rsidRDefault="00224F95" w:rsidP="00224F95">
            <w:pPr>
              <w:rPr>
                <w:rFonts w:eastAsia="Times New Roman" w:cs="Times New Roman"/>
                <w:b/>
                <w:bCs/>
                <w:color w:val="000000"/>
              </w:rPr>
            </w:pPr>
            <w:r>
              <w:rPr>
                <w:rFonts w:eastAsia="Times New Roman" w:cs="Times New Roman"/>
                <w:b/>
                <w:bCs/>
                <w:color w:val="000000"/>
              </w:rPr>
              <w:t>4</w:t>
            </w:r>
          </w:p>
        </w:tc>
        <w:tc>
          <w:tcPr>
            <w:tcW w:w="1263" w:type="dxa"/>
          </w:tcPr>
          <w:p w14:paraId="43F3905E" w14:textId="77777777" w:rsidR="00224F95" w:rsidRDefault="00224F95" w:rsidP="00224F95">
            <w:pPr>
              <w:rPr>
                <w:rFonts w:eastAsia="Times New Roman" w:cs="Times New Roman"/>
                <w:b/>
                <w:bCs/>
                <w:color w:val="000000"/>
              </w:rPr>
            </w:pPr>
          </w:p>
        </w:tc>
        <w:tc>
          <w:tcPr>
            <w:tcW w:w="1080" w:type="dxa"/>
          </w:tcPr>
          <w:p w14:paraId="71F63AD1" w14:textId="77777777" w:rsidR="00224F95" w:rsidRDefault="00224F95" w:rsidP="00224F95">
            <w:pPr>
              <w:rPr>
                <w:rFonts w:eastAsia="Times New Roman" w:cs="Times New Roman"/>
                <w:b/>
                <w:bCs/>
                <w:color w:val="000000"/>
              </w:rPr>
            </w:pPr>
          </w:p>
        </w:tc>
        <w:tc>
          <w:tcPr>
            <w:tcW w:w="1080" w:type="dxa"/>
          </w:tcPr>
          <w:p w14:paraId="0E3B52F9" w14:textId="77777777" w:rsidR="00224F95" w:rsidRDefault="00224F95" w:rsidP="00224F95">
            <w:pPr>
              <w:rPr>
                <w:rFonts w:eastAsia="Times New Roman" w:cs="Times New Roman"/>
                <w:b/>
                <w:bCs/>
                <w:color w:val="000000"/>
              </w:rPr>
            </w:pPr>
          </w:p>
        </w:tc>
        <w:tc>
          <w:tcPr>
            <w:tcW w:w="1080" w:type="dxa"/>
          </w:tcPr>
          <w:p w14:paraId="14EAD56E" w14:textId="77777777" w:rsidR="00224F95" w:rsidRDefault="00224F95" w:rsidP="00224F95">
            <w:pPr>
              <w:rPr>
                <w:rFonts w:eastAsia="Times New Roman" w:cs="Times New Roman"/>
                <w:b/>
                <w:bCs/>
                <w:color w:val="000000"/>
              </w:rPr>
            </w:pPr>
          </w:p>
        </w:tc>
        <w:tc>
          <w:tcPr>
            <w:tcW w:w="1260" w:type="dxa"/>
          </w:tcPr>
          <w:p w14:paraId="100A8E91" w14:textId="77777777" w:rsidR="00224F95" w:rsidRDefault="00224F95" w:rsidP="00224F95">
            <w:pPr>
              <w:rPr>
                <w:rFonts w:eastAsia="Times New Roman" w:cs="Times New Roman"/>
                <w:b/>
                <w:bCs/>
                <w:color w:val="000000"/>
              </w:rPr>
            </w:pPr>
          </w:p>
        </w:tc>
        <w:tc>
          <w:tcPr>
            <w:tcW w:w="1620" w:type="dxa"/>
          </w:tcPr>
          <w:p w14:paraId="000C0D99" w14:textId="77777777" w:rsidR="00224F95" w:rsidRDefault="00224F95" w:rsidP="00224F95">
            <w:pPr>
              <w:rPr>
                <w:rFonts w:eastAsia="Times New Roman" w:cs="Times New Roman"/>
                <w:b/>
                <w:bCs/>
                <w:color w:val="000000"/>
              </w:rPr>
            </w:pPr>
          </w:p>
        </w:tc>
        <w:tc>
          <w:tcPr>
            <w:tcW w:w="1080" w:type="dxa"/>
          </w:tcPr>
          <w:p w14:paraId="69724D8B" w14:textId="77777777" w:rsidR="00224F95" w:rsidRDefault="00224F95" w:rsidP="00224F95">
            <w:pPr>
              <w:rPr>
                <w:rFonts w:eastAsia="Times New Roman" w:cs="Times New Roman"/>
                <w:b/>
                <w:bCs/>
                <w:color w:val="000000"/>
              </w:rPr>
            </w:pPr>
          </w:p>
        </w:tc>
        <w:tc>
          <w:tcPr>
            <w:tcW w:w="1080" w:type="dxa"/>
          </w:tcPr>
          <w:p w14:paraId="6115B8B8" w14:textId="77777777" w:rsidR="00224F95" w:rsidRDefault="00224F95" w:rsidP="00224F95">
            <w:pPr>
              <w:rPr>
                <w:rFonts w:eastAsia="Times New Roman" w:cs="Times New Roman"/>
                <w:b/>
                <w:bCs/>
                <w:color w:val="000000"/>
              </w:rPr>
            </w:pPr>
          </w:p>
        </w:tc>
        <w:tc>
          <w:tcPr>
            <w:tcW w:w="1080" w:type="dxa"/>
          </w:tcPr>
          <w:p w14:paraId="195C4F8D" w14:textId="77777777" w:rsidR="00224F95" w:rsidRDefault="00224F95" w:rsidP="00224F95">
            <w:pPr>
              <w:rPr>
                <w:rFonts w:eastAsia="Times New Roman" w:cs="Times New Roman"/>
                <w:b/>
                <w:bCs/>
                <w:color w:val="000000"/>
              </w:rPr>
            </w:pPr>
          </w:p>
        </w:tc>
        <w:tc>
          <w:tcPr>
            <w:tcW w:w="1260" w:type="dxa"/>
          </w:tcPr>
          <w:p w14:paraId="05648C7F" w14:textId="77777777" w:rsidR="00224F95" w:rsidRDefault="00224F95" w:rsidP="00224F95">
            <w:pPr>
              <w:rPr>
                <w:rFonts w:eastAsia="Times New Roman" w:cs="Times New Roman"/>
                <w:b/>
                <w:bCs/>
                <w:color w:val="000000"/>
              </w:rPr>
            </w:pPr>
          </w:p>
        </w:tc>
      </w:tr>
      <w:tr w:rsidR="00224F95" w14:paraId="65EA5881" w14:textId="77777777" w:rsidTr="00224F95">
        <w:tc>
          <w:tcPr>
            <w:tcW w:w="789" w:type="dxa"/>
          </w:tcPr>
          <w:p w14:paraId="1919B86C" w14:textId="77777777" w:rsidR="00224F95" w:rsidRDefault="00224F95" w:rsidP="00224F95">
            <w:pPr>
              <w:rPr>
                <w:rFonts w:eastAsia="Times New Roman" w:cs="Times New Roman"/>
                <w:b/>
                <w:bCs/>
                <w:color w:val="000000"/>
              </w:rPr>
            </w:pPr>
            <w:r>
              <w:rPr>
                <w:rFonts w:eastAsia="Times New Roman" w:cs="Times New Roman"/>
                <w:b/>
                <w:bCs/>
                <w:color w:val="000000"/>
              </w:rPr>
              <w:t>5</w:t>
            </w:r>
          </w:p>
        </w:tc>
        <w:tc>
          <w:tcPr>
            <w:tcW w:w="1263" w:type="dxa"/>
          </w:tcPr>
          <w:p w14:paraId="0AC4C727" w14:textId="77777777" w:rsidR="00224F95" w:rsidRDefault="00224F95" w:rsidP="00224F95">
            <w:pPr>
              <w:rPr>
                <w:rFonts w:eastAsia="Times New Roman" w:cs="Times New Roman"/>
                <w:b/>
                <w:bCs/>
                <w:color w:val="000000"/>
              </w:rPr>
            </w:pPr>
          </w:p>
        </w:tc>
        <w:tc>
          <w:tcPr>
            <w:tcW w:w="1080" w:type="dxa"/>
          </w:tcPr>
          <w:p w14:paraId="3A18D452" w14:textId="77777777" w:rsidR="00224F95" w:rsidRDefault="00224F95" w:rsidP="00224F95">
            <w:pPr>
              <w:rPr>
                <w:rFonts w:eastAsia="Times New Roman" w:cs="Times New Roman"/>
                <w:b/>
                <w:bCs/>
                <w:color w:val="000000"/>
              </w:rPr>
            </w:pPr>
          </w:p>
        </w:tc>
        <w:tc>
          <w:tcPr>
            <w:tcW w:w="1080" w:type="dxa"/>
          </w:tcPr>
          <w:p w14:paraId="65962D9F" w14:textId="77777777" w:rsidR="00224F95" w:rsidRDefault="00224F95" w:rsidP="00224F95">
            <w:pPr>
              <w:rPr>
                <w:rFonts w:eastAsia="Times New Roman" w:cs="Times New Roman"/>
                <w:b/>
                <w:bCs/>
                <w:color w:val="000000"/>
              </w:rPr>
            </w:pPr>
          </w:p>
        </w:tc>
        <w:tc>
          <w:tcPr>
            <w:tcW w:w="1080" w:type="dxa"/>
          </w:tcPr>
          <w:p w14:paraId="4D6112D0" w14:textId="77777777" w:rsidR="00224F95" w:rsidRDefault="00224F95" w:rsidP="00224F95">
            <w:pPr>
              <w:rPr>
                <w:rFonts w:eastAsia="Times New Roman" w:cs="Times New Roman"/>
                <w:b/>
                <w:bCs/>
                <w:color w:val="000000"/>
              </w:rPr>
            </w:pPr>
          </w:p>
        </w:tc>
        <w:tc>
          <w:tcPr>
            <w:tcW w:w="1260" w:type="dxa"/>
          </w:tcPr>
          <w:p w14:paraId="201B9E8A" w14:textId="77777777" w:rsidR="00224F95" w:rsidRDefault="00224F95" w:rsidP="00224F95">
            <w:pPr>
              <w:rPr>
                <w:rFonts w:eastAsia="Times New Roman" w:cs="Times New Roman"/>
                <w:b/>
                <w:bCs/>
                <w:color w:val="000000"/>
              </w:rPr>
            </w:pPr>
          </w:p>
        </w:tc>
        <w:tc>
          <w:tcPr>
            <w:tcW w:w="1620" w:type="dxa"/>
          </w:tcPr>
          <w:p w14:paraId="5E9DD9F7" w14:textId="77777777" w:rsidR="00224F95" w:rsidRDefault="00224F95" w:rsidP="00224F95">
            <w:pPr>
              <w:rPr>
                <w:rFonts w:eastAsia="Times New Roman" w:cs="Times New Roman"/>
                <w:b/>
                <w:bCs/>
                <w:color w:val="000000"/>
              </w:rPr>
            </w:pPr>
          </w:p>
        </w:tc>
        <w:tc>
          <w:tcPr>
            <w:tcW w:w="1080" w:type="dxa"/>
          </w:tcPr>
          <w:p w14:paraId="68BFBDA8" w14:textId="77777777" w:rsidR="00224F95" w:rsidRDefault="00224F95" w:rsidP="00224F95">
            <w:pPr>
              <w:rPr>
                <w:rFonts w:eastAsia="Times New Roman" w:cs="Times New Roman"/>
                <w:b/>
                <w:bCs/>
                <w:color w:val="000000"/>
              </w:rPr>
            </w:pPr>
          </w:p>
        </w:tc>
        <w:tc>
          <w:tcPr>
            <w:tcW w:w="1080" w:type="dxa"/>
          </w:tcPr>
          <w:p w14:paraId="1EDBC993" w14:textId="77777777" w:rsidR="00224F95" w:rsidRDefault="00224F95" w:rsidP="00224F95">
            <w:pPr>
              <w:rPr>
                <w:rFonts w:eastAsia="Times New Roman" w:cs="Times New Roman"/>
                <w:b/>
                <w:bCs/>
                <w:color w:val="000000"/>
              </w:rPr>
            </w:pPr>
          </w:p>
        </w:tc>
        <w:tc>
          <w:tcPr>
            <w:tcW w:w="1080" w:type="dxa"/>
          </w:tcPr>
          <w:p w14:paraId="70D0C352" w14:textId="77777777" w:rsidR="00224F95" w:rsidRDefault="00224F95" w:rsidP="00224F95">
            <w:pPr>
              <w:rPr>
                <w:rFonts w:eastAsia="Times New Roman" w:cs="Times New Roman"/>
                <w:b/>
                <w:bCs/>
                <w:color w:val="000000"/>
              </w:rPr>
            </w:pPr>
          </w:p>
        </w:tc>
        <w:tc>
          <w:tcPr>
            <w:tcW w:w="1260" w:type="dxa"/>
          </w:tcPr>
          <w:p w14:paraId="13E22677" w14:textId="77777777" w:rsidR="00224F95" w:rsidRDefault="00224F95" w:rsidP="00224F95">
            <w:pPr>
              <w:rPr>
                <w:rFonts w:eastAsia="Times New Roman" w:cs="Times New Roman"/>
                <w:b/>
                <w:bCs/>
                <w:color w:val="000000"/>
              </w:rPr>
            </w:pPr>
          </w:p>
        </w:tc>
      </w:tr>
      <w:tr w:rsidR="00224F95" w14:paraId="724C1CCE" w14:textId="77777777" w:rsidTr="00224F95">
        <w:tc>
          <w:tcPr>
            <w:tcW w:w="789" w:type="dxa"/>
          </w:tcPr>
          <w:p w14:paraId="6A522C52" w14:textId="77777777" w:rsidR="00224F95" w:rsidRDefault="00224F95" w:rsidP="00224F95">
            <w:pPr>
              <w:rPr>
                <w:rFonts w:eastAsia="Times New Roman" w:cs="Times New Roman"/>
                <w:b/>
                <w:bCs/>
                <w:color w:val="000000"/>
              </w:rPr>
            </w:pPr>
            <w:r>
              <w:rPr>
                <w:rFonts w:eastAsia="Times New Roman" w:cs="Times New Roman"/>
                <w:b/>
                <w:bCs/>
                <w:color w:val="000000"/>
              </w:rPr>
              <w:t>6</w:t>
            </w:r>
          </w:p>
        </w:tc>
        <w:tc>
          <w:tcPr>
            <w:tcW w:w="1263" w:type="dxa"/>
          </w:tcPr>
          <w:p w14:paraId="6D7B2F5C" w14:textId="77777777" w:rsidR="00224F95" w:rsidRDefault="00224F95" w:rsidP="00224F95">
            <w:pPr>
              <w:rPr>
                <w:rFonts w:eastAsia="Times New Roman" w:cs="Times New Roman"/>
                <w:b/>
                <w:bCs/>
                <w:color w:val="000000"/>
              </w:rPr>
            </w:pPr>
          </w:p>
        </w:tc>
        <w:tc>
          <w:tcPr>
            <w:tcW w:w="1080" w:type="dxa"/>
          </w:tcPr>
          <w:p w14:paraId="29D4DA01" w14:textId="77777777" w:rsidR="00224F95" w:rsidRDefault="00224F95" w:rsidP="00224F95">
            <w:pPr>
              <w:rPr>
                <w:rFonts w:eastAsia="Times New Roman" w:cs="Times New Roman"/>
                <w:b/>
                <w:bCs/>
                <w:color w:val="000000"/>
              </w:rPr>
            </w:pPr>
          </w:p>
        </w:tc>
        <w:tc>
          <w:tcPr>
            <w:tcW w:w="1080" w:type="dxa"/>
          </w:tcPr>
          <w:p w14:paraId="65BC1C52" w14:textId="77777777" w:rsidR="00224F95" w:rsidRDefault="00224F95" w:rsidP="00224F95">
            <w:pPr>
              <w:rPr>
                <w:rFonts w:eastAsia="Times New Roman" w:cs="Times New Roman"/>
                <w:b/>
                <w:bCs/>
                <w:color w:val="000000"/>
              </w:rPr>
            </w:pPr>
          </w:p>
        </w:tc>
        <w:tc>
          <w:tcPr>
            <w:tcW w:w="1080" w:type="dxa"/>
          </w:tcPr>
          <w:p w14:paraId="7C976C52" w14:textId="77777777" w:rsidR="00224F95" w:rsidRDefault="00224F95" w:rsidP="00224F95">
            <w:pPr>
              <w:rPr>
                <w:rFonts w:eastAsia="Times New Roman" w:cs="Times New Roman"/>
                <w:b/>
                <w:bCs/>
                <w:color w:val="000000"/>
              </w:rPr>
            </w:pPr>
          </w:p>
        </w:tc>
        <w:tc>
          <w:tcPr>
            <w:tcW w:w="1260" w:type="dxa"/>
          </w:tcPr>
          <w:p w14:paraId="582393A1" w14:textId="77777777" w:rsidR="00224F95" w:rsidRDefault="00224F95" w:rsidP="00224F95">
            <w:pPr>
              <w:rPr>
                <w:rFonts w:eastAsia="Times New Roman" w:cs="Times New Roman"/>
                <w:b/>
                <w:bCs/>
                <w:color w:val="000000"/>
              </w:rPr>
            </w:pPr>
          </w:p>
        </w:tc>
        <w:tc>
          <w:tcPr>
            <w:tcW w:w="1620" w:type="dxa"/>
          </w:tcPr>
          <w:p w14:paraId="67E35B7B" w14:textId="77777777" w:rsidR="00224F95" w:rsidRDefault="00224F95" w:rsidP="00224F95">
            <w:pPr>
              <w:rPr>
                <w:rFonts w:eastAsia="Times New Roman" w:cs="Times New Roman"/>
                <w:b/>
                <w:bCs/>
                <w:color w:val="000000"/>
              </w:rPr>
            </w:pPr>
          </w:p>
        </w:tc>
        <w:tc>
          <w:tcPr>
            <w:tcW w:w="1080" w:type="dxa"/>
          </w:tcPr>
          <w:p w14:paraId="18396F47" w14:textId="77777777" w:rsidR="00224F95" w:rsidRDefault="00224F95" w:rsidP="00224F95">
            <w:pPr>
              <w:rPr>
                <w:rFonts w:eastAsia="Times New Roman" w:cs="Times New Roman"/>
                <w:b/>
                <w:bCs/>
                <w:color w:val="000000"/>
              </w:rPr>
            </w:pPr>
          </w:p>
        </w:tc>
        <w:tc>
          <w:tcPr>
            <w:tcW w:w="1080" w:type="dxa"/>
          </w:tcPr>
          <w:p w14:paraId="6E6EB85A" w14:textId="77777777" w:rsidR="00224F95" w:rsidRDefault="00224F95" w:rsidP="00224F95">
            <w:pPr>
              <w:rPr>
                <w:rFonts w:eastAsia="Times New Roman" w:cs="Times New Roman"/>
                <w:b/>
                <w:bCs/>
                <w:color w:val="000000"/>
              </w:rPr>
            </w:pPr>
          </w:p>
        </w:tc>
        <w:tc>
          <w:tcPr>
            <w:tcW w:w="1080" w:type="dxa"/>
          </w:tcPr>
          <w:p w14:paraId="28A3526D" w14:textId="77777777" w:rsidR="00224F95" w:rsidRDefault="00224F95" w:rsidP="00224F95">
            <w:pPr>
              <w:rPr>
                <w:rFonts w:eastAsia="Times New Roman" w:cs="Times New Roman"/>
                <w:b/>
                <w:bCs/>
                <w:color w:val="000000"/>
              </w:rPr>
            </w:pPr>
          </w:p>
        </w:tc>
        <w:tc>
          <w:tcPr>
            <w:tcW w:w="1260" w:type="dxa"/>
          </w:tcPr>
          <w:p w14:paraId="1C9DF1A6" w14:textId="77777777" w:rsidR="00224F95" w:rsidRDefault="00224F95" w:rsidP="00224F95">
            <w:pPr>
              <w:rPr>
                <w:rFonts w:eastAsia="Times New Roman" w:cs="Times New Roman"/>
                <w:b/>
                <w:bCs/>
                <w:color w:val="000000"/>
              </w:rPr>
            </w:pPr>
          </w:p>
        </w:tc>
      </w:tr>
      <w:tr w:rsidR="00224F95" w14:paraId="60BB3B4B" w14:textId="77777777" w:rsidTr="00224F95">
        <w:tc>
          <w:tcPr>
            <w:tcW w:w="789" w:type="dxa"/>
          </w:tcPr>
          <w:p w14:paraId="6CFA112E" w14:textId="77777777" w:rsidR="00224F95" w:rsidRDefault="00224F95" w:rsidP="00224F95">
            <w:pPr>
              <w:rPr>
                <w:rFonts w:eastAsia="Times New Roman" w:cs="Times New Roman"/>
                <w:b/>
                <w:bCs/>
                <w:color w:val="000000"/>
              </w:rPr>
            </w:pPr>
            <w:r>
              <w:rPr>
                <w:rFonts w:eastAsia="Times New Roman" w:cs="Times New Roman"/>
                <w:b/>
                <w:bCs/>
                <w:color w:val="000000"/>
              </w:rPr>
              <w:t>7</w:t>
            </w:r>
          </w:p>
        </w:tc>
        <w:tc>
          <w:tcPr>
            <w:tcW w:w="1263" w:type="dxa"/>
          </w:tcPr>
          <w:p w14:paraId="507205C6" w14:textId="77777777" w:rsidR="00224F95" w:rsidRDefault="00224F95" w:rsidP="00224F95">
            <w:pPr>
              <w:rPr>
                <w:rFonts w:eastAsia="Times New Roman" w:cs="Times New Roman"/>
                <w:b/>
                <w:bCs/>
                <w:color w:val="000000"/>
              </w:rPr>
            </w:pPr>
          </w:p>
        </w:tc>
        <w:tc>
          <w:tcPr>
            <w:tcW w:w="1080" w:type="dxa"/>
          </w:tcPr>
          <w:p w14:paraId="415464B5" w14:textId="77777777" w:rsidR="00224F95" w:rsidRDefault="00224F95" w:rsidP="00224F95">
            <w:pPr>
              <w:rPr>
                <w:rFonts w:eastAsia="Times New Roman" w:cs="Times New Roman"/>
                <w:b/>
                <w:bCs/>
                <w:color w:val="000000"/>
              </w:rPr>
            </w:pPr>
          </w:p>
        </w:tc>
        <w:tc>
          <w:tcPr>
            <w:tcW w:w="1080" w:type="dxa"/>
          </w:tcPr>
          <w:p w14:paraId="5DA83D2F" w14:textId="77777777" w:rsidR="00224F95" w:rsidRDefault="00224F95" w:rsidP="00224F95">
            <w:pPr>
              <w:rPr>
                <w:rFonts w:eastAsia="Times New Roman" w:cs="Times New Roman"/>
                <w:b/>
                <w:bCs/>
                <w:color w:val="000000"/>
              </w:rPr>
            </w:pPr>
          </w:p>
        </w:tc>
        <w:tc>
          <w:tcPr>
            <w:tcW w:w="1080" w:type="dxa"/>
          </w:tcPr>
          <w:p w14:paraId="1A400E37" w14:textId="77777777" w:rsidR="00224F95" w:rsidRDefault="00224F95" w:rsidP="00224F95">
            <w:pPr>
              <w:rPr>
                <w:rFonts w:eastAsia="Times New Roman" w:cs="Times New Roman"/>
                <w:b/>
                <w:bCs/>
                <w:color w:val="000000"/>
              </w:rPr>
            </w:pPr>
          </w:p>
        </w:tc>
        <w:tc>
          <w:tcPr>
            <w:tcW w:w="1260" w:type="dxa"/>
          </w:tcPr>
          <w:p w14:paraId="266E1B2A" w14:textId="77777777" w:rsidR="00224F95" w:rsidRDefault="00224F95" w:rsidP="00224F95">
            <w:pPr>
              <w:rPr>
                <w:rFonts w:eastAsia="Times New Roman" w:cs="Times New Roman"/>
                <w:b/>
                <w:bCs/>
                <w:color w:val="000000"/>
              </w:rPr>
            </w:pPr>
          </w:p>
        </w:tc>
        <w:tc>
          <w:tcPr>
            <w:tcW w:w="1620" w:type="dxa"/>
          </w:tcPr>
          <w:p w14:paraId="6914E329" w14:textId="77777777" w:rsidR="00224F95" w:rsidRDefault="00224F95" w:rsidP="00224F95">
            <w:pPr>
              <w:rPr>
                <w:rFonts w:eastAsia="Times New Roman" w:cs="Times New Roman"/>
                <w:b/>
                <w:bCs/>
                <w:color w:val="000000"/>
              </w:rPr>
            </w:pPr>
          </w:p>
        </w:tc>
        <w:tc>
          <w:tcPr>
            <w:tcW w:w="1080" w:type="dxa"/>
          </w:tcPr>
          <w:p w14:paraId="615B91FB" w14:textId="77777777" w:rsidR="00224F95" w:rsidRDefault="00224F95" w:rsidP="00224F95">
            <w:pPr>
              <w:rPr>
                <w:rFonts w:eastAsia="Times New Roman" w:cs="Times New Roman"/>
                <w:b/>
                <w:bCs/>
                <w:color w:val="000000"/>
              </w:rPr>
            </w:pPr>
          </w:p>
        </w:tc>
        <w:tc>
          <w:tcPr>
            <w:tcW w:w="1080" w:type="dxa"/>
          </w:tcPr>
          <w:p w14:paraId="10FC2E37" w14:textId="77777777" w:rsidR="00224F95" w:rsidRDefault="00224F95" w:rsidP="00224F95">
            <w:pPr>
              <w:rPr>
                <w:rFonts w:eastAsia="Times New Roman" w:cs="Times New Roman"/>
                <w:b/>
                <w:bCs/>
                <w:color w:val="000000"/>
              </w:rPr>
            </w:pPr>
          </w:p>
        </w:tc>
        <w:tc>
          <w:tcPr>
            <w:tcW w:w="1080" w:type="dxa"/>
          </w:tcPr>
          <w:p w14:paraId="3585BA44" w14:textId="77777777" w:rsidR="00224F95" w:rsidRDefault="00224F95" w:rsidP="00224F95">
            <w:pPr>
              <w:rPr>
                <w:rFonts w:eastAsia="Times New Roman" w:cs="Times New Roman"/>
                <w:b/>
                <w:bCs/>
                <w:color w:val="000000"/>
              </w:rPr>
            </w:pPr>
          </w:p>
        </w:tc>
        <w:tc>
          <w:tcPr>
            <w:tcW w:w="1260" w:type="dxa"/>
          </w:tcPr>
          <w:p w14:paraId="664784B7" w14:textId="77777777" w:rsidR="00224F95" w:rsidRDefault="00224F95" w:rsidP="00224F95">
            <w:pPr>
              <w:rPr>
                <w:rFonts w:eastAsia="Times New Roman" w:cs="Times New Roman"/>
                <w:b/>
                <w:bCs/>
                <w:color w:val="000000"/>
              </w:rPr>
            </w:pPr>
          </w:p>
        </w:tc>
      </w:tr>
      <w:tr w:rsidR="00224F95" w14:paraId="19499AB8" w14:textId="77777777" w:rsidTr="00224F95">
        <w:tc>
          <w:tcPr>
            <w:tcW w:w="789" w:type="dxa"/>
          </w:tcPr>
          <w:p w14:paraId="09DE8BC9" w14:textId="77777777" w:rsidR="00224F95" w:rsidRDefault="00224F95" w:rsidP="00224F95">
            <w:pPr>
              <w:rPr>
                <w:rFonts w:eastAsia="Times New Roman" w:cs="Times New Roman"/>
                <w:b/>
                <w:bCs/>
                <w:color w:val="000000"/>
              </w:rPr>
            </w:pPr>
            <w:r>
              <w:rPr>
                <w:rFonts w:eastAsia="Times New Roman" w:cs="Times New Roman"/>
                <w:b/>
                <w:bCs/>
                <w:color w:val="000000"/>
              </w:rPr>
              <w:t>8</w:t>
            </w:r>
          </w:p>
        </w:tc>
        <w:tc>
          <w:tcPr>
            <w:tcW w:w="1263" w:type="dxa"/>
          </w:tcPr>
          <w:p w14:paraId="39A541D6" w14:textId="77777777" w:rsidR="00224F95" w:rsidRDefault="00224F95" w:rsidP="00224F95">
            <w:pPr>
              <w:rPr>
                <w:rFonts w:eastAsia="Times New Roman" w:cs="Times New Roman"/>
                <w:b/>
                <w:bCs/>
                <w:color w:val="000000"/>
              </w:rPr>
            </w:pPr>
          </w:p>
        </w:tc>
        <w:tc>
          <w:tcPr>
            <w:tcW w:w="1080" w:type="dxa"/>
          </w:tcPr>
          <w:p w14:paraId="13DB81D7" w14:textId="77777777" w:rsidR="00224F95" w:rsidRDefault="00224F95" w:rsidP="00224F95">
            <w:pPr>
              <w:rPr>
                <w:rFonts w:eastAsia="Times New Roman" w:cs="Times New Roman"/>
                <w:b/>
                <w:bCs/>
                <w:color w:val="000000"/>
              </w:rPr>
            </w:pPr>
          </w:p>
        </w:tc>
        <w:tc>
          <w:tcPr>
            <w:tcW w:w="1080" w:type="dxa"/>
          </w:tcPr>
          <w:p w14:paraId="6710D970" w14:textId="77777777" w:rsidR="00224F95" w:rsidRDefault="00224F95" w:rsidP="00224F95">
            <w:pPr>
              <w:rPr>
                <w:rFonts w:eastAsia="Times New Roman" w:cs="Times New Roman"/>
                <w:b/>
                <w:bCs/>
                <w:color w:val="000000"/>
              </w:rPr>
            </w:pPr>
          </w:p>
        </w:tc>
        <w:tc>
          <w:tcPr>
            <w:tcW w:w="1080" w:type="dxa"/>
          </w:tcPr>
          <w:p w14:paraId="0C7290B5" w14:textId="77777777" w:rsidR="00224F95" w:rsidRDefault="00224F95" w:rsidP="00224F95">
            <w:pPr>
              <w:rPr>
                <w:rFonts w:eastAsia="Times New Roman" w:cs="Times New Roman"/>
                <w:b/>
                <w:bCs/>
                <w:color w:val="000000"/>
              </w:rPr>
            </w:pPr>
          </w:p>
        </w:tc>
        <w:tc>
          <w:tcPr>
            <w:tcW w:w="1260" w:type="dxa"/>
          </w:tcPr>
          <w:p w14:paraId="22261C43" w14:textId="77777777" w:rsidR="00224F95" w:rsidRDefault="00224F95" w:rsidP="00224F95">
            <w:pPr>
              <w:rPr>
                <w:rFonts w:eastAsia="Times New Roman" w:cs="Times New Roman"/>
                <w:b/>
                <w:bCs/>
                <w:color w:val="000000"/>
              </w:rPr>
            </w:pPr>
          </w:p>
        </w:tc>
        <w:tc>
          <w:tcPr>
            <w:tcW w:w="1620" w:type="dxa"/>
          </w:tcPr>
          <w:p w14:paraId="2B170C22" w14:textId="77777777" w:rsidR="00224F95" w:rsidRDefault="00224F95" w:rsidP="00224F95">
            <w:pPr>
              <w:rPr>
                <w:rFonts w:eastAsia="Times New Roman" w:cs="Times New Roman"/>
                <w:b/>
                <w:bCs/>
                <w:color w:val="000000"/>
              </w:rPr>
            </w:pPr>
          </w:p>
        </w:tc>
        <w:tc>
          <w:tcPr>
            <w:tcW w:w="1080" w:type="dxa"/>
          </w:tcPr>
          <w:p w14:paraId="2E394D5E" w14:textId="77777777" w:rsidR="00224F95" w:rsidRDefault="00224F95" w:rsidP="00224F95">
            <w:pPr>
              <w:rPr>
                <w:rFonts w:eastAsia="Times New Roman" w:cs="Times New Roman"/>
                <w:b/>
                <w:bCs/>
                <w:color w:val="000000"/>
              </w:rPr>
            </w:pPr>
          </w:p>
        </w:tc>
        <w:tc>
          <w:tcPr>
            <w:tcW w:w="1080" w:type="dxa"/>
          </w:tcPr>
          <w:p w14:paraId="6759E0E5" w14:textId="77777777" w:rsidR="00224F95" w:rsidRDefault="00224F95" w:rsidP="00224F95">
            <w:pPr>
              <w:rPr>
                <w:rFonts w:eastAsia="Times New Roman" w:cs="Times New Roman"/>
                <w:b/>
                <w:bCs/>
                <w:color w:val="000000"/>
              </w:rPr>
            </w:pPr>
          </w:p>
        </w:tc>
        <w:tc>
          <w:tcPr>
            <w:tcW w:w="1080" w:type="dxa"/>
          </w:tcPr>
          <w:p w14:paraId="7E15918C" w14:textId="77777777" w:rsidR="00224F95" w:rsidRDefault="00224F95" w:rsidP="00224F95">
            <w:pPr>
              <w:rPr>
                <w:rFonts w:eastAsia="Times New Roman" w:cs="Times New Roman"/>
                <w:b/>
                <w:bCs/>
                <w:color w:val="000000"/>
              </w:rPr>
            </w:pPr>
          </w:p>
        </w:tc>
        <w:tc>
          <w:tcPr>
            <w:tcW w:w="1260" w:type="dxa"/>
          </w:tcPr>
          <w:p w14:paraId="1C7D9854" w14:textId="77777777" w:rsidR="00224F95" w:rsidRDefault="00224F95" w:rsidP="00224F95">
            <w:pPr>
              <w:rPr>
                <w:rFonts w:eastAsia="Times New Roman" w:cs="Times New Roman"/>
                <w:b/>
                <w:bCs/>
                <w:color w:val="000000"/>
              </w:rPr>
            </w:pPr>
          </w:p>
        </w:tc>
      </w:tr>
      <w:tr w:rsidR="00224F95" w14:paraId="44F3A2B1" w14:textId="77777777" w:rsidTr="00224F95">
        <w:tc>
          <w:tcPr>
            <w:tcW w:w="789" w:type="dxa"/>
          </w:tcPr>
          <w:p w14:paraId="37C15445" w14:textId="77777777" w:rsidR="00224F95" w:rsidRDefault="00224F95" w:rsidP="00224F95">
            <w:pPr>
              <w:rPr>
                <w:rFonts w:eastAsia="Times New Roman" w:cs="Times New Roman"/>
                <w:b/>
                <w:bCs/>
                <w:color w:val="000000"/>
              </w:rPr>
            </w:pPr>
            <w:r>
              <w:rPr>
                <w:rFonts w:eastAsia="Times New Roman" w:cs="Times New Roman"/>
                <w:b/>
                <w:bCs/>
                <w:color w:val="000000"/>
              </w:rPr>
              <w:t>9</w:t>
            </w:r>
          </w:p>
        </w:tc>
        <w:tc>
          <w:tcPr>
            <w:tcW w:w="1263" w:type="dxa"/>
          </w:tcPr>
          <w:p w14:paraId="0ECAA33A" w14:textId="77777777" w:rsidR="00224F95" w:rsidRDefault="00224F95" w:rsidP="00224F95">
            <w:pPr>
              <w:rPr>
                <w:rFonts w:eastAsia="Times New Roman" w:cs="Times New Roman"/>
                <w:b/>
                <w:bCs/>
                <w:color w:val="000000"/>
              </w:rPr>
            </w:pPr>
          </w:p>
        </w:tc>
        <w:tc>
          <w:tcPr>
            <w:tcW w:w="1080" w:type="dxa"/>
          </w:tcPr>
          <w:p w14:paraId="0EE4987A" w14:textId="77777777" w:rsidR="00224F95" w:rsidRDefault="00224F95" w:rsidP="00224F95">
            <w:pPr>
              <w:rPr>
                <w:rFonts w:eastAsia="Times New Roman" w:cs="Times New Roman"/>
                <w:b/>
                <w:bCs/>
                <w:color w:val="000000"/>
              </w:rPr>
            </w:pPr>
          </w:p>
        </w:tc>
        <w:tc>
          <w:tcPr>
            <w:tcW w:w="1080" w:type="dxa"/>
          </w:tcPr>
          <w:p w14:paraId="72BA40D5" w14:textId="77777777" w:rsidR="00224F95" w:rsidRDefault="00224F95" w:rsidP="00224F95">
            <w:pPr>
              <w:rPr>
                <w:rFonts w:eastAsia="Times New Roman" w:cs="Times New Roman"/>
                <w:b/>
                <w:bCs/>
                <w:color w:val="000000"/>
              </w:rPr>
            </w:pPr>
          </w:p>
        </w:tc>
        <w:tc>
          <w:tcPr>
            <w:tcW w:w="1080" w:type="dxa"/>
          </w:tcPr>
          <w:p w14:paraId="6E561447" w14:textId="77777777" w:rsidR="00224F95" w:rsidRDefault="00224F95" w:rsidP="00224F95">
            <w:pPr>
              <w:rPr>
                <w:rFonts w:eastAsia="Times New Roman" w:cs="Times New Roman"/>
                <w:b/>
                <w:bCs/>
                <w:color w:val="000000"/>
              </w:rPr>
            </w:pPr>
          </w:p>
        </w:tc>
        <w:tc>
          <w:tcPr>
            <w:tcW w:w="1260" w:type="dxa"/>
          </w:tcPr>
          <w:p w14:paraId="7754CD05" w14:textId="77777777" w:rsidR="00224F95" w:rsidRDefault="00224F95" w:rsidP="00224F95">
            <w:pPr>
              <w:rPr>
                <w:rFonts w:eastAsia="Times New Roman" w:cs="Times New Roman"/>
                <w:b/>
                <w:bCs/>
                <w:color w:val="000000"/>
              </w:rPr>
            </w:pPr>
          </w:p>
        </w:tc>
        <w:tc>
          <w:tcPr>
            <w:tcW w:w="1620" w:type="dxa"/>
          </w:tcPr>
          <w:p w14:paraId="0B4A21F2" w14:textId="77777777" w:rsidR="00224F95" w:rsidRDefault="00224F95" w:rsidP="00224F95">
            <w:pPr>
              <w:rPr>
                <w:rFonts w:eastAsia="Times New Roman" w:cs="Times New Roman"/>
                <w:b/>
                <w:bCs/>
                <w:color w:val="000000"/>
              </w:rPr>
            </w:pPr>
          </w:p>
        </w:tc>
        <w:tc>
          <w:tcPr>
            <w:tcW w:w="1080" w:type="dxa"/>
          </w:tcPr>
          <w:p w14:paraId="3604EE65" w14:textId="77777777" w:rsidR="00224F95" w:rsidRDefault="00224F95" w:rsidP="00224F95">
            <w:pPr>
              <w:rPr>
                <w:rFonts w:eastAsia="Times New Roman" w:cs="Times New Roman"/>
                <w:b/>
                <w:bCs/>
                <w:color w:val="000000"/>
              </w:rPr>
            </w:pPr>
          </w:p>
        </w:tc>
        <w:tc>
          <w:tcPr>
            <w:tcW w:w="1080" w:type="dxa"/>
          </w:tcPr>
          <w:p w14:paraId="763A7C58" w14:textId="77777777" w:rsidR="00224F95" w:rsidRDefault="00224F95" w:rsidP="00224F95">
            <w:pPr>
              <w:rPr>
                <w:rFonts w:eastAsia="Times New Roman" w:cs="Times New Roman"/>
                <w:b/>
                <w:bCs/>
                <w:color w:val="000000"/>
              </w:rPr>
            </w:pPr>
          </w:p>
        </w:tc>
        <w:tc>
          <w:tcPr>
            <w:tcW w:w="1080" w:type="dxa"/>
          </w:tcPr>
          <w:p w14:paraId="3CC12C23" w14:textId="77777777" w:rsidR="00224F95" w:rsidRDefault="00224F95" w:rsidP="00224F95">
            <w:pPr>
              <w:rPr>
                <w:rFonts w:eastAsia="Times New Roman" w:cs="Times New Roman"/>
                <w:b/>
                <w:bCs/>
                <w:color w:val="000000"/>
              </w:rPr>
            </w:pPr>
          </w:p>
        </w:tc>
        <w:tc>
          <w:tcPr>
            <w:tcW w:w="1260" w:type="dxa"/>
          </w:tcPr>
          <w:p w14:paraId="59C71168" w14:textId="77777777" w:rsidR="00224F95" w:rsidRDefault="00224F95" w:rsidP="00224F95">
            <w:pPr>
              <w:rPr>
                <w:rFonts w:eastAsia="Times New Roman" w:cs="Times New Roman"/>
                <w:b/>
                <w:bCs/>
                <w:color w:val="000000"/>
              </w:rPr>
            </w:pPr>
          </w:p>
        </w:tc>
      </w:tr>
      <w:tr w:rsidR="00224F95" w14:paraId="55D71526" w14:textId="77777777" w:rsidTr="00224F95">
        <w:tc>
          <w:tcPr>
            <w:tcW w:w="789" w:type="dxa"/>
          </w:tcPr>
          <w:p w14:paraId="51B526F5" w14:textId="77777777" w:rsidR="00224F95" w:rsidRDefault="00224F95" w:rsidP="00224F95">
            <w:pPr>
              <w:rPr>
                <w:rFonts w:eastAsia="Times New Roman" w:cs="Times New Roman"/>
                <w:b/>
                <w:bCs/>
                <w:color w:val="000000"/>
              </w:rPr>
            </w:pPr>
            <w:r>
              <w:rPr>
                <w:rFonts w:eastAsia="Times New Roman" w:cs="Times New Roman"/>
                <w:b/>
                <w:bCs/>
                <w:color w:val="000000"/>
              </w:rPr>
              <w:t>10</w:t>
            </w:r>
          </w:p>
        </w:tc>
        <w:tc>
          <w:tcPr>
            <w:tcW w:w="1263" w:type="dxa"/>
          </w:tcPr>
          <w:p w14:paraId="2DA469DC" w14:textId="77777777" w:rsidR="00224F95" w:rsidRDefault="00224F95" w:rsidP="00224F95">
            <w:pPr>
              <w:rPr>
                <w:rFonts w:eastAsia="Times New Roman" w:cs="Times New Roman"/>
                <w:b/>
                <w:bCs/>
                <w:color w:val="000000"/>
              </w:rPr>
            </w:pPr>
          </w:p>
        </w:tc>
        <w:tc>
          <w:tcPr>
            <w:tcW w:w="1080" w:type="dxa"/>
          </w:tcPr>
          <w:p w14:paraId="177DE322" w14:textId="77777777" w:rsidR="00224F95" w:rsidRDefault="00224F95" w:rsidP="00224F95">
            <w:pPr>
              <w:rPr>
                <w:rFonts w:eastAsia="Times New Roman" w:cs="Times New Roman"/>
                <w:b/>
                <w:bCs/>
                <w:color w:val="000000"/>
              </w:rPr>
            </w:pPr>
          </w:p>
        </w:tc>
        <w:tc>
          <w:tcPr>
            <w:tcW w:w="1080" w:type="dxa"/>
          </w:tcPr>
          <w:p w14:paraId="537F4A65" w14:textId="77777777" w:rsidR="00224F95" w:rsidRDefault="00224F95" w:rsidP="00224F95">
            <w:pPr>
              <w:rPr>
                <w:rFonts w:eastAsia="Times New Roman" w:cs="Times New Roman"/>
                <w:b/>
                <w:bCs/>
                <w:color w:val="000000"/>
              </w:rPr>
            </w:pPr>
          </w:p>
        </w:tc>
        <w:tc>
          <w:tcPr>
            <w:tcW w:w="1080" w:type="dxa"/>
          </w:tcPr>
          <w:p w14:paraId="5555E3A0" w14:textId="77777777" w:rsidR="00224F95" w:rsidRDefault="00224F95" w:rsidP="00224F95">
            <w:pPr>
              <w:rPr>
                <w:rFonts w:eastAsia="Times New Roman" w:cs="Times New Roman"/>
                <w:b/>
                <w:bCs/>
                <w:color w:val="000000"/>
              </w:rPr>
            </w:pPr>
          </w:p>
        </w:tc>
        <w:tc>
          <w:tcPr>
            <w:tcW w:w="1260" w:type="dxa"/>
          </w:tcPr>
          <w:p w14:paraId="5B0A5048" w14:textId="77777777" w:rsidR="00224F95" w:rsidRDefault="00224F95" w:rsidP="00224F95">
            <w:pPr>
              <w:rPr>
                <w:rFonts w:eastAsia="Times New Roman" w:cs="Times New Roman"/>
                <w:b/>
                <w:bCs/>
                <w:color w:val="000000"/>
              </w:rPr>
            </w:pPr>
          </w:p>
        </w:tc>
        <w:tc>
          <w:tcPr>
            <w:tcW w:w="1620" w:type="dxa"/>
          </w:tcPr>
          <w:p w14:paraId="35B6CE39" w14:textId="77777777" w:rsidR="00224F95" w:rsidRDefault="00224F95" w:rsidP="00224F95">
            <w:pPr>
              <w:rPr>
                <w:rFonts w:eastAsia="Times New Roman" w:cs="Times New Roman"/>
                <w:b/>
                <w:bCs/>
                <w:color w:val="000000"/>
              </w:rPr>
            </w:pPr>
          </w:p>
        </w:tc>
        <w:tc>
          <w:tcPr>
            <w:tcW w:w="1080" w:type="dxa"/>
          </w:tcPr>
          <w:p w14:paraId="4112220B" w14:textId="77777777" w:rsidR="00224F95" w:rsidRDefault="00224F95" w:rsidP="00224F95">
            <w:pPr>
              <w:rPr>
                <w:rFonts w:eastAsia="Times New Roman" w:cs="Times New Roman"/>
                <w:b/>
                <w:bCs/>
                <w:color w:val="000000"/>
              </w:rPr>
            </w:pPr>
          </w:p>
        </w:tc>
        <w:tc>
          <w:tcPr>
            <w:tcW w:w="1080" w:type="dxa"/>
          </w:tcPr>
          <w:p w14:paraId="6FB0E8D1" w14:textId="77777777" w:rsidR="00224F95" w:rsidRDefault="00224F95" w:rsidP="00224F95">
            <w:pPr>
              <w:rPr>
                <w:rFonts w:eastAsia="Times New Roman" w:cs="Times New Roman"/>
                <w:b/>
                <w:bCs/>
                <w:color w:val="000000"/>
              </w:rPr>
            </w:pPr>
          </w:p>
        </w:tc>
        <w:tc>
          <w:tcPr>
            <w:tcW w:w="1080" w:type="dxa"/>
          </w:tcPr>
          <w:p w14:paraId="70E09E8C" w14:textId="77777777" w:rsidR="00224F95" w:rsidRDefault="00224F95" w:rsidP="00224F95">
            <w:pPr>
              <w:rPr>
                <w:rFonts w:eastAsia="Times New Roman" w:cs="Times New Roman"/>
                <w:b/>
                <w:bCs/>
                <w:color w:val="000000"/>
              </w:rPr>
            </w:pPr>
          </w:p>
        </w:tc>
        <w:tc>
          <w:tcPr>
            <w:tcW w:w="1260" w:type="dxa"/>
          </w:tcPr>
          <w:p w14:paraId="742F4E2D" w14:textId="77777777" w:rsidR="00224F95" w:rsidRDefault="00224F95" w:rsidP="00224F95">
            <w:pPr>
              <w:rPr>
                <w:rFonts w:eastAsia="Times New Roman" w:cs="Times New Roman"/>
                <w:b/>
                <w:bCs/>
                <w:color w:val="000000"/>
              </w:rPr>
            </w:pPr>
          </w:p>
        </w:tc>
      </w:tr>
    </w:tbl>
    <w:p w14:paraId="375335F0" w14:textId="77777777" w:rsidR="00224F95" w:rsidRDefault="00224F95" w:rsidP="00224F95">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224F95" w14:paraId="29A1847C" w14:textId="77777777" w:rsidTr="00224F95">
        <w:tc>
          <w:tcPr>
            <w:tcW w:w="2196" w:type="dxa"/>
          </w:tcPr>
          <w:p w14:paraId="0E48F795" w14:textId="77777777" w:rsidR="00224F95" w:rsidRDefault="00224F95" w:rsidP="00224F95">
            <w:pPr>
              <w:rPr>
                <w:rFonts w:eastAsia="Times New Roman" w:cs="Times New Roman"/>
                <w:b/>
                <w:bCs/>
                <w:color w:val="000000"/>
              </w:rPr>
            </w:pPr>
            <w:r>
              <w:rPr>
                <w:rFonts w:eastAsia="Times New Roman" w:cs="Times New Roman"/>
                <w:bCs/>
                <w:color w:val="000000"/>
              </w:rPr>
              <w:t>1=Headman</w:t>
            </w:r>
          </w:p>
        </w:tc>
        <w:tc>
          <w:tcPr>
            <w:tcW w:w="2196" w:type="dxa"/>
          </w:tcPr>
          <w:p w14:paraId="204EB5DE" w14:textId="77777777" w:rsidR="00224F95" w:rsidRDefault="00224F95" w:rsidP="00224F95">
            <w:pPr>
              <w:rPr>
                <w:rFonts w:eastAsia="Times New Roman" w:cs="Times New Roman"/>
                <w:b/>
                <w:bCs/>
                <w:color w:val="000000"/>
              </w:rPr>
            </w:pPr>
            <w:r>
              <w:rPr>
                <w:rFonts w:eastAsia="Times New Roman" w:cs="Times New Roman"/>
                <w:bCs/>
                <w:color w:val="000000"/>
              </w:rPr>
              <w:t>2=NGO</w:t>
            </w:r>
          </w:p>
        </w:tc>
        <w:tc>
          <w:tcPr>
            <w:tcW w:w="2196" w:type="dxa"/>
          </w:tcPr>
          <w:p w14:paraId="06A3DBF8" w14:textId="77777777" w:rsidR="00224F95" w:rsidRDefault="00224F95" w:rsidP="00224F95">
            <w:pPr>
              <w:rPr>
                <w:rFonts w:eastAsia="Times New Roman" w:cs="Times New Roman"/>
                <w:b/>
                <w:bCs/>
                <w:color w:val="000000"/>
              </w:rPr>
            </w:pPr>
            <w:r>
              <w:rPr>
                <w:rFonts w:eastAsia="Times New Roman" w:cs="Times New Roman"/>
                <w:bCs/>
                <w:color w:val="000000"/>
              </w:rPr>
              <w:t>3=ZAWA</w:t>
            </w:r>
          </w:p>
        </w:tc>
        <w:tc>
          <w:tcPr>
            <w:tcW w:w="1800" w:type="dxa"/>
          </w:tcPr>
          <w:p w14:paraId="573A7629" w14:textId="77777777" w:rsidR="00224F95" w:rsidRDefault="00224F95" w:rsidP="00224F95">
            <w:pPr>
              <w:rPr>
                <w:rFonts w:eastAsia="Times New Roman" w:cs="Times New Roman"/>
                <w:b/>
                <w:bCs/>
                <w:color w:val="000000"/>
              </w:rPr>
            </w:pPr>
            <w:r>
              <w:rPr>
                <w:rFonts w:eastAsia="Times New Roman" w:cs="Times New Roman"/>
                <w:bCs/>
                <w:color w:val="000000"/>
              </w:rPr>
              <w:t>4=Forest service</w:t>
            </w:r>
          </w:p>
        </w:tc>
        <w:tc>
          <w:tcPr>
            <w:tcW w:w="2160" w:type="dxa"/>
          </w:tcPr>
          <w:p w14:paraId="78D3DE27" w14:textId="77777777" w:rsidR="00224F95" w:rsidRDefault="00224F95" w:rsidP="00224F95">
            <w:pPr>
              <w:rPr>
                <w:rFonts w:eastAsia="Times New Roman" w:cs="Times New Roman"/>
                <w:b/>
                <w:bCs/>
                <w:color w:val="000000"/>
              </w:rPr>
            </w:pPr>
            <w:r>
              <w:rPr>
                <w:rFonts w:eastAsia="Times New Roman" w:cs="Times New Roman"/>
                <w:bCs/>
                <w:color w:val="000000"/>
              </w:rPr>
              <w:t>5=Village committee</w:t>
            </w:r>
          </w:p>
        </w:tc>
        <w:tc>
          <w:tcPr>
            <w:tcW w:w="2340" w:type="dxa"/>
          </w:tcPr>
          <w:p w14:paraId="72FE8782" w14:textId="77777777" w:rsidR="00224F95" w:rsidRDefault="00224F95" w:rsidP="00224F95">
            <w:pPr>
              <w:rPr>
                <w:rFonts w:eastAsia="Times New Roman" w:cs="Times New Roman"/>
                <w:b/>
                <w:bCs/>
                <w:color w:val="000000"/>
              </w:rPr>
            </w:pPr>
            <w:r>
              <w:rPr>
                <w:rFonts w:eastAsia="Times New Roman" w:cs="Times New Roman"/>
                <w:bCs/>
                <w:color w:val="000000"/>
              </w:rPr>
              <w:t>6=YGL</w:t>
            </w:r>
          </w:p>
        </w:tc>
      </w:tr>
      <w:tr w:rsidR="00224F95" w14:paraId="4D295695" w14:textId="77777777" w:rsidTr="00224F95">
        <w:tc>
          <w:tcPr>
            <w:tcW w:w="2196" w:type="dxa"/>
          </w:tcPr>
          <w:p w14:paraId="34643F12" w14:textId="77777777" w:rsidR="00224F95" w:rsidRPr="00224F95" w:rsidRDefault="00224F95" w:rsidP="00224F95">
            <w:pPr>
              <w:rPr>
                <w:rFonts w:eastAsia="Times New Roman" w:cs="Times New Roman"/>
                <w:bCs/>
                <w:color w:val="000000"/>
              </w:rPr>
            </w:pPr>
            <w:r>
              <w:rPr>
                <w:rFonts w:eastAsia="Times New Roman" w:cs="Times New Roman"/>
                <w:bCs/>
                <w:color w:val="000000"/>
              </w:rPr>
              <w:t>7=Chief</w:t>
            </w:r>
          </w:p>
        </w:tc>
        <w:tc>
          <w:tcPr>
            <w:tcW w:w="2196" w:type="dxa"/>
          </w:tcPr>
          <w:p w14:paraId="04D46DF5" w14:textId="77777777" w:rsidR="00224F95" w:rsidRPr="00224F95" w:rsidRDefault="00224F95" w:rsidP="00224F95">
            <w:pPr>
              <w:rPr>
                <w:rFonts w:eastAsia="Times New Roman" w:cs="Times New Roman"/>
                <w:bCs/>
                <w:color w:val="000000"/>
              </w:rPr>
            </w:pPr>
            <w:r>
              <w:rPr>
                <w:rFonts w:eastAsia="Times New Roman" w:cs="Times New Roman"/>
                <w:bCs/>
                <w:color w:val="000000"/>
              </w:rPr>
              <w:t>8=Induna</w:t>
            </w:r>
          </w:p>
        </w:tc>
        <w:tc>
          <w:tcPr>
            <w:tcW w:w="2196" w:type="dxa"/>
          </w:tcPr>
          <w:p w14:paraId="648B105E" w14:textId="77777777" w:rsidR="00224F95" w:rsidRPr="00224F95" w:rsidRDefault="00224F95" w:rsidP="00224F95">
            <w:pPr>
              <w:rPr>
                <w:rFonts w:eastAsia="Times New Roman" w:cs="Times New Roman"/>
                <w:bCs/>
                <w:color w:val="000000"/>
              </w:rPr>
            </w:pPr>
            <w:r>
              <w:rPr>
                <w:rFonts w:eastAsia="Times New Roman" w:cs="Times New Roman"/>
                <w:bCs/>
                <w:color w:val="000000"/>
              </w:rPr>
              <w:t>9=CRB</w:t>
            </w:r>
          </w:p>
        </w:tc>
        <w:tc>
          <w:tcPr>
            <w:tcW w:w="1800" w:type="dxa"/>
          </w:tcPr>
          <w:p w14:paraId="45FFC11D" w14:textId="77777777" w:rsidR="00224F95" w:rsidRPr="00224F95" w:rsidRDefault="00224F95" w:rsidP="00224F95">
            <w:pPr>
              <w:rPr>
                <w:rFonts w:eastAsia="Times New Roman" w:cs="Times New Roman"/>
                <w:bCs/>
                <w:color w:val="000000"/>
              </w:rPr>
            </w:pPr>
            <w:r>
              <w:rPr>
                <w:rFonts w:eastAsia="Times New Roman" w:cs="Times New Roman"/>
                <w:bCs/>
                <w:color w:val="000000"/>
              </w:rPr>
              <w:t>97=Other, specify</w:t>
            </w:r>
          </w:p>
        </w:tc>
        <w:tc>
          <w:tcPr>
            <w:tcW w:w="2160" w:type="dxa"/>
          </w:tcPr>
          <w:p w14:paraId="7FA03CA3" w14:textId="77777777" w:rsidR="00224F95" w:rsidRPr="00224F95" w:rsidRDefault="00224F95" w:rsidP="00224F95">
            <w:pPr>
              <w:rPr>
                <w:rFonts w:eastAsia="Times New Roman" w:cs="Times New Roman"/>
                <w:bCs/>
                <w:color w:val="000000"/>
              </w:rPr>
            </w:pPr>
            <w:r>
              <w:rPr>
                <w:rFonts w:eastAsia="Times New Roman" w:cs="Times New Roman"/>
                <w:bCs/>
                <w:color w:val="000000"/>
              </w:rPr>
              <w:t>888=Don’t know</w:t>
            </w:r>
          </w:p>
        </w:tc>
        <w:tc>
          <w:tcPr>
            <w:tcW w:w="2340" w:type="dxa"/>
          </w:tcPr>
          <w:p w14:paraId="414347E1" w14:textId="77777777" w:rsidR="00224F95" w:rsidRPr="00224F95" w:rsidRDefault="00224F95" w:rsidP="00224F95">
            <w:pPr>
              <w:rPr>
                <w:rFonts w:eastAsia="Times New Roman" w:cs="Times New Roman"/>
                <w:bCs/>
                <w:color w:val="000000"/>
              </w:rPr>
            </w:pPr>
            <w:r>
              <w:rPr>
                <w:rFonts w:eastAsia="Times New Roman" w:cs="Times New Roman"/>
                <w:bCs/>
                <w:color w:val="000000"/>
              </w:rPr>
              <w:t>999=Refused to answer</w:t>
            </w:r>
          </w:p>
        </w:tc>
      </w:tr>
    </w:tbl>
    <w:p w14:paraId="45EB75C9" w14:textId="1E601EDC" w:rsidR="00940D46" w:rsidRDefault="00940D46" w:rsidP="00224F95">
      <w:pPr>
        <w:rPr>
          <w:rFonts w:eastAsia="Times New Roman" w:cs="Times New Roman"/>
          <w:b/>
          <w:bCs/>
          <w:color w:val="000000"/>
        </w:rPr>
      </w:pPr>
    </w:p>
    <w:p w14:paraId="688CAFBE" w14:textId="77777777" w:rsidR="00940D46" w:rsidRDefault="00940D46">
      <w:pPr>
        <w:rPr>
          <w:rFonts w:eastAsia="Times New Roman" w:cs="Times New Roman"/>
          <w:b/>
          <w:bCs/>
          <w:color w:val="000000"/>
        </w:rPr>
      </w:pPr>
      <w:r>
        <w:rPr>
          <w:rFonts w:eastAsia="Times New Roman" w:cs="Times New Roman"/>
          <w:b/>
          <w:bCs/>
          <w:color w:val="000000"/>
        </w:rPr>
        <w:br w:type="page"/>
      </w:r>
    </w:p>
    <w:p w14:paraId="59942C15" w14:textId="77777777" w:rsidR="00940D46" w:rsidRDefault="00940D46" w:rsidP="00940D46">
      <w:pPr>
        <w:rPr>
          <w:rFonts w:eastAsia="Times New Roman" w:cs="Times New Roman"/>
          <w:b/>
          <w:bCs/>
          <w:color w:val="000000"/>
        </w:rPr>
      </w:pPr>
      <w:r>
        <w:rPr>
          <w:rFonts w:eastAsia="Times New Roman" w:cs="Times New Roman"/>
          <w:b/>
          <w:bCs/>
          <w:color w:val="000000"/>
        </w:rPr>
        <w:t>I. Forest Conflict – Roster 1</w:t>
      </w:r>
    </w:p>
    <w:p w14:paraId="246BF9AC" w14:textId="77777777"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other villages who access this forest </w:t>
      </w:r>
    </w:p>
    <w:tbl>
      <w:tblPr>
        <w:tblStyle w:val="TableGrid"/>
        <w:tblW w:w="12132" w:type="dxa"/>
        <w:tblInd w:w="-504" w:type="dxa"/>
        <w:tblLayout w:type="fixed"/>
        <w:tblLook w:val="04A0" w:firstRow="1" w:lastRow="0" w:firstColumn="1" w:lastColumn="0" w:noHBand="0" w:noVBand="1"/>
      </w:tblPr>
      <w:tblGrid>
        <w:gridCol w:w="789"/>
        <w:gridCol w:w="1263"/>
        <w:gridCol w:w="1080"/>
        <w:gridCol w:w="1080"/>
        <w:gridCol w:w="1080"/>
        <w:gridCol w:w="1260"/>
        <w:gridCol w:w="2790"/>
        <w:gridCol w:w="2790"/>
      </w:tblGrid>
      <w:tr w:rsidR="00940D46" w14:paraId="3597BE8F" w14:textId="77777777" w:rsidTr="00940D46">
        <w:tc>
          <w:tcPr>
            <w:tcW w:w="789" w:type="dxa"/>
          </w:tcPr>
          <w:p w14:paraId="5D55FF5E" w14:textId="77777777" w:rsidR="00940D46" w:rsidRPr="00560CD9" w:rsidRDefault="00940D46" w:rsidP="00940D46">
            <w:pPr>
              <w:rPr>
                <w:rFonts w:eastAsia="Times New Roman" w:cs="Times New Roman"/>
                <w:bCs/>
                <w:color w:val="000000"/>
              </w:rPr>
            </w:pPr>
          </w:p>
        </w:tc>
        <w:tc>
          <w:tcPr>
            <w:tcW w:w="1263" w:type="dxa"/>
          </w:tcPr>
          <w:p w14:paraId="4732A8B7" w14:textId="5EFF9CB4" w:rsidR="00940D46" w:rsidRPr="00560CD9" w:rsidRDefault="00940D46" w:rsidP="00940D46">
            <w:pPr>
              <w:rPr>
                <w:rFonts w:eastAsia="Times New Roman" w:cs="Times New Roman"/>
                <w:bCs/>
                <w:color w:val="000000"/>
              </w:rPr>
            </w:pPr>
            <w:r>
              <w:rPr>
                <w:rFonts w:eastAsia="Times New Roman" w:cs="Times New Roman"/>
                <w:bCs/>
                <w:color w:val="000000"/>
              </w:rPr>
              <w:t>I.32</w:t>
            </w:r>
          </w:p>
        </w:tc>
        <w:tc>
          <w:tcPr>
            <w:tcW w:w="1080" w:type="dxa"/>
          </w:tcPr>
          <w:p w14:paraId="7D7F6013" w14:textId="1374C3D5" w:rsidR="00940D46" w:rsidRPr="00560CD9" w:rsidRDefault="00940D46" w:rsidP="00940D46">
            <w:pPr>
              <w:rPr>
                <w:rFonts w:eastAsia="Times New Roman" w:cs="Times New Roman"/>
                <w:bCs/>
                <w:color w:val="000000"/>
              </w:rPr>
            </w:pPr>
            <w:r>
              <w:rPr>
                <w:rFonts w:eastAsia="Times New Roman" w:cs="Times New Roman"/>
                <w:bCs/>
                <w:color w:val="000000"/>
              </w:rPr>
              <w:t>I.33</w:t>
            </w:r>
          </w:p>
        </w:tc>
        <w:tc>
          <w:tcPr>
            <w:tcW w:w="1080" w:type="dxa"/>
          </w:tcPr>
          <w:p w14:paraId="1A95B2D0" w14:textId="1221DCBC" w:rsidR="00940D46" w:rsidRPr="00560CD9" w:rsidRDefault="00940D46" w:rsidP="00940D46">
            <w:pPr>
              <w:rPr>
                <w:rFonts w:eastAsia="Times New Roman" w:cs="Times New Roman"/>
                <w:bCs/>
                <w:color w:val="000000"/>
              </w:rPr>
            </w:pPr>
            <w:r>
              <w:rPr>
                <w:rFonts w:eastAsia="Times New Roman" w:cs="Times New Roman"/>
                <w:bCs/>
                <w:color w:val="000000"/>
              </w:rPr>
              <w:t>I.34</w:t>
            </w:r>
          </w:p>
        </w:tc>
        <w:tc>
          <w:tcPr>
            <w:tcW w:w="1080" w:type="dxa"/>
          </w:tcPr>
          <w:p w14:paraId="7BF99D6A" w14:textId="68BAD823" w:rsidR="00940D46" w:rsidRPr="00560CD9" w:rsidRDefault="00940D46" w:rsidP="00940D46">
            <w:pPr>
              <w:rPr>
                <w:rFonts w:eastAsia="Times New Roman" w:cs="Times New Roman"/>
                <w:bCs/>
                <w:color w:val="000000"/>
              </w:rPr>
            </w:pPr>
            <w:r>
              <w:rPr>
                <w:rFonts w:eastAsia="Times New Roman" w:cs="Times New Roman"/>
                <w:bCs/>
                <w:color w:val="000000"/>
              </w:rPr>
              <w:t>I.35</w:t>
            </w:r>
          </w:p>
        </w:tc>
        <w:tc>
          <w:tcPr>
            <w:tcW w:w="1260" w:type="dxa"/>
          </w:tcPr>
          <w:p w14:paraId="3218F321" w14:textId="78671B9A" w:rsidR="00940D46" w:rsidRPr="00560CD9" w:rsidRDefault="00940D46" w:rsidP="00940D46">
            <w:pPr>
              <w:rPr>
                <w:rFonts w:eastAsia="Times New Roman" w:cs="Times New Roman"/>
                <w:bCs/>
                <w:color w:val="000000"/>
              </w:rPr>
            </w:pPr>
            <w:r>
              <w:rPr>
                <w:rFonts w:eastAsia="Times New Roman" w:cs="Times New Roman"/>
                <w:bCs/>
                <w:color w:val="000000"/>
              </w:rPr>
              <w:t>I.36</w:t>
            </w:r>
          </w:p>
        </w:tc>
        <w:tc>
          <w:tcPr>
            <w:tcW w:w="2790" w:type="dxa"/>
          </w:tcPr>
          <w:p w14:paraId="02340A24" w14:textId="61689D24" w:rsidR="00940D46" w:rsidRPr="00560CD9" w:rsidRDefault="00940D46" w:rsidP="00940D46">
            <w:pPr>
              <w:rPr>
                <w:rFonts w:eastAsia="Times New Roman" w:cs="Times New Roman"/>
                <w:bCs/>
                <w:color w:val="000000"/>
              </w:rPr>
            </w:pPr>
            <w:r>
              <w:rPr>
                <w:rFonts w:eastAsia="Times New Roman" w:cs="Times New Roman"/>
                <w:bCs/>
                <w:color w:val="000000"/>
              </w:rPr>
              <w:t>I.37</w:t>
            </w:r>
          </w:p>
        </w:tc>
        <w:tc>
          <w:tcPr>
            <w:tcW w:w="2790" w:type="dxa"/>
          </w:tcPr>
          <w:p w14:paraId="2175AFB1" w14:textId="00E58A7A" w:rsidR="00940D46" w:rsidRPr="00560CD9" w:rsidRDefault="00940D46" w:rsidP="00940D46">
            <w:pPr>
              <w:rPr>
                <w:rFonts w:eastAsia="Times New Roman" w:cs="Times New Roman"/>
                <w:bCs/>
                <w:color w:val="000000"/>
              </w:rPr>
            </w:pPr>
            <w:r>
              <w:rPr>
                <w:rFonts w:eastAsia="Times New Roman" w:cs="Times New Roman"/>
                <w:bCs/>
                <w:color w:val="000000"/>
              </w:rPr>
              <w:t>I.38</w:t>
            </w:r>
          </w:p>
        </w:tc>
      </w:tr>
      <w:tr w:rsidR="00940D46" w14:paraId="62EE7D80" w14:textId="77777777" w:rsidTr="00940D46">
        <w:tc>
          <w:tcPr>
            <w:tcW w:w="789" w:type="dxa"/>
          </w:tcPr>
          <w:p w14:paraId="19763B49"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67CD0FFF" w14:textId="26795C2E"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hunting or fishing</w:t>
            </w:r>
            <w:r>
              <w:rPr>
                <w:rFonts w:eastAsia="Times New Roman" w:cs="Times New Roman"/>
                <w:bCs/>
                <w:color w:val="000000"/>
              </w:rPr>
              <w:t xml:space="preserve">? </w:t>
            </w:r>
          </w:p>
          <w:p w14:paraId="40EB977B"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291F2E77"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2C464A79" w14:textId="4CA3EF59" w:rsidR="00940D46" w:rsidRPr="00560CD9" w:rsidRDefault="00940D46" w:rsidP="00940D46">
            <w:pPr>
              <w:rPr>
                <w:rFonts w:eastAsia="Times New Roman" w:cs="Times New Roman"/>
                <w:bCs/>
                <w:i/>
                <w:color w:val="000000"/>
              </w:rPr>
            </w:pPr>
            <w:r>
              <w:rPr>
                <w:rFonts w:eastAsia="Times New Roman" w:cs="Times New Roman"/>
                <w:bCs/>
                <w:i/>
                <w:color w:val="000000"/>
              </w:rPr>
              <w:t>If 0, skip to I.37</w:t>
            </w:r>
          </w:p>
        </w:tc>
        <w:tc>
          <w:tcPr>
            <w:tcW w:w="1080" w:type="dxa"/>
          </w:tcPr>
          <w:p w14:paraId="1FA3C320"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8815AD2"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45860CF8"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2AC6866"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6B2DF6E1"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5D65102B"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2790" w:type="dxa"/>
          </w:tcPr>
          <w:p w14:paraId="22C35897" w14:textId="77777777" w:rsidR="00940D46" w:rsidRDefault="00940D46" w:rsidP="00940D46">
            <w:pPr>
              <w:rPr>
                <w:rFonts w:eastAsia="Calibri" w:cs="Times New Roman"/>
              </w:rPr>
            </w:pPr>
            <w:r w:rsidRPr="00AC7CBE">
              <w:rPr>
                <w:rFonts w:eastAsia="Calibri" w:cs="Times New Roman"/>
              </w:rPr>
              <w:t xml:space="preserve">Compared to 3 years ago, do you think the frequency of </w:t>
            </w:r>
            <w:ins w:id="846"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w:t>
            </w:r>
            <w:r>
              <w:rPr>
                <w:rFonts w:eastAsia="Calibri" w:cs="Times New Roman"/>
              </w:rPr>
              <w:t>r</w:t>
            </w:r>
            <w:r w:rsidRPr="00AC7CBE">
              <w:rPr>
                <w:rFonts w:eastAsia="Calibri" w:cs="Times New Roman"/>
              </w:rPr>
              <w:t xml:space="preserve"> village and other villages has increased, decreased, or stayed the same?</w:t>
            </w:r>
          </w:p>
          <w:p w14:paraId="3B2A705F" w14:textId="77777777" w:rsidR="00940D46" w:rsidRPr="00AC7CBE" w:rsidRDefault="00940D46" w:rsidP="00940D46">
            <w:pPr>
              <w:contextualSpacing/>
              <w:rPr>
                <w:rFonts w:cs="Times New Roman"/>
                <w:w w:val="105"/>
              </w:rPr>
            </w:pPr>
            <w:r w:rsidRPr="00AC7CBE">
              <w:rPr>
                <w:rFonts w:cs="Times New Roman"/>
                <w:w w:val="105"/>
              </w:rPr>
              <w:t>1=Increased</w:t>
            </w:r>
          </w:p>
          <w:p w14:paraId="6625CC58" w14:textId="77777777" w:rsidR="00940D46" w:rsidRPr="00AC7CBE" w:rsidRDefault="00940D46" w:rsidP="00940D46">
            <w:pPr>
              <w:contextualSpacing/>
              <w:rPr>
                <w:rFonts w:cs="Times New Roman"/>
                <w:w w:val="105"/>
              </w:rPr>
            </w:pPr>
            <w:r w:rsidRPr="00AC7CBE">
              <w:rPr>
                <w:rFonts w:cs="Times New Roman"/>
                <w:w w:val="105"/>
              </w:rPr>
              <w:t>2=Decreased</w:t>
            </w:r>
          </w:p>
          <w:p w14:paraId="531D3205" w14:textId="77777777" w:rsidR="00940D46" w:rsidRPr="00AC7CBE" w:rsidRDefault="00940D46" w:rsidP="00940D46">
            <w:pPr>
              <w:contextualSpacing/>
              <w:rPr>
                <w:rFonts w:cs="Times New Roman"/>
                <w:w w:val="105"/>
              </w:rPr>
            </w:pPr>
            <w:r w:rsidRPr="00AC7CBE">
              <w:rPr>
                <w:rFonts w:cs="Times New Roman"/>
                <w:w w:val="105"/>
              </w:rPr>
              <w:t>3=Remained the same</w:t>
            </w:r>
          </w:p>
          <w:p w14:paraId="2214D2CB" w14:textId="77777777" w:rsidR="00940D46" w:rsidRPr="00AC7CBE" w:rsidRDefault="00940D46" w:rsidP="00940D46">
            <w:pPr>
              <w:contextualSpacing/>
              <w:rPr>
                <w:rFonts w:cs="Times New Roman"/>
                <w:w w:val="105"/>
              </w:rPr>
            </w:pPr>
            <w:r w:rsidRPr="00AC7CBE">
              <w:rPr>
                <w:rFonts w:cs="Times New Roman"/>
                <w:w w:val="105"/>
              </w:rPr>
              <w:t>97=Other, please specify</w:t>
            </w:r>
          </w:p>
          <w:p w14:paraId="13E77B95" w14:textId="77777777" w:rsidR="00940D46" w:rsidRPr="00AC7CBE" w:rsidRDefault="00940D46" w:rsidP="00940D46">
            <w:pPr>
              <w:contextualSpacing/>
              <w:rPr>
                <w:rFonts w:cs="Times New Roman"/>
                <w:w w:val="105"/>
              </w:rPr>
            </w:pPr>
            <w:r w:rsidRPr="00AC7CBE">
              <w:rPr>
                <w:rFonts w:cs="Times New Roman"/>
                <w:w w:val="105"/>
              </w:rPr>
              <w:t>888=Don’t know</w:t>
            </w:r>
          </w:p>
          <w:p w14:paraId="62870871" w14:textId="327CC1B2" w:rsidR="00940D46" w:rsidRPr="00560CD9" w:rsidRDefault="00940D46" w:rsidP="00940D46">
            <w:pPr>
              <w:rPr>
                <w:rFonts w:eastAsia="Times New Roman" w:cs="Times New Roman"/>
                <w:bCs/>
                <w:i/>
                <w:color w:val="000000"/>
              </w:rPr>
            </w:pPr>
            <w:r w:rsidRPr="00AC7CBE">
              <w:rPr>
                <w:rFonts w:cs="Times New Roman"/>
                <w:w w:val="105"/>
              </w:rPr>
              <w:t>999=Preferred not to answer</w:t>
            </w:r>
          </w:p>
        </w:tc>
        <w:tc>
          <w:tcPr>
            <w:tcW w:w="2790" w:type="dxa"/>
          </w:tcPr>
          <w:p w14:paraId="771F96D6" w14:textId="079040B6" w:rsidR="00940D46" w:rsidRDefault="00940D46" w:rsidP="00940D46">
            <w:pPr>
              <w:rPr>
                <w:rFonts w:eastAsia="Times New Roman" w:cs="Times New Roman"/>
                <w:bCs/>
                <w:color w:val="000000"/>
              </w:rPr>
            </w:pPr>
            <w:r w:rsidRPr="00AC7CBE">
              <w:rPr>
                <w:rFonts w:eastAsia="Calibri" w:cs="Times New Roman"/>
              </w:rPr>
              <w:t xml:space="preserve">Compared to 3 years ago, do you think the intensity of </w:t>
            </w:r>
            <w:ins w:id="847"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your village and other villages has increased, decreased, or stayed the same?</w:t>
            </w:r>
          </w:p>
          <w:p w14:paraId="11EA9365" w14:textId="77777777" w:rsidR="00940D46" w:rsidRPr="00AC7CBE" w:rsidRDefault="00940D46" w:rsidP="00940D46">
            <w:pPr>
              <w:contextualSpacing/>
              <w:rPr>
                <w:rFonts w:cs="Times New Roman"/>
                <w:w w:val="105"/>
              </w:rPr>
            </w:pPr>
            <w:r w:rsidRPr="00AC7CBE">
              <w:rPr>
                <w:rFonts w:cs="Times New Roman"/>
                <w:w w:val="105"/>
              </w:rPr>
              <w:t>1=Increased</w:t>
            </w:r>
          </w:p>
          <w:p w14:paraId="6F2542B6" w14:textId="77777777" w:rsidR="00940D46" w:rsidRPr="00AC7CBE" w:rsidRDefault="00940D46" w:rsidP="00940D46">
            <w:pPr>
              <w:contextualSpacing/>
              <w:rPr>
                <w:rFonts w:cs="Times New Roman"/>
                <w:w w:val="105"/>
              </w:rPr>
            </w:pPr>
            <w:r w:rsidRPr="00AC7CBE">
              <w:rPr>
                <w:rFonts w:cs="Times New Roman"/>
                <w:w w:val="105"/>
              </w:rPr>
              <w:t>2=Decreased</w:t>
            </w:r>
          </w:p>
          <w:p w14:paraId="037D22BA" w14:textId="77777777" w:rsidR="00940D46" w:rsidRPr="00AC7CBE" w:rsidRDefault="00940D46" w:rsidP="00940D46">
            <w:pPr>
              <w:contextualSpacing/>
              <w:rPr>
                <w:rFonts w:cs="Times New Roman"/>
                <w:w w:val="105"/>
              </w:rPr>
            </w:pPr>
            <w:r w:rsidRPr="00AC7CBE">
              <w:rPr>
                <w:rFonts w:cs="Times New Roman"/>
                <w:w w:val="105"/>
              </w:rPr>
              <w:t>3=Remained the same</w:t>
            </w:r>
          </w:p>
          <w:p w14:paraId="72A9EE8B" w14:textId="77777777" w:rsidR="00940D46" w:rsidRPr="00AC7CBE" w:rsidRDefault="00940D46" w:rsidP="00940D46">
            <w:pPr>
              <w:contextualSpacing/>
              <w:rPr>
                <w:rFonts w:cs="Times New Roman"/>
                <w:w w:val="105"/>
              </w:rPr>
            </w:pPr>
            <w:r w:rsidRPr="00AC7CBE">
              <w:rPr>
                <w:rFonts w:cs="Times New Roman"/>
                <w:w w:val="105"/>
              </w:rPr>
              <w:t>97=Other, please specify</w:t>
            </w:r>
          </w:p>
          <w:p w14:paraId="7C313471" w14:textId="77777777" w:rsidR="00940D46" w:rsidRPr="00AC7CBE" w:rsidRDefault="00940D46" w:rsidP="00940D46">
            <w:pPr>
              <w:contextualSpacing/>
              <w:rPr>
                <w:rFonts w:cs="Times New Roman"/>
                <w:w w:val="105"/>
              </w:rPr>
            </w:pPr>
            <w:r w:rsidRPr="00AC7CBE">
              <w:rPr>
                <w:rFonts w:cs="Times New Roman"/>
                <w:w w:val="105"/>
              </w:rPr>
              <w:t>888=Don’t know</w:t>
            </w:r>
          </w:p>
          <w:p w14:paraId="715BD00F" w14:textId="06B5CD43" w:rsidR="00940D46" w:rsidRPr="00560CD9" w:rsidRDefault="00940D46" w:rsidP="00940D46">
            <w:pPr>
              <w:rPr>
                <w:rFonts w:eastAsia="Times New Roman" w:cs="Times New Roman"/>
                <w:bCs/>
                <w:color w:val="000000"/>
              </w:rPr>
            </w:pPr>
            <w:r w:rsidRPr="00AC7CBE">
              <w:rPr>
                <w:rFonts w:cs="Times New Roman"/>
                <w:w w:val="105"/>
              </w:rPr>
              <w:t>999=Preferred not to answer</w:t>
            </w:r>
          </w:p>
        </w:tc>
      </w:tr>
      <w:tr w:rsidR="00940D46" w14:paraId="69C90871" w14:textId="77777777" w:rsidTr="00940D46">
        <w:tc>
          <w:tcPr>
            <w:tcW w:w="789" w:type="dxa"/>
          </w:tcPr>
          <w:p w14:paraId="72519201"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3E5B2FE4" w14:textId="77777777" w:rsidR="00940D46" w:rsidRDefault="00940D46" w:rsidP="00940D46">
            <w:pPr>
              <w:rPr>
                <w:rFonts w:eastAsia="Times New Roman" w:cs="Times New Roman"/>
                <w:b/>
                <w:bCs/>
                <w:color w:val="000000"/>
              </w:rPr>
            </w:pPr>
          </w:p>
        </w:tc>
        <w:tc>
          <w:tcPr>
            <w:tcW w:w="1080" w:type="dxa"/>
          </w:tcPr>
          <w:p w14:paraId="4B491DA9" w14:textId="77777777" w:rsidR="00940D46" w:rsidRDefault="00940D46" w:rsidP="00940D46">
            <w:pPr>
              <w:rPr>
                <w:rFonts w:eastAsia="Times New Roman" w:cs="Times New Roman"/>
                <w:b/>
                <w:bCs/>
                <w:color w:val="000000"/>
              </w:rPr>
            </w:pPr>
          </w:p>
        </w:tc>
        <w:tc>
          <w:tcPr>
            <w:tcW w:w="1080" w:type="dxa"/>
          </w:tcPr>
          <w:p w14:paraId="4F03C272" w14:textId="77777777" w:rsidR="00940D46" w:rsidRDefault="00940D46" w:rsidP="00940D46">
            <w:pPr>
              <w:rPr>
                <w:rFonts w:eastAsia="Times New Roman" w:cs="Times New Roman"/>
                <w:b/>
                <w:bCs/>
                <w:color w:val="000000"/>
              </w:rPr>
            </w:pPr>
          </w:p>
        </w:tc>
        <w:tc>
          <w:tcPr>
            <w:tcW w:w="1080" w:type="dxa"/>
          </w:tcPr>
          <w:p w14:paraId="5E477863" w14:textId="77777777" w:rsidR="00940D46" w:rsidRDefault="00940D46" w:rsidP="00940D46">
            <w:pPr>
              <w:rPr>
                <w:rFonts w:eastAsia="Times New Roman" w:cs="Times New Roman"/>
                <w:b/>
                <w:bCs/>
                <w:color w:val="000000"/>
              </w:rPr>
            </w:pPr>
          </w:p>
        </w:tc>
        <w:tc>
          <w:tcPr>
            <w:tcW w:w="1260" w:type="dxa"/>
          </w:tcPr>
          <w:p w14:paraId="76E25A29" w14:textId="77777777" w:rsidR="00940D46" w:rsidRDefault="00940D46" w:rsidP="00940D46">
            <w:pPr>
              <w:rPr>
                <w:rFonts w:eastAsia="Times New Roman" w:cs="Times New Roman"/>
                <w:b/>
                <w:bCs/>
                <w:color w:val="000000"/>
              </w:rPr>
            </w:pPr>
          </w:p>
        </w:tc>
        <w:tc>
          <w:tcPr>
            <w:tcW w:w="2790" w:type="dxa"/>
          </w:tcPr>
          <w:p w14:paraId="64A9BBD2" w14:textId="77777777" w:rsidR="00940D46" w:rsidRDefault="00940D46" w:rsidP="00940D46">
            <w:pPr>
              <w:rPr>
                <w:rFonts w:eastAsia="Times New Roman" w:cs="Times New Roman"/>
                <w:b/>
                <w:bCs/>
                <w:color w:val="000000"/>
              </w:rPr>
            </w:pPr>
          </w:p>
        </w:tc>
        <w:tc>
          <w:tcPr>
            <w:tcW w:w="2790" w:type="dxa"/>
          </w:tcPr>
          <w:p w14:paraId="5E975AE7" w14:textId="77777777" w:rsidR="00940D46" w:rsidRDefault="00940D46" w:rsidP="00940D46">
            <w:pPr>
              <w:rPr>
                <w:rFonts w:eastAsia="Times New Roman" w:cs="Times New Roman"/>
                <w:b/>
                <w:bCs/>
                <w:color w:val="000000"/>
              </w:rPr>
            </w:pPr>
          </w:p>
        </w:tc>
      </w:tr>
      <w:tr w:rsidR="00940D46" w14:paraId="6F7BD1DD" w14:textId="77777777" w:rsidTr="00940D46">
        <w:tc>
          <w:tcPr>
            <w:tcW w:w="789" w:type="dxa"/>
          </w:tcPr>
          <w:p w14:paraId="6055CE43"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56D6D0CE" w14:textId="77777777" w:rsidR="00940D46" w:rsidRDefault="00940D46" w:rsidP="00940D46">
            <w:pPr>
              <w:rPr>
                <w:rFonts w:eastAsia="Times New Roman" w:cs="Times New Roman"/>
                <w:b/>
                <w:bCs/>
                <w:color w:val="000000"/>
              </w:rPr>
            </w:pPr>
          </w:p>
        </w:tc>
        <w:tc>
          <w:tcPr>
            <w:tcW w:w="1080" w:type="dxa"/>
          </w:tcPr>
          <w:p w14:paraId="0A156154" w14:textId="77777777" w:rsidR="00940D46" w:rsidRDefault="00940D46" w:rsidP="00940D46">
            <w:pPr>
              <w:rPr>
                <w:rFonts w:eastAsia="Times New Roman" w:cs="Times New Roman"/>
                <w:b/>
                <w:bCs/>
                <w:color w:val="000000"/>
              </w:rPr>
            </w:pPr>
          </w:p>
        </w:tc>
        <w:tc>
          <w:tcPr>
            <w:tcW w:w="1080" w:type="dxa"/>
          </w:tcPr>
          <w:p w14:paraId="71439BF8" w14:textId="77777777" w:rsidR="00940D46" w:rsidRDefault="00940D46" w:rsidP="00940D46">
            <w:pPr>
              <w:rPr>
                <w:rFonts w:eastAsia="Times New Roman" w:cs="Times New Roman"/>
                <w:b/>
                <w:bCs/>
                <w:color w:val="000000"/>
              </w:rPr>
            </w:pPr>
          </w:p>
        </w:tc>
        <w:tc>
          <w:tcPr>
            <w:tcW w:w="1080" w:type="dxa"/>
          </w:tcPr>
          <w:p w14:paraId="49C36BBC" w14:textId="77777777" w:rsidR="00940D46" w:rsidRDefault="00940D46" w:rsidP="00940D46">
            <w:pPr>
              <w:rPr>
                <w:rFonts w:eastAsia="Times New Roman" w:cs="Times New Roman"/>
                <w:b/>
                <w:bCs/>
                <w:color w:val="000000"/>
              </w:rPr>
            </w:pPr>
          </w:p>
        </w:tc>
        <w:tc>
          <w:tcPr>
            <w:tcW w:w="1260" w:type="dxa"/>
          </w:tcPr>
          <w:p w14:paraId="6908E1D6" w14:textId="77777777" w:rsidR="00940D46" w:rsidRDefault="00940D46" w:rsidP="00940D46">
            <w:pPr>
              <w:rPr>
                <w:rFonts w:eastAsia="Times New Roman" w:cs="Times New Roman"/>
                <w:b/>
                <w:bCs/>
                <w:color w:val="000000"/>
              </w:rPr>
            </w:pPr>
          </w:p>
        </w:tc>
        <w:tc>
          <w:tcPr>
            <w:tcW w:w="2790" w:type="dxa"/>
          </w:tcPr>
          <w:p w14:paraId="14CCC714" w14:textId="77777777" w:rsidR="00940D46" w:rsidRDefault="00940D46" w:rsidP="00940D46">
            <w:pPr>
              <w:rPr>
                <w:rFonts w:eastAsia="Times New Roman" w:cs="Times New Roman"/>
                <w:b/>
                <w:bCs/>
                <w:color w:val="000000"/>
              </w:rPr>
            </w:pPr>
          </w:p>
        </w:tc>
        <w:tc>
          <w:tcPr>
            <w:tcW w:w="2790" w:type="dxa"/>
          </w:tcPr>
          <w:p w14:paraId="0EFE192B" w14:textId="77777777" w:rsidR="00940D46" w:rsidRDefault="00940D46" w:rsidP="00940D46">
            <w:pPr>
              <w:rPr>
                <w:rFonts w:eastAsia="Times New Roman" w:cs="Times New Roman"/>
                <w:b/>
                <w:bCs/>
                <w:color w:val="000000"/>
              </w:rPr>
            </w:pPr>
          </w:p>
        </w:tc>
      </w:tr>
      <w:tr w:rsidR="00940D46" w14:paraId="73493617" w14:textId="77777777" w:rsidTr="00940D46">
        <w:tc>
          <w:tcPr>
            <w:tcW w:w="789" w:type="dxa"/>
          </w:tcPr>
          <w:p w14:paraId="7C2F0DA8"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342BE855" w14:textId="77777777" w:rsidR="00940D46" w:rsidRDefault="00940D46" w:rsidP="00940D46">
            <w:pPr>
              <w:rPr>
                <w:rFonts w:eastAsia="Times New Roman" w:cs="Times New Roman"/>
                <w:b/>
                <w:bCs/>
                <w:color w:val="000000"/>
              </w:rPr>
            </w:pPr>
          </w:p>
        </w:tc>
        <w:tc>
          <w:tcPr>
            <w:tcW w:w="1080" w:type="dxa"/>
          </w:tcPr>
          <w:p w14:paraId="137CD9ED" w14:textId="77777777" w:rsidR="00940D46" w:rsidRDefault="00940D46" w:rsidP="00940D46">
            <w:pPr>
              <w:rPr>
                <w:rFonts w:eastAsia="Times New Roman" w:cs="Times New Roman"/>
                <w:b/>
                <w:bCs/>
                <w:color w:val="000000"/>
              </w:rPr>
            </w:pPr>
          </w:p>
        </w:tc>
        <w:tc>
          <w:tcPr>
            <w:tcW w:w="1080" w:type="dxa"/>
          </w:tcPr>
          <w:p w14:paraId="37C112CB" w14:textId="77777777" w:rsidR="00940D46" w:rsidRDefault="00940D46" w:rsidP="00940D46">
            <w:pPr>
              <w:rPr>
                <w:rFonts w:eastAsia="Times New Roman" w:cs="Times New Roman"/>
                <w:b/>
                <w:bCs/>
                <w:color w:val="000000"/>
              </w:rPr>
            </w:pPr>
          </w:p>
        </w:tc>
        <w:tc>
          <w:tcPr>
            <w:tcW w:w="1080" w:type="dxa"/>
          </w:tcPr>
          <w:p w14:paraId="04FACA58" w14:textId="77777777" w:rsidR="00940D46" w:rsidRDefault="00940D46" w:rsidP="00940D46">
            <w:pPr>
              <w:rPr>
                <w:rFonts w:eastAsia="Times New Roman" w:cs="Times New Roman"/>
                <w:b/>
                <w:bCs/>
                <w:color w:val="000000"/>
              </w:rPr>
            </w:pPr>
          </w:p>
        </w:tc>
        <w:tc>
          <w:tcPr>
            <w:tcW w:w="1260" w:type="dxa"/>
          </w:tcPr>
          <w:p w14:paraId="24314838" w14:textId="77777777" w:rsidR="00940D46" w:rsidRDefault="00940D46" w:rsidP="00940D46">
            <w:pPr>
              <w:rPr>
                <w:rFonts w:eastAsia="Times New Roman" w:cs="Times New Roman"/>
                <w:b/>
                <w:bCs/>
                <w:color w:val="000000"/>
              </w:rPr>
            </w:pPr>
          </w:p>
        </w:tc>
        <w:tc>
          <w:tcPr>
            <w:tcW w:w="2790" w:type="dxa"/>
          </w:tcPr>
          <w:p w14:paraId="11AC534E" w14:textId="77777777" w:rsidR="00940D46" w:rsidRDefault="00940D46" w:rsidP="00940D46">
            <w:pPr>
              <w:rPr>
                <w:rFonts w:eastAsia="Times New Roman" w:cs="Times New Roman"/>
                <w:b/>
                <w:bCs/>
                <w:color w:val="000000"/>
              </w:rPr>
            </w:pPr>
          </w:p>
        </w:tc>
        <w:tc>
          <w:tcPr>
            <w:tcW w:w="2790" w:type="dxa"/>
          </w:tcPr>
          <w:p w14:paraId="1B048B57" w14:textId="77777777" w:rsidR="00940D46" w:rsidRDefault="00940D46" w:rsidP="00940D46">
            <w:pPr>
              <w:rPr>
                <w:rFonts w:eastAsia="Times New Roman" w:cs="Times New Roman"/>
                <w:b/>
                <w:bCs/>
                <w:color w:val="000000"/>
              </w:rPr>
            </w:pPr>
          </w:p>
        </w:tc>
      </w:tr>
      <w:tr w:rsidR="00940D46" w14:paraId="17AF26A2" w14:textId="77777777" w:rsidTr="00940D46">
        <w:tc>
          <w:tcPr>
            <w:tcW w:w="789" w:type="dxa"/>
          </w:tcPr>
          <w:p w14:paraId="5AAD0BE9"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3BAED7B7" w14:textId="77777777" w:rsidR="00940D46" w:rsidRDefault="00940D46" w:rsidP="00940D46">
            <w:pPr>
              <w:rPr>
                <w:rFonts w:eastAsia="Times New Roman" w:cs="Times New Roman"/>
                <w:b/>
                <w:bCs/>
                <w:color w:val="000000"/>
              </w:rPr>
            </w:pPr>
          </w:p>
        </w:tc>
        <w:tc>
          <w:tcPr>
            <w:tcW w:w="1080" w:type="dxa"/>
          </w:tcPr>
          <w:p w14:paraId="3D965ACD" w14:textId="77777777" w:rsidR="00940D46" w:rsidRDefault="00940D46" w:rsidP="00940D46">
            <w:pPr>
              <w:rPr>
                <w:rFonts w:eastAsia="Times New Roman" w:cs="Times New Roman"/>
                <w:b/>
                <w:bCs/>
                <w:color w:val="000000"/>
              </w:rPr>
            </w:pPr>
          </w:p>
        </w:tc>
        <w:tc>
          <w:tcPr>
            <w:tcW w:w="1080" w:type="dxa"/>
          </w:tcPr>
          <w:p w14:paraId="4C2643B6" w14:textId="77777777" w:rsidR="00940D46" w:rsidRDefault="00940D46" w:rsidP="00940D46">
            <w:pPr>
              <w:rPr>
                <w:rFonts w:eastAsia="Times New Roman" w:cs="Times New Roman"/>
                <w:b/>
                <w:bCs/>
                <w:color w:val="000000"/>
              </w:rPr>
            </w:pPr>
          </w:p>
        </w:tc>
        <w:tc>
          <w:tcPr>
            <w:tcW w:w="1080" w:type="dxa"/>
          </w:tcPr>
          <w:p w14:paraId="730083C4" w14:textId="77777777" w:rsidR="00940D46" w:rsidRDefault="00940D46" w:rsidP="00940D46">
            <w:pPr>
              <w:rPr>
                <w:rFonts w:eastAsia="Times New Roman" w:cs="Times New Roman"/>
                <w:b/>
                <w:bCs/>
                <w:color w:val="000000"/>
              </w:rPr>
            </w:pPr>
          </w:p>
        </w:tc>
        <w:tc>
          <w:tcPr>
            <w:tcW w:w="1260" w:type="dxa"/>
          </w:tcPr>
          <w:p w14:paraId="75CBF08F" w14:textId="77777777" w:rsidR="00940D46" w:rsidRDefault="00940D46" w:rsidP="00940D46">
            <w:pPr>
              <w:rPr>
                <w:rFonts w:eastAsia="Times New Roman" w:cs="Times New Roman"/>
                <w:b/>
                <w:bCs/>
                <w:color w:val="000000"/>
              </w:rPr>
            </w:pPr>
          </w:p>
        </w:tc>
        <w:tc>
          <w:tcPr>
            <w:tcW w:w="2790" w:type="dxa"/>
          </w:tcPr>
          <w:p w14:paraId="2BD88F9E" w14:textId="77777777" w:rsidR="00940D46" w:rsidRDefault="00940D46" w:rsidP="00940D46">
            <w:pPr>
              <w:rPr>
                <w:rFonts w:eastAsia="Times New Roman" w:cs="Times New Roman"/>
                <w:b/>
                <w:bCs/>
                <w:color w:val="000000"/>
              </w:rPr>
            </w:pPr>
          </w:p>
        </w:tc>
        <w:tc>
          <w:tcPr>
            <w:tcW w:w="2790" w:type="dxa"/>
          </w:tcPr>
          <w:p w14:paraId="2E0A6901" w14:textId="77777777" w:rsidR="00940D46" w:rsidRDefault="00940D46" w:rsidP="00940D46">
            <w:pPr>
              <w:rPr>
                <w:rFonts w:eastAsia="Times New Roman" w:cs="Times New Roman"/>
                <w:b/>
                <w:bCs/>
                <w:color w:val="000000"/>
              </w:rPr>
            </w:pPr>
          </w:p>
        </w:tc>
      </w:tr>
      <w:tr w:rsidR="00940D46" w14:paraId="008D48BB" w14:textId="77777777" w:rsidTr="00940D46">
        <w:tc>
          <w:tcPr>
            <w:tcW w:w="789" w:type="dxa"/>
          </w:tcPr>
          <w:p w14:paraId="3569CEFF"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3736E4AE" w14:textId="77777777" w:rsidR="00940D46" w:rsidRDefault="00940D46" w:rsidP="00940D46">
            <w:pPr>
              <w:rPr>
                <w:rFonts w:eastAsia="Times New Roman" w:cs="Times New Roman"/>
                <w:b/>
                <w:bCs/>
                <w:color w:val="000000"/>
              </w:rPr>
            </w:pPr>
          </w:p>
        </w:tc>
        <w:tc>
          <w:tcPr>
            <w:tcW w:w="1080" w:type="dxa"/>
          </w:tcPr>
          <w:p w14:paraId="4FEFAB18" w14:textId="77777777" w:rsidR="00940D46" w:rsidRDefault="00940D46" w:rsidP="00940D46">
            <w:pPr>
              <w:rPr>
                <w:rFonts w:eastAsia="Times New Roman" w:cs="Times New Roman"/>
                <w:b/>
                <w:bCs/>
                <w:color w:val="000000"/>
              </w:rPr>
            </w:pPr>
          </w:p>
        </w:tc>
        <w:tc>
          <w:tcPr>
            <w:tcW w:w="1080" w:type="dxa"/>
          </w:tcPr>
          <w:p w14:paraId="3883A74A" w14:textId="77777777" w:rsidR="00940D46" w:rsidRDefault="00940D46" w:rsidP="00940D46">
            <w:pPr>
              <w:rPr>
                <w:rFonts w:eastAsia="Times New Roman" w:cs="Times New Roman"/>
                <w:b/>
                <w:bCs/>
                <w:color w:val="000000"/>
              </w:rPr>
            </w:pPr>
          </w:p>
        </w:tc>
        <w:tc>
          <w:tcPr>
            <w:tcW w:w="1080" w:type="dxa"/>
          </w:tcPr>
          <w:p w14:paraId="2DB5871E" w14:textId="77777777" w:rsidR="00940D46" w:rsidRDefault="00940D46" w:rsidP="00940D46">
            <w:pPr>
              <w:rPr>
                <w:rFonts w:eastAsia="Times New Roman" w:cs="Times New Roman"/>
                <w:b/>
                <w:bCs/>
                <w:color w:val="000000"/>
              </w:rPr>
            </w:pPr>
          </w:p>
        </w:tc>
        <w:tc>
          <w:tcPr>
            <w:tcW w:w="1260" w:type="dxa"/>
          </w:tcPr>
          <w:p w14:paraId="280D5D72" w14:textId="77777777" w:rsidR="00940D46" w:rsidRDefault="00940D46" w:rsidP="00940D46">
            <w:pPr>
              <w:rPr>
                <w:rFonts w:eastAsia="Times New Roman" w:cs="Times New Roman"/>
                <w:b/>
                <w:bCs/>
                <w:color w:val="000000"/>
              </w:rPr>
            </w:pPr>
          </w:p>
        </w:tc>
        <w:tc>
          <w:tcPr>
            <w:tcW w:w="2790" w:type="dxa"/>
          </w:tcPr>
          <w:p w14:paraId="23C6A633" w14:textId="77777777" w:rsidR="00940D46" w:rsidRDefault="00940D46" w:rsidP="00940D46">
            <w:pPr>
              <w:rPr>
                <w:rFonts w:eastAsia="Times New Roman" w:cs="Times New Roman"/>
                <w:b/>
                <w:bCs/>
                <w:color w:val="000000"/>
              </w:rPr>
            </w:pPr>
          </w:p>
        </w:tc>
        <w:tc>
          <w:tcPr>
            <w:tcW w:w="2790" w:type="dxa"/>
          </w:tcPr>
          <w:p w14:paraId="16E2A675" w14:textId="77777777" w:rsidR="00940D46" w:rsidRDefault="00940D46" w:rsidP="00940D46">
            <w:pPr>
              <w:rPr>
                <w:rFonts w:eastAsia="Times New Roman" w:cs="Times New Roman"/>
                <w:b/>
                <w:bCs/>
                <w:color w:val="000000"/>
              </w:rPr>
            </w:pPr>
          </w:p>
        </w:tc>
      </w:tr>
      <w:tr w:rsidR="00940D46" w14:paraId="2F49E4A2" w14:textId="77777777" w:rsidTr="00940D46">
        <w:tc>
          <w:tcPr>
            <w:tcW w:w="789" w:type="dxa"/>
          </w:tcPr>
          <w:p w14:paraId="472BF15E"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7BD78F45" w14:textId="77777777" w:rsidR="00940D46" w:rsidRDefault="00940D46" w:rsidP="00940D46">
            <w:pPr>
              <w:rPr>
                <w:rFonts w:eastAsia="Times New Roman" w:cs="Times New Roman"/>
                <w:b/>
                <w:bCs/>
                <w:color w:val="000000"/>
              </w:rPr>
            </w:pPr>
          </w:p>
        </w:tc>
        <w:tc>
          <w:tcPr>
            <w:tcW w:w="1080" w:type="dxa"/>
          </w:tcPr>
          <w:p w14:paraId="17A0337E" w14:textId="77777777" w:rsidR="00940D46" w:rsidRDefault="00940D46" w:rsidP="00940D46">
            <w:pPr>
              <w:rPr>
                <w:rFonts w:eastAsia="Times New Roman" w:cs="Times New Roman"/>
                <w:b/>
                <w:bCs/>
                <w:color w:val="000000"/>
              </w:rPr>
            </w:pPr>
          </w:p>
        </w:tc>
        <w:tc>
          <w:tcPr>
            <w:tcW w:w="1080" w:type="dxa"/>
          </w:tcPr>
          <w:p w14:paraId="77E43220" w14:textId="77777777" w:rsidR="00940D46" w:rsidRDefault="00940D46" w:rsidP="00940D46">
            <w:pPr>
              <w:rPr>
                <w:rFonts w:eastAsia="Times New Roman" w:cs="Times New Roman"/>
                <w:b/>
                <w:bCs/>
                <w:color w:val="000000"/>
              </w:rPr>
            </w:pPr>
          </w:p>
        </w:tc>
        <w:tc>
          <w:tcPr>
            <w:tcW w:w="1080" w:type="dxa"/>
          </w:tcPr>
          <w:p w14:paraId="0863EF2A" w14:textId="77777777" w:rsidR="00940D46" w:rsidRDefault="00940D46" w:rsidP="00940D46">
            <w:pPr>
              <w:rPr>
                <w:rFonts w:eastAsia="Times New Roman" w:cs="Times New Roman"/>
                <w:b/>
                <w:bCs/>
                <w:color w:val="000000"/>
              </w:rPr>
            </w:pPr>
          </w:p>
        </w:tc>
        <w:tc>
          <w:tcPr>
            <w:tcW w:w="1260" w:type="dxa"/>
          </w:tcPr>
          <w:p w14:paraId="7CDAC358" w14:textId="77777777" w:rsidR="00940D46" w:rsidRDefault="00940D46" w:rsidP="00940D46">
            <w:pPr>
              <w:rPr>
                <w:rFonts w:eastAsia="Times New Roman" w:cs="Times New Roman"/>
                <w:b/>
                <w:bCs/>
                <w:color w:val="000000"/>
              </w:rPr>
            </w:pPr>
          </w:p>
        </w:tc>
        <w:tc>
          <w:tcPr>
            <w:tcW w:w="2790" w:type="dxa"/>
          </w:tcPr>
          <w:p w14:paraId="6F8503CC" w14:textId="77777777" w:rsidR="00940D46" w:rsidRDefault="00940D46" w:rsidP="00940D46">
            <w:pPr>
              <w:rPr>
                <w:rFonts w:eastAsia="Times New Roman" w:cs="Times New Roman"/>
                <w:b/>
                <w:bCs/>
                <w:color w:val="000000"/>
              </w:rPr>
            </w:pPr>
          </w:p>
        </w:tc>
        <w:tc>
          <w:tcPr>
            <w:tcW w:w="2790" w:type="dxa"/>
          </w:tcPr>
          <w:p w14:paraId="5CEF9AA0" w14:textId="77777777" w:rsidR="00940D46" w:rsidRDefault="00940D46" w:rsidP="00940D46">
            <w:pPr>
              <w:rPr>
                <w:rFonts w:eastAsia="Times New Roman" w:cs="Times New Roman"/>
                <w:b/>
                <w:bCs/>
                <w:color w:val="000000"/>
              </w:rPr>
            </w:pPr>
          </w:p>
        </w:tc>
      </w:tr>
      <w:tr w:rsidR="00940D46" w14:paraId="557CF3C4" w14:textId="77777777" w:rsidTr="00940D46">
        <w:tc>
          <w:tcPr>
            <w:tcW w:w="789" w:type="dxa"/>
          </w:tcPr>
          <w:p w14:paraId="40D4E58E"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42775619" w14:textId="77777777" w:rsidR="00940D46" w:rsidRDefault="00940D46" w:rsidP="00940D46">
            <w:pPr>
              <w:rPr>
                <w:rFonts w:eastAsia="Times New Roman" w:cs="Times New Roman"/>
                <w:b/>
                <w:bCs/>
                <w:color w:val="000000"/>
              </w:rPr>
            </w:pPr>
          </w:p>
        </w:tc>
        <w:tc>
          <w:tcPr>
            <w:tcW w:w="1080" w:type="dxa"/>
          </w:tcPr>
          <w:p w14:paraId="772ECAEE" w14:textId="77777777" w:rsidR="00940D46" w:rsidRDefault="00940D46" w:rsidP="00940D46">
            <w:pPr>
              <w:rPr>
                <w:rFonts w:eastAsia="Times New Roman" w:cs="Times New Roman"/>
                <w:b/>
                <w:bCs/>
                <w:color w:val="000000"/>
              </w:rPr>
            </w:pPr>
          </w:p>
        </w:tc>
        <w:tc>
          <w:tcPr>
            <w:tcW w:w="1080" w:type="dxa"/>
          </w:tcPr>
          <w:p w14:paraId="592C0219" w14:textId="77777777" w:rsidR="00940D46" w:rsidRDefault="00940D46" w:rsidP="00940D46">
            <w:pPr>
              <w:rPr>
                <w:rFonts w:eastAsia="Times New Roman" w:cs="Times New Roman"/>
                <w:b/>
                <w:bCs/>
                <w:color w:val="000000"/>
              </w:rPr>
            </w:pPr>
          </w:p>
        </w:tc>
        <w:tc>
          <w:tcPr>
            <w:tcW w:w="1080" w:type="dxa"/>
          </w:tcPr>
          <w:p w14:paraId="085959D1" w14:textId="77777777" w:rsidR="00940D46" w:rsidRDefault="00940D46" w:rsidP="00940D46">
            <w:pPr>
              <w:rPr>
                <w:rFonts w:eastAsia="Times New Roman" w:cs="Times New Roman"/>
                <w:b/>
                <w:bCs/>
                <w:color w:val="000000"/>
              </w:rPr>
            </w:pPr>
          </w:p>
        </w:tc>
        <w:tc>
          <w:tcPr>
            <w:tcW w:w="1260" w:type="dxa"/>
          </w:tcPr>
          <w:p w14:paraId="66D76D82" w14:textId="77777777" w:rsidR="00940D46" w:rsidRDefault="00940D46" w:rsidP="00940D46">
            <w:pPr>
              <w:rPr>
                <w:rFonts w:eastAsia="Times New Roman" w:cs="Times New Roman"/>
                <w:b/>
                <w:bCs/>
                <w:color w:val="000000"/>
              </w:rPr>
            </w:pPr>
          </w:p>
        </w:tc>
        <w:tc>
          <w:tcPr>
            <w:tcW w:w="2790" w:type="dxa"/>
          </w:tcPr>
          <w:p w14:paraId="7190F21C" w14:textId="77777777" w:rsidR="00940D46" w:rsidRDefault="00940D46" w:rsidP="00940D46">
            <w:pPr>
              <w:rPr>
                <w:rFonts w:eastAsia="Times New Roman" w:cs="Times New Roman"/>
                <w:b/>
                <w:bCs/>
                <w:color w:val="000000"/>
              </w:rPr>
            </w:pPr>
          </w:p>
        </w:tc>
        <w:tc>
          <w:tcPr>
            <w:tcW w:w="2790" w:type="dxa"/>
          </w:tcPr>
          <w:p w14:paraId="60A50CDD" w14:textId="77777777" w:rsidR="00940D46" w:rsidRDefault="00940D46" w:rsidP="00940D46">
            <w:pPr>
              <w:rPr>
                <w:rFonts w:eastAsia="Times New Roman" w:cs="Times New Roman"/>
                <w:b/>
                <w:bCs/>
                <w:color w:val="000000"/>
              </w:rPr>
            </w:pPr>
          </w:p>
        </w:tc>
      </w:tr>
      <w:tr w:rsidR="00940D46" w14:paraId="448E98A6" w14:textId="77777777" w:rsidTr="00940D46">
        <w:tc>
          <w:tcPr>
            <w:tcW w:w="789" w:type="dxa"/>
          </w:tcPr>
          <w:p w14:paraId="35A08031"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6962B768" w14:textId="77777777" w:rsidR="00940D46" w:rsidRDefault="00940D46" w:rsidP="00940D46">
            <w:pPr>
              <w:rPr>
                <w:rFonts w:eastAsia="Times New Roman" w:cs="Times New Roman"/>
                <w:b/>
                <w:bCs/>
                <w:color w:val="000000"/>
              </w:rPr>
            </w:pPr>
          </w:p>
        </w:tc>
        <w:tc>
          <w:tcPr>
            <w:tcW w:w="1080" w:type="dxa"/>
          </w:tcPr>
          <w:p w14:paraId="0B23084C" w14:textId="77777777" w:rsidR="00940D46" w:rsidRDefault="00940D46" w:rsidP="00940D46">
            <w:pPr>
              <w:rPr>
                <w:rFonts w:eastAsia="Times New Roman" w:cs="Times New Roman"/>
                <w:b/>
                <w:bCs/>
                <w:color w:val="000000"/>
              </w:rPr>
            </w:pPr>
          </w:p>
        </w:tc>
        <w:tc>
          <w:tcPr>
            <w:tcW w:w="1080" w:type="dxa"/>
          </w:tcPr>
          <w:p w14:paraId="5A01F438" w14:textId="77777777" w:rsidR="00940D46" w:rsidRDefault="00940D46" w:rsidP="00940D46">
            <w:pPr>
              <w:rPr>
                <w:rFonts w:eastAsia="Times New Roman" w:cs="Times New Roman"/>
                <w:b/>
                <w:bCs/>
                <w:color w:val="000000"/>
              </w:rPr>
            </w:pPr>
          </w:p>
        </w:tc>
        <w:tc>
          <w:tcPr>
            <w:tcW w:w="1080" w:type="dxa"/>
          </w:tcPr>
          <w:p w14:paraId="1802F36B" w14:textId="77777777" w:rsidR="00940D46" w:rsidRDefault="00940D46" w:rsidP="00940D46">
            <w:pPr>
              <w:rPr>
                <w:rFonts w:eastAsia="Times New Roman" w:cs="Times New Roman"/>
                <w:b/>
                <w:bCs/>
                <w:color w:val="000000"/>
              </w:rPr>
            </w:pPr>
          </w:p>
        </w:tc>
        <w:tc>
          <w:tcPr>
            <w:tcW w:w="1260" w:type="dxa"/>
          </w:tcPr>
          <w:p w14:paraId="44411900" w14:textId="77777777" w:rsidR="00940D46" w:rsidRDefault="00940D46" w:rsidP="00940D46">
            <w:pPr>
              <w:rPr>
                <w:rFonts w:eastAsia="Times New Roman" w:cs="Times New Roman"/>
                <w:b/>
                <w:bCs/>
                <w:color w:val="000000"/>
              </w:rPr>
            </w:pPr>
          </w:p>
        </w:tc>
        <w:tc>
          <w:tcPr>
            <w:tcW w:w="2790" w:type="dxa"/>
          </w:tcPr>
          <w:p w14:paraId="1068F9A2" w14:textId="77777777" w:rsidR="00940D46" w:rsidRDefault="00940D46" w:rsidP="00940D46">
            <w:pPr>
              <w:rPr>
                <w:rFonts w:eastAsia="Times New Roman" w:cs="Times New Roman"/>
                <w:b/>
                <w:bCs/>
                <w:color w:val="000000"/>
              </w:rPr>
            </w:pPr>
          </w:p>
        </w:tc>
        <w:tc>
          <w:tcPr>
            <w:tcW w:w="2790" w:type="dxa"/>
          </w:tcPr>
          <w:p w14:paraId="263D6D28" w14:textId="77777777" w:rsidR="00940D46" w:rsidRDefault="00940D46" w:rsidP="00940D46">
            <w:pPr>
              <w:rPr>
                <w:rFonts w:eastAsia="Times New Roman" w:cs="Times New Roman"/>
                <w:b/>
                <w:bCs/>
                <w:color w:val="000000"/>
              </w:rPr>
            </w:pPr>
          </w:p>
        </w:tc>
      </w:tr>
      <w:tr w:rsidR="00940D46" w14:paraId="51D3FD69" w14:textId="77777777" w:rsidTr="00940D46">
        <w:tc>
          <w:tcPr>
            <w:tcW w:w="789" w:type="dxa"/>
          </w:tcPr>
          <w:p w14:paraId="2D83015B"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15D7CCDD" w14:textId="77777777" w:rsidR="00940D46" w:rsidRDefault="00940D46" w:rsidP="00940D46">
            <w:pPr>
              <w:rPr>
                <w:rFonts w:eastAsia="Times New Roman" w:cs="Times New Roman"/>
                <w:b/>
                <w:bCs/>
                <w:color w:val="000000"/>
              </w:rPr>
            </w:pPr>
          </w:p>
        </w:tc>
        <w:tc>
          <w:tcPr>
            <w:tcW w:w="1080" w:type="dxa"/>
          </w:tcPr>
          <w:p w14:paraId="12DAF4BB" w14:textId="77777777" w:rsidR="00940D46" w:rsidRDefault="00940D46" w:rsidP="00940D46">
            <w:pPr>
              <w:rPr>
                <w:rFonts w:eastAsia="Times New Roman" w:cs="Times New Roman"/>
                <w:b/>
                <w:bCs/>
                <w:color w:val="000000"/>
              </w:rPr>
            </w:pPr>
          </w:p>
        </w:tc>
        <w:tc>
          <w:tcPr>
            <w:tcW w:w="1080" w:type="dxa"/>
          </w:tcPr>
          <w:p w14:paraId="74EB777B" w14:textId="77777777" w:rsidR="00940D46" w:rsidRDefault="00940D46" w:rsidP="00940D46">
            <w:pPr>
              <w:rPr>
                <w:rFonts w:eastAsia="Times New Roman" w:cs="Times New Roman"/>
                <w:b/>
                <w:bCs/>
                <w:color w:val="000000"/>
              </w:rPr>
            </w:pPr>
          </w:p>
        </w:tc>
        <w:tc>
          <w:tcPr>
            <w:tcW w:w="1080" w:type="dxa"/>
          </w:tcPr>
          <w:p w14:paraId="0853A9D1" w14:textId="77777777" w:rsidR="00940D46" w:rsidRDefault="00940D46" w:rsidP="00940D46">
            <w:pPr>
              <w:rPr>
                <w:rFonts w:eastAsia="Times New Roman" w:cs="Times New Roman"/>
                <w:b/>
                <w:bCs/>
                <w:color w:val="000000"/>
              </w:rPr>
            </w:pPr>
          </w:p>
        </w:tc>
        <w:tc>
          <w:tcPr>
            <w:tcW w:w="1260" w:type="dxa"/>
          </w:tcPr>
          <w:p w14:paraId="0CA65B6B" w14:textId="77777777" w:rsidR="00940D46" w:rsidRDefault="00940D46" w:rsidP="00940D46">
            <w:pPr>
              <w:rPr>
                <w:rFonts w:eastAsia="Times New Roman" w:cs="Times New Roman"/>
                <w:b/>
                <w:bCs/>
                <w:color w:val="000000"/>
              </w:rPr>
            </w:pPr>
          </w:p>
        </w:tc>
        <w:tc>
          <w:tcPr>
            <w:tcW w:w="2790" w:type="dxa"/>
          </w:tcPr>
          <w:p w14:paraId="650DDCF4" w14:textId="77777777" w:rsidR="00940D46" w:rsidRDefault="00940D46" w:rsidP="00940D46">
            <w:pPr>
              <w:rPr>
                <w:rFonts w:eastAsia="Times New Roman" w:cs="Times New Roman"/>
                <w:b/>
                <w:bCs/>
                <w:color w:val="000000"/>
              </w:rPr>
            </w:pPr>
          </w:p>
        </w:tc>
        <w:tc>
          <w:tcPr>
            <w:tcW w:w="2790" w:type="dxa"/>
          </w:tcPr>
          <w:p w14:paraId="5FE2689C" w14:textId="77777777" w:rsidR="00940D46" w:rsidRDefault="00940D46" w:rsidP="00940D46">
            <w:pPr>
              <w:rPr>
                <w:rFonts w:eastAsia="Times New Roman" w:cs="Times New Roman"/>
                <w:b/>
                <w:bCs/>
                <w:color w:val="000000"/>
              </w:rPr>
            </w:pPr>
          </w:p>
        </w:tc>
      </w:tr>
      <w:tr w:rsidR="00940D46" w14:paraId="5AFF1AB0" w14:textId="77777777" w:rsidTr="00940D46">
        <w:tc>
          <w:tcPr>
            <w:tcW w:w="789" w:type="dxa"/>
          </w:tcPr>
          <w:p w14:paraId="4CAD983C"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3AB60FA3" w14:textId="77777777" w:rsidR="00940D46" w:rsidRDefault="00940D46" w:rsidP="00940D46">
            <w:pPr>
              <w:rPr>
                <w:rFonts w:eastAsia="Times New Roman" w:cs="Times New Roman"/>
                <w:b/>
                <w:bCs/>
                <w:color w:val="000000"/>
              </w:rPr>
            </w:pPr>
          </w:p>
        </w:tc>
        <w:tc>
          <w:tcPr>
            <w:tcW w:w="1080" w:type="dxa"/>
          </w:tcPr>
          <w:p w14:paraId="7582B1E2" w14:textId="77777777" w:rsidR="00940D46" w:rsidRDefault="00940D46" w:rsidP="00940D46">
            <w:pPr>
              <w:rPr>
                <w:rFonts w:eastAsia="Times New Roman" w:cs="Times New Roman"/>
                <w:b/>
                <w:bCs/>
                <w:color w:val="000000"/>
              </w:rPr>
            </w:pPr>
          </w:p>
        </w:tc>
        <w:tc>
          <w:tcPr>
            <w:tcW w:w="1080" w:type="dxa"/>
          </w:tcPr>
          <w:p w14:paraId="31EF2ADB" w14:textId="77777777" w:rsidR="00940D46" w:rsidRDefault="00940D46" w:rsidP="00940D46">
            <w:pPr>
              <w:rPr>
                <w:rFonts w:eastAsia="Times New Roman" w:cs="Times New Roman"/>
                <w:b/>
                <w:bCs/>
                <w:color w:val="000000"/>
              </w:rPr>
            </w:pPr>
          </w:p>
        </w:tc>
        <w:tc>
          <w:tcPr>
            <w:tcW w:w="1080" w:type="dxa"/>
          </w:tcPr>
          <w:p w14:paraId="3F4BE1DC" w14:textId="77777777" w:rsidR="00940D46" w:rsidRDefault="00940D46" w:rsidP="00940D46">
            <w:pPr>
              <w:rPr>
                <w:rFonts w:eastAsia="Times New Roman" w:cs="Times New Roman"/>
                <w:b/>
                <w:bCs/>
                <w:color w:val="000000"/>
              </w:rPr>
            </w:pPr>
          </w:p>
        </w:tc>
        <w:tc>
          <w:tcPr>
            <w:tcW w:w="1260" w:type="dxa"/>
          </w:tcPr>
          <w:p w14:paraId="5D2487A4" w14:textId="77777777" w:rsidR="00940D46" w:rsidRDefault="00940D46" w:rsidP="00940D46">
            <w:pPr>
              <w:rPr>
                <w:rFonts w:eastAsia="Times New Roman" w:cs="Times New Roman"/>
                <w:b/>
                <w:bCs/>
                <w:color w:val="000000"/>
              </w:rPr>
            </w:pPr>
          </w:p>
        </w:tc>
        <w:tc>
          <w:tcPr>
            <w:tcW w:w="2790" w:type="dxa"/>
          </w:tcPr>
          <w:p w14:paraId="5D748CCC" w14:textId="77777777" w:rsidR="00940D46" w:rsidRDefault="00940D46" w:rsidP="00940D46">
            <w:pPr>
              <w:rPr>
                <w:rFonts w:eastAsia="Times New Roman" w:cs="Times New Roman"/>
                <w:b/>
                <w:bCs/>
                <w:color w:val="000000"/>
              </w:rPr>
            </w:pPr>
          </w:p>
        </w:tc>
        <w:tc>
          <w:tcPr>
            <w:tcW w:w="2790" w:type="dxa"/>
          </w:tcPr>
          <w:p w14:paraId="5B4A4F5D" w14:textId="77777777" w:rsidR="00940D46" w:rsidRDefault="00940D46" w:rsidP="00940D46">
            <w:pPr>
              <w:rPr>
                <w:rFonts w:eastAsia="Times New Roman" w:cs="Times New Roman"/>
                <w:b/>
                <w:bCs/>
                <w:color w:val="000000"/>
              </w:rPr>
            </w:pPr>
          </w:p>
        </w:tc>
      </w:tr>
    </w:tbl>
    <w:p w14:paraId="07AFC495"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01204348" w14:textId="77777777" w:rsidTr="00940D46">
        <w:tc>
          <w:tcPr>
            <w:tcW w:w="2196" w:type="dxa"/>
          </w:tcPr>
          <w:p w14:paraId="7D153828"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321840EE"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677FC19A"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2B33144D"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619EA244"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1DC3F1CF"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06C44164" w14:textId="77777777" w:rsidTr="00940D46">
        <w:tc>
          <w:tcPr>
            <w:tcW w:w="2196" w:type="dxa"/>
          </w:tcPr>
          <w:p w14:paraId="4DC1D3A8"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1FE1BE35" w14:textId="77777777" w:rsidR="00940D46" w:rsidRPr="00224F95" w:rsidRDefault="00940D46" w:rsidP="00940D46">
            <w:pPr>
              <w:rPr>
                <w:rFonts w:eastAsia="Times New Roman" w:cs="Times New Roman"/>
                <w:bCs/>
                <w:color w:val="000000"/>
              </w:rPr>
            </w:pPr>
            <w:r>
              <w:rPr>
                <w:rFonts w:eastAsia="Times New Roman" w:cs="Times New Roman"/>
                <w:bCs/>
                <w:color w:val="000000"/>
              </w:rPr>
              <w:t>8=Induna</w:t>
            </w:r>
          </w:p>
        </w:tc>
        <w:tc>
          <w:tcPr>
            <w:tcW w:w="2196" w:type="dxa"/>
          </w:tcPr>
          <w:p w14:paraId="324AC4F5"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7972AC57"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3F4A6E6E"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257B504C"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320D3B46" w14:textId="77777777" w:rsidR="00940D46" w:rsidRDefault="00940D46" w:rsidP="00940D46">
      <w:pPr>
        <w:rPr>
          <w:rFonts w:eastAsia="Times New Roman" w:cs="Times New Roman"/>
          <w:b/>
          <w:bCs/>
          <w:color w:val="000000"/>
        </w:rPr>
      </w:pPr>
    </w:p>
    <w:p w14:paraId="40A7AAC5" w14:textId="77777777" w:rsidR="00940D46" w:rsidRDefault="00940D46" w:rsidP="00940D46">
      <w:pPr>
        <w:rPr>
          <w:rFonts w:eastAsia="Times New Roman" w:cs="Times New Roman"/>
          <w:b/>
          <w:bCs/>
          <w:color w:val="000000"/>
        </w:rPr>
      </w:pPr>
      <w:r>
        <w:rPr>
          <w:rFonts w:eastAsia="Times New Roman" w:cs="Times New Roman"/>
          <w:b/>
          <w:bCs/>
          <w:color w:val="000000"/>
        </w:rPr>
        <w:br w:type="page"/>
      </w:r>
    </w:p>
    <w:p w14:paraId="4EE57737" w14:textId="79B16820" w:rsidR="00940D46" w:rsidRDefault="00940D46" w:rsidP="00940D46">
      <w:pPr>
        <w:rPr>
          <w:rFonts w:eastAsia="Times New Roman" w:cs="Times New Roman"/>
          <w:b/>
          <w:bCs/>
          <w:color w:val="000000"/>
        </w:rPr>
      </w:pPr>
      <w:r>
        <w:rPr>
          <w:rFonts w:eastAsia="Times New Roman" w:cs="Times New Roman"/>
          <w:b/>
          <w:bCs/>
          <w:color w:val="000000"/>
        </w:rPr>
        <w:t>I. Forest Conflict – Roster 2</w:t>
      </w:r>
    </w:p>
    <w:p w14:paraId="541B5CC9" w14:textId="0AE0C819"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this village and outside investors</w:t>
      </w:r>
    </w:p>
    <w:tbl>
      <w:tblPr>
        <w:tblStyle w:val="TableGrid"/>
        <w:tblW w:w="13158" w:type="dxa"/>
        <w:tblInd w:w="-504" w:type="dxa"/>
        <w:tblLayout w:type="fixed"/>
        <w:tblLook w:val="04A0" w:firstRow="1" w:lastRow="0" w:firstColumn="1" w:lastColumn="0" w:noHBand="0" w:noVBand="1"/>
      </w:tblPr>
      <w:tblGrid>
        <w:gridCol w:w="789"/>
        <w:gridCol w:w="1138"/>
        <w:gridCol w:w="1066"/>
        <w:gridCol w:w="1082"/>
        <w:gridCol w:w="1041"/>
        <w:gridCol w:w="1245"/>
        <w:gridCol w:w="1333"/>
        <w:gridCol w:w="1064"/>
        <w:gridCol w:w="1068"/>
        <w:gridCol w:w="1130"/>
        <w:gridCol w:w="1032"/>
        <w:gridCol w:w="1170"/>
      </w:tblGrid>
      <w:tr w:rsidR="00940D46" w14:paraId="719CD8E6" w14:textId="77777777" w:rsidTr="00940D46">
        <w:tc>
          <w:tcPr>
            <w:tcW w:w="789" w:type="dxa"/>
          </w:tcPr>
          <w:p w14:paraId="38C362C3" w14:textId="77777777" w:rsidR="00940D46" w:rsidRPr="00560CD9" w:rsidRDefault="00940D46" w:rsidP="00940D46">
            <w:pPr>
              <w:rPr>
                <w:rFonts w:eastAsia="Times New Roman" w:cs="Times New Roman"/>
                <w:bCs/>
                <w:color w:val="000000"/>
              </w:rPr>
            </w:pPr>
          </w:p>
        </w:tc>
        <w:tc>
          <w:tcPr>
            <w:tcW w:w="1138" w:type="dxa"/>
          </w:tcPr>
          <w:p w14:paraId="3AB0A137" w14:textId="30036A32" w:rsidR="00940D46" w:rsidRPr="00560CD9" w:rsidRDefault="00940D46" w:rsidP="00940D46">
            <w:pPr>
              <w:rPr>
                <w:rFonts w:eastAsia="Times New Roman" w:cs="Times New Roman"/>
                <w:bCs/>
                <w:color w:val="000000"/>
              </w:rPr>
            </w:pPr>
            <w:r>
              <w:rPr>
                <w:rFonts w:eastAsia="Times New Roman" w:cs="Times New Roman"/>
                <w:bCs/>
                <w:color w:val="000000"/>
              </w:rPr>
              <w:t>I.39</w:t>
            </w:r>
          </w:p>
        </w:tc>
        <w:tc>
          <w:tcPr>
            <w:tcW w:w="1066" w:type="dxa"/>
          </w:tcPr>
          <w:p w14:paraId="252594AC" w14:textId="0D9E8F8C" w:rsidR="00940D46" w:rsidRPr="00560CD9" w:rsidRDefault="00940D46" w:rsidP="00940D46">
            <w:pPr>
              <w:rPr>
                <w:rFonts w:eastAsia="Times New Roman" w:cs="Times New Roman"/>
                <w:bCs/>
                <w:color w:val="000000"/>
              </w:rPr>
            </w:pPr>
            <w:r>
              <w:rPr>
                <w:rFonts w:eastAsia="Times New Roman" w:cs="Times New Roman"/>
                <w:bCs/>
                <w:color w:val="000000"/>
              </w:rPr>
              <w:t>I.40</w:t>
            </w:r>
          </w:p>
        </w:tc>
        <w:tc>
          <w:tcPr>
            <w:tcW w:w="1082" w:type="dxa"/>
          </w:tcPr>
          <w:p w14:paraId="2DC54E39" w14:textId="6A603936" w:rsidR="00940D46" w:rsidRPr="00560CD9" w:rsidRDefault="00940D46" w:rsidP="00940D46">
            <w:pPr>
              <w:rPr>
                <w:rFonts w:eastAsia="Times New Roman" w:cs="Times New Roman"/>
                <w:bCs/>
                <w:color w:val="000000"/>
              </w:rPr>
            </w:pPr>
            <w:r>
              <w:rPr>
                <w:rFonts w:eastAsia="Times New Roman" w:cs="Times New Roman"/>
                <w:bCs/>
                <w:color w:val="000000"/>
              </w:rPr>
              <w:t>I.41</w:t>
            </w:r>
          </w:p>
        </w:tc>
        <w:tc>
          <w:tcPr>
            <w:tcW w:w="1041" w:type="dxa"/>
          </w:tcPr>
          <w:p w14:paraId="05569BFB" w14:textId="087FB885" w:rsidR="00940D46" w:rsidRPr="00560CD9" w:rsidRDefault="00940D46" w:rsidP="00940D46">
            <w:pPr>
              <w:rPr>
                <w:rFonts w:eastAsia="Times New Roman" w:cs="Times New Roman"/>
                <w:bCs/>
                <w:color w:val="000000"/>
              </w:rPr>
            </w:pPr>
            <w:r>
              <w:rPr>
                <w:rFonts w:eastAsia="Times New Roman" w:cs="Times New Roman"/>
                <w:bCs/>
                <w:color w:val="000000"/>
              </w:rPr>
              <w:t>I.42</w:t>
            </w:r>
          </w:p>
        </w:tc>
        <w:tc>
          <w:tcPr>
            <w:tcW w:w="1245" w:type="dxa"/>
          </w:tcPr>
          <w:p w14:paraId="66AA934B" w14:textId="0A874F64" w:rsidR="00940D46" w:rsidRPr="00560CD9" w:rsidRDefault="00940D46" w:rsidP="00940D46">
            <w:pPr>
              <w:rPr>
                <w:rFonts w:eastAsia="Times New Roman" w:cs="Times New Roman"/>
                <w:bCs/>
                <w:color w:val="000000"/>
              </w:rPr>
            </w:pPr>
            <w:r>
              <w:rPr>
                <w:rFonts w:eastAsia="Times New Roman" w:cs="Times New Roman"/>
                <w:bCs/>
                <w:color w:val="000000"/>
              </w:rPr>
              <w:t>I.43</w:t>
            </w:r>
          </w:p>
        </w:tc>
        <w:tc>
          <w:tcPr>
            <w:tcW w:w="1333" w:type="dxa"/>
          </w:tcPr>
          <w:p w14:paraId="38E19D68" w14:textId="2B0F0726" w:rsidR="00940D46" w:rsidRPr="00560CD9" w:rsidRDefault="00940D46" w:rsidP="00940D46">
            <w:pPr>
              <w:rPr>
                <w:rFonts w:eastAsia="Times New Roman" w:cs="Times New Roman"/>
                <w:bCs/>
                <w:color w:val="000000"/>
              </w:rPr>
            </w:pPr>
            <w:r>
              <w:rPr>
                <w:rFonts w:eastAsia="Times New Roman" w:cs="Times New Roman"/>
                <w:bCs/>
                <w:color w:val="000000"/>
              </w:rPr>
              <w:t>I.44</w:t>
            </w:r>
          </w:p>
        </w:tc>
        <w:tc>
          <w:tcPr>
            <w:tcW w:w="1064" w:type="dxa"/>
          </w:tcPr>
          <w:p w14:paraId="42606D9B" w14:textId="4CDB3EE5" w:rsidR="00940D46" w:rsidRPr="00560CD9" w:rsidRDefault="00940D46" w:rsidP="00940D46">
            <w:pPr>
              <w:rPr>
                <w:rFonts w:eastAsia="Times New Roman" w:cs="Times New Roman"/>
                <w:bCs/>
                <w:color w:val="000000"/>
              </w:rPr>
            </w:pPr>
            <w:r>
              <w:rPr>
                <w:rFonts w:eastAsia="Times New Roman" w:cs="Times New Roman"/>
                <w:bCs/>
                <w:color w:val="000000"/>
              </w:rPr>
              <w:t>I.45</w:t>
            </w:r>
          </w:p>
        </w:tc>
        <w:tc>
          <w:tcPr>
            <w:tcW w:w="1068" w:type="dxa"/>
          </w:tcPr>
          <w:p w14:paraId="0859B073" w14:textId="73EC4106" w:rsidR="00940D46" w:rsidRPr="00560CD9" w:rsidRDefault="00940D46" w:rsidP="00940D46">
            <w:pPr>
              <w:rPr>
                <w:rFonts w:eastAsia="Times New Roman" w:cs="Times New Roman"/>
                <w:bCs/>
                <w:color w:val="000000"/>
              </w:rPr>
            </w:pPr>
            <w:r>
              <w:rPr>
                <w:rFonts w:eastAsia="Times New Roman" w:cs="Times New Roman"/>
                <w:bCs/>
                <w:color w:val="000000"/>
              </w:rPr>
              <w:t>I.46</w:t>
            </w:r>
          </w:p>
        </w:tc>
        <w:tc>
          <w:tcPr>
            <w:tcW w:w="1130" w:type="dxa"/>
          </w:tcPr>
          <w:p w14:paraId="73D2D6C9" w14:textId="6A670AC8" w:rsidR="00940D46" w:rsidRPr="00560CD9" w:rsidRDefault="00940D46" w:rsidP="00940D46">
            <w:pPr>
              <w:rPr>
                <w:rFonts w:eastAsia="Times New Roman" w:cs="Times New Roman"/>
                <w:bCs/>
                <w:color w:val="000000"/>
              </w:rPr>
            </w:pPr>
            <w:r>
              <w:rPr>
                <w:rFonts w:eastAsia="Times New Roman" w:cs="Times New Roman"/>
                <w:bCs/>
                <w:color w:val="000000"/>
              </w:rPr>
              <w:t>I.47</w:t>
            </w:r>
          </w:p>
        </w:tc>
        <w:tc>
          <w:tcPr>
            <w:tcW w:w="1032" w:type="dxa"/>
          </w:tcPr>
          <w:p w14:paraId="7A86C0E5" w14:textId="65573600" w:rsidR="00940D46" w:rsidRPr="00560CD9" w:rsidRDefault="00940D46" w:rsidP="00940D46">
            <w:pPr>
              <w:rPr>
                <w:rFonts w:eastAsia="Times New Roman" w:cs="Times New Roman"/>
                <w:bCs/>
                <w:color w:val="000000"/>
              </w:rPr>
            </w:pPr>
            <w:r>
              <w:rPr>
                <w:rFonts w:eastAsia="Times New Roman" w:cs="Times New Roman"/>
                <w:bCs/>
                <w:color w:val="000000"/>
              </w:rPr>
              <w:t>I.48</w:t>
            </w:r>
          </w:p>
        </w:tc>
        <w:tc>
          <w:tcPr>
            <w:tcW w:w="1170" w:type="dxa"/>
          </w:tcPr>
          <w:p w14:paraId="1EA31657" w14:textId="14595660" w:rsidR="00940D46" w:rsidRPr="00560CD9" w:rsidRDefault="00940D46" w:rsidP="00940D46">
            <w:pPr>
              <w:ind w:right="-234"/>
              <w:rPr>
                <w:rFonts w:eastAsia="Times New Roman" w:cs="Times New Roman"/>
                <w:bCs/>
                <w:color w:val="000000"/>
              </w:rPr>
            </w:pPr>
            <w:r>
              <w:rPr>
                <w:rFonts w:eastAsia="Times New Roman" w:cs="Times New Roman"/>
                <w:bCs/>
                <w:color w:val="000000"/>
              </w:rPr>
              <w:t>I.49</w:t>
            </w:r>
          </w:p>
        </w:tc>
      </w:tr>
      <w:tr w:rsidR="00940D46" w14:paraId="212E4C2F" w14:textId="77777777" w:rsidTr="00940D46">
        <w:tc>
          <w:tcPr>
            <w:tcW w:w="789" w:type="dxa"/>
          </w:tcPr>
          <w:p w14:paraId="2939F2D5"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138" w:type="dxa"/>
          </w:tcPr>
          <w:p w14:paraId="2F2591D9"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boundary conflicts</w:t>
            </w:r>
            <w:r>
              <w:rPr>
                <w:rFonts w:eastAsia="Times New Roman" w:cs="Times New Roman"/>
                <w:bCs/>
                <w:color w:val="000000"/>
              </w:rPr>
              <w:t xml:space="preserve">? </w:t>
            </w:r>
          </w:p>
          <w:p w14:paraId="4F58FBB6"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23BD52B4"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311A9836" w14:textId="388E1670"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5210C6">
              <w:rPr>
                <w:rFonts w:eastAsia="Times New Roman" w:cs="Times New Roman"/>
                <w:bCs/>
                <w:i/>
                <w:color w:val="000000"/>
              </w:rPr>
              <w:t>44</w:t>
            </w:r>
          </w:p>
        </w:tc>
        <w:tc>
          <w:tcPr>
            <w:tcW w:w="1066" w:type="dxa"/>
          </w:tcPr>
          <w:p w14:paraId="644E1AC5"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2" w:type="dxa"/>
          </w:tcPr>
          <w:p w14:paraId="2365D887"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41" w:type="dxa"/>
          </w:tcPr>
          <w:p w14:paraId="1530682C"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7D190B24"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44CD55E5"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45" w:type="dxa"/>
          </w:tcPr>
          <w:p w14:paraId="146508BD"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333" w:type="dxa"/>
          </w:tcPr>
          <w:p w14:paraId="030CE646" w14:textId="77777777" w:rsidR="00940D46" w:rsidRDefault="00940D46" w:rsidP="00940D46">
            <w:pPr>
              <w:rPr>
                <w:rFonts w:eastAsia="Calibri" w:cs="Times New Roman"/>
              </w:rPr>
            </w:pPr>
            <w:r>
              <w:rPr>
                <w:rFonts w:eastAsia="Times New Roman" w:cs="Times New Roman"/>
                <w:bCs/>
                <w:color w:val="000000"/>
              </w:rPr>
              <w:t xml:space="preserve">In the past 3 years, were there any conflicts about </w:t>
            </w:r>
            <w:r w:rsidRPr="00A63ABC">
              <w:rPr>
                <w:rFonts w:eastAsia="Calibri" w:cs="Times New Roman"/>
                <w:b/>
              </w:rPr>
              <w:t>which NTFP products could be harvested from the forest</w:t>
            </w:r>
            <w:r>
              <w:rPr>
                <w:rFonts w:eastAsia="Calibri" w:cs="Times New Roman"/>
              </w:rPr>
              <w:t>?</w:t>
            </w:r>
          </w:p>
          <w:p w14:paraId="20EAB3F8" w14:textId="77777777" w:rsidR="00940D46" w:rsidRDefault="00940D46" w:rsidP="00940D46">
            <w:pPr>
              <w:rPr>
                <w:rFonts w:eastAsia="Calibri" w:cs="Times New Roman"/>
              </w:rPr>
            </w:pPr>
            <w:r>
              <w:rPr>
                <w:rFonts w:eastAsia="Calibri" w:cs="Times New Roman"/>
              </w:rPr>
              <w:t>0=No</w:t>
            </w:r>
          </w:p>
          <w:p w14:paraId="6706EED6" w14:textId="77777777" w:rsidR="00940D46" w:rsidRDefault="00940D46" w:rsidP="00940D46">
            <w:pPr>
              <w:rPr>
                <w:rFonts w:eastAsia="Calibri" w:cs="Times New Roman"/>
              </w:rPr>
            </w:pPr>
            <w:r>
              <w:rPr>
                <w:rFonts w:eastAsia="Calibri" w:cs="Times New Roman"/>
              </w:rPr>
              <w:t>1=Yes</w:t>
            </w:r>
          </w:p>
          <w:p w14:paraId="10056C00" w14:textId="7FDC761E" w:rsidR="00940D46" w:rsidRPr="00560CD9" w:rsidRDefault="005210C6" w:rsidP="00940D46">
            <w:pPr>
              <w:rPr>
                <w:rFonts w:eastAsia="Times New Roman" w:cs="Times New Roman"/>
                <w:bCs/>
                <w:i/>
                <w:color w:val="000000"/>
              </w:rPr>
            </w:pPr>
            <w:r>
              <w:rPr>
                <w:rFonts w:eastAsia="Calibri" w:cs="Times New Roman"/>
                <w:i/>
              </w:rPr>
              <w:t>If 0, skip to I.50</w:t>
            </w:r>
          </w:p>
        </w:tc>
        <w:tc>
          <w:tcPr>
            <w:tcW w:w="1064" w:type="dxa"/>
          </w:tcPr>
          <w:p w14:paraId="3B0CF0D3"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68" w:type="dxa"/>
          </w:tcPr>
          <w:p w14:paraId="7A7FAAA9"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130" w:type="dxa"/>
          </w:tcPr>
          <w:p w14:paraId="0EC317B3" w14:textId="77777777" w:rsidR="00940D46" w:rsidRPr="00560CD9" w:rsidRDefault="00940D46" w:rsidP="00940D46">
            <w:pPr>
              <w:rPr>
                <w:rFonts w:eastAsia="Times New Roman" w:cs="Times New Roman"/>
                <w:bCs/>
                <w:color w:val="000000"/>
              </w:rPr>
            </w:pPr>
            <w:r>
              <w:rPr>
                <w:rFonts w:eastAsia="Times New Roman" w:cs="Times New Roman"/>
                <w:bCs/>
                <w:color w:val="000000"/>
              </w:rPr>
              <w:t>Which NTFP products?</w:t>
            </w:r>
          </w:p>
        </w:tc>
        <w:tc>
          <w:tcPr>
            <w:tcW w:w="1032" w:type="dxa"/>
          </w:tcPr>
          <w:p w14:paraId="6D70DCB5"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1DCFEBD0"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4C965F4E" w14:textId="77777777" w:rsidR="00940D46" w:rsidRDefault="00940D46" w:rsidP="00940D46">
            <w:pPr>
              <w:rPr>
                <w:rFonts w:eastAsia="Times New Roman" w:cs="Times New Roman"/>
                <w:bCs/>
                <w:color w:val="000000"/>
              </w:rPr>
            </w:pPr>
            <w:r>
              <w:rPr>
                <w:rFonts w:eastAsia="Times New Roman" w:cs="Times New Roman"/>
                <w:bCs/>
                <w:i/>
                <w:color w:val="000000"/>
              </w:rPr>
              <w:t>Select all that apply</w:t>
            </w:r>
          </w:p>
        </w:tc>
        <w:tc>
          <w:tcPr>
            <w:tcW w:w="1170" w:type="dxa"/>
          </w:tcPr>
          <w:p w14:paraId="3FD31DE2" w14:textId="77777777" w:rsidR="00940D46"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940D46" w14:paraId="1F97068E" w14:textId="77777777" w:rsidTr="00940D46">
        <w:tc>
          <w:tcPr>
            <w:tcW w:w="789" w:type="dxa"/>
          </w:tcPr>
          <w:p w14:paraId="082D5BD4"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138" w:type="dxa"/>
          </w:tcPr>
          <w:p w14:paraId="4F2882B2" w14:textId="77777777" w:rsidR="00940D46" w:rsidRDefault="00940D46" w:rsidP="00940D46">
            <w:pPr>
              <w:rPr>
                <w:rFonts w:eastAsia="Times New Roman" w:cs="Times New Roman"/>
                <w:b/>
                <w:bCs/>
                <w:color w:val="000000"/>
              </w:rPr>
            </w:pPr>
          </w:p>
        </w:tc>
        <w:tc>
          <w:tcPr>
            <w:tcW w:w="1066" w:type="dxa"/>
          </w:tcPr>
          <w:p w14:paraId="602AC6B8" w14:textId="77777777" w:rsidR="00940D46" w:rsidRDefault="00940D46" w:rsidP="00940D46">
            <w:pPr>
              <w:rPr>
                <w:rFonts w:eastAsia="Times New Roman" w:cs="Times New Roman"/>
                <w:b/>
                <w:bCs/>
                <w:color w:val="000000"/>
              </w:rPr>
            </w:pPr>
          </w:p>
        </w:tc>
        <w:tc>
          <w:tcPr>
            <w:tcW w:w="1082" w:type="dxa"/>
          </w:tcPr>
          <w:p w14:paraId="64167BCD" w14:textId="77777777" w:rsidR="00940D46" w:rsidRDefault="00940D46" w:rsidP="00940D46">
            <w:pPr>
              <w:rPr>
                <w:rFonts w:eastAsia="Times New Roman" w:cs="Times New Roman"/>
                <w:b/>
                <w:bCs/>
                <w:color w:val="000000"/>
              </w:rPr>
            </w:pPr>
          </w:p>
        </w:tc>
        <w:tc>
          <w:tcPr>
            <w:tcW w:w="1041" w:type="dxa"/>
          </w:tcPr>
          <w:p w14:paraId="4D984415" w14:textId="77777777" w:rsidR="00940D46" w:rsidRDefault="00940D46" w:rsidP="00940D46">
            <w:pPr>
              <w:rPr>
                <w:rFonts w:eastAsia="Times New Roman" w:cs="Times New Roman"/>
                <w:b/>
                <w:bCs/>
                <w:color w:val="000000"/>
              </w:rPr>
            </w:pPr>
          </w:p>
        </w:tc>
        <w:tc>
          <w:tcPr>
            <w:tcW w:w="1245" w:type="dxa"/>
          </w:tcPr>
          <w:p w14:paraId="6578C6F3" w14:textId="77777777" w:rsidR="00940D46" w:rsidRDefault="00940D46" w:rsidP="00940D46">
            <w:pPr>
              <w:rPr>
                <w:rFonts w:eastAsia="Times New Roman" w:cs="Times New Roman"/>
                <w:b/>
                <w:bCs/>
                <w:color w:val="000000"/>
              </w:rPr>
            </w:pPr>
          </w:p>
        </w:tc>
        <w:tc>
          <w:tcPr>
            <w:tcW w:w="1333" w:type="dxa"/>
          </w:tcPr>
          <w:p w14:paraId="657532A4" w14:textId="77777777" w:rsidR="00940D46" w:rsidRDefault="00940D46" w:rsidP="00940D46">
            <w:pPr>
              <w:rPr>
                <w:rFonts w:eastAsia="Times New Roman" w:cs="Times New Roman"/>
                <w:b/>
                <w:bCs/>
                <w:color w:val="000000"/>
              </w:rPr>
            </w:pPr>
          </w:p>
        </w:tc>
        <w:tc>
          <w:tcPr>
            <w:tcW w:w="1064" w:type="dxa"/>
          </w:tcPr>
          <w:p w14:paraId="5C2499AA" w14:textId="77777777" w:rsidR="00940D46" w:rsidRDefault="00940D46" w:rsidP="00940D46">
            <w:pPr>
              <w:rPr>
                <w:rFonts w:eastAsia="Times New Roman" w:cs="Times New Roman"/>
                <w:b/>
                <w:bCs/>
                <w:color w:val="000000"/>
              </w:rPr>
            </w:pPr>
          </w:p>
        </w:tc>
        <w:tc>
          <w:tcPr>
            <w:tcW w:w="1068" w:type="dxa"/>
          </w:tcPr>
          <w:p w14:paraId="0327F1AB" w14:textId="77777777" w:rsidR="00940D46" w:rsidRDefault="00940D46" w:rsidP="00940D46">
            <w:pPr>
              <w:rPr>
                <w:rFonts w:eastAsia="Times New Roman" w:cs="Times New Roman"/>
                <w:b/>
                <w:bCs/>
                <w:color w:val="000000"/>
              </w:rPr>
            </w:pPr>
          </w:p>
        </w:tc>
        <w:tc>
          <w:tcPr>
            <w:tcW w:w="1130" w:type="dxa"/>
          </w:tcPr>
          <w:p w14:paraId="2E6ED79B" w14:textId="77777777" w:rsidR="00940D46" w:rsidRDefault="00940D46" w:rsidP="00940D46">
            <w:pPr>
              <w:rPr>
                <w:rFonts w:eastAsia="Times New Roman" w:cs="Times New Roman"/>
                <w:b/>
                <w:bCs/>
                <w:color w:val="000000"/>
              </w:rPr>
            </w:pPr>
          </w:p>
        </w:tc>
        <w:tc>
          <w:tcPr>
            <w:tcW w:w="1032" w:type="dxa"/>
          </w:tcPr>
          <w:p w14:paraId="6D522EC6" w14:textId="77777777" w:rsidR="00940D46" w:rsidRDefault="00940D46" w:rsidP="00940D46">
            <w:pPr>
              <w:rPr>
                <w:rFonts w:eastAsia="Times New Roman" w:cs="Times New Roman"/>
                <w:b/>
                <w:bCs/>
                <w:color w:val="000000"/>
              </w:rPr>
            </w:pPr>
          </w:p>
        </w:tc>
        <w:tc>
          <w:tcPr>
            <w:tcW w:w="1170" w:type="dxa"/>
          </w:tcPr>
          <w:p w14:paraId="04D94E21" w14:textId="77777777" w:rsidR="00940D46" w:rsidRDefault="00940D46" w:rsidP="00940D46">
            <w:pPr>
              <w:rPr>
                <w:rFonts w:eastAsia="Times New Roman" w:cs="Times New Roman"/>
                <w:b/>
                <w:bCs/>
                <w:color w:val="000000"/>
              </w:rPr>
            </w:pPr>
          </w:p>
        </w:tc>
      </w:tr>
      <w:tr w:rsidR="00940D46" w14:paraId="19DE07F9" w14:textId="77777777" w:rsidTr="00940D46">
        <w:tc>
          <w:tcPr>
            <w:tcW w:w="789" w:type="dxa"/>
          </w:tcPr>
          <w:p w14:paraId="7FE342C2"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138" w:type="dxa"/>
          </w:tcPr>
          <w:p w14:paraId="4C851020" w14:textId="77777777" w:rsidR="00940D46" w:rsidRDefault="00940D46" w:rsidP="00940D46">
            <w:pPr>
              <w:rPr>
                <w:rFonts w:eastAsia="Times New Roman" w:cs="Times New Roman"/>
                <w:b/>
                <w:bCs/>
                <w:color w:val="000000"/>
              </w:rPr>
            </w:pPr>
          </w:p>
        </w:tc>
        <w:tc>
          <w:tcPr>
            <w:tcW w:w="1066" w:type="dxa"/>
          </w:tcPr>
          <w:p w14:paraId="27C87B03" w14:textId="77777777" w:rsidR="00940D46" w:rsidRDefault="00940D46" w:rsidP="00940D46">
            <w:pPr>
              <w:rPr>
                <w:rFonts w:eastAsia="Times New Roman" w:cs="Times New Roman"/>
                <w:b/>
                <w:bCs/>
                <w:color w:val="000000"/>
              </w:rPr>
            </w:pPr>
          </w:p>
        </w:tc>
        <w:tc>
          <w:tcPr>
            <w:tcW w:w="1082" w:type="dxa"/>
          </w:tcPr>
          <w:p w14:paraId="5123DE55" w14:textId="77777777" w:rsidR="00940D46" w:rsidRDefault="00940D46" w:rsidP="00940D46">
            <w:pPr>
              <w:rPr>
                <w:rFonts w:eastAsia="Times New Roman" w:cs="Times New Roman"/>
                <w:b/>
                <w:bCs/>
                <w:color w:val="000000"/>
              </w:rPr>
            </w:pPr>
          </w:p>
        </w:tc>
        <w:tc>
          <w:tcPr>
            <w:tcW w:w="1041" w:type="dxa"/>
          </w:tcPr>
          <w:p w14:paraId="68153E37" w14:textId="77777777" w:rsidR="00940D46" w:rsidRDefault="00940D46" w:rsidP="00940D46">
            <w:pPr>
              <w:rPr>
                <w:rFonts w:eastAsia="Times New Roman" w:cs="Times New Roman"/>
                <w:b/>
                <w:bCs/>
                <w:color w:val="000000"/>
              </w:rPr>
            </w:pPr>
          </w:p>
        </w:tc>
        <w:tc>
          <w:tcPr>
            <w:tcW w:w="1245" w:type="dxa"/>
          </w:tcPr>
          <w:p w14:paraId="1200ADEF" w14:textId="77777777" w:rsidR="00940D46" w:rsidRDefault="00940D46" w:rsidP="00940D46">
            <w:pPr>
              <w:rPr>
                <w:rFonts w:eastAsia="Times New Roman" w:cs="Times New Roman"/>
                <w:b/>
                <w:bCs/>
                <w:color w:val="000000"/>
              </w:rPr>
            </w:pPr>
          </w:p>
        </w:tc>
        <w:tc>
          <w:tcPr>
            <w:tcW w:w="1333" w:type="dxa"/>
          </w:tcPr>
          <w:p w14:paraId="3F1D5728" w14:textId="77777777" w:rsidR="00940D46" w:rsidRDefault="00940D46" w:rsidP="00940D46">
            <w:pPr>
              <w:rPr>
                <w:rFonts w:eastAsia="Times New Roman" w:cs="Times New Roman"/>
                <w:b/>
                <w:bCs/>
                <w:color w:val="000000"/>
              </w:rPr>
            </w:pPr>
          </w:p>
        </w:tc>
        <w:tc>
          <w:tcPr>
            <w:tcW w:w="1064" w:type="dxa"/>
          </w:tcPr>
          <w:p w14:paraId="63A56F3F" w14:textId="77777777" w:rsidR="00940D46" w:rsidRDefault="00940D46" w:rsidP="00940D46">
            <w:pPr>
              <w:rPr>
                <w:rFonts w:eastAsia="Times New Roman" w:cs="Times New Roman"/>
                <w:b/>
                <w:bCs/>
                <w:color w:val="000000"/>
              </w:rPr>
            </w:pPr>
          </w:p>
        </w:tc>
        <w:tc>
          <w:tcPr>
            <w:tcW w:w="1068" w:type="dxa"/>
          </w:tcPr>
          <w:p w14:paraId="5CA9BC4C" w14:textId="77777777" w:rsidR="00940D46" w:rsidRDefault="00940D46" w:rsidP="00940D46">
            <w:pPr>
              <w:rPr>
                <w:rFonts w:eastAsia="Times New Roman" w:cs="Times New Roman"/>
                <w:b/>
                <w:bCs/>
                <w:color w:val="000000"/>
              </w:rPr>
            </w:pPr>
          </w:p>
        </w:tc>
        <w:tc>
          <w:tcPr>
            <w:tcW w:w="1130" w:type="dxa"/>
          </w:tcPr>
          <w:p w14:paraId="76A98579" w14:textId="77777777" w:rsidR="00940D46" w:rsidRDefault="00940D46" w:rsidP="00940D46">
            <w:pPr>
              <w:rPr>
                <w:rFonts w:eastAsia="Times New Roman" w:cs="Times New Roman"/>
                <w:b/>
                <w:bCs/>
                <w:color w:val="000000"/>
              </w:rPr>
            </w:pPr>
          </w:p>
        </w:tc>
        <w:tc>
          <w:tcPr>
            <w:tcW w:w="1032" w:type="dxa"/>
          </w:tcPr>
          <w:p w14:paraId="6072794D" w14:textId="77777777" w:rsidR="00940D46" w:rsidRDefault="00940D46" w:rsidP="00940D46">
            <w:pPr>
              <w:rPr>
                <w:rFonts w:eastAsia="Times New Roman" w:cs="Times New Roman"/>
                <w:b/>
                <w:bCs/>
                <w:color w:val="000000"/>
              </w:rPr>
            </w:pPr>
          </w:p>
        </w:tc>
        <w:tc>
          <w:tcPr>
            <w:tcW w:w="1170" w:type="dxa"/>
          </w:tcPr>
          <w:p w14:paraId="22A4730A" w14:textId="77777777" w:rsidR="00940D46" w:rsidRDefault="00940D46" w:rsidP="00940D46">
            <w:pPr>
              <w:rPr>
                <w:rFonts w:eastAsia="Times New Roman" w:cs="Times New Roman"/>
                <w:b/>
                <w:bCs/>
                <w:color w:val="000000"/>
              </w:rPr>
            </w:pPr>
          </w:p>
        </w:tc>
      </w:tr>
      <w:tr w:rsidR="00940D46" w14:paraId="5D1FED1A" w14:textId="77777777" w:rsidTr="00940D46">
        <w:tc>
          <w:tcPr>
            <w:tcW w:w="789" w:type="dxa"/>
          </w:tcPr>
          <w:p w14:paraId="75E49DEA"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138" w:type="dxa"/>
          </w:tcPr>
          <w:p w14:paraId="5E8B1EA1" w14:textId="77777777" w:rsidR="00940D46" w:rsidRDefault="00940D46" w:rsidP="00940D46">
            <w:pPr>
              <w:rPr>
                <w:rFonts w:eastAsia="Times New Roman" w:cs="Times New Roman"/>
                <w:b/>
                <w:bCs/>
                <w:color w:val="000000"/>
              </w:rPr>
            </w:pPr>
          </w:p>
        </w:tc>
        <w:tc>
          <w:tcPr>
            <w:tcW w:w="1066" w:type="dxa"/>
          </w:tcPr>
          <w:p w14:paraId="1A22F3D0" w14:textId="77777777" w:rsidR="00940D46" w:rsidRDefault="00940D46" w:rsidP="00940D46">
            <w:pPr>
              <w:rPr>
                <w:rFonts w:eastAsia="Times New Roman" w:cs="Times New Roman"/>
                <w:b/>
                <w:bCs/>
                <w:color w:val="000000"/>
              </w:rPr>
            </w:pPr>
          </w:p>
        </w:tc>
        <w:tc>
          <w:tcPr>
            <w:tcW w:w="1082" w:type="dxa"/>
          </w:tcPr>
          <w:p w14:paraId="49F02690" w14:textId="77777777" w:rsidR="00940D46" w:rsidRDefault="00940D46" w:rsidP="00940D46">
            <w:pPr>
              <w:rPr>
                <w:rFonts w:eastAsia="Times New Roman" w:cs="Times New Roman"/>
                <w:b/>
                <w:bCs/>
                <w:color w:val="000000"/>
              </w:rPr>
            </w:pPr>
          </w:p>
        </w:tc>
        <w:tc>
          <w:tcPr>
            <w:tcW w:w="1041" w:type="dxa"/>
          </w:tcPr>
          <w:p w14:paraId="1D043E67" w14:textId="77777777" w:rsidR="00940D46" w:rsidRDefault="00940D46" w:rsidP="00940D46">
            <w:pPr>
              <w:rPr>
                <w:rFonts w:eastAsia="Times New Roman" w:cs="Times New Roman"/>
                <w:b/>
                <w:bCs/>
                <w:color w:val="000000"/>
              </w:rPr>
            </w:pPr>
          </w:p>
        </w:tc>
        <w:tc>
          <w:tcPr>
            <w:tcW w:w="1245" w:type="dxa"/>
          </w:tcPr>
          <w:p w14:paraId="46DAB1F6" w14:textId="77777777" w:rsidR="00940D46" w:rsidRDefault="00940D46" w:rsidP="00940D46">
            <w:pPr>
              <w:rPr>
                <w:rFonts w:eastAsia="Times New Roman" w:cs="Times New Roman"/>
                <w:b/>
                <w:bCs/>
                <w:color w:val="000000"/>
              </w:rPr>
            </w:pPr>
          </w:p>
        </w:tc>
        <w:tc>
          <w:tcPr>
            <w:tcW w:w="1333" w:type="dxa"/>
          </w:tcPr>
          <w:p w14:paraId="4EE9FB37" w14:textId="77777777" w:rsidR="00940D46" w:rsidRDefault="00940D46" w:rsidP="00940D46">
            <w:pPr>
              <w:rPr>
                <w:rFonts w:eastAsia="Times New Roman" w:cs="Times New Roman"/>
                <w:b/>
                <w:bCs/>
                <w:color w:val="000000"/>
              </w:rPr>
            </w:pPr>
          </w:p>
        </w:tc>
        <w:tc>
          <w:tcPr>
            <w:tcW w:w="1064" w:type="dxa"/>
          </w:tcPr>
          <w:p w14:paraId="01574673" w14:textId="77777777" w:rsidR="00940D46" w:rsidRDefault="00940D46" w:rsidP="00940D46">
            <w:pPr>
              <w:rPr>
                <w:rFonts w:eastAsia="Times New Roman" w:cs="Times New Roman"/>
                <w:b/>
                <w:bCs/>
                <w:color w:val="000000"/>
              </w:rPr>
            </w:pPr>
          </w:p>
        </w:tc>
        <w:tc>
          <w:tcPr>
            <w:tcW w:w="1068" w:type="dxa"/>
          </w:tcPr>
          <w:p w14:paraId="0C36589C" w14:textId="77777777" w:rsidR="00940D46" w:rsidRDefault="00940D46" w:rsidP="00940D46">
            <w:pPr>
              <w:rPr>
                <w:rFonts w:eastAsia="Times New Roman" w:cs="Times New Roman"/>
                <w:b/>
                <w:bCs/>
                <w:color w:val="000000"/>
              </w:rPr>
            </w:pPr>
          </w:p>
        </w:tc>
        <w:tc>
          <w:tcPr>
            <w:tcW w:w="1130" w:type="dxa"/>
          </w:tcPr>
          <w:p w14:paraId="1BF2204F" w14:textId="77777777" w:rsidR="00940D46" w:rsidRDefault="00940D46" w:rsidP="00940D46">
            <w:pPr>
              <w:rPr>
                <w:rFonts w:eastAsia="Times New Roman" w:cs="Times New Roman"/>
                <w:b/>
                <w:bCs/>
                <w:color w:val="000000"/>
              </w:rPr>
            </w:pPr>
          </w:p>
        </w:tc>
        <w:tc>
          <w:tcPr>
            <w:tcW w:w="1032" w:type="dxa"/>
          </w:tcPr>
          <w:p w14:paraId="32CE2831" w14:textId="77777777" w:rsidR="00940D46" w:rsidRDefault="00940D46" w:rsidP="00940D46">
            <w:pPr>
              <w:rPr>
                <w:rFonts w:eastAsia="Times New Roman" w:cs="Times New Roman"/>
                <w:b/>
                <w:bCs/>
                <w:color w:val="000000"/>
              </w:rPr>
            </w:pPr>
          </w:p>
        </w:tc>
        <w:tc>
          <w:tcPr>
            <w:tcW w:w="1170" w:type="dxa"/>
          </w:tcPr>
          <w:p w14:paraId="29E8A573" w14:textId="77777777" w:rsidR="00940D46" w:rsidRDefault="00940D46" w:rsidP="00940D46">
            <w:pPr>
              <w:rPr>
                <w:rFonts w:eastAsia="Times New Roman" w:cs="Times New Roman"/>
                <w:b/>
                <w:bCs/>
                <w:color w:val="000000"/>
              </w:rPr>
            </w:pPr>
          </w:p>
        </w:tc>
      </w:tr>
      <w:tr w:rsidR="00940D46" w14:paraId="7E53B122" w14:textId="77777777" w:rsidTr="00940D46">
        <w:tc>
          <w:tcPr>
            <w:tcW w:w="789" w:type="dxa"/>
          </w:tcPr>
          <w:p w14:paraId="2CD7E91B"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138" w:type="dxa"/>
          </w:tcPr>
          <w:p w14:paraId="72168D1E" w14:textId="77777777" w:rsidR="00940D46" w:rsidRDefault="00940D46" w:rsidP="00940D46">
            <w:pPr>
              <w:rPr>
                <w:rFonts w:eastAsia="Times New Roman" w:cs="Times New Roman"/>
                <w:b/>
                <w:bCs/>
                <w:color w:val="000000"/>
              </w:rPr>
            </w:pPr>
          </w:p>
        </w:tc>
        <w:tc>
          <w:tcPr>
            <w:tcW w:w="1066" w:type="dxa"/>
          </w:tcPr>
          <w:p w14:paraId="6630AFB5" w14:textId="77777777" w:rsidR="00940D46" w:rsidRDefault="00940D46" w:rsidP="00940D46">
            <w:pPr>
              <w:rPr>
                <w:rFonts w:eastAsia="Times New Roman" w:cs="Times New Roman"/>
                <w:b/>
                <w:bCs/>
                <w:color w:val="000000"/>
              </w:rPr>
            </w:pPr>
          </w:p>
        </w:tc>
        <w:tc>
          <w:tcPr>
            <w:tcW w:w="1082" w:type="dxa"/>
          </w:tcPr>
          <w:p w14:paraId="74D19DAC" w14:textId="77777777" w:rsidR="00940D46" w:rsidRDefault="00940D46" w:rsidP="00940D46">
            <w:pPr>
              <w:rPr>
                <w:rFonts w:eastAsia="Times New Roman" w:cs="Times New Roman"/>
                <w:b/>
                <w:bCs/>
                <w:color w:val="000000"/>
              </w:rPr>
            </w:pPr>
          </w:p>
        </w:tc>
        <w:tc>
          <w:tcPr>
            <w:tcW w:w="1041" w:type="dxa"/>
          </w:tcPr>
          <w:p w14:paraId="289AD768" w14:textId="77777777" w:rsidR="00940D46" w:rsidRDefault="00940D46" w:rsidP="00940D46">
            <w:pPr>
              <w:rPr>
                <w:rFonts w:eastAsia="Times New Roman" w:cs="Times New Roman"/>
                <w:b/>
                <w:bCs/>
                <w:color w:val="000000"/>
              </w:rPr>
            </w:pPr>
          </w:p>
        </w:tc>
        <w:tc>
          <w:tcPr>
            <w:tcW w:w="1245" w:type="dxa"/>
          </w:tcPr>
          <w:p w14:paraId="57467770" w14:textId="77777777" w:rsidR="00940D46" w:rsidRDefault="00940D46" w:rsidP="00940D46">
            <w:pPr>
              <w:rPr>
                <w:rFonts w:eastAsia="Times New Roman" w:cs="Times New Roman"/>
                <w:b/>
                <w:bCs/>
                <w:color w:val="000000"/>
              </w:rPr>
            </w:pPr>
          </w:p>
        </w:tc>
        <w:tc>
          <w:tcPr>
            <w:tcW w:w="1333" w:type="dxa"/>
          </w:tcPr>
          <w:p w14:paraId="4560E88A" w14:textId="77777777" w:rsidR="00940D46" w:rsidRDefault="00940D46" w:rsidP="00940D46">
            <w:pPr>
              <w:rPr>
                <w:rFonts w:eastAsia="Times New Roman" w:cs="Times New Roman"/>
                <w:b/>
                <w:bCs/>
                <w:color w:val="000000"/>
              </w:rPr>
            </w:pPr>
          </w:p>
        </w:tc>
        <w:tc>
          <w:tcPr>
            <w:tcW w:w="1064" w:type="dxa"/>
          </w:tcPr>
          <w:p w14:paraId="31C5E2B5" w14:textId="77777777" w:rsidR="00940D46" w:rsidRDefault="00940D46" w:rsidP="00940D46">
            <w:pPr>
              <w:rPr>
                <w:rFonts w:eastAsia="Times New Roman" w:cs="Times New Roman"/>
                <w:b/>
                <w:bCs/>
                <w:color w:val="000000"/>
              </w:rPr>
            </w:pPr>
          </w:p>
        </w:tc>
        <w:tc>
          <w:tcPr>
            <w:tcW w:w="1068" w:type="dxa"/>
          </w:tcPr>
          <w:p w14:paraId="0F96F4CD" w14:textId="77777777" w:rsidR="00940D46" w:rsidRDefault="00940D46" w:rsidP="00940D46">
            <w:pPr>
              <w:rPr>
                <w:rFonts w:eastAsia="Times New Roman" w:cs="Times New Roman"/>
                <w:b/>
                <w:bCs/>
                <w:color w:val="000000"/>
              </w:rPr>
            </w:pPr>
          </w:p>
        </w:tc>
        <w:tc>
          <w:tcPr>
            <w:tcW w:w="1130" w:type="dxa"/>
          </w:tcPr>
          <w:p w14:paraId="2D3A150C" w14:textId="77777777" w:rsidR="00940D46" w:rsidRDefault="00940D46" w:rsidP="00940D46">
            <w:pPr>
              <w:rPr>
                <w:rFonts w:eastAsia="Times New Roman" w:cs="Times New Roman"/>
                <w:b/>
                <w:bCs/>
                <w:color w:val="000000"/>
              </w:rPr>
            </w:pPr>
          </w:p>
        </w:tc>
        <w:tc>
          <w:tcPr>
            <w:tcW w:w="1032" w:type="dxa"/>
          </w:tcPr>
          <w:p w14:paraId="28462628" w14:textId="77777777" w:rsidR="00940D46" w:rsidRDefault="00940D46" w:rsidP="00940D46">
            <w:pPr>
              <w:rPr>
                <w:rFonts w:eastAsia="Times New Roman" w:cs="Times New Roman"/>
                <w:b/>
                <w:bCs/>
                <w:color w:val="000000"/>
              </w:rPr>
            </w:pPr>
          </w:p>
        </w:tc>
        <w:tc>
          <w:tcPr>
            <w:tcW w:w="1170" w:type="dxa"/>
          </w:tcPr>
          <w:p w14:paraId="26329A3C" w14:textId="77777777" w:rsidR="00940D46" w:rsidRDefault="00940D46" w:rsidP="00940D46">
            <w:pPr>
              <w:rPr>
                <w:rFonts w:eastAsia="Times New Roman" w:cs="Times New Roman"/>
                <w:b/>
                <w:bCs/>
                <w:color w:val="000000"/>
              </w:rPr>
            </w:pPr>
          </w:p>
        </w:tc>
      </w:tr>
      <w:tr w:rsidR="00940D46" w14:paraId="08A8E712" w14:textId="77777777" w:rsidTr="00940D46">
        <w:tc>
          <w:tcPr>
            <w:tcW w:w="789" w:type="dxa"/>
          </w:tcPr>
          <w:p w14:paraId="6BBF4E2D"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138" w:type="dxa"/>
          </w:tcPr>
          <w:p w14:paraId="2526F2AF" w14:textId="77777777" w:rsidR="00940D46" w:rsidRDefault="00940D46" w:rsidP="00940D46">
            <w:pPr>
              <w:rPr>
                <w:rFonts w:eastAsia="Times New Roman" w:cs="Times New Roman"/>
                <w:b/>
                <w:bCs/>
                <w:color w:val="000000"/>
              </w:rPr>
            </w:pPr>
          </w:p>
        </w:tc>
        <w:tc>
          <w:tcPr>
            <w:tcW w:w="1066" w:type="dxa"/>
          </w:tcPr>
          <w:p w14:paraId="6238F16C" w14:textId="77777777" w:rsidR="00940D46" w:rsidRDefault="00940D46" w:rsidP="00940D46">
            <w:pPr>
              <w:rPr>
                <w:rFonts w:eastAsia="Times New Roman" w:cs="Times New Roman"/>
                <w:b/>
                <w:bCs/>
                <w:color w:val="000000"/>
              </w:rPr>
            </w:pPr>
          </w:p>
        </w:tc>
        <w:tc>
          <w:tcPr>
            <w:tcW w:w="1082" w:type="dxa"/>
          </w:tcPr>
          <w:p w14:paraId="3D92B1DF" w14:textId="77777777" w:rsidR="00940D46" w:rsidRDefault="00940D46" w:rsidP="00940D46">
            <w:pPr>
              <w:rPr>
                <w:rFonts w:eastAsia="Times New Roman" w:cs="Times New Roman"/>
                <w:b/>
                <w:bCs/>
                <w:color w:val="000000"/>
              </w:rPr>
            </w:pPr>
          </w:p>
        </w:tc>
        <w:tc>
          <w:tcPr>
            <w:tcW w:w="1041" w:type="dxa"/>
          </w:tcPr>
          <w:p w14:paraId="3FBE9898" w14:textId="77777777" w:rsidR="00940D46" w:rsidRDefault="00940D46" w:rsidP="00940D46">
            <w:pPr>
              <w:rPr>
                <w:rFonts w:eastAsia="Times New Roman" w:cs="Times New Roman"/>
                <w:b/>
                <w:bCs/>
                <w:color w:val="000000"/>
              </w:rPr>
            </w:pPr>
          </w:p>
        </w:tc>
        <w:tc>
          <w:tcPr>
            <w:tcW w:w="1245" w:type="dxa"/>
          </w:tcPr>
          <w:p w14:paraId="0DF0DE3B" w14:textId="77777777" w:rsidR="00940D46" w:rsidRDefault="00940D46" w:rsidP="00940D46">
            <w:pPr>
              <w:rPr>
                <w:rFonts w:eastAsia="Times New Roman" w:cs="Times New Roman"/>
                <w:b/>
                <w:bCs/>
                <w:color w:val="000000"/>
              </w:rPr>
            </w:pPr>
          </w:p>
        </w:tc>
        <w:tc>
          <w:tcPr>
            <w:tcW w:w="1333" w:type="dxa"/>
          </w:tcPr>
          <w:p w14:paraId="6C8A3D32" w14:textId="77777777" w:rsidR="00940D46" w:rsidRDefault="00940D46" w:rsidP="00940D46">
            <w:pPr>
              <w:rPr>
                <w:rFonts w:eastAsia="Times New Roman" w:cs="Times New Roman"/>
                <w:b/>
                <w:bCs/>
                <w:color w:val="000000"/>
              </w:rPr>
            </w:pPr>
          </w:p>
        </w:tc>
        <w:tc>
          <w:tcPr>
            <w:tcW w:w="1064" w:type="dxa"/>
          </w:tcPr>
          <w:p w14:paraId="0E5A971C" w14:textId="77777777" w:rsidR="00940D46" w:rsidRDefault="00940D46" w:rsidP="00940D46">
            <w:pPr>
              <w:rPr>
                <w:rFonts w:eastAsia="Times New Roman" w:cs="Times New Roman"/>
                <w:b/>
                <w:bCs/>
                <w:color w:val="000000"/>
              </w:rPr>
            </w:pPr>
          </w:p>
        </w:tc>
        <w:tc>
          <w:tcPr>
            <w:tcW w:w="1068" w:type="dxa"/>
          </w:tcPr>
          <w:p w14:paraId="4463CF09" w14:textId="77777777" w:rsidR="00940D46" w:rsidRDefault="00940D46" w:rsidP="00940D46">
            <w:pPr>
              <w:rPr>
                <w:rFonts w:eastAsia="Times New Roman" w:cs="Times New Roman"/>
                <w:b/>
                <w:bCs/>
                <w:color w:val="000000"/>
              </w:rPr>
            </w:pPr>
          </w:p>
        </w:tc>
        <w:tc>
          <w:tcPr>
            <w:tcW w:w="1130" w:type="dxa"/>
          </w:tcPr>
          <w:p w14:paraId="440A5925" w14:textId="77777777" w:rsidR="00940D46" w:rsidRDefault="00940D46" w:rsidP="00940D46">
            <w:pPr>
              <w:rPr>
                <w:rFonts w:eastAsia="Times New Roman" w:cs="Times New Roman"/>
                <w:b/>
                <w:bCs/>
                <w:color w:val="000000"/>
              </w:rPr>
            </w:pPr>
          </w:p>
        </w:tc>
        <w:tc>
          <w:tcPr>
            <w:tcW w:w="1032" w:type="dxa"/>
          </w:tcPr>
          <w:p w14:paraId="5C0AC837" w14:textId="77777777" w:rsidR="00940D46" w:rsidRDefault="00940D46" w:rsidP="00940D46">
            <w:pPr>
              <w:rPr>
                <w:rFonts w:eastAsia="Times New Roman" w:cs="Times New Roman"/>
                <w:b/>
                <w:bCs/>
                <w:color w:val="000000"/>
              </w:rPr>
            </w:pPr>
          </w:p>
        </w:tc>
        <w:tc>
          <w:tcPr>
            <w:tcW w:w="1170" w:type="dxa"/>
          </w:tcPr>
          <w:p w14:paraId="24AFD5C7" w14:textId="77777777" w:rsidR="00940D46" w:rsidRDefault="00940D46" w:rsidP="00940D46">
            <w:pPr>
              <w:rPr>
                <w:rFonts w:eastAsia="Times New Roman" w:cs="Times New Roman"/>
                <w:b/>
                <w:bCs/>
                <w:color w:val="000000"/>
              </w:rPr>
            </w:pPr>
          </w:p>
        </w:tc>
      </w:tr>
      <w:tr w:rsidR="00940D46" w14:paraId="62A96568" w14:textId="77777777" w:rsidTr="00940D46">
        <w:tc>
          <w:tcPr>
            <w:tcW w:w="789" w:type="dxa"/>
          </w:tcPr>
          <w:p w14:paraId="52B564B8"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138" w:type="dxa"/>
          </w:tcPr>
          <w:p w14:paraId="13E5D61E" w14:textId="77777777" w:rsidR="00940D46" w:rsidRDefault="00940D46" w:rsidP="00940D46">
            <w:pPr>
              <w:rPr>
                <w:rFonts w:eastAsia="Times New Roman" w:cs="Times New Roman"/>
                <w:b/>
                <w:bCs/>
                <w:color w:val="000000"/>
              </w:rPr>
            </w:pPr>
          </w:p>
        </w:tc>
        <w:tc>
          <w:tcPr>
            <w:tcW w:w="1066" w:type="dxa"/>
          </w:tcPr>
          <w:p w14:paraId="7353E642" w14:textId="77777777" w:rsidR="00940D46" w:rsidRDefault="00940D46" w:rsidP="00940D46">
            <w:pPr>
              <w:rPr>
                <w:rFonts w:eastAsia="Times New Roman" w:cs="Times New Roman"/>
                <w:b/>
                <w:bCs/>
                <w:color w:val="000000"/>
              </w:rPr>
            </w:pPr>
          </w:p>
        </w:tc>
        <w:tc>
          <w:tcPr>
            <w:tcW w:w="1082" w:type="dxa"/>
          </w:tcPr>
          <w:p w14:paraId="74B55601" w14:textId="77777777" w:rsidR="00940D46" w:rsidRDefault="00940D46" w:rsidP="00940D46">
            <w:pPr>
              <w:rPr>
                <w:rFonts w:eastAsia="Times New Roman" w:cs="Times New Roman"/>
                <w:b/>
                <w:bCs/>
                <w:color w:val="000000"/>
              </w:rPr>
            </w:pPr>
          </w:p>
        </w:tc>
        <w:tc>
          <w:tcPr>
            <w:tcW w:w="1041" w:type="dxa"/>
          </w:tcPr>
          <w:p w14:paraId="6BB15115" w14:textId="77777777" w:rsidR="00940D46" w:rsidRDefault="00940D46" w:rsidP="00940D46">
            <w:pPr>
              <w:rPr>
                <w:rFonts w:eastAsia="Times New Roman" w:cs="Times New Roman"/>
                <w:b/>
                <w:bCs/>
                <w:color w:val="000000"/>
              </w:rPr>
            </w:pPr>
          </w:p>
        </w:tc>
        <w:tc>
          <w:tcPr>
            <w:tcW w:w="1245" w:type="dxa"/>
          </w:tcPr>
          <w:p w14:paraId="0C80820D" w14:textId="77777777" w:rsidR="00940D46" w:rsidRDefault="00940D46" w:rsidP="00940D46">
            <w:pPr>
              <w:rPr>
                <w:rFonts w:eastAsia="Times New Roman" w:cs="Times New Roman"/>
                <w:b/>
                <w:bCs/>
                <w:color w:val="000000"/>
              </w:rPr>
            </w:pPr>
          </w:p>
        </w:tc>
        <w:tc>
          <w:tcPr>
            <w:tcW w:w="1333" w:type="dxa"/>
          </w:tcPr>
          <w:p w14:paraId="3909E418" w14:textId="77777777" w:rsidR="00940D46" w:rsidRDefault="00940D46" w:rsidP="00940D46">
            <w:pPr>
              <w:rPr>
                <w:rFonts w:eastAsia="Times New Roman" w:cs="Times New Roman"/>
                <w:b/>
                <w:bCs/>
                <w:color w:val="000000"/>
              </w:rPr>
            </w:pPr>
          </w:p>
        </w:tc>
        <w:tc>
          <w:tcPr>
            <w:tcW w:w="1064" w:type="dxa"/>
          </w:tcPr>
          <w:p w14:paraId="4B804F79" w14:textId="77777777" w:rsidR="00940D46" w:rsidRDefault="00940D46" w:rsidP="00940D46">
            <w:pPr>
              <w:rPr>
                <w:rFonts w:eastAsia="Times New Roman" w:cs="Times New Roman"/>
                <w:b/>
                <w:bCs/>
                <w:color w:val="000000"/>
              </w:rPr>
            </w:pPr>
          </w:p>
        </w:tc>
        <w:tc>
          <w:tcPr>
            <w:tcW w:w="1068" w:type="dxa"/>
          </w:tcPr>
          <w:p w14:paraId="1475BE3C" w14:textId="77777777" w:rsidR="00940D46" w:rsidRDefault="00940D46" w:rsidP="00940D46">
            <w:pPr>
              <w:rPr>
                <w:rFonts w:eastAsia="Times New Roman" w:cs="Times New Roman"/>
                <w:b/>
                <w:bCs/>
                <w:color w:val="000000"/>
              </w:rPr>
            </w:pPr>
          </w:p>
        </w:tc>
        <w:tc>
          <w:tcPr>
            <w:tcW w:w="1130" w:type="dxa"/>
          </w:tcPr>
          <w:p w14:paraId="040FBF25" w14:textId="77777777" w:rsidR="00940D46" w:rsidRDefault="00940D46" w:rsidP="00940D46">
            <w:pPr>
              <w:rPr>
                <w:rFonts w:eastAsia="Times New Roman" w:cs="Times New Roman"/>
                <w:b/>
                <w:bCs/>
                <w:color w:val="000000"/>
              </w:rPr>
            </w:pPr>
          </w:p>
        </w:tc>
        <w:tc>
          <w:tcPr>
            <w:tcW w:w="1032" w:type="dxa"/>
          </w:tcPr>
          <w:p w14:paraId="6B249C85" w14:textId="77777777" w:rsidR="00940D46" w:rsidRDefault="00940D46" w:rsidP="00940D46">
            <w:pPr>
              <w:rPr>
                <w:rFonts w:eastAsia="Times New Roman" w:cs="Times New Roman"/>
                <w:b/>
                <w:bCs/>
                <w:color w:val="000000"/>
              </w:rPr>
            </w:pPr>
          </w:p>
        </w:tc>
        <w:tc>
          <w:tcPr>
            <w:tcW w:w="1170" w:type="dxa"/>
          </w:tcPr>
          <w:p w14:paraId="76958F5A" w14:textId="77777777" w:rsidR="00940D46" w:rsidRDefault="00940D46" w:rsidP="00940D46">
            <w:pPr>
              <w:rPr>
                <w:rFonts w:eastAsia="Times New Roman" w:cs="Times New Roman"/>
                <w:b/>
                <w:bCs/>
                <w:color w:val="000000"/>
              </w:rPr>
            </w:pPr>
          </w:p>
        </w:tc>
      </w:tr>
      <w:tr w:rsidR="00940D46" w14:paraId="77A3DD47" w14:textId="77777777" w:rsidTr="00940D46">
        <w:tc>
          <w:tcPr>
            <w:tcW w:w="789" w:type="dxa"/>
          </w:tcPr>
          <w:p w14:paraId="17A42E69"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138" w:type="dxa"/>
          </w:tcPr>
          <w:p w14:paraId="10952DA4" w14:textId="77777777" w:rsidR="00940D46" w:rsidRDefault="00940D46" w:rsidP="00940D46">
            <w:pPr>
              <w:rPr>
                <w:rFonts w:eastAsia="Times New Roman" w:cs="Times New Roman"/>
                <w:b/>
                <w:bCs/>
                <w:color w:val="000000"/>
              </w:rPr>
            </w:pPr>
          </w:p>
        </w:tc>
        <w:tc>
          <w:tcPr>
            <w:tcW w:w="1066" w:type="dxa"/>
          </w:tcPr>
          <w:p w14:paraId="4604A898" w14:textId="77777777" w:rsidR="00940D46" w:rsidRDefault="00940D46" w:rsidP="00940D46">
            <w:pPr>
              <w:rPr>
                <w:rFonts w:eastAsia="Times New Roman" w:cs="Times New Roman"/>
                <w:b/>
                <w:bCs/>
                <w:color w:val="000000"/>
              </w:rPr>
            </w:pPr>
          </w:p>
        </w:tc>
        <w:tc>
          <w:tcPr>
            <w:tcW w:w="1082" w:type="dxa"/>
          </w:tcPr>
          <w:p w14:paraId="3BC4BC04" w14:textId="77777777" w:rsidR="00940D46" w:rsidRDefault="00940D46" w:rsidP="00940D46">
            <w:pPr>
              <w:rPr>
                <w:rFonts w:eastAsia="Times New Roman" w:cs="Times New Roman"/>
                <w:b/>
                <w:bCs/>
                <w:color w:val="000000"/>
              </w:rPr>
            </w:pPr>
          </w:p>
        </w:tc>
        <w:tc>
          <w:tcPr>
            <w:tcW w:w="1041" w:type="dxa"/>
          </w:tcPr>
          <w:p w14:paraId="056DB568" w14:textId="77777777" w:rsidR="00940D46" w:rsidRDefault="00940D46" w:rsidP="00940D46">
            <w:pPr>
              <w:rPr>
                <w:rFonts w:eastAsia="Times New Roman" w:cs="Times New Roman"/>
                <w:b/>
                <w:bCs/>
                <w:color w:val="000000"/>
              </w:rPr>
            </w:pPr>
          </w:p>
        </w:tc>
        <w:tc>
          <w:tcPr>
            <w:tcW w:w="1245" w:type="dxa"/>
          </w:tcPr>
          <w:p w14:paraId="5CD502FD" w14:textId="77777777" w:rsidR="00940D46" w:rsidRDefault="00940D46" w:rsidP="00940D46">
            <w:pPr>
              <w:rPr>
                <w:rFonts w:eastAsia="Times New Roman" w:cs="Times New Roman"/>
                <w:b/>
                <w:bCs/>
                <w:color w:val="000000"/>
              </w:rPr>
            </w:pPr>
          </w:p>
        </w:tc>
        <w:tc>
          <w:tcPr>
            <w:tcW w:w="1333" w:type="dxa"/>
          </w:tcPr>
          <w:p w14:paraId="72E08431" w14:textId="77777777" w:rsidR="00940D46" w:rsidRDefault="00940D46" w:rsidP="00940D46">
            <w:pPr>
              <w:rPr>
                <w:rFonts w:eastAsia="Times New Roman" w:cs="Times New Roman"/>
                <w:b/>
                <w:bCs/>
                <w:color w:val="000000"/>
              </w:rPr>
            </w:pPr>
          </w:p>
        </w:tc>
        <w:tc>
          <w:tcPr>
            <w:tcW w:w="1064" w:type="dxa"/>
          </w:tcPr>
          <w:p w14:paraId="2A3C354D" w14:textId="77777777" w:rsidR="00940D46" w:rsidRDefault="00940D46" w:rsidP="00940D46">
            <w:pPr>
              <w:rPr>
                <w:rFonts w:eastAsia="Times New Roman" w:cs="Times New Roman"/>
                <w:b/>
                <w:bCs/>
                <w:color w:val="000000"/>
              </w:rPr>
            </w:pPr>
          </w:p>
        </w:tc>
        <w:tc>
          <w:tcPr>
            <w:tcW w:w="1068" w:type="dxa"/>
          </w:tcPr>
          <w:p w14:paraId="62D59B38" w14:textId="77777777" w:rsidR="00940D46" w:rsidRDefault="00940D46" w:rsidP="00940D46">
            <w:pPr>
              <w:rPr>
                <w:rFonts w:eastAsia="Times New Roman" w:cs="Times New Roman"/>
                <w:b/>
                <w:bCs/>
                <w:color w:val="000000"/>
              </w:rPr>
            </w:pPr>
          </w:p>
        </w:tc>
        <w:tc>
          <w:tcPr>
            <w:tcW w:w="1130" w:type="dxa"/>
          </w:tcPr>
          <w:p w14:paraId="37B0A1CA" w14:textId="77777777" w:rsidR="00940D46" w:rsidRDefault="00940D46" w:rsidP="00940D46">
            <w:pPr>
              <w:rPr>
                <w:rFonts w:eastAsia="Times New Roman" w:cs="Times New Roman"/>
                <w:b/>
                <w:bCs/>
                <w:color w:val="000000"/>
              </w:rPr>
            </w:pPr>
          </w:p>
        </w:tc>
        <w:tc>
          <w:tcPr>
            <w:tcW w:w="1032" w:type="dxa"/>
          </w:tcPr>
          <w:p w14:paraId="0E3B922F" w14:textId="77777777" w:rsidR="00940D46" w:rsidRDefault="00940D46" w:rsidP="00940D46">
            <w:pPr>
              <w:rPr>
                <w:rFonts w:eastAsia="Times New Roman" w:cs="Times New Roman"/>
                <w:b/>
                <w:bCs/>
                <w:color w:val="000000"/>
              </w:rPr>
            </w:pPr>
          </w:p>
        </w:tc>
        <w:tc>
          <w:tcPr>
            <w:tcW w:w="1170" w:type="dxa"/>
          </w:tcPr>
          <w:p w14:paraId="1E63D9B6" w14:textId="77777777" w:rsidR="00940D46" w:rsidRDefault="00940D46" w:rsidP="00940D46">
            <w:pPr>
              <w:rPr>
                <w:rFonts w:eastAsia="Times New Roman" w:cs="Times New Roman"/>
                <w:b/>
                <w:bCs/>
                <w:color w:val="000000"/>
              </w:rPr>
            </w:pPr>
          </w:p>
        </w:tc>
      </w:tr>
      <w:tr w:rsidR="00940D46" w14:paraId="2D57A25F" w14:textId="77777777" w:rsidTr="00940D46">
        <w:tc>
          <w:tcPr>
            <w:tcW w:w="789" w:type="dxa"/>
          </w:tcPr>
          <w:p w14:paraId="646CD58A"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138" w:type="dxa"/>
          </w:tcPr>
          <w:p w14:paraId="3E490CF0" w14:textId="77777777" w:rsidR="00940D46" w:rsidRDefault="00940D46" w:rsidP="00940D46">
            <w:pPr>
              <w:rPr>
                <w:rFonts w:eastAsia="Times New Roman" w:cs="Times New Roman"/>
                <w:b/>
                <w:bCs/>
                <w:color w:val="000000"/>
              </w:rPr>
            </w:pPr>
          </w:p>
        </w:tc>
        <w:tc>
          <w:tcPr>
            <w:tcW w:w="1066" w:type="dxa"/>
          </w:tcPr>
          <w:p w14:paraId="13822C0E" w14:textId="77777777" w:rsidR="00940D46" w:rsidRDefault="00940D46" w:rsidP="00940D46">
            <w:pPr>
              <w:rPr>
                <w:rFonts w:eastAsia="Times New Roman" w:cs="Times New Roman"/>
                <w:b/>
                <w:bCs/>
                <w:color w:val="000000"/>
              </w:rPr>
            </w:pPr>
          </w:p>
        </w:tc>
        <w:tc>
          <w:tcPr>
            <w:tcW w:w="1082" w:type="dxa"/>
          </w:tcPr>
          <w:p w14:paraId="03E0D8E6" w14:textId="77777777" w:rsidR="00940D46" w:rsidRDefault="00940D46" w:rsidP="00940D46">
            <w:pPr>
              <w:rPr>
                <w:rFonts w:eastAsia="Times New Roman" w:cs="Times New Roman"/>
                <w:b/>
                <w:bCs/>
                <w:color w:val="000000"/>
              </w:rPr>
            </w:pPr>
          </w:p>
        </w:tc>
        <w:tc>
          <w:tcPr>
            <w:tcW w:w="1041" w:type="dxa"/>
          </w:tcPr>
          <w:p w14:paraId="63EDB1CA" w14:textId="77777777" w:rsidR="00940D46" w:rsidRDefault="00940D46" w:rsidP="00940D46">
            <w:pPr>
              <w:rPr>
                <w:rFonts w:eastAsia="Times New Roman" w:cs="Times New Roman"/>
                <w:b/>
                <w:bCs/>
                <w:color w:val="000000"/>
              </w:rPr>
            </w:pPr>
          </w:p>
        </w:tc>
        <w:tc>
          <w:tcPr>
            <w:tcW w:w="1245" w:type="dxa"/>
          </w:tcPr>
          <w:p w14:paraId="30CA821A" w14:textId="77777777" w:rsidR="00940D46" w:rsidRDefault="00940D46" w:rsidP="00940D46">
            <w:pPr>
              <w:rPr>
                <w:rFonts w:eastAsia="Times New Roman" w:cs="Times New Roman"/>
                <w:b/>
                <w:bCs/>
                <w:color w:val="000000"/>
              </w:rPr>
            </w:pPr>
          </w:p>
        </w:tc>
        <w:tc>
          <w:tcPr>
            <w:tcW w:w="1333" w:type="dxa"/>
          </w:tcPr>
          <w:p w14:paraId="63EDF29D" w14:textId="77777777" w:rsidR="00940D46" w:rsidRDefault="00940D46" w:rsidP="00940D46">
            <w:pPr>
              <w:rPr>
                <w:rFonts w:eastAsia="Times New Roman" w:cs="Times New Roman"/>
                <w:b/>
                <w:bCs/>
                <w:color w:val="000000"/>
              </w:rPr>
            </w:pPr>
          </w:p>
        </w:tc>
        <w:tc>
          <w:tcPr>
            <w:tcW w:w="1064" w:type="dxa"/>
          </w:tcPr>
          <w:p w14:paraId="3A8162B4" w14:textId="77777777" w:rsidR="00940D46" w:rsidRDefault="00940D46" w:rsidP="00940D46">
            <w:pPr>
              <w:rPr>
                <w:rFonts w:eastAsia="Times New Roman" w:cs="Times New Roman"/>
                <w:b/>
                <w:bCs/>
                <w:color w:val="000000"/>
              </w:rPr>
            </w:pPr>
          </w:p>
        </w:tc>
        <w:tc>
          <w:tcPr>
            <w:tcW w:w="1068" w:type="dxa"/>
          </w:tcPr>
          <w:p w14:paraId="10B45BED" w14:textId="77777777" w:rsidR="00940D46" w:rsidRDefault="00940D46" w:rsidP="00940D46">
            <w:pPr>
              <w:rPr>
                <w:rFonts w:eastAsia="Times New Roman" w:cs="Times New Roman"/>
                <w:b/>
                <w:bCs/>
                <w:color w:val="000000"/>
              </w:rPr>
            </w:pPr>
          </w:p>
        </w:tc>
        <w:tc>
          <w:tcPr>
            <w:tcW w:w="1130" w:type="dxa"/>
          </w:tcPr>
          <w:p w14:paraId="72373FFA" w14:textId="77777777" w:rsidR="00940D46" w:rsidRDefault="00940D46" w:rsidP="00940D46">
            <w:pPr>
              <w:rPr>
                <w:rFonts w:eastAsia="Times New Roman" w:cs="Times New Roman"/>
                <w:b/>
                <w:bCs/>
                <w:color w:val="000000"/>
              </w:rPr>
            </w:pPr>
          </w:p>
        </w:tc>
        <w:tc>
          <w:tcPr>
            <w:tcW w:w="1032" w:type="dxa"/>
          </w:tcPr>
          <w:p w14:paraId="4C9E5274" w14:textId="77777777" w:rsidR="00940D46" w:rsidRDefault="00940D46" w:rsidP="00940D46">
            <w:pPr>
              <w:rPr>
                <w:rFonts w:eastAsia="Times New Roman" w:cs="Times New Roman"/>
                <w:b/>
                <w:bCs/>
                <w:color w:val="000000"/>
              </w:rPr>
            </w:pPr>
          </w:p>
        </w:tc>
        <w:tc>
          <w:tcPr>
            <w:tcW w:w="1170" w:type="dxa"/>
          </w:tcPr>
          <w:p w14:paraId="70CE1710" w14:textId="77777777" w:rsidR="00940D46" w:rsidRDefault="00940D46" w:rsidP="00940D46">
            <w:pPr>
              <w:rPr>
                <w:rFonts w:eastAsia="Times New Roman" w:cs="Times New Roman"/>
                <w:b/>
                <w:bCs/>
                <w:color w:val="000000"/>
              </w:rPr>
            </w:pPr>
          </w:p>
        </w:tc>
      </w:tr>
      <w:tr w:rsidR="00940D46" w14:paraId="04E51C0C" w14:textId="77777777" w:rsidTr="00940D46">
        <w:tc>
          <w:tcPr>
            <w:tcW w:w="789" w:type="dxa"/>
          </w:tcPr>
          <w:p w14:paraId="15FCDD2C"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138" w:type="dxa"/>
          </w:tcPr>
          <w:p w14:paraId="20BD9F7A" w14:textId="77777777" w:rsidR="00940D46" w:rsidRDefault="00940D46" w:rsidP="00940D46">
            <w:pPr>
              <w:rPr>
                <w:rFonts w:eastAsia="Times New Roman" w:cs="Times New Roman"/>
                <w:b/>
                <w:bCs/>
                <w:color w:val="000000"/>
              </w:rPr>
            </w:pPr>
          </w:p>
        </w:tc>
        <w:tc>
          <w:tcPr>
            <w:tcW w:w="1066" w:type="dxa"/>
          </w:tcPr>
          <w:p w14:paraId="259BD188" w14:textId="77777777" w:rsidR="00940D46" w:rsidRDefault="00940D46" w:rsidP="00940D46">
            <w:pPr>
              <w:rPr>
                <w:rFonts w:eastAsia="Times New Roman" w:cs="Times New Roman"/>
                <w:b/>
                <w:bCs/>
                <w:color w:val="000000"/>
              </w:rPr>
            </w:pPr>
          </w:p>
        </w:tc>
        <w:tc>
          <w:tcPr>
            <w:tcW w:w="1082" w:type="dxa"/>
          </w:tcPr>
          <w:p w14:paraId="65C20973" w14:textId="77777777" w:rsidR="00940D46" w:rsidRDefault="00940D46" w:rsidP="00940D46">
            <w:pPr>
              <w:rPr>
                <w:rFonts w:eastAsia="Times New Roman" w:cs="Times New Roman"/>
                <w:b/>
                <w:bCs/>
                <w:color w:val="000000"/>
              </w:rPr>
            </w:pPr>
          </w:p>
        </w:tc>
        <w:tc>
          <w:tcPr>
            <w:tcW w:w="1041" w:type="dxa"/>
          </w:tcPr>
          <w:p w14:paraId="5FF15FB6" w14:textId="77777777" w:rsidR="00940D46" w:rsidRDefault="00940D46" w:rsidP="00940D46">
            <w:pPr>
              <w:rPr>
                <w:rFonts w:eastAsia="Times New Roman" w:cs="Times New Roman"/>
                <w:b/>
                <w:bCs/>
                <w:color w:val="000000"/>
              </w:rPr>
            </w:pPr>
          </w:p>
        </w:tc>
        <w:tc>
          <w:tcPr>
            <w:tcW w:w="1245" w:type="dxa"/>
          </w:tcPr>
          <w:p w14:paraId="49F1A847" w14:textId="77777777" w:rsidR="00940D46" w:rsidRDefault="00940D46" w:rsidP="00940D46">
            <w:pPr>
              <w:rPr>
                <w:rFonts w:eastAsia="Times New Roman" w:cs="Times New Roman"/>
                <w:b/>
                <w:bCs/>
                <w:color w:val="000000"/>
              </w:rPr>
            </w:pPr>
          </w:p>
        </w:tc>
        <w:tc>
          <w:tcPr>
            <w:tcW w:w="1333" w:type="dxa"/>
          </w:tcPr>
          <w:p w14:paraId="56D1797E" w14:textId="77777777" w:rsidR="00940D46" w:rsidRDefault="00940D46" w:rsidP="00940D46">
            <w:pPr>
              <w:rPr>
                <w:rFonts w:eastAsia="Times New Roman" w:cs="Times New Roman"/>
                <w:b/>
                <w:bCs/>
                <w:color w:val="000000"/>
              </w:rPr>
            </w:pPr>
          </w:p>
        </w:tc>
        <w:tc>
          <w:tcPr>
            <w:tcW w:w="1064" w:type="dxa"/>
          </w:tcPr>
          <w:p w14:paraId="3D2EBE7A" w14:textId="77777777" w:rsidR="00940D46" w:rsidRDefault="00940D46" w:rsidP="00940D46">
            <w:pPr>
              <w:rPr>
                <w:rFonts w:eastAsia="Times New Roman" w:cs="Times New Roman"/>
                <w:b/>
                <w:bCs/>
                <w:color w:val="000000"/>
              </w:rPr>
            </w:pPr>
          </w:p>
        </w:tc>
        <w:tc>
          <w:tcPr>
            <w:tcW w:w="1068" w:type="dxa"/>
          </w:tcPr>
          <w:p w14:paraId="454E10C8" w14:textId="77777777" w:rsidR="00940D46" w:rsidRDefault="00940D46" w:rsidP="00940D46">
            <w:pPr>
              <w:rPr>
                <w:rFonts w:eastAsia="Times New Roman" w:cs="Times New Roman"/>
                <w:b/>
                <w:bCs/>
                <w:color w:val="000000"/>
              </w:rPr>
            </w:pPr>
          </w:p>
        </w:tc>
        <w:tc>
          <w:tcPr>
            <w:tcW w:w="1130" w:type="dxa"/>
          </w:tcPr>
          <w:p w14:paraId="5EE6A6EA" w14:textId="77777777" w:rsidR="00940D46" w:rsidRDefault="00940D46" w:rsidP="00940D46">
            <w:pPr>
              <w:rPr>
                <w:rFonts w:eastAsia="Times New Roman" w:cs="Times New Roman"/>
                <w:b/>
                <w:bCs/>
                <w:color w:val="000000"/>
              </w:rPr>
            </w:pPr>
          </w:p>
        </w:tc>
        <w:tc>
          <w:tcPr>
            <w:tcW w:w="1032" w:type="dxa"/>
          </w:tcPr>
          <w:p w14:paraId="519E4C2D" w14:textId="77777777" w:rsidR="00940D46" w:rsidRDefault="00940D46" w:rsidP="00940D46">
            <w:pPr>
              <w:rPr>
                <w:rFonts w:eastAsia="Times New Roman" w:cs="Times New Roman"/>
                <w:b/>
                <w:bCs/>
                <w:color w:val="000000"/>
              </w:rPr>
            </w:pPr>
          </w:p>
        </w:tc>
        <w:tc>
          <w:tcPr>
            <w:tcW w:w="1170" w:type="dxa"/>
          </w:tcPr>
          <w:p w14:paraId="40DD4D23" w14:textId="77777777" w:rsidR="00940D46" w:rsidRDefault="00940D46" w:rsidP="00940D46">
            <w:pPr>
              <w:rPr>
                <w:rFonts w:eastAsia="Times New Roman" w:cs="Times New Roman"/>
                <w:b/>
                <w:bCs/>
                <w:color w:val="000000"/>
              </w:rPr>
            </w:pPr>
          </w:p>
        </w:tc>
      </w:tr>
      <w:tr w:rsidR="00940D46" w14:paraId="6AC473CA" w14:textId="77777777" w:rsidTr="00940D46">
        <w:tc>
          <w:tcPr>
            <w:tcW w:w="789" w:type="dxa"/>
          </w:tcPr>
          <w:p w14:paraId="6471B426"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138" w:type="dxa"/>
          </w:tcPr>
          <w:p w14:paraId="7919140E" w14:textId="77777777" w:rsidR="00940D46" w:rsidRDefault="00940D46" w:rsidP="00940D46">
            <w:pPr>
              <w:rPr>
                <w:rFonts w:eastAsia="Times New Roman" w:cs="Times New Roman"/>
                <w:b/>
                <w:bCs/>
                <w:color w:val="000000"/>
              </w:rPr>
            </w:pPr>
          </w:p>
        </w:tc>
        <w:tc>
          <w:tcPr>
            <w:tcW w:w="1066" w:type="dxa"/>
          </w:tcPr>
          <w:p w14:paraId="52235FC3" w14:textId="77777777" w:rsidR="00940D46" w:rsidRDefault="00940D46" w:rsidP="00940D46">
            <w:pPr>
              <w:rPr>
                <w:rFonts w:eastAsia="Times New Roman" w:cs="Times New Roman"/>
                <w:b/>
                <w:bCs/>
                <w:color w:val="000000"/>
              </w:rPr>
            </w:pPr>
          </w:p>
        </w:tc>
        <w:tc>
          <w:tcPr>
            <w:tcW w:w="1082" w:type="dxa"/>
          </w:tcPr>
          <w:p w14:paraId="321D8D4A" w14:textId="77777777" w:rsidR="00940D46" w:rsidRDefault="00940D46" w:rsidP="00940D46">
            <w:pPr>
              <w:rPr>
                <w:rFonts w:eastAsia="Times New Roman" w:cs="Times New Roman"/>
                <w:b/>
                <w:bCs/>
                <w:color w:val="000000"/>
              </w:rPr>
            </w:pPr>
          </w:p>
        </w:tc>
        <w:tc>
          <w:tcPr>
            <w:tcW w:w="1041" w:type="dxa"/>
          </w:tcPr>
          <w:p w14:paraId="32C2145E" w14:textId="77777777" w:rsidR="00940D46" w:rsidRDefault="00940D46" w:rsidP="00940D46">
            <w:pPr>
              <w:rPr>
                <w:rFonts w:eastAsia="Times New Roman" w:cs="Times New Roman"/>
                <w:b/>
                <w:bCs/>
                <w:color w:val="000000"/>
              </w:rPr>
            </w:pPr>
          </w:p>
        </w:tc>
        <w:tc>
          <w:tcPr>
            <w:tcW w:w="1245" w:type="dxa"/>
          </w:tcPr>
          <w:p w14:paraId="5A9434BC" w14:textId="77777777" w:rsidR="00940D46" w:rsidRDefault="00940D46" w:rsidP="00940D46">
            <w:pPr>
              <w:rPr>
                <w:rFonts w:eastAsia="Times New Roman" w:cs="Times New Roman"/>
                <w:b/>
                <w:bCs/>
                <w:color w:val="000000"/>
              </w:rPr>
            </w:pPr>
          </w:p>
        </w:tc>
        <w:tc>
          <w:tcPr>
            <w:tcW w:w="1333" w:type="dxa"/>
          </w:tcPr>
          <w:p w14:paraId="02B8014B" w14:textId="77777777" w:rsidR="00940D46" w:rsidRDefault="00940D46" w:rsidP="00940D46">
            <w:pPr>
              <w:rPr>
                <w:rFonts w:eastAsia="Times New Roman" w:cs="Times New Roman"/>
                <w:b/>
                <w:bCs/>
                <w:color w:val="000000"/>
              </w:rPr>
            </w:pPr>
          </w:p>
        </w:tc>
        <w:tc>
          <w:tcPr>
            <w:tcW w:w="1064" w:type="dxa"/>
          </w:tcPr>
          <w:p w14:paraId="68164A6C" w14:textId="77777777" w:rsidR="00940D46" w:rsidRDefault="00940D46" w:rsidP="00940D46">
            <w:pPr>
              <w:rPr>
                <w:rFonts w:eastAsia="Times New Roman" w:cs="Times New Roman"/>
                <w:b/>
                <w:bCs/>
                <w:color w:val="000000"/>
              </w:rPr>
            </w:pPr>
          </w:p>
        </w:tc>
        <w:tc>
          <w:tcPr>
            <w:tcW w:w="1068" w:type="dxa"/>
          </w:tcPr>
          <w:p w14:paraId="3A320992" w14:textId="77777777" w:rsidR="00940D46" w:rsidRDefault="00940D46" w:rsidP="00940D46">
            <w:pPr>
              <w:rPr>
                <w:rFonts w:eastAsia="Times New Roman" w:cs="Times New Roman"/>
                <w:b/>
                <w:bCs/>
                <w:color w:val="000000"/>
              </w:rPr>
            </w:pPr>
          </w:p>
        </w:tc>
        <w:tc>
          <w:tcPr>
            <w:tcW w:w="1130" w:type="dxa"/>
          </w:tcPr>
          <w:p w14:paraId="2CA60BF1" w14:textId="77777777" w:rsidR="00940D46" w:rsidRDefault="00940D46" w:rsidP="00940D46">
            <w:pPr>
              <w:rPr>
                <w:rFonts w:eastAsia="Times New Roman" w:cs="Times New Roman"/>
                <w:b/>
                <w:bCs/>
                <w:color w:val="000000"/>
              </w:rPr>
            </w:pPr>
          </w:p>
        </w:tc>
        <w:tc>
          <w:tcPr>
            <w:tcW w:w="1032" w:type="dxa"/>
          </w:tcPr>
          <w:p w14:paraId="7924F796" w14:textId="77777777" w:rsidR="00940D46" w:rsidRDefault="00940D46" w:rsidP="00940D46">
            <w:pPr>
              <w:rPr>
                <w:rFonts w:eastAsia="Times New Roman" w:cs="Times New Roman"/>
                <w:b/>
                <w:bCs/>
                <w:color w:val="000000"/>
              </w:rPr>
            </w:pPr>
          </w:p>
        </w:tc>
        <w:tc>
          <w:tcPr>
            <w:tcW w:w="1170" w:type="dxa"/>
          </w:tcPr>
          <w:p w14:paraId="1A3B29EF" w14:textId="77777777" w:rsidR="00940D46" w:rsidRDefault="00940D46" w:rsidP="00940D46">
            <w:pPr>
              <w:rPr>
                <w:rFonts w:eastAsia="Times New Roman" w:cs="Times New Roman"/>
                <w:b/>
                <w:bCs/>
                <w:color w:val="000000"/>
              </w:rPr>
            </w:pPr>
          </w:p>
        </w:tc>
      </w:tr>
    </w:tbl>
    <w:p w14:paraId="0D9AEE8B"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6A897553" w14:textId="77777777" w:rsidTr="00940D46">
        <w:tc>
          <w:tcPr>
            <w:tcW w:w="2196" w:type="dxa"/>
          </w:tcPr>
          <w:p w14:paraId="0BBDFC07"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127A4E7F"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79220938"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29C89431"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0EE9F68B"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40A3E4B3"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49D4A559" w14:textId="77777777" w:rsidTr="00940D46">
        <w:tc>
          <w:tcPr>
            <w:tcW w:w="2196" w:type="dxa"/>
          </w:tcPr>
          <w:p w14:paraId="3666EA3D"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2534EE05" w14:textId="77777777" w:rsidR="00940D46" w:rsidRPr="00224F95" w:rsidRDefault="00940D46" w:rsidP="00940D46">
            <w:pPr>
              <w:rPr>
                <w:rFonts w:eastAsia="Times New Roman" w:cs="Times New Roman"/>
                <w:bCs/>
                <w:color w:val="000000"/>
              </w:rPr>
            </w:pPr>
            <w:r>
              <w:rPr>
                <w:rFonts w:eastAsia="Times New Roman" w:cs="Times New Roman"/>
                <w:bCs/>
                <w:color w:val="000000"/>
              </w:rPr>
              <w:t>8=Induna</w:t>
            </w:r>
          </w:p>
        </w:tc>
        <w:tc>
          <w:tcPr>
            <w:tcW w:w="2196" w:type="dxa"/>
          </w:tcPr>
          <w:p w14:paraId="7A9BF0B5"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4B6E471D"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60AB0B02"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1CD24603"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r w:rsidR="00940D46" w14:paraId="38114272" w14:textId="77777777" w:rsidTr="00940D46">
        <w:tc>
          <w:tcPr>
            <w:tcW w:w="2196" w:type="dxa"/>
          </w:tcPr>
          <w:p w14:paraId="7DD83360" w14:textId="77777777" w:rsidR="00940D46" w:rsidRDefault="00940D46" w:rsidP="00940D46">
            <w:pPr>
              <w:rPr>
                <w:rFonts w:eastAsia="Times New Roman" w:cs="Times New Roman"/>
                <w:bCs/>
                <w:color w:val="000000"/>
              </w:rPr>
            </w:pPr>
          </w:p>
        </w:tc>
        <w:tc>
          <w:tcPr>
            <w:tcW w:w="2196" w:type="dxa"/>
          </w:tcPr>
          <w:p w14:paraId="6A37E73A" w14:textId="77777777" w:rsidR="00940D46" w:rsidRDefault="00940D46" w:rsidP="00940D46">
            <w:pPr>
              <w:rPr>
                <w:rFonts w:eastAsia="Times New Roman" w:cs="Times New Roman"/>
                <w:bCs/>
                <w:color w:val="000000"/>
              </w:rPr>
            </w:pPr>
          </w:p>
        </w:tc>
        <w:tc>
          <w:tcPr>
            <w:tcW w:w="2196" w:type="dxa"/>
          </w:tcPr>
          <w:p w14:paraId="7DAE97EC" w14:textId="77777777" w:rsidR="00940D46" w:rsidRDefault="00940D46" w:rsidP="00940D46">
            <w:pPr>
              <w:rPr>
                <w:rFonts w:eastAsia="Times New Roman" w:cs="Times New Roman"/>
                <w:bCs/>
                <w:color w:val="000000"/>
              </w:rPr>
            </w:pPr>
          </w:p>
        </w:tc>
        <w:tc>
          <w:tcPr>
            <w:tcW w:w="1800" w:type="dxa"/>
          </w:tcPr>
          <w:p w14:paraId="2E07429B" w14:textId="77777777" w:rsidR="00940D46" w:rsidRDefault="00940D46" w:rsidP="00940D46">
            <w:pPr>
              <w:rPr>
                <w:rFonts w:eastAsia="Times New Roman" w:cs="Times New Roman"/>
                <w:bCs/>
                <w:color w:val="000000"/>
              </w:rPr>
            </w:pPr>
          </w:p>
        </w:tc>
        <w:tc>
          <w:tcPr>
            <w:tcW w:w="2160" w:type="dxa"/>
          </w:tcPr>
          <w:p w14:paraId="6792F02D" w14:textId="77777777" w:rsidR="00940D46" w:rsidRDefault="00940D46" w:rsidP="00940D46">
            <w:pPr>
              <w:rPr>
                <w:rFonts w:eastAsia="Times New Roman" w:cs="Times New Roman"/>
                <w:bCs/>
                <w:color w:val="000000"/>
              </w:rPr>
            </w:pPr>
          </w:p>
        </w:tc>
        <w:tc>
          <w:tcPr>
            <w:tcW w:w="2340" w:type="dxa"/>
          </w:tcPr>
          <w:p w14:paraId="0B14CD36" w14:textId="77777777" w:rsidR="00940D46" w:rsidRDefault="00940D46" w:rsidP="00940D46">
            <w:pPr>
              <w:rPr>
                <w:rFonts w:eastAsia="Times New Roman" w:cs="Times New Roman"/>
                <w:bCs/>
                <w:color w:val="000000"/>
              </w:rPr>
            </w:pPr>
          </w:p>
        </w:tc>
      </w:tr>
    </w:tbl>
    <w:p w14:paraId="092EE13D" w14:textId="77777777" w:rsidR="00940D46" w:rsidRDefault="00940D46" w:rsidP="00940D46">
      <w:pPr>
        <w:rPr>
          <w:rFonts w:eastAsia="Times New Roman" w:cs="Times New Roman"/>
          <w:b/>
          <w:bCs/>
          <w:color w:val="000000"/>
        </w:rPr>
      </w:pPr>
    </w:p>
    <w:p w14:paraId="6683A21F" w14:textId="14F38B3B" w:rsidR="00940D46" w:rsidRDefault="00940D46" w:rsidP="00940D46">
      <w:pPr>
        <w:rPr>
          <w:rFonts w:eastAsia="Times New Roman" w:cs="Times New Roman"/>
          <w:b/>
          <w:bCs/>
          <w:color w:val="000000"/>
        </w:rPr>
      </w:pPr>
      <w:r>
        <w:rPr>
          <w:rFonts w:eastAsia="Times New Roman" w:cs="Times New Roman"/>
          <w:b/>
          <w:bCs/>
          <w:color w:val="000000"/>
        </w:rPr>
        <w:t>I. Forest Conflict – Roster 2</w:t>
      </w:r>
    </w:p>
    <w:p w14:paraId="62EF6B9B" w14:textId="3408B00E"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this village and outside investors </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940D46" w14:paraId="116AA24B" w14:textId="77777777" w:rsidTr="00940D46">
        <w:tc>
          <w:tcPr>
            <w:tcW w:w="789" w:type="dxa"/>
          </w:tcPr>
          <w:p w14:paraId="16000C2D" w14:textId="77777777" w:rsidR="00940D46" w:rsidRPr="00560CD9" w:rsidRDefault="00940D46" w:rsidP="00940D46">
            <w:pPr>
              <w:rPr>
                <w:rFonts w:eastAsia="Times New Roman" w:cs="Times New Roman"/>
                <w:bCs/>
                <w:color w:val="000000"/>
              </w:rPr>
            </w:pPr>
          </w:p>
        </w:tc>
        <w:tc>
          <w:tcPr>
            <w:tcW w:w="1263" w:type="dxa"/>
          </w:tcPr>
          <w:p w14:paraId="1ADFDF49" w14:textId="2CFD63A9"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50</w:t>
            </w:r>
          </w:p>
        </w:tc>
        <w:tc>
          <w:tcPr>
            <w:tcW w:w="1080" w:type="dxa"/>
          </w:tcPr>
          <w:p w14:paraId="1985AB32" w14:textId="2F5B67EC"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51</w:t>
            </w:r>
          </w:p>
        </w:tc>
        <w:tc>
          <w:tcPr>
            <w:tcW w:w="1080" w:type="dxa"/>
          </w:tcPr>
          <w:p w14:paraId="38054F11" w14:textId="098127EC"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52</w:t>
            </w:r>
          </w:p>
        </w:tc>
        <w:tc>
          <w:tcPr>
            <w:tcW w:w="1080" w:type="dxa"/>
          </w:tcPr>
          <w:p w14:paraId="3EB717F7" w14:textId="3384DD70"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53</w:t>
            </w:r>
          </w:p>
        </w:tc>
        <w:tc>
          <w:tcPr>
            <w:tcW w:w="1260" w:type="dxa"/>
          </w:tcPr>
          <w:p w14:paraId="111F41F0" w14:textId="0595549B"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54</w:t>
            </w:r>
          </w:p>
        </w:tc>
        <w:tc>
          <w:tcPr>
            <w:tcW w:w="1620" w:type="dxa"/>
          </w:tcPr>
          <w:p w14:paraId="77315A8B" w14:textId="1AE4E251" w:rsidR="00940D46" w:rsidRPr="00560CD9" w:rsidRDefault="00940D46" w:rsidP="00940D46">
            <w:pPr>
              <w:rPr>
                <w:rFonts w:eastAsia="Times New Roman" w:cs="Times New Roman"/>
                <w:bCs/>
                <w:color w:val="000000"/>
              </w:rPr>
            </w:pPr>
            <w:r>
              <w:rPr>
                <w:rFonts w:eastAsia="Times New Roman" w:cs="Times New Roman"/>
                <w:bCs/>
                <w:color w:val="000000"/>
              </w:rPr>
              <w:t>I.</w:t>
            </w:r>
            <w:r w:rsidR="005210C6">
              <w:rPr>
                <w:rFonts w:eastAsia="Times New Roman" w:cs="Times New Roman"/>
                <w:bCs/>
                <w:color w:val="000000"/>
              </w:rPr>
              <w:t>55</w:t>
            </w:r>
          </w:p>
        </w:tc>
        <w:tc>
          <w:tcPr>
            <w:tcW w:w="1080" w:type="dxa"/>
          </w:tcPr>
          <w:p w14:paraId="3B6B75D7" w14:textId="288AE852" w:rsidR="00940D46" w:rsidRPr="00560CD9" w:rsidRDefault="005210C6" w:rsidP="00940D46">
            <w:pPr>
              <w:rPr>
                <w:rFonts w:eastAsia="Times New Roman" w:cs="Times New Roman"/>
                <w:bCs/>
                <w:color w:val="000000"/>
              </w:rPr>
            </w:pPr>
            <w:r>
              <w:rPr>
                <w:rFonts w:eastAsia="Times New Roman" w:cs="Times New Roman"/>
                <w:bCs/>
                <w:color w:val="000000"/>
              </w:rPr>
              <w:t>I.56</w:t>
            </w:r>
          </w:p>
        </w:tc>
        <w:tc>
          <w:tcPr>
            <w:tcW w:w="1080" w:type="dxa"/>
          </w:tcPr>
          <w:p w14:paraId="24948FF3" w14:textId="7200ED9F" w:rsidR="00940D46" w:rsidRPr="00560CD9" w:rsidRDefault="005210C6" w:rsidP="00940D46">
            <w:pPr>
              <w:rPr>
                <w:rFonts w:eastAsia="Times New Roman" w:cs="Times New Roman"/>
                <w:bCs/>
                <w:color w:val="000000"/>
              </w:rPr>
            </w:pPr>
            <w:r>
              <w:rPr>
                <w:rFonts w:eastAsia="Times New Roman" w:cs="Times New Roman"/>
                <w:bCs/>
                <w:color w:val="000000"/>
              </w:rPr>
              <w:t>I.57</w:t>
            </w:r>
          </w:p>
        </w:tc>
        <w:tc>
          <w:tcPr>
            <w:tcW w:w="1080" w:type="dxa"/>
          </w:tcPr>
          <w:p w14:paraId="726324C2" w14:textId="75256C38" w:rsidR="00940D46" w:rsidRPr="00560CD9" w:rsidRDefault="005210C6" w:rsidP="00940D46">
            <w:pPr>
              <w:rPr>
                <w:rFonts w:eastAsia="Times New Roman" w:cs="Times New Roman"/>
                <w:bCs/>
                <w:color w:val="000000"/>
              </w:rPr>
            </w:pPr>
            <w:r>
              <w:rPr>
                <w:rFonts w:eastAsia="Times New Roman" w:cs="Times New Roman"/>
                <w:bCs/>
                <w:color w:val="000000"/>
              </w:rPr>
              <w:t>I.58</w:t>
            </w:r>
          </w:p>
        </w:tc>
        <w:tc>
          <w:tcPr>
            <w:tcW w:w="1260" w:type="dxa"/>
          </w:tcPr>
          <w:p w14:paraId="60860B41" w14:textId="333B9ECC" w:rsidR="00940D46" w:rsidRPr="00560CD9" w:rsidRDefault="005210C6" w:rsidP="00940D46">
            <w:pPr>
              <w:ind w:right="-234"/>
              <w:rPr>
                <w:rFonts w:eastAsia="Times New Roman" w:cs="Times New Roman"/>
                <w:bCs/>
                <w:color w:val="000000"/>
              </w:rPr>
            </w:pPr>
            <w:r>
              <w:rPr>
                <w:rFonts w:eastAsia="Times New Roman" w:cs="Times New Roman"/>
                <w:bCs/>
                <w:color w:val="000000"/>
              </w:rPr>
              <w:t>I.59</w:t>
            </w:r>
          </w:p>
        </w:tc>
      </w:tr>
      <w:tr w:rsidR="00940D46" w14:paraId="6364976B" w14:textId="77777777" w:rsidTr="00940D46">
        <w:tc>
          <w:tcPr>
            <w:tcW w:w="789" w:type="dxa"/>
          </w:tcPr>
          <w:p w14:paraId="42E0DD61"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4799ACAD"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grazing livestock in this forest</w:t>
            </w:r>
            <w:r>
              <w:rPr>
                <w:rFonts w:eastAsia="Times New Roman" w:cs="Times New Roman"/>
                <w:bCs/>
                <w:color w:val="000000"/>
              </w:rPr>
              <w:t xml:space="preserve">? </w:t>
            </w:r>
          </w:p>
          <w:p w14:paraId="6D824BE7"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3AA6BBB4"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297BB9B1" w14:textId="41DEEF82"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47073D">
              <w:rPr>
                <w:rFonts w:eastAsia="Times New Roman" w:cs="Times New Roman"/>
                <w:bCs/>
                <w:i/>
                <w:color w:val="000000"/>
              </w:rPr>
              <w:t>55</w:t>
            </w:r>
          </w:p>
        </w:tc>
        <w:tc>
          <w:tcPr>
            <w:tcW w:w="1080" w:type="dxa"/>
          </w:tcPr>
          <w:p w14:paraId="0A8F71DA"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3C0F74AA"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7FB67A3"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2C3B5CD"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69224E4A"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64225E66"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158C5004" w14:textId="77777777" w:rsidR="00940D46" w:rsidRDefault="00940D46" w:rsidP="00940D46">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cutting trees in this forest?</w:t>
            </w:r>
          </w:p>
          <w:p w14:paraId="42E65E94" w14:textId="77777777" w:rsidR="00940D46" w:rsidRDefault="00940D46" w:rsidP="00940D46">
            <w:pPr>
              <w:rPr>
                <w:rFonts w:eastAsia="Calibri" w:cs="Times New Roman"/>
              </w:rPr>
            </w:pPr>
            <w:r>
              <w:rPr>
                <w:rFonts w:eastAsia="Calibri" w:cs="Times New Roman"/>
              </w:rPr>
              <w:t>0=No</w:t>
            </w:r>
          </w:p>
          <w:p w14:paraId="1AC7254A" w14:textId="77777777" w:rsidR="00940D46" w:rsidRDefault="00940D46" w:rsidP="00940D46">
            <w:pPr>
              <w:rPr>
                <w:rFonts w:eastAsia="Calibri" w:cs="Times New Roman"/>
              </w:rPr>
            </w:pPr>
            <w:r>
              <w:rPr>
                <w:rFonts w:eastAsia="Calibri" w:cs="Times New Roman"/>
              </w:rPr>
              <w:t>1=Yes</w:t>
            </w:r>
          </w:p>
          <w:p w14:paraId="64EE5355" w14:textId="2EF3DD2D" w:rsidR="00940D46" w:rsidRPr="00560CD9" w:rsidRDefault="00940D46" w:rsidP="00940D46">
            <w:pPr>
              <w:rPr>
                <w:rFonts w:eastAsia="Times New Roman" w:cs="Times New Roman"/>
                <w:bCs/>
                <w:i/>
                <w:color w:val="000000"/>
              </w:rPr>
            </w:pPr>
            <w:r>
              <w:rPr>
                <w:rFonts w:eastAsia="Calibri" w:cs="Times New Roman"/>
                <w:i/>
              </w:rPr>
              <w:t>If 0, skip to I.</w:t>
            </w:r>
            <w:r w:rsidR="0047073D">
              <w:rPr>
                <w:rFonts w:eastAsia="Calibri" w:cs="Times New Roman"/>
                <w:i/>
              </w:rPr>
              <w:t>60</w:t>
            </w:r>
          </w:p>
        </w:tc>
        <w:tc>
          <w:tcPr>
            <w:tcW w:w="1080" w:type="dxa"/>
          </w:tcPr>
          <w:p w14:paraId="25FFE0B6"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45C711E"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496C8548"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6341FEE2"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75DC1B3C" w14:textId="77777777" w:rsidR="00940D46" w:rsidRDefault="00940D46" w:rsidP="00940D46">
            <w:pPr>
              <w:rPr>
                <w:rFonts w:eastAsia="Times New Roman" w:cs="Times New Roman"/>
                <w:bCs/>
                <w:color w:val="000000"/>
              </w:rPr>
            </w:pPr>
            <w:r>
              <w:rPr>
                <w:rFonts w:eastAsia="Times New Roman" w:cs="Times New Roman"/>
                <w:bCs/>
                <w:i/>
                <w:color w:val="000000"/>
              </w:rPr>
              <w:t>Select all that apply</w:t>
            </w:r>
          </w:p>
        </w:tc>
        <w:tc>
          <w:tcPr>
            <w:tcW w:w="1260" w:type="dxa"/>
          </w:tcPr>
          <w:p w14:paraId="180DC5A9" w14:textId="77777777" w:rsidR="00940D46"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940D46" w14:paraId="48DBB3D8" w14:textId="77777777" w:rsidTr="00940D46">
        <w:tc>
          <w:tcPr>
            <w:tcW w:w="789" w:type="dxa"/>
          </w:tcPr>
          <w:p w14:paraId="2511D876"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38A9F29F" w14:textId="77777777" w:rsidR="00940D46" w:rsidRDefault="00940D46" w:rsidP="00940D46">
            <w:pPr>
              <w:rPr>
                <w:rFonts w:eastAsia="Times New Roman" w:cs="Times New Roman"/>
                <w:b/>
                <w:bCs/>
                <w:color w:val="000000"/>
              </w:rPr>
            </w:pPr>
          </w:p>
        </w:tc>
        <w:tc>
          <w:tcPr>
            <w:tcW w:w="1080" w:type="dxa"/>
          </w:tcPr>
          <w:p w14:paraId="6ACD89BD" w14:textId="77777777" w:rsidR="00940D46" w:rsidRDefault="00940D46" w:rsidP="00940D46">
            <w:pPr>
              <w:rPr>
                <w:rFonts w:eastAsia="Times New Roman" w:cs="Times New Roman"/>
                <w:b/>
                <w:bCs/>
                <w:color w:val="000000"/>
              </w:rPr>
            </w:pPr>
          </w:p>
        </w:tc>
        <w:tc>
          <w:tcPr>
            <w:tcW w:w="1080" w:type="dxa"/>
          </w:tcPr>
          <w:p w14:paraId="6A29F88A" w14:textId="77777777" w:rsidR="00940D46" w:rsidRDefault="00940D46" w:rsidP="00940D46">
            <w:pPr>
              <w:rPr>
                <w:rFonts w:eastAsia="Times New Roman" w:cs="Times New Roman"/>
                <w:b/>
                <w:bCs/>
                <w:color w:val="000000"/>
              </w:rPr>
            </w:pPr>
          </w:p>
        </w:tc>
        <w:tc>
          <w:tcPr>
            <w:tcW w:w="1080" w:type="dxa"/>
          </w:tcPr>
          <w:p w14:paraId="6730C117" w14:textId="77777777" w:rsidR="00940D46" w:rsidRDefault="00940D46" w:rsidP="00940D46">
            <w:pPr>
              <w:rPr>
                <w:rFonts w:eastAsia="Times New Roman" w:cs="Times New Roman"/>
                <w:b/>
                <w:bCs/>
                <w:color w:val="000000"/>
              </w:rPr>
            </w:pPr>
          </w:p>
        </w:tc>
        <w:tc>
          <w:tcPr>
            <w:tcW w:w="1260" w:type="dxa"/>
          </w:tcPr>
          <w:p w14:paraId="546C6BF7" w14:textId="77777777" w:rsidR="00940D46" w:rsidRDefault="00940D46" w:rsidP="00940D46">
            <w:pPr>
              <w:rPr>
                <w:rFonts w:eastAsia="Times New Roman" w:cs="Times New Roman"/>
                <w:b/>
                <w:bCs/>
                <w:color w:val="000000"/>
              </w:rPr>
            </w:pPr>
          </w:p>
        </w:tc>
        <w:tc>
          <w:tcPr>
            <w:tcW w:w="1620" w:type="dxa"/>
          </w:tcPr>
          <w:p w14:paraId="5E76D00D" w14:textId="77777777" w:rsidR="00940D46" w:rsidRDefault="00940D46" w:rsidP="00940D46">
            <w:pPr>
              <w:rPr>
                <w:rFonts w:eastAsia="Times New Roman" w:cs="Times New Roman"/>
                <w:b/>
                <w:bCs/>
                <w:color w:val="000000"/>
              </w:rPr>
            </w:pPr>
          </w:p>
        </w:tc>
        <w:tc>
          <w:tcPr>
            <w:tcW w:w="1080" w:type="dxa"/>
          </w:tcPr>
          <w:p w14:paraId="0F185D17" w14:textId="77777777" w:rsidR="00940D46" w:rsidRDefault="00940D46" w:rsidP="00940D46">
            <w:pPr>
              <w:rPr>
                <w:rFonts w:eastAsia="Times New Roman" w:cs="Times New Roman"/>
                <w:b/>
                <w:bCs/>
                <w:color w:val="000000"/>
              </w:rPr>
            </w:pPr>
          </w:p>
        </w:tc>
        <w:tc>
          <w:tcPr>
            <w:tcW w:w="1080" w:type="dxa"/>
          </w:tcPr>
          <w:p w14:paraId="34B7F114" w14:textId="77777777" w:rsidR="00940D46" w:rsidRDefault="00940D46" w:rsidP="00940D46">
            <w:pPr>
              <w:rPr>
                <w:rFonts w:eastAsia="Times New Roman" w:cs="Times New Roman"/>
                <w:b/>
                <w:bCs/>
                <w:color w:val="000000"/>
              </w:rPr>
            </w:pPr>
          </w:p>
        </w:tc>
        <w:tc>
          <w:tcPr>
            <w:tcW w:w="1080" w:type="dxa"/>
          </w:tcPr>
          <w:p w14:paraId="0FA86F2D" w14:textId="77777777" w:rsidR="00940D46" w:rsidRDefault="00940D46" w:rsidP="00940D46">
            <w:pPr>
              <w:rPr>
                <w:rFonts w:eastAsia="Times New Roman" w:cs="Times New Roman"/>
                <w:b/>
                <w:bCs/>
                <w:color w:val="000000"/>
              </w:rPr>
            </w:pPr>
          </w:p>
        </w:tc>
        <w:tc>
          <w:tcPr>
            <w:tcW w:w="1260" w:type="dxa"/>
          </w:tcPr>
          <w:p w14:paraId="4BBDBBD5" w14:textId="77777777" w:rsidR="00940D46" w:rsidRDefault="00940D46" w:rsidP="00940D46">
            <w:pPr>
              <w:rPr>
                <w:rFonts w:eastAsia="Times New Roman" w:cs="Times New Roman"/>
                <w:b/>
                <w:bCs/>
                <w:color w:val="000000"/>
              </w:rPr>
            </w:pPr>
          </w:p>
        </w:tc>
      </w:tr>
      <w:tr w:rsidR="00940D46" w14:paraId="54453987" w14:textId="77777777" w:rsidTr="00940D46">
        <w:tc>
          <w:tcPr>
            <w:tcW w:w="789" w:type="dxa"/>
          </w:tcPr>
          <w:p w14:paraId="2F8F3AAA"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24CA5364" w14:textId="77777777" w:rsidR="00940D46" w:rsidRDefault="00940D46" w:rsidP="00940D46">
            <w:pPr>
              <w:rPr>
                <w:rFonts w:eastAsia="Times New Roman" w:cs="Times New Roman"/>
                <w:b/>
                <w:bCs/>
                <w:color w:val="000000"/>
              </w:rPr>
            </w:pPr>
          </w:p>
        </w:tc>
        <w:tc>
          <w:tcPr>
            <w:tcW w:w="1080" w:type="dxa"/>
          </w:tcPr>
          <w:p w14:paraId="00EDEFAF" w14:textId="77777777" w:rsidR="00940D46" w:rsidRDefault="00940D46" w:rsidP="00940D46">
            <w:pPr>
              <w:rPr>
                <w:rFonts w:eastAsia="Times New Roman" w:cs="Times New Roman"/>
                <w:b/>
                <w:bCs/>
                <w:color w:val="000000"/>
              </w:rPr>
            </w:pPr>
          </w:p>
        </w:tc>
        <w:tc>
          <w:tcPr>
            <w:tcW w:w="1080" w:type="dxa"/>
          </w:tcPr>
          <w:p w14:paraId="4310C392" w14:textId="77777777" w:rsidR="00940D46" w:rsidRDefault="00940D46" w:rsidP="00940D46">
            <w:pPr>
              <w:rPr>
                <w:rFonts w:eastAsia="Times New Roman" w:cs="Times New Roman"/>
                <w:b/>
                <w:bCs/>
                <w:color w:val="000000"/>
              </w:rPr>
            </w:pPr>
          </w:p>
        </w:tc>
        <w:tc>
          <w:tcPr>
            <w:tcW w:w="1080" w:type="dxa"/>
          </w:tcPr>
          <w:p w14:paraId="752B9E50" w14:textId="77777777" w:rsidR="00940D46" w:rsidRDefault="00940D46" w:rsidP="00940D46">
            <w:pPr>
              <w:rPr>
                <w:rFonts w:eastAsia="Times New Roman" w:cs="Times New Roman"/>
                <w:b/>
                <w:bCs/>
                <w:color w:val="000000"/>
              </w:rPr>
            </w:pPr>
          </w:p>
        </w:tc>
        <w:tc>
          <w:tcPr>
            <w:tcW w:w="1260" w:type="dxa"/>
          </w:tcPr>
          <w:p w14:paraId="25656C68" w14:textId="77777777" w:rsidR="00940D46" w:rsidRDefault="00940D46" w:rsidP="00940D46">
            <w:pPr>
              <w:rPr>
                <w:rFonts w:eastAsia="Times New Roman" w:cs="Times New Roman"/>
                <w:b/>
                <w:bCs/>
                <w:color w:val="000000"/>
              </w:rPr>
            </w:pPr>
          </w:p>
        </w:tc>
        <w:tc>
          <w:tcPr>
            <w:tcW w:w="1620" w:type="dxa"/>
          </w:tcPr>
          <w:p w14:paraId="3EFCA9AC" w14:textId="77777777" w:rsidR="00940D46" w:rsidRDefault="00940D46" w:rsidP="00940D46">
            <w:pPr>
              <w:rPr>
                <w:rFonts w:eastAsia="Times New Roman" w:cs="Times New Roman"/>
                <w:b/>
                <w:bCs/>
                <w:color w:val="000000"/>
              </w:rPr>
            </w:pPr>
          </w:p>
        </w:tc>
        <w:tc>
          <w:tcPr>
            <w:tcW w:w="1080" w:type="dxa"/>
          </w:tcPr>
          <w:p w14:paraId="7E0607CB" w14:textId="77777777" w:rsidR="00940D46" w:rsidRDefault="00940D46" w:rsidP="00940D46">
            <w:pPr>
              <w:rPr>
                <w:rFonts w:eastAsia="Times New Roman" w:cs="Times New Roman"/>
                <w:b/>
                <w:bCs/>
                <w:color w:val="000000"/>
              </w:rPr>
            </w:pPr>
          </w:p>
        </w:tc>
        <w:tc>
          <w:tcPr>
            <w:tcW w:w="1080" w:type="dxa"/>
          </w:tcPr>
          <w:p w14:paraId="4865EE8E" w14:textId="77777777" w:rsidR="00940D46" w:rsidRDefault="00940D46" w:rsidP="00940D46">
            <w:pPr>
              <w:rPr>
                <w:rFonts w:eastAsia="Times New Roman" w:cs="Times New Roman"/>
                <w:b/>
                <w:bCs/>
                <w:color w:val="000000"/>
              </w:rPr>
            </w:pPr>
          </w:p>
        </w:tc>
        <w:tc>
          <w:tcPr>
            <w:tcW w:w="1080" w:type="dxa"/>
          </w:tcPr>
          <w:p w14:paraId="097DA883" w14:textId="77777777" w:rsidR="00940D46" w:rsidRDefault="00940D46" w:rsidP="00940D46">
            <w:pPr>
              <w:rPr>
                <w:rFonts w:eastAsia="Times New Roman" w:cs="Times New Roman"/>
                <w:b/>
                <w:bCs/>
                <w:color w:val="000000"/>
              </w:rPr>
            </w:pPr>
          </w:p>
        </w:tc>
        <w:tc>
          <w:tcPr>
            <w:tcW w:w="1260" w:type="dxa"/>
          </w:tcPr>
          <w:p w14:paraId="34B664C9" w14:textId="77777777" w:rsidR="00940D46" w:rsidRDefault="00940D46" w:rsidP="00940D46">
            <w:pPr>
              <w:rPr>
                <w:rFonts w:eastAsia="Times New Roman" w:cs="Times New Roman"/>
                <w:b/>
                <w:bCs/>
                <w:color w:val="000000"/>
              </w:rPr>
            </w:pPr>
          </w:p>
        </w:tc>
      </w:tr>
      <w:tr w:rsidR="00940D46" w14:paraId="0D208156" w14:textId="77777777" w:rsidTr="00940D46">
        <w:tc>
          <w:tcPr>
            <w:tcW w:w="789" w:type="dxa"/>
          </w:tcPr>
          <w:p w14:paraId="7EBCC6F5"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2B2999D2" w14:textId="77777777" w:rsidR="00940D46" w:rsidRDefault="00940D46" w:rsidP="00940D46">
            <w:pPr>
              <w:rPr>
                <w:rFonts w:eastAsia="Times New Roman" w:cs="Times New Roman"/>
                <w:b/>
                <w:bCs/>
                <w:color w:val="000000"/>
              </w:rPr>
            </w:pPr>
          </w:p>
        </w:tc>
        <w:tc>
          <w:tcPr>
            <w:tcW w:w="1080" w:type="dxa"/>
          </w:tcPr>
          <w:p w14:paraId="75FEC7A8" w14:textId="77777777" w:rsidR="00940D46" w:rsidRDefault="00940D46" w:rsidP="00940D46">
            <w:pPr>
              <w:rPr>
                <w:rFonts w:eastAsia="Times New Roman" w:cs="Times New Roman"/>
                <w:b/>
                <w:bCs/>
                <w:color w:val="000000"/>
              </w:rPr>
            </w:pPr>
          </w:p>
        </w:tc>
        <w:tc>
          <w:tcPr>
            <w:tcW w:w="1080" w:type="dxa"/>
          </w:tcPr>
          <w:p w14:paraId="4A3E64FA" w14:textId="77777777" w:rsidR="00940D46" w:rsidRDefault="00940D46" w:rsidP="00940D46">
            <w:pPr>
              <w:rPr>
                <w:rFonts w:eastAsia="Times New Roman" w:cs="Times New Roman"/>
                <w:b/>
                <w:bCs/>
                <w:color w:val="000000"/>
              </w:rPr>
            </w:pPr>
          </w:p>
        </w:tc>
        <w:tc>
          <w:tcPr>
            <w:tcW w:w="1080" w:type="dxa"/>
          </w:tcPr>
          <w:p w14:paraId="56B4A8DB" w14:textId="77777777" w:rsidR="00940D46" w:rsidRDefault="00940D46" w:rsidP="00940D46">
            <w:pPr>
              <w:rPr>
                <w:rFonts w:eastAsia="Times New Roman" w:cs="Times New Roman"/>
                <w:b/>
                <w:bCs/>
                <w:color w:val="000000"/>
              </w:rPr>
            </w:pPr>
          </w:p>
        </w:tc>
        <w:tc>
          <w:tcPr>
            <w:tcW w:w="1260" w:type="dxa"/>
          </w:tcPr>
          <w:p w14:paraId="6BBEB1D2" w14:textId="77777777" w:rsidR="00940D46" w:rsidRDefault="00940D46" w:rsidP="00940D46">
            <w:pPr>
              <w:rPr>
                <w:rFonts w:eastAsia="Times New Roman" w:cs="Times New Roman"/>
                <w:b/>
                <w:bCs/>
                <w:color w:val="000000"/>
              </w:rPr>
            </w:pPr>
          </w:p>
        </w:tc>
        <w:tc>
          <w:tcPr>
            <w:tcW w:w="1620" w:type="dxa"/>
          </w:tcPr>
          <w:p w14:paraId="0DB8C472" w14:textId="77777777" w:rsidR="00940D46" w:rsidRDefault="00940D46" w:rsidP="00940D46">
            <w:pPr>
              <w:rPr>
                <w:rFonts w:eastAsia="Times New Roman" w:cs="Times New Roman"/>
                <w:b/>
                <w:bCs/>
                <w:color w:val="000000"/>
              </w:rPr>
            </w:pPr>
          </w:p>
        </w:tc>
        <w:tc>
          <w:tcPr>
            <w:tcW w:w="1080" w:type="dxa"/>
          </w:tcPr>
          <w:p w14:paraId="04550656" w14:textId="77777777" w:rsidR="00940D46" w:rsidRDefault="00940D46" w:rsidP="00940D46">
            <w:pPr>
              <w:rPr>
                <w:rFonts w:eastAsia="Times New Roman" w:cs="Times New Roman"/>
                <w:b/>
                <w:bCs/>
                <w:color w:val="000000"/>
              </w:rPr>
            </w:pPr>
          </w:p>
        </w:tc>
        <w:tc>
          <w:tcPr>
            <w:tcW w:w="1080" w:type="dxa"/>
          </w:tcPr>
          <w:p w14:paraId="4CE0B834" w14:textId="77777777" w:rsidR="00940D46" w:rsidRDefault="00940D46" w:rsidP="00940D46">
            <w:pPr>
              <w:rPr>
                <w:rFonts w:eastAsia="Times New Roman" w:cs="Times New Roman"/>
                <w:b/>
                <w:bCs/>
                <w:color w:val="000000"/>
              </w:rPr>
            </w:pPr>
          </w:p>
        </w:tc>
        <w:tc>
          <w:tcPr>
            <w:tcW w:w="1080" w:type="dxa"/>
          </w:tcPr>
          <w:p w14:paraId="64078E1C" w14:textId="77777777" w:rsidR="00940D46" w:rsidRDefault="00940D46" w:rsidP="00940D46">
            <w:pPr>
              <w:rPr>
                <w:rFonts w:eastAsia="Times New Roman" w:cs="Times New Roman"/>
                <w:b/>
                <w:bCs/>
                <w:color w:val="000000"/>
              </w:rPr>
            </w:pPr>
          </w:p>
        </w:tc>
        <w:tc>
          <w:tcPr>
            <w:tcW w:w="1260" w:type="dxa"/>
          </w:tcPr>
          <w:p w14:paraId="10E3C59B" w14:textId="77777777" w:rsidR="00940D46" w:rsidRDefault="00940D46" w:rsidP="00940D46">
            <w:pPr>
              <w:rPr>
                <w:rFonts w:eastAsia="Times New Roman" w:cs="Times New Roman"/>
                <w:b/>
                <w:bCs/>
                <w:color w:val="000000"/>
              </w:rPr>
            </w:pPr>
          </w:p>
        </w:tc>
      </w:tr>
      <w:tr w:rsidR="00940D46" w14:paraId="2BE1A818" w14:textId="77777777" w:rsidTr="00940D46">
        <w:tc>
          <w:tcPr>
            <w:tcW w:w="789" w:type="dxa"/>
          </w:tcPr>
          <w:p w14:paraId="330E724C"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4C438DF9" w14:textId="77777777" w:rsidR="00940D46" w:rsidRDefault="00940D46" w:rsidP="00940D46">
            <w:pPr>
              <w:rPr>
                <w:rFonts w:eastAsia="Times New Roman" w:cs="Times New Roman"/>
                <w:b/>
                <w:bCs/>
                <w:color w:val="000000"/>
              </w:rPr>
            </w:pPr>
          </w:p>
        </w:tc>
        <w:tc>
          <w:tcPr>
            <w:tcW w:w="1080" w:type="dxa"/>
          </w:tcPr>
          <w:p w14:paraId="56AA646B" w14:textId="77777777" w:rsidR="00940D46" w:rsidRDefault="00940D46" w:rsidP="00940D46">
            <w:pPr>
              <w:rPr>
                <w:rFonts w:eastAsia="Times New Roman" w:cs="Times New Roman"/>
                <w:b/>
                <w:bCs/>
                <w:color w:val="000000"/>
              </w:rPr>
            </w:pPr>
          </w:p>
        </w:tc>
        <w:tc>
          <w:tcPr>
            <w:tcW w:w="1080" w:type="dxa"/>
          </w:tcPr>
          <w:p w14:paraId="61DB4A57" w14:textId="77777777" w:rsidR="00940D46" w:rsidRDefault="00940D46" w:rsidP="00940D46">
            <w:pPr>
              <w:rPr>
                <w:rFonts w:eastAsia="Times New Roman" w:cs="Times New Roman"/>
                <w:b/>
                <w:bCs/>
                <w:color w:val="000000"/>
              </w:rPr>
            </w:pPr>
          </w:p>
        </w:tc>
        <w:tc>
          <w:tcPr>
            <w:tcW w:w="1080" w:type="dxa"/>
          </w:tcPr>
          <w:p w14:paraId="34BFD3E8" w14:textId="77777777" w:rsidR="00940D46" w:rsidRDefault="00940D46" w:rsidP="00940D46">
            <w:pPr>
              <w:rPr>
                <w:rFonts w:eastAsia="Times New Roman" w:cs="Times New Roman"/>
                <w:b/>
                <w:bCs/>
                <w:color w:val="000000"/>
              </w:rPr>
            </w:pPr>
          </w:p>
        </w:tc>
        <w:tc>
          <w:tcPr>
            <w:tcW w:w="1260" w:type="dxa"/>
          </w:tcPr>
          <w:p w14:paraId="3E313F20" w14:textId="77777777" w:rsidR="00940D46" w:rsidRDefault="00940D46" w:rsidP="00940D46">
            <w:pPr>
              <w:rPr>
                <w:rFonts w:eastAsia="Times New Roman" w:cs="Times New Roman"/>
                <w:b/>
                <w:bCs/>
                <w:color w:val="000000"/>
              </w:rPr>
            </w:pPr>
          </w:p>
        </w:tc>
        <w:tc>
          <w:tcPr>
            <w:tcW w:w="1620" w:type="dxa"/>
          </w:tcPr>
          <w:p w14:paraId="024F9249" w14:textId="77777777" w:rsidR="00940D46" w:rsidRDefault="00940D46" w:rsidP="00940D46">
            <w:pPr>
              <w:rPr>
                <w:rFonts w:eastAsia="Times New Roman" w:cs="Times New Roman"/>
                <w:b/>
                <w:bCs/>
                <w:color w:val="000000"/>
              </w:rPr>
            </w:pPr>
          </w:p>
        </w:tc>
        <w:tc>
          <w:tcPr>
            <w:tcW w:w="1080" w:type="dxa"/>
          </w:tcPr>
          <w:p w14:paraId="41AB9DF6" w14:textId="77777777" w:rsidR="00940D46" w:rsidRDefault="00940D46" w:rsidP="00940D46">
            <w:pPr>
              <w:rPr>
                <w:rFonts w:eastAsia="Times New Roman" w:cs="Times New Roman"/>
                <w:b/>
                <w:bCs/>
                <w:color w:val="000000"/>
              </w:rPr>
            </w:pPr>
          </w:p>
        </w:tc>
        <w:tc>
          <w:tcPr>
            <w:tcW w:w="1080" w:type="dxa"/>
          </w:tcPr>
          <w:p w14:paraId="6FD7BCFC" w14:textId="77777777" w:rsidR="00940D46" w:rsidRDefault="00940D46" w:rsidP="00940D46">
            <w:pPr>
              <w:rPr>
                <w:rFonts w:eastAsia="Times New Roman" w:cs="Times New Roman"/>
                <w:b/>
                <w:bCs/>
                <w:color w:val="000000"/>
              </w:rPr>
            </w:pPr>
          </w:p>
        </w:tc>
        <w:tc>
          <w:tcPr>
            <w:tcW w:w="1080" w:type="dxa"/>
          </w:tcPr>
          <w:p w14:paraId="4279FF7D" w14:textId="77777777" w:rsidR="00940D46" w:rsidRDefault="00940D46" w:rsidP="00940D46">
            <w:pPr>
              <w:rPr>
                <w:rFonts w:eastAsia="Times New Roman" w:cs="Times New Roman"/>
                <w:b/>
                <w:bCs/>
                <w:color w:val="000000"/>
              </w:rPr>
            </w:pPr>
          </w:p>
        </w:tc>
        <w:tc>
          <w:tcPr>
            <w:tcW w:w="1260" w:type="dxa"/>
          </w:tcPr>
          <w:p w14:paraId="5D4B46A2" w14:textId="77777777" w:rsidR="00940D46" w:rsidRDefault="00940D46" w:rsidP="00940D46">
            <w:pPr>
              <w:rPr>
                <w:rFonts w:eastAsia="Times New Roman" w:cs="Times New Roman"/>
                <w:b/>
                <w:bCs/>
                <w:color w:val="000000"/>
              </w:rPr>
            </w:pPr>
          </w:p>
        </w:tc>
      </w:tr>
      <w:tr w:rsidR="00940D46" w14:paraId="74652996" w14:textId="77777777" w:rsidTr="00940D46">
        <w:tc>
          <w:tcPr>
            <w:tcW w:w="789" w:type="dxa"/>
          </w:tcPr>
          <w:p w14:paraId="0AFA6222"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42937BC8" w14:textId="77777777" w:rsidR="00940D46" w:rsidRDefault="00940D46" w:rsidP="00940D46">
            <w:pPr>
              <w:rPr>
                <w:rFonts w:eastAsia="Times New Roman" w:cs="Times New Roman"/>
                <w:b/>
                <w:bCs/>
                <w:color w:val="000000"/>
              </w:rPr>
            </w:pPr>
          </w:p>
        </w:tc>
        <w:tc>
          <w:tcPr>
            <w:tcW w:w="1080" w:type="dxa"/>
          </w:tcPr>
          <w:p w14:paraId="2F0081CC" w14:textId="77777777" w:rsidR="00940D46" w:rsidRDefault="00940D46" w:rsidP="00940D46">
            <w:pPr>
              <w:rPr>
                <w:rFonts w:eastAsia="Times New Roman" w:cs="Times New Roman"/>
                <w:b/>
                <w:bCs/>
                <w:color w:val="000000"/>
              </w:rPr>
            </w:pPr>
          </w:p>
        </w:tc>
        <w:tc>
          <w:tcPr>
            <w:tcW w:w="1080" w:type="dxa"/>
          </w:tcPr>
          <w:p w14:paraId="4180364B" w14:textId="77777777" w:rsidR="00940D46" w:rsidRDefault="00940D46" w:rsidP="00940D46">
            <w:pPr>
              <w:rPr>
                <w:rFonts w:eastAsia="Times New Roman" w:cs="Times New Roman"/>
                <w:b/>
                <w:bCs/>
                <w:color w:val="000000"/>
              </w:rPr>
            </w:pPr>
          </w:p>
        </w:tc>
        <w:tc>
          <w:tcPr>
            <w:tcW w:w="1080" w:type="dxa"/>
          </w:tcPr>
          <w:p w14:paraId="6EAFA426" w14:textId="77777777" w:rsidR="00940D46" w:rsidRDefault="00940D46" w:rsidP="00940D46">
            <w:pPr>
              <w:rPr>
                <w:rFonts w:eastAsia="Times New Roman" w:cs="Times New Roman"/>
                <w:b/>
                <w:bCs/>
                <w:color w:val="000000"/>
              </w:rPr>
            </w:pPr>
          </w:p>
        </w:tc>
        <w:tc>
          <w:tcPr>
            <w:tcW w:w="1260" w:type="dxa"/>
          </w:tcPr>
          <w:p w14:paraId="63393BE4" w14:textId="77777777" w:rsidR="00940D46" w:rsidRDefault="00940D46" w:rsidP="00940D46">
            <w:pPr>
              <w:rPr>
                <w:rFonts w:eastAsia="Times New Roman" w:cs="Times New Roman"/>
                <w:b/>
                <w:bCs/>
                <w:color w:val="000000"/>
              </w:rPr>
            </w:pPr>
          </w:p>
        </w:tc>
        <w:tc>
          <w:tcPr>
            <w:tcW w:w="1620" w:type="dxa"/>
          </w:tcPr>
          <w:p w14:paraId="25BB7DDC" w14:textId="77777777" w:rsidR="00940D46" w:rsidRDefault="00940D46" w:rsidP="00940D46">
            <w:pPr>
              <w:rPr>
                <w:rFonts w:eastAsia="Times New Roman" w:cs="Times New Roman"/>
                <w:b/>
                <w:bCs/>
                <w:color w:val="000000"/>
              </w:rPr>
            </w:pPr>
          </w:p>
        </w:tc>
        <w:tc>
          <w:tcPr>
            <w:tcW w:w="1080" w:type="dxa"/>
          </w:tcPr>
          <w:p w14:paraId="24D82735" w14:textId="77777777" w:rsidR="00940D46" w:rsidRDefault="00940D46" w:rsidP="00940D46">
            <w:pPr>
              <w:rPr>
                <w:rFonts w:eastAsia="Times New Roman" w:cs="Times New Roman"/>
                <w:b/>
                <w:bCs/>
                <w:color w:val="000000"/>
              </w:rPr>
            </w:pPr>
          </w:p>
        </w:tc>
        <w:tc>
          <w:tcPr>
            <w:tcW w:w="1080" w:type="dxa"/>
          </w:tcPr>
          <w:p w14:paraId="1364DE45" w14:textId="77777777" w:rsidR="00940D46" w:rsidRDefault="00940D46" w:rsidP="00940D46">
            <w:pPr>
              <w:rPr>
                <w:rFonts w:eastAsia="Times New Roman" w:cs="Times New Roman"/>
                <w:b/>
                <w:bCs/>
                <w:color w:val="000000"/>
              </w:rPr>
            </w:pPr>
          </w:p>
        </w:tc>
        <w:tc>
          <w:tcPr>
            <w:tcW w:w="1080" w:type="dxa"/>
          </w:tcPr>
          <w:p w14:paraId="1FAFB185" w14:textId="77777777" w:rsidR="00940D46" w:rsidRDefault="00940D46" w:rsidP="00940D46">
            <w:pPr>
              <w:rPr>
                <w:rFonts w:eastAsia="Times New Roman" w:cs="Times New Roman"/>
                <w:b/>
                <w:bCs/>
                <w:color w:val="000000"/>
              </w:rPr>
            </w:pPr>
          </w:p>
        </w:tc>
        <w:tc>
          <w:tcPr>
            <w:tcW w:w="1260" w:type="dxa"/>
          </w:tcPr>
          <w:p w14:paraId="3239F47D" w14:textId="77777777" w:rsidR="00940D46" w:rsidRDefault="00940D46" w:rsidP="00940D46">
            <w:pPr>
              <w:rPr>
                <w:rFonts w:eastAsia="Times New Roman" w:cs="Times New Roman"/>
                <w:b/>
                <w:bCs/>
                <w:color w:val="000000"/>
              </w:rPr>
            </w:pPr>
          </w:p>
        </w:tc>
      </w:tr>
      <w:tr w:rsidR="00940D46" w14:paraId="69B70087" w14:textId="77777777" w:rsidTr="00940D46">
        <w:tc>
          <w:tcPr>
            <w:tcW w:w="789" w:type="dxa"/>
          </w:tcPr>
          <w:p w14:paraId="67F958F3"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63D64D0C" w14:textId="77777777" w:rsidR="00940D46" w:rsidRDefault="00940D46" w:rsidP="00940D46">
            <w:pPr>
              <w:rPr>
                <w:rFonts w:eastAsia="Times New Roman" w:cs="Times New Roman"/>
                <w:b/>
                <w:bCs/>
                <w:color w:val="000000"/>
              </w:rPr>
            </w:pPr>
          </w:p>
        </w:tc>
        <w:tc>
          <w:tcPr>
            <w:tcW w:w="1080" w:type="dxa"/>
          </w:tcPr>
          <w:p w14:paraId="2F56BF58" w14:textId="77777777" w:rsidR="00940D46" w:rsidRDefault="00940D46" w:rsidP="00940D46">
            <w:pPr>
              <w:rPr>
                <w:rFonts w:eastAsia="Times New Roman" w:cs="Times New Roman"/>
                <w:b/>
                <w:bCs/>
                <w:color w:val="000000"/>
              </w:rPr>
            </w:pPr>
          </w:p>
        </w:tc>
        <w:tc>
          <w:tcPr>
            <w:tcW w:w="1080" w:type="dxa"/>
          </w:tcPr>
          <w:p w14:paraId="2DF761B8" w14:textId="77777777" w:rsidR="00940D46" w:rsidRDefault="00940D46" w:rsidP="00940D46">
            <w:pPr>
              <w:rPr>
                <w:rFonts w:eastAsia="Times New Roman" w:cs="Times New Roman"/>
                <w:b/>
                <w:bCs/>
                <w:color w:val="000000"/>
              </w:rPr>
            </w:pPr>
          </w:p>
        </w:tc>
        <w:tc>
          <w:tcPr>
            <w:tcW w:w="1080" w:type="dxa"/>
          </w:tcPr>
          <w:p w14:paraId="066CA604" w14:textId="77777777" w:rsidR="00940D46" w:rsidRDefault="00940D46" w:rsidP="00940D46">
            <w:pPr>
              <w:rPr>
                <w:rFonts w:eastAsia="Times New Roman" w:cs="Times New Roman"/>
                <w:b/>
                <w:bCs/>
                <w:color w:val="000000"/>
              </w:rPr>
            </w:pPr>
          </w:p>
        </w:tc>
        <w:tc>
          <w:tcPr>
            <w:tcW w:w="1260" w:type="dxa"/>
          </w:tcPr>
          <w:p w14:paraId="11299696" w14:textId="77777777" w:rsidR="00940D46" w:rsidRDefault="00940D46" w:rsidP="00940D46">
            <w:pPr>
              <w:rPr>
                <w:rFonts w:eastAsia="Times New Roman" w:cs="Times New Roman"/>
                <w:b/>
                <w:bCs/>
                <w:color w:val="000000"/>
              </w:rPr>
            </w:pPr>
          </w:p>
        </w:tc>
        <w:tc>
          <w:tcPr>
            <w:tcW w:w="1620" w:type="dxa"/>
          </w:tcPr>
          <w:p w14:paraId="0382B5A3" w14:textId="77777777" w:rsidR="00940D46" w:rsidRDefault="00940D46" w:rsidP="00940D46">
            <w:pPr>
              <w:rPr>
                <w:rFonts w:eastAsia="Times New Roman" w:cs="Times New Roman"/>
                <w:b/>
                <w:bCs/>
                <w:color w:val="000000"/>
              </w:rPr>
            </w:pPr>
          </w:p>
        </w:tc>
        <w:tc>
          <w:tcPr>
            <w:tcW w:w="1080" w:type="dxa"/>
          </w:tcPr>
          <w:p w14:paraId="487EEA15" w14:textId="77777777" w:rsidR="00940D46" w:rsidRDefault="00940D46" w:rsidP="00940D46">
            <w:pPr>
              <w:rPr>
                <w:rFonts w:eastAsia="Times New Roman" w:cs="Times New Roman"/>
                <w:b/>
                <w:bCs/>
                <w:color w:val="000000"/>
              </w:rPr>
            </w:pPr>
          </w:p>
        </w:tc>
        <w:tc>
          <w:tcPr>
            <w:tcW w:w="1080" w:type="dxa"/>
          </w:tcPr>
          <w:p w14:paraId="47E7067D" w14:textId="77777777" w:rsidR="00940D46" w:rsidRDefault="00940D46" w:rsidP="00940D46">
            <w:pPr>
              <w:rPr>
                <w:rFonts w:eastAsia="Times New Roman" w:cs="Times New Roman"/>
                <w:b/>
                <w:bCs/>
                <w:color w:val="000000"/>
              </w:rPr>
            </w:pPr>
          </w:p>
        </w:tc>
        <w:tc>
          <w:tcPr>
            <w:tcW w:w="1080" w:type="dxa"/>
          </w:tcPr>
          <w:p w14:paraId="04F0C19B" w14:textId="77777777" w:rsidR="00940D46" w:rsidRDefault="00940D46" w:rsidP="00940D46">
            <w:pPr>
              <w:rPr>
                <w:rFonts w:eastAsia="Times New Roman" w:cs="Times New Roman"/>
                <w:b/>
                <w:bCs/>
                <w:color w:val="000000"/>
              </w:rPr>
            </w:pPr>
          </w:p>
        </w:tc>
        <w:tc>
          <w:tcPr>
            <w:tcW w:w="1260" w:type="dxa"/>
          </w:tcPr>
          <w:p w14:paraId="234002C5" w14:textId="77777777" w:rsidR="00940D46" w:rsidRDefault="00940D46" w:rsidP="00940D46">
            <w:pPr>
              <w:rPr>
                <w:rFonts w:eastAsia="Times New Roman" w:cs="Times New Roman"/>
                <w:b/>
                <w:bCs/>
                <w:color w:val="000000"/>
              </w:rPr>
            </w:pPr>
          </w:p>
        </w:tc>
      </w:tr>
      <w:tr w:rsidR="00940D46" w14:paraId="53A88698" w14:textId="77777777" w:rsidTr="00940D46">
        <w:tc>
          <w:tcPr>
            <w:tcW w:w="789" w:type="dxa"/>
          </w:tcPr>
          <w:p w14:paraId="2C9C2764"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7D9FF3D4" w14:textId="77777777" w:rsidR="00940D46" w:rsidRDefault="00940D46" w:rsidP="00940D46">
            <w:pPr>
              <w:rPr>
                <w:rFonts w:eastAsia="Times New Roman" w:cs="Times New Roman"/>
                <w:b/>
                <w:bCs/>
                <w:color w:val="000000"/>
              </w:rPr>
            </w:pPr>
          </w:p>
        </w:tc>
        <w:tc>
          <w:tcPr>
            <w:tcW w:w="1080" w:type="dxa"/>
          </w:tcPr>
          <w:p w14:paraId="7C59F74F" w14:textId="77777777" w:rsidR="00940D46" w:rsidRDefault="00940D46" w:rsidP="00940D46">
            <w:pPr>
              <w:rPr>
                <w:rFonts w:eastAsia="Times New Roman" w:cs="Times New Roman"/>
                <w:b/>
                <w:bCs/>
                <w:color w:val="000000"/>
              </w:rPr>
            </w:pPr>
          </w:p>
        </w:tc>
        <w:tc>
          <w:tcPr>
            <w:tcW w:w="1080" w:type="dxa"/>
          </w:tcPr>
          <w:p w14:paraId="2271961A" w14:textId="77777777" w:rsidR="00940D46" w:rsidRDefault="00940D46" w:rsidP="00940D46">
            <w:pPr>
              <w:rPr>
                <w:rFonts w:eastAsia="Times New Roman" w:cs="Times New Roman"/>
                <w:b/>
                <w:bCs/>
                <w:color w:val="000000"/>
              </w:rPr>
            </w:pPr>
          </w:p>
        </w:tc>
        <w:tc>
          <w:tcPr>
            <w:tcW w:w="1080" w:type="dxa"/>
          </w:tcPr>
          <w:p w14:paraId="7A98156B" w14:textId="77777777" w:rsidR="00940D46" w:rsidRDefault="00940D46" w:rsidP="00940D46">
            <w:pPr>
              <w:rPr>
                <w:rFonts w:eastAsia="Times New Roman" w:cs="Times New Roman"/>
                <w:b/>
                <w:bCs/>
                <w:color w:val="000000"/>
              </w:rPr>
            </w:pPr>
          </w:p>
        </w:tc>
        <w:tc>
          <w:tcPr>
            <w:tcW w:w="1260" w:type="dxa"/>
          </w:tcPr>
          <w:p w14:paraId="377AAFFE" w14:textId="77777777" w:rsidR="00940D46" w:rsidRDefault="00940D46" w:rsidP="00940D46">
            <w:pPr>
              <w:rPr>
                <w:rFonts w:eastAsia="Times New Roman" w:cs="Times New Roman"/>
                <w:b/>
                <w:bCs/>
                <w:color w:val="000000"/>
              </w:rPr>
            </w:pPr>
          </w:p>
        </w:tc>
        <w:tc>
          <w:tcPr>
            <w:tcW w:w="1620" w:type="dxa"/>
          </w:tcPr>
          <w:p w14:paraId="78BE8281" w14:textId="77777777" w:rsidR="00940D46" w:rsidRDefault="00940D46" w:rsidP="00940D46">
            <w:pPr>
              <w:rPr>
                <w:rFonts w:eastAsia="Times New Roman" w:cs="Times New Roman"/>
                <w:b/>
                <w:bCs/>
                <w:color w:val="000000"/>
              </w:rPr>
            </w:pPr>
          </w:p>
        </w:tc>
        <w:tc>
          <w:tcPr>
            <w:tcW w:w="1080" w:type="dxa"/>
          </w:tcPr>
          <w:p w14:paraId="3FA189E5" w14:textId="77777777" w:rsidR="00940D46" w:rsidRDefault="00940D46" w:rsidP="00940D46">
            <w:pPr>
              <w:rPr>
                <w:rFonts w:eastAsia="Times New Roman" w:cs="Times New Roman"/>
                <w:b/>
                <w:bCs/>
                <w:color w:val="000000"/>
              </w:rPr>
            </w:pPr>
          </w:p>
        </w:tc>
        <w:tc>
          <w:tcPr>
            <w:tcW w:w="1080" w:type="dxa"/>
          </w:tcPr>
          <w:p w14:paraId="3333F9EC" w14:textId="77777777" w:rsidR="00940D46" w:rsidRDefault="00940D46" w:rsidP="00940D46">
            <w:pPr>
              <w:rPr>
                <w:rFonts w:eastAsia="Times New Roman" w:cs="Times New Roman"/>
                <w:b/>
                <w:bCs/>
                <w:color w:val="000000"/>
              </w:rPr>
            </w:pPr>
          </w:p>
        </w:tc>
        <w:tc>
          <w:tcPr>
            <w:tcW w:w="1080" w:type="dxa"/>
          </w:tcPr>
          <w:p w14:paraId="6C07A381" w14:textId="77777777" w:rsidR="00940D46" w:rsidRDefault="00940D46" w:rsidP="00940D46">
            <w:pPr>
              <w:rPr>
                <w:rFonts w:eastAsia="Times New Roman" w:cs="Times New Roman"/>
                <w:b/>
                <w:bCs/>
                <w:color w:val="000000"/>
              </w:rPr>
            </w:pPr>
          </w:p>
        </w:tc>
        <w:tc>
          <w:tcPr>
            <w:tcW w:w="1260" w:type="dxa"/>
          </w:tcPr>
          <w:p w14:paraId="7C1884B8" w14:textId="77777777" w:rsidR="00940D46" w:rsidRDefault="00940D46" w:rsidP="00940D46">
            <w:pPr>
              <w:rPr>
                <w:rFonts w:eastAsia="Times New Roman" w:cs="Times New Roman"/>
                <w:b/>
                <w:bCs/>
                <w:color w:val="000000"/>
              </w:rPr>
            </w:pPr>
          </w:p>
        </w:tc>
      </w:tr>
      <w:tr w:rsidR="00940D46" w14:paraId="406518E8" w14:textId="77777777" w:rsidTr="00940D46">
        <w:tc>
          <w:tcPr>
            <w:tcW w:w="789" w:type="dxa"/>
          </w:tcPr>
          <w:p w14:paraId="034069E3"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592AD5D2" w14:textId="77777777" w:rsidR="00940D46" w:rsidRDefault="00940D46" w:rsidP="00940D46">
            <w:pPr>
              <w:rPr>
                <w:rFonts w:eastAsia="Times New Roman" w:cs="Times New Roman"/>
                <w:b/>
                <w:bCs/>
                <w:color w:val="000000"/>
              </w:rPr>
            </w:pPr>
          </w:p>
        </w:tc>
        <w:tc>
          <w:tcPr>
            <w:tcW w:w="1080" w:type="dxa"/>
          </w:tcPr>
          <w:p w14:paraId="5B59C782" w14:textId="77777777" w:rsidR="00940D46" w:rsidRDefault="00940D46" w:rsidP="00940D46">
            <w:pPr>
              <w:rPr>
                <w:rFonts w:eastAsia="Times New Roman" w:cs="Times New Roman"/>
                <w:b/>
                <w:bCs/>
                <w:color w:val="000000"/>
              </w:rPr>
            </w:pPr>
          </w:p>
        </w:tc>
        <w:tc>
          <w:tcPr>
            <w:tcW w:w="1080" w:type="dxa"/>
          </w:tcPr>
          <w:p w14:paraId="1E47BE7D" w14:textId="77777777" w:rsidR="00940D46" w:rsidRDefault="00940D46" w:rsidP="00940D46">
            <w:pPr>
              <w:rPr>
                <w:rFonts w:eastAsia="Times New Roman" w:cs="Times New Roman"/>
                <w:b/>
                <w:bCs/>
                <w:color w:val="000000"/>
              </w:rPr>
            </w:pPr>
          </w:p>
        </w:tc>
        <w:tc>
          <w:tcPr>
            <w:tcW w:w="1080" w:type="dxa"/>
          </w:tcPr>
          <w:p w14:paraId="41638957" w14:textId="77777777" w:rsidR="00940D46" w:rsidRDefault="00940D46" w:rsidP="00940D46">
            <w:pPr>
              <w:rPr>
                <w:rFonts w:eastAsia="Times New Roman" w:cs="Times New Roman"/>
                <w:b/>
                <w:bCs/>
                <w:color w:val="000000"/>
              </w:rPr>
            </w:pPr>
          </w:p>
        </w:tc>
        <w:tc>
          <w:tcPr>
            <w:tcW w:w="1260" w:type="dxa"/>
          </w:tcPr>
          <w:p w14:paraId="2298B6D5" w14:textId="77777777" w:rsidR="00940D46" w:rsidRDefault="00940D46" w:rsidP="00940D46">
            <w:pPr>
              <w:rPr>
                <w:rFonts w:eastAsia="Times New Roman" w:cs="Times New Roman"/>
                <w:b/>
                <w:bCs/>
                <w:color w:val="000000"/>
              </w:rPr>
            </w:pPr>
          </w:p>
        </w:tc>
        <w:tc>
          <w:tcPr>
            <w:tcW w:w="1620" w:type="dxa"/>
          </w:tcPr>
          <w:p w14:paraId="57AAD641" w14:textId="77777777" w:rsidR="00940D46" w:rsidRDefault="00940D46" w:rsidP="00940D46">
            <w:pPr>
              <w:rPr>
                <w:rFonts w:eastAsia="Times New Roman" w:cs="Times New Roman"/>
                <w:b/>
                <w:bCs/>
                <w:color w:val="000000"/>
              </w:rPr>
            </w:pPr>
          </w:p>
        </w:tc>
        <w:tc>
          <w:tcPr>
            <w:tcW w:w="1080" w:type="dxa"/>
          </w:tcPr>
          <w:p w14:paraId="4FEA6363" w14:textId="77777777" w:rsidR="00940D46" w:rsidRDefault="00940D46" w:rsidP="00940D46">
            <w:pPr>
              <w:rPr>
                <w:rFonts w:eastAsia="Times New Roman" w:cs="Times New Roman"/>
                <w:b/>
                <w:bCs/>
                <w:color w:val="000000"/>
              </w:rPr>
            </w:pPr>
          </w:p>
        </w:tc>
        <w:tc>
          <w:tcPr>
            <w:tcW w:w="1080" w:type="dxa"/>
          </w:tcPr>
          <w:p w14:paraId="6DF3BCC1" w14:textId="77777777" w:rsidR="00940D46" w:rsidRDefault="00940D46" w:rsidP="00940D46">
            <w:pPr>
              <w:rPr>
                <w:rFonts w:eastAsia="Times New Roman" w:cs="Times New Roman"/>
                <w:b/>
                <w:bCs/>
                <w:color w:val="000000"/>
              </w:rPr>
            </w:pPr>
          </w:p>
        </w:tc>
        <w:tc>
          <w:tcPr>
            <w:tcW w:w="1080" w:type="dxa"/>
          </w:tcPr>
          <w:p w14:paraId="3A9D389E" w14:textId="77777777" w:rsidR="00940D46" w:rsidRDefault="00940D46" w:rsidP="00940D46">
            <w:pPr>
              <w:rPr>
                <w:rFonts w:eastAsia="Times New Roman" w:cs="Times New Roman"/>
                <w:b/>
                <w:bCs/>
                <w:color w:val="000000"/>
              </w:rPr>
            </w:pPr>
          </w:p>
        </w:tc>
        <w:tc>
          <w:tcPr>
            <w:tcW w:w="1260" w:type="dxa"/>
          </w:tcPr>
          <w:p w14:paraId="3C91CCA8" w14:textId="77777777" w:rsidR="00940D46" w:rsidRDefault="00940D46" w:rsidP="00940D46">
            <w:pPr>
              <w:rPr>
                <w:rFonts w:eastAsia="Times New Roman" w:cs="Times New Roman"/>
                <w:b/>
                <w:bCs/>
                <w:color w:val="000000"/>
              </w:rPr>
            </w:pPr>
          </w:p>
        </w:tc>
      </w:tr>
      <w:tr w:rsidR="00940D46" w14:paraId="3109B3F9" w14:textId="77777777" w:rsidTr="00940D46">
        <w:tc>
          <w:tcPr>
            <w:tcW w:w="789" w:type="dxa"/>
          </w:tcPr>
          <w:p w14:paraId="017947E3"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24C78D82" w14:textId="77777777" w:rsidR="00940D46" w:rsidRDefault="00940D46" w:rsidP="00940D46">
            <w:pPr>
              <w:rPr>
                <w:rFonts w:eastAsia="Times New Roman" w:cs="Times New Roman"/>
                <w:b/>
                <w:bCs/>
                <w:color w:val="000000"/>
              </w:rPr>
            </w:pPr>
          </w:p>
        </w:tc>
        <w:tc>
          <w:tcPr>
            <w:tcW w:w="1080" w:type="dxa"/>
          </w:tcPr>
          <w:p w14:paraId="168C76FE" w14:textId="77777777" w:rsidR="00940D46" w:rsidRDefault="00940D46" w:rsidP="00940D46">
            <w:pPr>
              <w:rPr>
                <w:rFonts w:eastAsia="Times New Roman" w:cs="Times New Roman"/>
                <w:b/>
                <w:bCs/>
                <w:color w:val="000000"/>
              </w:rPr>
            </w:pPr>
          </w:p>
        </w:tc>
        <w:tc>
          <w:tcPr>
            <w:tcW w:w="1080" w:type="dxa"/>
          </w:tcPr>
          <w:p w14:paraId="25BDA72F" w14:textId="77777777" w:rsidR="00940D46" w:rsidRDefault="00940D46" w:rsidP="00940D46">
            <w:pPr>
              <w:rPr>
                <w:rFonts w:eastAsia="Times New Roman" w:cs="Times New Roman"/>
                <w:b/>
                <w:bCs/>
                <w:color w:val="000000"/>
              </w:rPr>
            </w:pPr>
          </w:p>
        </w:tc>
        <w:tc>
          <w:tcPr>
            <w:tcW w:w="1080" w:type="dxa"/>
          </w:tcPr>
          <w:p w14:paraId="77C37B0B" w14:textId="77777777" w:rsidR="00940D46" w:rsidRDefault="00940D46" w:rsidP="00940D46">
            <w:pPr>
              <w:rPr>
                <w:rFonts w:eastAsia="Times New Roman" w:cs="Times New Roman"/>
                <w:b/>
                <w:bCs/>
                <w:color w:val="000000"/>
              </w:rPr>
            </w:pPr>
          </w:p>
        </w:tc>
        <w:tc>
          <w:tcPr>
            <w:tcW w:w="1260" w:type="dxa"/>
          </w:tcPr>
          <w:p w14:paraId="215449B3" w14:textId="77777777" w:rsidR="00940D46" w:rsidRDefault="00940D46" w:rsidP="00940D46">
            <w:pPr>
              <w:rPr>
                <w:rFonts w:eastAsia="Times New Roman" w:cs="Times New Roman"/>
                <w:b/>
                <w:bCs/>
                <w:color w:val="000000"/>
              </w:rPr>
            </w:pPr>
          </w:p>
        </w:tc>
        <w:tc>
          <w:tcPr>
            <w:tcW w:w="1620" w:type="dxa"/>
          </w:tcPr>
          <w:p w14:paraId="399C1B17" w14:textId="77777777" w:rsidR="00940D46" w:rsidRDefault="00940D46" w:rsidP="00940D46">
            <w:pPr>
              <w:rPr>
                <w:rFonts w:eastAsia="Times New Roman" w:cs="Times New Roman"/>
                <w:b/>
                <w:bCs/>
                <w:color w:val="000000"/>
              </w:rPr>
            </w:pPr>
          </w:p>
        </w:tc>
        <w:tc>
          <w:tcPr>
            <w:tcW w:w="1080" w:type="dxa"/>
          </w:tcPr>
          <w:p w14:paraId="34C80AA3" w14:textId="77777777" w:rsidR="00940D46" w:rsidRDefault="00940D46" w:rsidP="00940D46">
            <w:pPr>
              <w:rPr>
                <w:rFonts w:eastAsia="Times New Roman" w:cs="Times New Roman"/>
                <w:b/>
                <w:bCs/>
                <w:color w:val="000000"/>
              </w:rPr>
            </w:pPr>
          </w:p>
        </w:tc>
        <w:tc>
          <w:tcPr>
            <w:tcW w:w="1080" w:type="dxa"/>
          </w:tcPr>
          <w:p w14:paraId="794CDB6A" w14:textId="77777777" w:rsidR="00940D46" w:rsidRDefault="00940D46" w:rsidP="00940D46">
            <w:pPr>
              <w:rPr>
                <w:rFonts w:eastAsia="Times New Roman" w:cs="Times New Roman"/>
                <w:b/>
                <w:bCs/>
                <w:color w:val="000000"/>
              </w:rPr>
            </w:pPr>
          </w:p>
        </w:tc>
        <w:tc>
          <w:tcPr>
            <w:tcW w:w="1080" w:type="dxa"/>
          </w:tcPr>
          <w:p w14:paraId="148A674C" w14:textId="77777777" w:rsidR="00940D46" w:rsidRDefault="00940D46" w:rsidP="00940D46">
            <w:pPr>
              <w:rPr>
                <w:rFonts w:eastAsia="Times New Roman" w:cs="Times New Roman"/>
                <w:b/>
                <w:bCs/>
                <w:color w:val="000000"/>
              </w:rPr>
            </w:pPr>
          </w:p>
        </w:tc>
        <w:tc>
          <w:tcPr>
            <w:tcW w:w="1260" w:type="dxa"/>
          </w:tcPr>
          <w:p w14:paraId="1CA996C5" w14:textId="77777777" w:rsidR="00940D46" w:rsidRDefault="00940D46" w:rsidP="00940D46">
            <w:pPr>
              <w:rPr>
                <w:rFonts w:eastAsia="Times New Roman" w:cs="Times New Roman"/>
                <w:b/>
                <w:bCs/>
                <w:color w:val="000000"/>
              </w:rPr>
            </w:pPr>
          </w:p>
        </w:tc>
      </w:tr>
      <w:tr w:rsidR="00940D46" w14:paraId="28E5C1DC" w14:textId="77777777" w:rsidTr="00940D46">
        <w:tc>
          <w:tcPr>
            <w:tcW w:w="789" w:type="dxa"/>
          </w:tcPr>
          <w:p w14:paraId="5C4A17F8"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21866DFF" w14:textId="77777777" w:rsidR="00940D46" w:rsidRDefault="00940D46" w:rsidP="00940D46">
            <w:pPr>
              <w:rPr>
                <w:rFonts w:eastAsia="Times New Roman" w:cs="Times New Roman"/>
                <w:b/>
                <w:bCs/>
                <w:color w:val="000000"/>
              </w:rPr>
            </w:pPr>
          </w:p>
        </w:tc>
        <w:tc>
          <w:tcPr>
            <w:tcW w:w="1080" w:type="dxa"/>
          </w:tcPr>
          <w:p w14:paraId="3D368E81" w14:textId="77777777" w:rsidR="00940D46" w:rsidRDefault="00940D46" w:rsidP="00940D46">
            <w:pPr>
              <w:rPr>
                <w:rFonts w:eastAsia="Times New Roman" w:cs="Times New Roman"/>
                <w:b/>
                <w:bCs/>
                <w:color w:val="000000"/>
              </w:rPr>
            </w:pPr>
          </w:p>
        </w:tc>
        <w:tc>
          <w:tcPr>
            <w:tcW w:w="1080" w:type="dxa"/>
          </w:tcPr>
          <w:p w14:paraId="7105AD8C" w14:textId="77777777" w:rsidR="00940D46" w:rsidRDefault="00940D46" w:rsidP="00940D46">
            <w:pPr>
              <w:rPr>
                <w:rFonts w:eastAsia="Times New Roman" w:cs="Times New Roman"/>
                <w:b/>
                <w:bCs/>
                <w:color w:val="000000"/>
              </w:rPr>
            </w:pPr>
          </w:p>
        </w:tc>
        <w:tc>
          <w:tcPr>
            <w:tcW w:w="1080" w:type="dxa"/>
          </w:tcPr>
          <w:p w14:paraId="01DFC707" w14:textId="77777777" w:rsidR="00940D46" w:rsidRDefault="00940D46" w:rsidP="00940D46">
            <w:pPr>
              <w:rPr>
                <w:rFonts w:eastAsia="Times New Roman" w:cs="Times New Roman"/>
                <w:b/>
                <w:bCs/>
                <w:color w:val="000000"/>
              </w:rPr>
            </w:pPr>
          </w:p>
        </w:tc>
        <w:tc>
          <w:tcPr>
            <w:tcW w:w="1260" w:type="dxa"/>
          </w:tcPr>
          <w:p w14:paraId="00E31211" w14:textId="77777777" w:rsidR="00940D46" w:rsidRDefault="00940D46" w:rsidP="00940D46">
            <w:pPr>
              <w:rPr>
                <w:rFonts w:eastAsia="Times New Roman" w:cs="Times New Roman"/>
                <w:b/>
                <w:bCs/>
                <w:color w:val="000000"/>
              </w:rPr>
            </w:pPr>
          </w:p>
        </w:tc>
        <w:tc>
          <w:tcPr>
            <w:tcW w:w="1620" w:type="dxa"/>
          </w:tcPr>
          <w:p w14:paraId="2238C456" w14:textId="77777777" w:rsidR="00940D46" w:rsidRDefault="00940D46" w:rsidP="00940D46">
            <w:pPr>
              <w:rPr>
                <w:rFonts w:eastAsia="Times New Roman" w:cs="Times New Roman"/>
                <w:b/>
                <w:bCs/>
                <w:color w:val="000000"/>
              </w:rPr>
            </w:pPr>
          </w:p>
        </w:tc>
        <w:tc>
          <w:tcPr>
            <w:tcW w:w="1080" w:type="dxa"/>
          </w:tcPr>
          <w:p w14:paraId="76D0DD84" w14:textId="77777777" w:rsidR="00940D46" w:rsidRDefault="00940D46" w:rsidP="00940D46">
            <w:pPr>
              <w:rPr>
                <w:rFonts w:eastAsia="Times New Roman" w:cs="Times New Roman"/>
                <w:b/>
                <w:bCs/>
                <w:color w:val="000000"/>
              </w:rPr>
            </w:pPr>
          </w:p>
        </w:tc>
        <w:tc>
          <w:tcPr>
            <w:tcW w:w="1080" w:type="dxa"/>
          </w:tcPr>
          <w:p w14:paraId="45CF0C8C" w14:textId="77777777" w:rsidR="00940D46" w:rsidRDefault="00940D46" w:rsidP="00940D46">
            <w:pPr>
              <w:rPr>
                <w:rFonts w:eastAsia="Times New Roman" w:cs="Times New Roman"/>
                <w:b/>
                <w:bCs/>
                <w:color w:val="000000"/>
              </w:rPr>
            </w:pPr>
          </w:p>
        </w:tc>
        <w:tc>
          <w:tcPr>
            <w:tcW w:w="1080" w:type="dxa"/>
          </w:tcPr>
          <w:p w14:paraId="33213532" w14:textId="77777777" w:rsidR="00940D46" w:rsidRDefault="00940D46" w:rsidP="00940D46">
            <w:pPr>
              <w:rPr>
                <w:rFonts w:eastAsia="Times New Roman" w:cs="Times New Roman"/>
                <w:b/>
                <w:bCs/>
                <w:color w:val="000000"/>
              </w:rPr>
            </w:pPr>
          </w:p>
        </w:tc>
        <w:tc>
          <w:tcPr>
            <w:tcW w:w="1260" w:type="dxa"/>
          </w:tcPr>
          <w:p w14:paraId="1C028CF1" w14:textId="77777777" w:rsidR="00940D46" w:rsidRDefault="00940D46" w:rsidP="00940D46">
            <w:pPr>
              <w:rPr>
                <w:rFonts w:eastAsia="Times New Roman" w:cs="Times New Roman"/>
                <w:b/>
                <w:bCs/>
                <w:color w:val="000000"/>
              </w:rPr>
            </w:pPr>
          </w:p>
        </w:tc>
      </w:tr>
    </w:tbl>
    <w:p w14:paraId="114AD344"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4F998C24" w14:textId="77777777" w:rsidTr="00940D46">
        <w:tc>
          <w:tcPr>
            <w:tcW w:w="2196" w:type="dxa"/>
          </w:tcPr>
          <w:p w14:paraId="7E978FF9"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177B2D1C"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6B7E4324"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65E2B037"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448F1CCD"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4150B0C0"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49201BBC" w14:textId="77777777" w:rsidTr="00940D46">
        <w:tc>
          <w:tcPr>
            <w:tcW w:w="2196" w:type="dxa"/>
          </w:tcPr>
          <w:p w14:paraId="50A22B7A"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786ABE75" w14:textId="77777777" w:rsidR="00940D46" w:rsidRPr="00224F95" w:rsidRDefault="00940D46" w:rsidP="00940D46">
            <w:pPr>
              <w:rPr>
                <w:rFonts w:eastAsia="Times New Roman" w:cs="Times New Roman"/>
                <w:bCs/>
                <w:color w:val="000000"/>
              </w:rPr>
            </w:pPr>
            <w:r>
              <w:rPr>
                <w:rFonts w:eastAsia="Times New Roman" w:cs="Times New Roman"/>
                <w:bCs/>
                <w:color w:val="000000"/>
              </w:rPr>
              <w:t>8=Induna</w:t>
            </w:r>
          </w:p>
        </w:tc>
        <w:tc>
          <w:tcPr>
            <w:tcW w:w="2196" w:type="dxa"/>
          </w:tcPr>
          <w:p w14:paraId="32199839"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1AF19727"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414081D8"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62C20AAB"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6FD4DE6D" w14:textId="77777777" w:rsidR="00940D46" w:rsidRDefault="00940D46" w:rsidP="00940D46">
      <w:pPr>
        <w:rPr>
          <w:rFonts w:eastAsia="Times New Roman" w:cs="Times New Roman"/>
          <w:b/>
          <w:bCs/>
          <w:color w:val="000000"/>
        </w:rPr>
      </w:pPr>
    </w:p>
    <w:p w14:paraId="5465E159" w14:textId="77777777" w:rsidR="00940D46" w:rsidRDefault="00940D46" w:rsidP="00940D46">
      <w:pPr>
        <w:rPr>
          <w:rFonts w:eastAsia="Times New Roman" w:cs="Times New Roman"/>
          <w:b/>
          <w:bCs/>
          <w:color w:val="000000"/>
        </w:rPr>
      </w:pPr>
      <w:r>
        <w:rPr>
          <w:rFonts w:eastAsia="Times New Roman" w:cs="Times New Roman"/>
          <w:b/>
          <w:bCs/>
          <w:color w:val="000000"/>
        </w:rPr>
        <w:br w:type="page"/>
      </w:r>
    </w:p>
    <w:p w14:paraId="638306F2" w14:textId="1BD1703F" w:rsidR="00940D46" w:rsidRDefault="00940D46" w:rsidP="00940D46">
      <w:pPr>
        <w:rPr>
          <w:rFonts w:eastAsia="Times New Roman" w:cs="Times New Roman"/>
          <w:b/>
          <w:bCs/>
          <w:color w:val="000000"/>
        </w:rPr>
      </w:pPr>
      <w:r>
        <w:rPr>
          <w:rFonts w:eastAsia="Times New Roman" w:cs="Times New Roman"/>
          <w:b/>
          <w:bCs/>
          <w:color w:val="000000"/>
        </w:rPr>
        <w:t>I. Forest Conflict – Roster 2</w:t>
      </w:r>
    </w:p>
    <w:p w14:paraId="34AE562B" w14:textId="4744CFEA"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this village and outside investors</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940D46" w14:paraId="455E5966" w14:textId="77777777" w:rsidTr="00940D46">
        <w:tc>
          <w:tcPr>
            <w:tcW w:w="789" w:type="dxa"/>
          </w:tcPr>
          <w:p w14:paraId="1F2C8AD0" w14:textId="77777777" w:rsidR="00940D46" w:rsidRPr="00560CD9" w:rsidRDefault="00940D46" w:rsidP="00940D46">
            <w:pPr>
              <w:rPr>
                <w:rFonts w:eastAsia="Times New Roman" w:cs="Times New Roman"/>
                <w:bCs/>
                <w:color w:val="000000"/>
              </w:rPr>
            </w:pPr>
          </w:p>
        </w:tc>
        <w:tc>
          <w:tcPr>
            <w:tcW w:w="1263" w:type="dxa"/>
          </w:tcPr>
          <w:p w14:paraId="0AD60337" w14:textId="0E0E3449" w:rsidR="00940D46" w:rsidRPr="00560CD9" w:rsidRDefault="0047073D" w:rsidP="00940D46">
            <w:pPr>
              <w:rPr>
                <w:rFonts w:eastAsia="Times New Roman" w:cs="Times New Roman"/>
                <w:bCs/>
                <w:color w:val="000000"/>
              </w:rPr>
            </w:pPr>
            <w:r>
              <w:rPr>
                <w:rFonts w:eastAsia="Times New Roman" w:cs="Times New Roman"/>
                <w:bCs/>
                <w:color w:val="000000"/>
              </w:rPr>
              <w:t>I.60</w:t>
            </w:r>
          </w:p>
        </w:tc>
        <w:tc>
          <w:tcPr>
            <w:tcW w:w="1080" w:type="dxa"/>
          </w:tcPr>
          <w:p w14:paraId="4F460A8E" w14:textId="793F85A2"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61</w:t>
            </w:r>
          </w:p>
        </w:tc>
        <w:tc>
          <w:tcPr>
            <w:tcW w:w="1080" w:type="dxa"/>
          </w:tcPr>
          <w:p w14:paraId="4D0FBE8E" w14:textId="08A6B16C"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62</w:t>
            </w:r>
          </w:p>
        </w:tc>
        <w:tc>
          <w:tcPr>
            <w:tcW w:w="1080" w:type="dxa"/>
          </w:tcPr>
          <w:p w14:paraId="700E26AC" w14:textId="638ECE2C"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63</w:t>
            </w:r>
          </w:p>
        </w:tc>
        <w:tc>
          <w:tcPr>
            <w:tcW w:w="1260" w:type="dxa"/>
          </w:tcPr>
          <w:p w14:paraId="69EE938F" w14:textId="66084E9E" w:rsidR="00940D46" w:rsidRPr="00560CD9" w:rsidRDefault="0047073D" w:rsidP="00940D46">
            <w:pPr>
              <w:rPr>
                <w:rFonts w:eastAsia="Times New Roman" w:cs="Times New Roman"/>
                <w:bCs/>
                <w:color w:val="000000"/>
              </w:rPr>
            </w:pPr>
            <w:r>
              <w:rPr>
                <w:rFonts w:eastAsia="Times New Roman" w:cs="Times New Roman"/>
                <w:bCs/>
                <w:color w:val="000000"/>
              </w:rPr>
              <w:t>I.64</w:t>
            </w:r>
          </w:p>
        </w:tc>
        <w:tc>
          <w:tcPr>
            <w:tcW w:w="1620" w:type="dxa"/>
          </w:tcPr>
          <w:p w14:paraId="009FD78E" w14:textId="1758737A"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65</w:t>
            </w:r>
          </w:p>
        </w:tc>
        <w:tc>
          <w:tcPr>
            <w:tcW w:w="1080" w:type="dxa"/>
          </w:tcPr>
          <w:p w14:paraId="0F1D06B4" w14:textId="0017C987"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66</w:t>
            </w:r>
          </w:p>
        </w:tc>
        <w:tc>
          <w:tcPr>
            <w:tcW w:w="1080" w:type="dxa"/>
          </w:tcPr>
          <w:p w14:paraId="6796EFFF" w14:textId="6C9688B4"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67</w:t>
            </w:r>
          </w:p>
        </w:tc>
        <w:tc>
          <w:tcPr>
            <w:tcW w:w="1080" w:type="dxa"/>
          </w:tcPr>
          <w:p w14:paraId="2481EF5B" w14:textId="3D0A143E"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68</w:t>
            </w:r>
          </w:p>
        </w:tc>
        <w:tc>
          <w:tcPr>
            <w:tcW w:w="1260" w:type="dxa"/>
          </w:tcPr>
          <w:p w14:paraId="27C82C75" w14:textId="590F1DA2" w:rsidR="00940D46" w:rsidRPr="00560CD9" w:rsidRDefault="00940D46" w:rsidP="00940D46">
            <w:pPr>
              <w:ind w:right="-234"/>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69</w:t>
            </w:r>
          </w:p>
        </w:tc>
      </w:tr>
      <w:tr w:rsidR="00940D46" w14:paraId="25AA53D8" w14:textId="77777777" w:rsidTr="00940D46">
        <w:tc>
          <w:tcPr>
            <w:tcW w:w="789" w:type="dxa"/>
          </w:tcPr>
          <w:p w14:paraId="4F98702D"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26144B30"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ownership of trees in this forest</w:t>
            </w:r>
            <w:r>
              <w:rPr>
                <w:rFonts w:eastAsia="Times New Roman" w:cs="Times New Roman"/>
                <w:bCs/>
                <w:color w:val="000000"/>
              </w:rPr>
              <w:t xml:space="preserve">? </w:t>
            </w:r>
          </w:p>
          <w:p w14:paraId="739525EF"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3BDD3630"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3074ACB9" w14:textId="5A2E6F3F"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47073D">
              <w:rPr>
                <w:rFonts w:eastAsia="Times New Roman" w:cs="Times New Roman"/>
                <w:bCs/>
                <w:i/>
                <w:color w:val="000000"/>
              </w:rPr>
              <w:t>65</w:t>
            </w:r>
          </w:p>
        </w:tc>
        <w:tc>
          <w:tcPr>
            <w:tcW w:w="1080" w:type="dxa"/>
          </w:tcPr>
          <w:p w14:paraId="07131485"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0206E798"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5DEF6B50"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4F4C5A4"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7D4EEC6E"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57D13F94"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11810848" w14:textId="77777777" w:rsidR="00940D46" w:rsidRDefault="00940D46" w:rsidP="00940D46">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fires or burninig in this forest?</w:t>
            </w:r>
          </w:p>
          <w:p w14:paraId="1E275AC5" w14:textId="77777777" w:rsidR="00940D46" w:rsidRDefault="00940D46" w:rsidP="00940D46">
            <w:pPr>
              <w:rPr>
                <w:rFonts w:eastAsia="Calibri" w:cs="Times New Roman"/>
              </w:rPr>
            </w:pPr>
            <w:r>
              <w:rPr>
                <w:rFonts w:eastAsia="Calibri" w:cs="Times New Roman"/>
              </w:rPr>
              <w:t>0=No</w:t>
            </w:r>
          </w:p>
          <w:p w14:paraId="66D1FC46" w14:textId="77777777" w:rsidR="00940D46" w:rsidRDefault="00940D46" w:rsidP="00940D46">
            <w:pPr>
              <w:rPr>
                <w:rFonts w:eastAsia="Calibri" w:cs="Times New Roman"/>
              </w:rPr>
            </w:pPr>
            <w:r>
              <w:rPr>
                <w:rFonts w:eastAsia="Calibri" w:cs="Times New Roman"/>
              </w:rPr>
              <w:t>1=Yes</w:t>
            </w:r>
          </w:p>
          <w:p w14:paraId="20C7F8ED" w14:textId="425DFADC" w:rsidR="00940D46" w:rsidRPr="00560CD9" w:rsidRDefault="0047073D" w:rsidP="00940D46">
            <w:pPr>
              <w:rPr>
                <w:rFonts w:eastAsia="Times New Roman" w:cs="Times New Roman"/>
                <w:bCs/>
                <w:i/>
                <w:color w:val="000000"/>
              </w:rPr>
            </w:pPr>
            <w:r>
              <w:rPr>
                <w:rFonts w:eastAsia="Calibri" w:cs="Times New Roman"/>
                <w:i/>
              </w:rPr>
              <w:t>If 0, skip to I.70</w:t>
            </w:r>
          </w:p>
        </w:tc>
        <w:tc>
          <w:tcPr>
            <w:tcW w:w="1080" w:type="dxa"/>
          </w:tcPr>
          <w:p w14:paraId="32A55A5D"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0C887974"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6AA81E8C"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EA8BEAB"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3AA78FD8" w14:textId="77777777" w:rsidR="00940D46" w:rsidRDefault="00940D46" w:rsidP="00940D46">
            <w:pPr>
              <w:rPr>
                <w:rFonts w:eastAsia="Times New Roman" w:cs="Times New Roman"/>
                <w:bCs/>
                <w:color w:val="000000"/>
              </w:rPr>
            </w:pPr>
            <w:r>
              <w:rPr>
                <w:rFonts w:eastAsia="Times New Roman" w:cs="Times New Roman"/>
                <w:bCs/>
                <w:i/>
                <w:color w:val="000000"/>
              </w:rPr>
              <w:t>Select all that apply</w:t>
            </w:r>
          </w:p>
        </w:tc>
        <w:tc>
          <w:tcPr>
            <w:tcW w:w="1260" w:type="dxa"/>
          </w:tcPr>
          <w:p w14:paraId="4946369F" w14:textId="77777777" w:rsidR="00940D46"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940D46" w14:paraId="0D78D488" w14:textId="77777777" w:rsidTr="00940D46">
        <w:tc>
          <w:tcPr>
            <w:tcW w:w="789" w:type="dxa"/>
          </w:tcPr>
          <w:p w14:paraId="125F5665"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6E821AC2" w14:textId="77777777" w:rsidR="00940D46" w:rsidRDefault="00940D46" w:rsidP="00940D46">
            <w:pPr>
              <w:rPr>
                <w:rFonts w:eastAsia="Times New Roman" w:cs="Times New Roman"/>
                <w:b/>
                <w:bCs/>
                <w:color w:val="000000"/>
              </w:rPr>
            </w:pPr>
          </w:p>
        </w:tc>
        <w:tc>
          <w:tcPr>
            <w:tcW w:w="1080" w:type="dxa"/>
          </w:tcPr>
          <w:p w14:paraId="10497BEA" w14:textId="77777777" w:rsidR="00940D46" w:rsidRDefault="00940D46" w:rsidP="00940D46">
            <w:pPr>
              <w:rPr>
                <w:rFonts w:eastAsia="Times New Roman" w:cs="Times New Roman"/>
                <w:b/>
                <w:bCs/>
                <w:color w:val="000000"/>
              </w:rPr>
            </w:pPr>
          </w:p>
        </w:tc>
        <w:tc>
          <w:tcPr>
            <w:tcW w:w="1080" w:type="dxa"/>
          </w:tcPr>
          <w:p w14:paraId="6E238829" w14:textId="77777777" w:rsidR="00940D46" w:rsidRDefault="00940D46" w:rsidP="00940D46">
            <w:pPr>
              <w:rPr>
                <w:rFonts w:eastAsia="Times New Roman" w:cs="Times New Roman"/>
                <w:b/>
                <w:bCs/>
                <w:color w:val="000000"/>
              </w:rPr>
            </w:pPr>
          </w:p>
        </w:tc>
        <w:tc>
          <w:tcPr>
            <w:tcW w:w="1080" w:type="dxa"/>
          </w:tcPr>
          <w:p w14:paraId="642B8A06" w14:textId="77777777" w:rsidR="00940D46" w:rsidRDefault="00940D46" w:rsidP="00940D46">
            <w:pPr>
              <w:rPr>
                <w:rFonts w:eastAsia="Times New Roman" w:cs="Times New Roman"/>
                <w:b/>
                <w:bCs/>
                <w:color w:val="000000"/>
              </w:rPr>
            </w:pPr>
          </w:p>
        </w:tc>
        <w:tc>
          <w:tcPr>
            <w:tcW w:w="1260" w:type="dxa"/>
          </w:tcPr>
          <w:p w14:paraId="755AEF34" w14:textId="77777777" w:rsidR="00940D46" w:rsidRDefault="00940D46" w:rsidP="00940D46">
            <w:pPr>
              <w:rPr>
                <w:rFonts w:eastAsia="Times New Roman" w:cs="Times New Roman"/>
                <w:b/>
                <w:bCs/>
                <w:color w:val="000000"/>
              </w:rPr>
            </w:pPr>
          </w:p>
        </w:tc>
        <w:tc>
          <w:tcPr>
            <w:tcW w:w="1620" w:type="dxa"/>
          </w:tcPr>
          <w:p w14:paraId="3C9794BA" w14:textId="77777777" w:rsidR="00940D46" w:rsidRDefault="00940D46" w:rsidP="00940D46">
            <w:pPr>
              <w:rPr>
                <w:rFonts w:eastAsia="Times New Roman" w:cs="Times New Roman"/>
                <w:b/>
                <w:bCs/>
                <w:color w:val="000000"/>
              </w:rPr>
            </w:pPr>
          </w:p>
        </w:tc>
        <w:tc>
          <w:tcPr>
            <w:tcW w:w="1080" w:type="dxa"/>
          </w:tcPr>
          <w:p w14:paraId="1E3180B5" w14:textId="77777777" w:rsidR="00940D46" w:rsidRDefault="00940D46" w:rsidP="00940D46">
            <w:pPr>
              <w:rPr>
                <w:rFonts w:eastAsia="Times New Roman" w:cs="Times New Roman"/>
                <w:b/>
                <w:bCs/>
                <w:color w:val="000000"/>
              </w:rPr>
            </w:pPr>
          </w:p>
        </w:tc>
        <w:tc>
          <w:tcPr>
            <w:tcW w:w="1080" w:type="dxa"/>
          </w:tcPr>
          <w:p w14:paraId="6C237120" w14:textId="77777777" w:rsidR="00940D46" w:rsidRDefault="00940D46" w:rsidP="00940D46">
            <w:pPr>
              <w:rPr>
                <w:rFonts w:eastAsia="Times New Roman" w:cs="Times New Roman"/>
                <w:b/>
                <w:bCs/>
                <w:color w:val="000000"/>
              </w:rPr>
            </w:pPr>
          </w:p>
        </w:tc>
        <w:tc>
          <w:tcPr>
            <w:tcW w:w="1080" w:type="dxa"/>
          </w:tcPr>
          <w:p w14:paraId="26B7BC82" w14:textId="77777777" w:rsidR="00940D46" w:rsidRDefault="00940D46" w:rsidP="00940D46">
            <w:pPr>
              <w:rPr>
                <w:rFonts w:eastAsia="Times New Roman" w:cs="Times New Roman"/>
                <w:b/>
                <w:bCs/>
                <w:color w:val="000000"/>
              </w:rPr>
            </w:pPr>
          </w:p>
        </w:tc>
        <w:tc>
          <w:tcPr>
            <w:tcW w:w="1260" w:type="dxa"/>
          </w:tcPr>
          <w:p w14:paraId="71C77FA5" w14:textId="77777777" w:rsidR="00940D46" w:rsidRDefault="00940D46" w:rsidP="00940D46">
            <w:pPr>
              <w:rPr>
                <w:rFonts w:eastAsia="Times New Roman" w:cs="Times New Roman"/>
                <w:b/>
                <w:bCs/>
                <w:color w:val="000000"/>
              </w:rPr>
            </w:pPr>
          </w:p>
        </w:tc>
      </w:tr>
      <w:tr w:rsidR="00940D46" w14:paraId="55F0C67E" w14:textId="77777777" w:rsidTr="00940D46">
        <w:tc>
          <w:tcPr>
            <w:tcW w:w="789" w:type="dxa"/>
          </w:tcPr>
          <w:p w14:paraId="6F7E14FC"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52F7EE7F" w14:textId="77777777" w:rsidR="00940D46" w:rsidRDefault="00940D46" w:rsidP="00940D46">
            <w:pPr>
              <w:rPr>
                <w:rFonts w:eastAsia="Times New Roman" w:cs="Times New Roman"/>
                <w:b/>
                <w:bCs/>
                <w:color w:val="000000"/>
              </w:rPr>
            </w:pPr>
          </w:p>
        </w:tc>
        <w:tc>
          <w:tcPr>
            <w:tcW w:w="1080" w:type="dxa"/>
          </w:tcPr>
          <w:p w14:paraId="0C856E28" w14:textId="77777777" w:rsidR="00940D46" w:rsidRDefault="00940D46" w:rsidP="00940D46">
            <w:pPr>
              <w:rPr>
                <w:rFonts w:eastAsia="Times New Roman" w:cs="Times New Roman"/>
                <w:b/>
                <w:bCs/>
                <w:color w:val="000000"/>
              </w:rPr>
            </w:pPr>
          </w:p>
        </w:tc>
        <w:tc>
          <w:tcPr>
            <w:tcW w:w="1080" w:type="dxa"/>
          </w:tcPr>
          <w:p w14:paraId="75DFBD35" w14:textId="77777777" w:rsidR="00940D46" w:rsidRDefault="00940D46" w:rsidP="00940D46">
            <w:pPr>
              <w:rPr>
                <w:rFonts w:eastAsia="Times New Roman" w:cs="Times New Roman"/>
                <w:b/>
                <w:bCs/>
                <w:color w:val="000000"/>
              </w:rPr>
            </w:pPr>
          </w:p>
        </w:tc>
        <w:tc>
          <w:tcPr>
            <w:tcW w:w="1080" w:type="dxa"/>
          </w:tcPr>
          <w:p w14:paraId="236AA1CD" w14:textId="77777777" w:rsidR="00940D46" w:rsidRDefault="00940D46" w:rsidP="00940D46">
            <w:pPr>
              <w:rPr>
                <w:rFonts w:eastAsia="Times New Roman" w:cs="Times New Roman"/>
                <w:b/>
                <w:bCs/>
                <w:color w:val="000000"/>
              </w:rPr>
            </w:pPr>
          </w:p>
        </w:tc>
        <w:tc>
          <w:tcPr>
            <w:tcW w:w="1260" w:type="dxa"/>
          </w:tcPr>
          <w:p w14:paraId="4CCDFF94" w14:textId="77777777" w:rsidR="00940D46" w:rsidRDefault="00940D46" w:rsidP="00940D46">
            <w:pPr>
              <w:rPr>
                <w:rFonts w:eastAsia="Times New Roman" w:cs="Times New Roman"/>
                <w:b/>
                <w:bCs/>
                <w:color w:val="000000"/>
              </w:rPr>
            </w:pPr>
          </w:p>
        </w:tc>
        <w:tc>
          <w:tcPr>
            <w:tcW w:w="1620" w:type="dxa"/>
          </w:tcPr>
          <w:p w14:paraId="15D29CE5" w14:textId="77777777" w:rsidR="00940D46" w:rsidRDefault="00940D46" w:rsidP="00940D46">
            <w:pPr>
              <w:rPr>
                <w:rFonts w:eastAsia="Times New Roman" w:cs="Times New Roman"/>
                <w:b/>
                <w:bCs/>
                <w:color w:val="000000"/>
              </w:rPr>
            </w:pPr>
          </w:p>
        </w:tc>
        <w:tc>
          <w:tcPr>
            <w:tcW w:w="1080" w:type="dxa"/>
          </w:tcPr>
          <w:p w14:paraId="4BD9C5A6" w14:textId="77777777" w:rsidR="00940D46" w:rsidRDefault="00940D46" w:rsidP="00940D46">
            <w:pPr>
              <w:rPr>
                <w:rFonts w:eastAsia="Times New Roman" w:cs="Times New Roman"/>
                <w:b/>
                <w:bCs/>
                <w:color w:val="000000"/>
              </w:rPr>
            </w:pPr>
          </w:p>
        </w:tc>
        <w:tc>
          <w:tcPr>
            <w:tcW w:w="1080" w:type="dxa"/>
          </w:tcPr>
          <w:p w14:paraId="7C803D94" w14:textId="77777777" w:rsidR="00940D46" w:rsidRDefault="00940D46" w:rsidP="00940D46">
            <w:pPr>
              <w:rPr>
                <w:rFonts w:eastAsia="Times New Roman" w:cs="Times New Roman"/>
                <w:b/>
                <w:bCs/>
                <w:color w:val="000000"/>
              </w:rPr>
            </w:pPr>
          </w:p>
        </w:tc>
        <w:tc>
          <w:tcPr>
            <w:tcW w:w="1080" w:type="dxa"/>
          </w:tcPr>
          <w:p w14:paraId="5EC75385" w14:textId="77777777" w:rsidR="00940D46" w:rsidRDefault="00940D46" w:rsidP="00940D46">
            <w:pPr>
              <w:rPr>
                <w:rFonts w:eastAsia="Times New Roman" w:cs="Times New Roman"/>
                <w:b/>
                <w:bCs/>
                <w:color w:val="000000"/>
              </w:rPr>
            </w:pPr>
          </w:p>
        </w:tc>
        <w:tc>
          <w:tcPr>
            <w:tcW w:w="1260" w:type="dxa"/>
          </w:tcPr>
          <w:p w14:paraId="1FDBFFCB" w14:textId="77777777" w:rsidR="00940D46" w:rsidRDefault="00940D46" w:rsidP="00940D46">
            <w:pPr>
              <w:rPr>
                <w:rFonts w:eastAsia="Times New Roman" w:cs="Times New Roman"/>
                <w:b/>
                <w:bCs/>
                <w:color w:val="000000"/>
              </w:rPr>
            </w:pPr>
          </w:p>
        </w:tc>
      </w:tr>
      <w:tr w:rsidR="00940D46" w14:paraId="709876EC" w14:textId="77777777" w:rsidTr="00940D46">
        <w:tc>
          <w:tcPr>
            <w:tcW w:w="789" w:type="dxa"/>
          </w:tcPr>
          <w:p w14:paraId="10FBAF03"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2275B466" w14:textId="77777777" w:rsidR="00940D46" w:rsidRDefault="00940D46" w:rsidP="00940D46">
            <w:pPr>
              <w:rPr>
                <w:rFonts w:eastAsia="Times New Roman" w:cs="Times New Roman"/>
                <w:b/>
                <w:bCs/>
                <w:color w:val="000000"/>
              </w:rPr>
            </w:pPr>
          </w:p>
        </w:tc>
        <w:tc>
          <w:tcPr>
            <w:tcW w:w="1080" w:type="dxa"/>
          </w:tcPr>
          <w:p w14:paraId="18966A46" w14:textId="77777777" w:rsidR="00940D46" w:rsidRDefault="00940D46" w:rsidP="00940D46">
            <w:pPr>
              <w:rPr>
                <w:rFonts w:eastAsia="Times New Roman" w:cs="Times New Roman"/>
                <w:b/>
                <w:bCs/>
                <w:color w:val="000000"/>
              </w:rPr>
            </w:pPr>
          </w:p>
        </w:tc>
        <w:tc>
          <w:tcPr>
            <w:tcW w:w="1080" w:type="dxa"/>
          </w:tcPr>
          <w:p w14:paraId="5D77C244" w14:textId="77777777" w:rsidR="00940D46" w:rsidRDefault="00940D46" w:rsidP="00940D46">
            <w:pPr>
              <w:rPr>
                <w:rFonts w:eastAsia="Times New Roman" w:cs="Times New Roman"/>
                <w:b/>
                <w:bCs/>
                <w:color w:val="000000"/>
              </w:rPr>
            </w:pPr>
          </w:p>
        </w:tc>
        <w:tc>
          <w:tcPr>
            <w:tcW w:w="1080" w:type="dxa"/>
          </w:tcPr>
          <w:p w14:paraId="56648571" w14:textId="77777777" w:rsidR="00940D46" w:rsidRDefault="00940D46" w:rsidP="00940D46">
            <w:pPr>
              <w:rPr>
                <w:rFonts w:eastAsia="Times New Roman" w:cs="Times New Roman"/>
                <w:b/>
                <w:bCs/>
                <w:color w:val="000000"/>
              </w:rPr>
            </w:pPr>
          </w:p>
        </w:tc>
        <w:tc>
          <w:tcPr>
            <w:tcW w:w="1260" w:type="dxa"/>
          </w:tcPr>
          <w:p w14:paraId="6960189D" w14:textId="77777777" w:rsidR="00940D46" w:rsidRDefault="00940D46" w:rsidP="00940D46">
            <w:pPr>
              <w:rPr>
                <w:rFonts w:eastAsia="Times New Roman" w:cs="Times New Roman"/>
                <w:b/>
                <w:bCs/>
                <w:color w:val="000000"/>
              </w:rPr>
            </w:pPr>
          </w:p>
        </w:tc>
        <w:tc>
          <w:tcPr>
            <w:tcW w:w="1620" w:type="dxa"/>
          </w:tcPr>
          <w:p w14:paraId="269D33B3" w14:textId="77777777" w:rsidR="00940D46" w:rsidRDefault="00940D46" w:rsidP="00940D46">
            <w:pPr>
              <w:rPr>
                <w:rFonts w:eastAsia="Times New Roman" w:cs="Times New Roman"/>
                <w:b/>
                <w:bCs/>
                <w:color w:val="000000"/>
              </w:rPr>
            </w:pPr>
          </w:p>
        </w:tc>
        <w:tc>
          <w:tcPr>
            <w:tcW w:w="1080" w:type="dxa"/>
          </w:tcPr>
          <w:p w14:paraId="77D52CBF" w14:textId="77777777" w:rsidR="00940D46" w:rsidRDefault="00940D46" w:rsidP="00940D46">
            <w:pPr>
              <w:rPr>
                <w:rFonts w:eastAsia="Times New Roman" w:cs="Times New Roman"/>
                <w:b/>
                <w:bCs/>
                <w:color w:val="000000"/>
              </w:rPr>
            </w:pPr>
          </w:p>
        </w:tc>
        <w:tc>
          <w:tcPr>
            <w:tcW w:w="1080" w:type="dxa"/>
          </w:tcPr>
          <w:p w14:paraId="4822899B" w14:textId="77777777" w:rsidR="00940D46" w:rsidRDefault="00940D46" w:rsidP="00940D46">
            <w:pPr>
              <w:rPr>
                <w:rFonts w:eastAsia="Times New Roman" w:cs="Times New Roman"/>
                <w:b/>
                <w:bCs/>
                <w:color w:val="000000"/>
              </w:rPr>
            </w:pPr>
          </w:p>
        </w:tc>
        <w:tc>
          <w:tcPr>
            <w:tcW w:w="1080" w:type="dxa"/>
          </w:tcPr>
          <w:p w14:paraId="7005E0A3" w14:textId="77777777" w:rsidR="00940D46" w:rsidRDefault="00940D46" w:rsidP="00940D46">
            <w:pPr>
              <w:rPr>
                <w:rFonts w:eastAsia="Times New Roman" w:cs="Times New Roman"/>
                <w:b/>
                <w:bCs/>
                <w:color w:val="000000"/>
              </w:rPr>
            </w:pPr>
          </w:p>
        </w:tc>
        <w:tc>
          <w:tcPr>
            <w:tcW w:w="1260" w:type="dxa"/>
          </w:tcPr>
          <w:p w14:paraId="2C87CB8C" w14:textId="77777777" w:rsidR="00940D46" w:rsidRDefault="00940D46" w:rsidP="00940D46">
            <w:pPr>
              <w:rPr>
                <w:rFonts w:eastAsia="Times New Roman" w:cs="Times New Roman"/>
                <w:b/>
                <w:bCs/>
                <w:color w:val="000000"/>
              </w:rPr>
            </w:pPr>
          </w:p>
        </w:tc>
      </w:tr>
      <w:tr w:rsidR="00940D46" w14:paraId="27D99602" w14:textId="77777777" w:rsidTr="00940D46">
        <w:tc>
          <w:tcPr>
            <w:tcW w:w="789" w:type="dxa"/>
          </w:tcPr>
          <w:p w14:paraId="24173D5D"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2A99D58E" w14:textId="77777777" w:rsidR="00940D46" w:rsidRDefault="00940D46" w:rsidP="00940D46">
            <w:pPr>
              <w:rPr>
                <w:rFonts w:eastAsia="Times New Roman" w:cs="Times New Roman"/>
                <w:b/>
                <w:bCs/>
                <w:color w:val="000000"/>
              </w:rPr>
            </w:pPr>
          </w:p>
        </w:tc>
        <w:tc>
          <w:tcPr>
            <w:tcW w:w="1080" w:type="dxa"/>
          </w:tcPr>
          <w:p w14:paraId="6AA267F9" w14:textId="77777777" w:rsidR="00940D46" w:rsidRDefault="00940D46" w:rsidP="00940D46">
            <w:pPr>
              <w:rPr>
                <w:rFonts w:eastAsia="Times New Roman" w:cs="Times New Roman"/>
                <w:b/>
                <w:bCs/>
                <w:color w:val="000000"/>
              </w:rPr>
            </w:pPr>
          </w:p>
        </w:tc>
        <w:tc>
          <w:tcPr>
            <w:tcW w:w="1080" w:type="dxa"/>
          </w:tcPr>
          <w:p w14:paraId="737BAEEB" w14:textId="77777777" w:rsidR="00940D46" w:rsidRDefault="00940D46" w:rsidP="00940D46">
            <w:pPr>
              <w:rPr>
                <w:rFonts w:eastAsia="Times New Roman" w:cs="Times New Roman"/>
                <w:b/>
                <w:bCs/>
                <w:color w:val="000000"/>
              </w:rPr>
            </w:pPr>
          </w:p>
        </w:tc>
        <w:tc>
          <w:tcPr>
            <w:tcW w:w="1080" w:type="dxa"/>
          </w:tcPr>
          <w:p w14:paraId="6AF26A0D" w14:textId="77777777" w:rsidR="00940D46" w:rsidRDefault="00940D46" w:rsidP="00940D46">
            <w:pPr>
              <w:rPr>
                <w:rFonts w:eastAsia="Times New Roman" w:cs="Times New Roman"/>
                <w:b/>
                <w:bCs/>
                <w:color w:val="000000"/>
              </w:rPr>
            </w:pPr>
          </w:p>
        </w:tc>
        <w:tc>
          <w:tcPr>
            <w:tcW w:w="1260" w:type="dxa"/>
          </w:tcPr>
          <w:p w14:paraId="70DB5826" w14:textId="77777777" w:rsidR="00940D46" w:rsidRDefault="00940D46" w:rsidP="00940D46">
            <w:pPr>
              <w:rPr>
                <w:rFonts w:eastAsia="Times New Roman" w:cs="Times New Roman"/>
                <w:b/>
                <w:bCs/>
                <w:color w:val="000000"/>
              </w:rPr>
            </w:pPr>
          </w:p>
        </w:tc>
        <w:tc>
          <w:tcPr>
            <w:tcW w:w="1620" w:type="dxa"/>
          </w:tcPr>
          <w:p w14:paraId="29D1AB82" w14:textId="77777777" w:rsidR="00940D46" w:rsidRDefault="00940D46" w:rsidP="00940D46">
            <w:pPr>
              <w:rPr>
                <w:rFonts w:eastAsia="Times New Roman" w:cs="Times New Roman"/>
                <w:b/>
                <w:bCs/>
                <w:color w:val="000000"/>
              </w:rPr>
            </w:pPr>
          </w:p>
        </w:tc>
        <w:tc>
          <w:tcPr>
            <w:tcW w:w="1080" w:type="dxa"/>
          </w:tcPr>
          <w:p w14:paraId="6BAD5DE2" w14:textId="77777777" w:rsidR="00940D46" w:rsidRDefault="00940D46" w:rsidP="00940D46">
            <w:pPr>
              <w:rPr>
                <w:rFonts w:eastAsia="Times New Roman" w:cs="Times New Roman"/>
                <w:b/>
                <w:bCs/>
                <w:color w:val="000000"/>
              </w:rPr>
            </w:pPr>
          </w:p>
        </w:tc>
        <w:tc>
          <w:tcPr>
            <w:tcW w:w="1080" w:type="dxa"/>
          </w:tcPr>
          <w:p w14:paraId="74F7A820" w14:textId="77777777" w:rsidR="00940D46" w:rsidRDefault="00940D46" w:rsidP="00940D46">
            <w:pPr>
              <w:rPr>
                <w:rFonts w:eastAsia="Times New Roman" w:cs="Times New Roman"/>
                <w:b/>
                <w:bCs/>
                <w:color w:val="000000"/>
              </w:rPr>
            </w:pPr>
          </w:p>
        </w:tc>
        <w:tc>
          <w:tcPr>
            <w:tcW w:w="1080" w:type="dxa"/>
          </w:tcPr>
          <w:p w14:paraId="5BF9CBBC" w14:textId="77777777" w:rsidR="00940D46" w:rsidRDefault="00940D46" w:rsidP="00940D46">
            <w:pPr>
              <w:rPr>
                <w:rFonts w:eastAsia="Times New Roman" w:cs="Times New Roman"/>
                <w:b/>
                <w:bCs/>
                <w:color w:val="000000"/>
              </w:rPr>
            </w:pPr>
          </w:p>
        </w:tc>
        <w:tc>
          <w:tcPr>
            <w:tcW w:w="1260" w:type="dxa"/>
          </w:tcPr>
          <w:p w14:paraId="1909CBBB" w14:textId="77777777" w:rsidR="00940D46" w:rsidRDefault="00940D46" w:rsidP="00940D46">
            <w:pPr>
              <w:rPr>
                <w:rFonts w:eastAsia="Times New Roman" w:cs="Times New Roman"/>
                <w:b/>
                <w:bCs/>
                <w:color w:val="000000"/>
              </w:rPr>
            </w:pPr>
          </w:p>
        </w:tc>
      </w:tr>
      <w:tr w:rsidR="00940D46" w14:paraId="7FB8D5D2" w14:textId="77777777" w:rsidTr="00940D46">
        <w:tc>
          <w:tcPr>
            <w:tcW w:w="789" w:type="dxa"/>
          </w:tcPr>
          <w:p w14:paraId="615C92BB"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3775FF21" w14:textId="77777777" w:rsidR="00940D46" w:rsidRDefault="00940D46" w:rsidP="00940D46">
            <w:pPr>
              <w:rPr>
                <w:rFonts w:eastAsia="Times New Roman" w:cs="Times New Roman"/>
                <w:b/>
                <w:bCs/>
                <w:color w:val="000000"/>
              </w:rPr>
            </w:pPr>
          </w:p>
        </w:tc>
        <w:tc>
          <w:tcPr>
            <w:tcW w:w="1080" w:type="dxa"/>
          </w:tcPr>
          <w:p w14:paraId="44C95DBE" w14:textId="77777777" w:rsidR="00940D46" w:rsidRDefault="00940D46" w:rsidP="00940D46">
            <w:pPr>
              <w:rPr>
                <w:rFonts w:eastAsia="Times New Roman" w:cs="Times New Roman"/>
                <w:b/>
                <w:bCs/>
                <w:color w:val="000000"/>
              </w:rPr>
            </w:pPr>
          </w:p>
        </w:tc>
        <w:tc>
          <w:tcPr>
            <w:tcW w:w="1080" w:type="dxa"/>
          </w:tcPr>
          <w:p w14:paraId="7C1E2A2C" w14:textId="77777777" w:rsidR="00940D46" w:rsidRDefault="00940D46" w:rsidP="00940D46">
            <w:pPr>
              <w:rPr>
                <w:rFonts w:eastAsia="Times New Roman" w:cs="Times New Roman"/>
                <w:b/>
                <w:bCs/>
                <w:color w:val="000000"/>
              </w:rPr>
            </w:pPr>
          </w:p>
        </w:tc>
        <w:tc>
          <w:tcPr>
            <w:tcW w:w="1080" w:type="dxa"/>
          </w:tcPr>
          <w:p w14:paraId="2C44C642" w14:textId="77777777" w:rsidR="00940D46" w:rsidRDefault="00940D46" w:rsidP="00940D46">
            <w:pPr>
              <w:rPr>
                <w:rFonts w:eastAsia="Times New Roman" w:cs="Times New Roman"/>
                <w:b/>
                <w:bCs/>
                <w:color w:val="000000"/>
              </w:rPr>
            </w:pPr>
          </w:p>
        </w:tc>
        <w:tc>
          <w:tcPr>
            <w:tcW w:w="1260" w:type="dxa"/>
          </w:tcPr>
          <w:p w14:paraId="65769795" w14:textId="77777777" w:rsidR="00940D46" w:rsidRDefault="00940D46" w:rsidP="00940D46">
            <w:pPr>
              <w:rPr>
                <w:rFonts w:eastAsia="Times New Roman" w:cs="Times New Roman"/>
                <w:b/>
                <w:bCs/>
                <w:color w:val="000000"/>
              </w:rPr>
            </w:pPr>
          </w:p>
        </w:tc>
        <w:tc>
          <w:tcPr>
            <w:tcW w:w="1620" w:type="dxa"/>
          </w:tcPr>
          <w:p w14:paraId="11A22585" w14:textId="77777777" w:rsidR="00940D46" w:rsidRDefault="00940D46" w:rsidP="00940D46">
            <w:pPr>
              <w:rPr>
                <w:rFonts w:eastAsia="Times New Roman" w:cs="Times New Roman"/>
                <w:b/>
                <w:bCs/>
                <w:color w:val="000000"/>
              </w:rPr>
            </w:pPr>
          </w:p>
        </w:tc>
        <w:tc>
          <w:tcPr>
            <w:tcW w:w="1080" w:type="dxa"/>
          </w:tcPr>
          <w:p w14:paraId="1486127F" w14:textId="77777777" w:rsidR="00940D46" w:rsidRDefault="00940D46" w:rsidP="00940D46">
            <w:pPr>
              <w:rPr>
                <w:rFonts w:eastAsia="Times New Roman" w:cs="Times New Roman"/>
                <w:b/>
                <w:bCs/>
                <w:color w:val="000000"/>
              </w:rPr>
            </w:pPr>
          </w:p>
        </w:tc>
        <w:tc>
          <w:tcPr>
            <w:tcW w:w="1080" w:type="dxa"/>
          </w:tcPr>
          <w:p w14:paraId="768047EF" w14:textId="77777777" w:rsidR="00940D46" w:rsidRDefault="00940D46" w:rsidP="00940D46">
            <w:pPr>
              <w:rPr>
                <w:rFonts w:eastAsia="Times New Roman" w:cs="Times New Roman"/>
                <w:b/>
                <w:bCs/>
                <w:color w:val="000000"/>
              </w:rPr>
            </w:pPr>
          </w:p>
        </w:tc>
        <w:tc>
          <w:tcPr>
            <w:tcW w:w="1080" w:type="dxa"/>
          </w:tcPr>
          <w:p w14:paraId="325485B3" w14:textId="77777777" w:rsidR="00940D46" w:rsidRDefault="00940D46" w:rsidP="00940D46">
            <w:pPr>
              <w:rPr>
                <w:rFonts w:eastAsia="Times New Roman" w:cs="Times New Roman"/>
                <w:b/>
                <w:bCs/>
                <w:color w:val="000000"/>
              </w:rPr>
            </w:pPr>
          </w:p>
        </w:tc>
        <w:tc>
          <w:tcPr>
            <w:tcW w:w="1260" w:type="dxa"/>
          </w:tcPr>
          <w:p w14:paraId="6F99F0D4" w14:textId="77777777" w:rsidR="00940D46" w:rsidRDefault="00940D46" w:rsidP="00940D46">
            <w:pPr>
              <w:rPr>
                <w:rFonts w:eastAsia="Times New Roman" w:cs="Times New Roman"/>
                <w:b/>
                <w:bCs/>
                <w:color w:val="000000"/>
              </w:rPr>
            </w:pPr>
          </w:p>
        </w:tc>
      </w:tr>
      <w:tr w:rsidR="00940D46" w14:paraId="63046A6A" w14:textId="77777777" w:rsidTr="00940D46">
        <w:tc>
          <w:tcPr>
            <w:tcW w:w="789" w:type="dxa"/>
          </w:tcPr>
          <w:p w14:paraId="70EFCD33"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3AA01DBB" w14:textId="77777777" w:rsidR="00940D46" w:rsidRDefault="00940D46" w:rsidP="00940D46">
            <w:pPr>
              <w:rPr>
                <w:rFonts w:eastAsia="Times New Roman" w:cs="Times New Roman"/>
                <w:b/>
                <w:bCs/>
                <w:color w:val="000000"/>
              </w:rPr>
            </w:pPr>
          </w:p>
        </w:tc>
        <w:tc>
          <w:tcPr>
            <w:tcW w:w="1080" w:type="dxa"/>
          </w:tcPr>
          <w:p w14:paraId="2BA160AF" w14:textId="77777777" w:rsidR="00940D46" w:rsidRDefault="00940D46" w:rsidP="00940D46">
            <w:pPr>
              <w:rPr>
                <w:rFonts w:eastAsia="Times New Roman" w:cs="Times New Roman"/>
                <w:b/>
                <w:bCs/>
                <w:color w:val="000000"/>
              </w:rPr>
            </w:pPr>
          </w:p>
        </w:tc>
        <w:tc>
          <w:tcPr>
            <w:tcW w:w="1080" w:type="dxa"/>
          </w:tcPr>
          <w:p w14:paraId="6906D391" w14:textId="77777777" w:rsidR="00940D46" w:rsidRDefault="00940D46" w:rsidP="00940D46">
            <w:pPr>
              <w:rPr>
                <w:rFonts w:eastAsia="Times New Roman" w:cs="Times New Roman"/>
                <w:b/>
                <w:bCs/>
                <w:color w:val="000000"/>
              </w:rPr>
            </w:pPr>
          </w:p>
        </w:tc>
        <w:tc>
          <w:tcPr>
            <w:tcW w:w="1080" w:type="dxa"/>
          </w:tcPr>
          <w:p w14:paraId="45EF5225" w14:textId="77777777" w:rsidR="00940D46" w:rsidRDefault="00940D46" w:rsidP="00940D46">
            <w:pPr>
              <w:rPr>
                <w:rFonts w:eastAsia="Times New Roman" w:cs="Times New Roman"/>
                <w:b/>
                <w:bCs/>
                <w:color w:val="000000"/>
              </w:rPr>
            </w:pPr>
          </w:p>
        </w:tc>
        <w:tc>
          <w:tcPr>
            <w:tcW w:w="1260" w:type="dxa"/>
          </w:tcPr>
          <w:p w14:paraId="092F2192" w14:textId="77777777" w:rsidR="00940D46" w:rsidRDefault="00940D46" w:rsidP="00940D46">
            <w:pPr>
              <w:rPr>
                <w:rFonts w:eastAsia="Times New Roman" w:cs="Times New Roman"/>
                <w:b/>
                <w:bCs/>
                <w:color w:val="000000"/>
              </w:rPr>
            </w:pPr>
          </w:p>
        </w:tc>
        <w:tc>
          <w:tcPr>
            <w:tcW w:w="1620" w:type="dxa"/>
          </w:tcPr>
          <w:p w14:paraId="7027A67E" w14:textId="77777777" w:rsidR="00940D46" w:rsidRDefault="00940D46" w:rsidP="00940D46">
            <w:pPr>
              <w:rPr>
                <w:rFonts w:eastAsia="Times New Roman" w:cs="Times New Roman"/>
                <w:b/>
                <w:bCs/>
                <w:color w:val="000000"/>
              </w:rPr>
            </w:pPr>
          </w:p>
        </w:tc>
        <w:tc>
          <w:tcPr>
            <w:tcW w:w="1080" w:type="dxa"/>
          </w:tcPr>
          <w:p w14:paraId="3C2B226A" w14:textId="77777777" w:rsidR="00940D46" w:rsidRDefault="00940D46" w:rsidP="00940D46">
            <w:pPr>
              <w:rPr>
                <w:rFonts w:eastAsia="Times New Roman" w:cs="Times New Roman"/>
                <w:b/>
                <w:bCs/>
                <w:color w:val="000000"/>
              </w:rPr>
            </w:pPr>
          </w:p>
        </w:tc>
        <w:tc>
          <w:tcPr>
            <w:tcW w:w="1080" w:type="dxa"/>
          </w:tcPr>
          <w:p w14:paraId="5DD4130C" w14:textId="77777777" w:rsidR="00940D46" w:rsidRDefault="00940D46" w:rsidP="00940D46">
            <w:pPr>
              <w:rPr>
                <w:rFonts w:eastAsia="Times New Roman" w:cs="Times New Roman"/>
                <w:b/>
                <w:bCs/>
                <w:color w:val="000000"/>
              </w:rPr>
            </w:pPr>
          </w:p>
        </w:tc>
        <w:tc>
          <w:tcPr>
            <w:tcW w:w="1080" w:type="dxa"/>
          </w:tcPr>
          <w:p w14:paraId="2BEBABB2" w14:textId="77777777" w:rsidR="00940D46" w:rsidRDefault="00940D46" w:rsidP="00940D46">
            <w:pPr>
              <w:rPr>
                <w:rFonts w:eastAsia="Times New Roman" w:cs="Times New Roman"/>
                <w:b/>
                <w:bCs/>
                <w:color w:val="000000"/>
              </w:rPr>
            </w:pPr>
          </w:p>
        </w:tc>
        <w:tc>
          <w:tcPr>
            <w:tcW w:w="1260" w:type="dxa"/>
          </w:tcPr>
          <w:p w14:paraId="0B269A91" w14:textId="77777777" w:rsidR="00940D46" w:rsidRDefault="00940D46" w:rsidP="00940D46">
            <w:pPr>
              <w:rPr>
                <w:rFonts w:eastAsia="Times New Roman" w:cs="Times New Roman"/>
                <w:b/>
                <w:bCs/>
                <w:color w:val="000000"/>
              </w:rPr>
            </w:pPr>
          </w:p>
        </w:tc>
      </w:tr>
      <w:tr w:rsidR="00940D46" w14:paraId="0A7B265C" w14:textId="77777777" w:rsidTr="00940D46">
        <w:tc>
          <w:tcPr>
            <w:tcW w:w="789" w:type="dxa"/>
          </w:tcPr>
          <w:p w14:paraId="3B73581F"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53088184" w14:textId="77777777" w:rsidR="00940D46" w:rsidRDefault="00940D46" w:rsidP="00940D46">
            <w:pPr>
              <w:rPr>
                <w:rFonts w:eastAsia="Times New Roman" w:cs="Times New Roman"/>
                <w:b/>
                <w:bCs/>
                <w:color w:val="000000"/>
              </w:rPr>
            </w:pPr>
          </w:p>
        </w:tc>
        <w:tc>
          <w:tcPr>
            <w:tcW w:w="1080" w:type="dxa"/>
          </w:tcPr>
          <w:p w14:paraId="085D8025" w14:textId="77777777" w:rsidR="00940D46" w:rsidRDefault="00940D46" w:rsidP="00940D46">
            <w:pPr>
              <w:rPr>
                <w:rFonts w:eastAsia="Times New Roman" w:cs="Times New Roman"/>
                <w:b/>
                <w:bCs/>
                <w:color w:val="000000"/>
              </w:rPr>
            </w:pPr>
          </w:p>
        </w:tc>
        <w:tc>
          <w:tcPr>
            <w:tcW w:w="1080" w:type="dxa"/>
          </w:tcPr>
          <w:p w14:paraId="0609C118" w14:textId="77777777" w:rsidR="00940D46" w:rsidRDefault="00940D46" w:rsidP="00940D46">
            <w:pPr>
              <w:rPr>
                <w:rFonts w:eastAsia="Times New Roman" w:cs="Times New Roman"/>
                <w:b/>
                <w:bCs/>
                <w:color w:val="000000"/>
              </w:rPr>
            </w:pPr>
          </w:p>
        </w:tc>
        <w:tc>
          <w:tcPr>
            <w:tcW w:w="1080" w:type="dxa"/>
          </w:tcPr>
          <w:p w14:paraId="3F416B4B" w14:textId="77777777" w:rsidR="00940D46" w:rsidRDefault="00940D46" w:rsidP="00940D46">
            <w:pPr>
              <w:rPr>
                <w:rFonts w:eastAsia="Times New Roman" w:cs="Times New Roman"/>
                <w:b/>
                <w:bCs/>
                <w:color w:val="000000"/>
              </w:rPr>
            </w:pPr>
          </w:p>
        </w:tc>
        <w:tc>
          <w:tcPr>
            <w:tcW w:w="1260" w:type="dxa"/>
          </w:tcPr>
          <w:p w14:paraId="4BBDF137" w14:textId="77777777" w:rsidR="00940D46" w:rsidRDefault="00940D46" w:rsidP="00940D46">
            <w:pPr>
              <w:rPr>
                <w:rFonts w:eastAsia="Times New Roman" w:cs="Times New Roman"/>
                <w:b/>
                <w:bCs/>
                <w:color w:val="000000"/>
              </w:rPr>
            </w:pPr>
          </w:p>
        </w:tc>
        <w:tc>
          <w:tcPr>
            <w:tcW w:w="1620" w:type="dxa"/>
          </w:tcPr>
          <w:p w14:paraId="50DBA412" w14:textId="77777777" w:rsidR="00940D46" w:rsidRDefault="00940D46" w:rsidP="00940D46">
            <w:pPr>
              <w:rPr>
                <w:rFonts w:eastAsia="Times New Roman" w:cs="Times New Roman"/>
                <w:b/>
                <w:bCs/>
                <w:color w:val="000000"/>
              </w:rPr>
            </w:pPr>
          </w:p>
        </w:tc>
        <w:tc>
          <w:tcPr>
            <w:tcW w:w="1080" w:type="dxa"/>
          </w:tcPr>
          <w:p w14:paraId="15321F42" w14:textId="77777777" w:rsidR="00940D46" w:rsidRDefault="00940D46" w:rsidP="00940D46">
            <w:pPr>
              <w:rPr>
                <w:rFonts w:eastAsia="Times New Roman" w:cs="Times New Roman"/>
                <w:b/>
                <w:bCs/>
                <w:color w:val="000000"/>
              </w:rPr>
            </w:pPr>
          </w:p>
        </w:tc>
        <w:tc>
          <w:tcPr>
            <w:tcW w:w="1080" w:type="dxa"/>
          </w:tcPr>
          <w:p w14:paraId="3EE5DCDA" w14:textId="77777777" w:rsidR="00940D46" w:rsidRDefault="00940D46" w:rsidP="00940D46">
            <w:pPr>
              <w:rPr>
                <w:rFonts w:eastAsia="Times New Roman" w:cs="Times New Roman"/>
                <w:b/>
                <w:bCs/>
                <w:color w:val="000000"/>
              </w:rPr>
            </w:pPr>
          </w:p>
        </w:tc>
        <w:tc>
          <w:tcPr>
            <w:tcW w:w="1080" w:type="dxa"/>
          </w:tcPr>
          <w:p w14:paraId="135661AD" w14:textId="77777777" w:rsidR="00940D46" w:rsidRDefault="00940D46" w:rsidP="00940D46">
            <w:pPr>
              <w:rPr>
                <w:rFonts w:eastAsia="Times New Roman" w:cs="Times New Roman"/>
                <w:b/>
                <w:bCs/>
                <w:color w:val="000000"/>
              </w:rPr>
            </w:pPr>
          </w:p>
        </w:tc>
        <w:tc>
          <w:tcPr>
            <w:tcW w:w="1260" w:type="dxa"/>
          </w:tcPr>
          <w:p w14:paraId="73EDF273" w14:textId="77777777" w:rsidR="00940D46" w:rsidRDefault="00940D46" w:rsidP="00940D46">
            <w:pPr>
              <w:rPr>
                <w:rFonts w:eastAsia="Times New Roman" w:cs="Times New Roman"/>
                <w:b/>
                <w:bCs/>
                <w:color w:val="000000"/>
              </w:rPr>
            </w:pPr>
          </w:p>
        </w:tc>
      </w:tr>
      <w:tr w:rsidR="00940D46" w14:paraId="4B9BFCFF" w14:textId="77777777" w:rsidTr="00940D46">
        <w:tc>
          <w:tcPr>
            <w:tcW w:w="789" w:type="dxa"/>
          </w:tcPr>
          <w:p w14:paraId="317B3F36"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6034BF66" w14:textId="77777777" w:rsidR="00940D46" w:rsidRDefault="00940D46" w:rsidP="00940D46">
            <w:pPr>
              <w:rPr>
                <w:rFonts w:eastAsia="Times New Roman" w:cs="Times New Roman"/>
                <w:b/>
                <w:bCs/>
                <w:color w:val="000000"/>
              </w:rPr>
            </w:pPr>
          </w:p>
        </w:tc>
        <w:tc>
          <w:tcPr>
            <w:tcW w:w="1080" w:type="dxa"/>
          </w:tcPr>
          <w:p w14:paraId="629FA284" w14:textId="77777777" w:rsidR="00940D46" w:rsidRDefault="00940D46" w:rsidP="00940D46">
            <w:pPr>
              <w:rPr>
                <w:rFonts w:eastAsia="Times New Roman" w:cs="Times New Roman"/>
                <w:b/>
                <w:bCs/>
                <w:color w:val="000000"/>
              </w:rPr>
            </w:pPr>
          </w:p>
        </w:tc>
        <w:tc>
          <w:tcPr>
            <w:tcW w:w="1080" w:type="dxa"/>
          </w:tcPr>
          <w:p w14:paraId="212A8277" w14:textId="77777777" w:rsidR="00940D46" w:rsidRDefault="00940D46" w:rsidP="00940D46">
            <w:pPr>
              <w:rPr>
                <w:rFonts w:eastAsia="Times New Roman" w:cs="Times New Roman"/>
                <w:b/>
                <w:bCs/>
                <w:color w:val="000000"/>
              </w:rPr>
            </w:pPr>
          </w:p>
        </w:tc>
        <w:tc>
          <w:tcPr>
            <w:tcW w:w="1080" w:type="dxa"/>
          </w:tcPr>
          <w:p w14:paraId="76DBC0E8" w14:textId="77777777" w:rsidR="00940D46" w:rsidRDefault="00940D46" w:rsidP="00940D46">
            <w:pPr>
              <w:rPr>
                <w:rFonts w:eastAsia="Times New Roman" w:cs="Times New Roman"/>
                <w:b/>
                <w:bCs/>
                <w:color w:val="000000"/>
              </w:rPr>
            </w:pPr>
          </w:p>
        </w:tc>
        <w:tc>
          <w:tcPr>
            <w:tcW w:w="1260" w:type="dxa"/>
          </w:tcPr>
          <w:p w14:paraId="67846E87" w14:textId="77777777" w:rsidR="00940D46" w:rsidRDefault="00940D46" w:rsidP="00940D46">
            <w:pPr>
              <w:rPr>
                <w:rFonts w:eastAsia="Times New Roman" w:cs="Times New Roman"/>
                <w:b/>
                <w:bCs/>
                <w:color w:val="000000"/>
              </w:rPr>
            </w:pPr>
          </w:p>
        </w:tc>
        <w:tc>
          <w:tcPr>
            <w:tcW w:w="1620" w:type="dxa"/>
          </w:tcPr>
          <w:p w14:paraId="5E9120C2" w14:textId="77777777" w:rsidR="00940D46" w:rsidRDefault="00940D46" w:rsidP="00940D46">
            <w:pPr>
              <w:rPr>
                <w:rFonts w:eastAsia="Times New Roman" w:cs="Times New Roman"/>
                <w:b/>
                <w:bCs/>
                <w:color w:val="000000"/>
              </w:rPr>
            </w:pPr>
          </w:p>
        </w:tc>
        <w:tc>
          <w:tcPr>
            <w:tcW w:w="1080" w:type="dxa"/>
          </w:tcPr>
          <w:p w14:paraId="00A2AC04" w14:textId="77777777" w:rsidR="00940D46" w:rsidRDefault="00940D46" w:rsidP="00940D46">
            <w:pPr>
              <w:rPr>
                <w:rFonts w:eastAsia="Times New Roman" w:cs="Times New Roman"/>
                <w:b/>
                <w:bCs/>
                <w:color w:val="000000"/>
              </w:rPr>
            </w:pPr>
          </w:p>
        </w:tc>
        <w:tc>
          <w:tcPr>
            <w:tcW w:w="1080" w:type="dxa"/>
          </w:tcPr>
          <w:p w14:paraId="7BADBA64" w14:textId="77777777" w:rsidR="00940D46" w:rsidRDefault="00940D46" w:rsidP="00940D46">
            <w:pPr>
              <w:rPr>
                <w:rFonts w:eastAsia="Times New Roman" w:cs="Times New Roman"/>
                <w:b/>
                <w:bCs/>
                <w:color w:val="000000"/>
              </w:rPr>
            </w:pPr>
          </w:p>
        </w:tc>
        <w:tc>
          <w:tcPr>
            <w:tcW w:w="1080" w:type="dxa"/>
          </w:tcPr>
          <w:p w14:paraId="52D47D39" w14:textId="77777777" w:rsidR="00940D46" w:rsidRDefault="00940D46" w:rsidP="00940D46">
            <w:pPr>
              <w:rPr>
                <w:rFonts w:eastAsia="Times New Roman" w:cs="Times New Roman"/>
                <w:b/>
                <w:bCs/>
                <w:color w:val="000000"/>
              </w:rPr>
            </w:pPr>
          </w:p>
        </w:tc>
        <w:tc>
          <w:tcPr>
            <w:tcW w:w="1260" w:type="dxa"/>
          </w:tcPr>
          <w:p w14:paraId="3CD4D27E" w14:textId="77777777" w:rsidR="00940D46" w:rsidRDefault="00940D46" w:rsidP="00940D46">
            <w:pPr>
              <w:rPr>
                <w:rFonts w:eastAsia="Times New Roman" w:cs="Times New Roman"/>
                <w:b/>
                <w:bCs/>
                <w:color w:val="000000"/>
              </w:rPr>
            </w:pPr>
          </w:p>
        </w:tc>
      </w:tr>
      <w:tr w:rsidR="00940D46" w14:paraId="48325A8F" w14:textId="77777777" w:rsidTr="00940D46">
        <w:tc>
          <w:tcPr>
            <w:tcW w:w="789" w:type="dxa"/>
          </w:tcPr>
          <w:p w14:paraId="3A459895"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1AFB4CB8" w14:textId="77777777" w:rsidR="00940D46" w:rsidRDefault="00940D46" w:rsidP="00940D46">
            <w:pPr>
              <w:rPr>
                <w:rFonts w:eastAsia="Times New Roman" w:cs="Times New Roman"/>
                <w:b/>
                <w:bCs/>
                <w:color w:val="000000"/>
              </w:rPr>
            </w:pPr>
          </w:p>
        </w:tc>
        <w:tc>
          <w:tcPr>
            <w:tcW w:w="1080" w:type="dxa"/>
          </w:tcPr>
          <w:p w14:paraId="35BAF859" w14:textId="77777777" w:rsidR="00940D46" w:rsidRDefault="00940D46" w:rsidP="00940D46">
            <w:pPr>
              <w:rPr>
                <w:rFonts w:eastAsia="Times New Roman" w:cs="Times New Roman"/>
                <w:b/>
                <w:bCs/>
                <w:color w:val="000000"/>
              </w:rPr>
            </w:pPr>
          </w:p>
        </w:tc>
        <w:tc>
          <w:tcPr>
            <w:tcW w:w="1080" w:type="dxa"/>
          </w:tcPr>
          <w:p w14:paraId="60D64F70" w14:textId="77777777" w:rsidR="00940D46" w:rsidRDefault="00940D46" w:rsidP="00940D46">
            <w:pPr>
              <w:rPr>
                <w:rFonts w:eastAsia="Times New Roman" w:cs="Times New Roman"/>
                <w:b/>
                <w:bCs/>
                <w:color w:val="000000"/>
              </w:rPr>
            </w:pPr>
          </w:p>
        </w:tc>
        <w:tc>
          <w:tcPr>
            <w:tcW w:w="1080" w:type="dxa"/>
          </w:tcPr>
          <w:p w14:paraId="18B2651D" w14:textId="77777777" w:rsidR="00940D46" w:rsidRDefault="00940D46" w:rsidP="00940D46">
            <w:pPr>
              <w:rPr>
                <w:rFonts w:eastAsia="Times New Roman" w:cs="Times New Roman"/>
                <w:b/>
                <w:bCs/>
                <w:color w:val="000000"/>
              </w:rPr>
            </w:pPr>
          </w:p>
        </w:tc>
        <w:tc>
          <w:tcPr>
            <w:tcW w:w="1260" w:type="dxa"/>
          </w:tcPr>
          <w:p w14:paraId="0EDDD2D1" w14:textId="77777777" w:rsidR="00940D46" w:rsidRDefault="00940D46" w:rsidP="00940D46">
            <w:pPr>
              <w:rPr>
                <w:rFonts w:eastAsia="Times New Roman" w:cs="Times New Roman"/>
                <w:b/>
                <w:bCs/>
                <w:color w:val="000000"/>
              </w:rPr>
            </w:pPr>
          </w:p>
        </w:tc>
        <w:tc>
          <w:tcPr>
            <w:tcW w:w="1620" w:type="dxa"/>
          </w:tcPr>
          <w:p w14:paraId="6EED6820" w14:textId="77777777" w:rsidR="00940D46" w:rsidRDefault="00940D46" w:rsidP="00940D46">
            <w:pPr>
              <w:rPr>
                <w:rFonts w:eastAsia="Times New Roman" w:cs="Times New Roman"/>
                <w:b/>
                <w:bCs/>
                <w:color w:val="000000"/>
              </w:rPr>
            </w:pPr>
          </w:p>
        </w:tc>
        <w:tc>
          <w:tcPr>
            <w:tcW w:w="1080" w:type="dxa"/>
          </w:tcPr>
          <w:p w14:paraId="24C0896A" w14:textId="77777777" w:rsidR="00940D46" w:rsidRDefault="00940D46" w:rsidP="00940D46">
            <w:pPr>
              <w:rPr>
                <w:rFonts w:eastAsia="Times New Roman" w:cs="Times New Roman"/>
                <w:b/>
                <w:bCs/>
                <w:color w:val="000000"/>
              </w:rPr>
            </w:pPr>
          </w:p>
        </w:tc>
        <w:tc>
          <w:tcPr>
            <w:tcW w:w="1080" w:type="dxa"/>
          </w:tcPr>
          <w:p w14:paraId="09646FAB" w14:textId="77777777" w:rsidR="00940D46" w:rsidRDefault="00940D46" w:rsidP="00940D46">
            <w:pPr>
              <w:rPr>
                <w:rFonts w:eastAsia="Times New Roman" w:cs="Times New Roman"/>
                <w:b/>
                <w:bCs/>
                <w:color w:val="000000"/>
              </w:rPr>
            </w:pPr>
          </w:p>
        </w:tc>
        <w:tc>
          <w:tcPr>
            <w:tcW w:w="1080" w:type="dxa"/>
          </w:tcPr>
          <w:p w14:paraId="6D1CA386" w14:textId="77777777" w:rsidR="00940D46" w:rsidRDefault="00940D46" w:rsidP="00940D46">
            <w:pPr>
              <w:rPr>
                <w:rFonts w:eastAsia="Times New Roman" w:cs="Times New Roman"/>
                <w:b/>
                <w:bCs/>
                <w:color w:val="000000"/>
              </w:rPr>
            </w:pPr>
          </w:p>
        </w:tc>
        <w:tc>
          <w:tcPr>
            <w:tcW w:w="1260" w:type="dxa"/>
          </w:tcPr>
          <w:p w14:paraId="7EBA328E" w14:textId="77777777" w:rsidR="00940D46" w:rsidRDefault="00940D46" w:rsidP="00940D46">
            <w:pPr>
              <w:rPr>
                <w:rFonts w:eastAsia="Times New Roman" w:cs="Times New Roman"/>
                <w:b/>
                <w:bCs/>
                <w:color w:val="000000"/>
              </w:rPr>
            </w:pPr>
          </w:p>
        </w:tc>
      </w:tr>
      <w:tr w:rsidR="00940D46" w14:paraId="24D1EFAC" w14:textId="77777777" w:rsidTr="00940D46">
        <w:tc>
          <w:tcPr>
            <w:tcW w:w="789" w:type="dxa"/>
          </w:tcPr>
          <w:p w14:paraId="4EC90C38"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11E6AC3E" w14:textId="77777777" w:rsidR="00940D46" w:rsidRDefault="00940D46" w:rsidP="00940D46">
            <w:pPr>
              <w:rPr>
                <w:rFonts w:eastAsia="Times New Roman" w:cs="Times New Roman"/>
                <w:b/>
                <w:bCs/>
                <w:color w:val="000000"/>
              </w:rPr>
            </w:pPr>
          </w:p>
        </w:tc>
        <w:tc>
          <w:tcPr>
            <w:tcW w:w="1080" w:type="dxa"/>
          </w:tcPr>
          <w:p w14:paraId="596A8F94" w14:textId="77777777" w:rsidR="00940D46" w:rsidRDefault="00940D46" w:rsidP="00940D46">
            <w:pPr>
              <w:rPr>
                <w:rFonts w:eastAsia="Times New Roman" w:cs="Times New Roman"/>
                <w:b/>
                <w:bCs/>
                <w:color w:val="000000"/>
              </w:rPr>
            </w:pPr>
          </w:p>
        </w:tc>
        <w:tc>
          <w:tcPr>
            <w:tcW w:w="1080" w:type="dxa"/>
          </w:tcPr>
          <w:p w14:paraId="6812FE6D" w14:textId="77777777" w:rsidR="00940D46" w:rsidRDefault="00940D46" w:rsidP="00940D46">
            <w:pPr>
              <w:rPr>
                <w:rFonts w:eastAsia="Times New Roman" w:cs="Times New Roman"/>
                <w:b/>
                <w:bCs/>
                <w:color w:val="000000"/>
              </w:rPr>
            </w:pPr>
          </w:p>
        </w:tc>
        <w:tc>
          <w:tcPr>
            <w:tcW w:w="1080" w:type="dxa"/>
          </w:tcPr>
          <w:p w14:paraId="3BB77763" w14:textId="77777777" w:rsidR="00940D46" w:rsidRDefault="00940D46" w:rsidP="00940D46">
            <w:pPr>
              <w:rPr>
                <w:rFonts w:eastAsia="Times New Roman" w:cs="Times New Roman"/>
                <w:b/>
                <w:bCs/>
                <w:color w:val="000000"/>
              </w:rPr>
            </w:pPr>
          </w:p>
        </w:tc>
        <w:tc>
          <w:tcPr>
            <w:tcW w:w="1260" w:type="dxa"/>
          </w:tcPr>
          <w:p w14:paraId="086BD800" w14:textId="77777777" w:rsidR="00940D46" w:rsidRDefault="00940D46" w:rsidP="00940D46">
            <w:pPr>
              <w:rPr>
                <w:rFonts w:eastAsia="Times New Roman" w:cs="Times New Roman"/>
                <w:b/>
                <w:bCs/>
                <w:color w:val="000000"/>
              </w:rPr>
            </w:pPr>
          </w:p>
        </w:tc>
        <w:tc>
          <w:tcPr>
            <w:tcW w:w="1620" w:type="dxa"/>
          </w:tcPr>
          <w:p w14:paraId="2C4A32F8" w14:textId="77777777" w:rsidR="00940D46" w:rsidRDefault="00940D46" w:rsidP="00940D46">
            <w:pPr>
              <w:rPr>
                <w:rFonts w:eastAsia="Times New Roman" w:cs="Times New Roman"/>
                <w:b/>
                <w:bCs/>
                <w:color w:val="000000"/>
              </w:rPr>
            </w:pPr>
          </w:p>
        </w:tc>
        <w:tc>
          <w:tcPr>
            <w:tcW w:w="1080" w:type="dxa"/>
          </w:tcPr>
          <w:p w14:paraId="35922C0F" w14:textId="77777777" w:rsidR="00940D46" w:rsidRDefault="00940D46" w:rsidP="00940D46">
            <w:pPr>
              <w:rPr>
                <w:rFonts w:eastAsia="Times New Roman" w:cs="Times New Roman"/>
                <w:b/>
                <w:bCs/>
                <w:color w:val="000000"/>
              </w:rPr>
            </w:pPr>
          </w:p>
        </w:tc>
        <w:tc>
          <w:tcPr>
            <w:tcW w:w="1080" w:type="dxa"/>
          </w:tcPr>
          <w:p w14:paraId="43B11EBB" w14:textId="77777777" w:rsidR="00940D46" w:rsidRDefault="00940D46" w:rsidP="00940D46">
            <w:pPr>
              <w:rPr>
                <w:rFonts w:eastAsia="Times New Roman" w:cs="Times New Roman"/>
                <w:b/>
                <w:bCs/>
                <w:color w:val="000000"/>
              </w:rPr>
            </w:pPr>
          </w:p>
        </w:tc>
        <w:tc>
          <w:tcPr>
            <w:tcW w:w="1080" w:type="dxa"/>
          </w:tcPr>
          <w:p w14:paraId="7CF4B942" w14:textId="77777777" w:rsidR="00940D46" w:rsidRDefault="00940D46" w:rsidP="00940D46">
            <w:pPr>
              <w:rPr>
                <w:rFonts w:eastAsia="Times New Roman" w:cs="Times New Roman"/>
                <w:b/>
                <w:bCs/>
                <w:color w:val="000000"/>
              </w:rPr>
            </w:pPr>
          </w:p>
        </w:tc>
        <w:tc>
          <w:tcPr>
            <w:tcW w:w="1260" w:type="dxa"/>
          </w:tcPr>
          <w:p w14:paraId="53740433" w14:textId="77777777" w:rsidR="00940D46" w:rsidRDefault="00940D46" w:rsidP="00940D46">
            <w:pPr>
              <w:rPr>
                <w:rFonts w:eastAsia="Times New Roman" w:cs="Times New Roman"/>
                <w:b/>
                <w:bCs/>
                <w:color w:val="000000"/>
              </w:rPr>
            </w:pPr>
          </w:p>
        </w:tc>
      </w:tr>
    </w:tbl>
    <w:p w14:paraId="24E4567A"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723130D1" w14:textId="77777777" w:rsidTr="00940D46">
        <w:tc>
          <w:tcPr>
            <w:tcW w:w="2196" w:type="dxa"/>
          </w:tcPr>
          <w:p w14:paraId="66D65A9D"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485F2023"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0460B629"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0D38F566"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5D2B0DDD"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57BFBFE2"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1F758589" w14:textId="77777777" w:rsidTr="00940D46">
        <w:tc>
          <w:tcPr>
            <w:tcW w:w="2196" w:type="dxa"/>
          </w:tcPr>
          <w:p w14:paraId="642ABB75"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56666952" w14:textId="77777777" w:rsidR="00940D46" w:rsidRPr="00224F95" w:rsidRDefault="00940D46" w:rsidP="00940D46">
            <w:pPr>
              <w:rPr>
                <w:rFonts w:eastAsia="Times New Roman" w:cs="Times New Roman"/>
                <w:bCs/>
                <w:color w:val="000000"/>
              </w:rPr>
            </w:pPr>
            <w:r>
              <w:rPr>
                <w:rFonts w:eastAsia="Times New Roman" w:cs="Times New Roman"/>
                <w:bCs/>
                <w:color w:val="000000"/>
              </w:rPr>
              <w:t>8=Induna</w:t>
            </w:r>
          </w:p>
        </w:tc>
        <w:tc>
          <w:tcPr>
            <w:tcW w:w="2196" w:type="dxa"/>
          </w:tcPr>
          <w:p w14:paraId="31E34542"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76E4BFFA"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40A5D334"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34A4559F"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7A90AB43" w14:textId="77777777" w:rsidR="00940D46" w:rsidRDefault="00940D46" w:rsidP="00940D46">
      <w:pPr>
        <w:rPr>
          <w:rFonts w:eastAsia="Times New Roman" w:cs="Times New Roman"/>
          <w:b/>
          <w:bCs/>
          <w:color w:val="000000"/>
        </w:rPr>
      </w:pPr>
    </w:p>
    <w:p w14:paraId="1B072905" w14:textId="77777777" w:rsidR="00940D46" w:rsidRDefault="00940D46" w:rsidP="00940D46">
      <w:pPr>
        <w:rPr>
          <w:rFonts w:eastAsia="Times New Roman" w:cs="Times New Roman"/>
          <w:b/>
          <w:bCs/>
          <w:color w:val="000000"/>
        </w:rPr>
      </w:pPr>
      <w:r>
        <w:rPr>
          <w:rFonts w:eastAsia="Times New Roman" w:cs="Times New Roman"/>
          <w:b/>
          <w:bCs/>
          <w:color w:val="000000"/>
        </w:rPr>
        <w:br w:type="page"/>
      </w:r>
    </w:p>
    <w:p w14:paraId="7CBD6C12" w14:textId="4E21BD5C" w:rsidR="00940D46" w:rsidRDefault="00940D46" w:rsidP="00940D46">
      <w:pPr>
        <w:rPr>
          <w:rFonts w:eastAsia="Times New Roman" w:cs="Times New Roman"/>
          <w:b/>
          <w:bCs/>
          <w:color w:val="000000"/>
        </w:rPr>
      </w:pPr>
      <w:r>
        <w:rPr>
          <w:rFonts w:eastAsia="Times New Roman" w:cs="Times New Roman"/>
          <w:b/>
          <w:bCs/>
          <w:color w:val="000000"/>
        </w:rPr>
        <w:t>I. Forest Conflict – Roster 2</w:t>
      </w:r>
    </w:p>
    <w:p w14:paraId="09E7E4C8" w14:textId="2F9A0E5F" w:rsidR="00940D46" w:rsidRPr="00560CD9" w:rsidRDefault="00940D46" w:rsidP="00940D46">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this village and outside investors</w:t>
      </w:r>
    </w:p>
    <w:tbl>
      <w:tblPr>
        <w:tblStyle w:val="TableGrid"/>
        <w:tblW w:w="12132" w:type="dxa"/>
        <w:tblInd w:w="-504" w:type="dxa"/>
        <w:tblLayout w:type="fixed"/>
        <w:tblLook w:val="04A0" w:firstRow="1" w:lastRow="0" w:firstColumn="1" w:lastColumn="0" w:noHBand="0" w:noVBand="1"/>
      </w:tblPr>
      <w:tblGrid>
        <w:gridCol w:w="789"/>
        <w:gridCol w:w="1263"/>
        <w:gridCol w:w="1080"/>
        <w:gridCol w:w="1080"/>
        <w:gridCol w:w="1080"/>
        <w:gridCol w:w="1260"/>
        <w:gridCol w:w="2790"/>
        <w:gridCol w:w="2790"/>
      </w:tblGrid>
      <w:tr w:rsidR="00940D46" w14:paraId="685147D0" w14:textId="77777777" w:rsidTr="00940D46">
        <w:tc>
          <w:tcPr>
            <w:tcW w:w="789" w:type="dxa"/>
          </w:tcPr>
          <w:p w14:paraId="2040720C" w14:textId="77777777" w:rsidR="00940D46" w:rsidRPr="00560CD9" w:rsidRDefault="00940D46" w:rsidP="00940D46">
            <w:pPr>
              <w:rPr>
                <w:rFonts w:eastAsia="Times New Roman" w:cs="Times New Roman"/>
                <w:bCs/>
                <w:color w:val="000000"/>
              </w:rPr>
            </w:pPr>
          </w:p>
        </w:tc>
        <w:tc>
          <w:tcPr>
            <w:tcW w:w="1263" w:type="dxa"/>
          </w:tcPr>
          <w:p w14:paraId="63640256" w14:textId="0CA64D32" w:rsidR="00940D46" w:rsidRPr="00560CD9" w:rsidRDefault="0047073D" w:rsidP="00940D46">
            <w:pPr>
              <w:rPr>
                <w:rFonts w:eastAsia="Times New Roman" w:cs="Times New Roman"/>
                <w:bCs/>
                <w:color w:val="000000"/>
              </w:rPr>
            </w:pPr>
            <w:r>
              <w:rPr>
                <w:rFonts w:eastAsia="Times New Roman" w:cs="Times New Roman"/>
                <w:bCs/>
                <w:color w:val="000000"/>
              </w:rPr>
              <w:t>I.70</w:t>
            </w:r>
          </w:p>
        </w:tc>
        <w:tc>
          <w:tcPr>
            <w:tcW w:w="1080" w:type="dxa"/>
          </w:tcPr>
          <w:p w14:paraId="0EBA7E21" w14:textId="0C08BB03"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71</w:t>
            </w:r>
          </w:p>
        </w:tc>
        <w:tc>
          <w:tcPr>
            <w:tcW w:w="1080" w:type="dxa"/>
          </w:tcPr>
          <w:p w14:paraId="23856625" w14:textId="0B77F878"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72</w:t>
            </w:r>
          </w:p>
        </w:tc>
        <w:tc>
          <w:tcPr>
            <w:tcW w:w="1080" w:type="dxa"/>
          </w:tcPr>
          <w:p w14:paraId="4FAC6F15" w14:textId="4AADC5B7"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73</w:t>
            </w:r>
          </w:p>
        </w:tc>
        <w:tc>
          <w:tcPr>
            <w:tcW w:w="1260" w:type="dxa"/>
          </w:tcPr>
          <w:p w14:paraId="252E6A13" w14:textId="254D69BB"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74</w:t>
            </w:r>
          </w:p>
        </w:tc>
        <w:tc>
          <w:tcPr>
            <w:tcW w:w="2790" w:type="dxa"/>
          </w:tcPr>
          <w:p w14:paraId="00A80E88" w14:textId="1635E6A0" w:rsidR="00940D46" w:rsidRPr="00560CD9" w:rsidRDefault="0047073D" w:rsidP="00940D46">
            <w:pPr>
              <w:rPr>
                <w:rFonts w:eastAsia="Times New Roman" w:cs="Times New Roman"/>
                <w:bCs/>
                <w:color w:val="000000"/>
              </w:rPr>
            </w:pPr>
            <w:r>
              <w:rPr>
                <w:rFonts w:eastAsia="Times New Roman" w:cs="Times New Roman"/>
                <w:bCs/>
                <w:color w:val="000000"/>
              </w:rPr>
              <w:t>I.75</w:t>
            </w:r>
          </w:p>
        </w:tc>
        <w:tc>
          <w:tcPr>
            <w:tcW w:w="2790" w:type="dxa"/>
          </w:tcPr>
          <w:p w14:paraId="4A4230A7" w14:textId="2555633A" w:rsidR="00940D46" w:rsidRPr="00560CD9" w:rsidRDefault="00940D46" w:rsidP="00940D46">
            <w:pPr>
              <w:rPr>
                <w:rFonts w:eastAsia="Times New Roman" w:cs="Times New Roman"/>
                <w:bCs/>
                <w:color w:val="000000"/>
              </w:rPr>
            </w:pPr>
            <w:r>
              <w:rPr>
                <w:rFonts w:eastAsia="Times New Roman" w:cs="Times New Roman"/>
                <w:bCs/>
                <w:color w:val="000000"/>
              </w:rPr>
              <w:t>I.</w:t>
            </w:r>
            <w:r w:rsidR="0047073D">
              <w:rPr>
                <w:rFonts w:eastAsia="Times New Roman" w:cs="Times New Roman"/>
                <w:bCs/>
                <w:color w:val="000000"/>
              </w:rPr>
              <w:t>76</w:t>
            </w:r>
          </w:p>
        </w:tc>
      </w:tr>
      <w:tr w:rsidR="00940D46" w14:paraId="77E71262" w14:textId="77777777" w:rsidTr="00940D46">
        <w:tc>
          <w:tcPr>
            <w:tcW w:w="789" w:type="dxa"/>
          </w:tcPr>
          <w:p w14:paraId="113CF75E" w14:textId="77777777" w:rsidR="00940D46" w:rsidRDefault="00940D46" w:rsidP="00940D46">
            <w:pPr>
              <w:rPr>
                <w:rFonts w:eastAsia="Times New Roman" w:cs="Times New Roman"/>
                <w:b/>
                <w:bCs/>
                <w:color w:val="000000"/>
              </w:rPr>
            </w:pPr>
            <w:r>
              <w:rPr>
                <w:rFonts w:eastAsia="Times New Roman" w:cs="Times New Roman"/>
                <w:b/>
                <w:bCs/>
                <w:color w:val="000000"/>
              </w:rPr>
              <w:t>Forest</w:t>
            </w:r>
          </w:p>
        </w:tc>
        <w:tc>
          <w:tcPr>
            <w:tcW w:w="1263" w:type="dxa"/>
          </w:tcPr>
          <w:p w14:paraId="6AEA8DD7" w14:textId="77777777" w:rsidR="00940D46" w:rsidRDefault="00940D46" w:rsidP="00940D46">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hunting or fishing</w:t>
            </w:r>
            <w:r>
              <w:rPr>
                <w:rFonts w:eastAsia="Times New Roman" w:cs="Times New Roman"/>
                <w:bCs/>
                <w:color w:val="000000"/>
              </w:rPr>
              <w:t xml:space="preserve">? </w:t>
            </w:r>
          </w:p>
          <w:p w14:paraId="43504FE4" w14:textId="77777777" w:rsidR="00940D46" w:rsidRDefault="00940D46" w:rsidP="00940D46">
            <w:pPr>
              <w:rPr>
                <w:rFonts w:eastAsia="Times New Roman" w:cs="Times New Roman"/>
                <w:bCs/>
                <w:color w:val="000000"/>
              </w:rPr>
            </w:pPr>
            <w:r>
              <w:rPr>
                <w:rFonts w:eastAsia="Times New Roman" w:cs="Times New Roman"/>
                <w:bCs/>
                <w:color w:val="000000"/>
              </w:rPr>
              <w:t>0-No</w:t>
            </w:r>
          </w:p>
          <w:p w14:paraId="7B15AF1F" w14:textId="77777777" w:rsidR="00940D46" w:rsidRDefault="00940D46" w:rsidP="00940D46">
            <w:pPr>
              <w:rPr>
                <w:rFonts w:eastAsia="Times New Roman" w:cs="Times New Roman"/>
                <w:bCs/>
                <w:color w:val="000000"/>
              </w:rPr>
            </w:pPr>
            <w:r>
              <w:rPr>
                <w:rFonts w:eastAsia="Times New Roman" w:cs="Times New Roman"/>
                <w:bCs/>
                <w:color w:val="000000"/>
              </w:rPr>
              <w:t>1=Yes</w:t>
            </w:r>
          </w:p>
          <w:p w14:paraId="09EC3B8A" w14:textId="59042EF3" w:rsidR="00940D46" w:rsidRPr="00560CD9" w:rsidRDefault="00940D46" w:rsidP="00940D46">
            <w:pPr>
              <w:rPr>
                <w:rFonts w:eastAsia="Times New Roman" w:cs="Times New Roman"/>
                <w:bCs/>
                <w:i/>
                <w:color w:val="000000"/>
              </w:rPr>
            </w:pPr>
            <w:r>
              <w:rPr>
                <w:rFonts w:eastAsia="Times New Roman" w:cs="Times New Roman"/>
                <w:bCs/>
                <w:i/>
                <w:color w:val="000000"/>
              </w:rPr>
              <w:t>If 0, skip to I.</w:t>
            </w:r>
            <w:r w:rsidR="0047073D">
              <w:rPr>
                <w:rFonts w:eastAsia="Times New Roman" w:cs="Times New Roman"/>
                <w:bCs/>
                <w:i/>
                <w:color w:val="000000"/>
              </w:rPr>
              <w:t>75</w:t>
            </w:r>
          </w:p>
        </w:tc>
        <w:tc>
          <w:tcPr>
            <w:tcW w:w="1080" w:type="dxa"/>
          </w:tcPr>
          <w:p w14:paraId="46B4D99A"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230CB2D4"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935263D" w14:textId="77777777" w:rsidR="00940D46" w:rsidRDefault="00940D46" w:rsidP="00940D46">
            <w:pPr>
              <w:rPr>
                <w:rFonts w:eastAsia="Times New Roman" w:cs="Times New Roman"/>
                <w:bCs/>
                <w:color w:val="000000"/>
              </w:rPr>
            </w:pPr>
            <w:r>
              <w:rPr>
                <w:rFonts w:eastAsia="Times New Roman" w:cs="Times New Roman"/>
                <w:bCs/>
                <w:color w:val="000000"/>
              </w:rPr>
              <w:t xml:space="preserve">Who helped to resolve this conflict? </w:t>
            </w:r>
          </w:p>
          <w:p w14:paraId="4708C6FB"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See code I.1</w:t>
            </w:r>
          </w:p>
          <w:p w14:paraId="36C65656" w14:textId="77777777" w:rsidR="00940D46" w:rsidRPr="00560CD9" w:rsidRDefault="00940D46" w:rsidP="00940D46">
            <w:pPr>
              <w:rPr>
                <w:rFonts w:eastAsia="Times New Roman" w:cs="Times New Roman"/>
                <w:bCs/>
                <w:i/>
                <w:color w:val="000000"/>
              </w:rPr>
            </w:pPr>
            <w:r>
              <w:rPr>
                <w:rFonts w:eastAsia="Times New Roman" w:cs="Times New Roman"/>
                <w:bCs/>
                <w:i/>
                <w:color w:val="000000"/>
              </w:rPr>
              <w:t>Select all that apply</w:t>
            </w:r>
          </w:p>
        </w:tc>
        <w:tc>
          <w:tcPr>
            <w:tcW w:w="1260" w:type="dxa"/>
          </w:tcPr>
          <w:p w14:paraId="71EB0232" w14:textId="77777777" w:rsidR="00940D46" w:rsidRPr="00560CD9" w:rsidRDefault="00940D46" w:rsidP="00940D46">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2790" w:type="dxa"/>
          </w:tcPr>
          <w:p w14:paraId="5FC03A03" w14:textId="77777777" w:rsidR="00940D46" w:rsidRDefault="00940D46" w:rsidP="00940D46">
            <w:pPr>
              <w:rPr>
                <w:rFonts w:eastAsia="Calibri" w:cs="Times New Roman"/>
              </w:rPr>
            </w:pPr>
            <w:r w:rsidRPr="00AC7CBE">
              <w:rPr>
                <w:rFonts w:eastAsia="Calibri" w:cs="Times New Roman"/>
              </w:rPr>
              <w:t xml:space="preserve">Compared to 3 years ago, do you think the frequency of </w:t>
            </w:r>
            <w:ins w:id="848"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w:t>
            </w:r>
            <w:r>
              <w:rPr>
                <w:rFonts w:eastAsia="Calibri" w:cs="Times New Roman"/>
              </w:rPr>
              <w:t>r</w:t>
            </w:r>
            <w:r w:rsidRPr="00AC7CBE">
              <w:rPr>
                <w:rFonts w:eastAsia="Calibri" w:cs="Times New Roman"/>
              </w:rPr>
              <w:t xml:space="preserve"> village and other villages has increased, decreased, or stayed the same?</w:t>
            </w:r>
          </w:p>
          <w:p w14:paraId="6C7E7D0C" w14:textId="77777777" w:rsidR="00940D46" w:rsidRPr="00AC7CBE" w:rsidRDefault="00940D46" w:rsidP="00940D46">
            <w:pPr>
              <w:contextualSpacing/>
              <w:rPr>
                <w:rFonts w:cs="Times New Roman"/>
                <w:w w:val="105"/>
              </w:rPr>
            </w:pPr>
            <w:r w:rsidRPr="00AC7CBE">
              <w:rPr>
                <w:rFonts w:cs="Times New Roman"/>
                <w:w w:val="105"/>
              </w:rPr>
              <w:t>1=Increased</w:t>
            </w:r>
          </w:p>
          <w:p w14:paraId="4B902E25" w14:textId="77777777" w:rsidR="00940D46" w:rsidRPr="00AC7CBE" w:rsidRDefault="00940D46" w:rsidP="00940D46">
            <w:pPr>
              <w:contextualSpacing/>
              <w:rPr>
                <w:rFonts w:cs="Times New Roman"/>
                <w:w w:val="105"/>
              </w:rPr>
            </w:pPr>
            <w:r w:rsidRPr="00AC7CBE">
              <w:rPr>
                <w:rFonts w:cs="Times New Roman"/>
                <w:w w:val="105"/>
              </w:rPr>
              <w:t>2=Decreased</w:t>
            </w:r>
          </w:p>
          <w:p w14:paraId="754713C9" w14:textId="77777777" w:rsidR="00940D46" w:rsidRPr="00AC7CBE" w:rsidRDefault="00940D46" w:rsidP="00940D46">
            <w:pPr>
              <w:contextualSpacing/>
              <w:rPr>
                <w:rFonts w:cs="Times New Roman"/>
                <w:w w:val="105"/>
              </w:rPr>
            </w:pPr>
            <w:r w:rsidRPr="00AC7CBE">
              <w:rPr>
                <w:rFonts w:cs="Times New Roman"/>
                <w:w w:val="105"/>
              </w:rPr>
              <w:t>3=Remained the same</w:t>
            </w:r>
          </w:p>
          <w:p w14:paraId="42CEF7C3" w14:textId="77777777" w:rsidR="00940D46" w:rsidRPr="00AC7CBE" w:rsidRDefault="00940D46" w:rsidP="00940D46">
            <w:pPr>
              <w:contextualSpacing/>
              <w:rPr>
                <w:rFonts w:cs="Times New Roman"/>
                <w:w w:val="105"/>
              </w:rPr>
            </w:pPr>
            <w:r w:rsidRPr="00AC7CBE">
              <w:rPr>
                <w:rFonts w:cs="Times New Roman"/>
                <w:w w:val="105"/>
              </w:rPr>
              <w:t>97=Other, please specify</w:t>
            </w:r>
          </w:p>
          <w:p w14:paraId="1903C37E" w14:textId="77777777" w:rsidR="00940D46" w:rsidRPr="00AC7CBE" w:rsidRDefault="00940D46" w:rsidP="00940D46">
            <w:pPr>
              <w:contextualSpacing/>
              <w:rPr>
                <w:rFonts w:cs="Times New Roman"/>
                <w:w w:val="105"/>
              </w:rPr>
            </w:pPr>
            <w:r w:rsidRPr="00AC7CBE">
              <w:rPr>
                <w:rFonts w:cs="Times New Roman"/>
                <w:w w:val="105"/>
              </w:rPr>
              <w:t>888=Don’t know</w:t>
            </w:r>
          </w:p>
          <w:p w14:paraId="406F6F79" w14:textId="77777777" w:rsidR="00940D46" w:rsidRPr="00560CD9" w:rsidRDefault="00940D46" w:rsidP="00940D46">
            <w:pPr>
              <w:rPr>
                <w:rFonts w:eastAsia="Times New Roman" w:cs="Times New Roman"/>
                <w:bCs/>
                <w:i/>
                <w:color w:val="000000"/>
              </w:rPr>
            </w:pPr>
            <w:r w:rsidRPr="00AC7CBE">
              <w:rPr>
                <w:rFonts w:cs="Times New Roman"/>
                <w:w w:val="105"/>
              </w:rPr>
              <w:t>999=Preferred not to answer</w:t>
            </w:r>
          </w:p>
        </w:tc>
        <w:tc>
          <w:tcPr>
            <w:tcW w:w="2790" w:type="dxa"/>
          </w:tcPr>
          <w:p w14:paraId="0E143F5D" w14:textId="77777777" w:rsidR="00940D46" w:rsidRDefault="00940D46" w:rsidP="00940D46">
            <w:pPr>
              <w:rPr>
                <w:rFonts w:eastAsia="Times New Roman" w:cs="Times New Roman"/>
                <w:bCs/>
                <w:color w:val="000000"/>
              </w:rPr>
            </w:pPr>
            <w:r w:rsidRPr="00AC7CBE">
              <w:rPr>
                <w:rFonts w:eastAsia="Calibri" w:cs="Times New Roman"/>
              </w:rPr>
              <w:t xml:space="preserve">Compared to 3 years ago, do you think the intensity of </w:t>
            </w:r>
            <w:ins w:id="849"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your village and other villages has increased, decreased, or stayed the same?</w:t>
            </w:r>
          </w:p>
          <w:p w14:paraId="39CF946C" w14:textId="77777777" w:rsidR="00940D46" w:rsidRPr="00AC7CBE" w:rsidRDefault="00940D46" w:rsidP="00940D46">
            <w:pPr>
              <w:contextualSpacing/>
              <w:rPr>
                <w:rFonts w:cs="Times New Roman"/>
                <w:w w:val="105"/>
              </w:rPr>
            </w:pPr>
            <w:r w:rsidRPr="00AC7CBE">
              <w:rPr>
                <w:rFonts w:cs="Times New Roman"/>
                <w:w w:val="105"/>
              </w:rPr>
              <w:t>1=Increased</w:t>
            </w:r>
          </w:p>
          <w:p w14:paraId="6B7DD191" w14:textId="77777777" w:rsidR="00940D46" w:rsidRPr="00AC7CBE" w:rsidRDefault="00940D46" w:rsidP="00940D46">
            <w:pPr>
              <w:contextualSpacing/>
              <w:rPr>
                <w:rFonts w:cs="Times New Roman"/>
                <w:w w:val="105"/>
              </w:rPr>
            </w:pPr>
            <w:r w:rsidRPr="00AC7CBE">
              <w:rPr>
                <w:rFonts w:cs="Times New Roman"/>
                <w:w w:val="105"/>
              </w:rPr>
              <w:t>2=Decreased</w:t>
            </w:r>
          </w:p>
          <w:p w14:paraId="54DD9BD0" w14:textId="77777777" w:rsidR="00940D46" w:rsidRPr="00AC7CBE" w:rsidRDefault="00940D46" w:rsidP="00940D46">
            <w:pPr>
              <w:contextualSpacing/>
              <w:rPr>
                <w:rFonts w:cs="Times New Roman"/>
                <w:w w:val="105"/>
              </w:rPr>
            </w:pPr>
            <w:r w:rsidRPr="00AC7CBE">
              <w:rPr>
                <w:rFonts w:cs="Times New Roman"/>
                <w:w w:val="105"/>
              </w:rPr>
              <w:t>3=Remained the same</w:t>
            </w:r>
          </w:p>
          <w:p w14:paraId="54AF6961" w14:textId="77777777" w:rsidR="00940D46" w:rsidRPr="00AC7CBE" w:rsidRDefault="00940D46" w:rsidP="00940D46">
            <w:pPr>
              <w:contextualSpacing/>
              <w:rPr>
                <w:rFonts w:cs="Times New Roman"/>
                <w:w w:val="105"/>
              </w:rPr>
            </w:pPr>
            <w:r w:rsidRPr="00AC7CBE">
              <w:rPr>
                <w:rFonts w:cs="Times New Roman"/>
                <w:w w:val="105"/>
              </w:rPr>
              <w:t>97=Other, please specify</w:t>
            </w:r>
          </w:p>
          <w:p w14:paraId="686AA0E0" w14:textId="77777777" w:rsidR="00940D46" w:rsidRPr="00AC7CBE" w:rsidRDefault="00940D46" w:rsidP="00940D46">
            <w:pPr>
              <w:contextualSpacing/>
              <w:rPr>
                <w:rFonts w:cs="Times New Roman"/>
                <w:w w:val="105"/>
              </w:rPr>
            </w:pPr>
            <w:r w:rsidRPr="00AC7CBE">
              <w:rPr>
                <w:rFonts w:cs="Times New Roman"/>
                <w:w w:val="105"/>
              </w:rPr>
              <w:t>888=Don’t know</w:t>
            </w:r>
          </w:p>
          <w:p w14:paraId="5DAAAE21" w14:textId="77777777" w:rsidR="00940D46" w:rsidRPr="00560CD9" w:rsidRDefault="00940D46" w:rsidP="00940D46">
            <w:pPr>
              <w:rPr>
                <w:rFonts w:eastAsia="Times New Roman" w:cs="Times New Roman"/>
                <w:bCs/>
                <w:color w:val="000000"/>
              </w:rPr>
            </w:pPr>
            <w:r w:rsidRPr="00AC7CBE">
              <w:rPr>
                <w:rFonts w:cs="Times New Roman"/>
                <w:w w:val="105"/>
              </w:rPr>
              <w:t>999=Preferred not to answer</w:t>
            </w:r>
          </w:p>
        </w:tc>
      </w:tr>
      <w:tr w:rsidR="00940D46" w14:paraId="5241BA12" w14:textId="77777777" w:rsidTr="00940D46">
        <w:tc>
          <w:tcPr>
            <w:tcW w:w="789" w:type="dxa"/>
          </w:tcPr>
          <w:p w14:paraId="76B9371A" w14:textId="77777777" w:rsidR="00940D46" w:rsidRDefault="00940D46" w:rsidP="00940D46">
            <w:pPr>
              <w:rPr>
                <w:rFonts w:eastAsia="Times New Roman" w:cs="Times New Roman"/>
                <w:b/>
                <w:bCs/>
                <w:color w:val="000000"/>
              </w:rPr>
            </w:pPr>
            <w:r>
              <w:rPr>
                <w:rFonts w:eastAsia="Times New Roman" w:cs="Times New Roman"/>
                <w:b/>
                <w:bCs/>
                <w:color w:val="000000"/>
              </w:rPr>
              <w:t>1</w:t>
            </w:r>
          </w:p>
        </w:tc>
        <w:tc>
          <w:tcPr>
            <w:tcW w:w="1263" w:type="dxa"/>
          </w:tcPr>
          <w:p w14:paraId="3A83EA3D" w14:textId="77777777" w:rsidR="00940D46" w:rsidRDefault="00940D46" w:rsidP="00940D46">
            <w:pPr>
              <w:rPr>
                <w:rFonts w:eastAsia="Times New Roman" w:cs="Times New Roman"/>
                <w:b/>
                <w:bCs/>
                <w:color w:val="000000"/>
              </w:rPr>
            </w:pPr>
          </w:p>
        </w:tc>
        <w:tc>
          <w:tcPr>
            <w:tcW w:w="1080" w:type="dxa"/>
          </w:tcPr>
          <w:p w14:paraId="71BE017F" w14:textId="77777777" w:rsidR="00940D46" w:rsidRDefault="00940D46" w:rsidP="00940D46">
            <w:pPr>
              <w:rPr>
                <w:rFonts w:eastAsia="Times New Roman" w:cs="Times New Roman"/>
                <w:b/>
                <w:bCs/>
                <w:color w:val="000000"/>
              </w:rPr>
            </w:pPr>
          </w:p>
        </w:tc>
        <w:tc>
          <w:tcPr>
            <w:tcW w:w="1080" w:type="dxa"/>
          </w:tcPr>
          <w:p w14:paraId="214C4F16" w14:textId="77777777" w:rsidR="00940D46" w:rsidRDefault="00940D46" w:rsidP="00940D46">
            <w:pPr>
              <w:rPr>
                <w:rFonts w:eastAsia="Times New Roman" w:cs="Times New Roman"/>
                <w:b/>
                <w:bCs/>
                <w:color w:val="000000"/>
              </w:rPr>
            </w:pPr>
          </w:p>
        </w:tc>
        <w:tc>
          <w:tcPr>
            <w:tcW w:w="1080" w:type="dxa"/>
          </w:tcPr>
          <w:p w14:paraId="0782D2D7" w14:textId="77777777" w:rsidR="00940D46" w:rsidRDefault="00940D46" w:rsidP="00940D46">
            <w:pPr>
              <w:rPr>
                <w:rFonts w:eastAsia="Times New Roman" w:cs="Times New Roman"/>
                <w:b/>
                <w:bCs/>
                <w:color w:val="000000"/>
              </w:rPr>
            </w:pPr>
          </w:p>
        </w:tc>
        <w:tc>
          <w:tcPr>
            <w:tcW w:w="1260" w:type="dxa"/>
          </w:tcPr>
          <w:p w14:paraId="40DF3F66" w14:textId="77777777" w:rsidR="00940D46" w:rsidRDefault="00940D46" w:rsidP="00940D46">
            <w:pPr>
              <w:rPr>
                <w:rFonts w:eastAsia="Times New Roman" w:cs="Times New Roman"/>
                <w:b/>
                <w:bCs/>
                <w:color w:val="000000"/>
              </w:rPr>
            </w:pPr>
          </w:p>
        </w:tc>
        <w:tc>
          <w:tcPr>
            <w:tcW w:w="2790" w:type="dxa"/>
          </w:tcPr>
          <w:p w14:paraId="4F8FF5DC" w14:textId="77777777" w:rsidR="00940D46" w:rsidRDefault="00940D46" w:rsidP="00940D46">
            <w:pPr>
              <w:rPr>
                <w:rFonts w:eastAsia="Times New Roman" w:cs="Times New Roman"/>
                <w:b/>
                <w:bCs/>
                <w:color w:val="000000"/>
              </w:rPr>
            </w:pPr>
          </w:p>
        </w:tc>
        <w:tc>
          <w:tcPr>
            <w:tcW w:w="2790" w:type="dxa"/>
          </w:tcPr>
          <w:p w14:paraId="60D7CF8A" w14:textId="77777777" w:rsidR="00940D46" w:rsidRDefault="00940D46" w:rsidP="00940D46">
            <w:pPr>
              <w:rPr>
                <w:rFonts w:eastAsia="Times New Roman" w:cs="Times New Roman"/>
                <w:b/>
                <w:bCs/>
                <w:color w:val="000000"/>
              </w:rPr>
            </w:pPr>
          </w:p>
        </w:tc>
      </w:tr>
      <w:tr w:rsidR="00940D46" w14:paraId="6C00B9EB" w14:textId="77777777" w:rsidTr="00940D46">
        <w:tc>
          <w:tcPr>
            <w:tcW w:w="789" w:type="dxa"/>
          </w:tcPr>
          <w:p w14:paraId="3E8C35AE" w14:textId="77777777" w:rsidR="00940D46" w:rsidRDefault="00940D46" w:rsidP="00940D46">
            <w:pPr>
              <w:rPr>
                <w:rFonts w:eastAsia="Times New Roman" w:cs="Times New Roman"/>
                <w:b/>
                <w:bCs/>
                <w:color w:val="000000"/>
              </w:rPr>
            </w:pPr>
            <w:r>
              <w:rPr>
                <w:rFonts w:eastAsia="Times New Roman" w:cs="Times New Roman"/>
                <w:b/>
                <w:bCs/>
                <w:color w:val="000000"/>
              </w:rPr>
              <w:t>2</w:t>
            </w:r>
          </w:p>
        </w:tc>
        <w:tc>
          <w:tcPr>
            <w:tcW w:w="1263" w:type="dxa"/>
          </w:tcPr>
          <w:p w14:paraId="23F438B1" w14:textId="77777777" w:rsidR="00940D46" w:rsidRDefault="00940D46" w:rsidP="00940D46">
            <w:pPr>
              <w:rPr>
                <w:rFonts w:eastAsia="Times New Roman" w:cs="Times New Roman"/>
                <w:b/>
                <w:bCs/>
                <w:color w:val="000000"/>
              </w:rPr>
            </w:pPr>
          </w:p>
        </w:tc>
        <w:tc>
          <w:tcPr>
            <w:tcW w:w="1080" w:type="dxa"/>
          </w:tcPr>
          <w:p w14:paraId="6B2FA807" w14:textId="77777777" w:rsidR="00940D46" w:rsidRDefault="00940D46" w:rsidP="00940D46">
            <w:pPr>
              <w:rPr>
                <w:rFonts w:eastAsia="Times New Roman" w:cs="Times New Roman"/>
                <w:b/>
                <w:bCs/>
                <w:color w:val="000000"/>
              </w:rPr>
            </w:pPr>
          </w:p>
        </w:tc>
        <w:tc>
          <w:tcPr>
            <w:tcW w:w="1080" w:type="dxa"/>
          </w:tcPr>
          <w:p w14:paraId="1E4E0A8F" w14:textId="77777777" w:rsidR="00940D46" w:rsidRDefault="00940D46" w:rsidP="00940D46">
            <w:pPr>
              <w:rPr>
                <w:rFonts w:eastAsia="Times New Roman" w:cs="Times New Roman"/>
                <w:b/>
                <w:bCs/>
                <w:color w:val="000000"/>
              </w:rPr>
            </w:pPr>
          </w:p>
        </w:tc>
        <w:tc>
          <w:tcPr>
            <w:tcW w:w="1080" w:type="dxa"/>
          </w:tcPr>
          <w:p w14:paraId="32F7C6B9" w14:textId="77777777" w:rsidR="00940D46" w:rsidRDefault="00940D46" w:rsidP="00940D46">
            <w:pPr>
              <w:rPr>
                <w:rFonts w:eastAsia="Times New Roman" w:cs="Times New Roman"/>
                <w:b/>
                <w:bCs/>
                <w:color w:val="000000"/>
              </w:rPr>
            </w:pPr>
          </w:p>
        </w:tc>
        <w:tc>
          <w:tcPr>
            <w:tcW w:w="1260" w:type="dxa"/>
          </w:tcPr>
          <w:p w14:paraId="668F7894" w14:textId="77777777" w:rsidR="00940D46" w:rsidRDefault="00940D46" w:rsidP="00940D46">
            <w:pPr>
              <w:rPr>
                <w:rFonts w:eastAsia="Times New Roman" w:cs="Times New Roman"/>
                <w:b/>
                <w:bCs/>
                <w:color w:val="000000"/>
              </w:rPr>
            </w:pPr>
          </w:p>
        </w:tc>
        <w:tc>
          <w:tcPr>
            <w:tcW w:w="2790" w:type="dxa"/>
          </w:tcPr>
          <w:p w14:paraId="2911A9A6" w14:textId="77777777" w:rsidR="00940D46" w:rsidRDefault="00940D46" w:rsidP="00940D46">
            <w:pPr>
              <w:rPr>
                <w:rFonts w:eastAsia="Times New Roman" w:cs="Times New Roman"/>
                <w:b/>
                <w:bCs/>
                <w:color w:val="000000"/>
              </w:rPr>
            </w:pPr>
          </w:p>
        </w:tc>
        <w:tc>
          <w:tcPr>
            <w:tcW w:w="2790" w:type="dxa"/>
          </w:tcPr>
          <w:p w14:paraId="25A5FDA7" w14:textId="77777777" w:rsidR="00940D46" w:rsidRDefault="00940D46" w:rsidP="00940D46">
            <w:pPr>
              <w:rPr>
                <w:rFonts w:eastAsia="Times New Roman" w:cs="Times New Roman"/>
                <w:b/>
                <w:bCs/>
                <w:color w:val="000000"/>
              </w:rPr>
            </w:pPr>
          </w:p>
        </w:tc>
      </w:tr>
      <w:tr w:rsidR="00940D46" w14:paraId="5540232C" w14:textId="77777777" w:rsidTr="00940D46">
        <w:tc>
          <w:tcPr>
            <w:tcW w:w="789" w:type="dxa"/>
          </w:tcPr>
          <w:p w14:paraId="72E96CCC" w14:textId="77777777" w:rsidR="00940D46" w:rsidRDefault="00940D46" w:rsidP="00940D46">
            <w:pPr>
              <w:rPr>
                <w:rFonts w:eastAsia="Times New Roman" w:cs="Times New Roman"/>
                <w:b/>
                <w:bCs/>
                <w:color w:val="000000"/>
              </w:rPr>
            </w:pPr>
            <w:r>
              <w:rPr>
                <w:rFonts w:eastAsia="Times New Roman" w:cs="Times New Roman"/>
                <w:b/>
                <w:bCs/>
                <w:color w:val="000000"/>
              </w:rPr>
              <w:t>3</w:t>
            </w:r>
          </w:p>
        </w:tc>
        <w:tc>
          <w:tcPr>
            <w:tcW w:w="1263" w:type="dxa"/>
          </w:tcPr>
          <w:p w14:paraId="7FFFB4D5" w14:textId="77777777" w:rsidR="00940D46" w:rsidRDefault="00940D46" w:rsidP="00940D46">
            <w:pPr>
              <w:rPr>
                <w:rFonts w:eastAsia="Times New Roman" w:cs="Times New Roman"/>
                <w:b/>
                <w:bCs/>
                <w:color w:val="000000"/>
              </w:rPr>
            </w:pPr>
          </w:p>
        </w:tc>
        <w:tc>
          <w:tcPr>
            <w:tcW w:w="1080" w:type="dxa"/>
          </w:tcPr>
          <w:p w14:paraId="0FC950C9" w14:textId="77777777" w:rsidR="00940D46" w:rsidRDefault="00940D46" w:rsidP="00940D46">
            <w:pPr>
              <w:rPr>
                <w:rFonts w:eastAsia="Times New Roman" w:cs="Times New Roman"/>
                <w:b/>
                <w:bCs/>
                <w:color w:val="000000"/>
              </w:rPr>
            </w:pPr>
          </w:p>
        </w:tc>
        <w:tc>
          <w:tcPr>
            <w:tcW w:w="1080" w:type="dxa"/>
          </w:tcPr>
          <w:p w14:paraId="392CD6CF" w14:textId="77777777" w:rsidR="00940D46" w:rsidRDefault="00940D46" w:rsidP="00940D46">
            <w:pPr>
              <w:rPr>
                <w:rFonts w:eastAsia="Times New Roman" w:cs="Times New Roman"/>
                <w:b/>
                <w:bCs/>
                <w:color w:val="000000"/>
              </w:rPr>
            </w:pPr>
          </w:p>
        </w:tc>
        <w:tc>
          <w:tcPr>
            <w:tcW w:w="1080" w:type="dxa"/>
          </w:tcPr>
          <w:p w14:paraId="083987FD" w14:textId="77777777" w:rsidR="00940D46" w:rsidRDefault="00940D46" w:rsidP="00940D46">
            <w:pPr>
              <w:rPr>
                <w:rFonts w:eastAsia="Times New Roman" w:cs="Times New Roman"/>
                <w:b/>
                <w:bCs/>
                <w:color w:val="000000"/>
              </w:rPr>
            </w:pPr>
          </w:p>
        </w:tc>
        <w:tc>
          <w:tcPr>
            <w:tcW w:w="1260" w:type="dxa"/>
          </w:tcPr>
          <w:p w14:paraId="22229EA6" w14:textId="77777777" w:rsidR="00940D46" w:rsidRDefault="00940D46" w:rsidP="00940D46">
            <w:pPr>
              <w:rPr>
                <w:rFonts w:eastAsia="Times New Roman" w:cs="Times New Roman"/>
                <w:b/>
                <w:bCs/>
                <w:color w:val="000000"/>
              </w:rPr>
            </w:pPr>
          </w:p>
        </w:tc>
        <w:tc>
          <w:tcPr>
            <w:tcW w:w="2790" w:type="dxa"/>
          </w:tcPr>
          <w:p w14:paraId="252D0073" w14:textId="77777777" w:rsidR="00940D46" w:rsidRDefault="00940D46" w:rsidP="00940D46">
            <w:pPr>
              <w:rPr>
                <w:rFonts w:eastAsia="Times New Roman" w:cs="Times New Roman"/>
                <w:b/>
                <w:bCs/>
                <w:color w:val="000000"/>
              </w:rPr>
            </w:pPr>
          </w:p>
        </w:tc>
        <w:tc>
          <w:tcPr>
            <w:tcW w:w="2790" w:type="dxa"/>
          </w:tcPr>
          <w:p w14:paraId="4A7713D1" w14:textId="77777777" w:rsidR="00940D46" w:rsidRDefault="00940D46" w:rsidP="00940D46">
            <w:pPr>
              <w:rPr>
                <w:rFonts w:eastAsia="Times New Roman" w:cs="Times New Roman"/>
                <w:b/>
                <w:bCs/>
                <w:color w:val="000000"/>
              </w:rPr>
            </w:pPr>
          </w:p>
        </w:tc>
      </w:tr>
      <w:tr w:rsidR="00940D46" w14:paraId="0BFFCA7F" w14:textId="77777777" w:rsidTr="00940D46">
        <w:tc>
          <w:tcPr>
            <w:tcW w:w="789" w:type="dxa"/>
          </w:tcPr>
          <w:p w14:paraId="18923E8E" w14:textId="77777777" w:rsidR="00940D46" w:rsidRDefault="00940D46" w:rsidP="00940D46">
            <w:pPr>
              <w:rPr>
                <w:rFonts w:eastAsia="Times New Roman" w:cs="Times New Roman"/>
                <w:b/>
                <w:bCs/>
                <w:color w:val="000000"/>
              </w:rPr>
            </w:pPr>
            <w:r>
              <w:rPr>
                <w:rFonts w:eastAsia="Times New Roman" w:cs="Times New Roman"/>
                <w:b/>
                <w:bCs/>
                <w:color w:val="000000"/>
              </w:rPr>
              <w:t>4</w:t>
            </w:r>
          </w:p>
        </w:tc>
        <w:tc>
          <w:tcPr>
            <w:tcW w:w="1263" w:type="dxa"/>
          </w:tcPr>
          <w:p w14:paraId="3D7692D2" w14:textId="77777777" w:rsidR="00940D46" w:rsidRDefault="00940D46" w:rsidP="00940D46">
            <w:pPr>
              <w:rPr>
                <w:rFonts w:eastAsia="Times New Roman" w:cs="Times New Roman"/>
                <w:b/>
                <w:bCs/>
                <w:color w:val="000000"/>
              </w:rPr>
            </w:pPr>
          </w:p>
        </w:tc>
        <w:tc>
          <w:tcPr>
            <w:tcW w:w="1080" w:type="dxa"/>
          </w:tcPr>
          <w:p w14:paraId="08EB55D6" w14:textId="77777777" w:rsidR="00940D46" w:rsidRDefault="00940D46" w:rsidP="00940D46">
            <w:pPr>
              <w:rPr>
                <w:rFonts w:eastAsia="Times New Roman" w:cs="Times New Roman"/>
                <w:b/>
                <w:bCs/>
                <w:color w:val="000000"/>
              </w:rPr>
            </w:pPr>
          </w:p>
        </w:tc>
        <w:tc>
          <w:tcPr>
            <w:tcW w:w="1080" w:type="dxa"/>
          </w:tcPr>
          <w:p w14:paraId="4748BA86" w14:textId="77777777" w:rsidR="00940D46" w:rsidRDefault="00940D46" w:rsidP="00940D46">
            <w:pPr>
              <w:rPr>
                <w:rFonts w:eastAsia="Times New Roman" w:cs="Times New Roman"/>
                <w:b/>
                <w:bCs/>
                <w:color w:val="000000"/>
              </w:rPr>
            </w:pPr>
          </w:p>
        </w:tc>
        <w:tc>
          <w:tcPr>
            <w:tcW w:w="1080" w:type="dxa"/>
          </w:tcPr>
          <w:p w14:paraId="4C2880F8" w14:textId="77777777" w:rsidR="00940D46" w:rsidRDefault="00940D46" w:rsidP="00940D46">
            <w:pPr>
              <w:rPr>
                <w:rFonts w:eastAsia="Times New Roman" w:cs="Times New Roman"/>
                <w:b/>
                <w:bCs/>
                <w:color w:val="000000"/>
              </w:rPr>
            </w:pPr>
          </w:p>
        </w:tc>
        <w:tc>
          <w:tcPr>
            <w:tcW w:w="1260" w:type="dxa"/>
          </w:tcPr>
          <w:p w14:paraId="48E87F36" w14:textId="77777777" w:rsidR="00940D46" w:rsidRDefault="00940D46" w:rsidP="00940D46">
            <w:pPr>
              <w:rPr>
                <w:rFonts w:eastAsia="Times New Roman" w:cs="Times New Roman"/>
                <w:b/>
                <w:bCs/>
                <w:color w:val="000000"/>
              </w:rPr>
            </w:pPr>
          </w:p>
        </w:tc>
        <w:tc>
          <w:tcPr>
            <w:tcW w:w="2790" w:type="dxa"/>
          </w:tcPr>
          <w:p w14:paraId="1A6521A5" w14:textId="77777777" w:rsidR="00940D46" w:rsidRDefault="00940D46" w:rsidP="00940D46">
            <w:pPr>
              <w:rPr>
                <w:rFonts w:eastAsia="Times New Roman" w:cs="Times New Roman"/>
                <w:b/>
                <w:bCs/>
                <w:color w:val="000000"/>
              </w:rPr>
            </w:pPr>
          </w:p>
        </w:tc>
        <w:tc>
          <w:tcPr>
            <w:tcW w:w="2790" w:type="dxa"/>
          </w:tcPr>
          <w:p w14:paraId="34C8876A" w14:textId="77777777" w:rsidR="00940D46" w:rsidRDefault="00940D46" w:rsidP="00940D46">
            <w:pPr>
              <w:rPr>
                <w:rFonts w:eastAsia="Times New Roman" w:cs="Times New Roman"/>
                <w:b/>
                <w:bCs/>
                <w:color w:val="000000"/>
              </w:rPr>
            </w:pPr>
          </w:p>
        </w:tc>
      </w:tr>
      <w:tr w:rsidR="00940D46" w14:paraId="37587DFE" w14:textId="77777777" w:rsidTr="00940D46">
        <w:tc>
          <w:tcPr>
            <w:tcW w:w="789" w:type="dxa"/>
          </w:tcPr>
          <w:p w14:paraId="6F082D92" w14:textId="77777777" w:rsidR="00940D46" w:rsidRDefault="00940D46" w:rsidP="00940D46">
            <w:pPr>
              <w:rPr>
                <w:rFonts w:eastAsia="Times New Roman" w:cs="Times New Roman"/>
                <w:b/>
                <w:bCs/>
                <w:color w:val="000000"/>
              </w:rPr>
            </w:pPr>
            <w:r>
              <w:rPr>
                <w:rFonts w:eastAsia="Times New Roman" w:cs="Times New Roman"/>
                <w:b/>
                <w:bCs/>
                <w:color w:val="000000"/>
              </w:rPr>
              <w:t>5</w:t>
            </w:r>
          </w:p>
        </w:tc>
        <w:tc>
          <w:tcPr>
            <w:tcW w:w="1263" w:type="dxa"/>
          </w:tcPr>
          <w:p w14:paraId="27C9262A" w14:textId="77777777" w:rsidR="00940D46" w:rsidRDefault="00940D46" w:rsidP="00940D46">
            <w:pPr>
              <w:rPr>
                <w:rFonts w:eastAsia="Times New Roman" w:cs="Times New Roman"/>
                <w:b/>
                <w:bCs/>
                <w:color w:val="000000"/>
              </w:rPr>
            </w:pPr>
          </w:p>
        </w:tc>
        <w:tc>
          <w:tcPr>
            <w:tcW w:w="1080" w:type="dxa"/>
          </w:tcPr>
          <w:p w14:paraId="6AC9D0ED" w14:textId="77777777" w:rsidR="00940D46" w:rsidRDefault="00940D46" w:rsidP="00940D46">
            <w:pPr>
              <w:rPr>
                <w:rFonts w:eastAsia="Times New Roman" w:cs="Times New Roman"/>
                <w:b/>
                <w:bCs/>
                <w:color w:val="000000"/>
              </w:rPr>
            </w:pPr>
          </w:p>
        </w:tc>
        <w:tc>
          <w:tcPr>
            <w:tcW w:w="1080" w:type="dxa"/>
          </w:tcPr>
          <w:p w14:paraId="5B6112BA" w14:textId="77777777" w:rsidR="00940D46" w:rsidRDefault="00940D46" w:rsidP="00940D46">
            <w:pPr>
              <w:rPr>
                <w:rFonts w:eastAsia="Times New Roman" w:cs="Times New Roman"/>
                <w:b/>
                <w:bCs/>
                <w:color w:val="000000"/>
              </w:rPr>
            </w:pPr>
          </w:p>
        </w:tc>
        <w:tc>
          <w:tcPr>
            <w:tcW w:w="1080" w:type="dxa"/>
          </w:tcPr>
          <w:p w14:paraId="36184283" w14:textId="77777777" w:rsidR="00940D46" w:rsidRDefault="00940D46" w:rsidP="00940D46">
            <w:pPr>
              <w:rPr>
                <w:rFonts w:eastAsia="Times New Roman" w:cs="Times New Roman"/>
                <w:b/>
                <w:bCs/>
                <w:color w:val="000000"/>
              </w:rPr>
            </w:pPr>
          </w:p>
        </w:tc>
        <w:tc>
          <w:tcPr>
            <w:tcW w:w="1260" w:type="dxa"/>
          </w:tcPr>
          <w:p w14:paraId="5BBC665E" w14:textId="77777777" w:rsidR="00940D46" w:rsidRDefault="00940D46" w:rsidP="00940D46">
            <w:pPr>
              <w:rPr>
                <w:rFonts w:eastAsia="Times New Roman" w:cs="Times New Roman"/>
                <w:b/>
                <w:bCs/>
                <w:color w:val="000000"/>
              </w:rPr>
            </w:pPr>
          </w:p>
        </w:tc>
        <w:tc>
          <w:tcPr>
            <w:tcW w:w="2790" w:type="dxa"/>
          </w:tcPr>
          <w:p w14:paraId="65B008A0" w14:textId="77777777" w:rsidR="00940D46" w:rsidRDefault="00940D46" w:rsidP="00940D46">
            <w:pPr>
              <w:rPr>
                <w:rFonts w:eastAsia="Times New Roman" w:cs="Times New Roman"/>
                <w:b/>
                <w:bCs/>
                <w:color w:val="000000"/>
              </w:rPr>
            </w:pPr>
          </w:p>
        </w:tc>
        <w:tc>
          <w:tcPr>
            <w:tcW w:w="2790" w:type="dxa"/>
          </w:tcPr>
          <w:p w14:paraId="2D47D238" w14:textId="77777777" w:rsidR="00940D46" w:rsidRDefault="00940D46" w:rsidP="00940D46">
            <w:pPr>
              <w:rPr>
                <w:rFonts w:eastAsia="Times New Roman" w:cs="Times New Roman"/>
                <w:b/>
                <w:bCs/>
                <w:color w:val="000000"/>
              </w:rPr>
            </w:pPr>
          </w:p>
        </w:tc>
      </w:tr>
      <w:tr w:rsidR="00940D46" w14:paraId="334DBB73" w14:textId="77777777" w:rsidTr="00940D46">
        <w:tc>
          <w:tcPr>
            <w:tcW w:w="789" w:type="dxa"/>
          </w:tcPr>
          <w:p w14:paraId="58E65655" w14:textId="77777777" w:rsidR="00940D46" w:rsidRDefault="00940D46" w:rsidP="00940D46">
            <w:pPr>
              <w:rPr>
                <w:rFonts w:eastAsia="Times New Roman" w:cs="Times New Roman"/>
                <w:b/>
                <w:bCs/>
                <w:color w:val="000000"/>
              </w:rPr>
            </w:pPr>
            <w:r>
              <w:rPr>
                <w:rFonts w:eastAsia="Times New Roman" w:cs="Times New Roman"/>
                <w:b/>
                <w:bCs/>
                <w:color w:val="000000"/>
              </w:rPr>
              <w:t>6</w:t>
            </w:r>
          </w:p>
        </w:tc>
        <w:tc>
          <w:tcPr>
            <w:tcW w:w="1263" w:type="dxa"/>
          </w:tcPr>
          <w:p w14:paraId="178AEBA6" w14:textId="77777777" w:rsidR="00940D46" w:rsidRDefault="00940D46" w:rsidP="00940D46">
            <w:pPr>
              <w:rPr>
                <w:rFonts w:eastAsia="Times New Roman" w:cs="Times New Roman"/>
                <w:b/>
                <w:bCs/>
                <w:color w:val="000000"/>
              </w:rPr>
            </w:pPr>
          </w:p>
        </w:tc>
        <w:tc>
          <w:tcPr>
            <w:tcW w:w="1080" w:type="dxa"/>
          </w:tcPr>
          <w:p w14:paraId="477F00F1" w14:textId="77777777" w:rsidR="00940D46" w:rsidRDefault="00940D46" w:rsidP="00940D46">
            <w:pPr>
              <w:rPr>
                <w:rFonts w:eastAsia="Times New Roman" w:cs="Times New Roman"/>
                <w:b/>
                <w:bCs/>
                <w:color w:val="000000"/>
              </w:rPr>
            </w:pPr>
          </w:p>
        </w:tc>
        <w:tc>
          <w:tcPr>
            <w:tcW w:w="1080" w:type="dxa"/>
          </w:tcPr>
          <w:p w14:paraId="6E53FBE2" w14:textId="77777777" w:rsidR="00940D46" w:rsidRDefault="00940D46" w:rsidP="00940D46">
            <w:pPr>
              <w:rPr>
                <w:rFonts w:eastAsia="Times New Roman" w:cs="Times New Roman"/>
                <w:b/>
                <w:bCs/>
                <w:color w:val="000000"/>
              </w:rPr>
            </w:pPr>
          </w:p>
        </w:tc>
        <w:tc>
          <w:tcPr>
            <w:tcW w:w="1080" w:type="dxa"/>
          </w:tcPr>
          <w:p w14:paraId="26F3013E" w14:textId="77777777" w:rsidR="00940D46" w:rsidRDefault="00940D46" w:rsidP="00940D46">
            <w:pPr>
              <w:rPr>
                <w:rFonts w:eastAsia="Times New Roman" w:cs="Times New Roman"/>
                <w:b/>
                <w:bCs/>
                <w:color w:val="000000"/>
              </w:rPr>
            </w:pPr>
          </w:p>
        </w:tc>
        <w:tc>
          <w:tcPr>
            <w:tcW w:w="1260" w:type="dxa"/>
          </w:tcPr>
          <w:p w14:paraId="53836FFA" w14:textId="77777777" w:rsidR="00940D46" w:rsidRDefault="00940D46" w:rsidP="00940D46">
            <w:pPr>
              <w:rPr>
                <w:rFonts w:eastAsia="Times New Roman" w:cs="Times New Roman"/>
                <w:b/>
                <w:bCs/>
                <w:color w:val="000000"/>
              </w:rPr>
            </w:pPr>
          </w:p>
        </w:tc>
        <w:tc>
          <w:tcPr>
            <w:tcW w:w="2790" w:type="dxa"/>
          </w:tcPr>
          <w:p w14:paraId="746BBC75" w14:textId="77777777" w:rsidR="00940D46" w:rsidRDefault="00940D46" w:rsidP="00940D46">
            <w:pPr>
              <w:rPr>
                <w:rFonts w:eastAsia="Times New Roman" w:cs="Times New Roman"/>
                <w:b/>
                <w:bCs/>
                <w:color w:val="000000"/>
              </w:rPr>
            </w:pPr>
          </w:p>
        </w:tc>
        <w:tc>
          <w:tcPr>
            <w:tcW w:w="2790" w:type="dxa"/>
          </w:tcPr>
          <w:p w14:paraId="6429D142" w14:textId="77777777" w:rsidR="00940D46" w:rsidRDefault="00940D46" w:rsidP="00940D46">
            <w:pPr>
              <w:rPr>
                <w:rFonts w:eastAsia="Times New Roman" w:cs="Times New Roman"/>
                <w:b/>
                <w:bCs/>
                <w:color w:val="000000"/>
              </w:rPr>
            </w:pPr>
          </w:p>
        </w:tc>
      </w:tr>
      <w:tr w:rsidR="00940D46" w14:paraId="746DFDC9" w14:textId="77777777" w:rsidTr="00940D46">
        <w:tc>
          <w:tcPr>
            <w:tcW w:w="789" w:type="dxa"/>
          </w:tcPr>
          <w:p w14:paraId="481D08E3" w14:textId="77777777" w:rsidR="00940D46" w:rsidRDefault="00940D46" w:rsidP="00940D46">
            <w:pPr>
              <w:rPr>
                <w:rFonts w:eastAsia="Times New Roman" w:cs="Times New Roman"/>
                <w:b/>
                <w:bCs/>
                <w:color w:val="000000"/>
              </w:rPr>
            </w:pPr>
            <w:r>
              <w:rPr>
                <w:rFonts w:eastAsia="Times New Roman" w:cs="Times New Roman"/>
                <w:b/>
                <w:bCs/>
                <w:color w:val="000000"/>
              </w:rPr>
              <w:t>7</w:t>
            </w:r>
          </w:p>
        </w:tc>
        <w:tc>
          <w:tcPr>
            <w:tcW w:w="1263" w:type="dxa"/>
          </w:tcPr>
          <w:p w14:paraId="1CEACBB3" w14:textId="77777777" w:rsidR="00940D46" w:rsidRDefault="00940D46" w:rsidP="00940D46">
            <w:pPr>
              <w:rPr>
                <w:rFonts w:eastAsia="Times New Roman" w:cs="Times New Roman"/>
                <w:b/>
                <w:bCs/>
                <w:color w:val="000000"/>
              </w:rPr>
            </w:pPr>
          </w:p>
        </w:tc>
        <w:tc>
          <w:tcPr>
            <w:tcW w:w="1080" w:type="dxa"/>
          </w:tcPr>
          <w:p w14:paraId="769566B1" w14:textId="77777777" w:rsidR="00940D46" w:rsidRDefault="00940D46" w:rsidP="00940D46">
            <w:pPr>
              <w:rPr>
                <w:rFonts w:eastAsia="Times New Roman" w:cs="Times New Roman"/>
                <w:b/>
                <w:bCs/>
                <w:color w:val="000000"/>
              </w:rPr>
            </w:pPr>
          </w:p>
        </w:tc>
        <w:tc>
          <w:tcPr>
            <w:tcW w:w="1080" w:type="dxa"/>
          </w:tcPr>
          <w:p w14:paraId="5C919E3E" w14:textId="77777777" w:rsidR="00940D46" w:rsidRDefault="00940D46" w:rsidP="00940D46">
            <w:pPr>
              <w:rPr>
                <w:rFonts w:eastAsia="Times New Roman" w:cs="Times New Roman"/>
                <w:b/>
                <w:bCs/>
                <w:color w:val="000000"/>
              </w:rPr>
            </w:pPr>
          </w:p>
        </w:tc>
        <w:tc>
          <w:tcPr>
            <w:tcW w:w="1080" w:type="dxa"/>
          </w:tcPr>
          <w:p w14:paraId="597099CC" w14:textId="77777777" w:rsidR="00940D46" w:rsidRDefault="00940D46" w:rsidP="00940D46">
            <w:pPr>
              <w:rPr>
                <w:rFonts w:eastAsia="Times New Roman" w:cs="Times New Roman"/>
                <w:b/>
                <w:bCs/>
                <w:color w:val="000000"/>
              </w:rPr>
            </w:pPr>
          </w:p>
        </w:tc>
        <w:tc>
          <w:tcPr>
            <w:tcW w:w="1260" w:type="dxa"/>
          </w:tcPr>
          <w:p w14:paraId="4FC908D1" w14:textId="77777777" w:rsidR="00940D46" w:rsidRDefault="00940D46" w:rsidP="00940D46">
            <w:pPr>
              <w:rPr>
                <w:rFonts w:eastAsia="Times New Roman" w:cs="Times New Roman"/>
                <w:b/>
                <w:bCs/>
                <w:color w:val="000000"/>
              </w:rPr>
            </w:pPr>
          </w:p>
        </w:tc>
        <w:tc>
          <w:tcPr>
            <w:tcW w:w="2790" w:type="dxa"/>
          </w:tcPr>
          <w:p w14:paraId="6E640E5E" w14:textId="77777777" w:rsidR="00940D46" w:rsidRDefault="00940D46" w:rsidP="00940D46">
            <w:pPr>
              <w:rPr>
                <w:rFonts w:eastAsia="Times New Roman" w:cs="Times New Roman"/>
                <w:b/>
                <w:bCs/>
                <w:color w:val="000000"/>
              </w:rPr>
            </w:pPr>
          </w:p>
        </w:tc>
        <w:tc>
          <w:tcPr>
            <w:tcW w:w="2790" w:type="dxa"/>
          </w:tcPr>
          <w:p w14:paraId="0F882131" w14:textId="77777777" w:rsidR="00940D46" w:rsidRDefault="00940D46" w:rsidP="00940D46">
            <w:pPr>
              <w:rPr>
                <w:rFonts w:eastAsia="Times New Roman" w:cs="Times New Roman"/>
                <w:b/>
                <w:bCs/>
                <w:color w:val="000000"/>
              </w:rPr>
            </w:pPr>
          </w:p>
        </w:tc>
      </w:tr>
      <w:tr w:rsidR="00940D46" w14:paraId="3C9BE601" w14:textId="77777777" w:rsidTr="00940D46">
        <w:tc>
          <w:tcPr>
            <w:tcW w:w="789" w:type="dxa"/>
          </w:tcPr>
          <w:p w14:paraId="3AADEF92" w14:textId="77777777" w:rsidR="00940D46" w:rsidRDefault="00940D46" w:rsidP="00940D46">
            <w:pPr>
              <w:rPr>
                <w:rFonts w:eastAsia="Times New Roman" w:cs="Times New Roman"/>
                <w:b/>
                <w:bCs/>
                <w:color w:val="000000"/>
              </w:rPr>
            </w:pPr>
            <w:r>
              <w:rPr>
                <w:rFonts w:eastAsia="Times New Roman" w:cs="Times New Roman"/>
                <w:b/>
                <w:bCs/>
                <w:color w:val="000000"/>
              </w:rPr>
              <w:t>8</w:t>
            </w:r>
          </w:p>
        </w:tc>
        <w:tc>
          <w:tcPr>
            <w:tcW w:w="1263" w:type="dxa"/>
          </w:tcPr>
          <w:p w14:paraId="3DCC8F14" w14:textId="77777777" w:rsidR="00940D46" w:rsidRDefault="00940D46" w:rsidP="00940D46">
            <w:pPr>
              <w:rPr>
                <w:rFonts w:eastAsia="Times New Roman" w:cs="Times New Roman"/>
                <w:b/>
                <w:bCs/>
                <w:color w:val="000000"/>
              </w:rPr>
            </w:pPr>
          </w:p>
        </w:tc>
        <w:tc>
          <w:tcPr>
            <w:tcW w:w="1080" w:type="dxa"/>
          </w:tcPr>
          <w:p w14:paraId="6B99C057" w14:textId="77777777" w:rsidR="00940D46" w:rsidRDefault="00940D46" w:rsidP="00940D46">
            <w:pPr>
              <w:rPr>
                <w:rFonts w:eastAsia="Times New Roman" w:cs="Times New Roman"/>
                <w:b/>
                <w:bCs/>
                <w:color w:val="000000"/>
              </w:rPr>
            </w:pPr>
          </w:p>
        </w:tc>
        <w:tc>
          <w:tcPr>
            <w:tcW w:w="1080" w:type="dxa"/>
          </w:tcPr>
          <w:p w14:paraId="0474ADCA" w14:textId="77777777" w:rsidR="00940D46" w:rsidRDefault="00940D46" w:rsidP="00940D46">
            <w:pPr>
              <w:rPr>
                <w:rFonts w:eastAsia="Times New Roman" w:cs="Times New Roman"/>
                <w:b/>
                <w:bCs/>
                <w:color w:val="000000"/>
              </w:rPr>
            </w:pPr>
          </w:p>
        </w:tc>
        <w:tc>
          <w:tcPr>
            <w:tcW w:w="1080" w:type="dxa"/>
          </w:tcPr>
          <w:p w14:paraId="0B3BCC51" w14:textId="77777777" w:rsidR="00940D46" w:rsidRDefault="00940D46" w:rsidP="00940D46">
            <w:pPr>
              <w:rPr>
                <w:rFonts w:eastAsia="Times New Roman" w:cs="Times New Roman"/>
                <w:b/>
                <w:bCs/>
                <w:color w:val="000000"/>
              </w:rPr>
            </w:pPr>
          </w:p>
        </w:tc>
        <w:tc>
          <w:tcPr>
            <w:tcW w:w="1260" w:type="dxa"/>
          </w:tcPr>
          <w:p w14:paraId="101A002B" w14:textId="77777777" w:rsidR="00940D46" w:rsidRDefault="00940D46" w:rsidP="00940D46">
            <w:pPr>
              <w:rPr>
                <w:rFonts w:eastAsia="Times New Roman" w:cs="Times New Roman"/>
                <w:b/>
                <w:bCs/>
                <w:color w:val="000000"/>
              </w:rPr>
            </w:pPr>
          </w:p>
        </w:tc>
        <w:tc>
          <w:tcPr>
            <w:tcW w:w="2790" w:type="dxa"/>
          </w:tcPr>
          <w:p w14:paraId="508522B3" w14:textId="77777777" w:rsidR="00940D46" w:rsidRDefault="00940D46" w:rsidP="00940D46">
            <w:pPr>
              <w:rPr>
                <w:rFonts w:eastAsia="Times New Roman" w:cs="Times New Roman"/>
                <w:b/>
                <w:bCs/>
                <w:color w:val="000000"/>
              </w:rPr>
            </w:pPr>
          </w:p>
        </w:tc>
        <w:tc>
          <w:tcPr>
            <w:tcW w:w="2790" w:type="dxa"/>
          </w:tcPr>
          <w:p w14:paraId="1E9105E5" w14:textId="77777777" w:rsidR="00940D46" w:rsidRDefault="00940D46" w:rsidP="00940D46">
            <w:pPr>
              <w:rPr>
                <w:rFonts w:eastAsia="Times New Roman" w:cs="Times New Roman"/>
                <w:b/>
                <w:bCs/>
                <w:color w:val="000000"/>
              </w:rPr>
            </w:pPr>
          </w:p>
        </w:tc>
      </w:tr>
      <w:tr w:rsidR="00940D46" w14:paraId="57D850CF" w14:textId="77777777" w:rsidTr="00940D46">
        <w:tc>
          <w:tcPr>
            <w:tcW w:w="789" w:type="dxa"/>
          </w:tcPr>
          <w:p w14:paraId="43D3769A" w14:textId="77777777" w:rsidR="00940D46" w:rsidRDefault="00940D46" w:rsidP="00940D46">
            <w:pPr>
              <w:rPr>
                <w:rFonts w:eastAsia="Times New Roman" w:cs="Times New Roman"/>
                <w:b/>
                <w:bCs/>
                <w:color w:val="000000"/>
              </w:rPr>
            </w:pPr>
            <w:r>
              <w:rPr>
                <w:rFonts w:eastAsia="Times New Roman" w:cs="Times New Roman"/>
                <w:b/>
                <w:bCs/>
                <w:color w:val="000000"/>
              </w:rPr>
              <w:t>9</w:t>
            </w:r>
          </w:p>
        </w:tc>
        <w:tc>
          <w:tcPr>
            <w:tcW w:w="1263" w:type="dxa"/>
          </w:tcPr>
          <w:p w14:paraId="2279BB4D" w14:textId="77777777" w:rsidR="00940D46" w:rsidRDefault="00940D46" w:rsidP="00940D46">
            <w:pPr>
              <w:rPr>
                <w:rFonts w:eastAsia="Times New Roman" w:cs="Times New Roman"/>
                <w:b/>
                <w:bCs/>
                <w:color w:val="000000"/>
              </w:rPr>
            </w:pPr>
          </w:p>
        </w:tc>
        <w:tc>
          <w:tcPr>
            <w:tcW w:w="1080" w:type="dxa"/>
          </w:tcPr>
          <w:p w14:paraId="33134C25" w14:textId="77777777" w:rsidR="00940D46" w:rsidRDefault="00940D46" w:rsidP="00940D46">
            <w:pPr>
              <w:rPr>
                <w:rFonts w:eastAsia="Times New Roman" w:cs="Times New Roman"/>
                <w:b/>
                <w:bCs/>
                <w:color w:val="000000"/>
              </w:rPr>
            </w:pPr>
          </w:p>
        </w:tc>
        <w:tc>
          <w:tcPr>
            <w:tcW w:w="1080" w:type="dxa"/>
          </w:tcPr>
          <w:p w14:paraId="065CF2C0" w14:textId="77777777" w:rsidR="00940D46" w:rsidRDefault="00940D46" w:rsidP="00940D46">
            <w:pPr>
              <w:rPr>
                <w:rFonts w:eastAsia="Times New Roman" w:cs="Times New Roman"/>
                <w:b/>
                <w:bCs/>
                <w:color w:val="000000"/>
              </w:rPr>
            </w:pPr>
          </w:p>
        </w:tc>
        <w:tc>
          <w:tcPr>
            <w:tcW w:w="1080" w:type="dxa"/>
          </w:tcPr>
          <w:p w14:paraId="36D951EB" w14:textId="77777777" w:rsidR="00940D46" w:rsidRDefault="00940D46" w:rsidP="00940D46">
            <w:pPr>
              <w:rPr>
                <w:rFonts w:eastAsia="Times New Roman" w:cs="Times New Roman"/>
                <w:b/>
                <w:bCs/>
                <w:color w:val="000000"/>
              </w:rPr>
            </w:pPr>
          </w:p>
        </w:tc>
        <w:tc>
          <w:tcPr>
            <w:tcW w:w="1260" w:type="dxa"/>
          </w:tcPr>
          <w:p w14:paraId="4A28779E" w14:textId="77777777" w:rsidR="00940D46" w:rsidRDefault="00940D46" w:rsidP="00940D46">
            <w:pPr>
              <w:rPr>
                <w:rFonts w:eastAsia="Times New Roman" w:cs="Times New Roman"/>
                <w:b/>
                <w:bCs/>
                <w:color w:val="000000"/>
              </w:rPr>
            </w:pPr>
          </w:p>
        </w:tc>
        <w:tc>
          <w:tcPr>
            <w:tcW w:w="2790" w:type="dxa"/>
          </w:tcPr>
          <w:p w14:paraId="0D81BAAC" w14:textId="77777777" w:rsidR="00940D46" w:rsidRDefault="00940D46" w:rsidP="00940D46">
            <w:pPr>
              <w:rPr>
                <w:rFonts w:eastAsia="Times New Roman" w:cs="Times New Roman"/>
                <w:b/>
                <w:bCs/>
                <w:color w:val="000000"/>
              </w:rPr>
            </w:pPr>
          </w:p>
        </w:tc>
        <w:tc>
          <w:tcPr>
            <w:tcW w:w="2790" w:type="dxa"/>
          </w:tcPr>
          <w:p w14:paraId="44E31CE5" w14:textId="77777777" w:rsidR="00940D46" w:rsidRDefault="00940D46" w:rsidP="00940D46">
            <w:pPr>
              <w:rPr>
                <w:rFonts w:eastAsia="Times New Roman" w:cs="Times New Roman"/>
                <w:b/>
                <w:bCs/>
                <w:color w:val="000000"/>
              </w:rPr>
            </w:pPr>
          </w:p>
        </w:tc>
      </w:tr>
      <w:tr w:rsidR="00940D46" w14:paraId="31824820" w14:textId="77777777" w:rsidTr="00940D46">
        <w:tc>
          <w:tcPr>
            <w:tcW w:w="789" w:type="dxa"/>
          </w:tcPr>
          <w:p w14:paraId="20A10A50" w14:textId="77777777" w:rsidR="00940D46" w:rsidRDefault="00940D46" w:rsidP="00940D46">
            <w:pPr>
              <w:rPr>
                <w:rFonts w:eastAsia="Times New Roman" w:cs="Times New Roman"/>
                <w:b/>
                <w:bCs/>
                <w:color w:val="000000"/>
              </w:rPr>
            </w:pPr>
            <w:r>
              <w:rPr>
                <w:rFonts w:eastAsia="Times New Roman" w:cs="Times New Roman"/>
                <w:b/>
                <w:bCs/>
                <w:color w:val="000000"/>
              </w:rPr>
              <w:t>10</w:t>
            </w:r>
          </w:p>
        </w:tc>
        <w:tc>
          <w:tcPr>
            <w:tcW w:w="1263" w:type="dxa"/>
          </w:tcPr>
          <w:p w14:paraId="5D15753B" w14:textId="77777777" w:rsidR="00940D46" w:rsidRDefault="00940D46" w:rsidP="00940D46">
            <w:pPr>
              <w:rPr>
                <w:rFonts w:eastAsia="Times New Roman" w:cs="Times New Roman"/>
                <w:b/>
                <w:bCs/>
                <w:color w:val="000000"/>
              </w:rPr>
            </w:pPr>
          </w:p>
        </w:tc>
        <w:tc>
          <w:tcPr>
            <w:tcW w:w="1080" w:type="dxa"/>
          </w:tcPr>
          <w:p w14:paraId="1B3F2DEE" w14:textId="77777777" w:rsidR="00940D46" w:rsidRDefault="00940D46" w:rsidP="00940D46">
            <w:pPr>
              <w:rPr>
                <w:rFonts w:eastAsia="Times New Roman" w:cs="Times New Roman"/>
                <w:b/>
                <w:bCs/>
                <w:color w:val="000000"/>
              </w:rPr>
            </w:pPr>
          </w:p>
        </w:tc>
        <w:tc>
          <w:tcPr>
            <w:tcW w:w="1080" w:type="dxa"/>
          </w:tcPr>
          <w:p w14:paraId="61D1C09A" w14:textId="77777777" w:rsidR="00940D46" w:rsidRDefault="00940D46" w:rsidP="00940D46">
            <w:pPr>
              <w:rPr>
                <w:rFonts w:eastAsia="Times New Roman" w:cs="Times New Roman"/>
                <w:b/>
                <w:bCs/>
                <w:color w:val="000000"/>
              </w:rPr>
            </w:pPr>
          </w:p>
        </w:tc>
        <w:tc>
          <w:tcPr>
            <w:tcW w:w="1080" w:type="dxa"/>
          </w:tcPr>
          <w:p w14:paraId="46D6B62D" w14:textId="77777777" w:rsidR="00940D46" w:rsidRDefault="00940D46" w:rsidP="00940D46">
            <w:pPr>
              <w:rPr>
                <w:rFonts w:eastAsia="Times New Roman" w:cs="Times New Roman"/>
                <w:b/>
                <w:bCs/>
                <w:color w:val="000000"/>
              </w:rPr>
            </w:pPr>
          </w:p>
        </w:tc>
        <w:tc>
          <w:tcPr>
            <w:tcW w:w="1260" w:type="dxa"/>
          </w:tcPr>
          <w:p w14:paraId="3617BB35" w14:textId="77777777" w:rsidR="00940D46" w:rsidRDefault="00940D46" w:rsidP="00940D46">
            <w:pPr>
              <w:rPr>
                <w:rFonts w:eastAsia="Times New Roman" w:cs="Times New Roman"/>
                <w:b/>
                <w:bCs/>
                <w:color w:val="000000"/>
              </w:rPr>
            </w:pPr>
          </w:p>
        </w:tc>
        <w:tc>
          <w:tcPr>
            <w:tcW w:w="2790" w:type="dxa"/>
          </w:tcPr>
          <w:p w14:paraId="4775B872" w14:textId="77777777" w:rsidR="00940D46" w:rsidRDefault="00940D46" w:rsidP="00940D46">
            <w:pPr>
              <w:rPr>
                <w:rFonts w:eastAsia="Times New Roman" w:cs="Times New Roman"/>
                <w:b/>
                <w:bCs/>
                <w:color w:val="000000"/>
              </w:rPr>
            </w:pPr>
          </w:p>
        </w:tc>
        <w:tc>
          <w:tcPr>
            <w:tcW w:w="2790" w:type="dxa"/>
          </w:tcPr>
          <w:p w14:paraId="0A31BF3D" w14:textId="77777777" w:rsidR="00940D46" w:rsidRDefault="00940D46" w:rsidP="00940D46">
            <w:pPr>
              <w:rPr>
                <w:rFonts w:eastAsia="Times New Roman" w:cs="Times New Roman"/>
                <w:b/>
                <w:bCs/>
                <w:color w:val="000000"/>
              </w:rPr>
            </w:pPr>
          </w:p>
        </w:tc>
      </w:tr>
    </w:tbl>
    <w:p w14:paraId="6E15B99B" w14:textId="77777777" w:rsidR="00940D46" w:rsidRDefault="00940D46" w:rsidP="00940D46">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940D46" w14:paraId="7BCE0373" w14:textId="77777777" w:rsidTr="00940D46">
        <w:tc>
          <w:tcPr>
            <w:tcW w:w="2196" w:type="dxa"/>
          </w:tcPr>
          <w:p w14:paraId="527E622C" w14:textId="77777777" w:rsidR="00940D46" w:rsidRDefault="00940D46" w:rsidP="00940D46">
            <w:pPr>
              <w:rPr>
                <w:rFonts w:eastAsia="Times New Roman" w:cs="Times New Roman"/>
                <w:b/>
                <w:bCs/>
                <w:color w:val="000000"/>
              </w:rPr>
            </w:pPr>
            <w:r>
              <w:rPr>
                <w:rFonts w:eastAsia="Times New Roman" w:cs="Times New Roman"/>
                <w:bCs/>
                <w:color w:val="000000"/>
              </w:rPr>
              <w:t>1=Headman</w:t>
            </w:r>
          </w:p>
        </w:tc>
        <w:tc>
          <w:tcPr>
            <w:tcW w:w="2196" w:type="dxa"/>
          </w:tcPr>
          <w:p w14:paraId="55891D5B" w14:textId="77777777" w:rsidR="00940D46" w:rsidRDefault="00940D46" w:rsidP="00940D46">
            <w:pPr>
              <w:rPr>
                <w:rFonts w:eastAsia="Times New Roman" w:cs="Times New Roman"/>
                <w:b/>
                <w:bCs/>
                <w:color w:val="000000"/>
              </w:rPr>
            </w:pPr>
            <w:r>
              <w:rPr>
                <w:rFonts w:eastAsia="Times New Roman" w:cs="Times New Roman"/>
                <w:bCs/>
                <w:color w:val="000000"/>
              </w:rPr>
              <w:t>2=NGO</w:t>
            </w:r>
          </w:p>
        </w:tc>
        <w:tc>
          <w:tcPr>
            <w:tcW w:w="2196" w:type="dxa"/>
          </w:tcPr>
          <w:p w14:paraId="08381111" w14:textId="77777777" w:rsidR="00940D46" w:rsidRDefault="00940D46" w:rsidP="00940D46">
            <w:pPr>
              <w:rPr>
                <w:rFonts w:eastAsia="Times New Roman" w:cs="Times New Roman"/>
                <w:b/>
                <w:bCs/>
                <w:color w:val="000000"/>
              </w:rPr>
            </w:pPr>
            <w:r>
              <w:rPr>
                <w:rFonts w:eastAsia="Times New Roman" w:cs="Times New Roman"/>
                <w:bCs/>
                <w:color w:val="000000"/>
              </w:rPr>
              <w:t>3=ZAWA</w:t>
            </w:r>
          </w:p>
        </w:tc>
        <w:tc>
          <w:tcPr>
            <w:tcW w:w="1800" w:type="dxa"/>
          </w:tcPr>
          <w:p w14:paraId="69F366F4" w14:textId="77777777" w:rsidR="00940D46" w:rsidRDefault="00940D46" w:rsidP="00940D46">
            <w:pPr>
              <w:rPr>
                <w:rFonts w:eastAsia="Times New Roman" w:cs="Times New Roman"/>
                <w:b/>
                <w:bCs/>
                <w:color w:val="000000"/>
              </w:rPr>
            </w:pPr>
            <w:r>
              <w:rPr>
                <w:rFonts w:eastAsia="Times New Roman" w:cs="Times New Roman"/>
                <w:bCs/>
                <w:color w:val="000000"/>
              </w:rPr>
              <w:t>4=Forest service</w:t>
            </w:r>
          </w:p>
        </w:tc>
        <w:tc>
          <w:tcPr>
            <w:tcW w:w="2160" w:type="dxa"/>
          </w:tcPr>
          <w:p w14:paraId="39C19E2B" w14:textId="77777777" w:rsidR="00940D46" w:rsidRDefault="00940D46" w:rsidP="00940D46">
            <w:pPr>
              <w:rPr>
                <w:rFonts w:eastAsia="Times New Roman" w:cs="Times New Roman"/>
                <w:b/>
                <w:bCs/>
                <w:color w:val="000000"/>
              </w:rPr>
            </w:pPr>
            <w:r>
              <w:rPr>
                <w:rFonts w:eastAsia="Times New Roman" w:cs="Times New Roman"/>
                <w:bCs/>
                <w:color w:val="000000"/>
              </w:rPr>
              <w:t>5=Village committee</w:t>
            </w:r>
          </w:p>
        </w:tc>
        <w:tc>
          <w:tcPr>
            <w:tcW w:w="2340" w:type="dxa"/>
          </w:tcPr>
          <w:p w14:paraId="53DDB74E" w14:textId="77777777" w:rsidR="00940D46" w:rsidRDefault="00940D46" w:rsidP="00940D46">
            <w:pPr>
              <w:rPr>
                <w:rFonts w:eastAsia="Times New Roman" w:cs="Times New Roman"/>
                <w:b/>
                <w:bCs/>
                <w:color w:val="000000"/>
              </w:rPr>
            </w:pPr>
            <w:r>
              <w:rPr>
                <w:rFonts w:eastAsia="Times New Roman" w:cs="Times New Roman"/>
                <w:bCs/>
                <w:color w:val="000000"/>
              </w:rPr>
              <w:t>6=YGL</w:t>
            </w:r>
          </w:p>
        </w:tc>
      </w:tr>
      <w:tr w:rsidR="00940D46" w14:paraId="7185D72D" w14:textId="77777777" w:rsidTr="00940D46">
        <w:tc>
          <w:tcPr>
            <w:tcW w:w="2196" w:type="dxa"/>
          </w:tcPr>
          <w:p w14:paraId="296743FF" w14:textId="77777777" w:rsidR="00940D46" w:rsidRPr="00224F95" w:rsidRDefault="00940D46" w:rsidP="00940D46">
            <w:pPr>
              <w:rPr>
                <w:rFonts w:eastAsia="Times New Roman" w:cs="Times New Roman"/>
                <w:bCs/>
                <w:color w:val="000000"/>
              </w:rPr>
            </w:pPr>
            <w:r>
              <w:rPr>
                <w:rFonts w:eastAsia="Times New Roman" w:cs="Times New Roman"/>
                <w:bCs/>
                <w:color w:val="000000"/>
              </w:rPr>
              <w:t>7=Chief</w:t>
            </w:r>
          </w:p>
        </w:tc>
        <w:tc>
          <w:tcPr>
            <w:tcW w:w="2196" w:type="dxa"/>
          </w:tcPr>
          <w:p w14:paraId="79A852CB" w14:textId="77777777" w:rsidR="00940D46" w:rsidRPr="00224F95" w:rsidRDefault="00940D46" w:rsidP="00940D46">
            <w:pPr>
              <w:rPr>
                <w:rFonts w:eastAsia="Times New Roman" w:cs="Times New Roman"/>
                <w:bCs/>
                <w:color w:val="000000"/>
              </w:rPr>
            </w:pPr>
            <w:r>
              <w:rPr>
                <w:rFonts w:eastAsia="Times New Roman" w:cs="Times New Roman"/>
                <w:bCs/>
                <w:color w:val="000000"/>
              </w:rPr>
              <w:t>8=Induna</w:t>
            </w:r>
          </w:p>
        </w:tc>
        <w:tc>
          <w:tcPr>
            <w:tcW w:w="2196" w:type="dxa"/>
          </w:tcPr>
          <w:p w14:paraId="497D28B0" w14:textId="77777777" w:rsidR="00940D46" w:rsidRPr="00224F95" w:rsidRDefault="00940D46" w:rsidP="00940D46">
            <w:pPr>
              <w:rPr>
                <w:rFonts w:eastAsia="Times New Roman" w:cs="Times New Roman"/>
                <w:bCs/>
                <w:color w:val="000000"/>
              </w:rPr>
            </w:pPr>
            <w:r>
              <w:rPr>
                <w:rFonts w:eastAsia="Times New Roman" w:cs="Times New Roman"/>
                <w:bCs/>
                <w:color w:val="000000"/>
              </w:rPr>
              <w:t>9=CRB</w:t>
            </w:r>
          </w:p>
        </w:tc>
        <w:tc>
          <w:tcPr>
            <w:tcW w:w="1800" w:type="dxa"/>
          </w:tcPr>
          <w:p w14:paraId="618EB3FD" w14:textId="77777777" w:rsidR="00940D46" w:rsidRPr="00224F95" w:rsidRDefault="00940D46" w:rsidP="00940D46">
            <w:pPr>
              <w:rPr>
                <w:rFonts w:eastAsia="Times New Roman" w:cs="Times New Roman"/>
                <w:bCs/>
                <w:color w:val="000000"/>
              </w:rPr>
            </w:pPr>
            <w:r>
              <w:rPr>
                <w:rFonts w:eastAsia="Times New Roman" w:cs="Times New Roman"/>
                <w:bCs/>
                <w:color w:val="000000"/>
              </w:rPr>
              <w:t>97=Other, specify</w:t>
            </w:r>
          </w:p>
        </w:tc>
        <w:tc>
          <w:tcPr>
            <w:tcW w:w="2160" w:type="dxa"/>
          </w:tcPr>
          <w:p w14:paraId="3A9BD8C3" w14:textId="77777777" w:rsidR="00940D46" w:rsidRPr="00224F95" w:rsidRDefault="00940D46" w:rsidP="00940D46">
            <w:pPr>
              <w:rPr>
                <w:rFonts w:eastAsia="Times New Roman" w:cs="Times New Roman"/>
                <w:bCs/>
                <w:color w:val="000000"/>
              </w:rPr>
            </w:pPr>
            <w:r>
              <w:rPr>
                <w:rFonts w:eastAsia="Times New Roman" w:cs="Times New Roman"/>
                <w:bCs/>
                <w:color w:val="000000"/>
              </w:rPr>
              <w:t>888=Don’t know</w:t>
            </w:r>
          </w:p>
        </w:tc>
        <w:tc>
          <w:tcPr>
            <w:tcW w:w="2340" w:type="dxa"/>
          </w:tcPr>
          <w:p w14:paraId="07D7813E" w14:textId="77777777" w:rsidR="00940D46" w:rsidRPr="00224F95" w:rsidRDefault="00940D46" w:rsidP="00940D46">
            <w:pPr>
              <w:rPr>
                <w:rFonts w:eastAsia="Times New Roman" w:cs="Times New Roman"/>
                <w:bCs/>
                <w:color w:val="000000"/>
              </w:rPr>
            </w:pPr>
            <w:r>
              <w:rPr>
                <w:rFonts w:eastAsia="Times New Roman" w:cs="Times New Roman"/>
                <w:bCs/>
                <w:color w:val="000000"/>
              </w:rPr>
              <w:t>999=Refused to answer</w:t>
            </w:r>
          </w:p>
        </w:tc>
      </w:tr>
    </w:tbl>
    <w:p w14:paraId="369CC745" w14:textId="77777777" w:rsidR="00940D46" w:rsidRDefault="00940D46" w:rsidP="00940D46">
      <w:pPr>
        <w:rPr>
          <w:rFonts w:eastAsia="Times New Roman" w:cs="Times New Roman"/>
          <w:b/>
          <w:bCs/>
          <w:color w:val="000000"/>
        </w:rPr>
      </w:pPr>
    </w:p>
    <w:p w14:paraId="1FFF40A8" w14:textId="77777777" w:rsidR="00224F95" w:rsidRDefault="00224F95" w:rsidP="00224F95">
      <w:pPr>
        <w:rPr>
          <w:rFonts w:eastAsia="Times New Roman" w:cs="Times New Roman"/>
          <w:b/>
          <w:bCs/>
          <w:color w:val="000000"/>
        </w:rPr>
      </w:pPr>
    </w:p>
    <w:p w14:paraId="1775F41E" w14:textId="1A694B90" w:rsidR="0047073D" w:rsidRDefault="0047073D" w:rsidP="0047073D">
      <w:pPr>
        <w:rPr>
          <w:rFonts w:eastAsia="Times New Roman" w:cs="Times New Roman"/>
          <w:b/>
          <w:bCs/>
          <w:color w:val="000000"/>
        </w:rPr>
      </w:pPr>
      <w:r>
        <w:rPr>
          <w:rFonts w:eastAsia="Times New Roman" w:cs="Times New Roman"/>
          <w:b/>
          <w:bCs/>
          <w:color w:val="000000"/>
        </w:rPr>
        <w:t>I. Forest Conflict – Roster 3</w:t>
      </w:r>
    </w:p>
    <w:p w14:paraId="2322D94C" w14:textId="3E9389DD"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w:t>
      </w:r>
      <w:r w:rsidR="004B73AE">
        <w:rPr>
          <w:rFonts w:eastAsia="Times New Roman" w:cs="Times New Roman"/>
          <w:b/>
          <w:bCs/>
          <w:color w:val="000000"/>
        </w:rPr>
        <w:t>households in this village</w:t>
      </w:r>
    </w:p>
    <w:tbl>
      <w:tblPr>
        <w:tblStyle w:val="TableGrid"/>
        <w:tblW w:w="13158" w:type="dxa"/>
        <w:tblInd w:w="-504" w:type="dxa"/>
        <w:tblLayout w:type="fixed"/>
        <w:tblLook w:val="04A0" w:firstRow="1" w:lastRow="0" w:firstColumn="1" w:lastColumn="0" w:noHBand="0" w:noVBand="1"/>
      </w:tblPr>
      <w:tblGrid>
        <w:gridCol w:w="789"/>
        <w:gridCol w:w="1138"/>
        <w:gridCol w:w="1066"/>
        <w:gridCol w:w="1082"/>
        <w:gridCol w:w="1041"/>
        <w:gridCol w:w="1245"/>
        <w:gridCol w:w="1333"/>
        <w:gridCol w:w="1064"/>
        <w:gridCol w:w="1068"/>
        <w:gridCol w:w="1130"/>
        <w:gridCol w:w="1032"/>
        <w:gridCol w:w="1170"/>
      </w:tblGrid>
      <w:tr w:rsidR="0047073D" w14:paraId="37B0C049" w14:textId="77777777" w:rsidTr="00D727A8">
        <w:tc>
          <w:tcPr>
            <w:tcW w:w="789" w:type="dxa"/>
          </w:tcPr>
          <w:p w14:paraId="0AF70D82" w14:textId="77777777" w:rsidR="0047073D" w:rsidRPr="00560CD9" w:rsidRDefault="0047073D" w:rsidP="00D727A8">
            <w:pPr>
              <w:rPr>
                <w:rFonts w:eastAsia="Times New Roman" w:cs="Times New Roman"/>
                <w:bCs/>
                <w:color w:val="000000"/>
              </w:rPr>
            </w:pPr>
          </w:p>
        </w:tc>
        <w:tc>
          <w:tcPr>
            <w:tcW w:w="1138" w:type="dxa"/>
          </w:tcPr>
          <w:p w14:paraId="42CDDFFC" w14:textId="6C002412" w:rsidR="0047073D" w:rsidRPr="00560CD9" w:rsidRDefault="0047073D" w:rsidP="00D727A8">
            <w:pPr>
              <w:rPr>
                <w:rFonts w:eastAsia="Times New Roman" w:cs="Times New Roman"/>
                <w:bCs/>
                <w:color w:val="000000"/>
              </w:rPr>
            </w:pPr>
            <w:r>
              <w:rPr>
                <w:rFonts w:eastAsia="Times New Roman" w:cs="Times New Roman"/>
                <w:bCs/>
                <w:color w:val="000000"/>
              </w:rPr>
              <w:t>I.77</w:t>
            </w:r>
          </w:p>
        </w:tc>
        <w:tc>
          <w:tcPr>
            <w:tcW w:w="1066" w:type="dxa"/>
          </w:tcPr>
          <w:p w14:paraId="6F16A361" w14:textId="43347350" w:rsidR="0047073D" w:rsidRPr="00560CD9" w:rsidRDefault="0047073D" w:rsidP="00D727A8">
            <w:pPr>
              <w:rPr>
                <w:rFonts w:eastAsia="Times New Roman" w:cs="Times New Roman"/>
                <w:bCs/>
                <w:color w:val="000000"/>
              </w:rPr>
            </w:pPr>
            <w:r>
              <w:rPr>
                <w:rFonts w:eastAsia="Times New Roman" w:cs="Times New Roman"/>
                <w:bCs/>
                <w:color w:val="000000"/>
              </w:rPr>
              <w:t>I.78</w:t>
            </w:r>
          </w:p>
        </w:tc>
        <w:tc>
          <w:tcPr>
            <w:tcW w:w="1082" w:type="dxa"/>
          </w:tcPr>
          <w:p w14:paraId="5286C276" w14:textId="1A92F532" w:rsidR="0047073D" w:rsidRPr="00560CD9" w:rsidRDefault="0047073D" w:rsidP="00D727A8">
            <w:pPr>
              <w:rPr>
                <w:rFonts w:eastAsia="Times New Roman" w:cs="Times New Roman"/>
                <w:bCs/>
                <w:color w:val="000000"/>
              </w:rPr>
            </w:pPr>
            <w:r>
              <w:rPr>
                <w:rFonts w:eastAsia="Times New Roman" w:cs="Times New Roman"/>
                <w:bCs/>
                <w:color w:val="000000"/>
              </w:rPr>
              <w:t>I.79</w:t>
            </w:r>
          </w:p>
        </w:tc>
        <w:tc>
          <w:tcPr>
            <w:tcW w:w="1041" w:type="dxa"/>
          </w:tcPr>
          <w:p w14:paraId="16DF1D62" w14:textId="5C601924" w:rsidR="0047073D" w:rsidRPr="00560CD9" w:rsidRDefault="0047073D" w:rsidP="00D727A8">
            <w:pPr>
              <w:rPr>
                <w:rFonts w:eastAsia="Times New Roman" w:cs="Times New Roman"/>
                <w:bCs/>
                <w:color w:val="000000"/>
              </w:rPr>
            </w:pPr>
            <w:r>
              <w:rPr>
                <w:rFonts w:eastAsia="Times New Roman" w:cs="Times New Roman"/>
                <w:bCs/>
                <w:color w:val="000000"/>
              </w:rPr>
              <w:t>I.80</w:t>
            </w:r>
          </w:p>
        </w:tc>
        <w:tc>
          <w:tcPr>
            <w:tcW w:w="1245" w:type="dxa"/>
          </w:tcPr>
          <w:p w14:paraId="0876FD64" w14:textId="13BD5DEE" w:rsidR="0047073D" w:rsidRPr="00560CD9" w:rsidRDefault="0047073D" w:rsidP="00D727A8">
            <w:pPr>
              <w:rPr>
                <w:rFonts w:eastAsia="Times New Roman" w:cs="Times New Roman"/>
                <w:bCs/>
                <w:color w:val="000000"/>
              </w:rPr>
            </w:pPr>
            <w:r>
              <w:rPr>
                <w:rFonts w:eastAsia="Times New Roman" w:cs="Times New Roman"/>
                <w:bCs/>
                <w:color w:val="000000"/>
              </w:rPr>
              <w:t>I.81</w:t>
            </w:r>
          </w:p>
        </w:tc>
        <w:tc>
          <w:tcPr>
            <w:tcW w:w="1333" w:type="dxa"/>
          </w:tcPr>
          <w:p w14:paraId="57E38F10" w14:textId="46007A5C" w:rsidR="0047073D" w:rsidRPr="00560CD9" w:rsidRDefault="0047073D" w:rsidP="00D727A8">
            <w:pPr>
              <w:rPr>
                <w:rFonts w:eastAsia="Times New Roman" w:cs="Times New Roman"/>
                <w:bCs/>
                <w:color w:val="000000"/>
              </w:rPr>
            </w:pPr>
            <w:r>
              <w:rPr>
                <w:rFonts w:eastAsia="Times New Roman" w:cs="Times New Roman"/>
                <w:bCs/>
                <w:color w:val="000000"/>
              </w:rPr>
              <w:t>I.82</w:t>
            </w:r>
          </w:p>
        </w:tc>
        <w:tc>
          <w:tcPr>
            <w:tcW w:w="1064" w:type="dxa"/>
          </w:tcPr>
          <w:p w14:paraId="4FF43952" w14:textId="14164FAB" w:rsidR="0047073D" w:rsidRPr="00560CD9" w:rsidRDefault="0047073D" w:rsidP="00D727A8">
            <w:pPr>
              <w:rPr>
                <w:rFonts w:eastAsia="Times New Roman" w:cs="Times New Roman"/>
                <w:bCs/>
                <w:color w:val="000000"/>
              </w:rPr>
            </w:pPr>
            <w:r>
              <w:rPr>
                <w:rFonts w:eastAsia="Times New Roman" w:cs="Times New Roman"/>
                <w:bCs/>
                <w:color w:val="000000"/>
              </w:rPr>
              <w:t>I.83</w:t>
            </w:r>
          </w:p>
        </w:tc>
        <w:tc>
          <w:tcPr>
            <w:tcW w:w="1068" w:type="dxa"/>
          </w:tcPr>
          <w:p w14:paraId="6747D6D4" w14:textId="72A2FDE7" w:rsidR="0047073D" w:rsidRPr="00560CD9" w:rsidRDefault="0047073D" w:rsidP="00D727A8">
            <w:pPr>
              <w:rPr>
                <w:rFonts w:eastAsia="Times New Roman" w:cs="Times New Roman"/>
                <w:bCs/>
                <w:color w:val="000000"/>
              </w:rPr>
            </w:pPr>
            <w:r>
              <w:rPr>
                <w:rFonts w:eastAsia="Times New Roman" w:cs="Times New Roman"/>
                <w:bCs/>
                <w:color w:val="000000"/>
              </w:rPr>
              <w:t>I.84</w:t>
            </w:r>
          </w:p>
        </w:tc>
        <w:tc>
          <w:tcPr>
            <w:tcW w:w="1130" w:type="dxa"/>
          </w:tcPr>
          <w:p w14:paraId="4A096D43" w14:textId="2043778D" w:rsidR="0047073D" w:rsidRPr="00560CD9" w:rsidRDefault="0047073D" w:rsidP="00D727A8">
            <w:pPr>
              <w:rPr>
                <w:rFonts w:eastAsia="Times New Roman" w:cs="Times New Roman"/>
                <w:bCs/>
                <w:color w:val="000000"/>
              </w:rPr>
            </w:pPr>
            <w:r>
              <w:rPr>
                <w:rFonts w:eastAsia="Times New Roman" w:cs="Times New Roman"/>
                <w:bCs/>
                <w:color w:val="000000"/>
              </w:rPr>
              <w:t>I.85</w:t>
            </w:r>
          </w:p>
        </w:tc>
        <w:tc>
          <w:tcPr>
            <w:tcW w:w="1032" w:type="dxa"/>
          </w:tcPr>
          <w:p w14:paraId="66B192E8" w14:textId="20DBDC43" w:rsidR="0047073D" w:rsidRPr="00560CD9" w:rsidRDefault="0047073D" w:rsidP="00D727A8">
            <w:pPr>
              <w:rPr>
                <w:rFonts w:eastAsia="Times New Roman" w:cs="Times New Roman"/>
                <w:bCs/>
                <w:color w:val="000000"/>
              </w:rPr>
            </w:pPr>
            <w:r>
              <w:rPr>
                <w:rFonts w:eastAsia="Times New Roman" w:cs="Times New Roman"/>
                <w:bCs/>
                <w:color w:val="000000"/>
              </w:rPr>
              <w:t>I.86</w:t>
            </w:r>
          </w:p>
        </w:tc>
        <w:tc>
          <w:tcPr>
            <w:tcW w:w="1170" w:type="dxa"/>
          </w:tcPr>
          <w:p w14:paraId="455DB9E1" w14:textId="4C58B5DC" w:rsidR="0047073D" w:rsidRPr="00560CD9" w:rsidRDefault="0047073D" w:rsidP="00D727A8">
            <w:pPr>
              <w:ind w:right="-234"/>
              <w:rPr>
                <w:rFonts w:eastAsia="Times New Roman" w:cs="Times New Roman"/>
                <w:bCs/>
                <w:color w:val="000000"/>
              </w:rPr>
            </w:pPr>
            <w:r>
              <w:rPr>
                <w:rFonts w:eastAsia="Times New Roman" w:cs="Times New Roman"/>
                <w:bCs/>
                <w:color w:val="000000"/>
              </w:rPr>
              <w:t>I.87</w:t>
            </w:r>
          </w:p>
        </w:tc>
      </w:tr>
      <w:tr w:rsidR="0047073D" w14:paraId="63D8FA72" w14:textId="77777777" w:rsidTr="00D727A8">
        <w:tc>
          <w:tcPr>
            <w:tcW w:w="789" w:type="dxa"/>
          </w:tcPr>
          <w:p w14:paraId="12CD784E" w14:textId="77777777" w:rsidR="0047073D" w:rsidRDefault="0047073D" w:rsidP="00D727A8">
            <w:pPr>
              <w:rPr>
                <w:rFonts w:eastAsia="Times New Roman" w:cs="Times New Roman"/>
                <w:b/>
                <w:bCs/>
                <w:color w:val="000000"/>
              </w:rPr>
            </w:pPr>
            <w:r>
              <w:rPr>
                <w:rFonts w:eastAsia="Times New Roman" w:cs="Times New Roman"/>
                <w:b/>
                <w:bCs/>
                <w:color w:val="000000"/>
              </w:rPr>
              <w:t>Forest</w:t>
            </w:r>
          </w:p>
        </w:tc>
        <w:tc>
          <w:tcPr>
            <w:tcW w:w="1138" w:type="dxa"/>
          </w:tcPr>
          <w:p w14:paraId="6F8CFC42" w14:textId="77777777" w:rsidR="0047073D" w:rsidRDefault="0047073D" w:rsidP="00D727A8">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boundary conflicts</w:t>
            </w:r>
            <w:r>
              <w:rPr>
                <w:rFonts w:eastAsia="Times New Roman" w:cs="Times New Roman"/>
                <w:bCs/>
                <w:color w:val="000000"/>
              </w:rPr>
              <w:t xml:space="preserve">? </w:t>
            </w:r>
          </w:p>
          <w:p w14:paraId="0EB66B76" w14:textId="77777777" w:rsidR="0047073D" w:rsidRDefault="0047073D" w:rsidP="00D727A8">
            <w:pPr>
              <w:rPr>
                <w:rFonts w:eastAsia="Times New Roman" w:cs="Times New Roman"/>
                <w:bCs/>
                <w:color w:val="000000"/>
              </w:rPr>
            </w:pPr>
            <w:r>
              <w:rPr>
                <w:rFonts w:eastAsia="Times New Roman" w:cs="Times New Roman"/>
                <w:bCs/>
                <w:color w:val="000000"/>
              </w:rPr>
              <w:t>0-No</w:t>
            </w:r>
          </w:p>
          <w:p w14:paraId="07454E89" w14:textId="77777777" w:rsidR="0047073D" w:rsidRDefault="0047073D" w:rsidP="00D727A8">
            <w:pPr>
              <w:rPr>
                <w:rFonts w:eastAsia="Times New Roman" w:cs="Times New Roman"/>
                <w:bCs/>
                <w:color w:val="000000"/>
              </w:rPr>
            </w:pPr>
            <w:r>
              <w:rPr>
                <w:rFonts w:eastAsia="Times New Roman" w:cs="Times New Roman"/>
                <w:bCs/>
                <w:color w:val="000000"/>
              </w:rPr>
              <w:t>1=Yes</w:t>
            </w:r>
          </w:p>
          <w:p w14:paraId="08E287E2" w14:textId="1719A4DD" w:rsidR="0047073D" w:rsidRPr="00560CD9" w:rsidRDefault="0047073D" w:rsidP="00D727A8">
            <w:pPr>
              <w:rPr>
                <w:rFonts w:eastAsia="Times New Roman" w:cs="Times New Roman"/>
                <w:bCs/>
                <w:i/>
                <w:color w:val="000000"/>
              </w:rPr>
            </w:pPr>
            <w:r>
              <w:rPr>
                <w:rFonts w:eastAsia="Times New Roman" w:cs="Times New Roman"/>
                <w:bCs/>
                <w:i/>
                <w:color w:val="000000"/>
              </w:rPr>
              <w:t>If 0, skip to I.82</w:t>
            </w:r>
          </w:p>
        </w:tc>
        <w:tc>
          <w:tcPr>
            <w:tcW w:w="1066" w:type="dxa"/>
          </w:tcPr>
          <w:p w14:paraId="75839FB9"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82" w:type="dxa"/>
          </w:tcPr>
          <w:p w14:paraId="55936601"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041" w:type="dxa"/>
          </w:tcPr>
          <w:p w14:paraId="12BD207D"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7C941301"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57AA0506"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Select all that apply</w:t>
            </w:r>
          </w:p>
        </w:tc>
        <w:tc>
          <w:tcPr>
            <w:tcW w:w="1245" w:type="dxa"/>
          </w:tcPr>
          <w:p w14:paraId="308F942B"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333" w:type="dxa"/>
          </w:tcPr>
          <w:p w14:paraId="0F33F90F" w14:textId="77777777" w:rsidR="0047073D" w:rsidRDefault="0047073D" w:rsidP="00D727A8">
            <w:pPr>
              <w:rPr>
                <w:rFonts w:eastAsia="Calibri" w:cs="Times New Roman"/>
              </w:rPr>
            </w:pPr>
            <w:r>
              <w:rPr>
                <w:rFonts w:eastAsia="Times New Roman" w:cs="Times New Roman"/>
                <w:bCs/>
                <w:color w:val="000000"/>
              </w:rPr>
              <w:t xml:space="preserve">In the past 3 years, were there any conflicts about </w:t>
            </w:r>
            <w:r w:rsidRPr="00A63ABC">
              <w:rPr>
                <w:rFonts w:eastAsia="Calibri" w:cs="Times New Roman"/>
                <w:b/>
              </w:rPr>
              <w:t>which NTFP products could be harvested from the forest</w:t>
            </w:r>
            <w:r>
              <w:rPr>
                <w:rFonts w:eastAsia="Calibri" w:cs="Times New Roman"/>
              </w:rPr>
              <w:t>?</w:t>
            </w:r>
          </w:p>
          <w:p w14:paraId="57E67A35" w14:textId="77777777" w:rsidR="0047073D" w:rsidRDefault="0047073D" w:rsidP="00D727A8">
            <w:pPr>
              <w:rPr>
                <w:rFonts w:eastAsia="Calibri" w:cs="Times New Roman"/>
              </w:rPr>
            </w:pPr>
            <w:r>
              <w:rPr>
                <w:rFonts w:eastAsia="Calibri" w:cs="Times New Roman"/>
              </w:rPr>
              <w:t>0=No</w:t>
            </w:r>
          </w:p>
          <w:p w14:paraId="3FEB2137" w14:textId="77777777" w:rsidR="0047073D" w:rsidRDefault="0047073D" w:rsidP="00D727A8">
            <w:pPr>
              <w:rPr>
                <w:rFonts w:eastAsia="Calibri" w:cs="Times New Roman"/>
              </w:rPr>
            </w:pPr>
            <w:r>
              <w:rPr>
                <w:rFonts w:eastAsia="Calibri" w:cs="Times New Roman"/>
              </w:rPr>
              <w:t>1=Yes</w:t>
            </w:r>
          </w:p>
          <w:p w14:paraId="3A660C47" w14:textId="01A37D22" w:rsidR="0047073D" w:rsidRPr="00560CD9" w:rsidRDefault="0047073D" w:rsidP="00D727A8">
            <w:pPr>
              <w:rPr>
                <w:rFonts w:eastAsia="Times New Roman" w:cs="Times New Roman"/>
                <w:bCs/>
                <w:i/>
                <w:color w:val="000000"/>
              </w:rPr>
            </w:pPr>
            <w:r>
              <w:rPr>
                <w:rFonts w:eastAsia="Calibri" w:cs="Times New Roman"/>
                <w:i/>
              </w:rPr>
              <w:t>If 0, skip to I.88</w:t>
            </w:r>
          </w:p>
        </w:tc>
        <w:tc>
          <w:tcPr>
            <w:tcW w:w="1064" w:type="dxa"/>
          </w:tcPr>
          <w:p w14:paraId="77F1DCB3"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68" w:type="dxa"/>
          </w:tcPr>
          <w:p w14:paraId="14ACC839"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130" w:type="dxa"/>
          </w:tcPr>
          <w:p w14:paraId="4389FCA9" w14:textId="77777777" w:rsidR="0047073D" w:rsidRPr="00560CD9" w:rsidRDefault="0047073D" w:rsidP="00D727A8">
            <w:pPr>
              <w:rPr>
                <w:rFonts w:eastAsia="Times New Roman" w:cs="Times New Roman"/>
                <w:bCs/>
                <w:color w:val="000000"/>
              </w:rPr>
            </w:pPr>
            <w:r>
              <w:rPr>
                <w:rFonts w:eastAsia="Times New Roman" w:cs="Times New Roman"/>
                <w:bCs/>
                <w:color w:val="000000"/>
              </w:rPr>
              <w:t>Which NTFP products?</w:t>
            </w:r>
          </w:p>
        </w:tc>
        <w:tc>
          <w:tcPr>
            <w:tcW w:w="1032" w:type="dxa"/>
          </w:tcPr>
          <w:p w14:paraId="1FAEC3F3"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0EA011FA"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2DDE6F59" w14:textId="77777777" w:rsidR="0047073D" w:rsidRDefault="0047073D" w:rsidP="00D727A8">
            <w:pPr>
              <w:rPr>
                <w:rFonts w:eastAsia="Times New Roman" w:cs="Times New Roman"/>
                <w:bCs/>
                <w:color w:val="000000"/>
              </w:rPr>
            </w:pPr>
            <w:r>
              <w:rPr>
                <w:rFonts w:eastAsia="Times New Roman" w:cs="Times New Roman"/>
                <w:bCs/>
                <w:i/>
                <w:color w:val="000000"/>
              </w:rPr>
              <w:t>Select all that apply</w:t>
            </w:r>
          </w:p>
        </w:tc>
        <w:tc>
          <w:tcPr>
            <w:tcW w:w="1170" w:type="dxa"/>
          </w:tcPr>
          <w:p w14:paraId="496286C4" w14:textId="77777777" w:rsidR="0047073D"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47073D" w14:paraId="3C5E93CC" w14:textId="77777777" w:rsidTr="00D727A8">
        <w:tc>
          <w:tcPr>
            <w:tcW w:w="789" w:type="dxa"/>
          </w:tcPr>
          <w:p w14:paraId="160CE12D" w14:textId="77777777" w:rsidR="0047073D" w:rsidRDefault="0047073D" w:rsidP="00D727A8">
            <w:pPr>
              <w:rPr>
                <w:rFonts w:eastAsia="Times New Roman" w:cs="Times New Roman"/>
                <w:b/>
                <w:bCs/>
                <w:color w:val="000000"/>
              </w:rPr>
            </w:pPr>
            <w:r>
              <w:rPr>
                <w:rFonts w:eastAsia="Times New Roman" w:cs="Times New Roman"/>
                <w:b/>
                <w:bCs/>
                <w:color w:val="000000"/>
              </w:rPr>
              <w:t>1</w:t>
            </w:r>
          </w:p>
        </w:tc>
        <w:tc>
          <w:tcPr>
            <w:tcW w:w="1138" w:type="dxa"/>
          </w:tcPr>
          <w:p w14:paraId="07273532" w14:textId="77777777" w:rsidR="0047073D" w:rsidRDefault="0047073D" w:rsidP="00D727A8">
            <w:pPr>
              <w:rPr>
                <w:rFonts w:eastAsia="Times New Roman" w:cs="Times New Roman"/>
                <w:b/>
                <w:bCs/>
                <w:color w:val="000000"/>
              </w:rPr>
            </w:pPr>
          </w:p>
        </w:tc>
        <w:tc>
          <w:tcPr>
            <w:tcW w:w="1066" w:type="dxa"/>
          </w:tcPr>
          <w:p w14:paraId="06307B56" w14:textId="77777777" w:rsidR="0047073D" w:rsidRDefault="0047073D" w:rsidP="00D727A8">
            <w:pPr>
              <w:rPr>
                <w:rFonts w:eastAsia="Times New Roman" w:cs="Times New Roman"/>
                <w:b/>
                <w:bCs/>
                <w:color w:val="000000"/>
              </w:rPr>
            </w:pPr>
          </w:p>
        </w:tc>
        <w:tc>
          <w:tcPr>
            <w:tcW w:w="1082" w:type="dxa"/>
          </w:tcPr>
          <w:p w14:paraId="0CF84040" w14:textId="77777777" w:rsidR="0047073D" w:rsidRDefault="0047073D" w:rsidP="00D727A8">
            <w:pPr>
              <w:rPr>
                <w:rFonts w:eastAsia="Times New Roman" w:cs="Times New Roman"/>
                <w:b/>
                <w:bCs/>
                <w:color w:val="000000"/>
              </w:rPr>
            </w:pPr>
          </w:p>
        </w:tc>
        <w:tc>
          <w:tcPr>
            <w:tcW w:w="1041" w:type="dxa"/>
          </w:tcPr>
          <w:p w14:paraId="2AC59EF5" w14:textId="77777777" w:rsidR="0047073D" w:rsidRDefault="0047073D" w:rsidP="00D727A8">
            <w:pPr>
              <w:rPr>
                <w:rFonts w:eastAsia="Times New Roman" w:cs="Times New Roman"/>
                <w:b/>
                <w:bCs/>
                <w:color w:val="000000"/>
              </w:rPr>
            </w:pPr>
          </w:p>
        </w:tc>
        <w:tc>
          <w:tcPr>
            <w:tcW w:w="1245" w:type="dxa"/>
          </w:tcPr>
          <w:p w14:paraId="7A6FF052" w14:textId="77777777" w:rsidR="0047073D" w:rsidRDefault="0047073D" w:rsidP="00D727A8">
            <w:pPr>
              <w:rPr>
                <w:rFonts w:eastAsia="Times New Roman" w:cs="Times New Roman"/>
                <w:b/>
                <w:bCs/>
                <w:color w:val="000000"/>
              </w:rPr>
            </w:pPr>
          </w:p>
        </w:tc>
        <w:tc>
          <w:tcPr>
            <w:tcW w:w="1333" w:type="dxa"/>
          </w:tcPr>
          <w:p w14:paraId="33637965" w14:textId="77777777" w:rsidR="0047073D" w:rsidRDefault="0047073D" w:rsidP="00D727A8">
            <w:pPr>
              <w:rPr>
                <w:rFonts w:eastAsia="Times New Roman" w:cs="Times New Roman"/>
                <w:b/>
                <w:bCs/>
                <w:color w:val="000000"/>
              </w:rPr>
            </w:pPr>
          </w:p>
        </w:tc>
        <w:tc>
          <w:tcPr>
            <w:tcW w:w="1064" w:type="dxa"/>
          </w:tcPr>
          <w:p w14:paraId="0A34D80F" w14:textId="77777777" w:rsidR="0047073D" w:rsidRDefault="0047073D" w:rsidP="00D727A8">
            <w:pPr>
              <w:rPr>
                <w:rFonts w:eastAsia="Times New Roman" w:cs="Times New Roman"/>
                <w:b/>
                <w:bCs/>
                <w:color w:val="000000"/>
              </w:rPr>
            </w:pPr>
          </w:p>
        </w:tc>
        <w:tc>
          <w:tcPr>
            <w:tcW w:w="1068" w:type="dxa"/>
          </w:tcPr>
          <w:p w14:paraId="28516C0D" w14:textId="77777777" w:rsidR="0047073D" w:rsidRDefault="0047073D" w:rsidP="00D727A8">
            <w:pPr>
              <w:rPr>
                <w:rFonts w:eastAsia="Times New Roman" w:cs="Times New Roman"/>
                <w:b/>
                <w:bCs/>
                <w:color w:val="000000"/>
              </w:rPr>
            </w:pPr>
          </w:p>
        </w:tc>
        <w:tc>
          <w:tcPr>
            <w:tcW w:w="1130" w:type="dxa"/>
          </w:tcPr>
          <w:p w14:paraId="56AAF5D4" w14:textId="77777777" w:rsidR="0047073D" w:rsidRDefault="0047073D" w:rsidP="00D727A8">
            <w:pPr>
              <w:rPr>
                <w:rFonts w:eastAsia="Times New Roman" w:cs="Times New Roman"/>
                <w:b/>
                <w:bCs/>
                <w:color w:val="000000"/>
              </w:rPr>
            </w:pPr>
          </w:p>
        </w:tc>
        <w:tc>
          <w:tcPr>
            <w:tcW w:w="1032" w:type="dxa"/>
          </w:tcPr>
          <w:p w14:paraId="77A5AE50" w14:textId="77777777" w:rsidR="0047073D" w:rsidRDefault="0047073D" w:rsidP="00D727A8">
            <w:pPr>
              <w:rPr>
                <w:rFonts w:eastAsia="Times New Roman" w:cs="Times New Roman"/>
                <w:b/>
                <w:bCs/>
                <w:color w:val="000000"/>
              </w:rPr>
            </w:pPr>
          </w:p>
        </w:tc>
        <w:tc>
          <w:tcPr>
            <w:tcW w:w="1170" w:type="dxa"/>
          </w:tcPr>
          <w:p w14:paraId="2A1D2D46" w14:textId="77777777" w:rsidR="0047073D" w:rsidRDefault="0047073D" w:rsidP="00D727A8">
            <w:pPr>
              <w:rPr>
                <w:rFonts w:eastAsia="Times New Roman" w:cs="Times New Roman"/>
                <w:b/>
                <w:bCs/>
                <w:color w:val="000000"/>
              </w:rPr>
            </w:pPr>
          </w:p>
        </w:tc>
      </w:tr>
      <w:tr w:rsidR="0047073D" w14:paraId="43865417" w14:textId="77777777" w:rsidTr="00D727A8">
        <w:tc>
          <w:tcPr>
            <w:tcW w:w="789" w:type="dxa"/>
          </w:tcPr>
          <w:p w14:paraId="1358C9E3" w14:textId="77777777" w:rsidR="0047073D" w:rsidRDefault="0047073D" w:rsidP="00D727A8">
            <w:pPr>
              <w:rPr>
                <w:rFonts w:eastAsia="Times New Roman" w:cs="Times New Roman"/>
                <w:b/>
                <w:bCs/>
                <w:color w:val="000000"/>
              </w:rPr>
            </w:pPr>
            <w:r>
              <w:rPr>
                <w:rFonts w:eastAsia="Times New Roman" w:cs="Times New Roman"/>
                <w:b/>
                <w:bCs/>
                <w:color w:val="000000"/>
              </w:rPr>
              <w:t>2</w:t>
            </w:r>
          </w:p>
        </w:tc>
        <w:tc>
          <w:tcPr>
            <w:tcW w:w="1138" w:type="dxa"/>
          </w:tcPr>
          <w:p w14:paraId="5045B599" w14:textId="77777777" w:rsidR="0047073D" w:rsidRDefault="0047073D" w:rsidP="00D727A8">
            <w:pPr>
              <w:rPr>
                <w:rFonts w:eastAsia="Times New Roman" w:cs="Times New Roman"/>
                <w:b/>
                <w:bCs/>
                <w:color w:val="000000"/>
              </w:rPr>
            </w:pPr>
          </w:p>
        </w:tc>
        <w:tc>
          <w:tcPr>
            <w:tcW w:w="1066" w:type="dxa"/>
          </w:tcPr>
          <w:p w14:paraId="1D5487E6" w14:textId="77777777" w:rsidR="0047073D" w:rsidRDefault="0047073D" w:rsidP="00D727A8">
            <w:pPr>
              <w:rPr>
                <w:rFonts w:eastAsia="Times New Roman" w:cs="Times New Roman"/>
                <w:b/>
                <w:bCs/>
                <w:color w:val="000000"/>
              </w:rPr>
            </w:pPr>
          </w:p>
        </w:tc>
        <w:tc>
          <w:tcPr>
            <w:tcW w:w="1082" w:type="dxa"/>
          </w:tcPr>
          <w:p w14:paraId="4EEE49D0" w14:textId="77777777" w:rsidR="0047073D" w:rsidRDefault="0047073D" w:rsidP="00D727A8">
            <w:pPr>
              <w:rPr>
                <w:rFonts w:eastAsia="Times New Roman" w:cs="Times New Roman"/>
                <w:b/>
                <w:bCs/>
                <w:color w:val="000000"/>
              </w:rPr>
            </w:pPr>
          </w:p>
        </w:tc>
        <w:tc>
          <w:tcPr>
            <w:tcW w:w="1041" w:type="dxa"/>
          </w:tcPr>
          <w:p w14:paraId="26928070" w14:textId="77777777" w:rsidR="0047073D" w:rsidRDefault="0047073D" w:rsidP="00D727A8">
            <w:pPr>
              <w:rPr>
                <w:rFonts w:eastAsia="Times New Roman" w:cs="Times New Roman"/>
                <w:b/>
                <w:bCs/>
                <w:color w:val="000000"/>
              </w:rPr>
            </w:pPr>
          </w:p>
        </w:tc>
        <w:tc>
          <w:tcPr>
            <w:tcW w:w="1245" w:type="dxa"/>
          </w:tcPr>
          <w:p w14:paraId="5D56144A" w14:textId="77777777" w:rsidR="0047073D" w:rsidRDefault="0047073D" w:rsidP="00D727A8">
            <w:pPr>
              <w:rPr>
                <w:rFonts w:eastAsia="Times New Roman" w:cs="Times New Roman"/>
                <w:b/>
                <w:bCs/>
                <w:color w:val="000000"/>
              </w:rPr>
            </w:pPr>
          </w:p>
        </w:tc>
        <w:tc>
          <w:tcPr>
            <w:tcW w:w="1333" w:type="dxa"/>
          </w:tcPr>
          <w:p w14:paraId="4A553F49" w14:textId="77777777" w:rsidR="0047073D" w:rsidRDefault="0047073D" w:rsidP="00D727A8">
            <w:pPr>
              <w:rPr>
                <w:rFonts w:eastAsia="Times New Roman" w:cs="Times New Roman"/>
                <w:b/>
                <w:bCs/>
                <w:color w:val="000000"/>
              </w:rPr>
            </w:pPr>
          </w:p>
        </w:tc>
        <w:tc>
          <w:tcPr>
            <w:tcW w:w="1064" w:type="dxa"/>
          </w:tcPr>
          <w:p w14:paraId="4369BCA5" w14:textId="77777777" w:rsidR="0047073D" w:rsidRDefault="0047073D" w:rsidP="00D727A8">
            <w:pPr>
              <w:rPr>
                <w:rFonts w:eastAsia="Times New Roman" w:cs="Times New Roman"/>
                <w:b/>
                <w:bCs/>
                <w:color w:val="000000"/>
              </w:rPr>
            </w:pPr>
          </w:p>
        </w:tc>
        <w:tc>
          <w:tcPr>
            <w:tcW w:w="1068" w:type="dxa"/>
          </w:tcPr>
          <w:p w14:paraId="4A76D9B6" w14:textId="77777777" w:rsidR="0047073D" w:rsidRDefault="0047073D" w:rsidP="00D727A8">
            <w:pPr>
              <w:rPr>
                <w:rFonts w:eastAsia="Times New Roman" w:cs="Times New Roman"/>
                <w:b/>
                <w:bCs/>
                <w:color w:val="000000"/>
              </w:rPr>
            </w:pPr>
          </w:p>
        </w:tc>
        <w:tc>
          <w:tcPr>
            <w:tcW w:w="1130" w:type="dxa"/>
          </w:tcPr>
          <w:p w14:paraId="4C8AF7CE" w14:textId="77777777" w:rsidR="0047073D" w:rsidRDefault="0047073D" w:rsidP="00D727A8">
            <w:pPr>
              <w:rPr>
                <w:rFonts w:eastAsia="Times New Roman" w:cs="Times New Roman"/>
                <w:b/>
                <w:bCs/>
                <w:color w:val="000000"/>
              </w:rPr>
            </w:pPr>
          </w:p>
        </w:tc>
        <w:tc>
          <w:tcPr>
            <w:tcW w:w="1032" w:type="dxa"/>
          </w:tcPr>
          <w:p w14:paraId="0A5167C4" w14:textId="77777777" w:rsidR="0047073D" w:rsidRDefault="0047073D" w:rsidP="00D727A8">
            <w:pPr>
              <w:rPr>
                <w:rFonts w:eastAsia="Times New Roman" w:cs="Times New Roman"/>
                <w:b/>
                <w:bCs/>
                <w:color w:val="000000"/>
              </w:rPr>
            </w:pPr>
          </w:p>
        </w:tc>
        <w:tc>
          <w:tcPr>
            <w:tcW w:w="1170" w:type="dxa"/>
          </w:tcPr>
          <w:p w14:paraId="70067A14" w14:textId="77777777" w:rsidR="0047073D" w:rsidRDefault="0047073D" w:rsidP="00D727A8">
            <w:pPr>
              <w:rPr>
                <w:rFonts w:eastAsia="Times New Roman" w:cs="Times New Roman"/>
                <w:b/>
                <w:bCs/>
                <w:color w:val="000000"/>
              </w:rPr>
            </w:pPr>
          </w:p>
        </w:tc>
      </w:tr>
      <w:tr w:rsidR="0047073D" w14:paraId="0EDF32F6" w14:textId="77777777" w:rsidTr="00D727A8">
        <w:tc>
          <w:tcPr>
            <w:tcW w:w="789" w:type="dxa"/>
          </w:tcPr>
          <w:p w14:paraId="1354D5E4" w14:textId="77777777" w:rsidR="0047073D" w:rsidRDefault="0047073D" w:rsidP="00D727A8">
            <w:pPr>
              <w:rPr>
                <w:rFonts w:eastAsia="Times New Roman" w:cs="Times New Roman"/>
                <w:b/>
                <w:bCs/>
                <w:color w:val="000000"/>
              </w:rPr>
            </w:pPr>
            <w:r>
              <w:rPr>
                <w:rFonts w:eastAsia="Times New Roman" w:cs="Times New Roman"/>
                <w:b/>
                <w:bCs/>
                <w:color w:val="000000"/>
              </w:rPr>
              <w:t>3</w:t>
            </w:r>
          </w:p>
        </w:tc>
        <w:tc>
          <w:tcPr>
            <w:tcW w:w="1138" w:type="dxa"/>
          </w:tcPr>
          <w:p w14:paraId="389E5602" w14:textId="77777777" w:rsidR="0047073D" w:rsidRDefault="0047073D" w:rsidP="00D727A8">
            <w:pPr>
              <w:rPr>
                <w:rFonts w:eastAsia="Times New Roman" w:cs="Times New Roman"/>
                <w:b/>
                <w:bCs/>
                <w:color w:val="000000"/>
              </w:rPr>
            </w:pPr>
          </w:p>
        </w:tc>
        <w:tc>
          <w:tcPr>
            <w:tcW w:w="1066" w:type="dxa"/>
          </w:tcPr>
          <w:p w14:paraId="2D565DD3" w14:textId="77777777" w:rsidR="0047073D" w:rsidRDefault="0047073D" w:rsidP="00D727A8">
            <w:pPr>
              <w:rPr>
                <w:rFonts w:eastAsia="Times New Roman" w:cs="Times New Roman"/>
                <w:b/>
                <w:bCs/>
                <w:color w:val="000000"/>
              </w:rPr>
            </w:pPr>
          </w:p>
        </w:tc>
        <w:tc>
          <w:tcPr>
            <w:tcW w:w="1082" w:type="dxa"/>
          </w:tcPr>
          <w:p w14:paraId="655A2BFC" w14:textId="77777777" w:rsidR="0047073D" w:rsidRDefault="0047073D" w:rsidP="00D727A8">
            <w:pPr>
              <w:rPr>
                <w:rFonts w:eastAsia="Times New Roman" w:cs="Times New Roman"/>
                <w:b/>
                <w:bCs/>
                <w:color w:val="000000"/>
              </w:rPr>
            </w:pPr>
          </w:p>
        </w:tc>
        <w:tc>
          <w:tcPr>
            <w:tcW w:w="1041" w:type="dxa"/>
          </w:tcPr>
          <w:p w14:paraId="4F565590" w14:textId="77777777" w:rsidR="0047073D" w:rsidRDefault="0047073D" w:rsidP="00D727A8">
            <w:pPr>
              <w:rPr>
                <w:rFonts w:eastAsia="Times New Roman" w:cs="Times New Roman"/>
                <w:b/>
                <w:bCs/>
                <w:color w:val="000000"/>
              </w:rPr>
            </w:pPr>
          </w:p>
        </w:tc>
        <w:tc>
          <w:tcPr>
            <w:tcW w:w="1245" w:type="dxa"/>
          </w:tcPr>
          <w:p w14:paraId="3E1D482F" w14:textId="77777777" w:rsidR="0047073D" w:rsidRDefault="0047073D" w:rsidP="00D727A8">
            <w:pPr>
              <w:rPr>
                <w:rFonts w:eastAsia="Times New Roman" w:cs="Times New Roman"/>
                <w:b/>
                <w:bCs/>
                <w:color w:val="000000"/>
              </w:rPr>
            </w:pPr>
          </w:p>
        </w:tc>
        <w:tc>
          <w:tcPr>
            <w:tcW w:w="1333" w:type="dxa"/>
          </w:tcPr>
          <w:p w14:paraId="046708DF" w14:textId="77777777" w:rsidR="0047073D" w:rsidRDefault="0047073D" w:rsidP="00D727A8">
            <w:pPr>
              <w:rPr>
                <w:rFonts w:eastAsia="Times New Roman" w:cs="Times New Roman"/>
                <w:b/>
                <w:bCs/>
                <w:color w:val="000000"/>
              </w:rPr>
            </w:pPr>
          </w:p>
        </w:tc>
        <w:tc>
          <w:tcPr>
            <w:tcW w:w="1064" w:type="dxa"/>
          </w:tcPr>
          <w:p w14:paraId="7FCC05A9" w14:textId="77777777" w:rsidR="0047073D" w:rsidRDefault="0047073D" w:rsidP="00D727A8">
            <w:pPr>
              <w:rPr>
                <w:rFonts w:eastAsia="Times New Roman" w:cs="Times New Roman"/>
                <w:b/>
                <w:bCs/>
                <w:color w:val="000000"/>
              </w:rPr>
            </w:pPr>
          </w:p>
        </w:tc>
        <w:tc>
          <w:tcPr>
            <w:tcW w:w="1068" w:type="dxa"/>
          </w:tcPr>
          <w:p w14:paraId="51021C81" w14:textId="77777777" w:rsidR="0047073D" w:rsidRDefault="0047073D" w:rsidP="00D727A8">
            <w:pPr>
              <w:rPr>
                <w:rFonts w:eastAsia="Times New Roman" w:cs="Times New Roman"/>
                <w:b/>
                <w:bCs/>
                <w:color w:val="000000"/>
              </w:rPr>
            </w:pPr>
          </w:p>
        </w:tc>
        <w:tc>
          <w:tcPr>
            <w:tcW w:w="1130" w:type="dxa"/>
          </w:tcPr>
          <w:p w14:paraId="590C614B" w14:textId="77777777" w:rsidR="0047073D" w:rsidRDefault="0047073D" w:rsidP="00D727A8">
            <w:pPr>
              <w:rPr>
                <w:rFonts w:eastAsia="Times New Roman" w:cs="Times New Roman"/>
                <w:b/>
                <w:bCs/>
                <w:color w:val="000000"/>
              </w:rPr>
            </w:pPr>
          </w:p>
        </w:tc>
        <w:tc>
          <w:tcPr>
            <w:tcW w:w="1032" w:type="dxa"/>
          </w:tcPr>
          <w:p w14:paraId="4AFD71AE" w14:textId="77777777" w:rsidR="0047073D" w:rsidRDefault="0047073D" w:rsidP="00D727A8">
            <w:pPr>
              <w:rPr>
                <w:rFonts w:eastAsia="Times New Roman" w:cs="Times New Roman"/>
                <w:b/>
                <w:bCs/>
                <w:color w:val="000000"/>
              </w:rPr>
            </w:pPr>
          </w:p>
        </w:tc>
        <w:tc>
          <w:tcPr>
            <w:tcW w:w="1170" w:type="dxa"/>
          </w:tcPr>
          <w:p w14:paraId="77FF0E94" w14:textId="77777777" w:rsidR="0047073D" w:rsidRDefault="0047073D" w:rsidP="00D727A8">
            <w:pPr>
              <w:rPr>
                <w:rFonts w:eastAsia="Times New Roman" w:cs="Times New Roman"/>
                <w:b/>
                <w:bCs/>
                <w:color w:val="000000"/>
              </w:rPr>
            </w:pPr>
          </w:p>
        </w:tc>
      </w:tr>
      <w:tr w:rsidR="0047073D" w14:paraId="778068A0" w14:textId="77777777" w:rsidTr="00D727A8">
        <w:tc>
          <w:tcPr>
            <w:tcW w:w="789" w:type="dxa"/>
          </w:tcPr>
          <w:p w14:paraId="23B2D020" w14:textId="77777777" w:rsidR="0047073D" w:rsidRDefault="0047073D" w:rsidP="00D727A8">
            <w:pPr>
              <w:rPr>
                <w:rFonts w:eastAsia="Times New Roman" w:cs="Times New Roman"/>
                <w:b/>
                <w:bCs/>
                <w:color w:val="000000"/>
              </w:rPr>
            </w:pPr>
            <w:r>
              <w:rPr>
                <w:rFonts w:eastAsia="Times New Roman" w:cs="Times New Roman"/>
                <w:b/>
                <w:bCs/>
                <w:color w:val="000000"/>
              </w:rPr>
              <w:t>4</w:t>
            </w:r>
          </w:p>
        </w:tc>
        <w:tc>
          <w:tcPr>
            <w:tcW w:w="1138" w:type="dxa"/>
          </w:tcPr>
          <w:p w14:paraId="1DE71D6A" w14:textId="77777777" w:rsidR="0047073D" w:rsidRDefault="0047073D" w:rsidP="00D727A8">
            <w:pPr>
              <w:rPr>
                <w:rFonts w:eastAsia="Times New Roman" w:cs="Times New Roman"/>
                <w:b/>
                <w:bCs/>
                <w:color w:val="000000"/>
              </w:rPr>
            </w:pPr>
          </w:p>
        </w:tc>
        <w:tc>
          <w:tcPr>
            <w:tcW w:w="1066" w:type="dxa"/>
          </w:tcPr>
          <w:p w14:paraId="4660316A" w14:textId="77777777" w:rsidR="0047073D" w:rsidRDefault="0047073D" w:rsidP="00D727A8">
            <w:pPr>
              <w:rPr>
                <w:rFonts w:eastAsia="Times New Roman" w:cs="Times New Roman"/>
                <w:b/>
                <w:bCs/>
                <w:color w:val="000000"/>
              </w:rPr>
            </w:pPr>
          </w:p>
        </w:tc>
        <w:tc>
          <w:tcPr>
            <w:tcW w:w="1082" w:type="dxa"/>
          </w:tcPr>
          <w:p w14:paraId="73549B67" w14:textId="77777777" w:rsidR="0047073D" w:rsidRDefault="0047073D" w:rsidP="00D727A8">
            <w:pPr>
              <w:rPr>
                <w:rFonts w:eastAsia="Times New Roman" w:cs="Times New Roman"/>
                <w:b/>
                <w:bCs/>
                <w:color w:val="000000"/>
              </w:rPr>
            </w:pPr>
          </w:p>
        </w:tc>
        <w:tc>
          <w:tcPr>
            <w:tcW w:w="1041" w:type="dxa"/>
          </w:tcPr>
          <w:p w14:paraId="0FDAADD7" w14:textId="77777777" w:rsidR="0047073D" w:rsidRDefault="0047073D" w:rsidP="00D727A8">
            <w:pPr>
              <w:rPr>
                <w:rFonts w:eastAsia="Times New Roman" w:cs="Times New Roman"/>
                <w:b/>
                <w:bCs/>
                <w:color w:val="000000"/>
              </w:rPr>
            </w:pPr>
          </w:p>
        </w:tc>
        <w:tc>
          <w:tcPr>
            <w:tcW w:w="1245" w:type="dxa"/>
          </w:tcPr>
          <w:p w14:paraId="534BC87A" w14:textId="77777777" w:rsidR="0047073D" w:rsidRDefault="0047073D" w:rsidP="00D727A8">
            <w:pPr>
              <w:rPr>
                <w:rFonts w:eastAsia="Times New Roman" w:cs="Times New Roman"/>
                <w:b/>
                <w:bCs/>
                <w:color w:val="000000"/>
              </w:rPr>
            </w:pPr>
          </w:p>
        </w:tc>
        <w:tc>
          <w:tcPr>
            <w:tcW w:w="1333" w:type="dxa"/>
          </w:tcPr>
          <w:p w14:paraId="1D56D314" w14:textId="77777777" w:rsidR="0047073D" w:rsidRDefault="0047073D" w:rsidP="00D727A8">
            <w:pPr>
              <w:rPr>
                <w:rFonts w:eastAsia="Times New Roman" w:cs="Times New Roman"/>
                <w:b/>
                <w:bCs/>
                <w:color w:val="000000"/>
              </w:rPr>
            </w:pPr>
          </w:p>
        </w:tc>
        <w:tc>
          <w:tcPr>
            <w:tcW w:w="1064" w:type="dxa"/>
          </w:tcPr>
          <w:p w14:paraId="26EC692E" w14:textId="77777777" w:rsidR="0047073D" w:rsidRDefault="0047073D" w:rsidP="00D727A8">
            <w:pPr>
              <w:rPr>
                <w:rFonts w:eastAsia="Times New Roman" w:cs="Times New Roman"/>
                <w:b/>
                <w:bCs/>
                <w:color w:val="000000"/>
              </w:rPr>
            </w:pPr>
          </w:p>
        </w:tc>
        <w:tc>
          <w:tcPr>
            <w:tcW w:w="1068" w:type="dxa"/>
          </w:tcPr>
          <w:p w14:paraId="568BC50E" w14:textId="77777777" w:rsidR="0047073D" w:rsidRDefault="0047073D" w:rsidP="00D727A8">
            <w:pPr>
              <w:rPr>
                <w:rFonts w:eastAsia="Times New Roman" w:cs="Times New Roman"/>
                <w:b/>
                <w:bCs/>
                <w:color w:val="000000"/>
              </w:rPr>
            </w:pPr>
          </w:p>
        </w:tc>
        <w:tc>
          <w:tcPr>
            <w:tcW w:w="1130" w:type="dxa"/>
          </w:tcPr>
          <w:p w14:paraId="4B137E88" w14:textId="77777777" w:rsidR="0047073D" w:rsidRDefault="0047073D" w:rsidP="00D727A8">
            <w:pPr>
              <w:rPr>
                <w:rFonts w:eastAsia="Times New Roman" w:cs="Times New Roman"/>
                <w:b/>
                <w:bCs/>
                <w:color w:val="000000"/>
              </w:rPr>
            </w:pPr>
          </w:p>
        </w:tc>
        <w:tc>
          <w:tcPr>
            <w:tcW w:w="1032" w:type="dxa"/>
          </w:tcPr>
          <w:p w14:paraId="45E9F615" w14:textId="77777777" w:rsidR="0047073D" w:rsidRDefault="0047073D" w:rsidP="00D727A8">
            <w:pPr>
              <w:rPr>
                <w:rFonts w:eastAsia="Times New Roman" w:cs="Times New Roman"/>
                <w:b/>
                <w:bCs/>
                <w:color w:val="000000"/>
              </w:rPr>
            </w:pPr>
          </w:p>
        </w:tc>
        <w:tc>
          <w:tcPr>
            <w:tcW w:w="1170" w:type="dxa"/>
          </w:tcPr>
          <w:p w14:paraId="3B9252D4" w14:textId="77777777" w:rsidR="0047073D" w:rsidRDefault="0047073D" w:rsidP="00D727A8">
            <w:pPr>
              <w:rPr>
                <w:rFonts w:eastAsia="Times New Roman" w:cs="Times New Roman"/>
                <w:b/>
                <w:bCs/>
                <w:color w:val="000000"/>
              </w:rPr>
            </w:pPr>
          </w:p>
        </w:tc>
      </w:tr>
      <w:tr w:rsidR="0047073D" w14:paraId="52A68401" w14:textId="77777777" w:rsidTr="00D727A8">
        <w:tc>
          <w:tcPr>
            <w:tcW w:w="789" w:type="dxa"/>
          </w:tcPr>
          <w:p w14:paraId="143ACB9F" w14:textId="77777777" w:rsidR="0047073D" w:rsidRDefault="0047073D" w:rsidP="00D727A8">
            <w:pPr>
              <w:rPr>
                <w:rFonts w:eastAsia="Times New Roman" w:cs="Times New Roman"/>
                <w:b/>
                <w:bCs/>
                <w:color w:val="000000"/>
              </w:rPr>
            </w:pPr>
            <w:r>
              <w:rPr>
                <w:rFonts w:eastAsia="Times New Roman" w:cs="Times New Roman"/>
                <w:b/>
                <w:bCs/>
                <w:color w:val="000000"/>
              </w:rPr>
              <w:t>5</w:t>
            </w:r>
          </w:p>
        </w:tc>
        <w:tc>
          <w:tcPr>
            <w:tcW w:w="1138" w:type="dxa"/>
          </w:tcPr>
          <w:p w14:paraId="2EA2523A" w14:textId="77777777" w:rsidR="0047073D" w:rsidRDefault="0047073D" w:rsidP="00D727A8">
            <w:pPr>
              <w:rPr>
                <w:rFonts w:eastAsia="Times New Roman" w:cs="Times New Roman"/>
                <w:b/>
                <w:bCs/>
                <w:color w:val="000000"/>
              </w:rPr>
            </w:pPr>
          </w:p>
        </w:tc>
        <w:tc>
          <w:tcPr>
            <w:tcW w:w="1066" w:type="dxa"/>
          </w:tcPr>
          <w:p w14:paraId="24394F24" w14:textId="77777777" w:rsidR="0047073D" w:rsidRDefault="0047073D" w:rsidP="00D727A8">
            <w:pPr>
              <w:rPr>
                <w:rFonts w:eastAsia="Times New Roman" w:cs="Times New Roman"/>
                <w:b/>
                <w:bCs/>
                <w:color w:val="000000"/>
              </w:rPr>
            </w:pPr>
          </w:p>
        </w:tc>
        <w:tc>
          <w:tcPr>
            <w:tcW w:w="1082" w:type="dxa"/>
          </w:tcPr>
          <w:p w14:paraId="459DEA46" w14:textId="77777777" w:rsidR="0047073D" w:rsidRDefault="0047073D" w:rsidP="00D727A8">
            <w:pPr>
              <w:rPr>
                <w:rFonts w:eastAsia="Times New Roman" w:cs="Times New Roman"/>
                <w:b/>
                <w:bCs/>
                <w:color w:val="000000"/>
              </w:rPr>
            </w:pPr>
          </w:p>
        </w:tc>
        <w:tc>
          <w:tcPr>
            <w:tcW w:w="1041" w:type="dxa"/>
          </w:tcPr>
          <w:p w14:paraId="5631633C" w14:textId="77777777" w:rsidR="0047073D" w:rsidRDefault="0047073D" w:rsidP="00D727A8">
            <w:pPr>
              <w:rPr>
                <w:rFonts w:eastAsia="Times New Roman" w:cs="Times New Roman"/>
                <w:b/>
                <w:bCs/>
                <w:color w:val="000000"/>
              </w:rPr>
            </w:pPr>
          </w:p>
        </w:tc>
        <w:tc>
          <w:tcPr>
            <w:tcW w:w="1245" w:type="dxa"/>
          </w:tcPr>
          <w:p w14:paraId="3FB8CC8A" w14:textId="77777777" w:rsidR="0047073D" w:rsidRDefault="0047073D" w:rsidP="00D727A8">
            <w:pPr>
              <w:rPr>
                <w:rFonts w:eastAsia="Times New Roman" w:cs="Times New Roman"/>
                <w:b/>
                <w:bCs/>
                <w:color w:val="000000"/>
              </w:rPr>
            </w:pPr>
          </w:p>
        </w:tc>
        <w:tc>
          <w:tcPr>
            <w:tcW w:w="1333" w:type="dxa"/>
          </w:tcPr>
          <w:p w14:paraId="2F8B9882" w14:textId="77777777" w:rsidR="0047073D" w:rsidRDefault="0047073D" w:rsidP="00D727A8">
            <w:pPr>
              <w:rPr>
                <w:rFonts w:eastAsia="Times New Roman" w:cs="Times New Roman"/>
                <w:b/>
                <w:bCs/>
                <w:color w:val="000000"/>
              </w:rPr>
            </w:pPr>
          </w:p>
        </w:tc>
        <w:tc>
          <w:tcPr>
            <w:tcW w:w="1064" w:type="dxa"/>
          </w:tcPr>
          <w:p w14:paraId="19668CEB" w14:textId="77777777" w:rsidR="0047073D" w:rsidRDefault="0047073D" w:rsidP="00D727A8">
            <w:pPr>
              <w:rPr>
                <w:rFonts w:eastAsia="Times New Roman" w:cs="Times New Roman"/>
                <w:b/>
                <w:bCs/>
                <w:color w:val="000000"/>
              </w:rPr>
            </w:pPr>
          </w:p>
        </w:tc>
        <w:tc>
          <w:tcPr>
            <w:tcW w:w="1068" w:type="dxa"/>
          </w:tcPr>
          <w:p w14:paraId="0E38D71C" w14:textId="77777777" w:rsidR="0047073D" w:rsidRDefault="0047073D" w:rsidP="00D727A8">
            <w:pPr>
              <w:rPr>
                <w:rFonts w:eastAsia="Times New Roman" w:cs="Times New Roman"/>
                <w:b/>
                <w:bCs/>
                <w:color w:val="000000"/>
              </w:rPr>
            </w:pPr>
          </w:p>
        </w:tc>
        <w:tc>
          <w:tcPr>
            <w:tcW w:w="1130" w:type="dxa"/>
          </w:tcPr>
          <w:p w14:paraId="35A10871" w14:textId="77777777" w:rsidR="0047073D" w:rsidRDefault="0047073D" w:rsidP="00D727A8">
            <w:pPr>
              <w:rPr>
                <w:rFonts w:eastAsia="Times New Roman" w:cs="Times New Roman"/>
                <w:b/>
                <w:bCs/>
                <w:color w:val="000000"/>
              </w:rPr>
            </w:pPr>
          </w:p>
        </w:tc>
        <w:tc>
          <w:tcPr>
            <w:tcW w:w="1032" w:type="dxa"/>
          </w:tcPr>
          <w:p w14:paraId="7DCDA486" w14:textId="77777777" w:rsidR="0047073D" w:rsidRDefault="0047073D" w:rsidP="00D727A8">
            <w:pPr>
              <w:rPr>
                <w:rFonts w:eastAsia="Times New Roman" w:cs="Times New Roman"/>
                <w:b/>
                <w:bCs/>
                <w:color w:val="000000"/>
              </w:rPr>
            </w:pPr>
          </w:p>
        </w:tc>
        <w:tc>
          <w:tcPr>
            <w:tcW w:w="1170" w:type="dxa"/>
          </w:tcPr>
          <w:p w14:paraId="552DA1D6" w14:textId="77777777" w:rsidR="0047073D" w:rsidRDefault="0047073D" w:rsidP="00D727A8">
            <w:pPr>
              <w:rPr>
                <w:rFonts w:eastAsia="Times New Roman" w:cs="Times New Roman"/>
                <w:b/>
                <w:bCs/>
                <w:color w:val="000000"/>
              </w:rPr>
            </w:pPr>
          </w:p>
        </w:tc>
      </w:tr>
      <w:tr w:rsidR="0047073D" w14:paraId="520E10A5" w14:textId="77777777" w:rsidTr="00D727A8">
        <w:tc>
          <w:tcPr>
            <w:tcW w:w="789" w:type="dxa"/>
          </w:tcPr>
          <w:p w14:paraId="5922FE77" w14:textId="77777777" w:rsidR="0047073D" w:rsidRDefault="0047073D" w:rsidP="00D727A8">
            <w:pPr>
              <w:rPr>
                <w:rFonts w:eastAsia="Times New Roman" w:cs="Times New Roman"/>
                <w:b/>
                <w:bCs/>
                <w:color w:val="000000"/>
              </w:rPr>
            </w:pPr>
            <w:r>
              <w:rPr>
                <w:rFonts w:eastAsia="Times New Roman" w:cs="Times New Roman"/>
                <w:b/>
                <w:bCs/>
                <w:color w:val="000000"/>
              </w:rPr>
              <w:t>6</w:t>
            </w:r>
          </w:p>
        </w:tc>
        <w:tc>
          <w:tcPr>
            <w:tcW w:w="1138" w:type="dxa"/>
          </w:tcPr>
          <w:p w14:paraId="2E890ED9" w14:textId="77777777" w:rsidR="0047073D" w:rsidRDefault="0047073D" w:rsidP="00D727A8">
            <w:pPr>
              <w:rPr>
                <w:rFonts w:eastAsia="Times New Roman" w:cs="Times New Roman"/>
                <w:b/>
                <w:bCs/>
                <w:color w:val="000000"/>
              </w:rPr>
            </w:pPr>
          </w:p>
        </w:tc>
        <w:tc>
          <w:tcPr>
            <w:tcW w:w="1066" w:type="dxa"/>
          </w:tcPr>
          <w:p w14:paraId="5B0B58B9" w14:textId="77777777" w:rsidR="0047073D" w:rsidRDefault="0047073D" w:rsidP="00D727A8">
            <w:pPr>
              <w:rPr>
                <w:rFonts w:eastAsia="Times New Roman" w:cs="Times New Roman"/>
                <w:b/>
                <w:bCs/>
                <w:color w:val="000000"/>
              </w:rPr>
            </w:pPr>
          </w:p>
        </w:tc>
        <w:tc>
          <w:tcPr>
            <w:tcW w:w="1082" w:type="dxa"/>
          </w:tcPr>
          <w:p w14:paraId="5D578C65" w14:textId="77777777" w:rsidR="0047073D" w:rsidRDefault="0047073D" w:rsidP="00D727A8">
            <w:pPr>
              <w:rPr>
                <w:rFonts w:eastAsia="Times New Roman" w:cs="Times New Roman"/>
                <w:b/>
                <w:bCs/>
                <w:color w:val="000000"/>
              </w:rPr>
            </w:pPr>
          </w:p>
        </w:tc>
        <w:tc>
          <w:tcPr>
            <w:tcW w:w="1041" w:type="dxa"/>
          </w:tcPr>
          <w:p w14:paraId="02B1DAB5" w14:textId="77777777" w:rsidR="0047073D" w:rsidRDefault="0047073D" w:rsidP="00D727A8">
            <w:pPr>
              <w:rPr>
                <w:rFonts w:eastAsia="Times New Roman" w:cs="Times New Roman"/>
                <w:b/>
                <w:bCs/>
                <w:color w:val="000000"/>
              </w:rPr>
            </w:pPr>
          </w:p>
        </w:tc>
        <w:tc>
          <w:tcPr>
            <w:tcW w:w="1245" w:type="dxa"/>
          </w:tcPr>
          <w:p w14:paraId="7C200753" w14:textId="77777777" w:rsidR="0047073D" w:rsidRDefault="0047073D" w:rsidP="00D727A8">
            <w:pPr>
              <w:rPr>
                <w:rFonts w:eastAsia="Times New Roman" w:cs="Times New Roman"/>
                <w:b/>
                <w:bCs/>
                <w:color w:val="000000"/>
              </w:rPr>
            </w:pPr>
          </w:p>
        </w:tc>
        <w:tc>
          <w:tcPr>
            <w:tcW w:w="1333" w:type="dxa"/>
          </w:tcPr>
          <w:p w14:paraId="73C5F67C" w14:textId="77777777" w:rsidR="0047073D" w:rsidRDefault="0047073D" w:rsidP="00D727A8">
            <w:pPr>
              <w:rPr>
                <w:rFonts w:eastAsia="Times New Roman" w:cs="Times New Roman"/>
                <w:b/>
                <w:bCs/>
                <w:color w:val="000000"/>
              </w:rPr>
            </w:pPr>
          </w:p>
        </w:tc>
        <w:tc>
          <w:tcPr>
            <w:tcW w:w="1064" w:type="dxa"/>
          </w:tcPr>
          <w:p w14:paraId="0C8DE338" w14:textId="77777777" w:rsidR="0047073D" w:rsidRDefault="0047073D" w:rsidP="00D727A8">
            <w:pPr>
              <w:rPr>
                <w:rFonts w:eastAsia="Times New Roman" w:cs="Times New Roman"/>
                <w:b/>
                <w:bCs/>
                <w:color w:val="000000"/>
              </w:rPr>
            </w:pPr>
          </w:p>
        </w:tc>
        <w:tc>
          <w:tcPr>
            <w:tcW w:w="1068" w:type="dxa"/>
          </w:tcPr>
          <w:p w14:paraId="3A528BAC" w14:textId="77777777" w:rsidR="0047073D" w:rsidRDefault="0047073D" w:rsidP="00D727A8">
            <w:pPr>
              <w:rPr>
                <w:rFonts w:eastAsia="Times New Roman" w:cs="Times New Roman"/>
                <w:b/>
                <w:bCs/>
                <w:color w:val="000000"/>
              </w:rPr>
            </w:pPr>
          </w:p>
        </w:tc>
        <w:tc>
          <w:tcPr>
            <w:tcW w:w="1130" w:type="dxa"/>
          </w:tcPr>
          <w:p w14:paraId="0BC52565" w14:textId="77777777" w:rsidR="0047073D" w:rsidRDefault="0047073D" w:rsidP="00D727A8">
            <w:pPr>
              <w:rPr>
                <w:rFonts w:eastAsia="Times New Roman" w:cs="Times New Roman"/>
                <w:b/>
                <w:bCs/>
                <w:color w:val="000000"/>
              </w:rPr>
            </w:pPr>
          </w:p>
        </w:tc>
        <w:tc>
          <w:tcPr>
            <w:tcW w:w="1032" w:type="dxa"/>
          </w:tcPr>
          <w:p w14:paraId="25385A5A" w14:textId="77777777" w:rsidR="0047073D" w:rsidRDefault="0047073D" w:rsidP="00D727A8">
            <w:pPr>
              <w:rPr>
                <w:rFonts w:eastAsia="Times New Roman" w:cs="Times New Roman"/>
                <w:b/>
                <w:bCs/>
                <w:color w:val="000000"/>
              </w:rPr>
            </w:pPr>
          </w:p>
        </w:tc>
        <w:tc>
          <w:tcPr>
            <w:tcW w:w="1170" w:type="dxa"/>
          </w:tcPr>
          <w:p w14:paraId="7DEEED2F" w14:textId="77777777" w:rsidR="0047073D" w:rsidRDefault="0047073D" w:rsidP="00D727A8">
            <w:pPr>
              <w:rPr>
                <w:rFonts w:eastAsia="Times New Roman" w:cs="Times New Roman"/>
                <w:b/>
                <w:bCs/>
                <w:color w:val="000000"/>
              </w:rPr>
            </w:pPr>
          </w:p>
        </w:tc>
      </w:tr>
      <w:tr w:rsidR="0047073D" w14:paraId="2242D053" w14:textId="77777777" w:rsidTr="00D727A8">
        <w:tc>
          <w:tcPr>
            <w:tcW w:w="789" w:type="dxa"/>
          </w:tcPr>
          <w:p w14:paraId="00A16B6D" w14:textId="77777777" w:rsidR="0047073D" w:rsidRDefault="0047073D" w:rsidP="00D727A8">
            <w:pPr>
              <w:rPr>
                <w:rFonts w:eastAsia="Times New Roman" w:cs="Times New Roman"/>
                <w:b/>
                <w:bCs/>
                <w:color w:val="000000"/>
              </w:rPr>
            </w:pPr>
            <w:r>
              <w:rPr>
                <w:rFonts w:eastAsia="Times New Roman" w:cs="Times New Roman"/>
                <w:b/>
                <w:bCs/>
                <w:color w:val="000000"/>
              </w:rPr>
              <w:t>7</w:t>
            </w:r>
          </w:p>
        </w:tc>
        <w:tc>
          <w:tcPr>
            <w:tcW w:w="1138" w:type="dxa"/>
          </w:tcPr>
          <w:p w14:paraId="4BA2F423" w14:textId="77777777" w:rsidR="0047073D" w:rsidRDefault="0047073D" w:rsidP="00D727A8">
            <w:pPr>
              <w:rPr>
                <w:rFonts w:eastAsia="Times New Roman" w:cs="Times New Roman"/>
                <w:b/>
                <w:bCs/>
                <w:color w:val="000000"/>
              </w:rPr>
            </w:pPr>
          </w:p>
        </w:tc>
        <w:tc>
          <w:tcPr>
            <w:tcW w:w="1066" w:type="dxa"/>
          </w:tcPr>
          <w:p w14:paraId="457CBDC1" w14:textId="77777777" w:rsidR="0047073D" w:rsidRDefault="0047073D" w:rsidP="00D727A8">
            <w:pPr>
              <w:rPr>
                <w:rFonts w:eastAsia="Times New Roman" w:cs="Times New Roman"/>
                <w:b/>
                <w:bCs/>
                <w:color w:val="000000"/>
              </w:rPr>
            </w:pPr>
          </w:p>
        </w:tc>
        <w:tc>
          <w:tcPr>
            <w:tcW w:w="1082" w:type="dxa"/>
          </w:tcPr>
          <w:p w14:paraId="5D886EA7" w14:textId="77777777" w:rsidR="0047073D" w:rsidRDefault="0047073D" w:rsidP="00D727A8">
            <w:pPr>
              <w:rPr>
                <w:rFonts w:eastAsia="Times New Roman" w:cs="Times New Roman"/>
                <w:b/>
                <w:bCs/>
                <w:color w:val="000000"/>
              </w:rPr>
            </w:pPr>
          </w:p>
        </w:tc>
        <w:tc>
          <w:tcPr>
            <w:tcW w:w="1041" w:type="dxa"/>
          </w:tcPr>
          <w:p w14:paraId="5609D8D4" w14:textId="77777777" w:rsidR="0047073D" w:rsidRDefault="0047073D" w:rsidP="00D727A8">
            <w:pPr>
              <w:rPr>
                <w:rFonts w:eastAsia="Times New Roman" w:cs="Times New Roman"/>
                <w:b/>
                <w:bCs/>
                <w:color w:val="000000"/>
              </w:rPr>
            </w:pPr>
          </w:p>
        </w:tc>
        <w:tc>
          <w:tcPr>
            <w:tcW w:w="1245" w:type="dxa"/>
          </w:tcPr>
          <w:p w14:paraId="52D026E3" w14:textId="77777777" w:rsidR="0047073D" w:rsidRDefault="0047073D" w:rsidP="00D727A8">
            <w:pPr>
              <w:rPr>
                <w:rFonts w:eastAsia="Times New Roman" w:cs="Times New Roman"/>
                <w:b/>
                <w:bCs/>
                <w:color w:val="000000"/>
              </w:rPr>
            </w:pPr>
          </w:p>
        </w:tc>
        <w:tc>
          <w:tcPr>
            <w:tcW w:w="1333" w:type="dxa"/>
          </w:tcPr>
          <w:p w14:paraId="1670C58F" w14:textId="77777777" w:rsidR="0047073D" w:rsidRDefault="0047073D" w:rsidP="00D727A8">
            <w:pPr>
              <w:rPr>
                <w:rFonts w:eastAsia="Times New Roman" w:cs="Times New Roman"/>
                <w:b/>
                <w:bCs/>
                <w:color w:val="000000"/>
              </w:rPr>
            </w:pPr>
          </w:p>
        </w:tc>
        <w:tc>
          <w:tcPr>
            <w:tcW w:w="1064" w:type="dxa"/>
          </w:tcPr>
          <w:p w14:paraId="7F57B26C" w14:textId="77777777" w:rsidR="0047073D" w:rsidRDefault="0047073D" w:rsidP="00D727A8">
            <w:pPr>
              <w:rPr>
                <w:rFonts w:eastAsia="Times New Roman" w:cs="Times New Roman"/>
                <w:b/>
                <w:bCs/>
                <w:color w:val="000000"/>
              </w:rPr>
            </w:pPr>
          </w:p>
        </w:tc>
        <w:tc>
          <w:tcPr>
            <w:tcW w:w="1068" w:type="dxa"/>
          </w:tcPr>
          <w:p w14:paraId="6264D145" w14:textId="77777777" w:rsidR="0047073D" w:rsidRDefault="0047073D" w:rsidP="00D727A8">
            <w:pPr>
              <w:rPr>
                <w:rFonts w:eastAsia="Times New Roman" w:cs="Times New Roman"/>
                <w:b/>
                <w:bCs/>
                <w:color w:val="000000"/>
              </w:rPr>
            </w:pPr>
          </w:p>
        </w:tc>
        <w:tc>
          <w:tcPr>
            <w:tcW w:w="1130" w:type="dxa"/>
          </w:tcPr>
          <w:p w14:paraId="50BD1D9B" w14:textId="77777777" w:rsidR="0047073D" w:rsidRDefault="0047073D" w:rsidP="00D727A8">
            <w:pPr>
              <w:rPr>
                <w:rFonts w:eastAsia="Times New Roman" w:cs="Times New Roman"/>
                <w:b/>
                <w:bCs/>
                <w:color w:val="000000"/>
              </w:rPr>
            </w:pPr>
          </w:p>
        </w:tc>
        <w:tc>
          <w:tcPr>
            <w:tcW w:w="1032" w:type="dxa"/>
          </w:tcPr>
          <w:p w14:paraId="02259F79" w14:textId="77777777" w:rsidR="0047073D" w:rsidRDefault="0047073D" w:rsidP="00D727A8">
            <w:pPr>
              <w:rPr>
                <w:rFonts w:eastAsia="Times New Roman" w:cs="Times New Roman"/>
                <w:b/>
                <w:bCs/>
                <w:color w:val="000000"/>
              </w:rPr>
            </w:pPr>
          </w:p>
        </w:tc>
        <w:tc>
          <w:tcPr>
            <w:tcW w:w="1170" w:type="dxa"/>
          </w:tcPr>
          <w:p w14:paraId="7863A877" w14:textId="77777777" w:rsidR="0047073D" w:rsidRDefault="0047073D" w:rsidP="00D727A8">
            <w:pPr>
              <w:rPr>
                <w:rFonts w:eastAsia="Times New Roman" w:cs="Times New Roman"/>
                <w:b/>
                <w:bCs/>
                <w:color w:val="000000"/>
              </w:rPr>
            </w:pPr>
          </w:p>
        </w:tc>
      </w:tr>
      <w:tr w:rsidR="0047073D" w14:paraId="3F3DC5DE" w14:textId="77777777" w:rsidTr="00D727A8">
        <w:tc>
          <w:tcPr>
            <w:tcW w:w="789" w:type="dxa"/>
          </w:tcPr>
          <w:p w14:paraId="783ECAB4" w14:textId="77777777" w:rsidR="0047073D" w:rsidRDefault="0047073D" w:rsidP="00D727A8">
            <w:pPr>
              <w:rPr>
                <w:rFonts w:eastAsia="Times New Roman" w:cs="Times New Roman"/>
                <w:b/>
                <w:bCs/>
                <w:color w:val="000000"/>
              </w:rPr>
            </w:pPr>
            <w:r>
              <w:rPr>
                <w:rFonts w:eastAsia="Times New Roman" w:cs="Times New Roman"/>
                <w:b/>
                <w:bCs/>
                <w:color w:val="000000"/>
              </w:rPr>
              <w:t>8</w:t>
            </w:r>
          </w:p>
        </w:tc>
        <w:tc>
          <w:tcPr>
            <w:tcW w:w="1138" w:type="dxa"/>
          </w:tcPr>
          <w:p w14:paraId="1BF35155" w14:textId="77777777" w:rsidR="0047073D" w:rsidRDefault="0047073D" w:rsidP="00D727A8">
            <w:pPr>
              <w:rPr>
                <w:rFonts w:eastAsia="Times New Roman" w:cs="Times New Roman"/>
                <w:b/>
                <w:bCs/>
                <w:color w:val="000000"/>
              </w:rPr>
            </w:pPr>
          </w:p>
        </w:tc>
        <w:tc>
          <w:tcPr>
            <w:tcW w:w="1066" w:type="dxa"/>
          </w:tcPr>
          <w:p w14:paraId="6083D9C2" w14:textId="77777777" w:rsidR="0047073D" w:rsidRDefault="0047073D" w:rsidP="00D727A8">
            <w:pPr>
              <w:rPr>
                <w:rFonts w:eastAsia="Times New Roman" w:cs="Times New Roman"/>
                <w:b/>
                <w:bCs/>
                <w:color w:val="000000"/>
              </w:rPr>
            </w:pPr>
          </w:p>
        </w:tc>
        <w:tc>
          <w:tcPr>
            <w:tcW w:w="1082" w:type="dxa"/>
          </w:tcPr>
          <w:p w14:paraId="3D45C3F0" w14:textId="77777777" w:rsidR="0047073D" w:rsidRDefault="0047073D" w:rsidP="00D727A8">
            <w:pPr>
              <w:rPr>
                <w:rFonts w:eastAsia="Times New Roman" w:cs="Times New Roman"/>
                <w:b/>
                <w:bCs/>
                <w:color w:val="000000"/>
              </w:rPr>
            </w:pPr>
          </w:p>
        </w:tc>
        <w:tc>
          <w:tcPr>
            <w:tcW w:w="1041" w:type="dxa"/>
          </w:tcPr>
          <w:p w14:paraId="387AAD92" w14:textId="77777777" w:rsidR="0047073D" w:rsidRDefault="0047073D" w:rsidP="00D727A8">
            <w:pPr>
              <w:rPr>
                <w:rFonts w:eastAsia="Times New Roman" w:cs="Times New Roman"/>
                <w:b/>
                <w:bCs/>
                <w:color w:val="000000"/>
              </w:rPr>
            </w:pPr>
          </w:p>
        </w:tc>
        <w:tc>
          <w:tcPr>
            <w:tcW w:w="1245" w:type="dxa"/>
          </w:tcPr>
          <w:p w14:paraId="55619CA5" w14:textId="77777777" w:rsidR="0047073D" w:rsidRDefault="0047073D" w:rsidP="00D727A8">
            <w:pPr>
              <w:rPr>
                <w:rFonts w:eastAsia="Times New Roman" w:cs="Times New Roman"/>
                <w:b/>
                <w:bCs/>
                <w:color w:val="000000"/>
              </w:rPr>
            </w:pPr>
          </w:p>
        </w:tc>
        <w:tc>
          <w:tcPr>
            <w:tcW w:w="1333" w:type="dxa"/>
          </w:tcPr>
          <w:p w14:paraId="1CC34148" w14:textId="77777777" w:rsidR="0047073D" w:rsidRDefault="0047073D" w:rsidP="00D727A8">
            <w:pPr>
              <w:rPr>
                <w:rFonts w:eastAsia="Times New Roman" w:cs="Times New Roman"/>
                <w:b/>
                <w:bCs/>
                <w:color w:val="000000"/>
              </w:rPr>
            </w:pPr>
          </w:p>
        </w:tc>
        <w:tc>
          <w:tcPr>
            <w:tcW w:w="1064" w:type="dxa"/>
          </w:tcPr>
          <w:p w14:paraId="09AC2ABF" w14:textId="77777777" w:rsidR="0047073D" w:rsidRDefault="0047073D" w:rsidP="00D727A8">
            <w:pPr>
              <w:rPr>
                <w:rFonts w:eastAsia="Times New Roman" w:cs="Times New Roman"/>
                <w:b/>
                <w:bCs/>
                <w:color w:val="000000"/>
              </w:rPr>
            </w:pPr>
          </w:p>
        </w:tc>
        <w:tc>
          <w:tcPr>
            <w:tcW w:w="1068" w:type="dxa"/>
          </w:tcPr>
          <w:p w14:paraId="2CF08EB8" w14:textId="77777777" w:rsidR="0047073D" w:rsidRDefault="0047073D" w:rsidP="00D727A8">
            <w:pPr>
              <w:rPr>
                <w:rFonts w:eastAsia="Times New Roman" w:cs="Times New Roman"/>
                <w:b/>
                <w:bCs/>
                <w:color w:val="000000"/>
              </w:rPr>
            </w:pPr>
          </w:p>
        </w:tc>
        <w:tc>
          <w:tcPr>
            <w:tcW w:w="1130" w:type="dxa"/>
          </w:tcPr>
          <w:p w14:paraId="239FFE90" w14:textId="77777777" w:rsidR="0047073D" w:rsidRDefault="0047073D" w:rsidP="00D727A8">
            <w:pPr>
              <w:rPr>
                <w:rFonts w:eastAsia="Times New Roman" w:cs="Times New Roman"/>
                <w:b/>
                <w:bCs/>
                <w:color w:val="000000"/>
              </w:rPr>
            </w:pPr>
          </w:p>
        </w:tc>
        <w:tc>
          <w:tcPr>
            <w:tcW w:w="1032" w:type="dxa"/>
          </w:tcPr>
          <w:p w14:paraId="4BF5AC5C" w14:textId="77777777" w:rsidR="0047073D" w:rsidRDefault="0047073D" w:rsidP="00D727A8">
            <w:pPr>
              <w:rPr>
                <w:rFonts w:eastAsia="Times New Roman" w:cs="Times New Roman"/>
                <w:b/>
                <w:bCs/>
                <w:color w:val="000000"/>
              </w:rPr>
            </w:pPr>
          </w:p>
        </w:tc>
        <w:tc>
          <w:tcPr>
            <w:tcW w:w="1170" w:type="dxa"/>
          </w:tcPr>
          <w:p w14:paraId="2AE21B4B" w14:textId="77777777" w:rsidR="0047073D" w:rsidRDefault="0047073D" w:rsidP="00D727A8">
            <w:pPr>
              <w:rPr>
                <w:rFonts w:eastAsia="Times New Roman" w:cs="Times New Roman"/>
                <w:b/>
                <w:bCs/>
                <w:color w:val="000000"/>
              </w:rPr>
            </w:pPr>
          </w:p>
        </w:tc>
      </w:tr>
      <w:tr w:rsidR="0047073D" w14:paraId="30175B38" w14:textId="77777777" w:rsidTr="00D727A8">
        <w:tc>
          <w:tcPr>
            <w:tcW w:w="789" w:type="dxa"/>
          </w:tcPr>
          <w:p w14:paraId="3FDCA346" w14:textId="77777777" w:rsidR="0047073D" w:rsidRDefault="0047073D" w:rsidP="00D727A8">
            <w:pPr>
              <w:rPr>
                <w:rFonts w:eastAsia="Times New Roman" w:cs="Times New Roman"/>
                <w:b/>
                <w:bCs/>
                <w:color w:val="000000"/>
              </w:rPr>
            </w:pPr>
            <w:r>
              <w:rPr>
                <w:rFonts w:eastAsia="Times New Roman" w:cs="Times New Roman"/>
                <w:b/>
                <w:bCs/>
                <w:color w:val="000000"/>
              </w:rPr>
              <w:t>9</w:t>
            </w:r>
          </w:p>
        </w:tc>
        <w:tc>
          <w:tcPr>
            <w:tcW w:w="1138" w:type="dxa"/>
          </w:tcPr>
          <w:p w14:paraId="0E70952A" w14:textId="77777777" w:rsidR="0047073D" w:rsidRDefault="0047073D" w:rsidP="00D727A8">
            <w:pPr>
              <w:rPr>
                <w:rFonts w:eastAsia="Times New Roman" w:cs="Times New Roman"/>
                <w:b/>
                <w:bCs/>
                <w:color w:val="000000"/>
              </w:rPr>
            </w:pPr>
          </w:p>
        </w:tc>
        <w:tc>
          <w:tcPr>
            <w:tcW w:w="1066" w:type="dxa"/>
          </w:tcPr>
          <w:p w14:paraId="101732D8" w14:textId="77777777" w:rsidR="0047073D" w:rsidRDefault="0047073D" w:rsidP="00D727A8">
            <w:pPr>
              <w:rPr>
                <w:rFonts w:eastAsia="Times New Roman" w:cs="Times New Roman"/>
                <w:b/>
                <w:bCs/>
                <w:color w:val="000000"/>
              </w:rPr>
            </w:pPr>
          </w:p>
        </w:tc>
        <w:tc>
          <w:tcPr>
            <w:tcW w:w="1082" w:type="dxa"/>
          </w:tcPr>
          <w:p w14:paraId="65063FFD" w14:textId="77777777" w:rsidR="0047073D" w:rsidRDefault="0047073D" w:rsidP="00D727A8">
            <w:pPr>
              <w:rPr>
                <w:rFonts w:eastAsia="Times New Roman" w:cs="Times New Roman"/>
                <w:b/>
                <w:bCs/>
                <w:color w:val="000000"/>
              </w:rPr>
            </w:pPr>
          </w:p>
        </w:tc>
        <w:tc>
          <w:tcPr>
            <w:tcW w:w="1041" w:type="dxa"/>
          </w:tcPr>
          <w:p w14:paraId="3BD1BD9A" w14:textId="77777777" w:rsidR="0047073D" w:rsidRDefault="0047073D" w:rsidP="00D727A8">
            <w:pPr>
              <w:rPr>
                <w:rFonts w:eastAsia="Times New Roman" w:cs="Times New Roman"/>
                <w:b/>
                <w:bCs/>
                <w:color w:val="000000"/>
              </w:rPr>
            </w:pPr>
          </w:p>
        </w:tc>
        <w:tc>
          <w:tcPr>
            <w:tcW w:w="1245" w:type="dxa"/>
          </w:tcPr>
          <w:p w14:paraId="78639DF9" w14:textId="77777777" w:rsidR="0047073D" w:rsidRDefault="0047073D" w:rsidP="00D727A8">
            <w:pPr>
              <w:rPr>
                <w:rFonts w:eastAsia="Times New Roman" w:cs="Times New Roman"/>
                <w:b/>
                <w:bCs/>
                <w:color w:val="000000"/>
              </w:rPr>
            </w:pPr>
          </w:p>
        </w:tc>
        <w:tc>
          <w:tcPr>
            <w:tcW w:w="1333" w:type="dxa"/>
          </w:tcPr>
          <w:p w14:paraId="20B06247" w14:textId="77777777" w:rsidR="0047073D" w:rsidRDefault="0047073D" w:rsidP="00D727A8">
            <w:pPr>
              <w:rPr>
                <w:rFonts w:eastAsia="Times New Roman" w:cs="Times New Roman"/>
                <w:b/>
                <w:bCs/>
                <w:color w:val="000000"/>
              </w:rPr>
            </w:pPr>
          </w:p>
        </w:tc>
        <w:tc>
          <w:tcPr>
            <w:tcW w:w="1064" w:type="dxa"/>
          </w:tcPr>
          <w:p w14:paraId="29B70B58" w14:textId="77777777" w:rsidR="0047073D" w:rsidRDefault="0047073D" w:rsidP="00D727A8">
            <w:pPr>
              <w:rPr>
                <w:rFonts w:eastAsia="Times New Roman" w:cs="Times New Roman"/>
                <w:b/>
                <w:bCs/>
                <w:color w:val="000000"/>
              </w:rPr>
            </w:pPr>
          </w:p>
        </w:tc>
        <w:tc>
          <w:tcPr>
            <w:tcW w:w="1068" w:type="dxa"/>
          </w:tcPr>
          <w:p w14:paraId="6E3B08BB" w14:textId="77777777" w:rsidR="0047073D" w:rsidRDefault="0047073D" w:rsidP="00D727A8">
            <w:pPr>
              <w:rPr>
                <w:rFonts w:eastAsia="Times New Roman" w:cs="Times New Roman"/>
                <w:b/>
                <w:bCs/>
                <w:color w:val="000000"/>
              </w:rPr>
            </w:pPr>
          </w:p>
        </w:tc>
        <w:tc>
          <w:tcPr>
            <w:tcW w:w="1130" w:type="dxa"/>
          </w:tcPr>
          <w:p w14:paraId="69CADF00" w14:textId="77777777" w:rsidR="0047073D" w:rsidRDefault="0047073D" w:rsidP="00D727A8">
            <w:pPr>
              <w:rPr>
                <w:rFonts w:eastAsia="Times New Roman" w:cs="Times New Roman"/>
                <w:b/>
                <w:bCs/>
                <w:color w:val="000000"/>
              </w:rPr>
            </w:pPr>
          </w:p>
        </w:tc>
        <w:tc>
          <w:tcPr>
            <w:tcW w:w="1032" w:type="dxa"/>
          </w:tcPr>
          <w:p w14:paraId="26D9E096" w14:textId="77777777" w:rsidR="0047073D" w:rsidRDefault="0047073D" w:rsidP="00D727A8">
            <w:pPr>
              <w:rPr>
                <w:rFonts w:eastAsia="Times New Roman" w:cs="Times New Roman"/>
                <w:b/>
                <w:bCs/>
                <w:color w:val="000000"/>
              </w:rPr>
            </w:pPr>
          </w:p>
        </w:tc>
        <w:tc>
          <w:tcPr>
            <w:tcW w:w="1170" w:type="dxa"/>
          </w:tcPr>
          <w:p w14:paraId="0F89AF50" w14:textId="77777777" w:rsidR="0047073D" w:rsidRDefault="0047073D" w:rsidP="00D727A8">
            <w:pPr>
              <w:rPr>
                <w:rFonts w:eastAsia="Times New Roman" w:cs="Times New Roman"/>
                <w:b/>
                <w:bCs/>
                <w:color w:val="000000"/>
              </w:rPr>
            </w:pPr>
          </w:p>
        </w:tc>
      </w:tr>
      <w:tr w:rsidR="0047073D" w14:paraId="14E8D955" w14:textId="77777777" w:rsidTr="00D727A8">
        <w:tc>
          <w:tcPr>
            <w:tcW w:w="789" w:type="dxa"/>
          </w:tcPr>
          <w:p w14:paraId="0B132DF1" w14:textId="77777777" w:rsidR="0047073D" w:rsidRDefault="0047073D" w:rsidP="00D727A8">
            <w:pPr>
              <w:rPr>
                <w:rFonts w:eastAsia="Times New Roman" w:cs="Times New Roman"/>
                <w:b/>
                <w:bCs/>
                <w:color w:val="000000"/>
              </w:rPr>
            </w:pPr>
            <w:r>
              <w:rPr>
                <w:rFonts w:eastAsia="Times New Roman" w:cs="Times New Roman"/>
                <w:b/>
                <w:bCs/>
                <w:color w:val="000000"/>
              </w:rPr>
              <w:t>10</w:t>
            </w:r>
          </w:p>
        </w:tc>
        <w:tc>
          <w:tcPr>
            <w:tcW w:w="1138" w:type="dxa"/>
          </w:tcPr>
          <w:p w14:paraId="79D62BAC" w14:textId="77777777" w:rsidR="0047073D" w:rsidRDefault="0047073D" w:rsidP="00D727A8">
            <w:pPr>
              <w:rPr>
                <w:rFonts w:eastAsia="Times New Roman" w:cs="Times New Roman"/>
                <w:b/>
                <w:bCs/>
                <w:color w:val="000000"/>
              </w:rPr>
            </w:pPr>
          </w:p>
        </w:tc>
        <w:tc>
          <w:tcPr>
            <w:tcW w:w="1066" w:type="dxa"/>
          </w:tcPr>
          <w:p w14:paraId="28565D5F" w14:textId="77777777" w:rsidR="0047073D" w:rsidRDefault="0047073D" w:rsidP="00D727A8">
            <w:pPr>
              <w:rPr>
                <w:rFonts w:eastAsia="Times New Roman" w:cs="Times New Roman"/>
                <w:b/>
                <w:bCs/>
                <w:color w:val="000000"/>
              </w:rPr>
            </w:pPr>
          </w:p>
        </w:tc>
        <w:tc>
          <w:tcPr>
            <w:tcW w:w="1082" w:type="dxa"/>
          </w:tcPr>
          <w:p w14:paraId="1448D0F8" w14:textId="77777777" w:rsidR="0047073D" w:rsidRDefault="0047073D" w:rsidP="00D727A8">
            <w:pPr>
              <w:rPr>
                <w:rFonts w:eastAsia="Times New Roman" w:cs="Times New Roman"/>
                <w:b/>
                <w:bCs/>
                <w:color w:val="000000"/>
              </w:rPr>
            </w:pPr>
          </w:p>
        </w:tc>
        <w:tc>
          <w:tcPr>
            <w:tcW w:w="1041" w:type="dxa"/>
          </w:tcPr>
          <w:p w14:paraId="48856A33" w14:textId="77777777" w:rsidR="0047073D" w:rsidRDefault="0047073D" w:rsidP="00D727A8">
            <w:pPr>
              <w:rPr>
                <w:rFonts w:eastAsia="Times New Roman" w:cs="Times New Roman"/>
                <w:b/>
                <w:bCs/>
                <w:color w:val="000000"/>
              </w:rPr>
            </w:pPr>
          </w:p>
        </w:tc>
        <w:tc>
          <w:tcPr>
            <w:tcW w:w="1245" w:type="dxa"/>
          </w:tcPr>
          <w:p w14:paraId="4147F188" w14:textId="77777777" w:rsidR="0047073D" w:rsidRDefault="0047073D" w:rsidP="00D727A8">
            <w:pPr>
              <w:rPr>
                <w:rFonts w:eastAsia="Times New Roman" w:cs="Times New Roman"/>
                <w:b/>
                <w:bCs/>
                <w:color w:val="000000"/>
              </w:rPr>
            </w:pPr>
          </w:p>
        </w:tc>
        <w:tc>
          <w:tcPr>
            <w:tcW w:w="1333" w:type="dxa"/>
          </w:tcPr>
          <w:p w14:paraId="0009C16E" w14:textId="77777777" w:rsidR="0047073D" w:rsidRDefault="0047073D" w:rsidP="00D727A8">
            <w:pPr>
              <w:rPr>
                <w:rFonts w:eastAsia="Times New Roman" w:cs="Times New Roman"/>
                <w:b/>
                <w:bCs/>
                <w:color w:val="000000"/>
              </w:rPr>
            </w:pPr>
          </w:p>
        </w:tc>
        <w:tc>
          <w:tcPr>
            <w:tcW w:w="1064" w:type="dxa"/>
          </w:tcPr>
          <w:p w14:paraId="114E5655" w14:textId="77777777" w:rsidR="0047073D" w:rsidRDefault="0047073D" w:rsidP="00D727A8">
            <w:pPr>
              <w:rPr>
                <w:rFonts w:eastAsia="Times New Roman" w:cs="Times New Roman"/>
                <w:b/>
                <w:bCs/>
                <w:color w:val="000000"/>
              </w:rPr>
            </w:pPr>
          </w:p>
        </w:tc>
        <w:tc>
          <w:tcPr>
            <w:tcW w:w="1068" w:type="dxa"/>
          </w:tcPr>
          <w:p w14:paraId="0552A54B" w14:textId="77777777" w:rsidR="0047073D" w:rsidRDefault="0047073D" w:rsidP="00D727A8">
            <w:pPr>
              <w:rPr>
                <w:rFonts w:eastAsia="Times New Roman" w:cs="Times New Roman"/>
                <w:b/>
                <w:bCs/>
                <w:color w:val="000000"/>
              </w:rPr>
            </w:pPr>
          </w:p>
        </w:tc>
        <w:tc>
          <w:tcPr>
            <w:tcW w:w="1130" w:type="dxa"/>
          </w:tcPr>
          <w:p w14:paraId="4E9BE809" w14:textId="77777777" w:rsidR="0047073D" w:rsidRDefault="0047073D" w:rsidP="00D727A8">
            <w:pPr>
              <w:rPr>
                <w:rFonts w:eastAsia="Times New Roman" w:cs="Times New Roman"/>
                <w:b/>
                <w:bCs/>
                <w:color w:val="000000"/>
              </w:rPr>
            </w:pPr>
          </w:p>
        </w:tc>
        <w:tc>
          <w:tcPr>
            <w:tcW w:w="1032" w:type="dxa"/>
          </w:tcPr>
          <w:p w14:paraId="4E2174FC" w14:textId="77777777" w:rsidR="0047073D" w:rsidRDefault="0047073D" w:rsidP="00D727A8">
            <w:pPr>
              <w:rPr>
                <w:rFonts w:eastAsia="Times New Roman" w:cs="Times New Roman"/>
                <w:b/>
                <w:bCs/>
                <w:color w:val="000000"/>
              </w:rPr>
            </w:pPr>
          </w:p>
        </w:tc>
        <w:tc>
          <w:tcPr>
            <w:tcW w:w="1170" w:type="dxa"/>
          </w:tcPr>
          <w:p w14:paraId="7491B565" w14:textId="77777777" w:rsidR="0047073D" w:rsidRDefault="0047073D" w:rsidP="00D727A8">
            <w:pPr>
              <w:rPr>
                <w:rFonts w:eastAsia="Times New Roman" w:cs="Times New Roman"/>
                <w:b/>
                <w:bCs/>
                <w:color w:val="000000"/>
              </w:rPr>
            </w:pPr>
          </w:p>
        </w:tc>
      </w:tr>
    </w:tbl>
    <w:p w14:paraId="43E64C40"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3C00CF09" w14:textId="77777777" w:rsidTr="00D727A8">
        <w:tc>
          <w:tcPr>
            <w:tcW w:w="2196" w:type="dxa"/>
          </w:tcPr>
          <w:p w14:paraId="7507F9D4" w14:textId="77777777" w:rsidR="0047073D" w:rsidRDefault="0047073D" w:rsidP="00D727A8">
            <w:pPr>
              <w:rPr>
                <w:rFonts w:eastAsia="Times New Roman" w:cs="Times New Roman"/>
                <w:b/>
                <w:bCs/>
                <w:color w:val="000000"/>
              </w:rPr>
            </w:pPr>
            <w:r>
              <w:rPr>
                <w:rFonts w:eastAsia="Times New Roman" w:cs="Times New Roman"/>
                <w:bCs/>
                <w:color w:val="000000"/>
              </w:rPr>
              <w:t>1=Headman</w:t>
            </w:r>
          </w:p>
        </w:tc>
        <w:tc>
          <w:tcPr>
            <w:tcW w:w="2196" w:type="dxa"/>
          </w:tcPr>
          <w:p w14:paraId="4E083E43" w14:textId="77777777" w:rsidR="0047073D" w:rsidRDefault="0047073D" w:rsidP="00D727A8">
            <w:pPr>
              <w:rPr>
                <w:rFonts w:eastAsia="Times New Roman" w:cs="Times New Roman"/>
                <w:b/>
                <w:bCs/>
                <w:color w:val="000000"/>
              </w:rPr>
            </w:pPr>
            <w:r>
              <w:rPr>
                <w:rFonts w:eastAsia="Times New Roman" w:cs="Times New Roman"/>
                <w:bCs/>
                <w:color w:val="000000"/>
              </w:rPr>
              <w:t>2=NGO</w:t>
            </w:r>
          </w:p>
        </w:tc>
        <w:tc>
          <w:tcPr>
            <w:tcW w:w="2196" w:type="dxa"/>
          </w:tcPr>
          <w:p w14:paraId="2D49811C" w14:textId="77777777" w:rsidR="0047073D" w:rsidRDefault="0047073D" w:rsidP="00D727A8">
            <w:pPr>
              <w:rPr>
                <w:rFonts w:eastAsia="Times New Roman" w:cs="Times New Roman"/>
                <w:b/>
                <w:bCs/>
                <w:color w:val="000000"/>
              </w:rPr>
            </w:pPr>
            <w:r>
              <w:rPr>
                <w:rFonts w:eastAsia="Times New Roman" w:cs="Times New Roman"/>
                <w:bCs/>
                <w:color w:val="000000"/>
              </w:rPr>
              <w:t>3=ZAWA</w:t>
            </w:r>
          </w:p>
        </w:tc>
        <w:tc>
          <w:tcPr>
            <w:tcW w:w="1800" w:type="dxa"/>
          </w:tcPr>
          <w:p w14:paraId="77EAD0CE" w14:textId="77777777" w:rsidR="0047073D" w:rsidRDefault="0047073D" w:rsidP="00D727A8">
            <w:pPr>
              <w:rPr>
                <w:rFonts w:eastAsia="Times New Roman" w:cs="Times New Roman"/>
                <w:b/>
                <w:bCs/>
                <w:color w:val="000000"/>
              </w:rPr>
            </w:pPr>
            <w:r>
              <w:rPr>
                <w:rFonts w:eastAsia="Times New Roman" w:cs="Times New Roman"/>
                <w:bCs/>
                <w:color w:val="000000"/>
              </w:rPr>
              <w:t>4=Forest service</w:t>
            </w:r>
          </w:p>
        </w:tc>
        <w:tc>
          <w:tcPr>
            <w:tcW w:w="2160" w:type="dxa"/>
          </w:tcPr>
          <w:p w14:paraId="0659738A" w14:textId="77777777" w:rsidR="0047073D" w:rsidRDefault="0047073D" w:rsidP="00D727A8">
            <w:pPr>
              <w:rPr>
                <w:rFonts w:eastAsia="Times New Roman" w:cs="Times New Roman"/>
                <w:b/>
                <w:bCs/>
                <w:color w:val="000000"/>
              </w:rPr>
            </w:pPr>
            <w:r>
              <w:rPr>
                <w:rFonts w:eastAsia="Times New Roman" w:cs="Times New Roman"/>
                <w:bCs/>
                <w:color w:val="000000"/>
              </w:rPr>
              <w:t>5=Village committee</w:t>
            </w:r>
          </w:p>
        </w:tc>
        <w:tc>
          <w:tcPr>
            <w:tcW w:w="2340" w:type="dxa"/>
          </w:tcPr>
          <w:p w14:paraId="30B21C9F" w14:textId="77777777" w:rsidR="0047073D" w:rsidRDefault="0047073D" w:rsidP="00D727A8">
            <w:pPr>
              <w:rPr>
                <w:rFonts w:eastAsia="Times New Roman" w:cs="Times New Roman"/>
                <w:b/>
                <w:bCs/>
                <w:color w:val="000000"/>
              </w:rPr>
            </w:pPr>
            <w:r>
              <w:rPr>
                <w:rFonts w:eastAsia="Times New Roman" w:cs="Times New Roman"/>
                <w:bCs/>
                <w:color w:val="000000"/>
              </w:rPr>
              <w:t>6=YGL</w:t>
            </w:r>
          </w:p>
        </w:tc>
      </w:tr>
      <w:tr w:rsidR="0047073D" w14:paraId="051322AB" w14:textId="77777777" w:rsidTr="00D727A8">
        <w:tc>
          <w:tcPr>
            <w:tcW w:w="2196" w:type="dxa"/>
          </w:tcPr>
          <w:p w14:paraId="06136CDB" w14:textId="77777777" w:rsidR="0047073D" w:rsidRPr="00224F95" w:rsidRDefault="0047073D" w:rsidP="00D727A8">
            <w:pPr>
              <w:rPr>
                <w:rFonts w:eastAsia="Times New Roman" w:cs="Times New Roman"/>
                <w:bCs/>
                <w:color w:val="000000"/>
              </w:rPr>
            </w:pPr>
            <w:r>
              <w:rPr>
                <w:rFonts w:eastAsia="Times New Roman" w:cs="Times New Roman"/>
                <w:bCs/>
                <w:color w:val="000000"/>
              </w:rPr>
              <w:t>7=Chief</w:t>
            </w:r>
          </w:p>
        </w:tc>
        <w:tc>
          <w:tcPr>
            <w:tcW w:w="2196" w:type="dxa"/>
          </w:tcPr>
          <w:p w14:paraId="3243C635" w14:textId="77777777" w:rsidR="0047073D" w:rsidRPr="00224F95" w:rsidRDefault="0047073D" w:rsidP="00D727A8">
            <w:pPr>
              <w:rPr>
                <w:rFonts w:eastAsia="Times New Roman" w:cs="Times New Roman"/>
                <w:bCs/>
                <w:color w:val="000000"/>
              </w:rPr>
            </w:pPr>
            <w:r>
              <w:rPr>
                <w:rFonts w:eastAsia="Times New Roman" w:cs="Times New Roman"/>
                <w:bCs/>
                <w:color w:val="000000"/>
              </w:rPr>
              <w:t>8=Induna</w:t>
            </w:r>
          </w:p>
        </w:tc>
        <w:tc>
          <w:tcPr>
            <w:tcW w:w="2196" w:type="dxa"/>
          </w:tcPr>
          <w:p w14:paraId="6D179F04" w14:textId="77777777" w:rsidR="0047073D" w:rsidRPr="00224F95" w:rsidRDefault="0047073D" w:rsidP="00D727A8">
            <w:pPr>
              <w:rPr>
                <w:rFonts w:eastAsia="Times New Roman" w:cs="Times New Roman"/>
                <w:bCs/>
                <w:color w:val="000000"/>
              </w:rPr>
            </w:pPr>
            <w:r>
              <w:rPr>
                <w:rFonts w:eastAsia="Times New Roman" w:cs="Times New Roman"/>
                <w:bCs/>
                <w:color w:val="000000"/>
              </w:rPr>
              <w:t>9=CRB</w:t>
            </w:r>
          </w:p>
        </w:tc>
        <w:tc>
          <w:tcPr>
            <w:tcW w:w="1800" w:type="dxa"/>
          </w:tcPr>
          <w:p w14:paraId="3E3C4C65" w14:textId="77777777" w:rsidR="0047073D" w:rsidRPr="00224F95" w:rsidRDefault="0047073D" w:rsidP="00D727A8">
            <w:pPr>
              <w:rPr>
                <w:rFonts w:eastAsia="Times New Roman" w:cs="Times New Roman"/>
                <w:bCs/>
                <w:color w:val="000000"/>
              </w:rPr>
            </w:pPr>
            <w:r>
              <w:rPr>
                <w:rFonts w:eastAsia="Times New Roman" w:cs="Times New Roman"/>
                <w:bCs/>
                <w:color w:val="000000"/>
              </w:rPr>
              <w:t>97=Other, specify</w:t>
            </w:r>
          </w:p>
        </w:tc>
        <w:tc>
          <w:tcPr>
            <w:tcW w:w="2160" w:type="dxa"/>
          </w:tcPr>
          <w:p w14:paraId="2A4BA6EB" w14:textId="77777777" w:rsidR="0047073D" w:rsidRPr="00224F95" w:rsidRDefault="0047073D" w:rsidP="00D727A8">
            <w:pPr>
              <w:rPr>
                <w:rFonts w:eastAsia="Times New Roman" w:cs="Times New Roman"/>
                <w:bCs/>
                <w:color w:val="000000"/>
              </w:rPr>
            </w:pPr>
            <w:r>
              <w:rPr>
                <w:rFonts w:eastAsia="Times New Roman" w:cs="Times New Roman"/>
                <w:bCs/>
                <w:color w:val="000000"/>
              </w:rPr>
              <w:t>888=Don’t know</w:t>
            </w:r>
          </w:p>
        </w:tc>
        <w:tc>
          <w:tcPr>
            <w:tcW w:w="2340" w:type="dxa"/>
          </w:tcPr>
          <w:p w14:paraId="334F5240" w14:textId="77777777" w:rsidR="0047073D" w:rsidRPr="00224F95" w:rsidRDefault="0047073D" w:rsidP="00D727A8">
            <w:pPr>
              <w:rPr>
                <w:rFonts w:eastAsia="Times New Roman" w:cs="Times New Roman"/>
                <w:bCs/>
                <w:color w:val="000000"/>
              </w:rPr>
            </w:pPr>
            <w:r>
              <w:rPr>
                <w:rFonts w:eastAsia="Times New Roman" w:cs="Times New Roman"/>
                <w:bCs/>
                <w:color w:val="000000"/>
              </w:rPr>
              <w:t>999=Refused to answer</w:t>
            </w:r>
          </w:p>
        </w:tc>
      </w:tr>
      <w:tr w:rsidR="0047073D" w14:paraId="5849EA6F" w14:textId="77777777" w:rsidTr="00D727A8">
        <w:tc>
          <w:tcPr>
            <w:tcW w:w="2196" w:type="dxa"/>
          </w:tcPr>
          <w:p w14:paraId="4A259D30" w14:textId="77777777" w:rsidR="0047073D" w:rsidRDefault="0047073D" w:rsidP="00D727A8">
            <w:pPr>
              <w:rPr>
                <w:rFonts w:eastAsia="Times New Roman" w:cs="Times New Roman"/>
                <w:bCs/>
                <w:color w:val="000000"/>
              </w:rPr>
            </w:pPr>
          </w:p>
        </w:tc>
        <w:tc>
          <w:tcPr>
            <w:tcW w:w="2196" w:type="dxa"/>
          </w:tcPr>
          <w:p w14:paraId="200C1494" w14:textId="77777777" w:rsidR="0047073D" w:rsidRDefault="0047073D" w:rsidP="00D727A8">
            <w:pPr>
              <w:rPr>
                <w:rFonts w:eastAsia="Times New Roman" w:cs="Times New Roman"/>
                <w:bCs/>
                <w:color w:val="000000"/>
              </w:rPr>
            </w:pPr>
          </w:p>
        </w:tc>
        <w:tc>
          <w:tcPr>
            <w:tcW w:w="2196" w:type="dxa"/>
          </w:tcPr>
          <w:p w14:paraId="0A7E38F3" w14:textId="77777777" w:rsidR="0047073D" w:rsidRDefault="0047073D" w:rsidP="00D727A8">
            <w:pPr>
              <w:rPr>
                <w:rFonts w:eastAsia="Times New Roman" w:cs="Times New Roman"/>
                <w:bCs/>
                <w:color w:val="000000"/>
              </w:rPr>
            </w:pPr>
          </w:p>
        </w:tc>
        <w:tc>
          <w:tcPr>
            <w:tcW w:w="1800" w:type="dxa"/>
          </w:tcPr>
          <w:p w14:paraId="275B8B2F" w14:textId="77777777" w:rsidR="0047073D" w:rsidRDefault="0047073D" w:rsidP="00D727A8">
            <w:pPr>
              <w:rPr>
                <w:rFonts w:eastAsia="Times New Roman" w:cs="Times New Roman"/>
                <w:bCs/>
                <w:color w:val="000000"/>
              </w:rPr>
            </w:pPr>
          </w:p>
        </w:tc>
        <w:tc>
          <w:tcPr>
            <w:tcW w:w="2160" w:type="dxa"/>
          </w:tcPr>
          <w:p w14:paraId="7DF759CB" w14:textId="77777777" w:rsidR="0047073D" w:rsidRDefault="0047073D" w:rsidP="00D727A8">
            <w:pPr>
              <w:rPr>
                <w:rFonts w:eastAsia="Times New Roman" w:cs="Times New Roman"/>
                <w:bCs/>
                <w:color w:val="000000"/>
              </w:rPr>
            </w:pPr>
          </w:p>
        </w:tc>
        <w:tc>
          <w:tcPr>
            <w:tcW w:w="2340" w:type="dxa"/>
          </w:tcPr>
          <w:p w14:paraId="153CCB24" w14:textId="77777777" w:rsidR="0047073D" w:rsidRDefault="0047073D" w:rsidP="00D727A8">
            <w:pPr>
              <w:rPr>
                <w:rFonts w:eastAsia="Times New Roman" w:cs="Times New Roman"/>
                <w:bCs/>
                <w:color w:val="000000"/>
              </w:rPr>
            </w:pPr>
          </w:p>
        </w:tc>
      </w:tr>
    </w:tbl>
    <w:p w14:paraId="26B393AB" w14:textId="77777777" w:rsidR="0047073D" w:rsidRDefault="0047073D" w:rsidP="0047073D">
      <w:pPr>
        <w:rPr>
          <w:rFonts w:eastAsia="Times New Roman" w:cs="Times New Roman"/>
          <w:b/>
          <w:bCs/>
          <w:color w:val="000000"/>
        </w:rPr>
      </w:pPr>
    </w:p>
    <w:p w14:paraId="5234DDD0" w14:textId="7E7DFF29" w:rsidR="0047073D" w:rsidRDefault="0047073D" w:rsidP="0047073D">
      <w:pPr>
        <w:rPr>
          <w:rFonts w:eastAsia="Times New Roman" w:cs="Times New Roman"/>
          <w:b/>
          <w:bCs/>
          <w:color w:val="000000"/>
        </w:rPr>
      </w:pPr>
      <w:r>
        <w:rPr>
          <w:rFonts w:eastAsia="Times New Roman" w:cs="Times New Roman"/>
          <w:b/>
          <w:bCs/>
          <w:color w:val="000000"/>
        </w:rPr>
        <w:t>I. Forest Conflict – Roster 3</w:t>
      </w:r>
    </w:p>
    <w:p w14:paraId="512E5478" w14:textId="4CDB03A2"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w:t>
      </w:r>
      <w:r w:rsidRPr="0047073D">
        <w:rPr>
          <w:rFonts w:eastAsia="Times New Roman" w:cs="Times New Roman"/>
          <w:b/>
          <w:bCs/>
          <w:color w:val="000000"/>
        </w:rPr>
        <w:t xml:space="preserve"> </w:t>
      </w:r>
      <w:r w:rsidR="004B73AE">
        <w:rPr>
          <w:rFonts w:eastAsia="Times New Roman" w:cs="Times New Roman"/>
          <w:b/>
          <w:bCs/>
          <w:color w:val="000000"/>
        </w:rPr>
        <w:t>households in this village</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47073D" w14:paraId="551DE696" w14:textId="77777777" w:rsidTr="00D727A8">
        <w:tc>
          <w:tcPr>
            <w:tcW w:w="789" w:type="dxa"/>
          </w:tcPr>
          <w:p w14:paraId="796B6C9C" w14:textId="77777777" w:rsidR="0047073D" w:rsidRPr="00560CD9" w:rsidRDefault="0047073D" w:rsidP="00D727A8">
            <w:pPr>
              <w:rPr>
                <w:rFonts w:eastAsia="Times New Roman" w:cs="Times New Roman"/>
                <w:bCs/>
                <w:color w:val="000000"/>
              </w:rPr>
            </w:pPr>
          </w:p>
        </w:tc>
        <w:tc>
          <w:tcPr>
            <w:tcW w:w="1263" w:type="dxa"/>
          </w:tcPr>
          <w:p w14:paraId="2932A7E4" w14:textId="3447EC51" w:rsidR="0047073D" w:rsidRPr="00560CD9" w:rsidRDefault="0047073D" w:rsidP="00D727A8">
            <w:pPr>
              <w:rPr>
                <w:rFonts w:eastAsia="Times New Roman" w:cs="Times New Roman"/>
                <w:bCs/>
                <w:color w:val="000000"/>
              </w:rPr>
            </w:pPr>
            <w:r>
              <w:rPr>
                <w:rFonts w:eastAsia="Times New Roman" w:cs="Times New Roman"/>
                <w:bCs/>
                <w:color w:val="000000"/>
              </w:rPr>
              <w:t>I.88</w:t>
            </w:r>
          </w:p>
        </w:tc>
        <w:tc>
          <w:tcPr>
            <w:tcW w:w="1080" w:type="dxa"/>
          </w:tcPr>
          <w:p w14:paraId="175F9C30" w14:textId="05066949" w:rsidR="0047073D" w:rsidRPr="00560CD9" w:rsidRDefault="0047073D" w:rsidP="00D727A8">
            <w:pPr>
              <w:rPr>
                <w:rFonts w:eastAsia="Times New Roman" w:cs="Times New Roman"/>
                <w:bCs/>
                <w:color w:val="000000"/>
              </w:rPr>
            </w:pPr>
            <w:r>
              <w:rPr>
                <w:rFonts w:eastAsia="Times New Roman" w:cs="Times New Roman"/>
                <w:bCs/>
                <w:color w:val="000000"/>
              </w:rPr>
              <w:t>I.89</w:t>
            </w:r>
          </w:p>
        </w:tc>
        <w:tc>
          <w:tcPr>
            <w:tcW w:w="1080" w:type="dxa"/>
          </w:tcPr>
          <w:p w14:paraId="49F7A66B" w14:textId="14EB587A" w:rsidR="0047073D" w:rsidRPr="00560CD9" w:rsidRDefault="0047073D" w:rsidP="00D727A8">
            <w:pPr>
              <w:rPr>
                <w:rFonts w:eastAsia="Times New Roman" w:cs="Times New Roman"/>
                <w:bCs/>
                <w:color w:val="000000"/>
              </w:rPr>
            </w:pPr>
            <w:r>
              <w:rPr>
                <w:rFonts w:eastAsia="Times New Roman" w:cs="Times New Roman"/>
                <w:bCs/>
                <w:color w:val="000000"/>
              </w:rPr>
              <w:t>I.90</w:t>
            </w:r>
          </w:p>
        </w:tc>
        <w:tc>
          <w:tcPr>
            <w:tcW w:w="1080" w:type="dxa"/>
          </w:tcPr>
          <w:p w14:paraId="3CB82D90" w14:textId="5AFF8F6A" w:rsidR="0047073D" w:rsidRPr="00560CD9" w:rsidRDefault="0047073D" w:rsidP="00D727A8">
            <w:pPr>
              <w:rPr>
                <w:rFonts w:eastAsia="Times New Roman" w:cs="Times New Roman"/>
                <w:bCs/>
                <w:color w:val="000000"/>
              </w:rPr>
            </w:pPr>
            <w:r>
              <w:rPr>
                <w:rFonts w:eastAsia="Times New Roman" w:cs="Times New Roman"/>
                <w:bCs/>
                <w:color w:val="000000"/>
              </w:rPr>
              <w:t>I.91</w:t>
            </w:r>
          </w:p>
        </w:tc>
        <w:tc>
          <w:tcPr>
            <w:tcW w:w="1260" w:type="dxa"/>
          </w:tcPr>
          <w:p w14:paraId="00B8CD3A" w14:textId="3B8D4A98" w:rsidR="0047073D" w:rsidRPr="00560CD9" w:rsidRDefault="0047073D" w:rsidP="00D727A8">
            <w:pPr>
              <w:rPr>
                <w:rFonts w:eastAsia="Times New Roman" w:cs="Times New Roman"/>
                <w:bCs/>
                <w:color w:val="000000"/>
              </w:rPr>
            </w:pPr>
            <w:r>
              <w:rPr>
                <w:rFonts w:eastAsia="Times New Roman" w:cs="Times New Roman"/>
                <w:bCs/>
                <w:color w:val="000000"/>
              </w:rPr>
              <w:t>I.92</w:t>
            </w:r>
          </w:p>
        </w:tc>
        <w:tc>
          <w:tcPr>
            <w:tcW w:w="1620" w:type="dxa"/>
          </w:tcPr>
          <w:p w14:paraId="4CA5CA5D" w14:textId="3453DCBF" w:rsidR="0047073D" w:rsidRPr="00560CD9" w:rsidRDefault="0047073D" w:rsidP="00D727A8">
            <w:pPr>
              <w:rPr>
                <w:rFonts w:eastAsia="Times New Roman" w:cs="Times New Roman"/>
                <w:bCs/>
                <w:color w:val="000000"/>
              </w:rPr>
            </w:pPr>
            <w:r>
              <w:rPr>
                <w:rFonts w:eastAsia="Times New Roman" w:cs="Times New Roman"/>
                <w:bCs/>
                <w:color w:val="000000"/>
              </w:rPr>
              <w:t>I.93</w:t>
            </w:r>
          </w:p>
        </w:tc>
        <w:tc>
          <w:tcPr>
            <w:tcW w:w="1080" w:type="dxa"/>
          </w:tcPr>
          <w:p w14:paraId="0F5136A5" w14:textId="434F6AD7" w:rsidR="0047073D" w:rsidRPr="00560CD9" w:rsidRDefault="0047073D" w:rsidP="00D727A8">
            <w:pPr>
              <w:rPr>
                <w:rFonts w:eastAsia="Times New Roman" w:cs="Times New Roman"/>
                <w:bCs/>
                <w:color w:val="000000"/>
              </w:rPr>
            </w:pPr>
            <w:r>
              <w:rPr>
                <w:rFonts w:eastAsia="Times New Roman" w:cs="Times New Roman"/>
                <w:bCs/>
                <w:color w:val="000000"/>
              </w:rPr>
              <w:t>I.94</w:t>
            </w:r>
          </w:p>
        </w:tc>
        <w:tc>
          <w:tcPr>
            <w:tcW w:w="1080" w:type="dxa"/>
          </w:tcPr>
          <w:p w14:paraId="39AA0340" w14:textId="281451F1" w:rsidR="0047073D" w:rsidRPr="00560CD9" w:rsidRDefault="0047073D" w:rsidP="00D727A8">
            <w:pPr>
              <w:rPr>
                <w:rFonts w:eastAsia="Times New Roman" w:cs="Times New Roman"/>
                <w:bCs/>
                <w:color w:val="000000"/>
              </w:rPr>
            </w:pPr>
            <w:r>
              <w:rPr>
                <w:rFonts w:eastAsia="Times New Roman" w:cs="Times New Roman"/>
                <w:bCs/>
                <w:color w:val="000000"/>
              </w:rPr>
              <w:t>I.95</w:t>
            </w:r>
          </w:p>
        </w:tc>
        <w:tc>
          <w:tcPr>
            <w:tcW w:w="1080" w:type="dxa"/>
          </w:tcPr>
          <w:p w14:paraId="4A4B87A4" w14:textId="69E098A6" w:rsidR="0047073D" w:rsidRPr="00560CD9" w:rsidRDefault="0047073D" w:rsidP="00D727A8">
            <w:pPr>
              <w:rPr>
                <w:rFonts w:eastAsia="Times New Roman" w:cs="Times New Roman"/>
                <w:bCs/>
                <w:color w:val="000000"/>
              </w:rPr>
            </w:pPr>
            <w:r>
              <w:rPr>
                <w:rFonts w:eastAsia="Times New Roman" w:cs="Times New Roman"/>
                <w:bCs/>
                <w:color w:val="000000"/>
              </w:rPr>
              <w:t>I.96</w:t>
            </w:r>
          </w:p>
        </w:tc>
        <w:tc>
          <w:tcPr>
            <w:tcW w:w="1260" w:type="dxa"/>
          </w:tcPr>
          <w:p w14:paraId="4E9F6CCD" w14:textId="68FD6A38" w:rsidR="0047073D" w:rsidRPr="00560CD9" w:rsidRDefault="0047073D" w:rsidP="00D727A8">
            <w:pPr>
              <w:ind w:right="-234"/>
              <w:rPr>
                <w:rFonts w:eastAsia="Times New Roman" w:cs="Times New Roman"/>
                <w:bCs/>
                <w:color w:val="000000"/>
              </w:rPr>
            </w:pPr>
            <w:r>
              <w:rPr>
                <w:rFonts w:eastAsia="Times New Roman" w:cs="Times New Roman"/>
                <w:bCs/>
                <w:color w:val="000000"/>
              </w:rPr>
              <w:t>I.97</w:t>
            </w:r>
          </w:p>
        </w:tc>
      </w:tr>
      <w:tr w:rsidR="0047073D" w14:paraId="5D7CCA10" w14:textId="77777777" w:rsidTr="00D727A8">
        <w:tc>
          <w:tcPr>
            <w:tcW w:w="789" w:type="dxa"/>
          </w:tcPr>
          <w:p w14:paraId="7723FAD4" w14:textId="77777777" w:rsidR="0047073D" w:rsidRDefault="0047073D" w:rsidP="00D727A8">
            <w:pPr>
              <w:rPr>
                <w:rFonts w:eastAsia="Times New Roman" w:cs="Times New Roman"/>
                <w:b/>
                <w:bCs/>
                <w:color w:val="000000"/>
              </w:rPr>
            </w:pPr>
            <w:r>
              <w:rPr>
                <w:rFonts w:eastAsia="Times New Roman" w:cs="Times New Roman"/>
                <w:b/>
                <w:bCs/>
                <w:color w:val="000000"/>
              </w:rPr>
              <w:t>Forest</w:t>
            </w:r>
          </w:p>
        </w:tc>
        <w:tc>
          <w:tcPr>
            <w:tcW w:w="1263" w:type="dxa"/>
          </w:tcPr>
          <w:p w14:paraId="3A5A9E43" w14:textId="77777777" w:rsidR="0047073D" w:rsidRDefault="0047073D" w:rsidP="00D727A8">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grazing livestock in this forest</w:t>
            </w:r>
            <w:r>
              <w:rPr>
                <w:rFonts w:eastAsia="Times New Roman" w:cs="Times New Roman"/>
                <w:bCs/>
                <w:color w:val="000000"/>
              </w:rPr>
              <w:t xml:space="preserve">? </w:t>
            </w:r>
          </w:p>
          <w:p w14:paraId="417644EF" w14:textId="77777777" w:rsidR="0047073D" w:rsidRDefault="0047073D" w:rsidP="00D727A8">
            <w:pPr>
              <w:rPr>
                <w:rFonts w:eastAsia="Times New Roman" w:cs="Times New Roman"/>
                <w:bCs/>
                <w:color w:val="000000"/>
              </w:rPr>
            </w:pPr>
            <w:r>
              <w:rPr>
                <w:rFonts w:eastAsia="Times New Roman" w:cs="Times New Roman"/>
                <w:bCs/>
                <w:color w:val="000000"/>
              </w:rPr>
              <w:t>0-No</w:t>
            </w:r>
          </w:p>
          <w:p w14:paraId="713F616F" w14:textId="77777777" w:rsidR="0047073D" w:rsidRDefault="0047073D" w:rsidP="00D727A8">
            <w:pPr>
              <w:rPr>
                <w:rFonts w:eastAsia="Times New Roman" w:cs="Times New Roman"/>
                <w:bCs/>
                <w:color w:val="000000"/>
              </w:rPr>
            </w:pPr>
            <w:r>
              <w:rPr>
                <w:rFonts w:eastAsia="Times New Roman" w:cs="Times New Roman"/>
                <w:bCs/>
                <w:color w:val="000000"/>
              </w:rPr>
              <w:t>1=Yes</w:t>
            </w:r>
          </w:p>
          <w:p w14:paraId="2789CCA5" w14:textId="15774D09" w:rsidR="0047073D" w:rsidRPr="00560CD9" w:rsidRDefault="0047073D" w:rsidP="00D727A8">
            <w:pPr>
              <w:rPr>
                <w:rFonts w:eastAsia="Times New Roman" w:cs="Times New Roman"/>
                <w:bCs/>
                <w:i/>
                <w:color w:val="000000"/>
              </w:rPr>
            </w:pPr>
            <w:r>
              <w:rPr>
                <w:rFonts w:eastAsia="Times New Roman" w:cs="Times New Roman"/>
                <w:bCs/>
                <w:i/>
                <w:color w:val="000000"/>
              </w:rPr>
              <w:t>If 0, skip to I.93</w:t>
            </w:r>
          </w:p>
        </w:tc>
        <w:tc>
          <w:tcPr>
            <w:tcW w:w="1080" w:type="dxa"/>
          </w:tcPr>
          <w:p w14:paraId="6C7CB061"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06875C4C"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11EC882F"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3A312BDF"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0B6CD7B7"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Select all that apply</w:t>
            </w:r>
          </w:p>
        </w:tc>
        <w:tc>
          <w:tcPr>
            <w:tcW w:w="1260" w:type="dxa"/>
          </w:tcPr>
          <w:p w14:paraId="699C48D1"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2BA262C1" w14:textId="77777777" w:rsidR="0047073D" w:rsidRDefault="0047073D" w:rsidP="00D727A8">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cutting trees in this forest?</w:t>
            </w:r>
          </w:p>
          <w:p w14:paraId="0FB33E03" w14:textId="77777777" w:rsidR="0047073D" w:rsidRDefault="0047073D" w:rsidP="00D727A8">
            <w:pPr>
              <w:rPr>
                <w:rFonts w:eastAsia="Calibri" w:cs="Times New Roman"/>
              </w:rPr>
            </w:pPr>
            <w:r>
              <w:rPr>
                <w:rFonts w:eastAsia="Calibri" w:cs="Times New Roman"/>
              </w:rPr>
              <w:t>0=No</w:t>
            </w:r>
          </w:p>
          <w:p w14:paraId="6A5EBFE5" w14:textId="77777777" w:rsidR="0047073D" w:rsidRDefault="0047073D" w:rsidP="00D727A8">
            <w:pPr>
              <w:rPr>
                <w:rFonts w:eastAsia="Calibri" w:cs="Times New Roman"/>
              </w:rPr>
            </w:pPr>
            <w:r>
              <w:rPr>
                <w:rFonts w:eastAsia="Calibri" w:cs="Times New Roman"/>
              </w:rPr>
              <w:t>1=Yes</w:t>
            </w:r>
          </w:p>
          <w:p w14:paraId="4FF4A6FB" w14:textId="74403C07" w:rsidR="0047073D" w:rsidRPr="00560CD9" w:rsidRDefault="0047073D" w:rsidP="00D727A8">
            <w:pPr>
              <w:rPr>
                <w:rFonts w:eastAsia="Times New Roman" w:cs="Times New Roman"/>
                <w:bCs/>
                <w:i/>
                <w:color w:val="000000"/>
              </w:rPr>
            </w:pPr>
            <w:r>
              <w:rPr>
                <w:rFonts w:eastAsia="Calibri" w:cs="Times New Roman"/>
                <w:i/>
              </w:rPr>
              <w:t>If 0, skip to I.98</w:t>
            </w:r>
          </w:p>
        </w:tc>
        <w:tc>
          <w:tcPr>
            <w:tcW w:w="1080" w:type="dxa"/>
          </w:tcPr>
          <w:p w14:paraId="77B6CF82"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3B43B6BF"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2FC6956E"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705F60D8"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16132E0A" w14:textId="77777777" w:rsidR="0047073D" w:rsidRDefault="0047073D" w:rsidP="00D727A8">
            <w:pPr>
              <w:rPr>
                <w:rFonts w:eastAsia="Times New Roman" w:cs="Times New Roman"/>
                <w:bCs/>
                <w:color w:val="000000"/>
              </w:rPr>
            </w:pPr>
            <w:r>
              <w:rPr>
                <w:rFonts w:eastAsia="Times New Roman" w:cs="Times New Roman"/>
                <w:bCs/>
                <w:i/>
                <w:color w:val="000000"/>
              </w:rPr>
              <w:t>Select all that apply</w:t>
            </w:r>
          </w:p>
        </w:tc>
        <w:tc>
          <w:tcPr>
            <w:tcW w:w="1260" w:type="dxa"/>
          </w:tcPr>
          <w:p w14:paraId="78D9FAF0" w14:textId="77777777" w:rsidR="0047073D"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47073D" w14:paraId="30D454BD" w14:textId="77777777" w:rsidTr="00D727A8">
        <w:tc>
          <w:tcPr>
            <w:tcW w:w="789" w:type="dxa"/>
          </w:tcPr>
          <w:p w14:paraId="1760B1D7" w14:textId="77777777" w:rsidR="0047073D" w:rsidRDefault="0047073D" w:rsidP="00D727A8">
            <w:pPr>
              <w:rPr>
                <w:rFonts w:eastAsia="Times New Roman" w:cs="Times New Roman"/>
                <w:b/>
                <w:bCs/>
                <w:color w:val="000000"/>
              </w:rPr>
            </w:pPr>
            <w:r>
              <w:rPr>
                <w:rFonts w:eastAsia="Times New Roman" w:cs="Times New Roman"/>
                <w:b/>
                <w:bCs/>
                <w:color w:val="000000"/>
              </w:rPr>
              <w:t>1</w:t>
            </w:r>
          </w:p>
        </w:tc>
        <w:tc>
          <w:tcPr>
            <w:tcW w:w="1263" w:type="dxa"/>
          </w:tcPr>
          <w:p w14:paraId="73933967" w14:textId="77777777" w:rsidR="0047073D" w:rsidRDefault="0047073D" w:rsidP="00D727A8">
            <w:pPr>
              <w:rPr>
                <w:rFonts w:eastAsia="Times New Roman" w:cs="Times New Roman"/>
                <w:b/>
                <w:bCs/>
                <w:color w:val="000000"/>
              </w:rPr>
            </w:pPr>
          </w:p>
        </w:tc>
        <w:tc>
          <w:tcPr>
            <w:tcW w:w="1080" w:type="dxa"/>
          </w:tcPr>
          <w:p w14:paraId="720E1C60" w14:textId="77777777" w:rsidR="0047073D" w:rsidRDefault="0047073D" w:rsidP="00D727A8">
            <w:pPr>
              <w:rPr>
                <w:rFonts w:eastAsia="Times New Roman" w:cs="Times New Roman"/>
                <w:b/>
                <w:bCs/>
                <w:color w:val="000000"/>
              </w:rPr>
            </w:pPr>
          </w:p>
        </w:tc>
        <w:tc>
          <w:tcPr>
            <w:tcW w:w="1080" w:type="dxa"/>
          </w:tcPr>
          <w:p w14:paraId="226387BD" w14:textId="77777777" w:rsidR="0047073D" w:rsidRDefault="0047073D" w:rsidP="00D727A8">
            <w:pPr>
              <w:rPr>
                <w:rFonts w:eastAsia="Times New Roman" w:cs="Times New Roman"/>
                <w:b/>
                <w:bCs/>
                <w:color w:val="000000"/>
              </w:rPr>
            </w:pPr>
          </w:p>
        </w:tc>
        <w:tc>
          <w:tcPr>
            <w:tcW w:w="1080" w:type="dxa"/>
          </w:tcPr>
          <w:p w14:paraId="5F5B10AF" w14:textId="77777777" w:rsidR="0047073D" w:rsidRDefault="0047073D" w:rsidP="00D727A8">
            <w:pPr>
              <w:rPr>
                <w:rFonts w:eastAsia="Times New Roman" w:cs="Times New Roman"/>
                <w:b/>
                <w:bCs/>
                <w:color w:val="000000"/>
              </w:rPr>
            </w:pPr>
          </w:p>
        </w:tc>
        <w:tc>
          <w:tcPr>
            <w:tcW w:w="1260" w:type="dxa"/>
          </w:tcPr>
          <w:p w14:paraId="439BFE2A" w14:textId="77777777" w:rsidR="0047073D" w:rsidRDefault="0047073D" w:rsidP="00D727A8">
            <w:pPr>
              <w:rPr>
                <w:rFonts w:eastAsia="Times New Roman" w:cs="Times New Roman"/>
                <w:b/>
                <w:bCs/>
                <w:color w:val="000000"/>
              </w:rPr>
            </w:pPr>
          </w:p>
        </w:tc>
        <w:tc>
          <w:tcPr>
            <w:tcW w:w="1620" w:type="dxa"/>
          </w:tcPr>
          <w:p w14:paraId="52725D02" w14:textId="77777777" w:rsidR="0047073D" w:rsidRDefault="0047073D" w:rsidP="00D727A8">
            <w:pPr>
              <w:rPr>
                <w:rFonts w:eastAsia="Times New Roman" w:cs="Times New Roman"/>
                <w:b/>
                <w:bCs/>
                <w:color w:val="000000"/>
              </w:rPr>
            </w:pPr>
          </w:p>
        </w:tc>
        <w:tc>
          <w:tcPr>
            <w:tcW w:w="1080" w:type="dxa"/>
          </w:tcPr>
          <w:p w14:paraId="08670812" w14:textId="77777777" w:rsidR="0047073D" w:rsidRDefault="0047073D" w:rsidP="00D727A8">
            <w:pPr>
              <w:rPr>
                <w:rFonts w:eastAsia="Times New Roman" w:cs="Times New Roman"/>
                <w:b/>
                <w:bCs/>
                <w:color w:val="000000"/>
              </w:rPr>
            </w:pPr>
          </w:p>
        </w:tc>
        <w:tc>
          <w:tcPr>
            <w:tcW w:w="1080" w:type="dxa"/>
          </w:tcPr>
          <w:p w14:paraId="73AD550E" w14:textId="77777777" w:rsidR="0047073D" w:rsidRDefault="0047073D" w:rsidP="00D727A8">
            <w:pPr>
              <w:rPr>
                <w:rFonts w:eastAsia="Times New Roman" w:cs="Times New Roman"/>
                <w:b/>
                <w:bCs/>
                <w:color w:val="000000"/>
              </w:rPr>
            </w:pPr>
          </w:p>
        </w:tc>
        <w:tc>
          <w:tcPr>
            <w:tcW w:w="1080" w:type="dxa"/>
          </w:tcPr>
          <w:p w14:paraId="5BA4F4F8" w14:textId="77777777" w:rsidR="0047073D" w:rsidRDefault="0047073D" w:rsidP="00D727A8">
            <w:pPr>
              <w:rPr>
                <w:rFonts w:eastAsia="Times New Roman" w:cs="Times New Roman"/>
                <w:b/>
                <w:bCs/>
                <w:color w:val="000000"/>
              </w:rPr>
            </w:pPr>
          </w:p>
        </w:tc>
        <w:tc>
          <w:tcPr>
            <w:tcW w:w="1260" w:type="dxa"/>
          </w:tcPr>
          <w:p w14:paraId="6256A3BC" w14:textId="77777777" w:rsidR="0047073D" w:rsidRDefault="0047073D" w:rsidP="00D727A8">
            <w:pPr>
              <w:rPr>
                <w:rFonts w:eastAsia="Times New Roman" w:cs="Times New Roman"/>
                <w:b/>
                <w:bCs/>
                <w:color w:val="000000"/>
              </w:rPr>
            </w:pPr>
          </w:p>
        </w:tc>
      </w:tr>
      <w:tr w:rsidR="0047073D" w14:paraId="2C33AFBA" w14:textId="77777777" w:rsidTr="00D727A8">
        <w:tc>
          <w:tcPr>
            <w:tcW w:w="789" w:type="dxa"/>
          </w:tcPr>
          <w:p w14:paraId="5CC3B0A6" w14:textId="77777777" w:rsidR="0047073D" w:rsidRDefault="0047073D" w:rsidP="00D727A8">
            <w:pPr>
              <w:rPr>
                <w:rFonts w:eastAsia="Times New Roman" w:cs="Times New Roman"/>
                <w:b/>
                <w:bCs/>
                <w:color w:val="000000"/>
              </w:rPr>
            </w:pPr>
            <w:r>
              <w:rPr>
                <w:rFonts w:eastAsia="Times New Roman" w:cs="Times New Roman"/>
                <w:b/>
                <w:bCs/>
                <w:color w:val="000000"/>
              </w:rPr>
              <w:t>2</w:t>
            </w:r>
          </w:p>
        </w:tc>
        <w:tc>
          <w:tcPr>
            <w:tcW w:w="1263" w:type="dxa"/>
          </w:tcPr>
          <w:p w14:paraId="5A5CAFE9" w14:textId="77777777" w:rsidR="0047073D" w:rsidRDefault="0047073D" w:rsidP="00D727A8">
            <w:pPr>
              <w:rPr>
                <w:rFonts w:eastAsia="Times New Roman" w:cs="Times New Roman"/>
                <w:b/>
                <w:bCs/>
                <w:color w:val="000000"/>
              </w:rPr>
            </w:pPr>
          </w:p>
        </w:tc>
        <w:tc>
          <w:tcPr>
            <w:tcW w:w="1080" w:type="dxa"/>
          </w:tcPr>
          <w:p w14:paraId="30D57528" w14:textId="77777777" w:rsidR="0047073D" w:rsidRDefault="0047073D" w:rsidP="00D727A8">
            <w:pPr>
              <w:rPr>
                <w:rFonts w:eastAsia="Times New Roman" w:cs="Times New Roman"/>
                <w:b/>
                <w:bCs/>
                <w:color w:val="000000"/>
              </w:rPr>
            </w:pPr>
          </w:p>
        </w:tc>
        <w:tc>
          <w:tcPr>
            <w:tcW w:w="1080" w:type="dxa"/>
          </w:tcPr>
          <w:p w14:paraId="07FC4E82" w14:textId="77777777" w:rsidR="0047073D" w:rsidRDefault="0047073D" w:rsidP="00D727A8">
            <w:pPr>
              <w:rPr>
                <w:rFonts w:eastAsia="Times New Roman" w:cs="Times New Roman"/>
                <w:b/>
                <w:bCs/>
                <w:color w:val="000000"/>
              </w:rPr>
            </w:pPr>
          </w:p>
        </w:tc>
        <w:tc>
          <w:tcPr>
            <w:tcW w:w="1080" w:type="dxa"/>
          </w:tcPr>
          <w:p w14:paraId="755C95EF" w14:textId="77777777" w:rsidR="0047073D" w:rsidRDefault="0047073D" w:rsidP="00D727A8">
            <w:pPr>
              <w:rPr>
                <w:rFonts w:eastAsia="Times New Roman" w:cs="Times New Roman"/>
                <w:b/>
                <w:bCs/>
                <w:color w:val="000000"/>
              </w:rPr>
            </w:pPr>
          </w:p>
        </w:tc>
        <w:tc>
          <w:tcPr>
            <w:tcW w:w="1260" w:type="dxa"/>
          </w:tcPr>
          <w:p w14:paraId="7BF0E150" w14:textId="77777777" w:rsidR="0047073D" w:rsidRDefault="0047073D" w:rsidP="00D727A8">
            <w:pPr>
              <w:rPr>
                <w:rFonts w:eastAsia="Times New Roman" w:cs="Times New Roman"/>
                <w:b/>
                <w:bCs/>
                <w:color w:val="000000"/>
              </w:rPr>
            </w:pPr>
          </w:p>
        </w:tc>
        <w:tc>
          <w:tcPr>
            <w:tcW w:w="1620" w:type="dxa"/>
          </w:tcPr>
          <w:p w14:paraId="6300C50D" w14:textId="77777777" w:rsidR="0047073D" w:rsidRDefault="0047073D" w:rsidP="00D727A8">
            <w:pPr>
              <w:rPr>
                <w:rFonts w:eastAsia="Times New Roman" w:cs="Times New Roman"/>
                <w:b/>
                <w:bCs/>
                <w:color w:val="000000"/>
              </w:rPr>
            </w:pPr>
          </w:p>
        </w:tc>
        <w:tc>
          <w:tcPr>
            <w:tcW w:w="1080" w:type="dxa"/>
          </w:tcPr>
          <w:p w14:paraId="2F9481D4" w14:textId="77777777" w:rsidR="0047073D" w:rsidRDefault="0047073D" w:rsidP="00D727A8">
            <w:pPr>
              <w:rPr>
                <w:rFonts w:eastAsia="Times New Roman" w:cs="Times New Roman"/>
                <w:b/>
                <w:bCs/>
                <w:color w:val="000000"/>
              </w:rPr>
            </w:pPr>
          </w:p>
        </w:tc>
        <w:tc>
          <w:tcPr>
            <w:tcW w:w="1080" w:type="dxa"/>
          </w:tcPr>
          <w:p w14:paraId="6F457063" w14:textId="77777777" w:rsidR="0047073D" w:rsidRDefault="0047073D" w:rsidP="00D727A8">
            <w:pPr>
              <w:rPr>
                <w:rFonts w:eastAsia="Times New Roman" w:cs="Times New Roman"/>
                <w:b/>
                <w:bCs/>
                <w:color w:val="000000"/>
              </w:rPr>
            </w:pPr>
          </w:p>
        </w:tc>
        <w:tc>
          <w:tcPr>
            <w:tcW w:w="1080" w:type="dxa"/>
          </w:tcPr>
          <w:p w14:paraId="55F58604" w14:textId="77777777" w:rsidR="0047073D" w:rsidRDefault="0047073D" w:rsidP="00D727A8">
            <w:pPr>
              <w:rPr>
                <w:rFonts w:eastAsia="Times New Roman" w:cs="Times New Roman"/>
                <w:b/>
                <w:bCs/>
                <w:color w:val="000000"/>
              </w:rPr>
            </w:pPr>
          </w:p>
        </w:tc>
        <w:tc>
          <w:tcPr>
            <w:tcW w:w="1260" w:type="dxa"/>
          </w:tcPr>
          <w:p w14:paraId="472331A0" w14:textId="77777777" w:rsidR="0047073D" w:rsidRDefault="0047073D" w:rsidP="00D727A8">
            <w:pPr>
              <w:rPr>
                <w:rFonts w:eastAsia="Times New Roman" w:cs="Times New Roman"/>
                <w:b/>
                <w:bCs/>
                <w:color w:val="000000"/>
              </w:rPr>
            </w:pPr>
          </w:p>
        </w:tc>
      </w:tr>
      <w:tr w:rsidR="0047073D" w14:paraId="6710FD65" w14:textId="77777777" w:rsidTr="00D727A8">
        <w:tc>
          <w:tcPr>
            <w:tcW w:w="789" w:type="dxa"/>
          </w:tcPr>
          <w:p w14:paraId="55E93BED" w14:textId="77777777" w:rsidR="0047073D" w:rsidRDefault="0047073D" w:rsidP="00D727A8">
            <w:pPr>
              <w:rPr>
                <w:rFonts w:eastAsia="Times New Roman" w:cs="Times New Roman"/>
                <w:b/>
                <w:bCs/>
                <w:color w:val="000000"/>
              </w:rPr>
            </w:pPr>
            <w:r>
              <w:rPr>
                <w:rFonts w:eastAsia="Times New Roman" w:cs="Times New Roman"/>
                <w:b/>
                <w:bCs/>
                <w:color w:val="000000"/>
              </w:rPr>
              <w:t>3</w:t>
            </w:r>
          </w:p>
        </w:tc>
        <w:tc>
          <w:tcPr>
            <w:tcW w:w="1263" w:type="dxa"/>
          </w:tcPr>
          <w:p w14:paraId="6FACC644" w14:textId="77777777" w:rsidR="0047073D" w:rsidRDefault="0047073D" w:rsidP="00D727A8">
            <w:pPr>
              <w:rPr>
                <w:rFonts w:eastAsia="Times New Roman" w:cs="Times New Roman"/>
                <w:b/>
                <w:bCs/>
                <w:color w:val="000000"/>
              </w:rPr>
            </w:pPr>
          </w:p>
        </w:tc>
        <w:tc>
          <w:tcPr>
            <w:tcW w:w="1080" w:type="dxa"/>
          </w:tcPr>
          <w:p w14:paraId="523F105E" w14:textId="77777777" w:rsidR="0047073D" w:rsidRDefault="0047073D" w:rsidP="00D727A8">
            <w:pPr>
              <w:rPr>
                <w:rFonts w:eastAsia="Times New Roman" w:cs="Times New Roman"/>
                <w:b/>
                <w:bCs/>
                <w:color w:val="000000"/>
              </w:rPr>
            </w:pPr>
          </w:p>
        </w:tc>
        <w:tc>
          <w:tcPr>
            <w:tcW w:w="1080" w:type="dxa"/>
          </w:tcPr>
          <w:p w14:paraId="5863D51E" w14:textId="77777777" w:rsidR="0047073D" w:rsidRDefault="0047073D" w:rsidP="00D727A8">
            <w:pPr>
              <w:rPr>
                <w:rFonts w:eastAsia="Times New Roman" w:cs="Times New Roman"/>
                <w:b/>
                <w:bCs/>
                <w:color w:val="000000"/>
              </w:rPr>
            </w:pPr>
          </w:p>
        </w:tc>
        <w:tc>
          <w:tcPr>
            <w:tcW w:w="1080" w:type="dxa"/>
          </w:tcPr>
          <w:p w14:paraId="08F3BA1E" w14:textId="77777777" w:rsidR="0047073D" w:rsidRDefault="0047073D" w:rsidP="00D727A8">
            <w:pPr>
              <w:rPr>
                <w:rFonts w:eastAsia="Times New Roman" w:cs="Times New Roman"/>
                <w:b/>
                <w:bCs/>
                <w:color w:val="000000"/>
              </w:rPr>
            </w:pPr>
          </w:p>
        </w:tc>
        <w:tc>
          <w:tcPr>
            <w:tcW w:w="1260" w:type="dxa"/>
          </w:tcPr>
          <w:p w14:paraId="0937B8B0" w14:textId="77777777" w:rsidR="0047073D" w:rsidRDefault="0047073D" w:rsidP="00D727A8">
            <w:pPr>
              <w:rPr>
                <w:rFonts w:eastAsia="Times New Roman" w:cs="Times New Roman"/>
                <w:b/>
                <w:bCs/>
                <w:color w:val="000000"/>
              </w:rPr>
            </w:pPr>
          </w:p>
        </w:tc>
        <w:tc>
          <w:tcPr>
            <w:tcW w:w="1620" w:type="dxa"/>
          </w:tcPr>
          <w:p w14:paraId="39B4FCB9" w14:textId="77777777" w:rsidR="0047073D" w:rsidRDefault="0047073D" w:rsidP="00D727A8">
            <w:pPr>
              <w:rPr>
                <w:rFonts w:eastAsia="Times New Roman" w:cs="Times New Roman"/>
                <w:b/>
                <w:bCs/>
                <w:color w:val="000000"/>
              </w:rPr>
            </w:pPr>
          </w:p>
        </w:tc>
        <w:tc>
          <w:tcPr>
            <w:tcW w:w="1080" w:type="dxa"/>
          </w:tcPr>
          <w:p w14:paraId="6F50154E" w14:textId="77777777" w:rsidR="0047073D" w:rsidRDefault="0047073D" w:rsidP="00D727A8">
            <w:pPr>
              <w:rPr>
                <w:rFonts w:eastAsia="Times New Roman" w:cs="Times New Roman"/>
                <w:b/>
                <w:bCs/>
                <w:color w:val="000000"/>
              </w:rPr>
            </w:pPr>
          </w:p>
        </w:tc>
        <w:tc>
          <w:tcPr>
            <w:tcW w:w="1080" w:type="dxa"/>
          </w:tcPr>
          <w:p w14:paraId="6E4E31D7" w14:textId="77777777" w:rsidR="0047073D" w:rsidRDefault="0047073D" w:rsidP="00D727A8">
            <w:pPr>
              <w:rPr>
                <w:rFonts w:eastAsia="Times New Roman" w:cs="Times New Roman"/>
                <w:b/>
                <w:bCs/>
                <w:color w:val="000000"/>
              </w:rPr>
            </w:pPr>
          </w:p>
        </w:tc>
        <w:tc>
          <w:tcPr>
            <w:tcW w:w="1080" w:type="dxa"/>
          </w:tcPr>
          <w:p w14:paraId="48DB0382" w14:textId="77777777" w:rsidR="0047073D" w:rsidRDefault="0047073D" w:rsidP="00D727A8">
            <w:pPr>
              <w:rPr>
                <w:rFonts w:eastAsia="Times New Roman" w:cs="Times New Roman"/>
                <w:b/>
                <w:bCs/>
                <w:color w:val="000000"/>
              </w:rPr>
            </w:pPr>
          </w:p>
        </w:tc>
        <w:tc>
          <w:tcPr>
            <w:tcW w:w="1260" w:type="dxa"/>
          </w:tcPr>
          <w:p w14:paraId="15227C8E" w14:textId="77777777" w:rsidR="0047073D" w:rsidRDefault="0047073D" w:rsidP="00D727A8">
            <w:pPr>
              <w:rPr>
                <w:rFonts w:eastAsia="Times New Roman" w:cs="Times New Roman"/>
                <w:b/>
                <w:bCs/>
                <w:color w:val="000000"/>
              </w:rPr>
            </w:pPr>
          </w:p>
        </w:tc>
      </w:tr>
      <w:tr w:rsidR="0047073D" w14:paraId="69CBBF1E" w14:textId="77777777" w:rsidTr="00D727A8">
        <w:tc>
          <w:tcPr>
            <w:tcW w:w="789" w:type="dxa"/>
          </w:tcPr>
          <w:p w14:paraId="11D5F32C" w14:textId="77777777" w:rsidR="0047073D" w:rsidRDefault="0047073D" w:rsidP="00D727A8">
            <w:pPr>
              <w:rPr>
                <w:rFonts w:eastAsia="Times New Roman" w:cs="Times New Roman"/>
                <w:b/>
                <w:bCs/>
                <w:color w:val="000000"/>
              </w:rPr>
            </w:pPr>
            <w:r>
              <w:rPr>
                <w:rFonts w:eastAsia="Times New Roman" w:cs="Times New Roman"/>
                <w:b/>
                <w:bCs/>
                <w:color w:val="000000"/>
              </w:rPr>
              <w:t>4</w:t>
            </w:r>
          </w:p>
        </w:tc>
        <w:tc>
          <w:tcPr>
            <w:tcW w:w="1263" w:type="dxa"/>
          </w:tcPr>
          <w:p w14:paraId="57DE8C8A" w14:textId="77777777" w:rsidR="0047073D" w:rsidRDefault="0047073D" w:rsidP="00D727A8">
            <w:pPr>
              <w:rPr>
                <w:rFonts w:eastAsia="Times New Roman" w:cs="Times New Roman"/>
                <w:b/>
                <w:bCs/>
                <w:color w:val="000000"/>
              </w:rPr>
            </w:pPr>
          </w:p>
        </w:tc>
        <w:tc>
          <w:tcPr>
            <w:tcW w:w="1080" w:type="dxa"/>
          </w:tcPr>
          <w:p w14:paraId="0FC274C2" w14:textId="77777777" w:rsidR="0047073D" w:rsidRDefault="0047073D" w:rsidP="00D727A8">
            <w:pPr>
              <w:rPr>
                <w:rFonts w:eastAsia="Times New Roman" w:cs="Times New Roman"/>
                <w:b/>
                <w:bCs/>
                <w:color w:val="000000"/>
              </w:rPr>
            </w:pPr>
          </w:p>
        </w:tc>
        <w:tc>
          <w:tcPr>
            <w:tcW w:w="1080" w:type="dxa"/>
          </w:tcPr>
          <w:p w14:paraId="3205FC29" w14:textId="77777777" w:rsidR="0047073D" w:rsidRDefault="0047073D" w:rsidP="00D727A8">
            <w:pPr>
              <w:rPr>
                <w:rFonts w:eastAsia="Times New Roman" w:cs="Times New Roman"/>
                <w:b/>
                <w:bCs/>
                <w:color w:val="000000"/>
              </w:rPr>
            </w:pPr>
          </w:p>
        </w:tc>
        <w:tc>
          <w:tcPr>
            <w:tcW w:w="1080" w:type="dxa"/>
          </w:tcPr>
          <w:p w14:paraId="2AA787E3" w14:textId="77777777" w:rsidR="0047073D" w:rsidRDefault="0047073D" w:rsidP="00D727A8">
            <w:pPr>
              <w:rPr>
                <w:rFonts w:eastAsia="Times New Roman" w:cs="Times New Roman"/>
                <w:b/>
                <w:bCs/>
                <w:color w:val="000000"/>
              </w:rPr>
            </w:pPr>
          </w:p>
        </w:tc>
        <w:tc>
          <w:tcPr>
            <w:tcW w:w="1260" w:type="dxa"/>
          </w:tcPr>
          <w:p w14:paraId="7814E4E1" w14:textId="77777777" w:rsidR="0047073D" w:rsidRDefault="0047073D" w:rsidP="00D727A8">
            <w:pPr>
              <w:rPr>
                <w:rFonts w:eastAsia="Times New Roman" w:cs="Times New Roman"/>
                <w:b/>
                <w:bCs/>
                <w:color w:val="000000"/>
              </w:rPr>
            </w:pPr>
          </w:p>
        </w:tc>
        <w:tc>
          <w:tcPr>
            <w:tcW w:w="1620" w:type="dxa"/>
          </w:tcPr>
          <w:p w14:paraId="549D8EA3" w14:textId="77777777" w:rsidR="0047073D" w:rsidRDefault="0047073D" w:rsidP="00D727A8">
            <w:pPr>
              <w:rPr>
                <w:rFonts w:eastAsia="Times New Roman" w:cs="Times New Roman"/>
                <w:b/>
                <w:bCs/>
                <w:color w:val="000000"/>
              </w:rPr>
            </w:pPr>
          </w:p>
        </w:tc>
        <w:tc>
          <w:tcPr>
            <w:tcW w:w="1080" w:type="dxa"/>
          </w:tcPr>
          <w:p w14:paraId="3B75E9A4" w14:textId="77777777" w:rsidR="0047073D" w:rsidRDefault="0047073D" w:rsidP="00D727A8">
            <w:pPr>
              <w:rPr>
                <w:rFonts w:eastAsia="Times New Roman" w:cs="Times New Roman"/>
                <w:b/>
                <w:bCs/>
                <w:color w:val="000000"/>
              </w:rPr>
            </w:pPr>
          </w:p>
        </w:tc>
        <w:tc>
          <w:tcPr>
            <w:tcW w:w="1080" w:type="dxa"/>
          </w:tcPr>
          <w:p w14:paraId="35911E08" w14:textId="77777777" w:rsidR="0047073D" w:rsidRDefault="0047073D" w:rsidP="00D727A8">
            <w:pPr>
              <w:rPr>
                <w:rFonts w:eastAsia="Times New Roman" w:cs="Times New Roman"/>
                <w:b/>
                <w:bCs/>
                <w:color w:val="000000"/>
              </w:rPr>
            </w:pPr>
          </w:p>
        </w:tc>
        <w:tc>
          <w:tcPr>
            <w:tcW w:w="1080" w:type="dxa"/>
          </w:tcPr>
          <w:p w14:paraId="1B39F080" w14:textId="77777777" w:rsidR="0047073D" w:rsidRDefault="0047073D" w:rsidP="00D727A8">
            <w:pPr>
              <w:rPr>
                <w:rFonts w:eastAsia="Times New Roman" w:cs="Times New Roman"/>
                <w:b/>
                <w:bCs/>
                <w:color w:val="000000"/>
              </w:rPr>
            </w:pPr>
          </w:p>
        </w:tc>
        <w:tc>
          <w:tcPr>
            <w:tcW w:w="1260" w:type="dxa"/>
          </w:tcPr>
          <w:p w14:paraId="18CC1EF1" w14:textId="77777777" w:rsidR="0047073D" w:rsidRDefault="0047073D" w:rsidP="00D727A8">
            <w:pPr>
              <w:rPr>
                <w:rFonts w:eastAsia="Times New Roman" w:cs="Times New Roman"/>
                <w:b/>
                <w:bCs/>
                <w:color w:val="000000"/>
              </w:rPr>
            </w:pPr>
          </w:p>
        </w:tc>
      </w:tr>
      <w:tr w:rsidR="0047073D" w14:paraId="3566AD58" w14:textId="77777777" w:rsidTr="00D727A8">
        <w:tc>
          <w:tcPr>
            <w:tcW w:w="789" w:type="dxa"/>
          </w:tcPr>
          <w:p w14:paraId="486FCB3F" w14:textId="77777777" w:rsidR="0047073D" w:rsidRDefault="0047073D" w:rsidP="00D727A8">
            <w:pPr>
              <w:rPr>
                <w:rFonts w:eastAsia="Times New Roman" w:cs="Times New Roman"/>
                <w:b/>
                <w:bCs/>
                <w:color w:val="000000"/>
              </w:rPr>
            </w:pPr>
            <w:r>
              <w:rPr>
                <w:rFonts w:eastAsia="Times New Roman" w:cs="Times New Roman"/>
                <w:b/>
                <w:bCs/>
                <w:color w:val="000000"/>
              </w:rPr>
              <w:t>5</w:t>
            </w:r>
          </w:p>
        </w:tc>
        <w:tc>
          <w:tcPr>
            <w:tcW w:w="1263" w:type="dxa"/>
          </w:tcPr>
          <w:p w14:paraId="03D51891" w14:textId="77777777" w:rsidR="0047073D" w:rsidRDefault="0047073D" w:rsidP="00D727A8">
            <w:pPr>
              <w:rPr>
                <w:rFonts w:eastAsia="Times New Roman" w:cs="Times New Roman"/>
                <w:b/>
                <w:bCs/>
                <w:color w:val="000000"/>
              </w:rPr>
            </w:pPr>
          </w:p>
        </w:tc>
        <w:tc>
          <w:tcPr>
            <w:tcW w:w="1080" w:type="dxa"/>
          </w:tcPr>
          <w:p w14:paraId="211C1CA3" w14:textId="77777777" w:rsidR="0047073D" w:rsidRDefault="0047073D" w:rsidP="00D727A8">
            <w:pPr>
              <w:rPr>
                <w:rFonts w:eastAsia="Times New Roman" w:cs="Times New Roman"/>
                <w:b/>
                <w:bCs/>
                <w:color w:val="000000"/>
              </w:rPr>
            </w:pPr>
          </w:p>
        </w:tc>
        <w:tc>
          <w:tcPr>
            <w:tcW w:w="1080" w:type="dxa"/>
          </w:tcPr>
          <w:p w14:paraId="4E836843" w14:textId="77777777" w:rsidR="0047073D" w:rsidRDefault="0047073D" w:rsidP="00D727A8">
            <w:pPr>
              <w:rPr>
                <w:rFonts w:eastAsia="Times New Roman" w:cs="Times New Roman"/>
                <w:b/>
                <w:bCs/>
                <w:color w:val="000000"/>
              </w:rPr>
            </w:pPr>
          </w:p>
        </w:tc>
        <w:tc>
          <w:tcPr>
            <w:tcW w:w="1080" w:type="dxa"/>
          </w:tcPr>
          <w:p w14:paraId="2243C462" w14:textId="77777777" w:rsidR="0047073D" w:rsidRDefault="0047073D" w:rsidP="00D727A8">
            <w:pPr>
              <w:rPr>
                <w:rFonts w:eastAsia="Times New Roman" w:cs="Times New Roman"/>
                <w:b/>
                <w:bCs/>
                <w:color w:val="000000"/>
              </w:rPr>
            </w:pPr>
          </w:p>
        </w:tc>
        <w:tc>
          <w:tcPr>
            <w:tcW w:w="1260" w:type="dxa"/>
          </w:tcPr>
          <w:p w14:paraId="1CD1A89D" w14:textId="77777777" w:rsidR="0047073D" w:rsidRDefault="0047073D" w:rsidP="00D727A8">
            <w:pPr>
              <w:rPr>
                <w:rFonts w:eastAsia="Times New Roman" w:cs="Times New Roman"/>
                <w:b/>
                <w:bCs/>
                <w:color w:val="000000"/>
              </w:rPr>
            </w:pPr>
          </w:p>
        </w:tc>
        <w:tc>
          <w:tcPr>
            <w:tcW w:w="1620" w:type="dxa"/>
          </w:tcPr>
          <w:p w14:paraId="323E4DAD" w14:textId="77777777" w:rsidR="0047073D" w:rsidRDefault="0047073D" w:rsidP="00D727A8">
            <w:pPr>
              <w:rPr>
                <w:rFonts w:eastAsia="Times New Roman" w:cs="Times New Roman"/>
                <w:b/>
                <w:bCs/>
                <w:color w:val="000000"/>
              </w:rPr>
            </w:pPr>
          </w:p>
        </w:tc>
        <w:tc>
          <w:tcPr>
            <w:tcW w:w="1080" w:type="dxa"/>
          </w:tcPr>
          <w:p w14:paraId="1B36B9FF" w14:textId="77777777" w:rsidR="0047073D" w:rsidRDefault="0047073D" w:rsidP="00D727A8">
            <w:pPr>
              <w:rPr>
                <w:rFonts w:eastAsia="Times New Roman" w:cs="Times New Roman"/>
                <w:b/>
                <w:bCs/>
                <w:color w:val="000000"/>
              </w:rPr>
            </w:pPr>
          </w:p>
        </w:tc>
        <w:tc>
          <w:tcPr>
            <w:tcW w:w="1080" w:type="dxa"/>
          </w:tcPr>
          <w:p w14:paraId="1D8A1E71" w14:textId="77777777" w:rsidR="0047073D" w:rsidRDefault="0047073D" w:rsidP="00D727A8">
            <w:pPr>
              <w:rPr>
                <w:rFonts w:eastAsia="Times New Roman" w:cs="Times New Roman"/>
                <w:b/>
                <w:bCs/>
                <w:color w:val="000000"/>
              </w:rPr>
            </w:pPr>
          </w:p>
        </w:tc>
        <w:tc>
          <w:tcPr>
            <w:tcW w:w="1080" w:type="dxa"/>
          </w:tcPr>
          <w:p w14:paraId="56BE8E5F" w14:textId="77777777" w:rsidR="0047073D" w:rsidRDefault="0047073D" w:rsidP="00D727A8">
            <w:pPr>
              <w:rPr>
                <w:rFonts w:eastAsia="Times New Roman" w:cs="Times New Roman"/>
                <w:b/>
                <w:bCs/>
                <w:color w:val="000000"/>
              </w:rPr>
            </w:pPr>
          </w:p>
        </w:tc>
        <w:tc>
          <w:tcPr>
            <w:tcW w:w="1260" w:type="dxa"/>
          </w:tcPr>
          <w:p w14:paraId="6768AAA0" w14:textId="77777777" w:rsidR="0047073D" w:rsidRDefault="0047073D" w:rsidP="00D727A8">
            <w:pPr>
              <w:rPr>
                <w:rFonts w:eastAsia="Times New Roman" w:cs="Times New Roman"/>
                <w:b/>
                <w:bCs/>
                <w:color w:val="000000"/>
              </w:rPr>
            </w:pPr>
          </w:p>
        </w:tc>
      </w:tr>
      <w:tr w:rsidR="0047073D" w14:paraId="11C2FA6F" w14:textId="77777777" w:rsidTr="00D727A8">
        <w:tc>
          <w:tcPr>
            <w:tcW w:w="789" w:type="dxa"/>
          </w:tcPr>
          <w:p w14:paraId="3F14CE0E" w14:textId="77777777" w:rsidR="0047073D" w:rsidRDefault="0047073D" w:rsidP="00D727A8">
            <w:pPr>
              <w:rPr>
                <w:rFonts w:eastAsia="Times New Roman" w:cs="Times New Roman"/>
                <w:b/>
                <w:bCs/>
                <w:color w:val="000000"/>
              </w:rPr>
            </w:pPr>
            <w:r>
              <w:rPr>
                <w:rFonts w:eastAsia="Times New Roman" w:cs="Times New Roman"/>
                <w:b/>
                <w:bCs/>
                <w:color w:val="000000"/>
              </w:rPr>
              <w:t>6</w:t>
            </w:r>
          </w:p>
        </w:tc>
        <w:tc>
          <w:tcPr>
            <w:tcW w:w="1263" w:type="dxa"/>
          </w:tcPr>
          <w:p w14:paraId="1C31B4B2" w14:textId="77777777" w:rsidR="0047073D" w:rsidRDefault="0047073D" w:rsidP="00D727A8">
            <w:pPr>
              <w:rPr>
                <w:rFonts w:eastAsia="Times New Roman" w:cs="Times New Roman"/>
                <w:b/>
                <w:bCs/>
                <w:color w:val="000000"/>
              </w:rPr>
            </w:pPr>
          </w:p>
        </w:tc>
        <w:tc>
          <w:tcPr>
            <w:tcW w:w="1080" w:type="dxa"/>
          </w:tcPr>
          <w:p w14:paraId="39EDE0B0" w14:textId="77777777" w:rsidR="0047073D" w:rsidRDefault="0047073D" w:rsidP="00D727A8">
            <w:pPr>
              <w:rPr>
                <w:rFonts w:eastAsia="Times New Roman" w:cs="Times New Roman"/>
                <w:b/>
                <w:bCs/>
                <w:color w:val="000000"/>
              </w:rPr>
            </w:pPr>
          </w:p>
        </w:tc>
        <w:tc>
          <w:tcPr>
            <w:tcW w:w="1080" w:type="dxa"/>
          </w:tcPr>
          <w:p w14:paraId="75D19979" w14:textId="77777777" w:rsidR="0047073D" w:rsidRDefault="0047073D" w:rsidP="00D727A8">
            <w:pPr>
              <w:rPr>
                <w:rFonts w:eastAsia="Times New Roman" w:cs="Times New Roman"/>
                <w:b/>
                <w:bCs/>
                <w:color w:val="000000"/>
              </w:rPr>
            </w:pPr>
          </w:p>
        </w:tc>
        <w:tc>
          <w:tcPr>
            <w:tcW w:w="1080" w:type="dxa"/>
          </w:tcPr>
          <w:p w14:paraId="04F9B97C" w14:textId="77777777" w:rsidR="0047073D" w:rsidRDefault="0047073D" w:rsidP="00D727A8">
            <w:pPr>
              <w:rPr>
                <w:rFonts w:eastAsia="Times New Roman" w:cs="Times New Roman"/>
                <w:b/>
                <w:bCs/>
                <w:color w:val="000000"/>
              </w:rPr>
            </w:pPr>
          </w:p>
        </w:tc>
        <w:tc>
          <w:tcPr>
            <w:tcW w:w="1260" w:type="dxa"/>
          </w:tcPr>
          <w:p w14:paraId="7B4D8DB4" w14:textId="77777777" w:rsidR="0047073D" w:rsidRDefault="0047073D" w:rsidP="00D727A8">
            <w:pPr>
              <w:rPr>
                <w:rFonts w:eastAsia="Times New Roman" w:cs="Times New Roman"/>
                <w:b/>
                <w:bCs/>
                <w:color w:val="000000"/>
              </w:rPr>
            </w:pPr>
          </w:p>
        </w:tc>
        <w:tc>
          <w:tcPr>
            <w:tcW w:w="1620" w:type="dxa"/>
          </w:tcPr>
          <w:p w14:paraId="6942336A" w14:textId="77777777" w:rsidR="0047073D" w:rsidRDefault="0047073D" w:rsidP="00D727A8">
            <w:pPr>
              <w:rPr>
                <w:rFonts w:eastAsia="Times New Roman" w:cs="Times New Roman"/>
                <w:b/>
                <w:bCs/>
                <w:color w:val="000000"/>
              </w:rPr>
            </w:pPr>
          </w:p>
        </w:tc>
        <w:tc>
          <w:tcPr>
            <w:tcW w:w="1080" w:type="dxa"/>
          </w:tcPr>
          <w:p w14:paraId="2BBB619F" w14:textId="77777777" w:rsidR="0047073D" w:rsidRDefault="0047073D" w:rsidP="00D727A8">
            <w:pPr>
              <w:rPr>
                <w:rFonts w:eastAsia="Times New Roman" w:cs="Times New Roman"/>
                <w:b/>
                <w:bCs/>
                <w:color w:val="000000"/>
              </w:rPr>
            </w:pPr>
          </w:p>
        </w:tc>
        <w:tc>
          <w:tcPr>
            <w:tcW w:w="1080" w:type="dxa"/>
          </w:tcPr>
          <w:p w14:paraId="4E9CCAC1" w14:textId="77777777" w:rsidR="0047073D" w:rsidRDefault="0047073D" w:rsidP="00D727A8">
            <w:pPr>
              <w:rPr>
                <w:rFonts w:eastAsia="Times New Roman" w:cs="Times New Roman"/>
                <w:b/>
                <w:bCs/>
                <w:color w:val="000000"/>
              </w:rPr>
            </w:pPr>
          </w:p>
        </w:tc>
        <w:tc>
          <w:tcPr>
            <w:tcW w:w="1080" w:type="dxa"/>
          </w:tcPr>
          <w:p w14:paraId="701B3E94" w14:textId="77777777" w:rsidR="0047073D" w:rsidRDefault="0047073D" w:rsidP="00D727A8">
            <w:pPr>
              <w:rPr>
                <w:rFonts w:eastAsia="Times New Roman" w:cs="Times New Roman"/>
                <w:b/>
                <w:bCs/>
                <w:color w:val="000000"/>
              </w:rPr>
            </w:pPr>
          </w:p>
        </w:tc>
        <w:tc>
          <w:tcPr>
            <w:tcW w:w="1260" w:type="dxa"/>
          </w:tcPr>
          <w:p w14:paraId="603CA641" w14:textId="77777777" w:rsidR="0047073D" w:rsidRDefault="0047073D" w:rsidP="00D727A8">
            <w:pPr>
              <w:rPr>
                <w:rFonts w:eastAsia="Times New Roman" w:cs="Times New Roman"/>
                <w:b/>
                <w:bCs/>
                <w:color w:val="000000"/>
              </w:rPr>
            </w:pPr>
          </w:p>
        </w:tc>
      </w:tr>
      <w:tr w:rsidR="0047073D" w14:paraId="784FECEF" w14:textId="77777777" w:rsidTr="00D727A8">
        <w:tc>
          <w:tcPr>
            <w:tcW w:w="789" w:type="dxa"/>
          </w:tcPr>
          <w:p w14:paraId="000E409B" w14:textId="77777777" w:rsidR="0047073D" w:rsidRDefault="0047073D" w:rsidP="00D727A8">
            <w:pPr>
              <w:rPr>
                <w:rFonts w:eastAsia="Times New Roman" w:cs="Times New Roman"/>
                <w:b/>
                <w:bCs/>
                <w:color w:val="000000"/>
              </w:rPr>
            </w:pPr>
            <w:r>
              <w:rPr>
                <w:rFonts w:eastAsia="Times New Roman" w:cs="Times New Roman"/>
                <w:b/>
                <w:bCs/>
                <w:color w:val="000000"/>
              </w:rPr>
              <w:t>7</w:t>
            </w:r>
          </w:p>
        </w:tc>
        <w:tc>
          <w:tcPr>
            <w:tcW w:w="1263" w:type="dxa"/>
          </w:tcPr>
          <w:p w14:paraId="3DD12A57" w14:textId="77777777" w:rsidR="0047073D" w:rsidRDefault="0047073D" w:rsidP="00D727A8">
            <w:pPr>
              <w:rPr>
                <w:rFonts w:eastAsia="Times New Roman" w:cs="Times New Roman"/>
                <w:b/>
                <w:bCs/>
                <w:color w:val="000000"/>
              </w:rPr>
            </w:pPr>
          </w:p>
        </w:tc>
        <w:tc>
          <w:tcPr>
            <w:tcW w:w="1080" w:type="dxa"/>
          </w:tcPr>
          <w:p w14:paraId="1C520FA5" w14:textId="77777777" w:rsidR="0047073D" w:rsidRDefault="0047073D" w:rsidP="00D727A8">
            <w:pPr>
              <w:rPr>
                <w:rFonts w:eastAsia="Times New Roman" w:cs="Times New Roman"/>
                <w:b/>
                <w:bCs/>
                <w:color w:val="000000"/>
              </w:rPr>
            </w:pPr>
          </w:p>
        </w:tc>
        <w:tc>
          <w:tcPr>
            <w:tcW w:w="1080" w:type="dxa"/>
          </w:tcPr>
          <w:p w14:paraId="132EEB5C" w14:textId="77777777" w:rsidR="0047073D" w:rsidRDefault="0047073D" w:rsidP="00D727A8">
            <w:pPr>
              <w:rPr>
                <w:rFonts w:eastAsia="Times New Roman" w:cs="Times New Roman"/>
                <w:b/>
                <w:bCs/>
                <w:color w:val="000000"/>
              </w:rPr>
            </w:pPr>
          </w:p>
        </w:tc>
        <w:tc>
          <w:tcPr>
            <w:tcW w:w="1080" w:type="dxa"/>
          </w:tcPr>
          <w:p w14:paraId="0A07E7AA" w14:textId="77777777" w:rsidR="0047073D" w:rsidRDefault="0047073D" w:rsidP="00D727A8">
            <w:pPr>
              <w:rPr>
                <w:rFonts w:eastAsia="Times New Roman" w:cs="Times New Roman"/>
                <w:b/>
                <w:bCs/>
                <w:color w:val="000000"/>
              </w:rPr>
            </w:pPr>
          </w:p>
        </w:tc>
        <w:tc>
          <w:tcPr>
            <w:tcW w:w="1260" w:type="dxa"/>
          </w:tcPr>
          <w:p w14:paraId="6C4F23EC" w14:textId="77777777" w:rsidR="0047073D" w:rsidRDefault="0047073D" w:rsidP="00D727A8">
            <w:pPr>
              <w:rPr>
                <w:rFonts w:eastAsia="Times New Roman" w:cs="Times New Roman"/>
                <w:b/>
                <w:bCs/>
                <w:color w:val="000000"/>
              </w:rPr>
            </w:pPr>
          </w:p>
        </w:tc>
        <w:tc>
          <w:tcPr>
            <w:tcW w:w="1620" w:type="dxa"/>
          </w:tcPr>
          <w:p w14:paraId="3321F34C" w14:textId="77777777" w:rsidR="0047073D" w:rsidRDefault="0047073D" w:rsidP="00D727A8">
            <w:pPr>
              <w:rPr>
                <w:rFonts w:eastAsia="Times New Roman" w:cs="Times New Roman"/>
                <w:b/>
                <w:bCs/>
                <w:color w:val="000000"/>
              </w:rPr>
            </w:pPr>
          </w:p>
        </w:tc>
        <w:tc>
          <w:tcPr>
            <w:tcW w:w="1080" w:type="dxa"/>
          </w:tcPr>
          <w:p w14:paraId="387F6714" w14:textId="77777777" w:rsidR="0047073D" w:rsidRDefault="0047073D" w:rsidP="00D727A8">
            <w:pPr>
              <w:rPr>
                <w:rFonts w:eastAsia="Times New Roman" w:cs="Times New Roman"/>
                <w:b/>
                <w:bCs/>
                <w:color w:val="000000"/>
              </w:rPr>
            </w:pPr>
          </w:p>
        </w:tc>
        <w:tc>
          <w:tcPr>
            <w:tcW w:w="1080" w:type="dxa"/>
          </w:tcPr>
          <w:p w14:paraId="0AA23426" w14:textId="77777777" w:rsidR="0047073D" w:rsidRDefault="0047073D" w:rsidP="00D727A8">
            <w:pPr>
              <w:rPr>
                <w:rFonts w:eastAsia="Times New Roman" w:cs="Times New Roman"/>
                <w:b/>
                <w:bCs/>
                <w:color w:val="000000"/>
              </w:rPr>
            </w:pPr>
          </w:p>
        </w:tc>
        <w:tc>
          <w:tcPr>
            <w:tcW w:w="1080" w:type="dxa"/>
          </w:tcPr>
          <w:p w14:paraId="0BB74D08" w14:textId="77777777" w:rsidR="0047073D" w:rsidRDefault="0047073D" w:rsidP="00D727A8">
            <w:pPr>
              <w:rPr>
                <w:rFonts w:eastAsia="Times New Roman" w:cs="Times New Roman"/>
                <w:b/>
                <w:bCs/>
                <w:color w:val="000000"/>
              </w:rPr>
            </w:pPr>
          </w:p>
        </w:tc>
        <w:tc>
          <w:tcPr>
            <w:tcW w:w="1260" w:type="dxa"/>
          </w:tcPr>
          <w:p w14:paraId="1212DA5D" w14:textId="77777777" w:rsidR="0047073D" w:rsidRDefault="0047073D" w:rsidP="00D727A8">
            <w:pPr>
              <w:rPr>
                <w:rFonts w:eastAsia="Times New Roman" w:cs="Times New Roman"/>
                <w:b/>
                <w:bCs/>
                <w:color w:val="000000"/>
              </w:rPr>
            </w:pPr>
          </w:p>
        </w:tc>
      </w:tr>
      <w:tr w:rsidR="0047073D" w14:paraId="7CA6E887" w14:textId="77777777" w:rsidTr="00D727A8">
        <w:tc>
          <w:tcPr>
            <w:tcW w:w="789" w:type="dxa"/>
          </w:tcPr>
          <w:p w14:paraId="2D419425" w14:textId="77777777" w:rsidR="0047073D" w:rsidRDefault="0047073D" w:rsidP="00D727A8">
            <w:pPr>
              <w:rPr>
                <w:rFonts w:eastAsia="Times New Roman" w:cs="Times New Roman"/>
                <w:b/>
                <w:bCs/>
                <w:color w:val="000000"/>
              </w:rPr>
            </w:pPr>
            <w:r>
              <w:rPr>
                <w:rFonts w:eastAsia="Times New Roman" w:cs="Times New Roman"/>
                <w:b/>
                <w:bCs/>
                <w:color w:val="000000"/>
              </w:rPr>
              <w:t>8</w:t>
            </w:r>
          </w:p>
        </w:tc>
        <w:tc>
          <w:tcPr>
            <w:tcW w:w="1263" w:type="dxa"/>
          </w:tcPr>
          <w:p w14:paraId="47DD2B14" w14:textId="77777777" w:rsidR="0047073D" w:rsidRDefault="0047073D" w:rsidP="00D727A8">
            <w:pPr>
              <w:rPr>
                <w:rFonts w:eastAsia="Times New Roman" w:cs="Times New Roman"/>
                <w:b/>
                <w:bCs/>
                <w:color w:val="000000"/>
              </w:rPr>
            </w:pPr>
          </w:p>
        </w:tc>
        <w:tc>
          <w:tcPr>
            <w:tcW w:w="1080" w:type="dxa"/>
          </w:tcPr>
          <w:p w14:paraId="0ACA7DBA" w14:textId="77777777" w:rsidR="0047073D" w:rsidRDefault="0047073D" w:rsidP="00D727A8">
            <w:pPr>
              <w:rPr>
                <w:rFonts w:eastAsia="Times New Roman" w:cs="Times New Roman"/>
                <w:b/>
                <w:bCs/>
                <w:color w:val="000000"/>
              </w:rPr>
            </w:pPr>
          </w:p>
        </w:tc>
        <w:tc>
          <w:tcPr>
            <w:tcW w:w="1080" w:type="dxa"/>
          </w:tcPr>
          <w:p w14:paraId="15460BC9" w14:textId="77777777" w:rsidR="0047073D" w:rsidRDefault="0047073D" w:rsidP="00D727A8">
            <w:pPr>
              <w:rPr>
                <w:rFonts w:eastAsia="Times New Roman" w:cs="Times New Roman"/>
                <w:b/>
                <w:bCs/>
                <w:color w:val="000000"/>
              </w:rPr>
            </w:pPr>
          </w:p>
        </w:tc>
        <w:tc>
          <w:tcPr>
            <w:tcW w:w="1080" w:type="dxa"/>
          </w:tcPr>
          <w:p w14:paraId="3B3ECEE0" w14:textId="77777777" w:rsidR="0047073D" w:rsidRDefault="0047073D" w:rsidP="00D727A8">
            <w:pPr>
              <w:rPr>
                <w:rFonts w:eastAsia="Times New Roman" w:cs="Times New Roman"/>
                <w:b/>
                <w:bCs/>
                <w:color w:val="000000"/>
              </w:rPr>
            </w:pPr>
          </w:p>
        </w:tc>
        <w:tc>
          <w:tcPr>
            <w:tcW w:w="1260" w:type="dxa"/>
          </w:tcPr>
          <w:p w14:paraId="73932B55" w14:textId="77777777" w:rsidR="0047073D" w:rsidRDefault="0047073D" w:rsidP="00D727A8">
            <w:pPr>
              <w:rPr>
                <w:rFonts w:eastAsia="Times New Roman" w:cs="Times New Roman"/>
                <w:b/>
                <w:bCs/>
                <w:color w:val="000000"/>
              </w:rPr>
            </w:pPr>
          </w:p>
        </w:tc>
        <w:tc>
          <w:tcPr>
            <w:tcW w:w="1620" w:type="dxa"/>
          </w:tcPr>
          <w:p w14:paraId="6FF2526A" w14:textId="77777777" w:rsidR="0047073D" w:rsidRDefault="0047073D" w:rsidP="00D727A8">
            <w:pPr>
              <w:rPr>
                <w:rFonts w:eastAsia="Times New Roman" w:cs="Times New Roman"/>
                <w:b/>
                <w:bCs/>
                <w:color w:val="000000"/>
              </w:rPr>
            </w:pPr>
          </w:p>
        </w:tc>
        <w:tc>
          <w:tcPr>
            <w:tcW w:w="1080" w:type="dxa"/>
          </w:tcPr>
          <w:p w14:paraId="3E509422" w14:textId="77777777" w:rsidR="0047073D" w:rsidRDefault="0047073D" w:rsidP="00D727A8">
            <w:pPr>
              <w:rPr>
                <w:rFonts w:eastAsia="Times New Roman" w:cs="Times New Roman"/>
                <w:b/>
                <w:bCs/>
                <w:color w:val="000000"/>
              </w:rPr>
            </w:pPr>
          </w:p>
        </w:tc>
        <w:tc>
          <w:tcPr>
            <w:tcW w:w="1080" w:type="dxa"/>
          </w:tcPr>
          <w:p w14:paraId="344FBE49" w14:textId="77777777" w:rsidR="0047073D" w:rsidRDefault="0047073D" w:rsidP="00D727A8">
            <w:pPr>
              <w:rPr>
                <w:rFonts w:eastAsia="Times New Roman" w:cs="Times New Roman"/>
                <w:b/>
                <w:bCs/>
                <w:color w:val="000000"/>
              </w:rPr>
            </w:pPr>
          </w:p>
        </w:tc>
        <w:tc>
          <w:tcPr>
            <w:tcW w:w="1080" w:type="dxa"/>
          </w:tcPr>
          <w:p w14:paraId="7243B981" w14:textId="77777777" w:rsidR="0047073D" w:rsidRDefault="0047073D" w:rsidP="00D727A8">
            <w:pPr>
              <w:rPr>
                <w:rFonts w:eastAsia="Times New Roman" w:cs="Times New Roman"/>
                <w:b/>
                <w:bCs/>
                <w:color w:val="000000"/>
              </w:rPr>
            </w:pPr>
          </w:p>
        </w:tc>
        <w:tc>
          <w:tcPr>
            <w:tcW w:w="1260" w:type="dxa"/>
          </w:tcPr>
          <w:p w14:paraId="2B30728A" w14:textId="77777777" w:rsidR="0047073D" w:rsidRDefault="0047073D" w:rsidP="00D727A8">
            <w:pPr>
              <w:rPr>
                <w:rFonts w:eastAsia="Times New Roman" w:cs="Times New Roman"/>
                <w:b/>
                <w:bCs/>
                <w:color w:val="000000"/>
              </w:rPr>
            </w:pPr>
          </w:p>
        </w:tc>
      </w:tr>
      <w:tr w:rsidR="0047073D" w14:paraId="45CD4213" w14:textId="77777777" w:rsidTr="00D727A8">
        <w:tc>
          <w:tcPr>
            <w:tcW w:w="789" w:type="dxa"/>
          </w:tcPr>
          <w:p w14:paraId="2A337F6D" w14:textId="77777777" w:rsidR="0047073D" w:rsidRDefault="0047073D" w:rsidP="00D727A8">
            <w:pPr>
              <w:rPr>
                <w:rFonts w:eastAsia="Times New Roman" w:cs="Times New Roman"/>
                <w:b/>
                <w:bCs/>
                <w:color w:val="000000"/>
              </w:rPr>
            </w:pPr>
            <w:r>
              <w:rPr>
                <w:rFonts w:eastAsia="Times New Roman" w:cs="Times New Roman"/>
                <w:b/>
                <w:bCs/>
                <w:color w:val="000000"/>
              </w:rPr>
              <w:t>9</w:t>
            </w:r>
          </w:p>
        </w:tc>
        <w:tc>
          <w:tcPr>
            <w:tcW w:w="1263" w:type="dxa"/>
          </w:tcPr>
          <w:p w14:paraId="14AC4028" w14:textId="77777777" w:rsidR="0047073D" w:rsidRDefault="0047073D" w:rsidP="00D727A8">
            <w:pPr>
              <w:rPr>
                <w:rFonts w:eastAsia="Times New Roman" w:cs="Times New Roman"/>
                <w:b/>
                <w:bCs/>
                <w:color w:val="000000"/>
              </w:rPr>
            </w:pPr>
          </w:p>
        </w:tc>
        <w:tc>
          <w:tcPr>
            <w:tcW w:w="1080" w:type="dxa"/>
          </w:tcPr>
          <w:p w14:paraId="2F2603EB" w14:textId="77777777" w:rsidR="0047073D" w:rsidRDefault="0047073D" w:rsidP="00D727A8">
            <w:pPr>
              <w:rPr>
                <w:rFonts w:eastAsia="Times New Roman" w:cs="Times New Roman"/>
                <w:b/>
                <w:bCs/>
                <w:color w:val="000000"/>
              </w:rPr>
            </w:pPr>
          </w:p>
        </w:tc>
        <w:tc>
          <w:tcPr>
            <w:tcW w:w="1080" w:type="dxa"/>
          </w:tcPr>
          <w:p w14:paraId="6071097D" w14:textId="77777777" w:rsidR="0047073D" w:rsidRDefault="0047073D" w:rsidP="00D727A8">
            <w:pPr>
              <w:rPr>
                <w:rFonts w:eastAsia="Times New Roman" w:cs="Times New Roman"/>
                <w:b/>
                <w:bCs/>
                <w:color w:val="000000"/>
              </w:rPr>
            </w:pPr>
          </w:p>
        </w:tc>
        <w:tc>
          <w:tcPr>
            <w:tcW w:w="1080" w:type="dxa"/>
          </w:tcPr>
          <w:p w14:paraId="6B85E64F" w14:textId="77777777" w:rsidR="0047073D" w:rsidRDefault="0047073D" w:rsidP="00D727A8">
            <w:pPr>
              <w:rPr>
                <w:rFonts w:eastAsia="Times New Roman" w:cs="Times New Roman"/>
                <w:b/>
                <w:bCs/>
                <w:color w:val="000000"/>
              </w:rPr>
            </w:pPr>
          </w:p>
        </w:tc>
        <w:tc>
          <w:tcPr>
            <w:tcW w:w="1260" w:type="dxa"/>
          </w:tcPr>
          <w:p w14:paraId="0AE1661B" w14:textId="77777777" w:rsidR="0047073D" w:rsidRDefault="0047073D" w:rsidP="00D727A8">
            <w:pPr>
              <w:rPr>
                <w:rFonts w:eastAsia="Times New Roman" w:cs="Times New Roman"/>
                <w:b/>
                <w:bCs/>
                <w:color w:val="000000"/>
              </w:rPr>
            </w:pPr>
          </w:p>
        </w:tc>
        <w:tc>
          <w:tcPr>
            <w:tcW w:w="1620" w:type="dxa"/>
          </w:tcPr>
          <w:p w14:paraId="0416C199" w14:textId="77777777" w:rsidR="0047073D" w:rsidRDefault="0047073D" w:rsidP="00D727A8">
            <w:pPr>
              <w:rPr>
                <w:rFonts w:eastAsia="Times New Roman" w:cs="Times New Roman"/>
                <w:b/>
                <w:bCs/>
                <w:color w:val="000000"/>
              </w:rPr>
            </w:pPr>
          </w:p>
        </w:tc>
        <w:tc>
          <w:tcPr>
            <w:tcW w:w="1080" w:type="dxa"/>
          </w:tcPr>
          <w:p w14:paraId="780DCF5D" w14:textId="77777777" w:rsidR="0047073D" w:rsidRDefault="0047073D" w:rsidP="00D727A8">
            <w:pPr>
              <w:rPr>
                <w:rFonts w:eastAsia="Times New Roman" w:cs="Times New Roman"/>
                <w:b/>
                <w:bCs/>
                <w:color w:val="000000"/>
              </w:rPr>
            </w:pPr>
          </w:p>
        </w:tc>
        <w:tc>
          <w:tcPr>
            <w:tcW w:w="1080" w:type="dxa"/>
          </w:tcPr>
          <w:p w14:paraId="44D9193F" w14:textId="77777777" w:rsidR="0047073D" w:rsidRDefault="0047073D" w:rsidP="00D727A8">
            <w:pPr>
              <w:rPr>
                <w:rFonts w:eastAsia="Times New Roman" w:cs="Times New Roman"/>
                <w:b/>
                <w:bCs/>
                <w:color w:val="000000"/>
              </w:rPr>
            </w:pPr>
          </w:p>
        </w:tc>
        <w:tc>
          <w:tcPr>
            <w:tcW w:w="1080" w:type="dxa"/>
          </w:tcPr>
          <w:p w14:paraId="57AA6678" w14:textId="77777777" w:rsidR="0047073D" w:rsidRDefault="0047073D" w:rsidP="00D727A8">
            <w:pPr>
              <w:rPr>
                <w:rFonts w:eastAsia="Times New Roman" w:cs="Times New Roman"/>
                <w:b/>
                <w:bCs/>
                <w:color w:val="000000"/>
              </w:rPr>
            </w:pPr>
          </w:p>
        </w:tc>
        <w:tc>
          <w:tcPr>
            <w:tcW w:w="1260" w:type="dxa"/>
          </w:tcPr>
          <w:p w14:paraId="3F29E89A" w14:textId="77777777" w:rsidR="0047073D" w:rsidRDefault="0047073D" w:rsidP="00D727A8">
            <w:pPr>
              <w:rPr>
                <w:rFonts w:eastAsia="Times New Roman" w:cs="Times New Roman"/>
                <w:b/>
                <w:bCs/>
                <w:color w:val="000000"/>
              </w:rPr>
            </w:pPr>
          </w:p>
        </w:tc>
      </w:tr>
      <w:tr w:rsidR="0047073D" w14:paraId="7763632E" w14:textId="77777777" w:rsidTr="00D727A8">
        <w:tc>
          <w:tcPr>
            <w:tcW w:w="789" w:type="dxa"/>
          </w:tcPr>
          <w:p w14:paraId="6E6C9C7B" w14:textId="77777777" w:rsidR="0047073D" w:rsidRDefault="0047073D" w:rsidP="00D727A8">
            <w:pPr>
              <w:rPr>
                <w:rFonts w:eastAsia="Times New Roman" w:cs="Times New Roman"/>
                <w:b/>
                <w:bCs/>
                <w:color w:val="000000"/>
              </w:rPr>
            </w:pPr>
            <w:r>
              <w:rPr>
                <w:rFonts w:eastAsia="Times New Roman" w:cs="Times New Roman"/>
                <w:b/>
                <w:bCs/>
                <w:color w:val="000000"/>
              </w:rPr>
              <w:t>10</w:t>
            </w:r>
          </w:p>
        </w:tc>
        <w:tc>
          <w:tcPr>
            <w:tcW w:w="1263" w:type="dxa"/>
          </w:tcPr>
          <w:p w14:paraId="57BC02C2" w14:textId="77777777" w:rsidR="0047073D" w:rsidRDefault="0047073D" w:rsidP="00D727A8">
            <w:pPr>
              <w:rPr>
                <w:rFonts w:eastAsia="Times New Roman" w:cs="Times New Roman"/>
                <w:b/>
                <w:bCs/>
                <w:color w:val="000000"/>
              </w:rPr>
            </w:pPr>
          </w:p>
        </w:tc>
        <w:tc>
          <w:tcPr>
            <w:tcW w:w="1080" w:type="dxa"/>
          </w:tcPr>
          <w:p w14:paraId="62C2B1DA" w14:textId="77777777" w:rsidR="0047073D" w:rsidRDefault="0047073D" w:rsidP="00D727A8">
            <w:pPr>
              <w:rPr>
                <w:rFonts w:eastAsia="Times New Roman" w:cs="Times New Roman"/>
                <w:b/>
                <w:bCs/>
                <w:color w:val="000000"/>
              </w:rPr>
            </w:pPr>
          </w:p>
        </w:tc>
        <w:tc>
          <w:tcPr>
            <w:tcW w:w="1080" w:type="dxa"/>
          </w:tcPr>
          <w:p w14:paraId="622DEF2E" w14:textId="77777777" w:rsidR="0047073D" w:rsidRDefault="0047073D" w:rsidP="00D727A8">
            <w:pPr>
              <w:rPr>
                <w:rFonts w:eastAsia="Times New Roman" w:cs="Times New Roman"/>
                <w:b/>
                <w:bCs/>
                <w:color w:val="000000"/>
              </w:rPr>
            </w:pPr>
          </w:p>
        </w:tc>
        <w:tc>
          <w:tcPr>
            <w:tcW w:w="1080" w:type="dxa"/>
          </w:tcPr>
          <w:p w14:paraId="173DA2A3" w14:textId="77777777" w:rsidR="0047073D" w:rsidRDefault="0047073D" w:rsidP="00D727A8">
            <w:pPr>
              <w:rPr>
                <w:rFonts w:eastAsia="Times New Roman" w:cs="Times New Roman"/>
                <w:b/>
                <w:bCs/>
                <w:color w:val="000000"/>
              </w:rPr>
            </w:pPr>
          </w:p>
        </w:tc>
        <w:tc>
          <w:tcPr>
            <w:tcW w:w="1260" w:type="dxa"/>
          </w:tcPr>
          <w:p w14:paraId="32950269" w14:textId="77777777" w:rsidR="0047073D" w:rsidRDefault="0047073D" w:rsidP="00D727A8">
            <w:pPr>
              <w:rPr>
                <w:rFonts w:eastAsia="Times New Roman" w:cs="Times New Roman"/>
                <w:b/>
                <w:bCs/>
                <w:color w:val="000000"/>
              </w:rPr>
            </w:pPr>
          </w:p>
        </w:tc>
        <w:tc>
          <w:tcPr>
            <w:tcW w:w="1620" w:type="dxa"/>
          </w:tcPr>
          <w:p w14:paraId="198A3CA8" w14:textId="77777777" w:rsidR="0047073D" w:rsidRDefault="0047073D" w:rsidP="00D727A8">
            <w:pPr>
              <w:rPr>
                <w:rFonts w:eastAsia="Times New Roman" w:cs="Times New Roman"/>
                <w:b/>
                <w:bCs/>
                <w:color w:val="000000"/>
              </w:rPr>
            </w:pPr>
          </w:p>
        </w:tc>
        <w:tc>
          <w:tcPr>
            <w:tcW w:w="1080" w:type="dxa"/>
          </w:tcPr>
          <w:p w14:paraId="6745A995" w14:textId="77777777" w:rsidR="0047073D" w:rsidRDefault="0047073D" w:rsidP="00D727A8">
            <w:pPr>
              <w:rPr>
                <w:rFonts w:eastAsia="Times New Roman" w:cs="Times New Roman"/>
                <w:b/>
                <w:bCs/>
                <w:color w:val="000000"/>
              </w:rPr>
            </w:pPr>
          </w:p>
        </w:tc>
        <w:tc>
          <w:tcPr>
            <w:tcW w:w="1080" w:type="dxa"/>
          </w:tcPr>
          <w:p w14:paraId="7687ADF0" w14:textId="77777777" w:rsidR="0047073D" w:rsidRDefault="0047073D" w:rsidP="00D727A8">
            <w:pPr>
              <w:rPr>
                <w:rFonts w:eastAsia="Times New Roman" w:cs="Times New Roman"/>
                <w:b/>
                <w:bCs/>
                <w:color w:val="000000"/>
              </w:rPr>
            </w:pPr>
          </w:p>
        </w:tc>
        <w:tc>
          <w:tcPr>
            <w:tcW w:w="1080" w:type="dxa"/>
          </w:tcPr>
          <w:p w14:paraId="4E28D735" w14:textId="77777777" w:rsidR="0047073D" w:rsidRDefault="0047073D" w:rsidP="00D727A8">
            <w:pPr>
              <w:rPr>
                <w:rFonts w:eastAsia="Times New Roman" w:cs="Times New Roman"/>
                <w:b/>
                <w:bCs/>
                <w:color w:val="000000"/>
              </w:rPr>
            </w:pPr>
          </w:p>
        </w:tc>
        <w:tc>
          <w:tcPr>
            <w:tcW w:w="1260" w:type="dxa"/>
          </w:tcPr>
          <w:p w14:paraId="0FD4F262" w14:textId="77777777" w:rsidR="0047073D" w:rsidRDefault="0047073D" w:rsidP="00D727A8">
            <w:pPr>
              <w:rPr>
                <w:rFonts w:eastAsia="Times New Roman" w:cs="Times New Roman"/>
                <w:b/>
                <w:bCs/>
                <w:color w:val="000000"/>
              </w:rPr>
            </w:pPr>
          </w:p>
        </w:tc>
      </w:tr>
    </w:tbl>
    <w:p w14:paraId="3AE0C3C9"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129CAC85" w14:textId="77777777" w:rsidTr="00D727A8">
        <w:tc>
          <w:tcPr>
            <w:tcW w:w="2196" w:type="dxa"/>
          </w:tcPr>
          <w:p w14:paraId="5BC3DB65" w14:textId="77777777" w:rsidR="0047073D" w:rsidRDefault="0047073D" w:rsidP="00D727A8">
            <w:pPr>
              <w:rPr>
                <w:rFonts w:eastAsia="Times New Roman" w:cs="Times New Roman"/>
                <w:b/>
                <w:bCs/>
                <w:color w:val="000000"/>
              </w:rPr>
            </w:pPr>
            <w:r>
              <w:rPr>
                <w:rFonts w:eastAsia="Times New Roman" w:cs="Times New Roman"/>
                <w:bCs/>
                <w:color w:val="000000"/>
              </w:rPr>
              <w:t>1=Headman</w:t>
            </w:r>
          </w:p>
        </w:tc>
        <w:tc>
          <w:tcPr>
            <w:tcW w:w="2196" w:type="dxa"/>
          </w:tcPr>
          <w:p w14:paraId="03C4A8AE" w14:textId="77777777" w:rsidR="0047073D" w:rsidRDefault="0047073D" w:rsidP="00D727A8">
            <w:pPr>
              <w:rPr>
                <w:rFonts w:eastAsia="Times New Roman" w:cs="Times New Roman"/>
                <w:b/>
                <w:bCs/>
                <w:color w:val="000000"/>
              </w:rPr>
            </w:pPr>
            <w:r>
              <w:rPr>
                <w:rFonts w:eastAsia="Times New Roman" w:cs="Times New Roman"/>
                <w:bCs/>
                <w:color w:val="000000"/>
              </w:rPr>
              <w:t>2=NGO</w:t>
            </w:r>
          </w:p>
        </w:tc>
        <w:tc>
          <w:tcPr>
            <w:tcW w:w="2196" w:type="dxa"/>
          </w:tcPr>
          <w:p w14:paraId="2A87DFC6" w14:textId="77777777" w:rsidR="0047073D" w:rsidRDefault="0047073D" w:rsidP="00D727A8">
            <w:pPr>
              <w:rPr>
                <w:rFonts w:eastAsia="Times New Roman" w:cs="Times New Roman"/>
                <w:b/>
                <w:bCs/>
                <w:color w:val="000000"/>
              </w:rPr>
            </w:pPr>
            <w:r>
              <w:rPr>
                <w:rFonts w:eastAsia="Times New Roman" w:cs="Times New Roman"/>
                <w:bCs/>
                <w:color w:val="000000"/>
              </w:rPr>
              <w:t>3=ZAWA</w:t>
            </w:r>
          </w:p>
        </w:tc>
        <w:tc>
          <w:tcPr>
            <w:tcW w:w="1800" w:type="dxa"/>
          </w:tcPr>
          <w:p w14:paraId="39A06A20" w14:textId="77777777" w:rsidR="0047073D" w:rsidRDefault="0047073D" w:rsidP="00D727A8">
            <w:pPr>
              <w:rPr>
                <w:rFonts w:eastAsia="Times New Roman" w:cs="Times New Roman"/>
                <w:b/>
                <w:bCs/>
                <w:color w:val="000000"/>
              </w:rPr>
            </w:pPr>
            <w:r>
              <w:rPr>
                <w:rFonts w:eastAsia="Times New Roman" w:cs="Times New Roman"/>
                <w:bCs/>
                <w:color w:val="000000"/>
              </w:rPr>
              <w:t>4=Forest service</w:t>
            </w:r>
          </w:p>
        </w:tc>
        <w:tc>
          <w:tcPr>
            <w:tcW w:w="2160" w:type="dxa"/>
          </w:tcPr>
          <w:p w14:paraId="5A141422" w14:textId="77777777" w:rsidR="0047073D" w:rsidRDefault="0047073D" w:rsidP="00D727A8">
            <w:pPr>
              <w:rPr>
                <w:rFonts w:eastAsia="Times New Roman" w:cs="Times New Roman"/>
                <w:b/>
                <w:bCs/>
                <w:color w:val="000000"/>
              </w:rPr>
            </w:pPr>
            <w:r>
              <w:rPr>
                <w:rFonts w:eastAsia="Times New Roman" w:cs="Times New Roman"/>
                <w:bCs/>
                <w:color w:val="000000"/>
              </w:rPr>
              <w:t>5=Village committee</w:t>
            </w:r>
          </w:p>
        </w:tc>
        <w:tc>
          <w:tcPr>
            <w:tcW w:w="2340" w:type="dxa"/>
          </w:tcPr>
          <w:p w14:paraId="4F553345" w14:textId="77777777" w:rsidR="0047073D" w:rsidRDefault="0047073D" w:rsidP="00D727A8">
            <w:pPr>
              <w:rPr>
                <w:rFonts w:eastAsia="Times New Roman" w:cs="Times New Roman"/>
                <w:b/>
                <w:bCs/>
                <w:color w:val="000000"/>
              </w:rPr>
            </w:pPr>
            <w:r>
              <w:rPr>
                <w:rFonts w:eastAsia="Times New Roman" w:cs="Times New Roman"/>
                <w:bCs/>
                <w:color w:val="000000"/>
              </w:rPr>
              <w:t>6=YGL</w:t>
            </w:r>
          </w:p>
        </w:tc>
      </w:tr>
      <w:tr w:rsidR="0047073D" w14:paraId="483D2F20" w14:textId="77777777" w:rsidTr="00D727A8">
        <w:tc>
          <w:tcPr>
            <w:tcW w:w="2196" w:type="dxa"/>
          </w:tcPr>
          <w:p w14:paraId="1F93249D" w14:textId="77777777" w:rsidR="0047073D" w:rsidRPr="00224F95" w:rsidRDefault="0047073D" w:rsidP="00D727A8">
            <w:pPr>
              <w:rPr>
                <w:rFonts w:eastAsia="Times New Roman" w:cs="Times New Roman"/>
                <w:bCs/>
                <w:color w:val="000000"/>
              </w:rPr>
            </w:pPr>
            <w:r>
              <w:rPr>
                <w:rFonts w:eastAsia="Times New Roman" w:cs="Times New Roman"/>
                <w:bCs/>
                <w:color w:val="000000"/>
              </w:rPr>
              <w:t>7=Chief</w:t>
            </w:r>
          </w:p>
        </w:tc>
        <w:tc>
          <w:tcPr>
            <w:tcW w:w="2196" w:type="dxa"/>
          </w:tcPr>
          <w:p w14:paraId="6AF05AA6" w14:textId="77777777" w:rsidR="0047073D" w:rsidRPr="00224F95" w:rsidRDefault="0047073D" w:rsidP="00D727A8">
            <w:pPr>
              <w:rPr>
                <w:rFonts w:eastAsia="Times New Roman" w:cs="Times New Roman"/>
                <w:bCs/>
                <w:color w:val="000000"/>
              </w:rPr>
            </w:pPr>
            <w:r>
              <w:rPr>
                <w:rFonts w:eastAsia="Times New Roman" w:cs="Times New Roman"/>
                <w:bCs/>
                <w:color w:val="000000"/>
              </w:rPr>
              <w:t>8=Induna</w:t>
            </w:r>
          </w:p>
        </w:tc>
        <w:tc>
          <w:tcPr>
            <w:tcW w:w="2196" w:type="dxa"/>
          </w:tcPr>
          <w:p w14:paraId="21D27450" w14:textId="77777777" w:rsidR="0047073D" w:rsidRPr="00224F95" w:rsidRDefault="0047073D" w:rsidP="00D727A8">
            <w:pPr>
              <w:rPr>
                <w:rFonts w:eastAsia="Times New Roman" w:cs="Times New Roman"/>
                <w:bCs/>
                <w:color w:val="000000"/>
              </w:rPr>
            </w:pPr>
            <w:r>
              <w:rPr>
                <w:rFonts w:eastAsia="Times New Roman" w:cs="Times New Roman"/>
                <w:bCs/>
                <w:color w:val="000000"/>
              </w:rPr>
              <w:t>9=CRB</w:t>
            </w:r>
          </w:p>
        </w:tc>
        <w:tc>
          <w:tcPr>
            <w:tcW w:w="1800" w:type="dxa"/>
          </w:tcPr>
          <w:p w14:paraId="21C4EB05" w14:textId="77777777" w:rsidR="0047073D" w:rsidRPr="00224F95" w:rsidRDefault="0047073D" w:rsidP="00D727A8">
            <w:pPr>
              <w:rPr>
                <w:rFonts w:eastAsia="Times New Roman" w:cs="Times New Roman"/>
                <w:bCs/>
                <w:color w:val="000000"/>
              </w:rPr>
            </w:pPr>
            <w:r>
              <w:rPr>
                <w:rFonts w:eastAsia="Times New Roman" w:cs="Times New Roman"/>
                <w:bCs/>
                <w:color w:val="000000"/>
              </w:rPr>
              <w:t>97=Other, specify</w:t>
            </w:r>
          </w:p>
        </w:tc>
        <w:tc>
          <w:tcPr>
            <w:tcW w:w="2160" w:type="dxa"/>
          </w:tcPr>
          <w:p w14:paraId="1A78DD02" w14:textId="77777777" w:rsidR="0047073D" w:rsidRPr="00224F95" w:rsidRDefault="0047073D" w:rsidP="00D727A8">
            <w:pPr>
              <w:rPr>
                <w:rFonts w:eastAsia="Times New Roman" w:cs="Times New Roman"/>
                <w:bCs/>
                <w:color w:val="000000"/>
              </w:rPr>
            </w:pPr>
            <w:r>
              <w:rPr>
                <w:rFonts w:eastAsia="Times New Roman" w:cs="Times New Roman"/>
                <w:bCs/>
                <w:color w:val="000000"/>
              </w:rPr>
              <w:t>888=Don’t know</w:t>
            </w:r>
          </w:p>
        </w:tc>
        <w:tc>
          <w:tcPr>
            <w:tcW w:w="2340" w:type="dxa"/>
          </w:tcPr>
          <w:p w14:paraId="29C3666D" w14:textId="77777777" w:rsidR="0047073D" w:rsidRPr="00224F95" w:rsidRDefault="0047073D" w:rsidP="00D727A8">
            <w:pPr>
              <w:rPr>
                <w:rFonts w:eastAsia="Times New Roman" w:cs="Times New Roman"/>
                <w:bCs/>
                <w:color w:val="000000"/>
              </w:rPr>
            </w:pPr>
            <w:r>
              <w:rPr>
                <w:rFonts w:eastAsia="Times New Roman" w:cs="Times New Roman"/>
                <w:bCs/>
                <w:color w:val="000000"/>
              </w:rPr>
              <w:t>999=Refused to answer</w:t>
            </w:r>
          </w:p>
        </w:tc>
      </w:tr>
    </w:tbl>
    <w:p w14:paraId="6E45BC0F" w14:textId="77777777" w:rsidR="0047073D" w:rsidRDefault="0047073D" w:rsidP="0047073D">
      <w:pPr>
        <w:rPr>
          <w:rFonts w:eastAsia="Times New Roman" w:cs="Times New Roman"/>
          <w:b/>
          <w:bCs/>
          <w:color w:val="000000"/>
        </w:rPr>
      </w:pPr>
    </w:p>
    <w:p w14:paraId="044C78B3" w14:textId="77777777" w:rsidR="0047073D" w:rsidRDefault="0047073D" w:rsidP="0047073D">
      <w:pPr>
        <w:rPr>
          <w:rFonts w:eastAsia="Times New Roman" w:cs="Times New Roman"/>
          <w:b/>
          <w:bCs/>
          <w:color w:val="000000"/>
        </w:rPr>
      </w:pPr>
      <w:r>
        <w:rPr>
          <w:rFonts w:eastAsia="Times New Roman" w:cs="Times New Roman"/>
          <w:b/>
          <w:bCs/>
          <w:color w:val="000000"/>
        </w:rPr>
        <w:br w:type="page"/>
      </w:r>
    </w:p>
    <w:p w14:paraId="04BF1837" w14:textId="5CE7791B" w:rsidR="0047073D" w:rsidRDefault="0047073D" w:rsidP="0047073D">
      <w:pPr>
        <w:rPr>
          <w:rFonts w:eastAsia="Times New Roman" w:cs="Times New Roman"/>
          <w:b/>
          <w:bCs/>
          <w:color w:val="000000"/>
        </w:rPr>
      </w:pPr>
      <w:r>
        <w:rPr>
          <w:rFonts w:eastAsia="Times New Roman" w:cs="Times New Roman"/>
          <w:b/>
          <w:bCs/>
          <w:color w:val="000000"/>
        </w:rPr>
        <w:t>I. Forest Conflict – Roster 3</w:t>
      </w:r>
    </w:p>
    <w:p w14:paraId="32109766" w14:textId="7CAED188"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 xml:space="preserve">conflicts that have occurred between </w:t>
      </w:r>
      <w:r w:rsidR="004B73AE">
        <w:rPr>
          <w:rFonts w:eastAsia="Times New Roman" w:cs="Times New Roman"/>
          <w:b/>
          <w:bCs/>
          <w:color w:val="000000"/>
        </w:rPr>
        <w:t>households in this village</w:t>
      </w:r>
    </w:p>
    <w:tbl>
      <w:tblPr>
        <w:tblStyle w:val="TableGrid"/>
        <w:tblW w:w="12672" w:type="dxa"/>
        <w:tblInd w:w="-504" w:type="dxa"/>
        <w:tblLayout w:type="fixed"/>
        <w:tblLook w:val="04A0" w:firstRow="1" w:lastRow="0" w:firstColumn="1" w:lastColumn="0" w:noHBand="0" w:noVBand="1"/>
      </w:tblPr>
      <w:tblGrid>
        <w:gridCol w:w="789"/>
        <w:gridCol w:w="1263"/>
        <w:gridCol w:w="1080"/>
        <w:gridCol w:w="1080"/>
        <w:gridCol w:w="1080"/>
        <w:gridCol w:w="1260"/>
        <w:gridCol w:w="1620"/>
        <w:gridCol w:w="1080"/>
        <w:gridCol w:w="1080"/>
        <w:gridCol w:w="1080"/>
        <w:gridCol w:w="1260"/>
      </w:tblGrid>
      <w:tr w:rsidR="0047073D" w14:paraId="0D7CC349" w14:textId="77777777" w:rsidTr="00D727A8">
        <w:tc>
          <w:tcPr>
            <w:tcW w:w="789" w:type="dxa"/>
          </w:tcPr>
          <w:p w14:paraId="418CFE58" w14:textId="77777777" w:rsidR="0047073D" w:rsidRPr="00560CD9" w:rsidRDefault="0047073D" w:rsidP="00D727A8">
            <w:pPr>
              <w:rPr>
                <w:rFonts w:eastAsia="Times New Roman" w:cs="Times New Roman"/>
                <w:bCs/>
                <w:color w:val="000000"/>
              </w:rPr>
            </w:pPr>
          </w:p>
        </w:tc>
        <w:tc>
          <w:tcPr>
            <w:tcW w:w="1263" w:type="dxa"/>
          </w:tcPr>
          <w:p w14:paraId="59064B16" w14:textId="7476ED96" w:rsidR="0047073D" w:rsidRPr="00560CD9" w:rsidRDefault="0047073D" w:rsidP="00D727A8">
            <w:pPr>
              <w:rPr>
                <w:rFonts w:eastAsia="Times New Roman" w:cs="Times New Roman"/>
                <w:bCs/>
                <w:color w:val="000000"/>
              </w:rPr>
            </w:pPr>
            <w:r>
              <w:rPr>
                <w:rFonts w:eastAsia="Times New Roman" w:cs="Times New Roman"/>
                <w:bCs/>
                <w:color w:val="000000"/>
              </w:rPr>
              <w:t>I.98</w:t>
            </w:r>
          </w:p>
        </w:tc>
        <w:tc>
          <w:tcPr>
            <w:tcW w:w="1080" w:type="dxa"/>
          </w:tcPr>
          <w:p w14:paraId="617B7204" w14:textId="7EEF1656" w:rsidR="0047073D" w:rsidRPr="00560CD9" w:rsidRDefault="0047073D" w:rsidP="00D727A8">
            <w:pPr>
              <w:rPr>
                <w:rFonts w:eastAsia="Times New Roman" w:cs="Times New Roman"/>
                <w:bCs/>
                <w:color w:val="000000"/>
              </w:rPr>
            </w:pPr>
            <w:r>
              <w:rPr>
                <w:rFonts w:eastAsia="Times New Roman" w:cs="Times New Roman"/>
                <w:bCs/>
                <w:color w:val="000000"/>
              </w:rPr>
              <w:t>I.99</w:t>
            </w:r>
          </w:p>
        </w:tc>
        <w:tc>
          <w:tcPr>
            <w:tcW w:w="1080" w:type="dxa"/>
          </w:tcPr>
          <w:p w14:paraId="57D1FA4A" w14:textId="4D6F7FB6" w:rsidR="0047073D" w:rsidRPr="00560CD9" w:rsidRDefault="0047073D" w:rsidP="00D727A8">
            <w:pPr>
              <w:rPr>
                <w:rFonts w:eastAsia="Times New Roman" w:cs="Times New Roman"/>
                <w:bCs/>
                <w:color w:val="000000"/>
              </w:rPr>
            </w:pPr>
            <w:r>
              <w:rPr>
                <w:rFonts w:eastAsia="Times New Roman" w:cs="Times New Roman"/>
                <w:bCs/>
                <w:color w:val="000000"/>
              </w:rPr>
              <w:t>I.100</w:t>
            </w:r>
          </w:p>
        </w:tc>
        <w:tc>
          <w:tcPr>
            <w:tcW w:w="1080" w:type="dxa"/>
          </w:tcPr>
          <w:p w14:paraId="2D7BC5DF" w14:textId="2C05FB8E" w:rsidR="0047073D" w:rsidRPr="00560CD9" w:rsidRDefault="0047073D" w:rsidP="00D727A8">
            <w:pPr>
              <w:rPr>
                <w:rFonts w:eastAsia="Times New Roman" w:cs="Times New Roman"/>
                <w:bCs/>
                <w:color w:val="000000"/>
              </w:rPr>
            </w:pPr>
            <w:r>
              <w:rPr>
                <w:rFonts w:eastAsia="Times New Roman" w:cs="Times New Roman"/>
                <w:bCs/>
                <w:color w:val="000000"/>
              </w:rPr>
              <w:t>I.101</w:t>
            </w:r>
          </w:p>
        </w:tc>
        <w:tc>
          <w:tcPr>
            <w:tcW w:w="1260" w:type="dxa"/>
          </w:tcPr>
          <w:p w14:paraId="0062BF74" w14:textId="56E92F0B" w:rsidR="0047073D" w:rsidRPr="00560CD9" w:rsidRDefault="0047073D" w:rsidP="00D727A8">
            <w:pPr>
              <w:rPr>
                <w:rFonts w:eastAsia="Times New Roman" w:cs="Times New Roman"/>
                <w:bCs/>
                <w:color w:val="000000"/>
              </w:rPr>
            </w:pPr>
            <w:r>
              <w:rPr>
                <w:rFonts w:eastAsia="Times New Roman" w:cs="Times New Roman"/>
                <w:bCs/>
                <w:color w:val="000000"/>
              </w:rPr>
              <w:t>I.102</w:t>
            </w:r>
          </w:p>
        </w:tc>
        <w:tc>
          <w:tcPr>
            <w:tcW w:w="1620" w:type="dxa"/>
          </w:tcPr>
          <w:p w14:paraId="67576489" w14:textId="69A80941" w:rsidR="0047073D" w:rsidRPr="00560CD9" w:rsidRDefault="0047073D" w:rsidP="00D727A8">
            <w:pPr>
              <w:rPr>
                <w:rFonts w:eastAsia="Times New Roman" w:cs="Times New Roman"/>
                <w:bCs/>
                <w:color w:val="000000"/>
              </w:rPr>
            </w:pPr>
            <w:r>
              <w:rPr>
                <w:rFonts w:eastAsia="Times New Roman" w:cs="Times New Roman"/>
                <w:bCs/>
                <w:color w:val="000000"/>
              </w:rPr>
              <w:t>I.103</w:t>
            </w:r>
          </w:p>
        </w:tc>
        <w:tc>
          <w:tcPr>
            <w:tcW w:w="1080" w:type="dxa"/>
          </w:tcPr>
          <w:p w14:paraId="1EB8B9BC" w14:textId="6510F8DE" w:rsidR="0047073D" w:rsidRPr="00560CD9" w:rsidRDefault="0047073D" w:rsidP="00D727A8">
            <w:pPr>
              <w:rPr>
                <w:rFonts w:eastAsia="Times New Roman" w:cs="Times New Roman"/>
                <w:bCs/>
                <w:color w:val="000000"/>
              </w:rPr>
            </w:pPr>
            <w:r>
              <w:rPr>
                <w:rFonts w:eastAsia="Times New Roman" w:cs="Times New Roman"/>
                <w:bCs/>
                <w:color w:val="000000"/>
              </w:rPr>
              <w:t>I.104</w:t>
            </w:r>
          </w:p>
        </w:tc>
        <w:tc>
          <w:tcPr>
            <w:tcW w:w="1080" w:type="dxa"/>
          </w:tcPr>
          <w:p w14:paraId="2FBA1A9E" w14:textId="2639C463" w:rsidR="0047073D" w:rsidRPr="00560CD9" w:rsidRDefault="0047073D" w:rsidP="00D727A8">
            <w:pPr>
              <w:rPr>
                <w:rFonts w:eastAsia="Times New Roman" w:cs="Times New Roman"/>
                <w:bCs/>
                <w:color w:val="000000"/>
              </w:rPr>
            </w:pPr>
            <w:r>
              <w:rPr>
                <w:rFonts w:eastAsia="Times New Roman" w:cs="Times New Roman"/>
                <w:bCs/>
                <w:color w:val="000000"/>
              </w:rPr>
              <w:t>I.105</w:t>
            </w:r>
          </w:p>
        </w:tc>
        <w:tc>
          <w:tcPr>
            <w:tcW w:w="1080" w:type="dxa"/>
          </w:tcPr>
          <w:p w14:paraId="119BF784" w14:textId="4CAF9259" w:rsidR="0047073D" w:rsidRPr="00560CD9" w:rsidRDefault="0047073D" w:rsidP="00D727A8">
            <w:pPr>
              <w:rPr>
                <w:rFonts w:eastAsia="Times New Roman" w:cs="Times New Roman"/>
                <w:bCs/>
                <w:color w:val="000000"/>
              </w:rPr>
            </w:pPr>
            <w:r>
              <w:rPr>
                <w:rFonts w:eastAsia="Times New Roman" w:cs="Times New Roman"/>
                <w:bCs/>
                <w:color w:val="000000"/>
              </w:rPr>
              <w:t>I.106</w:t>
            </w:r>
          </w:p>
        </w:tc>
        <w:tc>
          <w:tcPr>
            <w:tcW w:w="1260" w:type="dxa"/>
          </w:tcPr>
          <w:p w14:paraId="27734DCF" w14:textId="4AEE4804" w:rsidR="0047073D" w:rsidRPr="00560CD9" w:rsidRDefault="0047073D" w:rsidP="00D727A8">
            <w:pPr>
              <w:ind w:right="-234"/>
              <w:rPr>
                <w:rFonts w:eastAsia="Times New Roman" w:cs="Times New Roman"/>
                <w:bCs/>
                <w:color w:val="000000"/>
              </w:rPr>
            </w:pPr>
            <w:r>
              <w:rPr>
                <w:rFonts w:eastAsia="Times New Roman" w:cs="Times New Roman"/>
                <w:bCs/>
                <w:color w:val="000000"/>
              </w:rPr>
              <w:t>I.107</w:t>
            </w:r>
          </w:p>
        </w:tc>
      </w:tr>
      <w:tr w:rsidR="0047073D" w14:paraId="53F82F87" w14:textId="77777777" w:rsidTr="00D727A8">
        <w:tc>
          <w:tcPr>
            <w:tcW w:w="789" w:type="dxa"/>
          </w:tcPr>
          <w:p w14:paraId="065C8D22" w14:textId="77777777" w:rsidR="0047073D" w:rsidRDefault="0047073D" w:rsidP="00D727A8">
            <w:pPr>
              <w:rPr>
                <w:rFonts w:eastAsia="Times New Roman" w:cs="Times New Roman"/>
                <w:b/>
                <w:bCs/>
                <w:color w:val="000000"/>
              </w:rPr>
            </w:pPr>
            <w:r>
              <w:rPr>
                <w:rFonts w:eastAsia="Times New Roman" w:cs="Times New Roman"/>
                <w:b/>
                <w:bCs/>
                <w:color w:val="000000"/>
              </w:rPr>
              <w:t>Forest</w:t>
            </w:r>
          </w:p>
        </w:tc>
        <w:tc>
          <w:tcPr>
            <w:tcW w:w="1263" w:type="dxa"/>
          </w:tcPr>
          <w:p w14:paraId="279EFB03" w14:textId="77777777" w:rsidR="0047073D" w:rsidRDefault="0047073D" w:rsidP="00D727A8">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ownership of trees in this forest</w:t>
            </w:r>
            <w:r>
              <w:rPr>
                <w:rFonts w:eastAsia="Times New Roman" w:cs="Times New Roman"/>
                <w:bCs/>
                <w:color w:val="000000"/>
              </w:rPr>
              <w:t xml:space="preserve">? </w:t>
            </w:r>
          </w:p>
          <w:p w14:paraId="19107BA2" w14:textId="77777777" w:rsidR="0047073D" w:rsidRDefault="0047073D" w:rsidP="00D727A8">
            <w:pPr>
              <w:rPr>
                <w:rFonts w:eastAsia="Times New Roman" w:cs="Times New Roman"/>
                <w:bCs/>
                <w:color w:val="000000"/>
              </w:rPr>
            </w:pPr>
            <w:r>
              <w:rPr>
                <w:rFonts w:eastAsia="Times New Roman" w:cs="Times New Roman"/>
                <w:bCs/>
                <w:color w:val="000000"/>
              </w:rPr>
              <w:t>0-No</w:t>
            </w:r>
          </w:p>
          <w:p w14:paraId="2863ABA7" w14:textId="77777777" w:rsidR="0047073D" w:rsidRDefault="0047073D" w:rsidP="00D727A8">
            <w:pPr>
              <w:rPr>
                <w:rFonts w:eastAsia="Times New Roman" w:cs="Times New Roman"/>
                <w:bCs/>
                <w:color w:val="000000"/>
              </w:rPr>
            </w:pPr>
            <w:r>
              <w:rPr>
                <w:rFonts w:eastAsia="Times New Roman" w:cs="Times New Roman"/>
                <w:bCs/>
                <w:color w:val="000000"/>
              </w:rPr>
              <w:t>1=Yes</w:t>
            </w:r>
          </w:p>
          <w:p w14:paraId="12BCE92E" w14:textId="6A0299B1" w:rsidR="0047073D" w:rsidRPr="00560CD9" w:rsidRDefault="0047073D" w:rsidP="00D727A8">
            <w:pPr>
              <w:rPr>
                <w:rFonts w:eastAsia="Times New Roman" w:cs="Times New Roman"/>
                <w:bCs/>
                <w:i/>
                <w:color w:val="000000"/>
              </w:rPr>
            </w:pPr>
            <w:r>
              <w:rPr>
                <w:rFonts w:eastAsia="Times New Roman" w:cs="Times New Roman"/>
                <w:bCs/>
                <w:i/>
                <w:color w:val="000000"/>
              </w:rPr>
              <w:t>If 0, skip to I.103</w:t>
            </w:r>
          </w:p>
        </w:tc>
        <w:tc>
          <w:tcPr>
            <w:tcW w:w="1080" w:type="dxa"/>
          </w:tcPr>
          <w:p w14:paraId="744A566F"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62E2E086"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34CC6CCA"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217661BE"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55908020"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Select all that apply</w:t>
            </w:r>
          </w:p>
        </w:tc>
        <w:tc>
          <w:tcPr>
            <w:tcW w:w="1260" w:type="dxa"/>
          </w:tcPr>
          <w:p w14:paraId="23903E1E"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1620" w:type="dxa"/>
          </w:tcPr>
          <w:p w14:paraId="6FABCD5A" w14:textId="77777777" w:rsidR="0047073D" w:rsidRDefault="0047073D" w:rsidP="00D727A8">
            <w:pPr>
              <w:rPr>
                <w:rFonts w:eastAsia="Calibri" w:cs="Times New Roman"/>
              </w:rPr>
            </w:pPr>
            <w:r>
              <w:rPr>
                <w:rFonts w:eastAsia="Times New Roman" w:cs="Times New Roman"/>
                <w:bCs/>
                <w:color w:val="000000"/>
              </w:rPr>
              <w:t xml:space="preserve">In the past 3 years, were there any conflicts about </w:t>
            </w:r>
            <w:r>
              <w:rPr>
                <w:rFonts w:eastAsia="Calibri" w:cs="Times New Roman"/>
                <w:b/>
              </w:rPr>
              <w:t>fires or burninig in this forest?</w:t>
            </w:r>
          </w:p>
          <w:p w14:paraId="2CF1E856" w14:textId="77777777" w:rsidR="0047073D" w:rsidRDefault="0047073D" w:rsidP="00D727A8">
            <w:pPr>
              <w:rPr>
                <w:rFonts w:eastAsia="Calibri" w:cs="Times New Roman"/>
              </w:rPr>
            </w:pPr>
            <w:r>
              <w:rPr>
                <w:rFonts w:eastAsia="Calibri" w:cs="Times New Roman"/>
              </w:rPr>
              <w:t>0=No</w:t>
            </w:r>
          </w:p>
          <w:p w14:paraId="576B01C9" w14:textId="77777777" w:rsidR="0047073D" w:rsidRDefault="0047073D" w:rsidP="00D727A8">
            <w:pPr>
              <w:rPr>
                <w:rFonts w:eastAsia="Calibri" w:cs="Times New Roman"/>
              </w:rPr>
            </w:pPr>
            <w:r>
              <w:rPr>
                <w:rFonts w:eastAsia="Calibri" w:cs="Times New Roman"/>
              </w:rPr>
              <w:t>1=Yes</w:t>
            </w:r>
          </w:p>
          <w:p w14:paraId="3F304DFE" w14:textId="4B13ACB6" w:rsidR="0047073D" w:rsidRPr="00560CD9" w:rsidRDefault="0047073D" w:rsidP="00D727A8">
            <w:pPr>
              <w:rPr>
                <w:rFonts w:eastAsia="Times New Roman" w:cs="Times New Roman"/>
                <w:bCs/>
                <w:i/>
                <w:color w:val="000000"/>
              </w:rPr>
            </w:pPr>
            <w:r>
              <w:rPr>
                <w:rFonts w:eastAsia="Calibri" w:cs="Times New Roman"/>
                <w:i/>
              </w:rPr>
              <w:t>If 0, skip to I.108</w:t>
            </w:r>
          </w:p>
        </w:tc>
        <w:tc>
          <w:tcPr>
            <w:tcW w:w="1080" w:type="dxa"/>
          </w:tcPr>
          <w:p w14:paraId="3B2CD82C"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426DF417"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0F39E39C"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3ADD9590"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61BF9080" w14:textId="77777777" w:rsidR="0047073D" w:rsidRDefault="0047073D" w:rsidP="00D727A8">
            <w:pPr>
              <w:rPr>
                <w:rFonts w:eastAsia="Times New Roman" w:cs="Times New Roman"/>
                <w:bCs/>
                <w:color w:val="000000"/>
              </w:rPr>
            </w:pPr>
            <w:r>
              <w:rPr>
                <w:rFonts w:eastAsia="Times New Roman" w:cs="Times New Roman"/>
                <w:bCs/>
                <w:i/>
                <w:color w:val="000000"/>
              </w:rPr>
              <w:t>Select all that apply</w:t>
            </w:r>
          </w:p>
        </w:tc>
        <w:tc>
          <w:tcPr>
            <w:tcW w:w="1260" w:type="dxa"/>
          </w:tcPr>
          <w:p w14:paraId="0D175A84" w14:textId="77777777" w:rsidR="0047073D"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r>
      <w:tr w:rsidR="0047073D" w14:paraId="46A1C3E5" w14:textId="77777777" w:rsidTr="00D727A8">
        <w:tc>
          <w:tcPr>
            <w:tcW w:w="789" w:type="dxa"/>
          </w:tcPr>
          <w:p w14:paraId="73442302" w14:textId="77777777" w:rsidR="0047073D" w:rsidRDefault="0047073D" w:rsidP="00D727A8">
            <w:pPr>
              <w:rPr>
                <w:rFonts w:eastAsia="Times New Roman" w:cs="Times New Roman"/>
                <w:b/>
                <w:bCs/>
                <w:color w:val="000000"/>
              </w:rPr>
            </w:pPr>
            <w:r>
              <w:rPr>
                <w:rFonts w:eastAsia="Times New Roman" w:cs="Times New Roman"/>
                <w:b/>
                <w:bCs/>
                <w:color w:val="000000"/>
              </w:rPr>
              <w:t>1</w:t>
            </w:r>
          </w:p>
        </w:tc>
        <w:tc>
          <w:tcPr>
            <w:tcW w:w="1263" w:type="dxa"/>
          </w:tcPr>
          <w:p w14:paraId="1800032F" w14:textId="77777777" w:rsidR="0047073D" w:rsidRDefault="0047073D" w:rsidP="00D727A8">
            <w:pPr>
              <w:rPr>
                <w:rFonts w:eastAsia="Times New Roman" w:cs="Times New Roman"/>
                <w:b/>
                <w:bCs/>
                <w:color w:val="000000"/>
              </w:rPr>
            </w:pPr>
          </w:p>
        </w:tc>
        <w:tc>
          <w:tcPr>
            <w:tcW w:w="1080" w:type="dxa"/>
          </w:tcPr>
          <w:p w14:paraId="5386D480" w14:textId="77777777" w:rsidR="0047073D" w:rsidRDefault="0047073D" w:rsidP="00D727A8">
            <w:pPr>
              <w:rPr>
                <w:rFonts w:eastAsia="Times New Roman" w:cs="Times New Roman"/>
                <w:b/>
                <w:bCs/>
                <w:color w:val="000000"/>
              </w:rPr>
            </w:pPr>
          </w:p>
        </w:tc>
        <w:tc>
          <w:tcPr>
            <w:tcW w:w="1080" w:type="dxa"/>
          </w:tcPr>
          <w:p w14:paraId="769315B4" w14:textId="77777777" w:rsidR="0047073D" w:rsidRDefault="0047073D" w:rsidP="00D727A8">
            <w:pPr>
              <w:rPr>
                <w:rFonts w:eastAsia="Times New Roman" w:cs="Times New Roman"/>
                <w:b/>
                <w:bCs/>
                <w:color w:val="000000"/>
              </w:rPr>
            </w:pPr>
          </w:p>
        </w:tc>
        <w:tc>
          <w:tcPr>
            <w:tcW w:w="1080" w:type="dxa"/>
          </w:tcPr>
          <w:p w14:paraId="03B4871E" w14:textId="77777777" w:rsidR="0047073D" w:rsidRDefault="0047073D" w:rsidP="00D727A8">
            <w:pPr>
              <w:rPr>
                <w:rFonts w:eastAsia="Times New Roman" w:cs="Times New Roman"/>
                <w:b/>
                <w:bCs/>
                <w:color w:val="000000"/>
              </w:rPr>
            </w:pPr>
          </w:p>
        </w:tc>
        <w:tc>
          <w:tcPr>
            <w:tcW w:w="1260" w:type="dxa"/>
          </w:tcPr>
          <w:p w14:paraId="3FB02C97" w14:textId="77777777" w:rsidR="0047073D" w:rsidRDefault="0047073D" w:rsidP="00D727A8">
            <w:pPr>
              <w:rPr>
                <w:rFonts w:eastAsia="Times New Roman" w:cs="Times New Roman"/>
                <w:b/>
                <w:bCs/>
                <w:color w:val="000000"/>
              </w:rPr>
            </w:pPr>
          </w:p>
        </w:tc>
        <w:tc>
          <w:tcPr>
            <w:tcW w:w="1620" w:type="dxa"/>
          </w:tcPr>
          <w:p w14:paraId="64AB7A84" w14:textId="77777777" w:rsidR="0047073D" w:rsidRDefault="0047073D" w:rsidP="00D727A8">
            <w:pPr>
              <w:rPr>
                <w:rFonts w:eastAsia="Times New Roman" w:cs="Times New Roman"/>
                <w:b/>
                <w:bCs/>
                <w:color w:val="000000"/>
              </w:rPr>
            </w:pPr>
          </w:p>
        </w:tc>
        <w:tc>
          <w:tcPr>
            <w:tcW w:w="1080" w:type="dxa"/>
          </w:tcPr>
          <w:p w14:paraId="2187F5BE" w14:textId="77777777" w:rsidR="0047073D" w:rsidRDefault="0047073D" w:rsidP="00D727A8">
            <w:pPr>
              <w:rPr>
                <w:rFonts w:eastAsia="Times New Roman" w:cs="Times New Roman"/>
                <w:b/>
                <w:bCs/>
                <w:color w:val="000000"/>
              </w:rPr>
            </w:pPr>
          </w:p>
        </w:tc>
        <w:tc>
          <w:tcPr>
            <w:tcW w:w="1080" w:type="dxa"/>
          </w:tcPr>
          <w:p w14:paraId="77EB410D" w14:textId="77777777" w:rsidR="0047073D" w:rsidRDefault="0047073D" w:rsidP="00D727A8">
            <w:pPr>
              <w:rPr>
                <w:rFonts w:eastAsia="Times New Roman" w:cs="Times New Roman"/>
                <w:b/>
                <w:bCs/>
                <w:color w:val="000000"/>
              </w:rPr>
            </w:pPr>
          </w:p>
        </w:tc>
        <w:tc>
          <w:tcPr>
            <w:tcW w:w="1080" w:type="dxa"/>
          </w:tcPr>
          <w:p w14:paraId="172B976C" w14:textId="77777777" w:rsidR="0047073D" w:rsidRDefault="0047073D" w:rsidP="00D727A8">
            <w:pPr>
              <w:rPr>
                <w:rFonts w:eastAsia="Times New Roman" w:cs="Times New Roman"/>
                <w:b/>
                <w:bCs/>
                <w:color w:val="000000"/>
              </w:rPr>
            </w:pPr>
          </w:p>
        </w:tc>
        <w:tc>
          <w:tcPr>
            <w:tcW w:w="1260" w:type="dxa"/>
          </w:tcPr>
          <w:p w14:paraId="7E5CBBE9" w14:textId="77777777" w:rsidR="0047073D" w:rsidRDefault="0047073D" w:rsidP="00D727A8">
            <w:pPr>
              <w:rPr>
                <w:rFonts w:eastAsia="Times New Roman" w:cs="Times New Roman"/>
                <w:b/>
                <w:bCs/>
                <w:color w:val="000000"/>
              </w:rPr>
            </w:pPr>
          </w:p>
        </w:tc>
      </w:tr>
      <w:tr w:rsidR="0047073D" w14:paraId="498DDA85" w14:textId="77777777" w:rsidTr="00D727A8">
        <w:tc>
          <w:tcPr>
            <w:tcW w:w="789" w:type="dxa"/>
          </w:tcPr>
          <w:p w14:paraId="46E4F18C" w14:textId="77777777" w:rsidR="0047073D" w:rsidRDefault="0047073D" w:rsidP="00D727A8">
            <w:pPr>
              <w:rPr>
                <w:rFonts w:eastAsia="Times New Roman" w:cs="Times New Roman"/>
                <w:b/>
                <w:bCs/>
                <w:color w:val="000000"/>
              </w:rPr>
            </w:pPr>
            <w:r>
              <w:rPr>
                <w:rFonts w:eastAsia="Times New Roman" w:cs="Times New Roman"/>
                <w:b/>
                <w:bCs/>
                <w:color w:val="000000"/>
              </w:rPr>
              <w:t>2</w:t>
            </w:r>
          </w:p>
        </w:tc>
        <w:tc>
          <w:tcPr>
            <w:tcW w:w="1263" w:type="dxa"/>
          </w:tcPr>
          <w:p w14:paraId="58135B07" w14:textId="77777777" w:rsidR="0047073D" w:rsidRDefault="0047073D" w:rsidP="00D727A8">
            <w:pPr>
              <w:rPr>
                <w:rFonts w:eastAsia="Times New Roman" w:cs="Times New Roman"/>
                <w:b/>
                <w:bCs/>
                <w:color w:val="000000"/>
              </w:rPr>
            </w:pPr>
          </w:p>
        </w:tc>
        <w:tc>
          <w:tcPr>
            <w:tcW w:w="1080" w:type="dxa"/>
          </w:tcPr>
          <w:p w14:paraId="79980D35" w14:textId="77777777" w:rsidR="0047073D" w:rsidRDefault="0047073D" w:rsidP="00D727A8">
            <w:pPr>
              <w:rPr>
                <w:rFonts w:eastAsia="Times New Roman" w:cs="Times New Roman"/>
                <w:b/>
                <w:bCs/>
                <w:color w:val="000000"/>
              </w:rPr>
            </w:pPr>
          </w:p>
        </w:tc>
        <w:tc>
          <w:tcPr>
            <w:tcW w:w="1080" w:type="dxa"/>
          </w:tcPr>
          <w:p w14:paraId="593F9926" w14:textId="77777777" w:rsidR="0047073D" w:rsidRDefault="0047073D" w:rsidP="00D727A8">
            <w:pPr>
              <w:rPr>
                <w:rFonts w:eastAsia="Times New Roman" w:cs="Times New Roman"/>
                <w:b/>
                <w:bCs/>
                <w:color w:val="000000"/>
              </w:rPr>
            </w:pPr>
          </w:p>
        </w:tc>
        <w:tc>
          <w:tcPr>
            <w:tcW w:w="1080" w:type="dxa"/>
          </w:tcPr>
          <w:p w14:paraId="77E31A0C" w14:textId="77777777" w:rsidR="0047073D" w:rsidRDefault="0047073D" w:rsidP="00D727A8">
            <w:pPr>
              <w:rPr>
                <w:rFonts w:eastAsia="Times New Roman" w:cs="Times New Roman"/>
                <w:b/>
                <w:bCs/>
                <w:color w:val="000000"/>
              </w:rPr>
            </w:pPr>
          </w:p>
        </w:tc>
        <w:tc>
          <w:tcPr>
            <w:tcW w:w="1260" w:type="dxa"/>
          </w:tcPr>
          <w:p w14:paraId="5E6B36FE" w14:textId="77777777" w:rsidR="0047073D" w:rsidRDefault="0047073D" w:rsidP="00D727A8">
            <w:pPr>
              <w:rPr>
                <w:rFonts w:eastAsia="Times New Roman" w:cs="Times New Roman"/>
                <w:b/>
                <w:bCs/>
                <w:color w:val="000000"/>
              </w:rPr>
            </w:pPr>
          </w:p>
        </w:tc>
        <w:tc>
          <w:tcPr>
            <w:tcW w:w="1620" w:type="dxa"/>
          </w:tcPr>
          <w:p w14:paraId="52299932" w14:textId="77777777" w:rsidR="0047073D" w:rsidRDefault="0047073D" w:rsidP="00D727A8">
            <w:pPr>
              <w:rPr>
                <w:rFonts w:eastAsia="Times New Roman" w:cs="Times New Roman"/>
                <w:b/>
                <w:bCs/>
                <w:color w:val="000000"/>
              </w:rPr>
            </w:pPr>
          </w:p>
        </w:tc>
        <w:tc>
          <w:tcPr>
            <w:tcW w:w="1080" w:type="dxa"/>
          </w:tcPr>
          <w:p w14:paraId="20E6F4B9" w14:textId="77777777" w:rsidR="0047073D" w:rsidRDefault="0047073D" w:rsidP="00D727A8">
            <w:pPr>
              <w:rPr>
                <w:rFonts w:eastAsia="Times New Roman" w:cs="Times New Roman"/>
                <w:b/>
                <w:bCs/>
                <w:color w:val="000000"/>
              </w:rPr>
            </w:pPr>
          </w:p>
        </w:tc>
        <w:tc>
          <w:tcPr>
            <w:tcW w:w="1080" w:type="dxa"/>
          </w:tcPr>
          <w:p w14:paraId="574723B7" w14:textId="77777777" w:rsidR="0047073D" w:rsidRDefault="0047073D" w:rsidP="00D727A8">
            <w:pPr>
              <w:rPr>
                <w:rFonts w:eastAsia="Times New Roman" w:cs="Times New Roman"/>
                <w:b/>
                <w:bCs/>
                <w:color w:val="000000"/>
              </w:rPr>
            </w:pPr>
          </w:p>
        </w:tc>
        <w:tc>
          <w:tcPr>
            <w:tcW w:w="1080" w:type="dxa"/>
          </w:tcPr>
          <w:p w14:paraId="5F31FA65" w14:textId="77777777" w:rsidR="0047073D" w:rsidRDefault="0047073D" w:rsidP="00D727A8">
            <w:pPr>
              <w:rPr>
                <w:rFonts w:eastAsia="Times New Roman" w:cs="Times New Roman"/>
                <w:b/>
                <w:bCs/>
                <w:color w:val="000000"/>
              </w:rPr>
            </w:pPr>
          </w:p>
        </w:tc>
        <w:tc>
          <w:tcPr>
            <w:tcW w:w="1260" w:type="dxa"/>
          </w:tcPr>
          <w:p w14:paraId="1B5FE982" w14:textId="77777777" w:rsidR="0047073D" w:rsidRDefault="0047073D" w:rsidP="00D727A8">
            <w:pPr>
              <w:rPr>
                <w:rFonts w:eastAsia="Times New Roman" w:cs="Times New Roman"/>
                <w:b/>
                <w:bCs/>
                <w:color w:val="000000"/>
              </w:rPr>
            </w:pPr>
          </w:p>
        </w:tc>
      </w:tr>
      <w:tr w:rsidR="0047073D" w14:paraId="2C30FB47" w14:textId="77777777" w:rsidTr="00D727A8">
        <w:tc>
          <w:tcPr>
            <w:tcW w:w="789" w:type="dxa"/>
          </w:tcPr>
          <w:p w14:paraId="6205064B" w14:textId="77777777" w:rsidR="0047073D" w:rsidRDefault="0047073D" w:rsidP="00D727A8">
            <w:pPr>
              <w:rPr>
                <w:rFonts w:eastAsia="Times New Roman" w:cs="Times New Roman"/>
                <w:b/>
                <w:bCs/>
                <w:color w:val="000000"/>
              </w:rPr>
            </w:pPr>
            <w:r>
              <w:rPr>
                <w:rFonts w:eastAsia="Times New Roman" w:cs="Times New Roman"/>
                <w:b/>
                <w:bCs/>
                <w:color w:val="000000"/>
              </w:rPr>
              <w:t>3</w:t>
            </w:r>
          </w:p>
        </w:tc>
        <w:tc>
          <w:tcPr>
            <w:tcW w:w="1263" w:type="dxa"/>
          </w:tcPr>
          <w:p w14:paraId="75CF4D40" w14:textId="77777777" w:rsidR="0047073D" w:rsidRDefault="0047073D" w:rsidP="00D727A8">
            <w:pPr>
              <w:rPr>
                <w:rFonts w:eastAsia="Times New Roman" w:cs="Times New Roman"/>
                <w:b/>
                <w:bCs/>
                <w:color w:val="000000"/>
              </w:rPr>
            </w:pPr>
          </w:p>
        </w:tc>
        <w:tc>
          <w:tcPr>
            <w:tcW w:w="1080" w:type="dxa"/>
          </w:tcPr>
          <w:p w14:paraId="2CD38092" w14:textId="77777777" w:rsidR="0047073D" w:rsidRDefault="0047073D" w:rsidP="00D727A8">
            <w:pPr>
              <w:rPr>
                <w:rFonts w:eastAsia="Times New Roman" w:cs="Times New Roman"/>
                <w:b/>
                <w:bCs/>
                <w:color w:val="000000"/>
              </w:rPr>
            </w:pPr>
          </w:p>
        </w:tc>
        <w:tc>
          <w:tcPr>
            <w:tcW w:w="1080" w:type="dxa"/>
          </w:tcPr>
          <w:p w14:paraId="48F81F4E" w14:textId="77777777" w:rsidR="0047073D" w:rsidRDefault="0047073D" w:rsidP="00D727A8">
            <w:pPr>
              <w:rPr>
                <w:rFonts w:eastAsia="Times New Roman" w:cs="Times New Roman"/>
                <w:b/>
                <w:bCs/>
                <w:color w:val="000000"/>
              </w:rPr>
            </w:pPr>
          </w:p>
        </w:tc>
        <w:tc>
          <w:tcPr>
            <w:tcW w:w="1080" w:type="dxa"/>
          </w:tcPr>
          <w:p w14:paraId="71D5CB00" w14:textId="77777777" w:rsidR="0047073D" w:rsidRDefault="0047073D" w:rsidP="00D727A8">
            <w:pPr>
              <w:rPr>
                <w:rFonts w:eastAsia="Times New Roman" w:cs="Times New Roman"/>
                <w:b/>
                <w:bCs/>
                <w:color w:val="000000"/>
              </w:rPr>
            </w:pPr>
          </w:p>
        </w:tc>
        <w:tc>
          <w:tcPr>
            <w:tcW w:w="1260" w:type="dxa"/>
          </w:tcPr>
          <w:p w14:paraId="31D9ACC5" w14:textId="77777777" w:rsidR="0047073D" w:rsidRDefault="0047073D" w:rsidP="00D727A8">
            <w:pPr>
              <w:rPr>
                <w:rFonts w:eastAsia="Times New Roman" w:cs="Times New Roman"/>
                <w:b/>
                <w:bCs/>
                <w:color w:val="000000"/>
              </w:rPr>
            </w:pPr>
          </w:p>
        </w:tc>
        <w:tc>
          <w:tcPr>
            <w:tcW w:w="1620" w:type="dxa"/>
          </w:tcPr>
          <w:p w14:paraId="06C5DF75" w14:textId="77777777" w:rsidR="0047073D" w:rsidRDefault="0047073D" w:rsidP="00D727A8">
            <w:pPr>
              <w:rPr>
                <w:rFonts w:eastAsia="Times New Roman" w:cs="Times New Roman"/>
                <w:b/>
                <w:bCs/>
                <w:color w:val="000000"/>
              </w:rPr>
            </w:pPr>
          </w:p>
        </w:tc>
        <w:tc>
          <w:tcPr>
            <w:tcW w:w="1080" w:type="dxa"/>
          </w:tcPr>
          <w:p w14:paraId="701A2F78" w14:textId="77777777" w:rsidR="0047073D" w:rsidRDefault="0047073D" w:rsidP="00D727A8">
            <w:pPr>
              <w:rPr>
                <w:rFonts w:eastAsia="Times New Roman" w:cs="Times New Roman"/>
                <w:b/>
                <w:bCs/>
                <w:color w:val="000000"/>
              </w:rPr>
            </w:pPr>
          </w:p>
        </w:tc>
        <w:tc>
          <w:tcPr>
            <w:tcW w:w="1080" w:type="dxa"/>
          </w:tcPr>
          <w:p w14:paraId="379BEFA0" w14:textId="77777777" w:rsidR="0047073D" w:rsidRDefault="0047073D" w:rsidP="00D727A8">
            <w:pPr>
              <w:rPr>
                <w:rFonts w:eastAsia="Times New Roman" w:cs="Times New Roman"/>
                <w:b/>
                <w:bCs/>
                <w:color w:val="000000"/>
              </w:rPr>
            </w:pPr>
          </w:p>
        </w:tc>
        <w:tc>
          <w:tcPr>
            <w:tcW w:w="1080" w:type="dxa"/>
          </w:tcPr>
          <w:p w14:paraId="7444AFA7" w14:textId="77777777" w:rsidR="0047073D" w:rsidRDefault="0047073D" w:rsidP="00D727A8">
            <w:pPr>
              <w:rPr>
                <w:rFonts w:eastAsia="Times New Roman" w:cs="Times New Roman"/>
                <w:b/>
                <w:bCs/>
                <w:color w:val="000000"/>
              </w:rPr>
            </w:pPr>
          </w:p>
        </w:tc>
        <w:tc>
          <w:tcPr>
            <w:tcW w:w="1260" w:type="dxa"/>
          </w:tcPr>
          <w:p w14:paraId="0A139467" w14:textId="77777777" w:rsidR="0047073D" w:rsidRDefault="0047073D" w:rsidP="00D727A8">
            <w:pPr>
              <w:rPr>
                <w:rFonts w:eastAsia="Times New Roman" w:cs="Times New Roman"/>
                <w:b/>
                <w:bCs/>
                <w:color w:val="000000"/>
              </w:rPr>
            </w:pPr>
          </w:p>
        </w:tc>
      </w:tr>
      <w:tr w:rsidR="0047073D" w14:paraId="49C730C8" w14:textId="77777777" w:rsidTr="00D727A8">
        <w:tc>
          <w:tcPr>
            <w:tcW w:w="789" w:type="dxa"/>
          </w:tcPr>
          <w:p w14:paraId="6E248DAF" w14:textId="77777777" w:rsidR="0047073D" w:rsidRDefault="0047073D" w:rsidP="00D727A8">
            <w:pPr>
              <w:rPr>
                <w:rFonts w:eastAsia="Times New Roman" w:cs="Times New Roman"/>
                <w:b/>
                <w:bCs/>
                <w:color w:val="000000"/>
              </w:rPr>
            </w:pPr>
            <w:r>
              <w:rPr>
                <w:rFonts w:eastAsia="Times New Roman" w:cs="Times New Roman"/>
                <w:b/>
                <w:bCs/>
                <w:color w:val="000000"/>
              </w:rPr>
              <w:t>4</w:t>
            </w:r>
          </w:p>
        </w:tc>
        <w:tc>
          <w:tcPr>
            <w:tcW w:w="1263" w:type="dxa"/>
          </w:tcPr>
          <w:p w14:paraId="0B5C69F0" w14:textId="77777777" w:rsidR="0047073D" w:rsidRDefault="0047073D" w:rsidP="00D727A8">
            <w:pPr>
              <w:rPr>
                <w:rFonts w:eastAsia="Times New Roman" w:cs="Times New Roman"/>
                <w:b/>
                <w:bCs/>
                <w:color w:val="000000"/>
              </w:rPr>
            </w:pPr>
          </w:p>
        </w:tc>
        <w:tc>
          <w:tcPr>
            <w:tcW w:w="1080" w:type="dxa"/>
          </w:tcPr>
          <w:p w14:paraId="7358DD4C" w14:textId="77777777" w:rsidR="0047073D" w:rsidRDefault="0047073D" w:rsidP="00D727A8">
            <w:pPr>
              <w:rPr>
                <w:rFonts w:eastAsia="Times New Roman" w:cs="Times New Roman"/>
                <w:b/>
                <w:bCs/>
                <w:color w:val="000000"/>
              </w:rPr>
            </w:pPr>
          </w:p>
        </w:tc>
        <w:tc>
          <w:tcPr>
            <w:tcW w:w="1080" w:type="dxa"/>
          </w:tcPr>
          <w:p w14:paraId="332EA6E5" w14:textId="77777777" w:rsidR="0047073D" w:rsidRDefault="0047073D" w:rsidP="00D727A8">
            <w:pPr>
              <w:rPr>
                <w:rFonts w:eastAsia="Times New Roman" w:cs="Times New Roman"/>
                <w:b/>
                <w:bCs/>
                <w:color w:val="000000"/>
              </w:rPr>
            </w:pPr>
          </w:p>
        </w:tc>
        <w:tc>
          <w:tcPr>
            <w:tcW w:w="1080" w:type="dxa"/>
          </w:tcPr>
          <w:p w14:paraId="1FC56374" w14:textId="77777777" w:rsidR="0047073D" w:rsidRDefault="0047073D" w:rsidP="00D727A8">
            <w:pPr>
              <w:rPr>
                <w:rFonts w:eastAsia="Times New Roman" w:cs="Times New Roman"/>
                <w:b/>
                <w:bCs/>
                <w:color w:val="000000"/>
              </w:rPr>
            </w:pPr>
          </w:p>
        </w:tc>
        <w:tc>
          <w:tcPr>
            <w:tcW w:w="1260" w:type="dxa"/>
          </w:tcPr>
          <w:p w14:paraId="72851ED2" w14:textId="77777777" w:rsidR="0047073D" w:rsidRDefault="0047073D" w:rsidP="00D727A8">
            <w:pPr>
              <w:rPr>
                <w:rFonts w:eastAsia="Times New Roman" w:cs="Times New Roman"/>
                <w:b/>
                <w:bCs/>
                <w:color w:val="000000"/>
              </w:rPr>
            </w:pPr>
          </w:p>
        </w:tc>
        <w:tc>
          <w:tcPr>
            <w:tcW w:w="1620" w:type="dxa"/>
          </w:tcPr>
          <w:p w14:paraId="77FC5BA4" w14:textId="77777777" w:rsidR="0047073D" w:rsidRDefault="0047073D" w:rsidP="00D727A8">
            <w:pPr>
              <w:rPr>
                <w:rFonts w:eastAsia="Times New Roman" w:cs="Times New Roman"/>
                <w:b/>
                <w:bCs/>
                <w:color w:val="000000"/>
              </w:rPr>
            </w:pPr>
          </w:p>
        </w:tc>
        <w:tc>
          <w:tcPr>
            <w:tcW w:w="1080" w:type="dxa"/>
          </w:tcPr>
          <w:p w14:paraId="27549E70" w14:textId="77777777" w:rsidR="0047073D" w:rsidRDefault="0047073D" w:rsidP="00D727A8">
            <w:pPr>
              <w:rPr>
                <w:rFonts w:eastAsia="Times New Roman" w:cs="Times New Roman"/>
                <w:b/>
                <w:bCs/>
                <w:color w:val="000000"/>
              </w:rPr>
            </w:pPr>
          </w:p>
        </w:tc>
        <w:tc>
          <w:tcPr>
            <w:tcW w:w="1080" w:type="dxa"/>
          </w:tcPr>
          <w:p w14:paraId="744EEBE7" w14:textId="77777777" w:rsidR="0047073D" w:rsidRDefault="0047073D" w:rsidP="00D727A8">
            <w:pPr>
              <w:rPr>
                <w:rFonts w:eastAsia="Times New Roman" w:cs="Times New Roman"/>
                <w:b/>
                <w:bCs/>
                <w:color w:val="000000"/>
              </w:rPr>
            </w:pPr>
          </w:p>
        </w:tc>
        <w:tc>
          <w:tcPr>
            <w:tcW w:w="1080" w:type="dxa"/>
          </w:tcPr>
          <w:p w14:paraId="12BCE61F" w14:textId="77777777" w:rsidR="0047073D" w:rsidRDefault="0047073D" w:rsidP="00D727A8">
            <w:pPr>
              <w:rPr>
                <w:rFonts w:eastAsia="Times New Roman" w:cs="Times New Roman"/>
                <w:b/>
                <w:bCs/>
                <w:color w:val="000000"/>
              </w:rPr>
            </w:pPr>
          </w:p>
        </w:tc>
        <w:tc>
          <w:tcPr>
            <w:tcW w:w="1260" w:type="dxa"/>
          </w:tcPr>
          <w:p w14:paraId="73D4E7A2" w14:textId="77777777" w:rsidR="0047073D" w:rsidRDefault="0047073D" w:rsidP="00D727A8">
            <w:pPr>
              <w:rPr>
                <w:rFonts w:eastAsia="Times New Roman" w:cs="Times New Roman"/>
                <w:b/>
                <w:bCs/>
                <w:color w:val="000000"/>
              </w:rPr>
            </w:pPr>
          </w:p>
        </w:tc>
      </w:tr>
      <w:tr w:rsidR="0047073D" w14:paraId="1B059748" w14:textId="77777777" w:rsidTr="00D727A8">
        <w:tc>
          <w:tcPr>
            <w:tcW w:w="789" w:type="dxa"/>
          </w:tcPr>
          <w:p w14:paraId="79A7371A" w14:textId="77777777" w:rsidR="0047073D" w:rsidRDefault="0047073D" w:rsidP="00D727A8">
            <w:pPr>
              <w:rPr>
                <w:rFonts w:eastAsia="Times New Roman" w:cs="Times New Roman"/>
                <w:b/>
                <w:bCs/>
                <w:color w:val="000000"/>
              </w:rPr>
            </w:pPr>
            <w:r>
              <w:rPr>
                <w:rFonts w:eastAsia="Times New Roman" w:cs="Times New Roman"/>
                <w:b/>
                <w:bCs/>
                <w:color w:val="000000"/>
              </w:rPr>
              <w:t>5</w:t>
            </w:r>
          </w:p>
        </w:tc>
        <w:tc>
          <w:tcPr>
            <w:tcW w:w="1263" w:type="dxa"/>
          </w:tcPr>
          <w:p w14:paraId="1EF9E778" w14:textId="77777777" w:rsidR="0047073D" w:rsidRDefault="0047073D" w:rsidP="00D727A8">
            <w:pPr>
              <w:rPr>
                <w:rFonts w:eastAsia="Times New Roman" w:cs="Times New Roman"/>
                <w:b/>
                <w:bCs/>
                <w:color w:val="000000"/>
              </w:rPr>
            </w:pPr>
          </w:p>
        </w:tc>
        <w:tc>
          <w:tcPr>
            <w:tcW w:w="1080" w:type="dxa"/>
          </w:tcPr>
          <w:p w14:paraId="7431A65B" w14:textId="77777777" w:rsidR="0047073D" w:rsidRDefault="0047073D" w:rsidP="00D727A8">
            <w:pPr>
              <w:rPr>
                <w:rFonts w:eastAsia="Times New Roman" w:cs="Times New Roman"/>
                <w:b/>
                <w:bCs/>
                <w:color w:val="000000"/>
              </w:rPr>
            </w:pPr>
          </w:p>
        </w:tc>
        <w:tc>
          <w:tcPr>
            <w:tcW w:w="1080" w:type="dxa"/>
          </w:tcPr>
          <w:p w14:paraId="2FC7E101" w14:textId="77777777" w:rsidR="0047073D" w:rsidRDefault="0047073D" w:rsidP="00D727A8">
            <w:pPr>
              <w:rPr>
                <w:rFonts w:eastAsia="Times New Roman" w:cs="Times New Roman"/>
                <w:b/>
                <w:bCs/>
                <w:color w:val="000000"/>
              </w:rPr>
            </w:pPr>
          </w:p>
        </w:tc>
        <w:tc>
          <w:tcPr>
            <w:tcW w:w="1080" w:type="dxa"/>
          </w:tcPr>
          <w:p w14:paraId="220FA53A" w14:textId="77777777" w:rsidR="0047073D" w:rsidRDefault="0047073D" w:rsidP="00D727A8">
            <w:pPr>
              <w:rPr>
                <w:rFonts w:eastAsia="Times New Roman" w:cs="Times New Roman"/>
                <w:b/>
                <w:bCs/>
                <w:color w:val="000000"/>
              </w:rPr>
            </w:pPr>
          </w:p>
        </w:tc>
        <w:tc>
          <w:tcPr>
            <w:tcW w:w="1260" w:type="dxa"/>
          </w:tcPr>
          <w:p w14:paraId="4D426EF2" w14:textId="77777777" w:rsidR="0047073D" w:rsidRDefault="0047073D" w:rsidP="00D727A8">
            <w:pPr>
              <w:rPr>
                <w:rFonts w:eastAsia="Times New Roman" w:cs="Times New Roman"/>
                <w:b/>
                <w:bCs/>
                <w:color w:val="000000"/>
              </w:rPr>
            </w:pPr>
          </w:p>
        </w:tc>
        <w:tc>
          <w:tcPr>
            <w:tcW w:w="1620" w:type="dxa"/>
          </w:tcPr>
          <w:p w14:paraId="08A721B2" w14:textId="77777777" w:rsidR="0047073D" w:rsidRDefault="0047073D" w:rsidP="00D727A8">
            <w:pPr>
              <w:rPr>
                <w:rFonts w:eastAsia="Times New Roman" w:cs="Times New Roman"/>
                <w:b/>
                <w:bCs/>
                <w:color w:val="000000"/>
              </w:rPr>
            </w:pPr>
          </w:p>
        </w:tc>
        <w:tc>
          <w:tcPr>
            <w:tcW w:w="1080" w:type="dxa"/>
          </w:tcPr>
          <w:p w14:paraId="0EC44CBC" w14:textId="77777777" w:rsidR="0047073D" w:rsidRDefault="0047073D" w:rsidP="00D727A8">
            <w:pPr>
              <w:rPr>
                <w:rFonts w:eastAsia="Times New Roman" w:cs="Times New Roman"/>
                <w:b/>
                <w:bCs/>
                <w:color w:val="000000"/>
              </w:rPr>
            </w:pPr>
          </w:p>
        </w:tc>
        <w:tc>
          <w:tcPr>
            <w:tcW w:w="1080" w:type="dxa"/>
          </w:tcPr>
          <w:p w14:paraId="1BC07C13" w14:textId="77777777" w:rsidR="0047073D" w:rsidRDefault="0047073D" w:rsidP="00D727A8">
            <w:pPr>
              <w:rPr>
                <w:rFonts w:eastAsia="Times New Roman" w:cs="Times New Roman"/>
                <w:b/>
                <w:bCs/>
                <w:color w:val="000000"/>
              </w:rPr>
            </w:pPr>
          </w:p>
        </w:tc>
        <w:tc>
          <w:tcPr>
            <w:tcW w:w="1080" w:type="dxa"/>
          </w:tcPr>
          <w:p w14:paraId="4264AC16" w14:textId="77777777" w:rsidR="0047073D" w:rsidRDefault="0047073D" w:rsidP="00D727A8">
            <w:pPr>
              <w:rPr>
                <w:rFonts w:eastAsia="Times New Roman" w:cs="Times New Roman"/>
                <w:b/>
                <w:bCs/>
                <w:color w:val="000000"/>
              </w:rPr>
            </w:pPr>
          </w:p>
        </w:tc>
        <w:tc>
          <w:tcPr>
            <w:tcW w:w="1260" w:type="dxa"/>
          </w:tcPr>
          <w:p w14:paraId="2B2A90E6" w14:textId="77777777" w:rsidR="0047073D" w:rsidRDefault="0047073D" w:rsidP="00D727A8">
            <w:pPr>
              <w:rPr>
                <w:rFonts w:eastAsia="Times New Roman" w:cs="Times New Roman"/>
                <w:b/>
                <w:bCs/>
                <w:color w:val="000000"/>
              </w:rPr>
            </w:pPr>
          </w:p>
        </w:tc>
      </w:tr>
      <w:tr w:rsidR="0047073D" w14:paraId="0A14A1B7" w14:textId="77777777" w:rsidTr="00D727A8">
        <w:tc>
          <w:tcPr>
            <w:tcW w:w="789" w:type="dxa"/>
          </w:tcPr>
          <w:p w14:paraId="408962D3" w14:textId="77777777" w:rsidR="0047073D" w:rsidRDefault="0047073D" w:rsidP="00D727A8">
            <w:pPr>
              <w:rPr>
                <w:rFonts w:eastAsia="Times New Roman" w:cs="Times New Roman"/>
                <w:b/>
                <w:bCs/>
                <w:color w:val="000000"/>
              </w:rPr>
            </w:pPr>
            <w:r>
              <w:rPr>
                <w:rFonts w:eastAsia="Times New Roman" w:cs="Times New Roman"/>
                <w:b/>
                <w:bCs/>
                <w:color w:val="000000"/>
              </w:rPr>
              <w:t>6</w:t>
            </w:r>
          </w:p>
        </w:tc>
        <w:tc>
          <w:tcPr>
            <w:tcW w:w="1263" w:type="dxa"/>
          </w:tcPr>
          <w:p w14:paraId="71A0FEEF" w14:textId="77777777" w:rsidR="0047073D" w:rsidRDefault="0047073D" w:rsidP="00D727A8">
            <w:pPr>
              <w:rPr>
                <w:rFonts w:eastAsia="Times New Roman" w:cs="Times New Roman"/>
                <w:b/>
                <w:bCs/>
                <w:color w:val="000000"/>
              </w:rPr>
            </w:pPr>
          </w:p>
        </w:tc>
        <w:tc>
          <w:tcPr>
            <w:tcW w:w="1080" w:type="dxa"/>
          </w:tcPr>
          <w:p w14:paraId="4860FF33" w14:textId="77777777" w:rsidR="0047073D" w:rsidRDefault="0047073D" w:rsidP="00D727A8">
            <w:pPr>
              <w:rPr>
                <w:rFonts w:eastAsia="Times New Roman" w:cs="Times New Roman"/>
                <w:b/>
                <w:bCs/>
                <w:color w:val="000000"/>
              </w:rPr>
            </w:pPr>
          </w:p>
        </w:tc>
        <w:tc>
          <w:tcPr>
            <w:tcW w:w="1080" w:type="dxa"/>
          </w:tcPr>
          <w:p w14:paraId="4C2B226A" w14:textId="77777777" w:rsidR="0047073D" w:rsidRDefault="0047073D" w:rsidP="00D727A8">
            <w:pPr>
              <w:rPr>
                <w:rFonts w:eastAsia="Times New Roman" w:cs="Times New Roman"/>
                <w:b/>
                <w:bCs/>
                <w:color w:val="000000"/>
              </w:rPr>
            </w:pPr>
          </w:p>
        </w:tc>
        <w:tc>
          <w:tcPr>
            <w:tcW w:w="1080" w:type="dxa"/>
          </w:tcPr>
          <w:p w14:paraId="2DD42303" w14:textId="77777777" w:rsidR="0047073D" w:rsidRDefault="0047073D" w:rsidP="00D727A8">
            <w:pPr>
              <w:rPr>
                <w:rFonts w:eastAsia="Times New Roman" w:cs="Times New Roman"/>
                <w:b/>
                <w:bCs/>
                <w:color w:val="000000"/>
              </w:rPr>
            </w:pPr>
          </w:p>
        </w:tc>
        <w:tc>
          <w:tcPr>
            <w:tcW w:w="1260" w:type="dxa"/>
          </w:tcPr>
          <w:p w14:paraId="3E4FF026" w14:textId="77777777" w:rsidR="0047073D" w:rsidRDefault="0047073D" w:rsidP="00D727A8">
            <w:pPr>
              <w:rPr>
                <w:rFonts w:eastAsia="Times New Roman" w:cs="Times New Roman"/>
                <w:b/>
                <w:bCs/>
                <w:color w:val="000000"/>
              </w:rPr>
            </w:pPr>
          </w:p>
        </w:tc>
        <w:tc>
          <w:tcPr>
            <w:tcW w:w="1620" w:type="dxa"/>
          </w:tcPr>
          <w:p w14:paraId="1BBCB547" w14:textId="77777777" w:rsidR="0047073D" w:rsidRDefault="0047073D" w:rsidP="00D727A8">
            <w:pPr>
              <w:rPr>
                <w:rFonts w:eastAsia="Times New Roman" w:cs="Times New Roman"/>
                <w:b/>
                <w:bCs/>
                <w:color w:val="000000"/>
              </w:rPr>
            </w:pPr>
          </w:p>
        </w:tc>
        <w:tc>
          <w:tcPr>
            <w:tcW w:w="1080" w:type="dxa"/>
          </w:tcPr>
          <w:p w14:paraId="3183259B" w14:textId="77777777" w:rsidR="0047073D" w:rsidRDefault="0047073D" w:rsidP="00D727A8">
            <w:pPr>
              <w:rPr>
                <w:rFonts w:eastAsia="Times New Roman" w:cs="Times New Roman"/>
                <w:b/>
                <w:bCs/>
                <w:color w:val="000000"/>
              </w:rPr>
            </w:pPr>
          </w:p>
        </w:tc>
        <w:tc>
          <w:tcPr>
            <w:tcW w:w="1080" w:type="dxa"/>
          </w:tcPr>
          <w:p w14:paraId="0F4689B9" w14:textId="77777777" w:rsidR="0047073D" w:rsidRDefault="0047073D" w:rsidP="00D727A8">
            <w:pPr>
              <w:rPr>
                <w:rFonts w:eastAsia="Times New Roman" w:cs="Times New Roman"/>
                <w:b/>
                <w:bCs/>
                <w:color w:val="000000"/>
              </w:rPr>
            </w:pPr>
          </w:p>
        </w:tc>
        <w:tc>
          <w:tcPr>
            <w:tcW w:w="1080" w:type="dxa"/>
          </w:tcPr>
          <w:p w14:paraId="201E2C97" w14:textId="77777777" w:rsidR="0047073D" w:rsidRDefault="0047073D" w:rsidP="00D727A8">
            <w:pPr>
              <w:rPr>
                <w:rFonts w:eastAsia="Times New Roman" w:cs="Times New Roman"/>
                <w:b/>
                <w:bCs/>
                <w:color w:val="000000"/>
              </w:rPr>
            </w:pPr>
          </w:p>
        </w:tc>
        <w:tc>
          <w:tcPr>
            <w:tcW w:w="1260" w:type="dxa"/>
          </w:tcPr>
          <w:p w14:paraId="40A1610A" w14:textId="77777777" w:rsidR="0047073D" w:rsidRDefault="0047073D" w:rsidP="00D727A8">
            <w:pPr>
              <w:rPr>
                <w:rFonts w:eastAsia="Times New Roman" w:cs="Times New Roman"/>
                <w:b/>
                <w:bCs/>
                <w:color w:val="000000"/>
              </w:rPr>
            </w:pPr>
          </w:p>
        </w:tc>
      </w:tr>
      <w:tr w:rsidR="0047073D" w14:paraId="48B50827" w14:textId="77777777" w:rsidTr="00D727A8">
        <w:tc>
          <w:tcPr>
            <w:tcW w:w="789" w:type="dxa"/>
          </w:tcPr>
          <w:p w14:paraId="548C9E3B" w14:textId="77777777" w:rsidR="0047073D" w:rsidRDefault="0047073D" w:rsidP="00D727A8">
            <w:pPr>
              <w:rPr>
                <w:rFonts w:eastAsia="Times New Roman" w:cs="Times New Roman"/>
                <w:b/>
                <w:bCs/>
                <w:color w:val="000000"/>
              </w:rPr>
            </w:pPr>
            <w:r>
              <w:rPr>
                <w:rFonts w:eastAsia="Times New Roman" w:cs="Times New Roman"/>
                <w:b/>
                <w:bCs/>
                <w:color w:val="000000"/>
              </w:rPr>
              <w:t>7</w:t>
            </w:r>
          </w:p>
        </w:tc>
        <w:tc>
          <w:tcPr>
            <w:tcW w:w="1263" w:type="dxa"/>
          </w:tcPr>
          <w:p w14:paraId="319F127A" w14:textId="77777777" w:rsidR="0047073D" w:rsidRDefault="0047073D" w:rsidP="00D727A8">
            <w:pPr>
              <w:rPr>
                <w:rFonts w:eastAsia="Times New Roman" w:cs="Times New Roman"/>
                <w:b/>
                <w:bCs/>
                <w:color w:val="000000"/>
              </w:rPr>
            </w:pPr>
          </w:p>
        </w:tc>
        <w:tc>
          <w:tcPr>
            <w:tcW w:w="1080" w:type="dxa"/>
          </w:tcPr>
          <w:p w14:paraId="3E94B261" w14:textId="77777777" w:rsidR="0047073D" w:rsidRDefault="0047073D" w:rsidP="00D727A8">
            <w:pPr>
              <w:rPr>
                <w:rFonts w:eastAsia="Times New Roman" w:cs="Times New Roman"/>
                <w:b/>
                <w:bCs/>
                <w:color w:val="000000"/>
              </w:rPr>
            </w:pPr>
          </w:p>
        </w:tc>
        <w:tc>
          <w:tcPr>
            <w:tcW w:w="1080" w:type="dxa"/>
          </w:tcPr>
          <w:p w14:paraId="698C07D5" w14:textId="77777777" w:rsidR="0047073D" w:rsidRDefault="0047073D" w:rsidP="00D727A8">
            <w:pPr>
              <w:rPr>
                <w:rFonts w:eastAsia="Times New Roman" w:cs="Times New Roman"/>
                <w:b/>
                <w:bCs/>
                <w:color w:val="000000"/>
              </w:rPr>
            </w:pPr>
          </w:p>
        </w:tc>
        <w:tc>
          <w:tcPr>
            <w:tcW w:w="1080" w:type="dxa"/>
          </w:tcPr>
          <w:p w14:paraId="3C1552FE" w14:textId="77777777" w:rsidR="0047073D" w:rsidRDefault="0047073D" w:rsidP="00D727A8">
            <w:pPr>
              <w:rPr>
                <w:rFonts w:eastAsia="Times New Roman" w:cs="Times New Roman"/>
                <w:b/>
                <w:bCs/>
                <w:color w:val="000000"/>
              </w:rPr>
            </w:pPr>
          </w:p>
        </w:tc>
        <w:tc>
          <w:tcPr>
            <w:tcW w:w="1260" w:type="dxa"/>
          </w:tcPr>
          <w:p w14:paraId="191DA13C" w14:textId="77777777" w:rsidR="0047073D" w:rsidRDefault="0047073D" w:rsidP="00D727A8">
            <w:pPr>
              <w:rPr>
                <w:rFonts w:eastAsia="Times New Roman" w:cs="Times New Roman"/>
                <w:b/>
                <w:bCs/>
                <w:color w:val="000000"/>
              </w:rPr>
            </w:pPr>
          </w:p>
        </w:tc>
        <w:tc>
          <w:tcPr>
            <w:tcW w:w="1620" w:type="dxa"/>
          </w:tcPr>
          <w:p w14:paraId="20BF2ECD" w14:textId="77777777" w:rsidR="0047073D" w:rsidRDefault="0047073D" w:rsidP="00D727A8">
            <w:pPr>
              <w:rPr>
                <w:rFonts w:eastAsia="Times New Roman" w:cs="Times New Roman"/>
                <w:b/>
                <w:bCs/>
                <w:color w:val="000000"/>
              </w:rPr>
            </w:pPr>
          </w:p>
        </w:tc>
        <w:tc>
          <w:tcPr>
            <w:tcW w:w="1080" w:type="dxa"/>
          </w:tcPr>
          <w:p w14:paraId="61732432" w14:textId="77777777" w:rsidR="0047073D" w:rsidRDefault="0047073D" w:rsidP="00D727A8">
            <w:pPr>
              <w:rPr>
                <w:rFonts w:eastAsia="Times New Roman" w:cs="Times New Roman"/>
                <w:b/>
                <w:bCs/>
                <w:color w:val="000000"/>
              </w:rPr>
            </w:pPr>
          </w:p>
        </w:tc>
        <w:tc>
          <w:tcPr>
            <w:tcW w:w="1080" w:type="dxa"/>
          </w:tcPr>
          <w:p w14:paraId="19407512" w14:textId="77777777" w:rsidR="0047073D" w:rsidRDefault="0047073D" w:rsidP="00D727A8">
            <w:pPr>
              <w:rPr>
                <w:rFonts w:eastAsia="Times New Roman" w:cs="Times New Roman"/>
                <w:b/>
                <w:bCs/>
                <w:color w:val="000000"/>
              </w:rPr>
            </w:pPr>
          </w:p>
        </w:tc>
        <w:tc>
          <w:tcPr>
            <w:tcW w:w="1080" w:type="dxa"/>
          </w:tcPr>
          <w:p w14:paraId="58D80463" w14:textId="77777777" w:rsidR="0047073D" w:rsidRDefault="0047073D" w:rsidP="00D727A8">
            <w:pPr>
              <w:rPr>
                <w:rFonts w:eastAsia="Times New Roman" w:cs="Times New Roman"/>
                <w:b/>
                <w:bCs/>
                <w:color w:val="000000"/>
              </w:rPr>
            </w:pPr>
          </w:p>
        </w:tc>
        <w:tc>
          <w:tcPr>
            <w:tcW w:w="1260" w:type="dxa"/>
          </w:tcPr>
          <w:p w14:paraId="722D236D" w14:textId="77777777" w:rsidR="0047073D" w:rsidRDefault="0047073D" w:rsidP="00D727A8">
            <w:pPr>
              <w:rPr>
                <w:rFonts w:eastAsia="Times New Roman" w:cs="Times New Roman"/>
                <w:b/>
                <w:bCs/>
                <w:color w:val="000000"/>
              </w:rPr>
            </w:pPr>
          </w:p>
        </w:tc>
      </w:tr>
      <w:tr w:rsidR="0047073D" w14:paraId="39D1B22E" w14:textId="77777777" w:rsidTr="00D727A8">
        <w:tc>
          <w:tcPr>
            <w:tcW w:w="789" w:type="dxa"/>
          </w:tcPr>
          <w:p w14:paraId="6406AE3C" w14:textId="77777777" w:rsidR="0047073D" w:rsidRDefault="0047073D" w:rsidP="00D727A8">
            <w:pPr>
              <w:rPr>
                <w:rFonts w:eastAsia="Times New Roman" w:cs="Times New Roman"/>
                <w:b/>
                <w:bCs/>
                <w:color w:val="000000"/>
              </w:rPr>
            </w:pPr>
            <w:r>
              <w:rPr>
                <w:rFonts w:eastAsia="Times New Roman" w:cs="Times New Roman"/>
                <w:b/>
                <w:bCs/>
                <w:color w:val="000000"/>
              </w:rPr>
              <w:t>8</w:t>
            </w:r>
          </w:p>
        </w:tc>
        <w:tc>
          <w:tcPr>
            <w:tcW w:w="1263" w:type="dxa"/>
          </w:tcPr>
          <w:p w14:paraId="6F572D7A" w14:textId="77777777" w:rsidR="0047073D" w:rsidRDefault="0047073D" w:rsidP="00D727A8">
            <w:pPr>
              <w:rPr>
                <w:rFonts w:eastAsia="Times New Roman" w:cs="Times New Roman"/>
                <w:b/>
                <w:bCs/>
                <w:color w:val="000000"/>
              </w:rPr>
            </w:pPr>
          </w:p>
        </w:tc>
        <w:tc>
          <w:tcPr>
            <w:tcW w:w="1080" w:type="dxa"/>
          </w:tcPr>
          <w:p w14:paraId="7E78A0EB" w14:textId="77777777" w:rsidR="0047073D" w:rsidRDefault="0047073D" w:rsidP="00D727A8">
            <w:pPr>
              <w:rPr>
                <w:rFonts w:eastAsia="Times New Roman" w:cs="Times New Roman"/>
                <w:b/>
                <w:bCs/>
                <w:color w:val="000000"/>
              </w:rPr>
            </w:pPr>
          </w:p>
        </w:tc>
        <w:tc>
          <w:tcPr>
            <w:tcW w:w="1080" w:type="dxa"/>
          </w:tcPr>
          <w:p w14:paraId="74C26475" w14:textId="77777777" w:rsidR="0047073D" w:rsidRDefault="0047073D" w:rsidP="00D727A8">
            <w:pPr>
              <w:rPr>
                <w:rFonts w:eastAsia="Times New Roman" w:cs="Times New Roman"/>
                <w:b/>
                <w:bCs/>
                <w:color w:val="000000"/>
              </w:rPr>
            </w:pPr>
          </w:p>
        </w:tc>
        <w:tc>
          <w:tcPr>
            <w:tcW w:w="1080" w:type="dxa"/>
          </w:tcPr>
          <w:p w14:paraId="6094DDE7" w14:textId="77777777" w:rsidR="0047073D" w:rsidRDefault="0047073D" w:rsidP="00D727A8">
            <w:pPr>
              <w:rPr>
                <w:rFonts w:eastAsia="Times New Roman" w:cs="Times New Roman"/>
                <w:b/>
                <w:bCs/>
                <w:color w:val="000000"/>
              </w:rPr>
            </w:pPr>
          </w:p>
        </w:tc>
        <w:tc>
          <w:tcPr>
            <w:tcW w:w="1260" w:type="dxa"/>
          </w:tcPr>
          <w:p w14:paraId="4A11DB6E" w14:textId="77777777" w:rsidR="0047073D" w:rsidRDefault="0047073D" w:rsidP="00D727A8">
            <w:pPr>
              <w:rPr>
                <w:rFonts w:eastAsia="Times New Roman" w:cs="Times New Roman"/>
                <w:b/>
                <w:bCs/>
                <w:color w:val="000000"/>
              </w:rPr>
            </w:pPr>
          </w:p>
        </w:tc>
        <w:tc>
          <w:tcPr>
            <w:tcW w:w="1620" w:type="dxa"/>
          </w:tcPr>
          <w:p w14:paraId="2A1BF61C" w14:textId="77777777" w:rsidR="0047073D" w:rsidRDefault="0047073D" w:rsidP="00D727A8">
            <w:pPr>
              <w:rPr>
                <w:rFonts w:eastAsia="Times New Roman" w:cs="Times New Roman"/>
                <w:b/>
                <w:bCs/>
                <w:color w:val="000000"/>
              </w:rPr>
            </w:pPr>
          </w:p>
        </w:tc>
        <w:tc>
          <w:tcPr>
            <w:tcW w:w="1080" w:type="dxa"/>
          </w:tcPr>
          <w:p w14:paraId="0DBD6046" w14:textId="77777777" w:rsidR="0047073D" w:rsidRDefault="0047073D" w:rsidP="00D727A8">
            <w:pPr>
              <w:rPr>
                <w:rFonts w:eastAsia="Times New Roman" w:cs="Times New Roman"/>
                <w:b/>
                <w:bCs/>
                <w:color w:val="000000"/>
              </w:rPr>
            </w:pPr>
          </w:p>
        </w:tc>
        <w:tc>
          <w:tcPr>
            <w:tcW w:w="1080" w:type="dxa"/>
          </w:tcPr>
          <w:p w14:paraId="35231793" w14:textId="77777777" w:rsidR="0047073D" w:rsidRDefault="0047073D" w:rsidP="00D727A8">
            <w:pPr>
              <w:rPr>
                <w:rFonts w:eastAsia="Times New Roman" w:cs="Times New Roman"/>
                <w:b/>
                <w:bCs/>
                <w:color w:val="000000"/>
              </w:rPr>
            </w:pPr>
          </w:p>
        </w:tc>
        <w:tc>
          <w:tcPr>
            <w:tcW w:w="1080" w:type="dxa"/>
          </w:tcPr>
          <w:p w14:paraId="1E4C3A72" w14:textId="77777777" w:rsidR="0047073D" w:rsidRDefault="0047073D" w:rsidP="00D727A8">
            <w:pPr>
              <w:rPr>
                <w:rFonts w:eastAsia="Times New Roman" w:cs="Times New Roman"/>
                <w:b/>
                <w:bCs/>
                <w:color w:val="000000"/>
              </w:rPr>
            </w:pPr>
          </w:p>
        </w:tc>
        <w:tc>
          <w:tcPr>
            <w:tcW w:w="1260" w:type="dxa"/>
          </w:tcPr>
          <w:p w14:paraId="6D6AEB4C" w14:textId="77777777" w:rsidR="0047073D" w:rsidRDefault="0047073D" w:rsidP="00D727A8">
            <w:pPr>
              <w:rPr>
                <w:rFonts w:eastAsia="Times New Roman" w:cs="Times New Roman"/>
                <w:b/>
                <w:bCs/>
                <w:color w:val="000000"/>
              </w:rPr>
            </w:pPr>
          </w:p>
        </w:tc>
      </w:tr>
      <w:tr w:rsidR="0047073D" w14:paraId="4E41AE34" w14:textId="77777777" w:rsidTr="00D727A8">
        <w:tc>
          <w:tcPr>
            <w:tcW w:w="789" w:type="dxa"/>
          </w:tcPr>
          <w:p w14:paraId="3CAD5405" w14:textId="77777777" w:rsidR="0047073D" w:rsidRDefault="0047073D" w:rsidP="00D727A8">
            <w:pPr>
              <w:rPr>
                <w:rFonts w:eastAsia="Times New Roman" w:cs="Times New Roman"/>
                <w:b/>
                <w:bCs/>
                <w:color w:val="000000"/>
              </w:rPr>
            </w:pPr>
            <w:r>
              <w:rPr>
                <w:rFonts w:eastAsia="Times New Roman" w:cs="Times New Roman"/>
                <w:b/>
                <w:bCs/>
                <w:color w:val="000000"/>
              </w:rPr>
              <w:t>9</w:t>
            </w:r>
          </w:p>
        </w:tc>
        <w:tc>
          <w:tcPr>
            <w:tcW w:w="1263" w:type="dxa"/>
          </w:tcPr>
          <w:p w14:paraId="607D1E54" w14:textId="77777777" w:rsidR="0047073D" w:rsidRDefault="0047073D" w:rsidP="00D727A8">
            <w:pPr>
              <w:rPr>
                <w:rFonts w:eastAsia="Times New Roman" w:cs="Times New Roman"/>
                <w:b/>
                <w:bCs/>
                <w:color w:val="000000"/>
              </w:rPr>
            </w:pPr>
          </w:p>
        </w:tc>
        <w:tc>
          <w:tcPr>
            <w:tcW w:w="1080" w:type="dxa"/>
          </w:tcPr>
          <w:p w14:paraId="3B01668A" w14:textId="77777777" w:rsidR="0047073D" w:rsidRDefault="0047073D" w:rsidP="00D727A8">
            <w:pPr>
              <w:rPr>
                <w:rFonts w:eastAsia="Times New Roman" w:cs="Times New Roman"/>
                <w:b/>
                <w:bCs/>
                <w:color w:val="000000"/>
              </w:rPr>
            </w:pPr>
          </w:p>
        </w:tc>
        <w:tc>
          <w:tcPr>
            <w:tcW w:w="1080" w:type="dxa"/>
          </w:tcPr>
          <w:p w14:paraId="3FC796CC" w14:textId="77777777" w:rsidR="0047073D" w:rsidRDefault="0047073D" w:rsidP="00D727A8">
            <w:pPr>
              <w:rPr>
                <w:rFonts w:eastAsia="Times New Roman" w:cs="Times New Roman"/>
                <w:b/>
                <w:bCs/>
                <w:color w:val="000000"/>
              </w:rPr>
            </w:pPr>
          </w:p>
        </w:tc>
        <w:tc>
          <w:tcPr>
            <w:tcW w:w="1080" w:type="dxa"/>
          </w:tcPr>
          <w:p w14:paraId="66F0E1B4" w14:textId="77777777" w:rsidR="0047073D" w:rsidRDefault="0047073D" w:rsidP="00D727A8">
            <w:pPr>
              <w:rPr>
                <w:rFonts w:eastAsia="Times New Roman" w:cs="Times New Roman"/>
                <w:b/>
                <w:bCs/>
                <w:color w:val="000000"/>
              </w:rPr>
            </w:pPr>
          </w:p>
        </w:tc>
        <w:tc>
          <w:tcPr>
            <w:tcW w:w="1260" w:type="dxa"/>
          </w:tcPr>
          <w:p w14:paraId="420FAF2D" w14:textId="77777777" w:rsidR="0047073D" w:rsidRDefault="0047073D" w:rsidP="00D727A8">
            <w:pPr>
              <w:rPr>
                <w:rFonts w:eastAsia="Times New Roman" w:cs="Times New Roman"/>
                <w:b/>
                <w:bCs/>
                <w:color w:val="000000"/>
              </w:rPr>
            </w:pPr>
          </w:p>
        </w:tc>
        <w:tc>
          <w:tcPr>
            <w:tcW w:w="1620" w:type="dxa"/>
          </w:tcPr>
          <w:p w14:paraId="6EC023B1" w14:textId="77777777" w:rsidR="0047073D" w:rsidRDefault="0047073D" w:rsidP="00D727A8">
            <w:pPr>
              <w:rPr>
                <w:rFonts w:eastAsia="Times New Roman" w:cs="Times New Roman"/>
                <w:b/>
                <w:bCs/>
                <w:color w:val="000000"/>
              </w:rPr>
            </w:pPr>
          </w:p>
        </w:tc>
        <w:tc>
          <w:tcPr>
            <w:tcW w:w="1080" w:type="dxa"/>
          </w:tcPr>
          <w:p w14:paraId="5C262F0A" w14:textId="77777777" w:rsidR="0047073D" w:rsidRDefault="0047073D" w:rsidP="00D727A8">
            <w:pPr>
              <w:rPr>
                <w:rFonts w:eastAsia="Times New Roman" w:cs="Times New Roman"/>
                <w:b/>
                <w:bCs/>
                <w:color w:val="000000"/>
              </w:rPr>
            </w:pPr>
          </w:p>
        </w:tc>
        <w:tc>
          <w:tcPr>
            <w:tcW w:w="1080" w:type="dxa"/>
          </w:tcPr>
          <w:p w14:paraId="3FE788A5" w14:textId="77777777" w:rsidR="0047073D" w:rsidRDefault="0047073D" w:rsidP="00D727A8">
            <w:pPr>
              <w:rPr>
                <w:rFonts w:eastAsia="Times New Roman" w:cs="Times New Roman"/>
                <w:b/>
                <w:bCs/>
                <w:color w:val="000000"/>
              </w:rPr>
            </w:pPr>
          </w:p>
        </w:tc>
        <w:tc>
          <w:tcPr>
            <w:tcW w:w="1080" w:type="dxa"/>
          </w:tcPr>
          <w:p w14:paraId="3071FF01" w14:textId="77777777" w:rsidR="0047073D" w:rsidRDefault="0047073D" w:rsidP="00D727A8">
            <w:pPr>
              <w:rPr>
                <w:rFonts w:eastAsia="Times New Roman" w:cs="Times New Roman"/>
                <w:b/>
                <w:bCs/>
                <w:color w:val="000000"/>
              </w:rPr>
            </w:pPr>
          </w:p>
        </w:tc>
        <w:tc>
          <w:tcPr>
            <w:tcW w:w="1260" w:type="dxa"/>
          </w:tcPr>
          <w:p w14:paraId="205093C5" w14:textId="77777777" w:rsidR="0047073D" w:rsidRDefault="0047073D" w:rsidP="00D727A8">
            <w:pPr>
              <w:rPr>
                <w:rFonts w:eastAsia="Times New Roman" w:cs="Times New Roman"/>
                <w:b/>
                <w:bCs/>
                <w:color w:val="000000"/>
              </w:rPr>
            </w:pPr>
          </w:p>
        </w:tc>
      </w:tr>
      <w:tr w:rsidR="0047073D" w14:paraId="1CB91A4F" w14:textId="77777777" w:rsidTr="00D727A8">
        <w:tc>
          <w:tcPr>
            <w:tcW w:w="789" w:type="dxa"/>
          </w:tcPr>
          <w:p w14:paraId="48C4DF3A" w14:textId="77777777" w:rsidR="0047073D" w:rsidRDefault="0047073D" w:rsidP="00D727A8">
            <w:pPr>
              <w:rPr>
                <w:rFonts w:eastAsia="Times New Roman" w:cs="Times New Roman"/>
                <w:b/>
                <w:bCs/>
                <w:color w:val="000000"/>
              </w:rPr>
            </w:pPr>
            <w:r>
              <w:rPr>
                <w:rFonts w:eastAsia="Times New Roman" w:cs="Times New Roman"/>
                <w:b/>
                <w:bCs/>
                <w:color w:val="000000"/>
              </w:rPr>
              <w:t>10</w:t>
            </w:r>
          </w:p>
        </w:tc>
        <w:tc>
          <w:tcPr>
            <w:tcW w:w="1263" w:type="dxa"/>
          </w:tcPr>
          <w:p w14:paraId="43B481D9" w14:textId="77777777" w:rsidR="0047073D" w:rsidRDefault="0047073D" w:rsidP="00D727A8">
            <w:pPr>
              <w:rPr>
                <w:rFonts w:eastAsia="Times New Roman" w:cs="Times New Roman"/>
                <w:b/>
                <w:bCs/>
                <w:color w:val="000000"/>
              </w:rPr>
            </w:pPr>
          </w:p>
        </w:tc>
        <w:tc>
          <w:tcPr>
            <w:tcW w:w="1080" w:type="dxa"/>
          </w:tcPr>
          <w:p w14:paraId="7EE62A22" w14:textId="77777777" w:rsidR="0047073D" w:rsidRDefault="0047073D" w:rsidP="00D727A8">
            <w:pPr>
              <w:rPr>
                <w:rFonts w:eastAsia="Times New Roman" w:cs="Times New Roman"/>
                <w:b/>
                <w:bCs/>
                <w:color w:val="000000"/>
              </w:rPr>
            </w:pPr>
          </w:p>
        </w:tc>
        <w:tc>
          <w:tcPr>
            <w:tcW w:w="1080" w:type="dxa"/>
          </w:tcPr>
          <w:p w14:paraId="5EEB656B" w14:textId="77777777" w:rsidR="0047073D" w:rsidRDefault="0047073D" w:rsidP="00D727A8">
            <w:pPr>
              <w:rPr>
                <w:rFonts w:eastAsia="Times New Roman" w:cs="Times New Roman"/>
                <w:b/>
                <w:bCs/>
                <w:color w:val="000000"/>
              </w:rPr>
            </w:pPr>
          </w:p>
        </w:tc>
        <w:tc>
          <w:tcPr>
            <w:tcW w:w="1080" w:type="dxa"/>
          </w:tcPr>
          <w:p w14:paraId="079E9882" w14:textId="77777777" w:rsidR="0047073D" w:rsidRDefault="0047073D" w:rsidP="00D727A8">
            <w:pPr>
              <w:rPr>
                <w:rFonts w:eastAsia="Times New Roman" w:cs="Times New Roman"/>
                <w:b/>
                <w:bCs/>
                <w:color w:val="000000"/>
              </w:rPr>
            </w:pPr>
          </w:p>
        </w:tc>
        <w:tc>
          <w:tcPr>
            <w:tcW w:w="1260" w:type="dxa"/>
          </w:tcPr>
          <w:p w14:paraId="6A4D7683" w14:textId="77777777" w:rsidR="0047073D" w:rsidRDefault="0047073D" w:rsidP="00D727A8">
            <w:pPr>
              <w:rPr>
                <w:rFonts w:eastAsia="Times New Roman" w:cs="Times New Roman"/>
                <w:b/>
                <w:bCs/>
                <w:color w:val="000000"/>
              </w:rPr>
            </w:pPr>
          </w:p>
        </w:tc>
        <w:tc>
          <w:tcPr>
            <w:tcW w:w="1620" w:type="dxa"/>
          </w:tcPr>
          <w:p w14:paraId="38C85DC7" w14:textId="77777777" w:rsidR="0047073D" w:rsidRDefault="0047073D" w:rsidP="00D727A8">
            <w:pPr>
              <w:rPr>
                <w:rFonts w:eastAsia="Times New Roman" w:cs="Times New Roman"/>
                <w:b/>
                <w:bCs/>
                <w:color w:val="000000"/>
              </w:rPr>
            </w:pPr>
          </w:p>
        </w:tc>
        <w:tc>
          <w:tcPr>
            <w:tcW w:w="1080" w:type="dxa"/>
          </w:tcPr>
          <w:p w14:paraId="79C25B21" w14:textId="77777777" w:rsidR="0047073D" w:rsidRDefault="0047073D" w:rsidP="00D727A8">
            <w:pPr>
              <w:rPr>
                <w:rFonts w:eastAsia="Times New Roman" w:cs="Times New Roman"/>
                <w:b/>
                <w:bCs/>
                <w:color w:val="000000"/>
              </w:rPr>
            </w:pPr>
          </w:p>
        </w:tc>
        <w:tc>
          <w:tcPr>
            <w:tcW w:w="1080" w:type="dxa"/>
          </w:tcPr>
          <w:p w14:paraId="302EF7E7" w14:textId="77777777" w:rsidR="0047073D" w:rsidRDefault="0047073D" w:rsidP="00D727A8">
            <w:pPr>
              <w:rPr>
                <w:rFonts w:eastAsia="Times New Roman" w:cs="Times New Roman"/>
                <w:b/>
                <w:bCs/>
                <w:color w:val="000000"/>
              </w:rPr>
            </w:pPr>
          </w:p>
        </w:tc>
        <w:tc>
          <w:tcPr>
            <w:tcW w:w="1080" w:type="dxa"/>
          </w:tcPr>
          <w:p w14:paraId="14E91696" w14:textId="77777777" w:rsidR="0047073D" w:rsidRDefault="0047073D" w:rsidP="00D727A8">
            <w:pPr>
              <w:rPr>
                <w:rFonts w:eastAsia="Times New Roman" w:cs="Times New Roman"/>
                <w:b/>
                <w:bCs/>
                <w:color w:val="000000"/>
              </w:rPr>
            </w:pPr>
          </w:p>
        </w:tc>
        <w:tc>
          <w:tcPr>
            <w:tcW w:w="1260" w:type="dxa"/>
          </w:tcPr>
          <w:p w14:paraId="4D143EC6" w14:textId="77777777" w:rsidR="0047073D" w:rsidRDefault="0047073D" w:rsidP="00D727A8">
            <w:pPr>
              <w:rPr>
                <w:rFonts w:eastAsia="Times New Roman" w:cs="Times New Roman"/>
                <w:b/>
                <w:bCs/>
                <w:color w:val="000000"/>
              </w:rPr>
            </w:pPr>
          </w:p>
        </w:tc>
      </w:tr>
    </w:tbl>
    <w:p w14:paraId="0432FD27"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093C881A" w14:textId="77777777" w:rsidTr="00D727A8">
        <w:tc>
          <w:tcPr>
            <w:tcW w:w="2196" w:type="dxa"/>
          </w:tcPr>
          <w:p w14:paraId="33267A57" w14:textId="77777777" w:rsidR="0047073D" w:rsidRDefault="0047073D" w:rsidP="00D727A8">
            <w:pPr>
              <w:rPr>
                <w:rFonts w:eastAsia="Times New Roman" w:cs="Times New Roman"/>
                <w:b/>
                <w:bCs/>
                <w:color w:val="000000"/>
              </w:rPr>
            </w:pPr>
            <w:r>
              <w:rPr>
                <w:rFonts w:eastAsia="Times New Roman" w:cs="Times New Roman"/>
                <w:bCs/>
                <w:color w:val="000000"/>
              </w:rPr>
              <w:t>1=Headman</w:t>
            </w:r>
          </w:p>
        </w:tc>
        <w:tc>
          <w:tcPr>
            <w:tcW w:w="2196" w:type="dxa"/>
          </w:tcPr>
          <w:p w14:paraId="663025C8" w14:textId="77777777" w:rsidR="0047073D" w:rsidRDefault="0047073D" w:rsidP="00D727A8">
            <w:pPr>
              <w:rPr>
                <w:rFonts w:eastAsia="Times New Roman" w:cs="Times New Roman"/>
                <w:b/>
                <w:bCs/>
                <w:color w:val="000000"/>
              </w:rPr>
            </w:pPr>
            <w:r>
              <w:rPr>
                <w:rFonts w:eastAsia="Times New Roman" w:cs="Times New Roman"/>
                <w:bCs/>
                <w:color w:val="000000"/>
              </w:rPr>
              <w:t>2=NGO</w:t>
            </w:r>
          </w:p>
        </w:tc>
        <w:tc>
          <w:tcPr>
            <w:tcW w:w="2196" w:type="dxa"/>
          </w:tcPr>
          <w:p w14:paraId="6026631D" w14:textId="77777777" w:rsidR="0047073D" w:rsidRDefault="0047073D" w:rsidP="00D727A8">
            <w:pPr>
              <w:rPr>
                <w:rFonts w:eastAsia="Times New Roman" w:cs="Times New Roman"/>
                <w:b/>
                <w:bCs/>
                <w:color w:val="000000"/>
              </w:rPr>
            </w:pPr>
            <w:r>
              <w:rPr>
                <w:rFonts w:eastAsia="Times New Roman" w:cs="Times New Roman"/>
                <w:bCs/>
                <w:color w:val="000000"/>
              </w:rPr>
              <w:t>3=ZAWA</w:t>
            </w:r>
          </w:p>
        </w:tc>
        <w:tc>
          <w:tcPr>
            <w:tcW w:w="1800" w:type="dxa"/>
          </w:tcPr>
          <w:p w14:paraId="3BB53A3C" w14:textId="77777777" w:rsidR="0047073D" w:rsidRDefault="0047073D" w:rsidP="00D727A8">
            <w:pPr>
              <w:rPr>
                <w:rFonts w:eastAsia="Times New Roman" w:cs="Times New Roman"/>
                <w:b/>
                <w:bCs/>
                <w:color w:val="000000"/>
              </w:rPr>
            </w:pPr>
            <w:r>
              <w:rPr>
                <w:rFonts w:eastAsia="Times New Roman" w:cs="Times New Roman"/>
                <w:bCs/>
                <w:color w:val="000000"/>
              </w:rPr>
              <w:t>4=Forest service</w:t>
            </w:r>
          </w:p>
        </w:tc>
        <w:tc>
          <w:tcPr>
            <w:tcW w:w="2160" w:type="dxa"/>
          </w:tcPr>
          <w:p w14:paraId="3287DC73" w14:textId="77777777" w:rsidR="0047073D" w:rsidRDefault="0047073D" w:rsidP="00D727A8">
            <w:pPr>
              <w:rPr>
                <w:rFonts w:eastAsia="Times New Roman" w:cs="Times New Roman"/>
                <w:b/>
                <w:bCs/>
                <w:color w:val="000000"/>
              </w:rPr>
            </w:pPr>
            <w:r>
              <w:rPr>
                <w:rFonts w:eastAsia="Times New Roman" w:cs="Times New Roman"/>
                <w:bCs/>
                <w:color w:val="000000"/>
              </w:rPr>
              <w:t>5=Village committee</w:t>
            </w:r>
          </w:p>
        </w:tc>
        <w:tc>
          <w:tcPr>
            <w:tcW w:w="2340" w:type="dxa"/>
          </w:tcPr>
          <w:p w14:paraId="2120FAA6" w14:textId="77777777" w:rsidR="0047073D" w:rsidRDefault="0047073D" w:rsidP="00D727A8">
            <w:pPr>
              <w:rPr>
                <w:rFonts w:eastAsia="Times New Roman" w:cs="Times New Roman"/>
                <w:b/>
                <w:bCs/>
                <w:color w:val="000000"/>
              </w:rPr>
            </w:pPr>
            <w:r>
              <w:rPr>
                <w:rFonts w:eastAsia="Times New Roman" w:cs="Times New Roman"/>
                <w:bCs/>
                <w:color w:val="000000"/>
              </w:rPr>
              <w:t>6=YGL</w:t>
            </w:r>
          </w:p>
        </w:tc>
      </w:tr>
      <w:tr w:rsidR="0047073D" w14:paraId="7BF974F6" w14:textId="77777777" w:rsidTr="00D727A8">
        <w:tc>
          <w:tcPr>
            <w:tcW w:w="2196" w:type="dxa"/>
          </w:tcPr>
          <w:p w14:paraId="723E0018" w14:textId="77777777" w:rsidR="0047073D" w:rsidRPr="00224F95" w:rsidRDefault="0047073D" w:rsidP="00D727A8">
            <w:pPr>
              <w:rPr>
                <w:rFonts w:eastAsia="Times New Roman" w:cs="Times New Roman"/>
                <w:bCs/>
                <w:color w:val="000000"/>
              </w:rPr>
            </w:pPr>
            <w:r>
              <w:rPr>
                <w:rFonts w:eastAsia="Times New Roman" w:cs="Times New Roman"/>
                <w:bCs/>
                <w:color w:val="000000"/>
              </w:rPr>
              <w:t>7=Chief</w:t>
            </w:r>
          </w:p>
        </w:tc>
        <w:tc>
          <w:tcPr>
            <w:tcW w:w="2196" w:type="dxa"/>
          </w:tcPr>
          <w:p w14:paraId="4F9690D4" w14:textId="77777777" w:rsidR="0047073D" w:rsidRPr="00224F95" w:rsidRDefault="0047073D" w:rsidP="00D727A8">
            <w:pPr>
              <w:rPr>
                <w:rFonts w:eastAsia="Times New Roman" w:cs="Times New Roman"/>
                <w:bCs/>
                <w:color w:val="000000"/>
              </w:rPr>
            </w:pPr>
            <w:r>
              <w:rPr>
                <w:rFonts w:eastAsia="Times New Roman" w:cs="Times New Roman"/>
                <w:bCs/>
                <w:color w:val="000000"/>
              </w:rPr>
              <w:t>8=Induna</w:t>
            </w:r>
          </w:p>
        </w:tc>
        <w:tc>
          <w:tcPr>
            <w:tcW w:w="2196" w:type="dxa"/>
          </w:tcPr>
          <w:p w14:paraId="5E3EF572" w14:textId="77777777" w:rsidR="0047073D" w:rsidRPr="00224F95" w:rsidRDefault="0047073D" w:rsidP="00D727A8">
            <w:pPr>
              <w:rPr>
                <w:rFonts w:eastAsia="Times New Roman" w:cs="Times New Roman"/>
                <w:bCs/>
                <w:color w:val="000000"/>
              </w:rPr>
            </w:pPr>
            <w:r>
              <w:rPr>
                <w:rFonts w:eastAsia="Times New Roman" w:cs="Times New Roman"/>
                <w:bCs/>
                <w:color w:val="000000"/>
              </w:rPr>
              <w:t>9=CRB</w:t>
            </w:r>
          </w:p>
        </w:tc>
        <w:tc>
          <w:tcPr>
            <w:tcW w:w="1800" w:type="dxa"/>
          </w:tcPr>
          <w:p w14:paraId="305B0DDA" w14:textId="77777777" w:rsidR="0047073D" w:rsidRPr="00224F95" w:rsidRDefault="0047073D" w:rsidP="00D727A8">
            <w:pPr>
              <w:rPr>
                <w:rFonts w:eastAsia="Times New Roman" w:cs="Times New Roman"/>
                <w:bCs/>
                <w:color w:val="000000"/>
              </w:rPr>
            </w:pPr>
            <w:r>
              <w:rPr>
                <w:rFonts w:eastAsia="Times New Roman" w:cs="Times New Roman"/>
                <w:bCs/>
                <w:color w:val="000000"/>
              </w:rPr>
              <w:t>97=Other, specify</w:t>
            </w:r>
          </w:p>
        </w:tc>
        <w:tc>
          <w:tcPr>
            <w:tcW w:w="2160" w:type="dxa"/>
          </w:tcPr>
          <w:p w14:paraId="302F2C34" w14:textId="77777777" w:rsidR="0047073D" w:rsidRPr="00224F95" w:rsidRDefault="0047073D" w:rsidP="00D727A8">
            <w:pPr>
              <w:rPr>
                <w:rFonts w:eastAsia="Times New Roman" w:cs="Times New Roman"/>
                <w:bCs/>
                <w:color w:val="000000"/>
              </w:rPr>
            </w:pPr>
            <w:r>
              <w:rPr>
                <w:rFonts w:eastAsia="Times New Roman" w:cs="Times New Roman"/>
                <w:bCs/>
                <w:color w:val="000000"/>
              </w:rPr>
              <w:t>888=Don’t know</w:t>
            </w:r>
          </w:p>
        </w:tc>
        <w:tc>
          <w:tcPr>
            <w:tcW w:w="2340" w:type="dxa"/>
          </w:tcPr>
          <w:p w14:paraId="1CBF8FB9" w14:textId="77777777" w:rsidR="0047073D" w:rsidRPr="00224F95" w:rsidRDefault="0047073D" w:rsidP="00D727A8">
            <w:pPr>
              <w:rPr>
                <w:rFonts w:eastAsia="Times New Roman" w:cs="Times New Roman"/>
                <w:bCs/>
                <w:color w:val="000000"/>
              </w:rPr>
            </w:pPr>
            <w:r>
              <w:rPr>
                <w:rFonts w:eastAsia="Times New Roman" w:cs="Times New Roman"/>
                <w:bCs/>
                <w:color w:val="000000"/>
              </w:rPr>
              <w:t>999=Refused to answer</w:t>
            </w:r>
          </w:p>
        </w:tc>
      </w:tr>
    </w:tbl>
    <w:p w14:paraId="2C08E985" w14:textId="77777777" w:rsidR="0047073D" w:rsidRDefault="0047073D" w:rsidP="0047073D">
      <w:pPr>
        <w:rPr>
          <w:rFonts w:eastAsia="Times New Roman" w:cs="Times New Roman"/>
          <w:b/>
          <w:bCs/>
          <w:color w:val="000000"/>
        </w:rPr>
      </w:pPr>
    </w:p>
    <w:p w14:paraId="6CF3595F" w14:textId="77777777" w:rsidR="0047073D" w:rsidRDefault="0047073D" w:rsidP="0047073D">
      <w:pPr>
        <w:rPr>
          <w:rFonts w:eastAsia="Times New Roman" w:cs="Times New Roman"/>
          <w:b/>
          <w:bCs/>
          <w:color w:val="000000"/>
        </w:rPr>
      </w:pPr>
      <w:r>
        <w:rPr>
          <w:rFonts w:eastAsia="Times New Roman" w:cs="Times New Roman"/>
          <w:b/>
          <w:bCs/>
          <w:color w:val="000000"/>
        </w:rPr>
        <w:br w:type="page"/>
      </w:r>
    </w:p>
    <w:p w14:paraId="4EB88B58" w14:textId="0FEC7D62" w:rsidR="0047073D" w:rsidRDefault="0047073D" w:rsidP="0047073D">
      <w:pPr>
        <w:rPr>
          <w:rFonts w:eastAsia="Times New Roman" w:cs="Times New Roman"/>
          <w:b/>
          <w:bCs/>
          <w:color w:val="000000"/>
        </w:rPr>
      </w:pPr>
      <w:r>
        <w:rPr>
          <w:rFonts w:eastAsia="Times New Roman" w:cs="Times New Roman"/>
          <w:b/>
          <w:bCs/>
          <w:color w:val="000000"/>
        </w:rPr>
        <w:t>I. Forest Conflict – Roster 3</w:t>
      </w:r>
    </w:p>
    <w:p w14:paraId="18C6964C" w14:textId="2DD442AE" w:rsidR="0047073D" w:rsidRPr="00560CD9" w:rsidRDefault="0047073D" w:rsidP="0047073D">
      <w:pPr>
        <w:rPr>
          <w:rFonts w:eastAsia="Times New Roman" w:cs="Times New Roman"/>
          <w:b/>
          <w:bCs/>
          <w:color w:val="000000"/>
        </w:rPr>
      </w:pPr>
      <w:r>
        <w:rPr>
          <w:rFonts w:eastAsia="Times New Roman" w:cs="Times New Roman"/>
          <w:bCs/>
          <w:color w:val="000000"/>
        </w:rPr>
        <w:t xml:space="preserve">Now I would like to ask you questions about </w:t>
      </w:r>
      <w:r>
        <w:rPr>
          <w:rFonts w:eastAsia="Times New Roman" w:cs="Times New Roman"/>
          <w:b/>
          <w:bCs/>
          <w:color w:val="000000"/>
        </w:rPr>
        <w:t>conflicts that have occurred between households in this village?</w:t>
      </w:r>
    </w:p>
    <w:tbl>
      <w:tblPr>
        <w:tblStyle w:val="TableGrid"/>
        <w:tblW w:w="12132" w:type="dxa"/>
        <w:tblInd w:w="-504" w:type="dxa"/>
        <w:tblLayout w:type="fixed"/>
        <w:tblLook w:val="04A0" w:firstRow="1" w:lastRow="0" w:firstColumn="1" w:lastColumn="0" w:noHBand="0" w:noVBand="1"/>
      </w:tblPr>
      <w:tblGrid>
        <w:gridCol w:w="789"/>
        <w:gridCol w:w="1263"/>
        <w:gridCol w:w="1080"/>
        <w:gridCol w:w="1080"/>
        <w:gridCol w:w="1080"/>
        <w:gridCol w:w="1260"/>
        <w:gridCol w:w="2790"/>
        <w:gridCol w:w="2790"/>
      </w:tblGrid>
      <w:tr w:rsidR="0047073D" w14:paraId="71FACF65" w14:textId="77777777" w:rsidTr="00D727A8">
        <w:tc>
          <w:tcPr>
            <w:tcW w:w="789" w:type="dxa"/>
          </w:tcPr>
          <w:p w14:paraId="1580A798" w14:textId="77777777" w:rsidR="0047073D" w:rsidRPr="00560CD9" w:rsidRDefault="0047073D" w:rsidP="00D727A8">
            <w:pPr>
              <w:rPr>
                <w:rFonts w:eastAsia="Times New Roman" w:cs="Times New Roman"/>
                <w:bCs/>
                <w:color w:val="000000"/>
              </w:rPr>
            </w:pPr>
          </w:p>
        </w:tc>
        <w:tc>
          <w:tcPr>
            <w:tcW w:w="1263" w:type="dxa"/>
          </w:tcPr>
          <w:p w14:paraId="03AA3EB9" w14:textId="68F59F46" w:rsidR="0047073D" w:rsidRPr="00560CD9" w:rsidRDefault="0047073D" w:rsidP="00D727A8">
            <w:pPr>
              <w:rPr>
                <w:rFonts w:eastAsia="Times New Roman" w:cs="Times New Roman"/>
                <w:bCs/>
                <w:color w:val="000000"/>
              </w:rPr>
            </w:pPr>
            <w:r>
              <w:rPr>
                <w:rFonts w:eastAsia="Times New Roman" w:cs="Times New Roman"/>
                <w:bCs/>
                <w:color w:val="000000"/>
              </w:rPr>
              <w:t>I.108</w:t>
            </w:r>
          </w:p>
        </w:tc>
        <w:tc>
          <w:tcPr>
            <w:tcW w:w="1080" w:type="dxa"/>
          </w:tcPr>
          <w:p w14:paraId="35350424" w14:textId="31ADF2E5" w:rsidR="0047073D" w:rsidRPr="00560CD9" w:rsidRDefault="0047073D" w:rsidP="00D727A8">
            <w:pPr>
              <w:rPr>
                <w:rFonts w:eastAsia="Times New Roman" w:cs="Times New Roman"/>
                <w:bCs/>
                <w:color w:val="000000"/>
              </w:rPr>
            </w:pPr>
            <w:r>
              <w:rPr>
                <w:rFonts w:eastAsia="Times New Roman" w:cs="Times New Roman"/>
                <w:bCs/>
                <w:color w:val="000000"/>
              </w:rPr>
              <w:t>I.109</w:t>
            </w:r>
          </w:p>
        </w:tc>
        <w:tc>
          <w:tcPr>
            <w:tcW w:w="1080" w:type="dxa"/>
          </w:tcPr>
          <w:p w14:paraId="4DECB71D" w14:textId="251AE33F" w:rsidR="0047073D" w:rsidRPr="00560CD9" w:rsidRDefault="0047073D" w:rsidP="00D727A8">
            <w:pPr>
              <w:rPr>
                <w:rFonts w:eastAsia="Times New Roman" w:cs="Times New Roman"/>
                <w:bCs/>
                <w:color w:val="000000"/>
              </w:rPr>
            </w:pPr>
            <w:r>
              <w:rPr>
                <w:rFonts w:eastAsia="Times New Roman" w:cs="Times New Roman"/>
                <w:bCs/>
                <w:color w:val="000000"/>
              </w:rPr>
              <w:t>I.110</w:t>
            </w:r>
          </w:p>
        </w:tc>
        <w:tc>
          <w:tcPr>
            <w:tcW w:w="1080" w:type="dxa"/>
          </w:tcPr>
          <w:p w14:paraId="0D39ABCE" w14:textId="42D3A636" w:rsidR="0047073D" w:rsidRPr="00560CD9" w:rsidRDefault="0047073D" w:rsidP="00D727A8">
            <w:pPr>
              <w:rPr>
                <w:rFonts w:eastAsia="Times New Roman" w:cs="Times New Roman"/>
                <w:bCs/>
                <w:color w:val="000000"/>
              </w:rPr>
            </w:pPr>
            <w:r>
              <w:rPr>
                <w:rFonts w:eastAsia="Times New Roman" w:cs="Times New Roman"/>
                <w:bCs/>
                <w:color w:val="000000"/>
              </w:rPr>
              <w:t>I.111</w:t>
            </w:r>
          </w:p>
        </w:tc>
        <w:tc>
          <w:tcPr>
            <w:tcW w:w="1260" w:type="dxa"/>
          </w:tcPr>
          <w:p w14:paraId="7880B042" w14:textId="56BD2143" w:rsidR="0047073D" w:rsidRPr="00560CD9" w:rsidRDefault="0047073D" w:rsidP="00D727A8">
            <w:pPr>
              <w:rPr>
                <w:rFonts w:eastAsia="Times New Roman" w:cs="Times New Roman"/>
                <w:bCs/>
                <w:color w:val="000000"/>
              </w:rPr>
            </w:pPr>
            <w:r>
              <w:rPr>
                <w:rFonts w:eastAsia="Times New Roman" w:cs="Times New Roman"/>
                <w:bCs/>
                <w:color w:val="000000"/>
              </w:rPr>
              <w:t>I.112</w:t>
            </w:r>
          </w:p>
        </w:tc>
        <w:tc>
          <w:tcPr>
            <w:tcW w:w="2790" w:type="dxa"/>
          </w:tcPr>
          <w:p w14:paraId="7BF6DD8B" w14:textId="54502EA9" w:rsidR="0047073D" w:rsidRPr="00560CD9" w:rsidRDefault="0047073D" w:rsidP="00D727A8">
            <w:pPr>
              <w:rPr>
                <w:rFonts w:eastAsia="Times New Roman" w:cs="Times New Roman"/>
                <w:bCs/>
                <w:color w:val="000000"/>
              </w:rPr>
            </w:pPr>
            <w:r>
              <w:rPr>
                <w:rFonts w:eastAsia="Times New Roman" w:cs="Times New Roman"/>
                <w:bCs/>
                <w:color w:val="000000"/>
              </w:rPr>
              <w:t>I.113</w:t>
            </w:r>
          </w:p>
        </w:tc>
        <w:tc>
          <w:tcPr>
            <w:tcW w:w="2790" w:type="dxa"/>
          </w:tcPr>
          <w:p w14:paraId="489E0A38" w14:textId="5DEAE393" w:rsidR="0047073D" w:rsidRPr="00560CD9" w:rsidRDefault="0047073D" w:rsidP="00D727A8">
            <w:pPr>
              <w:rPr>
                <w:rFonts w:eastAsia="Times New Roman" w:cs="Times New Roman"/>
                <w:bCs/>
                <w:color w:val="000000"/>
              </w:rPr>
            </w:pPr>
            <w:r>
              <w:rPr>
                <w:rFonts w:eastAsia="Times New Roman" w:cs="Times New Roman"/>
                <w:bCs/>
                <w:color w:val="000000"/>
              </w:rPr>
              <w:t>I.114</w:t>
            </w:r>
          </w:p>
        </w:tc>
      </w:tr>
      <w:tr w:rsidR="0047073D" w14:paraId="259B24F3" w14:textId="77777777" w:rsidTr="00D727A8">
        <w:tc>
          <w:tcPr>
            <w:tcW w:w="789" w:type="dxa"/>
          </w:tcPr>
          <w:p w14:paraId="3DF359B7" w14:textId="77777777" w:rsidR="0047073D" w:rsidRDefault="0047073D" w:rsidP="00D727A8">
            <w:pPr>
              <w:rPr>
                <w:rFonts w:eastAsia="Times New Roman" w:cs="Times New Roman"/>
                <w:b/>
                <w:bCs/>
                <w:color w:val="000000"/>
              </w:rPr>
            </w:pPr>
            <w:r>
              <w:rPr>
                <w:rFonts w:eastAsia="Times New Roman" w:cs="Times New Roman"/>
                <w:b/>
                <w:bCs/>
                <w:color w:val="000000"/>
              </w:rPr>
              <w:t>Forest</w:t>
            </w:r>
          </w:p>
        </w:tc>
        <w:tc>
          <w:tcPr>
            <w:tcW w:w="1263" w:type="dxa"/>
          </w:tcPr>
          <w:p w14:paraId="3BC59D6B" w14:textId="77777777" w:rsidR="0047073D" w:rsidRDefault="0047073D" w:rsidP="00D727A8">
            <w:pPr>
              <w:rPr>
                <w:rFonts w:eastAsia="Times New Roman" w:cs="Times New Roman"/>
                <w:bCs/>
                <w:color w:val="000000"/>
              </w:rPr>
            </w:pPr>
            <w:r>
              <w:rPr>
                <w:rFonts w:eastAsia="Times New Roman" w:cs="Times New Roman"/>
                <w:bCs/>
                <w:color w:val="000000"/>
              </w:rPr>
              <w:t xml:space="preserve">In the past 3 years, were there any </w:t>
            </w:r>
            <w:r>
              <w:rPr>
                <w:rFonts w:eastAsia="Times New Roman" w:cs="Times New Roman"/>
                <w:b/>
                <w:bCs/>
                <w:color w:val="000000"/>
              </w:rPr>
              <w:t>conflicts about hunting or fishing</w:t>
            </w:r>
            <w:r>
              <w:rPr>
                <w:rFonts w:eastAsia="Times New Roman" w:cs="Times New Roman"/>
                <w:bCs/>
                <w:color w:val="000000"/>
              </w:rPr>
              <w:t xml:space="preserve">? </w:t>
            </w:r>
          </w:p>
          <w:p w14:paraId="2734E6D7" w14:textId="77777777" w:rsidR="0047073D" w:rsidRDefault="0047073D" w:rsidP="00D727A8">
            <w:pPr>
              <w:rPr>
                <w:rFonts w:eastAsia="Times New Roman" w:cs="Times New Roman"/>
                <w:bCs/>
                <w:color w:val="000000"/>
              </w:rPr>
            </w:pPr>
            <w:r>
              <w:rPr>
                <w:rFonts w:eastAsia="Times New Roman" w:cs="Times New Roman"/>
                <w:bCs/>
                <w:color w:val="000000"/>
              </w:rPr>
              <w:t>0-No</w:t>
            </w:r>
          </w:p>
          <w:p w14:paraId="33889F32" w14:textId="77777777" w:rsidR="0047073D" w:rsidRDefault="0047073D" w:rsidP="00D727A8">
            <w:pPr>
              <w:rPr>
                <w:rFonts w:eastAsia="Times New Roman" w:cs="Times New Roman"/>
                <w:bCs/>
                <w:color w:val="000000"/>
              </w:rPr>
            </w:pPr>
            <w:r>
              <w:rPr>
                <w:rFonts w:eastAsia="Times New Roman" w:cs="Times New Roman"/>
                <w:bCs/>
                <w:color w:val="000000"/>
              </w:rPr>
              <w:t>1=Yes</w:t>
            </w:r>
          </w:p>
          <w:p w14:paraId="1B5019E2" w14:textId="6A21697B" w:rsidR="0047073D" w:rsidRPr="00560CD9" w:rsidRDefault="0047073D" w:rsidP="00D727A8">
            <w:pPr>
              <w:rPr>
                <w:rFonts w:eastAsia="Times New Roman" w:cs="Times New Roman"/>
                <w:bCs/>
                <w:i/>
                <w:color w:val="000000"/>
              </w:rPr>
            </w:pPr>
            <w:r>
              <w:rPr>
                <w:rFonts w:eastAsia="Times New Roman" w:cs="Times New Roman"/>
                <w:bCs/>
                <w:i/>
                <w:color w:val="000000"/>
              </w:rPr>
              <w:t>If 0, skip to I.113</w:t>
            </w:r>
          </w:p>
        </w:tc>
        <w:tc>
          <w:tcPr>
            <w:tcW w:w="1080" w:type="dxa"/>
          </w:tcPr>
          <w:p w14:paraId="6AFDA8F9"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w:t>
            </w:r>
          </w:p>
        </w:tc>
        <w:tc>
          <w:tcPr>
            <w:tcW w:w="1080" w:type="dxa"/>
          </w:tcPr>
          <w:p w14:paraId="2048494D"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are ongoing? </w:t>
            </w:r>
          </w:p>
        </w:tc>
        <w:tc>
          <w:tcPr>
            <w:tcW w:w="1080" w:type="dxa"/>
          </w:tcPr>
          <w:p w14:paraId="1030D7BB" w14:textId="77777777" w:rsidR="0047073D" w:rsidRDefault="0047073D" w:rsidP="00D727A8">
            <w:pPr>
              <w:rPr>
                <w:rFonts w:eastAsia="Times New Roman" w:cs="Times New Roman"/>
                <w:bCs/>
                <w:color w:val="000000"/>
              </w:rPr>
            </w:pPr>
            <w:r>
              <w:rPr>
                <w:rFonts w:eastAsia="Times New Roman" w:cs="Times New Roman"/>
                <w:bCs/>
                <w:color w:val="000000"/>
              </w:rPr>
              <w:t xml:space="preserve">Who helped to resolve this conflict? </w:t>
            </w:r>
          </w:p>
          <w:p w14:paraId="3CD0E2B9"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See code I.1</w:t>
            </w:r>
          </w:p>
          <w:p w14:paraId="3496991E" w14:textId="77777777" w:rsidR="0047073D" w:rsidRPr="00560CD9" w:rsidRDefault="0047073D" w:rsidP="00D727A8">
            <w:pPr>
              <w:rPr>
                <w:rFonts w:eastAsia="Times New Roman" w:cs="Times New Roman"/>
                <w:bCs/>
                <w:i/>
                <w:color w:val="000000"/>
              </w:rPr>
            </w:pPr>
            <w:r>
              <w:rPr>
                <w:rFonts w:eastAsia="Times New Roman" w:cs="Times New Roman"/>
                <w:bCs/>
                <w:i/>
                <w:color w:val="000000"/>
              </w:rPr>
              <w:t>Select all that apply</w:t>
            </w:r>
          </w:p>
        </w:tc>
        <w:tc>
          <w:tcPr>
            <w:tcW w:w="1260" w:type="dxa"/>
          </w:tcPr>
          <w:p w14:paraId="107CD96F" w14:textId="77777777" w:rsidR="0047073D" w:rsidRPr="00560CD9" w:rsidRDefault="0047073D" w:rsidP="00D727A8">
            <w:pPr>
              <w:rPr>
                <w:rFonts w:eastAsia="Times New Roman" w:cs="Times New Roman"/>
                <w:bCs/>
                <w:color w:val="000000"/>
              </w:rPr>
            </w:pPr>
            <w:r>
              <w:rPr>
                <w:rFonts w:eastAsia="Times New Roman" w:cs="Times New Roman"/>
                <w:bCs/>
                <w:color w:val="000000"/>
              </w:rPr>
              <w:t xml:space="preserve">How many conflicts resulted in violence or the destruction of property? </w:t>
            </w:r>
          </w:p>
        </w:tc>
        <w:tc>
          <w:tcPr>
            <w:tcW w:w="2790" w:type="dxa"/>
          </w:tcPr>
          <w:p w14:paraId="20AE4062" w14:textId="77777777" w:rsidR="0047073D" w:rsidRDefault="0047073D" w:rsidP="00D727A8">
            <w:pPr>
              <w:rPr>
                <w:rFonts w:eastAsia="Calibri" w:cs="Times New Roman"/>
              </w:rPr>
            </w:pPr>
            <w:r w:rsidRPr="00AC7CBE">
              <w:rPr>
                <w:rFonts w:eastAsia="Calibri" w:cs="Times New Roman"/>
              </w:rPr>
              <w:t xml:space="preserve">Compared to 3 years ago, do you think the frequency of </w:t>
            </w:r>
            <w:ins w:id="850"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w:t>
            </w:r>
            <w:r>
              <w:rPr>
                <w:rFonts w:eastAsia="Calibri" w:cs="Times New Roman"/>
              </w:rPr>
              <w:t>r</w:t>
            </w:r>
            <w:r w:rsidRPr="00AC7CBE">
              <w:rPr>
                <w:rFonts w:eastAsia="Calibri" w:cs="Times New Roman"/>
              </w:rPr>
              <w:t xml:space="preserve"> village and other villages has increased, decreased, or stayed the same?</w:t>
            </w:r>
          </w:p>
          <w:p w14:paraId="57E8A6E6" w14:textId="77777777" w:rsidR="0047073D" w:rsidRPr="00AC7CBE" w:rsidRDefault="0047073D" w:rsidP="00D727A8">
            <w:pPr>
              <w:contextualSpacing/>
              <w:rPr>
                <w:rFonts w:cs="Times New Roman"/>
                <w:w w:val="105"/>
              </w:rPr>
            </w:pPr>
            <w:r w:rsidRPr="00AC7CBE">
              <w:rPr>
                <w:rFonts w:cs="Times New Roman"/>
                <w:w w:val="105"/>
              </w:rPr>
              <w:t>1=Increased</w:t>
            </w:r>
          </w:p>
          <w:p w14:paraId="1357A158" w14:textId="77777777" w:rsidR="0047073D" w:rsidRPr="00AC7CBE" w:rsidRDefault="0047073D" w:rsidP="00D727A8">
            <w:pPr>
              <w:contextualSpacing/>
              <w:rPr>
                <w:rFonts w:cs="Times New Roman"/>
                <w:w w:val="105"/>
              </w:rPr>
            </w:pPr>
            <w:r w:rsidRPr="00AC7CBE">
              <w:rPr>
                <w:rFonts w:cs="Times New Roman"/>
                <w:w w:val="105"/>
              </w:rPr>
              <w:t>2=Decreased</w:t>
            </w:r>
          </w:p>
          <w:p w14:paraId="23D57401" w14:textId="77777777" w:rsidR="0047073D" w:rsidRPr="00AC7CBE" w:rsidRDefault="0047073D" w:rsidP="00D727A8">
            <w:pPr>
              <w:contextualSpacing/>
              <w:rPr>
                <w:rFonts w:cs="Times New Roman"/>
                <w:w w:val="105"/>
              </w:rPr>
            </w:pPr>
            <w:r w:rsidRPr="00AC7CBE">
              <w:rPr>
                <w:rFonts w:cs="Times New Roman"/>
                <w:w w:val="105"/>
              </w:rPr>
              <w:t>3=Remained the same</w:t>
            </w:r>
          </w:p>
          <w:p w14:paraId="4ED00555" w14:textId="77777777" w:rsidR="0047073D" w:rsidRPr="00AC7CBE" w:rsidRDefault="0047073D" w:rsidP="00D727A8">
            <w:pPr>
              <w:contextualSpacing/>
              <w:rPr>
                <w:rFonts w:cs="Times New Roman"/>
                <w:w w:val="105"/>
              </w:rPr>
            </w:pPr>
            <w:r w:rsidRPr="00AC7CBE">
              <w:rPr>
                <w:rFonts w:cs="Times New Roman"/>
                <w:w w:val="105"/>
              </w:rPr>
              <w:t>97=Other, please specify</w:t>
            </w:r>
          </w:p>
          <w:p w14:paraId="1D6965D9" w14:textId="77777777" w:rsidR="0047073D" w:rsidRPr="00AC7CBE" w:rsidRDefault="0047073D" w:rsidP="00D727A8">
            <w:pPr>
              <w:contextualSpacing/>
              <w:rPr>
                <w:rFonts w:cs="Times New Roman"/>
                <w:w w:val="105"/>
              </w:rPr>
            </w:pPr>
            <w:r w:rsidRPr="00AC7CBE">
              <w:rPr>
                <w:rFonts w:cs="Times New Roman"/>
                <w:w w:val="105"/>
              </w:rPr>
              <w:t>888=Don’t know</w:t>
            </w:r>
          </w:p>
          <w:p w14:paraId="6F74F2BF" w14:textId="77777777" w:rsidR="0047073D" w:rsidRPr="00560CD9" w:rsidRDefault="0047073D" w:rsidP="00D727A8">
            <w:pPr>
              <w:rPr>
                <w:rFonts w:eastAsia="Times New Roman" w:cs="Times New Roman"/>
                <w:bCs/>
                <w:i/>
                <w:color w:val="000000"/>
              </w:rPr>
            </w:pPr>
            <w:r w:rsidRPr="00AC7CBE">
              <w:rPr>
                <w:rFonts w:cs="Times New Roman"/>
                <w:w w:val="105"/>
              </w:rPr>
              <w:t>999=Preferred not to answer</w:t>
            </w:r>
          </w:p>
        </w:tc>
        <w:tc>
          <w:tcPr>
            <w:tcW w:w="2790" w:type="dxa"/>
          </w:tcPr>
          <w:p w14:paraId="74917D13" w14:textId="77777777" w:rsidR="0047073D" w:rsidRDefault="0047073D" w:rsidP="00D727A8">
            <w:pPr>
              <w:rPr>
                <w:rFonts w:eastAsia="Times New Roman" w:cs="Times New Roman"/>
                <w:bCs/>
                <w:color w:val="000000"/>
              </w:rPr>
            </w:pPr>
            <w:r w:rsidRPr="00AC7CBE">
              <w:rPr>
                <w:rFonts w:eastAsia="Calibri" w:cs="Times New Roman"/>
              </w:rPr>
              <w:t xml:space="preserve">Compared to 3 years ago, do you think the intensity of </w:t>
            </w:r>
            <w:ins w:id="851" w:author="Stickler, Mercedes M. (E3/LTRM)" w:date="2014-09-22T18:16:00Z">
              <w:r>
                <w:rPr>
                  <w:rFonts w:eastAsia="Calibri" w:cs="Times New Roman"/>
                </w:rPr>
                <w:t>forest</w:t>
              </w:r>
              <w:r w:rsidRPr="00AC7CBE">
                <w:rPr>
                  <w:rFonts w:eastAsia="Calibri" w:cs="Times New Roman"/>
                </w:rPr>
                <w:t xml:space="preserve"> </w:t>
              </w:r>
            </w:ins>
            <w:r w:rsidRPr="00AC7CBE">
              <w:rPr>
                <w:rFonts w:eastAsia="Calibri" w:cs="Times New Roman"/>
              </w:rPr>
              <w:t>related disputes between your village and other villages has increased, decreased, or stayed the same?</w:t>
            </w:r>
          </w:p>
          <w:p w14:paraId="0C782D21" w14:textId="77777777" w:rsidR="0047073D" w:rsidRPr="00AC7CBE" w:rsidRDefault="0047073D" w:rsidP="00D727A8">
            <w:pPr>
              <w:contextualSpacing/>
              <w:rPr>
                <w:rFonts w:cs="Times New Roman"/>
                <w:w w:val="105"/>
              </w:rPr>
            </w:pPr>
            <w:r w:rsidRPr="00AC7CBE">
              <w:rPr>
                <w:rFonts w:cs="Times New Roman"/>
                <w:w w:val="105"/>
              </w:rPr>
              <w:t>1=Increased</w:t>
            </w:r>
          </w:p>
          <w:p w14:paraId="7967FBC3" w14:textId="77777777" w:rsidR="0047073D" w:rsidRPr="00AC7CBE" w:rsidRDefault="0047073D" w:rsidP="00D727A8">
            <w:pPr>
              <w:contextualSpacing/>
              <w:rPr>
                <w:rFonts w:cs="Times New Roman"/>
                <w:w w:val="105"/>
              </w:rPr>
            </w:pPr>
            <w:r w:rsidRPr="00AC7CBE">
              <w:rPr>
                <w:rFonts w:cs="Times New Roman"/>
                <w:w w:val="105"/>
              </w:rPr>
              <w:t>2=Decreased</w:t>
            </w:r>
          </w:p>
          <w:p w14:paraId="2532718F" w14:textId="77777777" w:rsidR="0047073D" w:rsidRPr="00AC7CBE" w:rsidRDefault="0047073D" w:rsidP="00D727A8">
            <w:pPr>
              <w:contextualSpacing/>
              <w:rPr>
                <w:rFonts w:cs="Times New Roman"/>
                <w:w w:val="105"/>
              </w:rPr>
            </w:pPr>
            <w:r w:rsidRPr="00AC7CBE">
              <w:rPr>
                <w:rFonts w:cs="Times New Roman"/>
                <w:w w:val="105"/>
              </w:rPr>
              <w:t>3=Remained the same</w:t>
            </w:r>
          </w:p>
          <w:p w14:paraId="1B3B4F65" w14:textId="77777777" w:rsidR="0047073D" w:rsidRPr="00AC7CBE" w:rsidRDefault="0047073D" w:rsidP="00D727A8">
            <w:pPr>
              <w:contextualSpacing/>
              <w:rPr>
                <w:rFonts w:cs="Times New Roman"/>
                <w:w w:val="105"/>
              </w:rPr>
            </w:pPr>
            <w:r w:rsidRPr="00AC7CBE">
              <w:rPr>
                <w:rFonts w:cs="Times New Roman"/>
                <w:w w:val="105"/>
              </w:rPr>
              <w:t>97=Other, please specify</w:t>
            </w:r>
          </w:p>
          <w:p w14:paraId="4D61A45E" w14:textId="77777777" w:rsidR="0047073D" w:rsidRPr="00AC7CBE" w:rsidRDefault="0047073D" w:rsidP="00D727A8">
            <w:pPr>
              <w:contextualSpacing/>
              <w:rPr>
                <w:rFonts w:cs="Times New Roman"/>
                <w:w w:val="105"/>
              </w:rPr>
            </w:pPr>
            <w:r w:rsidRPr="00AC7CBE">
              <w:rPr>
                <w:rFonts w:cs="Times New Roman"/>
                <w:w w:val="105"/>
              </w:rPr>
              <w:t>888=Don’t know</w:t>
            </w:r>
          </w:p>
          <w:p w14:paraId="35EB7959" w14:textId="77777777" w:rsidR="0047073D" w:rsidRPr="00560CD9" w:rsidRDefault="0047073D" w:rsidP="00D727A8">
            <w:pPr>
              <w:rPr>
                <w:rFonts w:eastAsia="Times New Roman" w:cs="Times New Roman"/>
                <w:bCs/>
                <w:color w:val="000000"/>
              </w:rPr>
            </w:pPr>
            <w:r w:rsidRPr="00AC7CBE">
              <w:rPr>
                <w:rFonts w:cs="Times New Roman"/>
                <w:w w:val="105"/>
              </w:rPr>
              <w:t>999=Preferred not to answer</w:t>
            </w:r>
          </w:p>
        </w:tc>
      </w:tr>
      <w:tr w:rsidR="0047073D" w14:paraId="034235BD" w14:textId="77777777" w:rsidTr="00D727A8">
        <w:tc>
          <w:tcPr>
            <w:tcW w:w="789" w:type="dxa"/>
          </w:tcPr>
          <w:p w14:paraId="4BE53B0B" w14:textId="77777777" w:rsidR="0047073D" w:rsidRDefault="0047073D" w:rsidP="00D727A8">
            <w:pPr>
              <w:rPr>
                <w:rFonts w:eastAsia="Times New Roman" w:cs="Times New Roman"/>
                <w:b/>
                <w:bCs/>
                <w:color w:val="000000"/>
              </w:rPr>
            </w:pPr>
            <w:r>
              <w:rPr>
                <w:rFonts w:eastAsia="Times New Roman" w:cs="Times New Roman"/>
                <w:b/>
                <w:bCs/>
                <w:color w:val="000000"/>
              </w:rPr>
              <w:t>1</w:t>
            </w:r>
          </w:p>
        </w:tc>
        <w:tc>
          <w:tcPr>
            <w:tcW w:w="1263" w:type="dxa"/>
          </w:tcPr>
          <w:p w14:paraId="3416FAC0" w14:textId="77777777" w:rsidR="0047073D" w:rsidRDefault="0047073D" w:rsidP="00D727A8">
            <w:pPr>
              <w:rPr>
                <w:rFonts w:eastAsia="Times New Roman" w:cs="Times New Roman"/>
                <w:b/>
                <w:bCs/>
                <w:color w:val="000000"/>
              </w:rPr>
            </w:pPr>
          </w:p>
        </w:tc>
        <w:tc>
          <w:tcPr>
            <w:tcW w:w="1080" w:type="dxa"/>
          </w:tcPr>
          <w:p w14:paraId="709E64D9" w14:textId="77777777" w:rsidR="0047073D" w:rsidRDefault="0047073D" w:rsidP="00D727A8">
            <w:pPr>
              <w:rPr>
                <w:rFonts w:eastAsia="Times New Roman" w:cs="Times New Roman"/>
                <w:b/>
                <w:bCs/>
                <w:color w:val="000000"/>
              </w:rPr>
            </w:pPr>
          </w:p>
        </w:tc>
        <w:tc>
          <w:tcPr>
            <w:tcW w:w="1080" w:type="dxa"/>
          </w:tcPr>
          <w:p w14:paraId="078FD584" w14:textId="77777777" w:rsidR="0047073D" w:rsidRDefault="0047073D" w:rsidP="00D727A8">
            <w:pPr>
              <w:rPr>
                <w:rFonts w:eastAsia="Times New Roman" w:cs="Times New Roman"/>
                <w:b/>
                <w:bCs/>
                <w:color w:val="000000"/>
              </w:rPr>
            </w:pPr>
          </w:p>
        </w:tc>
        <w:tc>
          <w:tcPr>
            <w:tcW w:w="1080" w:type="dxa"/>
          </w:tcPr>
          <w:p w14:paraId="33FEE605" w14:textId="77777777" w:rsidR="0047073D" w:rsidRDefault="0047073D" w:rsidP="00D727A8">
            <w:pPr>
              <w:rPr>
                <w:rFonts w:eastAsia="Times New Roman" w:cs="Times New Roman"/>
                <w:b/>
                <w:bCs/>
                <w:color w:val="000000"/>
              </w:rPr>
            </w:pPr>
          </w:p>
        </w:tc>
        <w:tc>
          <w:tcPr>
            <w:tcW w:w="1260" w:type="dxa"/>
          </w:tcPr>
          <w:p w14:paraId="54CB2914" w14:textId="77777777" w:rsidR="0047073D" w:rsidRDefault="0047073D" w:rsidP="00D727A8">
            <w:pPr>
              <w:rPr>
                <w:rFonts w:eastAsia="Times New Roman" w:cs="Times New Roman"/>
                <w:b/>
                <w:bCs/>
                <w:color w:val="000000"/>
              </w:rPr>
            </w:pPr>
          </w:p>
        </w:tc>
        <w:tc>
          <w:tcPr>
            <w:tcW w:w="2790" w:type="dxa"/>
          </w:tcPr>
          <w:p w14:paraId="10F3C740" w14:textId="77777777" w:rsidR="0047073D" w:rsidRDefault="0047073D" w:rsidP="00D727A8">
            <w:pPr>
              <w:rPr>
                <w:rFonts w:eastAsia="Times New Roman" w:cs="Times New Roman"/>
                <w:b/>
                <w:bCs/>
                <w:color w:val="000000"/>
              </w:rPr>
            </w:pPr>
          </w:p>
        </w:tc>
        <w:tc>
          <w:tcPr>
            <w:tcW w:w="2790" w:type="dxa"/>
          </w:tcPr>
          <w:p w14:paraId="732F93B3" w14:textId="77777777" w:rsidR="0047073D" w:rsidRDefault="0047073D" w:rsidP="00D727A8">
            <w:pPr>
              <w:rPr>
                <w:rFonts w:eastAsia="Times New Roman" w:cs="Times New Roman"/>
                <w:b/>
                <w:bCs/>
                <w:color w:val="000000"/>
              </w:rPr>
            </w:pPr>
          </w:p>
        </w:tc>
      </w:tr>
      <w:tr w:rsidR="0047073D" w14:paraId="328C3441" w14:textId="77777777" w:rsidTr="00D727A8">
        <w:tc>
          <w:tcPr>
            <w:tcW w:w="789" w:type="dxa"/>
          </w:tcPr>
          <w:p w14:paraId="1E1442F1" w14:textId="77777777" w:rsidR="0047073D" w:rsidRDefault="0047073D" w:rsidP="00D727A8">
            <w:pPr>
              <w:rPr>
                <w:rFonts w:eastAsia="Times New Roman" w:cs="Times New Roman"/>
                <w:b/>
                <w:bCs/>
                <w:color w:val="000000"/>
              </w:rPr>
            </w:pPr>
            <w:r>
              <w:rPr>
                <w:rFonts w:eastAsia="Times New Roman" w:cs="Times New Roman"/>
                <w:b/>
                <w:bCs/>
                <w:color w:val="000000"/>
              </w:rPr>
              <w:t>2</w:t>
            </w:r>
          </w:p>
        </w:tc>
        <w:tc>
          <w:tcPr>
            <w:tcW w:w="1263" w:type="dxa"/>
          </w:tcPr>
          <w:p w14:paraId="0A58E2A3" w14:textId="77777777" w:rsidR="0047073D" w:rsidRDefault="0047073D" w:rsidP="00D727A8">
            <w:pPr>
              <w:rPr>
                <w:rFonts w:eastAsia="Times New Roman" w:cs="Times New Roman"/>
                <w:b/>
                <w:bCs/>
                <w:color w:val="000000"/>
              </w:rPr>
            </w:pPr>
          </w:p>
        </w:tc>
        <w:tc>
          <w:tcPr>
            <w:tcW w:w="1080" w:type="dxa"/>
          </w:tcPr>
          <w:p w14:paraId="0EFB2B7C" w14:textId="77777777" w:rsidR="0047073D" w:rsidRDefault="0047073D" w:rsidP="00D727A8">
            <w:pPr>
              <w:rPr>
                <w:rFonts w:eastAsia="Times New Roman" w:cs="Times New Roman"/>
                <w:b/>
                <w:bCs/>
                <w:color w:val="000000"/>
              </w:rPr>
            </w:pPr>
          </w:p>
        </w:tc>
        <w:tc>
          <w:tcPr>
            <w:tcW w:w="1080" w:type="dxa"/>
          </w:tcPr>
          <w:p w14:paraId="54BFE43A" w14:textId="77777777" w:rsidR="0047073D" w:rsidRDefault="0047073D" w:rsidP="00D727A8">
            <w:pPr>
              <w:rPr>
                <w:rFonts w:eastAsia="Times New Roman" w:cs="Times New Roman"/>
                <w:b/>
                <w:bCs/>
                <w:color w:val="000000"/>
              </w:rPr>
            </w:pPr>
          </w:p>
        </w:tc>
        <w:tc>
          <w:tcPr>
            <w:tcW w:w="1080" w:type="dxa"/>
          </w:tcPr>
          <w:p w14:paraId="60A3570A" w14:textId="77777777" w:rsidR="0047073D" w:rsidRDefault="0047073D" w:rsidP="00D727A8">
            <w:pPr>
              <w:rPr>
                <w:rFonts w:eastAsia="Times New Roman" w:cs="Times New Roman"/>
                <w:b/>
                <w:bCs/>
                <w:color w:val="000000"/>
              </w:rPr>
            </w:pPr>
          </w:p>
        </w:tc>
        <w:tc>
          <w:tcPr>
            <w:tcW w:w="1260" w:type="dxa"/>
          </w:tcPr>
          <w:p w14:paraId="754F0FE5" w14:textId="77777777" w:rsidR="0047073D" w:rsidRDefault="0047073D" w:rsidP="00D727A8">
            <w:pPr>
              <w:rPr>
                <w:rFonts w:eastAsia="Times New Roman" w:cs="Times New Roman"/>
                <w:b/>
                <w:bCs/>
                <w:color w:val="000000"/>
              </w:rPr>
            </w:pPr>
          </w:p>
        </w:tc>
        <w:tc>
          <w:tcPr>
            <w:tcW w:w="2790" w:type="dxa"/>
          </w:tcPr>
          <w:p w14:paraId="7521A84B" w14:textId="77777777" w:rsidR="0047073D" w:rsidRDefault="0047073D" w:rsidP="00D727A8">
            <w:pPr>
              <w:rPr>
                <w:rFonts w:eastAsia="Times New Roman" w:cs="Times New Roman"/>
                <w:b/>
                <w:bCs/>
                <w:color w:val="000000"/>
              </w:rPr>
            </w:pPr>
          </w:p>
        </w:tc>
        <w:tc>
          <w:tcPr>
            <w:tcW w:w="2790" w:type="dxa"/>
          </w:tcPr>
          <w:p w14:paraId="274238DD" w14:textId="77777777" w:rsidR="0047073D" w:rsidRDefault="0047073D" w:rsidP="00D727A8">
            <w:pPr>
              <w:rPr>
                <w:rFonts w:eastAsia="Times New Roman" w:cs="Times New Roman"/>
                <w:b/>
                <w:bCs/>
                <w:color w:val="000000"/>
              </w:rPr>
            </w:pPr>
          </w:p>
        </w:tc>
      </w:tr>
      <w:tr w:rsidR="0047073D" w14:paraId="3A2F5373" w14:textId="77777777" w:rsidTr="00D727A8">
        <w:tc>
          <w:tcPr>
            <w:tcW w:w="789" w:type="dxa"/>
          </w:tcPr>
          <w:p w14:paraId="47BD5D68" w14:textId="77777777" w:rsidR="0047073D" w:rsidRDefault="0047073D" w:rsidP="00D727A8">
            <w:pPr>
              <w:rPr>
                <w:rFonts w:eastAsia="Times New Roman" w:cs="Times New Roman"/>
                <w:b/>
                <w:bCs/>
                <w:color w:val="000000"/>
              </w:rPr>
            </w:pPr>
            <w:r>
              <w:rPr>
                <w:rFonts w:eastAsia="Times New Roman" w:cs="Times New Roman"/>
                <w:b/>
                <w:bCs/>
                <w:color w:val="000000"/>
              </w:rPr>
              <w:t>3</w:t>
            </w:r>
          </w:p>
        </w:tc>
        <w:tc>
          <w:tcPr>
            <w:tcW w:w="1263" w:type="dxa"/>
          </w:tcPr>
          <w:p w14:paraId="46B536AC" w14:textId="77777777" w:rsidR="0047073D" w:rsidRDefault="0047073D" w:rsidP="00D727A8">
            <w:pPr>
              <w:rPr>
                <w:rFonts w:eastAsia="Times New Roman" w:cs="Times New Roman"/>
                <w:b/>
                <w:bCs/>
                <w:color w:val="000000"/>
              </w:rPr>
            </w:pPr>
          </w:p>
        </w:tc>
        <w:tc>
          <w:tcPr>
            <w:tcW w:w="1080" w:type="dxa"/>
          </w:tcPr>
          <w:p w14:paraId="30FF40CC" w14:textId="77777777" w:rsidR="0047073D" w:rsidRDefault="0047073D" w:rsidP="00D727A8">
            <w:pPr>
              <w:rPr>
                <w:rFonts w:eastAsia="Times New Roman" w:cs="Times New Roman"/>
                <w:b/>
                <w:bCs/>
                <w:color w:val="000000"/>
              </w:rPr>
            </w:pPr>
          </w:p>
        </w:tc>
        <w:tc>
          <w:tcPr>
            <w:tcW w:w="1080" w:type="dxa"/>
          </w:tcPr>
          <w:p w14:paraId="4B65A38E" w14:textId="77777777" w:rsidR="0047073D" w:rsidRDefault="0047073D" w:rsidP="00D727A8">
            <w:pPr>
              <w:rPr>
                <w:rFonts w:eastAsia="Times New Roman" w:cs="Times New Roman"/>
                <w:b/>
                <w:bCs/>
                <w:color w:val="000000"/>
              </w:rPr>
            </w:pPr>
          </w:p>
        </w:tc>
        <w:tc>
          <w:tcPr>
            <w:tcW w:w="1080" w:type="dxa"/>
          </w:tcPr>
          <w:p w14:paraId="15406970" w14:textId="77777777" w:rsidR="0047073D" w:rsidRDefault="0047073D" w:rsidP="00D727A8">
            <w:pPr>
              <w:rPr>
                <w:rFonts w:eastAsia="Times New Roman" w:cs="Times New Roman"/>
                <w:b/>
                <w:bCs/>
                <w:color w:val="000000"/>
              </w:rPr>
            </w:pPr>
          </w:p>
        </w:tc>
        <w:tc>
          <w:tcPr>
            <w:tcW w:w="1260" w:type="dxa"/>
          </w:tcPr>
          <w:p w14:paraId="6319A1E9" w14:textId="77777777" w:rsidR="0047073D" w:rsidRDefault="0047073D" w:rsidP="00D727A8">
            <w:pPr>
              <w:rPr>
                <w:rFonts w:eastAsia="Times New Roman" w:cs="Times New Roman"/>
                <w:b/>
                <w:bCs/>
                <w:color w:val="000000"/>
              </w:rPr>
            </w:pPr>
          </w:p>
        </w:tc>
        <w:tc>
          <w:tcPr>
            <w:tcW w:w="2790" w:type="dxa"/>
          </w:tcPr>
          <w:p w14:paraId="696558A2" w14:textId="77777777" w:rsidR="0047073D" w:rsidRDefault="0047073D" w:rsidP="00D727A8">
            <w:pPr>
              <w:rPr>
                <w:rFonts w:eastAsia="Times New Roman" w:cs="Times New Roman"/>
                <w:b/>
                <w:bCs/>
                <w:color w:val="000000"/>
              </w:rPr>
            </w:pPr>
          </w:p>
        </w:tc>
        <w:tc>
          <w:tcPr>
            <w:tcW w:w="2790" w:type="dxa"/>
          </w:tcPr>
          <w:p w14:paraId="70063BC1" w14:textId="77777777" w:rsidR="0047073D" w:rsidRDefault="0047073D" w:rsidP="00D727A8">
            <w:pPr>
              <w:rPr>
                <w:rFonts w:eastAsia="Times New Roman" w:cs="Times New Roman"/>
                <w:b/>
                <w:bCs/>
                <w:color w:val="000000"/>
              </w:rPr>
            </w:pPr>
          </w:p>
        </w:tc>
      </w:tr>
      <w:tr w:rsidR="0047073D" w14:paraId="59F09DB3" w14:textId="77777777" w:rsidTr="00D727A8">
        <w:tc>
          <w:tcPr>
            <w:tcW w:w="789" w:type="dxa"/>
          </w:tcPr>
          <w:p w14:paraId="44A131D4" w14:textId="77777777" w:rsidR="0047073D" w:rsidRDefault="0047073D" w:rsidP="00D727A8">
            <w:pPr>
              <w:rPr>
                <w:rFonts w:eastAsia="Times New Roman" w:cs="Times New Roman"/>
                <w:b/>
                <w:bCs/>
                <w:color w:val="000000"/>
              </w:rPr>
            </w:pPr>
            <w:r>
              <w:rPr>
                <w:rFonts w:eastAsia="Times New Roman" w:cs="Times New Roman"/>
                <w:b/>
                <w:bCs/>
                <w:color w:val="000000"/>
              </w:rPr>
              <w:t>4</w:t>
            </w:r>
          </w:p>
        </w:tc>
        <w:tc>
          <w:tcPr>
            <w:tcW w:w="1263" w:type="dxa"/>
          </w:tcPr>
          <w:p w14:paraId="77015DB1" w14:textId="77777777" w:rsidR="0047073D" w:rsidRDefault="0047073D" w:rsidP="00D727A8">
            <w:pPr>
              <w:rPr>
                <w:rFonts w:eastAsia="Times New Roman" w:cs="Times New Roman"/>
                <w:b/>
                <w:bCs/>
                <w:color w:val="000000"/>
              </w:rPr>
            </w:pPr>
          </w:p>
        </w:tc>
        <w:tc>
          <w:tcPr>
            <w:tcW w:w="1080" w:type="dxa"/>
          </w:tcPr>
          <w:p w14:paraId="0A743AAD" w14:textId="77777777" w:rsidR="0047073D" w:rsidRDefault="0047073D" w:rsidP="00D727A8">
            <w:pPr>
              <w:rPr>
                <w:rFonts w:eastAsia="Times New Roman" w:cs="Times New Roman"/>
                <w:b/>
                <w:bCs/>
                <w:color w:val="000000"/>
              </w:rPr>
            </w:pPr>
          </w:p>
        </w:tc>
        <w:tc>
          <w:tcPr>
            <w:tcW w:w="1080" w:type="dxa"/>
          </w:tcPr>
          <w:p w14:paraId="27FBBD90" w14:textId="77777777" w:rsidR="0047073D" w:rsidRDefault="0047073D" w:rsidP="00D727A8">
            <w:pPr>
              <w:rPr>
                <w:rFonts w:eastAsia="Times New Roman" w:cs="Times New Roman"/>
                <w:b/>
                <w:bCs/>
                <w:color w:val="000000"/>
              </w:rPr>
            </w:pPr>
          </w:p>
        </w:tc>
        <w:tc>
          <w:tcPr>
            <w:tcW w:w="1080" w:type="dxa"/>
          </w:tcPr>
          <w:p w14:paraId="7FA4186C" w14:textId="77777777" w:rsidR="0047073D" w:rsidRDefault="0047073D" w:rsidP="00D727A8">
            <w:pPr>
              <w:rPr>
                <w:rFonts w:eastAsia="Times New Roman" w:cs="Times New Roman"/>
                <w:b/>
                <w:bCs/>
                <w:color w:val="000000"/>
              </w:rPr>
            </w:pPr>
          </w:p>
        </w:tc>
        <w:tc>
          <w:tcPr>
            <w:tcW w:w="1260" w:type="dxa"/>
          </w:tcPr>
          <w:p w14:paraId="5549E2A4" w14:textId="77777777" w:rsidR="0047073D" w:rsidRDefault="0047073D" w:rsidP="00D727A8">
            <w:pPr>
              <w:rPr>
                <w:rFonts w:eastAsia="Times New Roman" w:cs="Times New Roman"/>
                <w:b/>
                <w:bCs/>
                <w:color w:val="000000"/>
              </w:rPr>
            </w:pPr>
          </w:p>
        </w:tc>
        <w:tc>
          <w:tcPr>
            <w:tcW w:w="2790" w:type="dxa"/>
          </w:tcPr>
          <w:p w14:paraId="0E888DB7" w14:textId="77777777" w:rsidR="0047073D" w:rsidRDefault="0047073D" w:rsidP="00D727A8">
            <w:pPr>
              <w:rPr>
                <w:rFonts w:eastAsia="Times New Roman" w:cs="Times New Roman"/>
                <w:b/>
                <w:bCs/>
                <w:color w:val="000000"/>
              </w:rPr>
            </w:pPr>
          </w:p>
        </w:tc>
        <w:tc>
          <w:tcPr>
            <w:tcW w:w="2790" w:type="dxa"/>
          </w:tcPr>
          <w:p w14:paraId="27B15AAE" w14:textId="77777777" w:rsidR="0047073D" w:rsidRDefault="0047073D" w:rsidP="00D727A8">
            <w:pPr>
              <w:rPr>
                <w:rFonts w:eastAsia="Times New Roman" w:cs="Times New Roman"/>
                <w:b/>
                <w:bCs/>
                <w:color w:val="000000"/>
              </w:rPr>
            </w:pPr>
          </w:p>
        </w:tc>
      </w:tr>
      <w:tr w:rsidR="0047073D" w14:paraId="70FB159E" w14:textId="77777777" w:rsidTr="00D727A8">
        <w:tc>
          <w:tcPr>
            <w:tcW w:w="789" w:type="dxa"/>
          </w:tcPr>
          <w:p w14:paraId="7EDEC9B8" w14:textId="77777777" w:rsidR="0047073D" w:rsidRDefault="0047073D" w:rsidP="00D727A8">
            <w:pPr>
              <w:rPr>
                <w:rFonts w:eastAsia="Times New Roman" w:cs="Times New Roman"/>
                <w:b/>
                <w:bCs/>
                <w:color w:val="000000"/>
              </w:rPr>
            </w:pPr>
            <w:r>
              <w:rPr>
                <w:rFonts w:eastAsia="Times New Roman" w:cs="Times New Roman"/>
                <w:b/>
                <w:bCs/>
                <w:color w:val="000000"/>
              </w:rPr>
              <w:t>5</w:t>
            </w:r>
          </w:p>
        </w:tc>
        <w:tc>
          <w:tcPr>
            <w:tcW w:w="1263" w:type="dxa"/>
          </w:tcPr>
          <w:p w14:paraId="43ED950D" w14:textId="77777777" w:rsidR="0047073D" w:rsidRDefault="0047073D" w:rsidP="00D727A8">
            <w:pPr>
              <w:rPr>
                <w:rFonts w:eastAsia="Times New Roman" w:cs="Times New Roman"/>
                <w:b/>
                <w:bCs/>
                <w:color w:val="000000"/>
              </w:rPr>
            </w:pPr>
          </w:p>
        </w:tc>
        <w:tc>
          <w:tcPr>
            <w:tcW w:w="1080" w:type="dxa"/>
          </w:tcPr>
          <w:p w14:paraId="0C7BDB48" w14:textId="77777777" w:rsidR="0047073D" w:rsidRDefault="0047073D" w:rsidP="00D727A8">
            <w:pPr>
              <w:rPr>
                <w:rFonts w:eastAsia="Times New Roman" w:cs="Times New Roman"/>
                <w:b/>
                <w:bCs/>
                <w:color w:val="000000"/>
              </w:rPr>
            </w:pPr>
          </w:p>
        </w:tc>
        <w:tc>
          <w:tcPr>
            <w:tcW w:w="1080" w:type="dxa"/>
          </w:tcPr>
          <w:p w14:paraId="06981E8B" w14:textId="77777777" w:rsidR="0047073D" w:rsidRDefault="0047073D" w:rsidP="00D727A8">
            <w:pPr>
              <w:rPr>
                <w:rFonts w:eastAsia="Times New Roman" w:cs="Times New Roman"/>
                <w:b/>
                <w:bCs/>
                <w:color w:val="000000"/>
              </w:rPr>
            </w:pPr>
          </w:p>
        </w:tc>
        <w:tc>
          <w:tcPr>
            <w:tcW w:w="1080" w:type="dxa"/>
          </w:tcPr>
          <w:p w14:paraId="14D8759E" w14:textId="77777777" w:rsidR="0047073D" w:rsidRDefault="0047073D" w:rsidP="00D727A8">
            <w:pPr>
              <w:rPr>
                <w:rFonts w:eastAsia="Times New Roman" w:cs="Times New Roman"/>
                <w:b/>
                <w:bCs/>
                <w:color w:val="000000"/>
              </w:rPr>
            </w:pPr>
          </w:p>
        </w:tc>
        <w:tc>
          <w:tcPr>
            <w:tcW w:w="1260" w:type="dxa"/>
          </w:tcPr>
          <w:p w14:paraId="4F24EDF0" w14:textId="77777777" w:rsidR="0047073D" w:rsidRDefault="0047073D" w:rsidP="00D727A8">
            <w:pPr>
              <w:rPr>
                <w:rFonts w:eastAsia="Times New Roman" w:cs="Times New Roman"/>
                <w:b/>
                <w:bCs/>
                <w:color w:val="000000"/>
              </w:rPr>
            </w:pPr>
          </w:p>
        </w:tc>
        <w:tc>
          <w:tcPr>
            <w:tcW w:w="2790" w:type="dxa"/>
          </w:tcPr>
          <w:p w14:paraId="56C8EB39" w14:textId="77777777" w:rsidR="0047073D" w:rsidRDefault="0047073D" w:rsidP="00D727A8">
            <w:pPr>
              <w:rPr>
                <w:rFonts w:eastAsia="Times New Roman" w:cs="Times New Roman"/>
                <w:b/>
                <w:bCs/>
                <w:color w:val="000000"/>
              </w:rPr>
            </w:pPr>
          </w:p>
        </w:tc>
        <w:tc>
          <w:tcPr>
            <w:tcW w:w="2790" w:type="dxa"/>
          </w:tcPr>
          <w:p w14:paraId="74F4DE25" w14:textId="77777777" w:rsidR="0047073D" w:rsidRDefault="0047073D" w:rsidP="00D727A8">
            <w:pPr>
              <w:rPr>
                <w:rFonts w:eastAsia="Times New Roman" w:cs="Times New Roman"/>
                <w:b/>
                <w:bCs/>
                <w:color w:val="000000"/>
              </w:rPr>
            </w:pPr>
          </w:p>
        </w:tc>
      </w:tr>
      <w:tr w:rsidR="0047073D" w14:paraId="147B2351" w14:textId="77777777" w:rsidTr="00D727A8">
        <w:tc>
          <w:tcPr>
            <w:tcW w:w="789" w:type="dxa"/>
          </w:tcPr>
          <w:p w14:paraId="6B79490E" w14:textId="77777777" w:rsidR="0047073D" w:rsidRDefault="0047073D" w:rsidP="00D727A8">
            <w:pPr>
              <w:rPr>
                <w:rFonts w:eastAsia="Times New Roman" w:cs="Times New Roman"/>
                <w:b/>
                <w:bCs/>
                <w:color w:val="000000"/>
              </w:rPr>
            </w:pPr>
            <w:r>
              <w:rPr>
                <w:rFonts w:eastAsia="Times New Roman" w:cs="Times New Roman"/>
                <w:b/>
                <w:bCs/>
                <w:color w:val="000000"/>
              </w:rPr>
              <w:t>6</w:t>
            </w:r>
          </w:p>
        </w:tc>
        <w:tc>
          <w:tcPr>
            <w:tcW w:w="1263" w:type="dxa"/>
          </w:tcPr>
          <w:p w14:paraId="26F48544" w14:textId="77777777" w:rsidR="0047073D" w:rsidRDefault="0047073D" w:rsidP="00D727A8">
            <w:pPr>
              <w:rPr>
                <w:rFonts w:eastAsia="Times New Roman" w:cs="Times New Roman"/>
                <w:b/>
                <w:bCs/>
                <w:color w:val="000000"/>
              </w:rPr>
            </w:pPr>
          </w:p>
        </w:tc>
        <w:tc>
          <w:tcPr>
            <w:tcW w:w="1080" w:type="dxa"/>
          </w:tcPr>
          <w:p w14:paraId="0DA939D4" w14:textId="77777777" w:rsidR="0047073D" w:rsidRDefault="0047073D" w:rsidP="00D727A8">
            <w:pPr>
              <w:rPr>
                <w:rFonts w:eastAsia="Times New Roman" w:cs="Times New Roman"/>
                <w:b/>
                <w:bCs/>
                <w:color w:val="000000"/>
              </w:rPr>
            </w:pPr>
          </w:p>
        </w:tc>
        <w:tc>
          <w:tcPr>
            <w:tcW w:w="1080" w:type="dxa"/>
          </w:tcPr>
          <w:p w14:paraId="301C2F5E" w14:textId="77777777" w:rsidR="0047073D" w:rsidRDefault="0047073D" w:rsidP="00D727A8">
            <w:pPr>
              <w:rPr>
                <w:rFonts w:eastAsia="Times New Roman" w:cs="Times New Roman"/>
                <w:b/>
                <w:bCs/>
                <w:color w:val="000000"/>
              </w:rPr>
            </w:pPr>
          </w:p>
        </w:tc>
        <w:tc>
          <w:tcPr>
            <w:tcW w:w="1080" w:type="dxa"/>
          </w:tcPr>
          <w:p w14:paraId="4451E936" w14:textId="77777777" w:rsidR="0047073D" w:rsidRDefault="0047073D" w:rsidP="00D727A8">
            <w:pPr>
              <w:rPr>
                <w:rFonts w:eastAsia="Times New Roman" w:cs="Times New Roman"/>
                <w:b/>
                <w:bCs/>
                <w:color w:val="000000"/>
              </w:rPr>
            </w:pPr>
          </w:p>
        </w:tc>
        <w:tc>
          <w:tcPr>
            <w:tcW w:w="1260" w:type="dxa"/>
          </w:tcPr>
          <w:p w14:paraId="156CA213" w14:textId="77777777" w:rsidR="0047073D" w:rsidRDefault="0047073D" w:rsidP="00D727A8">
            <w:pPr>
              <w:rPr>
                <w:rFonts w:eastAsia="Times New Roman" w:cs="Times New Roman"/>
                <w:b/>
                <w:bCs/>
                <w:color w:val="000000"/>
              </w:rPr>
            </w:pPr>
          </w:p>
        </w:tc>
        <w:tc>
          <w:tcPr>
            <w:tcW w:w="2790" w:type="dxa"/>
          </w:tcPr>
          <w:p w14:paraId="03926422" w14:textId="77777777" w:rsidR="0047073D" w:rsidRDefault="0047073D" w:rsidP="00D727A8">
            <w:pPr>
              <w:rPr>
                <w:rFonts w:eastAsia="Times New Roman" w:cs="Times New Roman"/>
                <w:b/>
                <w:bCs/>
                <w:color w:val="000000"/>
              </w:rPr>
            </w:pPr>
          </w:p>
        </w:tc>
        <w:tc>
          <w:tcPr>
            <w:tcW w:w="2790" w:type="dxa"/>
          </w:tcPr>
          <w:p w14:paraId="22182CCB" w14:textId="77777777" w:rsidR="0047073D" w:rsidRDefault="0047073D" w:rsidP="00D727A8">
            <w:pPr>
              <w:rPr>
                <w:rFonts w:eastAsia="Times New Roman" w:cs="Times New Roman"/>
                <w:b/>
                <w:bCs/>
                <w:color w:val="000000"/>
              </w:rPr>
            </w:pPr>
          </w:p>
        </w:tc>
      </w:tr>
      <w:tr w:rsidR="0047073D" w14:paraId="2E51BAEE" w14:textId="77777777" w:rsidTr="00D727A8">
        <w:tc>
          <w:tcPr>
            <w:tcW w:w="789" w:type="dxa"/>
          </w:tcPr>
          <w:p w14:paraId="53069D69" w14:textId="77777777" w:rsidR="0047073D" w:rsidRDefault="0047073D" w:rsidP="00D727A8">
            <w:pPr>
              <w:rPr>
                <w:rFonts w:eastAsia="Times New Roman" w:cs="Times New Roman"/>
                <w:b/>
                <w:bCs/>
                <w:color w:val="000000"/>
              </w:rPr>
            </w:pPr>
            <w:r>
              <w:rPr>
                <w:rFonts w:eastAsia="Times New Roman" w:cs="Times New Roman"/>
                <w:b/>
                <w:bCs/>
                <w:color w:val="000000"/>
              </w:rPr>
              <w:t>7</w:t>
            </w:r>
          </w:p>
        </w:tc>
        <w:tc>
          <w:tcPr>
            <w:tcW w:w="1263" w:type="dxa"/>
          </w:tcPr>
          <w:p w14:paraId="3FD1ADD2" w14:textId="77777777" w:rsidR="0047073D" w:rsidRDefault="0047073D" w:rsidP="00D727A8">
            <w:pPr>
              <w:rPr>
                <w:rFonts w:eastAsia="Times New Roman" w:cs="Times New Roman"/>
                <w:b/>
                <w:bCs/>
                <w:color w:val="000000"/>
              </w:rPr>
            </w:pPr>
          </w:p>
        </w:tc>
        <w:tc>
          <w:tcPr>
            <w:tcW w:w="1080" w:type="dxa"/>
          </w:tcPr>
          <w:p w14:paraId="6A06219C" w14:textId="77777777" w:rsidR="0047073D" w:rsidRDefault="0047073D" w:rsidP="00D727A8">
            <w:pPr>
              <w:rPr>
                <w:rFonts w:eastAsia="Times New Roman" w:cs="Times New Roman"/>
                <w:b/>
                <w:bCs/>
                <w:color w:val="000000"/>
              </w:rPr>
            </w:pPr>
          </w:p>
        </w:tc>
        <w:tc>
          <w:tcPr>
            <w:tcW w:w="1080" w:type="dxa"/>
          </w:tcPr>
          <w:p w14:paraId="08445317" w14:textId="77777777" w:rsidR="0047073D" w:rsidRDefault="0047073D" w:rsidP="00D727A8">
            <w:pPr>
              <w:rPr>
                <w:rFonts w:eastAsia="Times New Roman" w:cs="Times New Roman"/>
                <w:b/>
                <w:bCs/>
                <w:color w:val="000000"/>
              </w:rPr>
            </w:pPr>
          </w:p>
        </w:tc>
        <w:tc>
          <w:tcPr>
            <w:tcW w:w="1080" w:type="dxa"/>
          </w:tcPr>
          <w:p w14:paraId="40343EAC" w14:textId="77777777" w:rsidR="0047073D" w:rsidRDefault="0047073D" w:rsidP="00D727A8">
            <w:pPr>
              <w:rPr>
                <w:rFonts w:eastAsia="Times New Roman" w:cs="Times New Roman"/>
                <w:b/>
                <w:bCs/>
                <w:color w:val="000000"/>
              </w:rPr>
            </w:pPr>
          </w:p>
        </w:tc>
        <w:tc>
          <w:tcPr>
            <w:tcW w:w="1260" w:type="dxa"/>
          </w:tcPr>
          <w:p w14:paraId="2F55117F" w14:textId="77777777" w:rsidR="0047073D" w:rsidRDefault="0047073D" w:rsidP="00D727A8">
            <w:pPr>
              <w:rPr>
                <w:rFonts w:eastAsia="Times New Roman" w:cs="Times New Roman"/>
                <w:b/>
                <w:bCs/>
                <w:color w:val="000000"/>
              </w:rPr>
            </w:pPr>
          </w:p>
        </w:tc>
        <w:tc>
          <w:tcPr>
            <w:tcW w:w="2790" w:type="dxa"/>
          </w:tcPr>
          <w:p w14:paraId="6D8CF3C6" w14:textId="77777777" w:rsidR="0047073D" w:rsidRDefault="0047073D" w:rsidP="00D727A8">
            <w:pPr>
              <w:rPr>
                <w:rFonts w:eastAsia="Times New Roman" w:cs="Times New Roman"/>
                <w:b/>
                <w:bCs/>
                <w:color w:val="000000"/>
              </w:rPr>
            </w:pPr>
          </w:p>
        </w:tc>
        <w:tc>
          <w:tcPr>
            <w:tcW w:w="2790" w:type="dxa"/>
          </w:tcPr>
          <w:p w14:paraId="5370ED70" w14:textId="77777777" w:rsidR="0047073D" w:rsidRDefault="0047073D" w:rsidP="00D727A8">
            <w:pPr>
              <w:rPr>
                <w:rFonts w:eastAsia="Times New Roman" w:cs="Times New Roman"/>
                <w:b/>
                <w:bCs/>
                <w:color w:val="000000"/>
              </w:rPr>
            </w:pPr>
          </w:p>
        </w:tc>
      </w:tr>
      <w:tr w:rsidR="0047073D" w14:paraId="7E264A31" w14:textId="77777777" w:rsidTr="00D727A8">
        <w:tc>
          <w:tcPr>
            <w:tcW w:w="789" w:type="dxa"/>
          </w:tcPr>
          <w:p w14:paraId="107CFCC1" w14:textId="77777777" w:rsidR="0047073D" w:rsidRDefault="0047073D" w:rsidP="00D727A8">
            <w:pPr>
              <w:rPr>
                <w:rFonts w:eastAsia="Times New Roman" w:cs="Times New Roman"/>
                <w:b/>
                <w:bCs/>
                <w:color w:val="000000"/>
              </w:rPr>
            </w:pPr>
            <w:r>
              <w:rPr>
                <w:rFonts w:eastAsia="Times New Roman" w:cs="Times New Roman"/>
                <w:b/>
                <w:bCs/>
                <w:color w:val="000000"/>
              </w:rPr>
              <w:t>8</w:t>
            </w:r>
          </w:p>
        </w:tc>
        <w:tc>
          <w:tcPr>
            <w:tcW w:w="1263" w:type="dxa"/>
          </w:tcPr>
          <w:p w14:paraId="25F925BF" w14:textId="77777777" w:rsidR="0047073D" w:rsidRDefault="0047073D" w:rsidP="00D727A8">
            <w:pPr>
              <w:rPr>
                <w:rFonts w:eastAsia="Times New Roman" w:cs="Times New Roman"/>
                <w:b/>
                <w:bCs/>
                <w:color w:val="000000"/>
              </w:rPr>
            </w:pPr>
          </w:p>
        </w:tc>
        <w:tc>
          <w:tcPr>
            <w:tcW w:w="1080" w:type="dxa"/>
          </w:tcPr>
          <w:p w14:paraId="6229DB9D" w14:textId="77777777" w:rsidR="0047073D" w:rsidRDefault="0047073D" w:rsidP="00D727A8">
            <w:pPr>
              <w:rPr>
                <w:rFonts w:eastAsia="Times New Roman" w:cs="Times New Roman"/>
                <w:b/>
                <w:bCs/>
                <w:color w:val="000000"/>
              </w:rPr>
            </w:pPr>
          </w:p>
        </w:tc>
        <w:tc>
          <w:tcPr>
            <w:tcW w:w="1080" w:type="dxa"/>
          </w:tcPr>
          <w:p w14:paraId="7ADAFDF5" w14:textId="77777777" w:rsidR="0047073D" w:rsidRDefault="0047073D" w:rsidP="00D727A8">
            <w:pPr>
              <w:rPr>
                <w:rFonts w:eastAsia="Times New Roman" w:cs="Times New Roman"/>
                <w:b/>
                <w:bCs/>
                <w:color w:val="000000"/>
              </w:rPr>
            </w:pPr>
          </w:p>
        </w:tc>
        <w:tc>
          <w:tcPr>
            <w:tcW w:w="1080" w:type="dxa"/>
          </w:tcPr>
          <w:p w14:paraId="3E4D9DBC" w14:textId="77777777" w:rsidR="0047073D" w:rsidRDefault="0047073D" w:rsidP="00D727A8">
            <w:pPr>
              <w:rPr>
                <w:rFonts w:eastAsia="Times New Roman" w:cs="Times New Roman"/>
                <w:b/>
                <w:bCs/>
                <w:color w:val="000000"/>
              </w:rPr>
            </w:pPr>
          </w:p>
        </w:tc>
        <w:tc>
          <w:tcPr>
            <w:tcW w:w="1260" w:type="dxa"/>
          </w:tcPr>
          <w:p w14:paraId="42A90758" w14:textId="77777777" w:rsidR="0047073D" w:rsidRDefault="0047073D" w:rsidP="00D727A8">
            <w:pPr>
              <w:rPr>
                <w:rFonts w:eastAsia="Times New Roman" w:cs="Times New Roman"/>
                <w:b/>
                <w:bCs/>
                <w:color w:val="000000"/>
              </w:rPr>
            </w:pPr>
          </w:p>
        </w:tc>
        <w:tc>
          <w:tcPr>
            <w:tcW w:w="2790" w:type="dxa"/>
          </w:tcPr>
          <w:p w14:paraId="698B90D6" w14:textId="77777777" w:rsidR="0047073D" w:rsidRDefault="0047073D" w:rsidP="00D727A8">
            <w:pPr>
              <w:rPr>
                <w:rFonts w:eastAsia="Times New Roman" w:cs="Times New Roman"/>
                <w:b/>
                <w:bCs/>
                <w:color w:val="000000"/>
              </w:rPr>
            </w:pPr>
          </w:p>
        </w:tc>
        <w:tc>
          <w:tcPr>
            <w:tcW w:w="2790" w:type="dxa"/>
          </w:tcPr>
          <w:p w14:paraId="2A4041BA" w14:textId="77777777" w:rsidR="0047073D" w:rsidRDefault="0047073D" w:rsidP="00D727A8">
            <w:pPr>
              <w:rPr>
                <w:rFonts w:eastAsia="Times New Roman" w:cs="Times New Roman"/>
                <w:b/>
                <w:bCs/>
                <w:color w:val="000000"/>
              </w:rPr>
            </w:pPr>
          </w:p>
        </w:tc>
      </w:tr>
      <w:tr w:rsidR="0047073D" w14:paraId="7750DF30" w14:textId="77777777" w:rsidTr="00D727A8">
        <w:tc>
          <w:tcPr>
            <w:tcW w:w="789" w:type="dxa"/>
          </w:tcPr>
          <w:p w14:paraId="1DF940E6" w14:textId="77777777" w:rsidR="0047073D" w:rsidRDefault="0047073D" w:rsidP="00D727A8">
            <w:pPr>
              <w:rPr>
                <w:rFonts w:eastAsia="Times New Roman" w:cs="Times New Roman"/>
                <w:b/>
                <w:bCs/>
                <w:color w:val="000000"/>
              </w:rPr>
            </w:pPr>
            <w:r>
              <w:rPr>
                <w:rFonts w:eastAsia="Times New Roman" w:cs="Times New Roman"/>
                <w:b/>
                <w:bCs/>
                <w:color w:val="000000"/>
              </w:rPr>
              <w:t>9</w:t>
            </w:r>
          </w:p>
        </w:tc>
        <w:tc>
          <w:tcPr>
            <w:tcW w:w="1263" w:type="dxa"/>
          </w:tcPr>
          <w:p w14:paraId="7E3B7E35" w14:textId="77777777" w:rsidR="0047073D" w:rsidRDefault="0047073D" w:rsidP="00D727A8">
            <w:pPr>
              <w:rPr>
                <w:rFonts w:eastAsia="Times New Roman" w:cs="Times New Roman"/>
                <w:b/>
                <w:bCs/>
                <w:color w:val="000000"/>
              </w:rPr>
            </w:pPr>
          </w:p>
        </w:tc>
        <w:tc>
          <w:tcPr>
            <w:tcW w:w="1080" w:type="dxa"/>
          </w:tcPr>
          <w:p w14:paraId="4B65C278" w14:textId="77777777" w:rsidR="0047073D" w:rsidRDefault="0047073D" w:rsidP="00D727A8">
            <w:pPr>
              <w:rPr>
                <w:rFonts w:eastAsia="Times New Roman" w:cs="Times New Roman"/>
                <w:b/>
                <w:bCs/>
                <w:color w:val="000000"/>
              </w:rPr>
            </w:pPr>
          </w:p>
        </w:tc>
        <w:tc>
          <w:tcPr>
            <w:tcW w:w="1080" w:type="dxa"/>
          </w:tcPr>
          <w:p w14:paraId="19E26251" w14:textId="77777777" w:rsidR="0047073D" w:rsidRDefault="0047073D" w:rsidP="00D727A8">
            <w:pPr>
              <w:rPr>
                <w:rFonts w:eastAsia="Times New Roman" w:cs="Times New Roman"/>
                <w:b/>
                <w:bCs/>
                <w:color w:val="000000"/>
              </w:rPr>
            </w:pPr>
          </w:p>
        </w:tc>
        <w:tc>
          <w:tcPr>
            <w:tcW w:w="1080" w:type="dxa"/>
          </w:tcPr>
          <w:p w14:paraId="1CE28669" w14:textId="77777777" w:rsidR="0047073D" w:rsidRDefault="0047073D" w:rsidP="00D727A8">
            <w:pPr>
              <w:rPr>
                <w:rFonts w:eastAsia="Times New Roman" w:cs="Times New Roman"/>
                <w:b/>
                <w:bCs/>
                <w:color w:val="000000"/>
              </w:rPr>
            </w:pPr>
          </w:p>
        </w:tc>
        <w:tc>
          <w:tcPr>
            <w:tcW w:w="1260" w:type="dxa"/>
          </w:tcPr>
          <w:p w14:paraId="394B1A79" w14:textId="77777777" w:rsidR="0047073D" w:rsidRDefault="0047073D" w:rsidP="00D727A8">
            <w:pPr>
              <w:rPr>
                <w:rFonts w:eastAsia="Times New Roman" w:cs="Times New Roman"/>
                <w:b/>
                <w:bCs/>
                <w:color w:val="000000"/>
              </w:rPr>
            </w:pPr>
          </w:p>
        </w:tc>
        <w:tc>
          <w:tcPr>
            <w:tcW w:w="2790" w:type="dxa"/>
          </w:tcPr>
          <w:p w14:paraId="114373DE" w14:textId="77777777" w:rsidR="0047073D" w:rsidRDefault="0047073D" w:rsidP="00D727A8">
            <w:pPr>
              <w:rPr>
                <w:rFonts w:eastAsia="Times New Roman" w:cs="Times New Roman"/>
                <w:b/>
                <w:bCs/>
                <w:color w:val="000000"/>
              </w:rPr>
            </w:pPr>
          </w:p>
        </w:tc>
        <w:tc>
          <w:tcPr>
            <w:tcW w:w="2790" w:type="dxa"/>
          </w:tcPr>
          <w:p w14:paraId="63C0D24E" w14:textId="77777777" w:rsidR="0047073D" w:rsidRDefault="0047073D" w:rsidP="00D727A8">
            <w:pPr>
              <w:rPr>
                <w:rFonts w:eastAsia="Times New Roman" w:cs="Times New Roman"/>
                <w:b/>
                <w:bCs/>
                <w:color w:val="000000"/>
              </w:rPr>
            </w:pPr>
          </w:p>
        </w:tc>
      </w:tr>
      <w:tr w:rsidR="0047073D" w14:paraId="109A7D9D" w14:textId="77777777" w:rsidTr="00D727A8">
        <w:tc>
          <w:tcPr>
            <w:tcW w:w="789" w:type="dxa"/>
          </w:tcPr>
          <w:p w14:paraId="748F2101" w14:textId="77777777" w:rsidR="0047073D" w:rsidRDefault="0047073D" w:rsidP="00D727A8">
            <w:pPr>
              <w:rPr>
                <w:rFonts w:eastAsia="Times New Roman" w:cs="Times New Roman"/>
                <w:b/>
                <w:bCs/>
                <w:color w:val="000000"/>
              </w:rPr>
            </w:pPr>
            <w:r>
              <w:rPr>
                <w:rFonts w:eastAsia="Times New Roman" w:cs="Times New Roman"/>
                <w:b/>
                <w:bCs/>
                <w:color w:val="000000"/>
              </w:rPr>
              <w:t>10</w:t>
            </w:r>
          </w:p>
        </w:tc>
        <w:tc>
          <w:tcPr>
            <w:tcW w:w="1263" w:type="dxa"/>
          </w:tcPr>
          <w:p w14:paraId="31F22B36" w14:textId="77777777" w:rsidR="0047073D" w:rsidRDefault="0047073D" w:rsidP="00D727A8">
            <w:pPr>
              <w:rPr>
                <w:rFonts w:eastAsia="Times New Roman" w:cs="Times New Roman"/>
                <w:b/>
                <w:bCs/>
                <w:color w:val="000000"/>
              </w:rPr>
            </w:pPr>
          </w:p>
        </w:tc>
        <w:tc>
          <w:tcPr>
            <w:tcW w:w="1080" w:type="dxa"/>
          </w:tcPr>
          <w:p w14:paraId="3270763C" w14:textId="77777777" w:rsidR="0047073D" w:rsidRDefault="0047073D" w:rsidP="00D727A8">
            <w:pPr>
              <w:rPr>
                <w:rFonts w:eastAsia="Times New Roman" w:cs="Times New Roman"/>
                <w:b/>
                <w:bCs/>
                <w:color w:val="000000"/>
              </w:rPr>
            </w:pPr>
          </w:p>
        </w:tc>
        <w:tc>
          <w:tcPr>
            <w:tcW w:w="1080" w:type="dxa"/>
          </w:tcPr>
          <w:p w14:paraId="1F749771" w14:textId="77777777" w:rsidR="0047073D" w:rsidRDefault="0047073D" w:rsidP="00D727A8">
            <w:pPr>
              <w:rPr>
                <w:rFonts w:eastAsia="Times New Roman" w:cs="Times New Roman"/>
                <w:b/>
                <w:bCs/>
                <w:color w:val="000000"/>
              </w:rPr>
            </w:pPr>
          </w:p>
        </w:tc>
        <w:tc>
          <w:tcPr>
            <w:tcW w:w="1080" w:type="dxa"/>
          </w:tcPr>
          <w:p w14:paraId="56E29401" w14:textId="77777777" w:rsidR="0047073D" w:rsidRDefault="0047073D" w:rsidP="00D727A8">
            <w:pPr>
              <w:rPr>
                <w:rFonts w:eastAsia="Times New Roman" w:cs="Times New Roman"/>
                <w:b/>
                <w:bCs/>
                <w:color w:val="000000"/>
              </w:rPr>
            </w:pPr>
          </w:p>
        </w:tc>
        <w:tc>
          <w:tcPr>
            <w:tcW w:w="1260" w:type="dxa"/>
          </w:tcPr>
          <w:p w14:paraId="4D54CEEB" w14:textId="77777777" w:rsidR="0047073D" w:rsidRDefault="0047073D" w:rsidP="00D727A8">
            <w:pPr>
              <w:rPr>
                <w:rFonts w:eastAsia="Times New Roman" w:cs="Times New Roman"/>
                <w:b/>
                <w:bCs/>
                <w:color w:val="000000"/>
              </w:rPr>
            </w:pPr>
          </w:p>
        </w:tc>
        <w:tc>
          <w:tcPr>
            <w:tcW w:w="2790" w:type="dxa"/>
          </w:tcPr>
          <w:p w14:paraId="4992DE12" w14:textId="77777777" w:rsidR="0047073D" w:rsidRDefault="0047073D" w:rsidP="00D727A8">
            <w:pPr>
              <w:rPr>
                <w:rFonts w:eastAsia="Times New Roman" w:cs="Times New Roman"/>
                <w:b/>
                <w:bCs/>
                <w:color w:val="000000"/>
              </w:rPr>
            </w:pPr>
          </w:p>
        </w:tc>
        <w:tc>
          <w:tcPr>
            <w:tcW w:w="2790" w:type="dxa"/>
          </w:tcPr>
          <w:p w14:paraId="225E2412" w14:textId="77777777" w:rsidR="0047073D" w:rsidRDefault="0047073D" w:rsidP="00D727A8">
            <w:pPr>
              <w:rPr>
                <w:rFonts w:eastAsia="Times New Roman" w:cs="Times New Roman"/>
                <w:b/>
                <w:bCs/>
                <w:color w:val="000000"/>
              </w:rPr>
            </w:pPr>
          </w:p>
        </w:tc>
      </w:tr>
    </w:tbl>
    <w:p w14:paraId="11D1B6EC" w14:textId="77777777" w:rsidR="0047073D" w:rsidRDefault="0047073D" w:rsidP="0047073D">
      <w:pPr>
        <w:rPr>
          <w:rFonts w:eastAsia="Times New Roman" w:cs="Times New Roman"/>
          <w:b/>
          <w:bCs/>
          <w:color w:val="000000"/>
        </w:rPr>
      </w:pPr>
      <w:r>
        <w:rPr>
          <w:rFonts w:eastAsia="Times New Roman" w:cs="Times New Roman"/>
          <w:b/>
          <w:bCs/>
          <w:color w:val="000000"/>
        </w:rPr>
        <w:t>Code I-1</w:t>
      </w:r>
    </w:p>
    <w:tbl>
      <w:tblPr>
        <w:tblStyle w:val="TableGrid"/>
        <w:tblW w:w="0" w:type="auto"/>
        <w:tblLook w:val="04A0" w:firstRow="1" w:lastRow="0" w:firstColumn="1" w:lastColumn="0" w:noHBand="0" w:noVBand="1"/>
      </w:tblPr>
      <w:tblGrid>
        <w:gridCol w:w="2196"/>
        <w:gridCol w:w="2196"/>
        <w:gridCol w:w="2196"/>
        <w:gridCol w:w="1800"/>
        <w:gridCol w:w="2160"/>
        <w:gridCol w:w="2340"/>
      </w:tblGrid>
      <w:tr w:rsidR="0047073D" w14:paraId="2EF3F73D" w14:textId="77777777" w:rsidTr="00D727A8">
        <w:tc>
          <w:tcPr>
            <w:tcW w:w="2196" w:type="dxa"/>
          </w:tcPr>
          <w:p w14:paraId="356328C4" w14:textId="77777777" w:rsidR="0047073D" w:rsidRDefault="0047073D" w:rsidP="00D727A8">
            <w:pPr>
              <w:rPr>
                <w:rFonts w:eastAsia="Times New Roman" w:cs="Times New Roman"/>
                <w:b/>
                <w:bCs/>
                <w:color w:val="000000"/>
              </w:rPr>
            </w:pPr>
            <w:r>
              <w:rPr>
                <w:rFonts w:eastAsia="Times New Roman" w:cs="Times New Roman"/>
                <w:bCs/>
                <w:color w:val="000000"/>
              </w:rPr>
              <w:t>1=Headman</w:t>
            </w:r>
          </w:p>
        </w:tc>
        <w:tc>
          <w:tcPr>
            <w:tcW w:w="2196" w:type="dxa"/>
          </w:tcPr>
          <w:p w14:paraId="381FC769" w14:textId="77777777" w:rsidR="0047073D" w:rsidRDefault="0047073D" w:rsidP="00D727A8">
            <w:pPr>
              <w:rPr>
                <w:rFonts w:eastAsia="Times New Roman" w:cs="Times New Roman"/>
                <w:b/>
                <w:bCs/>
                <w:color w:val="000000"/>
              </w:rPr>
            </w:pPr>
            <w:r>
              <w:rPr>
                <w:rFonts w:eastAsia="Times New Roman" w:cs="Times New Roman"/>
                <w:bCs/>
                <w:color w:val="000000"/>
              </w:rPr>
              <w:t>2=NGO</w:t>
            </w:r>
          </w:p>
        </w:tc>
        <w:tc>
          <w:tcPr>
            <w:tcW w:w="2196" w:type="dxa"/>
          </w:tcPr>
          <w:p w14:paraId="3631E9AD" w14:textId="77777777" w:rsidR="0047073D" w:rsidRDefault="0047073D" w:rsidP="00D727A8">
            <w:pPr>
              <w:rPr>
                <w:rFonts w:eastAsia="Times New Roman" w:cs="Times New Roman"/>
                <w:b/>
                <w:bCs/>
                <w:color w:val="000000"/>
              </w:rPr>
            </w:pPr>
            <w:r>
              <w:rPr>
                <w:rFonts w:eastAsia="Times New Roman" w:cs="Times New Roman"/>
                <w:bCs/>
                <w:color w:val="000000"/>
              </w:rPr>
              <w:t>3=ZAWA</w:t>
            </w:r>
          </w:p>
        </w:tc>
        <w:tc>
          <w:tcPr>
            <w:tcW w:w="1800" w:type="dxa"/>
          </w:tcPr>
          <w:p w14:paraId="33DE6638" w14:textId="77777777" w:rsidR="0047073D" w:rsidRDefault="0047073D" w:rsidP="00D727A8">
            <w:pPr>
              <w:rPr>
                <w:rFonts w:eastAsia="Times New Roman" w:cs="Times New Roman"/>
                <w:b/>
                <w:bCs/>
                <w:color w:val="000000"/>
              </w:rPr>
            </w:pPr>
            <w:r>
              <w:rPr>
                <w:rFonts w:eastAsia="Times New Roman" w:cs="Times New Roman"/>
                <w:bCs/>
                <w:color w:val="000000"/>
              </w:rPr>
              <w:t>4=Forest service</w:t>
            </w:r>
          </w:p>
        </w:tc>
        <w:tc>
          <w:tcPr>
            <w:tcW w:w="2160" w:type="dxa"/>
          </w:tcPr>
          <w:p w14:paraId="76043A0C" w14:textId="77777777" w:rsidR="0047073D" w:rsidRDefault="0047073D" w:rsidP="00D727A8">
            <w:pPr>
              <w:rPr>
                <w:rFonts w:eastAsia="Times New Roman" w:cs="Times New Roman"/>
                <w:b/>
                <w:bCs/>
                <w:color w:val="000000"/>
              </w:rPr>
            </w:pPr>
            <w:r>
              <w:rPr>
                <w:rFonts w:eastAsia="Times New Roman" w:cs="Times New Roman"/>
                <w:bCs/>
                <w:color w:val="000000"/>
              </w:rPr>
              <w:t>5=Village committee</w:t>
            </w:r>
          </w:p>
        </w:tc>
        <w:tc>
          <w:tcPr>
            <w:tcW w:w="2340" w:type="dxa"/>
          </w:tcPr>
          <w:p w14:paraId="1B33D80C" w14:textId="77777777" w:rsidR="0047073D" w:rsidRDefault="0047073D" w:rsidP="00D727A8">
            <w:pPr>
              <w:rPr>
                <w:rFonts w:eastAsia="Times New Roman" w:cs="Times New Roman"/>
                <w:b/>
                <w:bCs/>
                <w:color w:val="000000"/>
              </w:rPr>
            </w:pPr>
            <w:r>
              <w:rPr>
                <w:rFonts w:eastAsia="Times New Roman" w:cs="Times New Roman"/>
                <w:bCs/>
                <w:color w:val="000000"/>
              </w:rPr>
              <w:t>6=YGL</w:t>
            </w:r>
          </w:p>
        </w:tc>
      </w:tr>
      <w:tr w:rsidR="0047073D" w14:paraId="55F12493" w14:textId="77777777" w:rsidTr="00D727A8">
        <w:tc>
          <w:tcPr>
            <w:tcW w:w="2196" w:type="dxa"/>
          </w:tcPr>
          <w:p w14:paraId="60609F72" w14:textId="77777777" w:rsidR="0047073D" w:rsidRPr="00224F95" w:rsidRDefault="0047073D" w:rsidP="00D727A8">
            <w:pPr>
              <w:rPr>
                <w:rFonts w:eastAsia="Times New Roman" w:cs="Times New Roman"/>
                <w:bCs/>
                <w:color w:val="000000"/>
              </w:rPr>
            </w:pPr>
            <w:r>
              <w:rPr>
                <w:rFonts w:eastAsia="Times New Roman" w:cs="Times New Roman"/>
                <w:bCs/>
                <w:color w:val="000000"/>
              </w:rPr>
              <w:t>7=Chief</w:t>
            </w:r>
          </w:p>
        </w:tc>
        <w:tc>
          <w:tcPr>
            <w:tcW w:w="2196" w:type="dxa"/>
          </w:tcPr>
          <w:p w14:paraId="75D1D2C5" w14:textId="77777777" w:rsidR="0047073D" w:rsidRPr="00224F95" w:rsidRDefault="0047073D" w:rsidP="00D727A8">
            <w:pPr>
              <w:rPr>
                <w:rFonts w:eastAsia="Times New Roman" w:cs="Times New Roman"/>
                <w:bCs/>
                <w:color w:val="000000"/>
              </w:rPr>
            </w:pPr>
            <w:r>
              <w:rPr>
                <w:rFonts w:eastAsia="Times New Roman" w:cs="Times New Roman"/>
                <w:bCs/>
                <w:color w:val="000000"/>
              </w:rPr>
              <w:t>8=Induna</w:t>
            </w:r>
          </w:p>
        </w:tc>
        <w:tc>
          <w:tcPr>
            <w:tcW w:w="2196" w:type="dxa"/>
          </w:tcPr>
          <w:p w14:paraId="0D8FC129" w14:textId="77777777" w:rsidR="0047073D" w:rsidRPr="00224F95" w:rsidRDefault="0047073D" w:rsidP="00D727A8">
            <w:pPr>
              <w:rPr>
                <w:rFonts w:eastAsia="Times New Roman" w:cs="Times New Roman"/>
                <w:bCs/>
                <w:color w:val="000000"/>
              </w:rPr>
            </w:pPr>
            <w:r>
              <w:rPr>
                <w:rFonts w:eastAsia="Times New Roman" w:cs="Times New Roman"/>
                <w:bCs/>
                <w:color w:val="000000"/>
              </w:rPr>
              <w:t>9=CRB</w:t>
            </w:r>
          </w:p>
        </w:tc>
        <w:tc>
          <w:tcPr>
            <w:tcW w:w="1800" w:type="dxa"/>
          </w:tcPr>
          <w:p w14:paraId="5EF20375" w14:textId="77777777" w:rsidR="0047073D" w:rsidRPr="00224F95" w:rsidRDefault="0047073D" w:rsidP="00D727A8">
            <w:pPr>
              <w:rPr>
                <w:rFonts w:eastAsia="Times New Roman" w:cs="Times New Roman"/>
                <w:bCs/>
                <w:color w:val="000000"/>
              </w:rPr>
            </w:pPr>
            <w:r>
              <w:rPr>
                <w:rFonts w:eastAsia="Times New Roman" w:cs="Times New Roman"/>
                <w:bCs/>
                <w:color w:val="000000"/>
              </w:rPr>
              <w:t>97=Other, specify</w:t>
            </w:r>
          </w:p>
        </w:tc>
        <w:tc>
          <w:tcPr>
            <w:tcW w:w="2160" w:type="dxa"/>
          </w:tcPr>
          <w:p w14:paraId="057B76E0" w14:textId="77777777" w:rsidR="0047073D" w:rsidRPr="00224F95" w:rsidRDefault="0047073D" w:rsidP="00D727A8">
            <w:pPr>
              <w:rPr>
                <w:rFonts w:eastAsia="Times New Roman" w:cs="Times New Roman"/>
                <w:bCs/>
                <w:color w:val="000000"/>
              </w:rPr>
            </w:pPr>
            <w:r>
              <w:rPr>
                <w:rFonts w:eastAsia="Times New Roman" w:cs="Times New Roman"/>
                <w:bCs/>
                <w:color w:val="000000"/>
              </w:rPr>
              <w:t>888=Don’t know</w:t>
            </w:r>
          </w:p>
        </w:tc>
        <w:tc>
          <w:tcPr>
            <w:tcW w:w="2340" w:type="dxa"/>
          </w:tcPr>
          <w:p w14:paraId="6C8C1AE8" w14:textId="77777777" w:rsidR="0047073D" w:rsidRPr="00224F95" w:rsidRDefault="0047073D" w:rsidP="00D727A8">
            <w:pPr>
              <w:rPr>
                <w:rFonts w:eastAsia="Times New Roman" w:cs="Times New Roman"/>
                <w:bCs/>
                <w:color w:val="000000"/>
              </w:rPr>
            </w:pPr>
            <w:r>
              <w:rPr>
                <w:rFonts w:eastAsia="Times New Roman" w:cs="Times New Roman"/>
                <w:bCs/>
                <w:color w:val="000000"/>
              </w:rPr>
              <w:t>999=Refused to answer</w:t>
            </w:r>
          </w:p>
        </w:tc>
      </w:tr>
    </w:tbl>
    <w:p w14:paraId="1F1503A1" w14:textId="77777777" w:rsidR="0047073D" w:rsidRDefault="0047073D" w:rsidP="0047073D">
      <w:pPr>
        <w:rPr>
          <w:rFonts w:eastAsia="Times New Roman" w:cs="Times New Roman"/>
          <w:b/>
          <w:bCs/>
          <w:color w:val="000000"/>
        </w:rPr>
      </w:pPr>
    </w:p>
    <w:p w14:paraId="751269D2" w14:textId="77777777" w:rsidR="00224F95" w:rsidRDefault="00224F95" w:rsidP="00224F95">
      <w:pPr>
        <w:rPr>
          <w:rFonts w:eastAsia="Times New Roman" w:cs="Times New Roman"/>
          <w:b/>
          <w:bCs/>
          <w:color w:val="000000"/>
        </w:rPr>
      </w:pPr>
      <w:r>
        <w:rPr>
          <w:rFonts w:eastAsia="Times New Roman" w:cs="Times New Roman"/>
          <w:b/>
          <w:bCs/>
          <w:color w:val="000000"/>
        </w:rPr>
        <w:br w:type="page"/>
      </w:r>
    </w:p>
    <w:p w14:paraId="30BC6F10" w14:textId="77777777" w:rsidR="0035371A" w:rsidRPr="00AC7CBE" w:rsidRDefault="0035371A" w:rsidP="00AC7CBE">
      <w:pPr>
        <w:spacing w:after="0" w:line="240" w:lineRule="auto"/>
        <w:contextualSpacing/>
        <w:rPr>
          <w:rFonts w:eastAsia="Calibri" w:cs="Times New Roman"/>
        </w:rPr>
      </w:pPr>
    </w:p>
    <w:p w14:paraId="6A94D1D2" w14:textId="3A42A61F" w:rsidR="0035371A" w:rsidRPr="00AC7CBE" w:rsidRDefault="0035371A" w:rsidP="00AC7CBE">
      <w:pPr>
        <w:spacing w:after="0" w:line="240" w:lineRule="auto"/>
        <w:contextualSpacing/>
        <w:rPr>
          <w:b/>
        </w:rPr>
      </w:pPr>
    </w:p>
    <w:p w14:paraId="2B8B70D3" w14:textId="1DC55BC4" w:rsidR="006F4291" w:rsidRPr="00AC7CBE" w:rsidRDefault="006F4291" w:rsidP="00AC7CBE">
      <w:pPr>
        <w:spacing w:after="0" w:line="240" w:lineRule="auto"/>
        <w:contextualSpacing/>
        <w:rPr>
          <w:b/>
        </w:rPr>
      </w:pPr>
      <w:r w:rsidRPr="00AC7CBE">
        <w:rPr>
          <w:b/>
        </w:rPr>
        <w:t>J</w:t>
      </w:r>
      <w:r w:rsidR="00471179">
        <w:rPr>
          <w:b/>
        </w:rPr>
        <w:t>.</w:t>
      </w:r>
      <w:r w:rsidRPr="00AC7CBE">
        <w:rPr>
          <w:b/>
        </w:rPr>
        <w:t>CONCLUSION</w:t>
      </w:r>
    </w:p>
    <w:p w14:paraId="1F74134A" w14:textId="77777777" w:rsidR="006F4291" w:rsidRPr="00AC7CBE" w:rsidRDefault="006F4291" w:rsidP="00AC7CBE">
      <w:pPr>
        <w:spacing w:after="0" w:line="240" w:lineRule="auto"/>
        <w:contextualSpacing/>
        <w:rPr>
          <w:rFonts w:eastAsia="Calibri" w:cs="Times New Roman"/>
        </w:rPr>
      </w:pPr>
      <w:r w:rsidRPr="00AC7CBE">
        <w:rPr>
          <w:rFonts w:eastAsia="Calibri" w:cs="Times New Roman"/>
        </w:rPr>
        <w:t>Thank you for your participation in this survey.</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80"/>
        <w:gridCol w:w="4319"/>
        <w:gridCol w:w="722"/>
      </w:tblGrid>
      <w:tr w:rsidR="00410C0C" w:rsidRPr="00AC7CBE" w14:paraId="7B8DF586"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0015C288" w14:textId="77777777" w:rsidR="00410C0C" w:rsidRPr="00AC7CBE" w:rsidRDefault="00410C0C" w:rsidP="00AC7CBE">
            <w:pPr>
              <w:spacing w:after="0" w:line="240" w:lineRule="auto"/>
              <w:contextualSpacing/>
              <w:rPr>
                <w:rFonts w:eastAsia="Calibri" w:cs="Times New Roman"/>
              </w:rPr>
            </w:pPr>
          </w:p>
        </w:tc>
        <w:tc>
          <w:tcPr>
            <w:tcW w:w="4680" w:type="dxa"/>
            <w:tcBorders>
              <w:top w:val="single" w:sz="4" w:space="0" w:color="000000"/>
              <w:left w:val="single" w:sz="4" w:space="0" w:color="000000"/>
              <w:bottom w:val="single" w:sz="4" w:space="0" w:color="000000"/>
            </w:tcBorders>
          </w:tcPr>
          <w:p w14:paraId="5DD47BC6" w14:textId="316CDFD1" w:rsidR="00410C0C" w:rsidRPr="00AC7CBE" w:rsidRDefault="00410C0C" w:rsidP="00AC7CBE">
            <w:pPr>
              <w:spacing w:after="0" w:line="240" w:lineRule="auto"/>
              <w:contextualSpacing/>
              <w:rPr>
                <w:color w:val="000000"/>
              </w:rPr>
            </w:pPr>
            <w:r w:rsidRPr="00AC7CBE">
              <w:rPr>
                <w:color w:val="000000"/>
              </w:rPr>
              <w:t>J1</w:t>
            </w:r>
            <w:r w:rsidR="00471179">
              <w:rPr>
                <w:color w:val="000000"/>
              </w:rPr>
              <w:t>.</w:t>
            </w:r>
            <w:r w:rsidRPr="00AC7CBE">
              <w:rPr>
                <w:color w:val="000000"/>
              </w:rPr>
              <w:t xml:space="preserve">Enumerator: Please select the correct survey status from the list </w:t>
            </w:r>
            <w:r w:rsidRPr="00AC7CBE">
              <w:rPr>
                <w:b/>
                <w:color w:val="000000"/>
              </w:rPr>
              <w:t>(j_status)</w:t>
            </w:r>
          </w:p>
        </w:tc>
        <w:tc>
          <w:tcPr>
            <w:tcW w:w="4319" w:type="dxa"/>
            <w:tcBorders>
              <w:top w:val="single" w:sz="4" w:space="0" w:color="000000"/>
              <w:bottom w:val="single" w:sz="4" w:space="0" w:color="000000"/>
              <w:right w:val="single" w:sz="18" w:space="0" w:color="000000"/>
            </w:tcBorders>
          </w:tcPr>
          <w:p w14:paraId="3B9D46C1" w14:textId="77777777" w:rsidR="00410C0C" w:rsidRPr="00AC7CBE" w:rsidRDefault="00410C0C" w:rsidP="00AC7CBE">
            <w:pPr>
              <w:spacing w:after="0" w:line="240" w:lineRule="auto"/>
              <w:contextualSpacing/>
              <w:rPr>
                <w:rFonts w:cs="Times New Roman"/>
                <w:w w:val="105"/>
              </w:rPr>
            </w:pPr>
            <w:r w:rsidRPr="00AC7CBE">
              <w:rPr>
                <w:rFonts w:cs="Times New Roman"/>
                <w:w w:val="105"/>
              </w:rPr>
              <w:t>1=Complete</w:t>
            </w:r>
          </w:p>
          <w:p w14:paraId="1BB029D7" w14:textId="77777777" w:rsidR="00410C0C" w:rsidRPr="00AC7CBE" w:rsidRDefault="00410C0C" w:rsidP="00AC7CBE">
            <w:pPr>
              <w:spacing w:after="0" w:line="240" w:lineRule="auto"/>
              <w:contextualSpacing/>
              <w:rPr>
                <w:rFonts w:cs="Times New Roman"/>
                <w:w w:val="105"/>
              </w:rPr>
            </w:pPr>
            <w:r w:rsidRPr="00AC7CBE">
              <w:rPr>
                <w:rFonts w:cs="Times New Roman"/>
                <w:w w:val="105"/>
              </w:rPr>
              <w:t>2=Incomplete, come back</w:t>
            </w:r>
          </w:p>
          <w:p w14:paraId="5041DAC5" w14:textId="77777777" w:rsidR="00410C0C" w:rsidRPr="00AC7CBE" w:rsidRDefault="00410C0C" w:rsidP="00AC7CBE">
            <w:pPr>
              <w:spacing w:after="0" w:line="240" w:lineRule="auto"/>
              <w:contextualSpacing/>
              <w:rPr>
                <w:rFonts w:cs="Times New Roman"/>
                <w:w w:val="105"/>
              </w:rPr>
            </w:pPr>
            <w:r w:rsidRPr="00AC7CBE">
              <w:rPr>
                <w:rFonts w:cs="Times New Roman"/>
                <w:w w:val="105"/>
              </w:rPr>
              <w:t>3=Incomplete, cannot finish</w:t>
            </w:r>
          </w:p>
          <w:p w14:paraId="0972A437" w14:textId="77777777" w:rsidR="00410C0C" w:rsidRPr="00AC7CBE" w:rsidRDefault="00410C0C" w:rsidP="00AC7CBE">
            <w:pPr>
              <w:spacing w:after="0" w:line="240" w:lineRule="auto"/>
              <w:contextualSpacing/>
              <w:rPr>
                <w:rFonts w:cs="Times New Roman"/>
                <w:w w:val="105"/>
              </w:rPr>
            </w:pPr>
            <w:r w:rsidRPr="00AC7CBE">
              <w:rPr>
                <w:rFonts w:cs="Times New Roman"/>
                <w:w w:val="105"/>
              </w:rPr>
              <w:t>4=Refused to participate</w:t>
            </w:r>
          </w:p>
          <w:p w14:paraId="0E1293FF" w14:textId="77777777" w:rsidR="00410C0C" w:rsidRPr="00AC7CBE" w:rsidRDefault="00410C0C" w:rsidP="00AC7CBE">
            <w:pPr>
              <w:spacing w:after="0" w:line="240" w:lineRule="auto"/>
              <w:contextualSpacing/>
            </w:pPr>
            <w:r w:rsidRPr="00AC7C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79C45215" w14:textId="77777777" w:rsidR="00410C0C" w:rsidRPr="00AC7CBE" w:rsidRDefault="00410C0C" w:rsidP="00AC7CBE">
            <w:pPr>
              <w:spacing w:after="0" w:line="240" w:lineRule="auto"/>
              <w:contextualSpacing/>
              <w:rPr>
                <w:rFonts w:eastAsia="Calibri" w:cs="Times New Roman"/>
                <w:i/>
                <w:color w:val="A6A6A6"/>
              </w:rPr>
            </w:pPr>
            <w:r w:rsidRPr="00AC7CBE">
              <w:rPr>
                <w:rFonts w:eastAsia="Calibri" w:cs="Times New Roman"/>
                <w:i/>
                <w:color w:val="A6A6A6"/>
              </w:rPr>
              <w:t>(Code)</w:t>
            </w:r>
          </w:p>
        </w:tc>
      </w:tr>
      <w:tr w:rsidR="00410C0C" w:rsidRPr="00AC7CBE" w14:paraId="1FB1A5D6"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1BF82D67" w14:textId="77777777" w:rsidR="00410C0C" w:rsidRPr="00AC7CBE" w:rsidRDefault="00410C0C" w:rsidP="00AC7CBE">
            <w:pPr>
              <w:spacing w:after="0" w:line="240" w:lineRule="auto"/>
              <w:contextualSpacing/>
              <w:rPr>
                <w:w w:val="105"/>
              </w:rPr>
            </w:pPr>
          </w:p>
        </w:tc>
        <w:tc>
          <w:tcPr>
            <w:tcW w:w="4680" w:type="dxa"/>
            <w:tcBorders>
              <w:top w:val="single" w:sz="4" w:space="0" w:color="000000"/>
              <w:left w:val="single" w:sz="4" w:space="0" w:color="auto"/>
              <w:bottom w:val="single" w:sz="4" w:space="0" w:color="000000"/>
              <w:right w:val="single" w:sz="18" w:space="0" w:color="000000"/>
            </w:tcBorders>
          </w:tcPr>
          <w:p w14:paraId="1AF27DD8" w14:textId="29907FA1" w:rsidR="00410C0C" w:rsidRPr="00AC7CBE" w:rsidRDefault="00410C0C" w:rsidP="00AC7CBE">
            <w:pPr>
              <w:spacing w:after="0" w:line="240" w:lineRule="auto"/>
              <w:contextualSpacing/>
              <w:rPr>
                <w:w w:val="105"/>
              </w:rPr>
            </w:pPr>
            <w:r w:rsidRPr="00AC7CBE">
              <w:rPr>
                <w:color w:val="000000"/>
              </w:rPr>
              <w:t xml:space="preserve">Any additional comments?  </w:t>
            </w:r>
            <w:r w:rsidRPr="00AC7CBE">
              <w:rPr>
                <w:b/>
                <w:color w:val="000000"/>
              </w:rPr>
              <w:t>(j_notes)</w:t>
            </w:r>
          </w:p>
        </w:tc>
        <w:tc>
          <w:tcPr>
            <w:tcW w:w="5041" w:type="dxa"/>
            <w:gridSpan w:val="2"/>
            <w:tcBorders>
              <w:top w:val="single" w:sz="18" w:space="0" w:color="000000"/>
              <w:left w:val="single" w:sz="18" w:space="0" w:color="000000"/>
              <w:bottom w:val="single" w:sz="18" w:space="0" w:color="000000"/>
              <w:right w:val="single" w:sz="18" w:space="0" w:color="000000"/>
            </w:tcBorders>
          </w:tcPr>
          <w:p w14:paraId="63D28E80" w14:textId="77777777" w:rsidR="00410C0C" w:rsidRPr="00AC7CBE" w:rsidRDefault="00410C0C" w:rsidP="00AC7CBE">
            <w:pPr>
              <w:spacing w:after="0" w:line="240" w:lineRule="auto"/>
              <w:contextualSpacing/>
              <w:rPr>
                <w:i/>
                <w:color w:val="A6A6A6" w:themeColor="background1" w:themeShade="A6"/>
              </w:rPr>
            </w:pPr>
            <w:r w:rsidRPr="00AC7CBE">
              <w:rPr>
                <w:i/>
                <w:color w:val="A6A6A6" w:themeColor="background1" w:themeShade="A6"/>
              </w:rPr>
              <w:t>(Text)</w:t>
            </w:r>
          </w:p>
        </w:tc>
      </w:tr>
    </w:tbl>
    <w:p w14:paraId="535B0DBF" w14:textId="77777777" w:rsidR="00410C0C" w:rsidRPr="00AC7CBE" w:rsidRDefault="00410C0C" w:rsidP="00AC7CBE">
      <w:pPr>
        <w:spacing w:after="0" w:line="240" w:lineRule="auto"/>
        <w:contextualSpacing/>
        <w:rPr>
          <w:rFonts w:eastAsia="Calibri" w:cs="Times New Roman"/>
        </w:rPr>
      </w:pPr>
    </w:p>
    <w:p w14:paraId="1EE43CE1" w14:textId="77777777" w:rsidR="00810E1B" w:rsidRPr="00AC7CBE" w:rsidRDefault="00810E1B" w:rsidP="00AC7CBE">
      <w:pPr>
        <w:spacing w:after="0" w:line="240" w:lineRule="auto"/>
        <w:contextualSpacing/>
      </w:pPr>
    </w:p>
    <w:sectPr w:rsidR="00810E1B" w:rsidRPr="00AC7CBE" w:rsidSect="0040401D">
      <w:pgSz w:w="15840" w:h="12240" w:orient="landscape"/>
      <w:pgMar w:top="1080" w:right="1440" w:bottom="108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tickler, Mercedes M. (E3/LTRM)" w:date="2014-09-22T18:15:00Z" w:initials="MMS">
    <w:p w14:paraId="55386C89" w14:textId="46016B0A" w:rsidR="005210C6" w:rsidRDefault="005210C6">
      <w:pPr>
        <w:pStyle w:val="CommentText"/>
      </w:pPr>
      <w:r>
        <w:rPr>
          <w:rStyle w:val="CommentReference"/>
        </w:rPr>
        <w:annotationRef/>
      </w:r>
      <w:r>
        <w:t>May need to add some text to the question so that enumerators understand they also need to ask about major form of transport</w:t>
      </w:r>
    </w:p>
  </w:comment>
  <w:comment w:id="1" w:author="McGee, Heather" w:date="2014-09-22T18:15:00Z" w:initials="MH">
    <w:p w14:paraId="7E3A077A" w14:textId="77777777" w:rsidR="005210C6" w:rsidRDefault="005210C6">
      <w:pPr>
        <w:pStyle w:val="CommentText"/>
      </w:pPr>
      <w:r>
        <w:rPr>
          <w:rStyle w:val="CommentReference"/>
        </w:rPr>
        <w:annotationRef/>
      </w:r>
      <w:r>
        <w:t xml:space="preserve">Do we need this one? </w:t>
      </w:r>
    </w:p>
  </w:comment>
  <w:comment w:id="2" w:author="Stickler, Mercedes M. (E3/LTRM)" w:date="2014-09-22T18:15:00Z" w:initials="MMS">
    <w:p w14:paraId="4AD68A12" w14:textId="7AD7923C" w:rsidR="005210C6" w:rsidRDefault="005210C6">
      <w:pPr>
        <w:pStyle w:val="CommentText"/>
      </w:pPr>
      <w:r>
        <w:rPr>
          <w:rStyle w:val="CommentReference"/>
        </w:rPr>
        <w:annotationRef/>
      </w:r>
      <w:r>
        <w:t>I think it’s worth keeping for now, assuming that FRA buys from the CFP areas.</w:t>
      </w:r>
    </w:p>
  </w:comment>
  <w:comment w:id="3" w:author="Stickler, Mercedes M. (E3/LTRM)" w:date="2014-09-22T18:15:00Z" w:initials="MMS">
    <w:p w14:paraId="5C6E775D" w14:textId="02429529" w:rsidR="005210C6" w:rsidRDefault="005210C6">
      <w:pPr>
        <w:pStyle w:val="CommentText"/>
      </w:pPr>
      <w:r>
        <w:rPr>
          <w:rStyle w:val="CommentReference"/>
        </w:rPr>
        <w:annotationRef/>
      </w:r>
      <w:r>
        <w:t>Can we specify state vs. customary land here? Will they know…? My understanding is that CFP is primarily targeting GMAs i.e. customary land, so we would be less concerned if they graze in National Parks or reserves</w:t>
      </w:r>
    </w:p>
  </w:comment>
  <w:comment w:id="4" w:author="Stickler, Mercedes M. (E3/LTRM)" w:date="2014-09-22T18:15:00Z" w:initials="MMS">
    <w:p w14:paraId="26BB3ADA" w14:textId="21EF1690" w:rsidR="005210C6" w:rsidRDefault="005210C6">
      <w:pPr>
        <w:pStyle w:val="CommentText"/>
      </w:pPr>
      <w:r>
        <w:rPr>
          <w:rStyle w:val="CommentReference"/>
        </w:rPr>
        <w:annotationRef/>
      </w:r>
      <w:r>
        <w:t>Will they know this? Does it matter?? Suggest observing from remotely sensed images if possible.</w:t>
      </w:r>
    </w:p>
  </w:comment>
  <w:comment w:id="5" w:author="Stickler, Mercedes M. (E3/LTRM)" w:date="2014-09-22T18:15:00Z" w:initials="MMS">
    <w:p w14:paraId="77085E3F" w14:textId="662ED0CC" w:rsidR="005210C6" w:rsidRDefault="005210C6">
      <w:pPr>
        <w:pStyle w:val="CommentText"/>
      </w:pPr>
      <w:r>
        <w:rPr>
          <w:rStyle w:val="CommentReference"/>
        </w:rPr>
        <w:annotationRef/>
      </w:r>
      <w:r>
        <w:t>Suggest making a % in buckets if they don’t know exact areas, same for D3 and D4</w:t>
      </w:r>
    </w:p>
  </w:comment>
  <w:comment w:id="6" w:author="Stickler, Mercedes M. (E3/LTRM)" w:date="2014-09-22T18:15:00Z" w:initials="MMS">
    <w:p w14:paraId="19BCBB20" w14:textId="199AAC16" w:rsidR="005210C6" w:rsidRDefault="005210C6">
      <w:pPr>
        <w:pStyle w:val="CommentText"/>
      </w:pPr>
      <w:r>
        <w:rPr>
          <w:rStyle w:val="CommentReference"/>
        </w:rPr>
        <w:annotationRef/>
      </w:r>
      <w:r>
        <w:t>I think we should keep this question in as a measure of overall land scarcity, but we may also want to ask a similar question related to land for charcoaling and/or other forest activities.</w:t>
      </w:r>
    </w:p>
  </w:comment>
  <w:comment w:id="7" w:author="Stickler, Mercedes M. (E3/LTRM)" w:date="2014-09-22T18:15:00Z" w:initials="MMS">
    <w:p w14:paraId="7B28C9E3" w14:textId="22914C71" w:rsidR="005210C6" w:rsidRDefault="005210C6">
      <w:pPr>
        <w:pStyle w:val="CommentText"/>
      </w:pPr>
      <w:r>
        <w:rPr>
          <w:rStyle w:val="CommentReference"/>
        </w:rPr>
        <w:annotationRef/>
      </w:r>
      <w:r>
        <w:t>Yes. We will probably want to add similar questions related to concessions, e.g. for hunting, tourism, REDD+ (same for D9-D13).</w:t>
      </w:r>
    </w:p>
  </w:comment>
  <w:comment w:id="23" w:author="Stickler, Mercedes M. (E3/LTRM)" w:date="2014-09-22T18:15:00Z" w:initials="MMS">
    <w:p w14:paraId="57DC426E" w14:textId="494D00C2" w:rsidR="005210C6" w:rsidRDefault="005210C6">
      <w:pPr>
        <w:pStyle w:val="CommentText"/>
      </w:pPr>
      <w:r>
        <w:rPr>
          <w:rStyle w:val="CommentReference"/>
        </w:rPr>
        <w:annotationRef/>
      </w:r>
      <w:r>
        <w:t>Again, let’s leave out the forest condition questions from surveys</w:t>
      </w:r>
    </w:p>
  </w:comment>
  <w:comment w:id="24" w:author="Heather Huntington" w:date="2014-11-04T09:37:00Z" w:initials="HH">
    <w:p w14:paraId="78BC2C19" w14:textId="331767B2" w:rsidR="00D91E9E" w:rsidRDefault="00D91E9E">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stuff under the canopy. </w:t>
      </w:r>
    </w:p>
  </w:comment>
  <w:comment w:id="110" w:author="Stickler, Mercedes M. (E3/LTRM)" w:date="2014-09-22T18:15:00Z" w:initials="MMS">
    <w:p w14:paraId="24F4457F" w14:textId="050DE7D6" w:rsidR="005210C6" w:rsidRDefault="005210C6">
      <w:pPr>
        <w:pStyle w:val="CommentText"/>
      </w:pPr>
      <w:r>
        <w:rPr>
          <w:rStyle w:val="CommentReference"/>
        </w:rPr>
        <w:annotationRef/>
      </w:r>
      <w:r>
        <w:t>Keep this ?</w:t>
      </w:r>
    </w:p>
  </w:comment>
  <w:comment w:id="122" w:author="Stickler, Mercedes M. (E3/LTRM)" w:date="2014-09-22T18:15:00Z" w:initials="MMS">
    <w:p w14:paraId="7C75754F" w14:textId="5B8DA1F1" w:rsidR="005210C6" w:rsidRDefault="005210C6">
      <w:pPr>
        <w:pStyle w:val="CommentText"/>
      </w:pPr>
      <w:r>
        <w:rPr>
          <w:rStyle w:val="CommentReference"/>
        </w:rPr>
        <w:annotationRef/>
      </w:r>
      <w:r>
        <w:t>Keep these questions</w:t>
      </w:r>
    </w:p>
  </w:comment>
  <w:comment w:id="481" w:author="Stickler, Mercedes M. (E3/LTRM)" w:date="2014-11-04T17:51:00Z" w:initials="MMS">
    <w:p w14:paraId="47CA4F3C" w14:textId="77777777" w:rsidR="005210C6" w:rsidRDefault="005210C6" w:rsidP="00FC5174">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530" w:author="Stickler, Mercedes M. (E3/LTRM)" w:date="2014-09-22T18:15:00Z" w:initials="MMS">
    <w:p w14:paraId="4367CF38" w14:textId="1A230BF2" w:rsidR="005210C6" w:rsidRDefault="005210C6">
      <w:pPr>
        <w:pStyle w:val="CommentText"/>
      </w:pPr>
      <w:r>
        <w:rPr>
          <w:rStyle w:val="CommentReference"/>
        </w:rPr>
        <w:annotationRef/>
      </w:r>
      <w:r>
        <w:t>We will need to define these two terms (also consumptive).</w:t>
      </w:r>
    </w:p>
  </w:comment>
  <w:comment w:id="609" w:author="Stickler, Mercedes M. (E3/LTRM)" w:date="2014-09-22T18:15:00Z" w:initials="MMS">
    <w:p w14:paraId="3FCC02B9" w14:textId="7767B6D1" w:rsidR="005210C6" w:rsidRDefault="005210C6">
      <w:pPr>
        <w:pStyle w:val="CommentText"/>
      </w:pPr>
      <w:r>
        <w:rPr>
          <w:rStyle w:val="CommentReference"/>
        </w:rPr>
        <w:annotationRef/>
      </w:r>
      <w:r>
        <w:t>Good. Double check with CFP whether any fuelwood/charcoal harvesting is allowed in CFP program forests and revise if needed</w:t>
      </w:r>
    </w:p>
  </w:comment>
  <w:comment w:id="608" w:author="Heather Huntington" w:date="2014-11-04T09:40:00Z" w:initials="HH">
    <w:p w14:paraId="2717A252" w14:textId="2E31173A" w:rsidR="00D91E9E" w:rsidRDefault="00D91E9E">
      <w:pPr>
        <w:pStyle w:val="CommentText"/>
      </w:pPr>
      <w:r>
        <w:rPr>
          <w:rStyle w:val="CommentReference"/>
        </w:rPr>
        <w:annotationRef/>
      </w:r>
      <w:r>
        <w:t xml:space="preserve">Their plan is to have designated areas for clearing/charcoaling etc. </w:t>
      </w:r>
    </w:p>
  </w:comment>
  <w:comment w:id="844" w:author="McGee, Heather" w:date="2014-09-22T18:15:00Z" w:initials="MH">
    <w:p w14:paraId="4BA0E872" w14:textId="52637EA6" w:rsidR="005210C6" w:rsidRDefault="005210C6">
      <w:pPr>
        <w:pStyle w:val="CommentText"/>
      </w:pPr>
      <w:r>
        <w:rPr>
          <w:rStyle w:val="CommentReference"/>
        </w:rPr>
        <w:annotationRef/>
      </w:r>
      <w:r>
        <w:t>This should be a spread of subsistence items commonly purchased in Zambia.</w:t>
      </w:r>
    </w:p>
  </w:comment>
  <w:comment w:id="845" w:author="McGee, Heather" w:date="2014-11-04T14:39:00Z" w:initials="MH">
    <w:p w14:paraId="770244F7" w14:textId="77777777" w:rsidR="005210C6" w:rsidRDefault="005210C6">
      <w:pPr>
        <w:pStyle w:val="CommentText"/>
      </w:pPr>
      <w:r>
        <w:rPr>
          <w:rStyle w:val="CommentReference"/>
        </w:rPr>
        <w:annotationRef/>
      </w:r>
      <w:r>
        <w:t xml:space="preserve">We want the per unit cost at the local market  for the forest products of interest: </w:t>
      </w:r>
    </w:p>
    <w:p w14:paraId="3CE1F59C" w14:textId="77777777" w:rsidR="005210C6" w:rsidRDefault="005210C6">
      <w:pPr>
        <w:pStyle w:val="CommentText"/>
      </w:pPr>
    </w:p>
    <w:p w14:paraId="43983EE2" w14:textId="42B13C71" w:rsidR="005210C6" w:rsidRDefault="005210C6">
      <w:pPr>
        <w:pStyle w:val="CommentText"/>
      </w:pPr>
      <w:r>
        <w:t xml:space="preserve">AH: For charcoal and fuelwood, we should ask about wet/dry season prices </w:t>
      </w:r>
    </w:p>
    <w:p w14:paraId="2D1C9E16" w14:textId="77777777" w:rsidR="005210C6" w:rsidRDefault="005210C6">
      <w:pPr>
        <w:pStyle w:val="CommentText"/>
      </w:pPr>
    </w:p>
    <w:p w14:paraId="3DE96A44" w14:textId="77777777" w:rsidR="005210C6" w:rsidRDefault="005210C6">
      <w:pPr>
        <w:pStyle w:val="CommentText"/>
      </w:pPr>
      <w:r>
        <w:t>Charcoal</w:t>
      </w:r>
    </w:p>
    <w:p w14:paraId="3E9E75FD" w14:textId="77777777" w:rsidR="005210C6" w:rsidRDefault="005210C6">
      <w:pPr>
        <w:pStyle w:val="CommentText"/>
      </w:pPr>
      <w:r>
        <w:t>Fuelwood</w:t>
      </w:r>
    </w:p>
    <w:p w14:paraId="60214918" w14:textId="77777777" w:rsidR="005210C6" w:rsidRDefault="005210C6">
      <w:pPr>
        <w:pStyle w:val="CommentText"/>
      </w:pPr>
      <w:r>
        <w:t xml:space="preserve">Ants/catepillars </w:t>
      </w:r>
    </w:p>
    <w:p w14:paraId="77FE03EB" w14:textId="77777777" w:rsidR="005210C6" w:rsidRDefault="005210C6">
      <w:pPr>
        <w:pStyle w:val="CommentText"/>
      </w:pPr>
      <w:r>
        <w:t xml:space="preserve">Reeds </w:t>
      </w:r>
    </w:p>
    <w:p w14:paraId="66E94548" w14:textId="77777777" w:rsidR="005210C6" w:rsidRDefault="005210C6">
      <w:pPr>
        <w:pStyle w:val="CommentText"/>
      </w:pPr>
      <w:r>
        <w:t>Mushrooms</w:t>
      </w:r>
    </w:p>
    <w:p w14:paraId="1E13BF30" w14:textId="77777777" w:rsidR="005210C6" w:rsidRDefault="005210C6">
      <w:pPr>
        <w:pStyle w:val="CommentText"/>
      </w:pPr>
      <w:r>
        <w:t>Wild honey</w:t>
      </w:r>
    </w:p>
    <w:p w14:paraId="769A5AB8" w14:textId="77777777" w:rsidR="005210C6" w:rsidRDefault="005210C6">
      <w:pPr>
        <w:pStyle w:val="CommentText"/>
      </w:pPr>
      <w:r>
        <w:t>Wild fruits</w:t>
      </w:r>
    </w:p>
    <w:p w14:paraId="1A972D39" w14:textId="77777777" w:rsidR="005210C6" w:rsidRDefault="005210C6">
      <w:pPr>
        <w:pStyle w:val="CommentText"/>
      </w:pPr>
      <w:r>
        <w:t>Poles/timber</w:t>
      </w:r>
    </w:p>
    <w:p w14:paraId="34AE983C" w14:textId="77777777" w:rsidR="005210C6" w:rsidRDefault="005210C6">
      <w:pPr>
        <w:pStyle w:val="CommentText"/>
      </w:pPr>
      <w:r>
        <w:t>Thatching/fencing grass</w:t>
      </w:r>
    </w:p>
    <w:p w14:paraId="2912F5F0" w14:textId="77777777" w:rsidR="005210C6" w:rsidRDefault="005210C6">
      <w:pPr>
        <w:pStyle w:val="CommentText"/>
      </w:pPr>
      <w:r>
        <w:t>Fodder</w:t>
      </w:r>
    </w:p>
    <w:p w14:paraId="5771BE3F" w14:textId="77777777" w:rsidR="005210C6" w:rsidRDefault="005210C6">
      <w:pPr>
        <w:pStyle w:val="CommentText"/>
      </w:pPr>
      <w:r>
        <w:t>Wild animals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736095" w14:textId="77777777" w:rsidR="005210C6" w:rsidRDefault="005210C6" w:rsidP="00341470">
      <w:pPr>
        <w:spacing w:after="0" w:line="240" w:lineRule="auto"/>
      </w:pPr>
      <w:r>
        <w:separator/>
      </w:r>
    </w:p>
  </w:endnote>
  <w:endnote w:type="continuationSeparator" w:id="0">
    <w:p w14:paraId="4F1A6A55" w14:textId="77777777" w:rsidR="005210C6" w:rsidRDefault="005210C6" w:rsidP="0034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SimSun">
    <w:altName w:val="宋体"/>
    <w:charset w:val="86"/>
    <w:family w:val="auto"/>
    <w:pitch w:val="variable"/>
    <w:sig w:usb0="00000003" w:usb1="288F0000" w:usb2="00000016" w:usb3="00000000" w:csb0="0004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FF823" w14:textId="77777777" w:rsidR="005210C6" w:rsidRDefault="005210C6" w:rsidP="00341470">
    <w:pPr>
      <w:pStyle w:val="Footer"/>
      <w:framePr w:wrap="around" w:vAnchor="text" w:hAnchor="margin" w:xAlign="right" w:y="1"/>
      <w:rPr>
        <w:ins w:id="8" w:author="Aleta Haflett" w:date="2014-11-04T16:28:00Z"/>
        <w:rStyle w:val="PageNumber"/>
      </w:rPr>
    </w:pPr>
    <w:ins w:id="9" w:author="Aleta Haflett" w:date="2014-11-04T16:28:00Z">
      <w:r>
        <w:rPr>
          <w:rStyle w:val="PageNumber"/>
        </w:rPr>
        <w:fldChar w:fldCharType="begin"/>
      </w:r>
      <w:r>
        <w:rPr>
          <w:rStyle w:val="PageNumber"/>
        </w:rPr>
        <w:instrText xml:space="preserve">PAGE  </w:instrText>
      </w:r>
      <w:r>
        <w:rPr>
          <w:rStyle w:val="PageNumber"/>
        </w:rPr>
        <w:fldChar w:fldCharType="end"/>
      </w:r>
    </w:ins>
  </w:p>
  <w:p w14:paraId="4A2CC78B" w14:textId="77777777" w:rsidR="005210C6" w:rsidRDefault="005210C6">
    <w:pPr>
      <w:pStyle w:val="Footer"/>
      <w:ind w:right="360"/>
      <w:pPrChange w:id="10" w:author="Aleta Haflett" w:date="2014-11-04T16:28:00Z">
        <w:pPr>
          <w:pStyle w:val="Footer"/>
        </w:pPr>
      </w:pPrChan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C5470A" w14:textId="77777777" w:rsidR="005210C6" w:rsidRDefault="005210C6" w:rsidP="00341470">
    <w:pPr>
      <w:pStyle w:val="Footer"/>
      <w:framePr w:wrap="around" w:vAnchor="text" w:hAnchor="margin" w:xAlign="right" w:y="1"/>
      <w:rPr>
        <w:ins w:id="11" w:author="Aleta Haflett" w:date="2014-11-04T16:28:00Z"/>
        <w:rStyle w:val="PageNumber"/>
      </w:rPr>
    </w:pPr>
    <w:ins w:id="12" w:author="Aleta Haflett" w:date="2014-11-04T16:28:00Z">
      <w:r>
        <w:rPr>
          <w:rStyle w:val="PageNumber"/>
        </w:rPr>
        <w:fldChar w:fldCharType="begin"/>
      </w:r>
      <w:r>
        <w:rPr>
          <w:rStyle w:val="PageNumber"/>
        </w:rPr>
        <w:instrText xml:space="preserve">PAGE  </w:instrText>
      </w:r>
    </w:ins>
    <w:r>
      <w:rPr>
        <w:rStyle w:val="PageNumber"/>
      </w:rPr>
      <w:fldChar w:fldCharType="separate"/>
    </w:r>
    <w:r w:rsidR="00D91E9E">
      <w:rPr>
        <w:rStyle w:val="PageNumber"/>
        <w:noProof/>
      </w:rPr>
      <w:t>1</w:t>
    </w:r>
    <w:ins w:id="13" w:author="Aleta Haflett" w:date="2014-11-04T16:28:00Z">
      <w:r>
        <w:rPr>
          <w:rStyle w:val="PageNumber"/>
        </w:rPr>
        <w:fldChar w:fldCharType="end"/>
      </w:r>
    </w:ins>
  </w:p>
  <w:p w14:paraId="50173125" w14:textId="77777777" w:rsidR="005210C6" w:rsidRDefault="005210C6" w:rsidP="0034147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AF9F9B" w14:textId="77777777" w:rsidR="005210C6" w:rsidRDefault="005210C6" w:rsidP="00341470">
      <w:pPr>
        <w:spacing w:after="0" w:line="240" w:lineRule="auto"/>
      </w:pPr>
      <w:r>
        <w:separator/>
      </w:r>
    </w:p>
  </w:footnote>
  <w:footnote w:type="continuationSeparator" w:id="0">
    <w:p w14:paraId="3AFB509D" w14:textId="77777777" w:rsidR="005210C6" w:rsidRDefault="005210C6" w:rsidP="0034147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4D6E"/>
    <w:multiLevelType w:val="hybridMultilevel"/>
    <w:tmpl w:val="648846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48540359"/>
    <w:multiLevelType w:val="hybridMultilevel"/>
    <w:tmpl w:val="4EE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7A5421"/>
    <w:multiLevelType w:val="hybridMultilevel"/>
    <w:tmpl w:val="8EFE19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drawingGridHorizontalSpacing w:val="360"/>
  <w:drawingGridVerticalSpacing w:val="36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68E"/>
    <w:rsid w:val="00026305"/>
    <w:rsid w:val="00074302"/>
    <w:rsid w:val="000A4D66"/>
    <w:rsid w:val="000A629A"/>
    <w:rsid w:val="000E5E1E"/>
    <w:rsid w:val="000F7966"/>
    <w:rsid w:val="0012712C"/>
    <w:rsid w:val="00130922"/>
    <w:rsid w:val="001630B2"/>
    <w:rsid w:val="0017075D"/>
    <w:rsid w:val="001C7378"/>
    <w:rsid w:val="001E68A0"/>
    <w:rsid w:val="001E68B1"/>
    <w:rsid w:val="00211799"/>
    <w:rsid w:val="00224F95"/>
    <w:rsid w:val="002260EB"/>
    <w:rsid w:val="00255F55"/>
    <w:rsid w:val="0026395C"/>
    <w:rsid w:val="00287E3F"/>
    <w:rsid w:val="002A4E06"/>
    <w:rsid w:val="00302FC1"/>
    <w:rsid w:val="00303B9C"/>
    <w:rsid w:val="003330F1"/>
    <w:rsid w:val="00341470"/>
    <w:rsid w:val="0035371A"/>
    <w:rsid w:val="00353B05"/>
    <w:rsid w:val="003660A7"/>
    <w:rsid w:val="0037128F"/>
    <w:rsid w:val="00390565"/>
    <w:rsid w:val="003D66BB"/>
    <w:rsid w:val="0040401D"/>
    <w:rsid w:val="00410C0C"/>
    <w:rsid w:val="00425435"/>
    <w:rsid w:val="0047073D"/>
    <w:rsid w:val="00471179"/>
    <w:rsid w:val="004900F5"/>
    <w:rsid w:val="0049321A"/>
    <w:rsid w:val="004A48CB"/>
    <w:rsid w:val="004B73AE"/>
    <w:rsid w:val="004F70B8"/>
    <w:rsid w:val="0050676F"/>
    <w:rsid w:val="005142A9"/>
    <w:rsid w:val="005210C6"/>
    <w:rsid w:val="00532B33"/>
    <w:rsid w:val="00536957"/>
    <w:rsid w:val="00560CD9"/>
    <w:rsid w:val="005625C1"/>
    <w:rsid w:val="005664F5"/>
    <w:rsid w:val="0057266B"/>
    <w:rsid w:val="005B4385"/>
    <w:rsid w:val="005D1E70"/>
    <w:rsid w:val="005D3FDE"/>
    <w:rsid w:val="005E7035"/>
    <w:rsid w:val="0063791F"/>
    <w:rsid w:val="00641C36"/>
    <w:rsid w:val="00696B38"/>
    <w:rsid w:val="006B5A60"/>
    <w:rsid w:val="006C3690"/>
    <w:rsid w:val="006D098A"/>
    <w:rsid w:val="006D40B2"/>
    <w:rsid w:val="006F4291"/>
    <w:rsid w:val="006F635E"/>
    <w:rsid w:val="00700949"/>
    <w:rsid w:val="00715136"/>
    <w:rsid w:val="00723FAF"/>
    <w:rsid w:val="007242F1"/>
    <w:rsid w:val="007327E5"/>
    <w:rsid w:val="0078672B"/>
    <w:rsid w:val="0079011B"/>
    <w:rsid w:val="007B5FDF"/>
    <w:rsid w:val="007E6B61"/>
    <w:rsid w:val="007F3296"/>
    <w:rsid w:val="00810E1B"/>
    <w:rsid w:val="008278C0"/>
    <w:rsid w:val="00830BEA"/>
    <w:rsid w:val="008768A6"/>
    <w:rsid w:val="008F39A8"/>
    <w:rsid w:val="00900701"/>
    <w:rsid w:val="00901471"/>
    <w:rsid w:val="009146E1"/>
    <w:rsid w:val="00934719"/>
    <w:rsid w:val="00940D46"/>
    <w:rsid w:val="0095245E"/>
    <w:rsid w:val="00962095"/>
    <w:rsid w:val="009D7772"/>
    <w:rsid w:val="00A1355F"/>
    <w:rsid w:val="00A1377F"/>
    <w:rsid w:val="00A61FDF"/>
    <w:rsid w:val="00A63ABC"/>
    <w:rsid w:val="00A735CE"/>
    <w:rsid w:val="00A947BD"/>
    <w:rsid w:val="00A95A91"/>
    <w:rsid w:val="00AC7CBE"/>
    <w:rsid w:val="00AE0531"/>
    <w:rsid w:val="00AF35D8"/>
    <w:rsid w:val="00B3353D"/>
    <w:rsid w:val="00B34ABA"/>
    <w:rsid w:val="00B4293B"/>
    <w:rsid w:val="00B70D28"/>
    <w:rsid w:val="00B92DA6"/>
    <w:rsid w:val="00BA10DE"/>
    <w:rsid w:val="00BD0E1F"/>
    <w:rsid w:val="00C0696C"/>
    <w:rsid w:val="00C461F0"/>
    <w:rsid w:val="00C64836"/>
    <w:rsid w:val="00C70E1F"/>
    <w:rsid w:val="00C87EF1"/>
    <w:rsid w:val="00CB0E2D"/>
    <w:rsid w:val="00CD53A5"/>
    <w:rsid w:val="00D13B07"/>
    <w:rsid w:val="00D428AC"/>
    <w:rsid w:val="00D5225B"/>
    <w:rsid w:val="00D55FE7"/>
    <w:rsid w:val="00D91E9E"/>
    <w:rsid w:val="00DA40EB"/>
    <w:rsid w:val="00DA6359"/>
    <w:rsid w:val="00DC229A"/>
    <w:rsid w:val="00DE5098"/>
    <w:rsid w:val="00E30332"/>
    <w:rsid w:val="00E4168E"/>
    <w:rsid w:val="00E57FAE"/>
    <w:rsid w:val="00EB29E6"/>
    <w:rsid w:val="00EE0A0D"/>
    <w:rsid w:val="00EE2996"/>
    <w:rsid w:val="00EF0AE7"/>
    <w:rsid w:val="00F42809"/>
    <w:rsid w:val="00F95C74"/>
    <w:rsid w:val="00F96F73"/>
    <w:rsid w:val="00FA0451"/>
    <w:rsid w:val="00FA363A"/>
    <w:rsid w:val="00FB4DE9"/>
    <w:rsid w:val="00FC5174"/>
    <w:rsid w:val="00FF0D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8E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467B7-7D4E-8647-841E-D502EF40E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43</Pages>
  <Words>7905</Words>
  <Characters>45065</Characters>
  <Application>Microsoft Macintosh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52865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McGee, Heather</dc:creator>
  <cp:keywords/>
  <dc:description/>
  <cp:lastModifiedBy>Heather Huntington</cp:lastModifiedBy>
  <cp:revision>2</cp:revision>
  <dcterms:created xsi:type="dcterms:W3CDTF">2014-11-04T17:44:00Z</dcterms:created>
  <dcterms:modified xsi:type="dcterms:W3CDTF">2014-11-04T17:44:00Z</dcterms:modified>
</cp:coreProperties>
</file>