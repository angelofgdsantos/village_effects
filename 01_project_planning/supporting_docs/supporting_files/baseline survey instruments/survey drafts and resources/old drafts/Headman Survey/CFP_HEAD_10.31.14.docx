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6AD0A1" w14:textId="77777777" w:rsidR="00026305" w:rsidRPr="00AC7CBE" w:rsidRDefault="00E4168E" w:rsidP="00AC7CBE">
      <w:pPr>
        <w:spacing w:after="0" w:line="240" w:lineRule="auto"/>
        <w:contextualSpacing/>
        <w:jc w:val="center"/>
      </w:pPr>
      <w:r w:rsidRPr="00AC7CBE">
        <w:t>Community Forest Project</w:t>
      </w:r>
    </w:p>
    <w:p w14:paraId="34D2A288" w14:textId="77777777" w:rsidR="00E4168E" w:rsidRPr="00AC7CBE" w:rsidRDefault="00FA0451" w:rsidP="00AC7CBE">
      <w:pPr>
        <w:spacing w:after="0" w:line="240" w:lineRule="auto"/>
        <w:contextualSpacing/>
        <w:jc w:val="center"/>
      </w:pPr>
      <w:r w:rsidRPr="00AC7CBE">
        <w:t xml:space="preserve">Headperson </w:t>
      </w:r>
      <w:r w:rsidR="00E4168E" w:rsidRPr="00AC7CBE">
        <w:t>Survey</w:t>
      </w:r>
    </w:p>
    <w:p w14:paraId="0FB20091" w14:textId="77777777" w:rsidR="00303B9C" w:rsidRPr="00AC7CBE" w:rsidRDefault="00303B9C" w:rsidP="00AC7CBE">
      <w:pPr>
        <w:spacing w:after="0" w:line="240" w:lineRule="auto"/>
        <w:contextualSpacing/>
        <w:jc w:val="center"/>
      </w:pPr>
    </w:p>
    <w:p w14:paraId="536D9484" w14:textId="77777777" w:rsidR="00303B9C" w:rsidRPr="00AC7CBE" w:rsidRDefault="00303B9C" w:rsidP="00AC7CBE">
      <w:pPr>
        <w:autoSpaceDE w:val="0"/>
        <w:autoSpaceDN w:val="0"/>
        <w:adjustRightInd w:val="0"/>
        <w:spacing w:after="0" w:line="240" w:lineRule="auto"/>
        <w:contextualSpacing/>
        <w:rPr>
          <w:rFonts w:cs="TimesNewRomanPSMT"/>
        </w:rPr>
      </w:pPr>
    </w:p>
    <w:p w14:paraId="089E811F" w14:textId="77777777" w:rsidR="008F39A8" w:rsidRPr="00AC7CBE" w:rsidRDefault="008F39A8" w:rsidP="00AC7CBE">
      <w:pPr>
        <w:autoSpaceDE w:val="0"/>
        <w:autoSpaceDN w:val="0"/>
        <w:adjustRightInd w:val="0"/>
        <w:spacing w:after="0" w:line="240" w:lineRule="auto"/>
        <w:contextualSpacing/>
        <w:rPr>
          <w:rFonts w:cs="TimesNewRomanPSMT"/>
        </w:rPr>
      </w:pPr>
    </w:p>
    <w:tbl>
      <w:tblPr>
        <w:tblW w:w="10080" w:type="dxa"/>
        <w:tblInd w:w="-5" w:type="dxa"/>
        <w:tblLayout w:type="fixed"/>
        <w:tblCellMar>
          <w:left w:w="29" w:type="dxa"/>
          <w:right w:w="29" w:type="dxa"/>
        </w:tblCellMar>
        <w:tblLook w:val="0000" w:firstRow="0" w:lastRow="0" w:firstColumn="0" w:lastColumn="0" w:noHBand="0" w:noVBand="0"/>
      </w:tblPr>
      <w:tblGrid>
        <w:gridCol w:w="360"/>
        <w:gridCol w:w="7200"/>
        <w:gridCol w:w="2520"/>
      </w:tblGrid>
      <w:tr w:rsidR="003D66BB" w:rsidRPr="00AC7CBE" w14:paraId="70D620C4"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2DE765DE" w14:textId="77777777" w:rsidR="003D66BB" w:rsidRPr="00AC7CBE" w:rsidRDefault="003D66BB" w:rsidP="00AC7CBE">
            <w:pPr>
              <w:kinsoku w:val="0"/>
              <w:overflowPunct w:val="0"/>
              <w:spacing w:beforeLines="20" w:before="48" w:afterLines="20" w:after="48" w:line="240" w:lineRule="auto"/>
              <w:ind w:left="104"/>
              <w:contextualSpacing/>
            </w:pPr>
          </w:p>
        </w:tc>
        <w:tc>
          <w:tcPr>
            <w:tcW w:w="7200" w:type="dxa"/>
            <w:tcBorders>
              <w:top w:val="single" w:sz="4" w:space="0" w:color="000000"/>
              <w:left w:val="single" w:sz="4" w:space="0" w:color="000000"/>
              <w:bottom w:val="single" w:sz="4" w:space="0" w:color="000000"/>
              <w:right w:val="single" w:sz="18" w:space="0" w:color="000000"/>
            </w:tcBorders>
          </w:tcPr>
          <w:p w14:paraId="213BCE4A" w14:textId="77777777" w:rsidR="003D66BB" w:rsidRPr="00AC7CBE" w:rsidRDefault="003D66BB" w:rsidP="00AC7CBE">
            <w:pPr>
              <w:kinsoku w:val="0"/>
              <w:overflowPunct w:val="0"/>
              <w:spacing w:beforeLines="20" w:before="48" w:afterLines="20" w:after="48" w:line="240" w:lineRule="auto"/>
              <w:contextualSpacing/>
            </w:pPr>
            <w:r w:rsidRPr="00AC7CBE">
              <w:rPr>
                <w:w w:val="105"/>
              </w:rPr>
              <w:t xml:space="preserve">start time </w:t>
            </w:r>
            <w:r w:rsidRPr="00AC7CBE">
              <w:rPr>
                <w:b/>
                <w:w w:val="105"/>
              </w:rPr>
              <w:t>(start)</w:t>
            </w:r>
            <w:r w:rsidRPr="00AC7CBE">
              <w:rPr>
                <w:w w:val="105"/>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0E65C228" w14:textId="77777777" w:rsidR="003D66BB" w:rsidRPr="00AC7CBE" w:rsidRDefault="003D66BB" w:rsidP="00AC7CBE">
            <w:pPr>
              <w:spacing w:beforeLines="20" w:before="48" w:afterLines="20" w:after="48" w:line="240" w:lineRule="auto"/>
              <w:contextualSpacing/>
              <w:rPr>
                <w:i/>
                <w:color w:val="A6A6A6" w:themeColor="background1" w:themeShade="A6"/>
              </w:rPr>
            </w:pPr>
            <w:r w:rsidRPr="00AC7CBE">
              <w:rPr>
                <w:i/>
                <w:color w:val="A6A6A6" w:themeColor="background1" w:themeShade="A6"/>
              </w:rPr>
              <w:t>hour/minute</w:t>
            </w:r>
          </w:p>
        </w:tc>
      </w:tr>
      <w:tr w:rsidR="003D66BB" w:rsidRPr="00AC7CBE" w14:paraId="39E4D8FB"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61B3EDCC" w14:textId="77777777" w:rsidR="003D66BB" w:rsidRPr="00AC7CBE" w:rsidRDefault="003D66BB" w:rsidP="00AC7CBE">
            <w:pPr>
              <w:kinsoku w:val="0"/>
              <w:overflowPunct w:val="0"/>
              <w:spacing w:beforeLines="20" w:before="48" w:afterLines="20" w:after="48" w:line="240" w:lineRule="auto"/>
              <w:ind w:left="75"/>
              <w:contextualSpacing/>
            </w:pPr>
          </w:p>
        </w:tc>
        <w:tc>
          <w:tcPr>
            <w:tcW w:w="7200" w:type="dxa"/>
            <w:tcBorders>
              <w:top w:val="single" w:sz="4" w:space="0" w:color="000000"/>
              <w:left w:val="single" w:sz="4" w:space="0" w:color="000000"/>
              <w:bottom w:val="single" w:sz="4" w:space="0" w:color="000000"/>
              <w:right w:val="single" w:sz="18" w:space="0" w:color="000000"/>
            </w:tcBorders>
          </w:tcPr>
          <w:p w14:paraId="4EB688D8" w14:textId="77777777" w:rsidR="003D66BB" w:rsidRPr="00AC7CBE" w:rsidRDefault="003D66BB" w:rsidP="00AC7CBE">
            <w:pPr>
              <w:kinsoku w:val="0"/>
              <w:overflowPunct w:val="0"/>
              <w:spacing w:beforeLines="20" w:before="48" w:afterLines="20" w:after="48" w:line="240" w:lineRule="auto"/>
              <w:contextualSpacing/>
              <w:rPr>
                <w:b/>
                <w:w w:val="105"/>
              </w:rPr>
            </w:pPr>
            <w:r w:rsidRPr="00AC7CBE">
              <w:rPr>
                <w:w w:val="105"/>
              </w:rPr>
              <w:t xml:space="preserve">End time </w:t>
            </w:r>
            <w:r w:rsidRPr="00AC7CBE">
              <w:rPr>
                <w:b/>
                <w:w w:val="105"/>
              </w:rPr>
              <w:t>(end)</w:t>
            </w:r>
          </w:p>
        </w:tc>
        <w:tc>
          <w:tcPr>
            <w:tcW w:w="2520" w:type="dxa"/>
            <w:tcBorders>
              <w:top w:val="single" w:sz="18" w:space="0" w:color="000000"/>
              <w:left w:val="single" w:sz="18" w:space="0" w:color="auto"/>
              <w:bottom w:val="single" w:sz="18" w:space="0" w:color="000000"/>
              <w:right w:val="single" w:sz="18" w:space="0" w:color="000000"/>
            </w:tcBorders>
          </w:tcPr>
          <w:p w14:paraId="4BACA939" w14:textId="77777777" w:rsidR="003D66BB" w:rsidRPr="00AC7CBE" w:rsidRDefault="003D66BB" w:rsidP="00AC7CBE">
            <w:pPr>
              <w:kinsoku w:val="0"/>
              <w:overflowPunct w:val="0"/>
              <w:spacing w:after="0" w:line="240" w:lineRule="auto"/>
              <w:contextualSpacing/>
              <w:rPr>
                <w:i/>
                <w:color w:val="A6A6A6" w:themeColor="background1" w:themeShade="A6"/>
              </w:rPr>
            </w:pPr>
            <w:r w:rsidRPr="00AC7CBE">
              <w:rPr>
                <w:i/>
                <w:color w:val="A6A6A6" w:themeColor="background1" w:themeShade="A6"/>
              </w:rPr>
              <w:t>hour/minute</w:t>
            </w:r>
          </w:p>
        </w:tc>
      </w:tr>
    </w:tbl>
    <w:p w14:paraId="1B64F6E5" w14:textId="325979DF" w:rsidR="003D66BB" w:rsidRPr="00AC7CBE" w:rsidRDefault="003D66BB" w:rsidP="00AC7CBE">
      <w:pPr>
        <w:tabs>
          <w:tab w:val="center" w:pos="5620"/>
          <w:tab w:val="right" w:pos="11240"/>
        </w:tabs>
        <w:spacing w:beforeLines="20" w:before="48" w:afterLines="20" w:after="48" w:line="240" w:lineRule="auto"/>
        <w:contextualSpacing/>
      </w:pPr>
    </w:p>
    <w:p w14:paraId="0B605D47" w14:textId="1482D73F" w:rsidR="003D66BB" w:rsidRPr="00AC7CBE" w:rsidRDefault="003D66BB" w:rsidP="00AC7CBE">
      <w:pPr>
        <w:pStyle w:val="Subtitle"/>
        <w:contextualSpacing/>
        <w:rPr>
          <w:rFonts w:asciiTheme="minorHAnsi" w:hAnsiTheme="minorHAnsi"/>
          <w:sz w:val="22"/>
          <w:szCs w:val="22"/>
        </w:rPr>
      </w:pPr>
      <w:r w:rsidRPr="00AC7CBE">
        <w:rPr>
          <w:rFonts w:asciiTheme="minorHAnsi" w:hAnsiTheme="minorHAnsi"/>
          <w:sz w:val="22"/>
          <w:szCs w:val="22"/>
        </w:rPr>
        <w:t>A</w:t>
      </w:r>
      <w:r w:rsidR="00471179">
        <w:rPr>
          <w:rFonts w:asciiTheme="minorHAnsi" w:hAnsiTheme="minorHAnsi"/>
          <w:sz w:val="22"/>
          <w:szCs w:val="22"/>
        </w:rPr>
        <w:t>.</w:t>
      </w:r>
      <w:r w:rsidRPr="00AC7CBE">
        <w:rPr>
          <w:rFonts w:asciiTheme="minorHAnsi" w:hAnsiTheme="minorHAnsi"/>
          <w:sz w:val="22"/>
          <w:szCs w:val="22"/>
        </w:rPr>
        <w:t>HEADMAN IDENTIFICATION AND CONSENT</w:t>
      </w:r>
    </w:p>
    <w:tbl>
      <w:tblPr>
        <w:tblW w:w="10080" w:type="dxa"/>
        <w:tblInd w:w="-5" w:type="dxa"/>
        <w:tblLayout w:type="fixed"/>
        <w:tblCellMar>
          <w:left w:w="0" w:type="dxa"/>
          <w:right w:w="0" w:type="dxa"/>
        </w:tblCellMar>
        <w:tblLook w:val="0000" w:firstRow="0" w:lastRow="0" w:firstColumn="0" w:lastColumn="0" w:noHBand="0" w:noVBand="0"/>
      </w:tblPr>
      <w:tblGrid>
        <w:gridCol w:w="360"/>
        <w:gridCol w:w="4680"/>
        <w:gridCol w:w="2520"/>
        <w:gridCol w:w="2520"/>
      </w:tblGrid>
      <w:tr w:rsidR="003D66BB" w:rsidRPr="00AC7CBE" w14:paraId="01688FD4"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5E217C02" w14:textId="77777777" w:rsidR="003D66BB" w:rsidRPr="00AC7CBE" w:rsidRDefault="003D66BB" w:rsidP="00AC7CBE">
            <w:pPr>
              <w:kinsoku w:val="0"/>
              <w:overflowPunct w:val="0"/>
              <w:spacing w:beforeLines="20" w:before="48" w:afterLines="20" w:after="48" w:line="240" w:lineRule="auto"/>
              <w:ind w:left="104"/>
              <w:contextualSpacing/>
            </w:pPr>
          </w:p>
        </w:tc>
        <w:tc>
          <w:tcPr>
            <w:tcW w:w="7200" w:type="dxa"/>
            <w:gridSpan w:val="2"/>
            <w:tcBorders>
              <w:top w:val="single" w:sz="4" w:space="0" w:color="000000"/>
              <w:left w:val="single" w:sz="4" w:space="0" w:color="000000"/>
              <w:bottom w:val="single" w:sz="4" w:space="0" w:color="000000"/>
              <w:right w:val="single" w:sz="18" w:space="0" w:color="000000"/>
            </w:tcBorders>
          </w:tcPr>
          <w:p w14:paraId="459F3257" w14:textId="77777777" w:rsidR="003D66BB" w:rsidRPr="00AC7CBE" w:rsidRDefault="003D66BB" w:rsidP="00AC7CBE">
            <w:pPr>
              <w:kinsoku w:val="0"/>
              <w:overflowPunct w:val="0"/>
              <w:spacing w:beforeLines="20" w:before="48" w:afterLines="20" w:after="48" w:line="240" w:lineRule="auto"/>
              <w:contextualSpacing/>
            </w:pPr>
            <w:r w:rsidRPr="00AC7CBE">
              <w:rPr>
                <w:w w:val="105"/>
              </w:rPr>
              <w:t>A1.Date of Survey</w:t>
            </w:r>
            <w:r w:rsidRPr="00AC7CBE">
              <w:rPr>
                <w:b/>
                <w:w w:val="105"/>
              </w:rPr>
              <w:t xml:space="preserve"> (</w:t>
            </w:r>
            <w:proofErr w:type="spellStart"/>
            <w:r w:rsidRPr="00AC7CBE">
              <w:rPr>
                <w:b/>
                <w:w w:val="105"/>
              </w:rPr>
              <w:t>time_st</w:t>
            </w:r>
            <w:proofErr w:type="spellEnd"/>
            <w:r w:rsidRPr="00AC7CBE">
              <w:rPr>
                <w:b/>
                <w:w w:val="105"/>
              </w:rPr>
              <w:t>)</w:t>
            </w:r>
            <w:r w:rsidRPr="00AC7CBE">
              <w:rPr>
                <w:w w:val="105"/>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075B16BD" w14:textId="77777777" w:rsidR="003D66BB" w:rsidRPr="00AC7CBE" w:rsidRDefault="003D66BB" w:rsidP="00AC7CBE">
            <w:pPr>
              <w:spacing w:beforeLines="20" w:before="48" w:afterLines="20" w:after="48" w:line="240" w:lineRule="auto"/>
              <w:contextualSpacing/>
              <w:rPr>
                <w:i/>
                <w:color w:val="A6A6A6" w:themeColor="background1" w:themeShade="A6"/>
              </w:rPr>
            </w:pPr>
            <w:r w:rsidRPr="00AC7CBE">
              <w:rPr>
                <w:i/>
                <w:color w:val="A6A6A6" w:themeColor="background1" w:themeShade="A6"/>
              </w:rPr>
              <w:t>mm/</w:t>
            </w:r>
            <w:proofErr w:type="spellStart"/>
            <w:r w:rsidRPr="00AC7CBE">
              <w:rPr>
                <w:i/>
                <w:color w:val="A6A6A6" w:themeColor="background1" w:themeShade="A6"/>
              </w:rPr>
              <w:t>dd</w:t>
            </w:r>
            <w:proofErr w:type="spellEnd"/>
            <w:r w:rsidRPr="00AC7CBE">
              <w:rPr>
                <w:i/>
                <w:color w:val="A6A6A6" w:themeColor="background1" w:themeShade="A6"/>
              </w:rPr>
              <w:t xml:space="preserve">    </w:t>
            </w:r>
          </w:p>
          <w:p w14:paraId="4C84100D" w14:textId="77777777" w:rsidR="003D66BB" w:rsidRPr="00AC7CBE" w:rsidRDefault="003D66BB" w:rsidP="00AC7CBE">
            <w:pPr>
              <w:spacing w:beforeLines="20" w:before="48" w:afterLines="20" w:after="48" w:line="240" w:lineRule="auto"/>
              <w:contextualSpacing/>
              <w:rPr>
                <w:i/>
                <w:color w:val="A6A6A6" w:themeColor="background1" w:themeShade="A6"/>
              </w:rPr>
            </w:pPr>
            <w:r w:rsidRPr="00AC7CBE">
              <w:rPr>
                <w:i/>
                <w:color w:val="A6A6A6" w:themeColor="background1" w:themeShade="A6"/>
              </w:rPr>
              <w:t>hour/minute</w:t>
            </w:r>
          </w:p>
        </w:tc>
      </w:tr>
      <w:tr w:rsidR="003D66BB" w:rsidRPr="00AC7CBE" w14:paraId="035EB671"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236267F9" w14:textId="77777777" w:rsidR="003D66BB" w:rsidRPr="00AC7CBE" w:rsidRDefault="003D66BB" w:rsidP="00AC7CBE">
            <w:pPr>
              <w:tabs>
                <w:tab w:val="center" w:pos="5620"/>
                <w:tab w:val="right" w:pos="11240"/>
              </w:tabs>
              <w:kinsoku w:val="0"/>
              <w:overflowPunct w:val="0"/>
              <w:spacing w:beforeLines="20" w:before="48" w:afterLines="20" w:after="48" w:line="240" w:lineRule="auto"/>
              <w:ind w:left="75"/>
              <w:contextualSpacing/>
              <w:jc w:val="center"/>
              <w:rPr>
                <w:spacing w:val="1"/>
                <w:w w:val="105"/>
              </w:rPr>
            </w:pPr>
          </w:p>
        </w:tc>
        <w:tc>
          <w:tcPr>
            <w:tcW w:w="4680" w:type="dxa"/>
            <w:tcBorders>
              <w:top w:val="single" w:sz="4" w:space="0" w:color="000000"/>
              <w:left w:val="single" w:sz="4" w:space="0" w:color="000000"/>
              <w:bottom w:val="single" w:sz="4" w:space="0" w:color="000000"/>
              <w:right w:val="single" w:sz="18" w:space="0" w:color="000000"/>
            </w:tcBorders>
          </w:tcPr>
          <w:p w14:paraId="113B7887" w14:textId="77777777" w:rsidR="003D66BB" w:rsidRPr="00AC7CBE" w:rsidRDefault="003D66BB" w:rsidP="00AC7CBE">
            <w:pPr>
              <w:kinsoku w:val="0"/>
              <w:overflowPunct w:val="0"/>
              <w:spacing w:beforeLines="20" w:before="48" w:afterLines="20" w:after="48" w:line="240" w:lineRule="auto"/>
              <w:contextualSpacing/>
              <w:rPr>
                <w:b/>
                <w:w w:val="105"/>
              </w:rPr>
            </w:pPr>
            <w:r w:rsidRPr="00AC7CBE">
              <w:rPr>
                <w:w w:val="105"/>
              </w:rPr>
              <w:t>A2.Name of Supervisor</w:t>
            </w:r>
            <w:r w:rsidRPr="00AC7CBE">
              <w:rPr>
                <w:b/>
                <w:w w:val="105"/>
              </w:rPr>
              <w:t xml:space="preserve"> (</w:t>
            </w:r>
            <w:proofErr w:type="spellStart"/>
            <w:r w:rsidRPr="00AC7CBE">
              <w:rPr>
                <w:b/>
                <w:w w:val="105"/>
              </w:rPr>
              <w:t>superv</w:t>
            </w:r>
            <w:proofErr w:type="spellEnd"/>
            <w:r w:rsidRPr="00AC7CBE">
              <w:rPr>
                <w:b/>
                <w:w w:val="105"/>
              </w:rPr>
              <w:t>)</w:t>
            </w:r>
          </w:p>
        </w:tc>
        <w:tc>
          <w:tcPr>
            <w:tcW w:w="5040" w:type="dxa"/>
            <w:gridSpan w:val="2"/>
            <w:tcBorders>
              <w:top w:val="single" w:sz="18" w:space="0" w:color="000000"/>
              <w:left w:val="single" w:sz="18" w:space="0" w:color="000000"/>
              <w:bottom w:val="single" w:sz="18" w:space="0" w:color="000000"/>
              <w:right w:val="single" w:sz="18" w:space="0" w:color="000000"/>
            </w:tcBorders>
          </w:tcPr>
          <w:p w14:paraId="318B9372" w14:textId="77777777" w:rsidR="003D66BB" w:rsidRPr="00AC7CBE" w:rsidRDefault="003D66BB" w:rsidP="00AC7CBE">
            <w:pPr>
              <w:kinsoku w:val="0"/>
              <w:overflowPunct w:val="0"/>
              <w:spacing w:after="0" w:line="240" w:lineRule="auto"/>
              <w:contextualSpacing/>
              <w:rPr>
                <w:w w:val="105"/>
              </w:rPr>
            </w:pPr>
            <w:r w:rsidRPr="00AC7CBE">
              <w:rPr>
                <w:i/>
                <w:color w:val="A6A6A6" w:themeColor="background1" w:themeShade="A6"/>
              </w:rPr>
              <w:t>(Text)</w:t>
            </w:r>
          </w:p>
          <w:p w14:paraId="52A447AE" w14:textId="77777777" w:rsidR="003D66BB" w:rsidRPr="00AC7CBE" w:rsidRDefault="003D66BB" w:rsidP="00AC7CBE">
            <w:pPr>
              <w:spacing w:beforeLines="20" w:before="48" w:afterLines="20" w:after="48" w:line="240" w:lineRule="auto"/>
              <w:ind w:left="120"/>
              <w:contextualSpacing/>
            </w:pPr>
          </w:p>
        </w:tc>
      </w:tr>
      <w:tr w:rsidR="003D66BB" w:rsidRPr="00AC7CBE" w14:paraId="5924DAF1"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6389CF23" w14:textId="77777777" w:rsidR="003D66BB" w:rsidRPr="00AC7CBE" w:rsidRDefault="003D66BB" w:rsidP="00AC7CBE">
            <w:pPr>
              <w:kinsoku w:val="0"/>
              <w:overflowPunct w:val="0"/>
              <w:spacing w:beforeLines="20" w:before="48" w:afterLines="20" w:after="48" w:line="240" w:lineRule="auto"/>
              <w:ind w:left="75"/>
              <w:contextualSpacing/>
            </w:pPr>
          </w:p>
        </w:tc>
        <w:tc>
          <w:tcPr>
            <w:tcW w:w="4680" w:type="dxa"/>
            <w:tcBorders>
              <w:top w:val="single" w:sz="4" w:space="0" w:color="000000"/>
              <w:left w:val="single" w:sz="4" w:space="0" w:color="000000"/>
              <w:bottom w:val="single" w:sz="4" w:space="0" w:color="000000"/>
              <w:right w:val="single" w:sz="18" w:space="0" w:color="000000"/>
            </w:tcBorders>
          </w:tcPr>
          <w:p w14:paraId="38DC537F" w14:textId="77777777" w:rsidR="003D66BB" w:rsidRPr="00AC7CBE" w:rsidRDefault="003D66BB" w:rsidP="00AC7CBE">
            <w:pPr>
              <w:kinsoku w:val="0"/>
              <w:overflowPunct w:val="0"/>
              <w:spacing w:beforeLines="20" w:before="48" w:afterLines="20" w:after="48" w:line="240" w:lineRule="auto"/>
              <w:contextualSpacing/>
              <w:rPr>
                <w:b/>
              </w:rPr>
            </w:pPr>
            <w:r w:rsidRPr="00AC7CBE">
              <w:rPr>
                <w:w w:val="105"/>
              </w:rPr>
              <w:t xml:space="preserve">A3.Village Name </w:t>
            </w:r>
            <w:r w:rsidRPr="00AC7CBE">
              <w:rPr>
                <w:b/>
                <w:w w:val="105"/>
              </w:rPr>
              <w:t>(</w:t>
            </w:r>
            <w:proofErr w:type="spellStart"/>
            <w:r w:rsidRPr="00AC7CBE">
              <w:rPr>
                <w:b/>
                <w:w w:val="105"/>
              </w:rPr>
              <w:t>h_vil</w:t>
            </w:r>
            <w:proofErr w:type="spellEnd"/>
            <w:r w:rsidRPr="00AC7CBE">
              <w:rPr>
                <w:b/>
                <w:w w:val="105"/>
              </w:rPr>
              <w:t>)</w:t>
            </w:r>
          </w:p>
        </w:tc>
        <w:tc>
          <w:tcPr>
            <w:tcW w:w="5040" w:type="dxa"/>
            <w:gridSpan w:val="2"/>
            <w:tcBorders>
              <w:top w:val="single" w:sz="18" w:space="0" w:color="000000"/>
              <w:left w:val="single" w:sz="18" w:space="0" w:color="000000"/>
              <w:bottom w:val="single" w:sz="18" w:space="0" w:color="000000"/>
              <w:right w:val="single" w:sz="18" w:space="0" w:color="000000"/>
            </w:tcBorders>
          </w:tcPr>
          <w:p w14:paraId="777C0A8C" w14:textId="77777777" w:rsidR="003D66BB" w:rsidRPr="00AC7CBE" w:rsidRDefault="003D66BB" w:rsidP="00AC7CBE">
            <w:pPr>
              <w:kinsoku w:val="0"/>
              <w:overflowPunct w:val="0"/>
              <w:spacing w:after="0" w:line="240" w:lineRule="auto"/>
              <w:contextualSpacing/>
              <w:rPr>
                <w:w w:val="105"/>
              </w:rPr>
            </w:pPr>
            <w:r w:rsidRPr="00AC7CBE">
              <w:rPr>
                <w:i/>
                <w:color w:val="A6A6A6" w:themeColor="background1" w:themeShade="A6"/>
              </w:rPr>
              <w:t>(Text)</w:t>
            </w:r>
          </w:p>
          <w:p w14:paraId="6CAD8DC6" w14:textId="77777777" w:rsidR="003D66BB" w:rsidRPr="00AC7CBE" w:rsidRDefault="003D66BB" w:rsidP="00AC7CBE">
            <w:pPr>
              <w:spacing w:beforeLines="20" w:before="48" w:afterLines="20" w:after="48" w:line="240" w:lineRule="auto"/>
              <w:ind w:left="120"/>
              <w:contextualSpacing/>
            </w:pPr>
          </w:p>
        </w:tc>
      </w:tr>
      <w:tr w:rsidR="003D66BB" w:rsidRPr="00AC7CBE" w14:paraId="22C3B338"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75F02CAF" w14:textId="77777777" w:rsidR="003D66BB" w:rsidRPr="00AC7CBE" w:rsidRDefault="003D66BB" w:rsidP="00AC7CBE">
            <w:pPr>
              <w:kinsoku w:val="0"/>
              <w:overflowPunct w:val="0"/>
              <w:spacing w:beforeLines="20" w:before="48" w:afterLines="20" w:after="48" w:line="240" w:lineRule="auto"/>
              <w:ind w:left="75"/>
              <w:contextualSpacing/>
              <w:rPr>
                <w:spacing w:val="1"/>
                <w:w w:val="105"/>
              </w:rPr>
            </w:pPr>
          </w:p>
        </w:tc>
        <w:tc>
          <w:tcPr>
            <w:tcW w:w="4680" w:type="dxa"/>
            <w:tcBorders>
              <w:top w:val="single" w:sz="4" w:space="0" w:color="000000"/>
              <w:left w:val="single" w:sz="4" w:space="0" w:color="000000"/>
              <w:bottom w:val="single" w:sz="4" w:space="0" w:color="000000"/>
              <w:right w:val="single" w:sz="18" w:space="0" w:color="000000"/>
            </w:tcBorders>
          </w:tcPr>
          <w:p w14:paraId="19EF2D50" w14:textId="77777777" w:rsidR="003D66BB" w:rsidRPr="00AC7CBE" w:rsidRDefault="003D66BB" w:rsidP="00AC7CBE">
            <w:pPr>
              <w:kinsoku w:val="0"/>
              <w:overflowPunct w:val="0"/>
              <w:spacing w:beforeLines="20" w:before="48" w:afterLines="20" w:after="48" w:line="240" w:lineRule="auto"/>
              <w:contextualSpacing/>
              <w:rPr>
                <w:w w:val="105"/>
              </w:rPr>
            </w:pPr>
            <w:r w:rsidRPr="00AC7CBE">
              <w:rPr>
                <w:w w:val="105"/>
              </w:rPr>
              <w:t xml:space="preserve">A4.Confirm village name </w:t>
            </w:r>
            <w:r w:rsidRPr="00AC7CBE">
              <w:rPr>
                <w:b/>
                <w:w w:val="105"/>
              </w:rPr>
              <w:t>(h_vil2)</w:t>
            </w:r>
          </w:p>
        </w:tc>
        <w:tc>
          <w:tcPr>
            <w:tcW w:w="5040" w:type="dxa"/>
            <w:gridSpan w:val="2"/>
            <w:tcBorders>
              <w:top w:val="single" w:sz="18" w:space="0" w:color="000000"/>
              <w:left w:val="single" w:sz="18" w:space="0" w:color="000000"/>
              <w:bottom w:val="single" w:sz="18" w:space="0" w:color="000000"/>
              <w:right w:val="single" w:sz="18" w:space="0" w:color="000000"/>
            </w:tcBorders>
          </w:tcPr>
          <w:p w14:paraId="07AA13BB" w14:textId="77777777" w:rsidR="003D66BB" w:rsidRPr="00AC7CBE" w:rsidRDefault="003D66BB" w:rsidP="00AC7CBE">
            <w:pPr>
              <w:spacing w:beforeLines="20" w:before="48" w:afterLines="20" w:after="48" w:line="240" w:lineRule="auto"/>
              <w:contextualSpacing/>
              <w:rPr>
                <w:i/>
                <w:color w:val="A6A6A6" w:themeColor="background1" w:themeShade="A6"/>
              </w:rPr>
            </w:pPr>
            <w:r w:rsidRPr="00AC7CBE">
              <w:rPr>
                <w:i/>
                <w:color w:val="A6A6A6" w:themeColor="background1" w:themeShade="A6"/>
              </w:rPr>
              <w:t>(Text)</w:t>
            </w:r>
          </w:p>
        </w:tc>
      </w:tr>
      <w:tr w:rsidR="003D66BB" w:rsidRPr="00AC7CBE" w14:paraId="50E7AD0A"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48BF2D5B" w14:textId="77777777" w:rsidR="003D66BB" w:rsidRPr="00AC7CBE" w:rsidRDefault="003D66BB" w:rsidP="00AC7CBE">
            <w:pPr>
              <w:tabs>
                <w:tab w:val="center" w:pos="5620"/>
                <w:tab w:val="right" w:pos="11240"/>
              </w:tabs>
              <w:kinsoku w:val="0"/>
              <w:overflowPunct w:val="0"/>
              <w:spacing w:beforeLines="20" w:before="48" w:afterLines="20" w:after="48" w:line="240" w:lineRule="auto"/>
              <w:ind w:left="75"/>
              <w:contextualSpacing/>
              <w:jc w:val="center"/>
              <w:rPr>
                <w:spacing w:val="1"/>
                <w:w w:val="105"/>
              </w:rPr>
            </w:pPr>
          </w:p>
        </w:tc>
        <w:tc>
          <w:tcPr>
            <w:tcW w:w="7200" w:type="dxa"/>
            <w:gridSpan w:val="2"/>
            <w:tcBorders>
              <w:top w:val="single" w:sz="4" w:space="0" w:color="000000"/>
              <w:left w:val="single" w:sz="4" w:space="0" w:color="000000"/>
              <w:bottom w:val="single" w:sz="4" w:space="0" w:color="000000"/>
              <w:right w:val="single" w:sz="18" w:space="0" w:color="000000"/>
            </w:tcBorders>
          </w:tcPr>
          <w:p w14:paraId="693BD6DF" w14:textId="77777777" w:rsidR="003D66BB" w:rsidRPr="00AC7CBE" w:rsidRDefault="003D66BB" w:rsidP="00AC7CBE">
            <w:pPr>
              <w:kinsoku w:val="0"/>
              <w:overflowPunct w:val="0"/>
              <w:spacing w:beforeLines="20" w:before="48" w:afterLines="20" w:after="48" w:line="240" w:lineRule="auto"/>
              <w:contextualSpacing/>
              <w:rPr>
                <w:w w:val="105"/>
              </w:rPr>
            </w:pPr>
            <w:r w:rsidRPr="00AC7CBE">
              <w:rPr>
                <w:w w:val="105"/>
              </w:rPr>
              <w:t xml:space="preserve">A5.Village ID: </w:t>
            </w:r>
            <w:r w:rsidRPr="00AC7CBE">
              <w:rPr>
                <w:b/>
                <w:w w:val="105"/>
              </w:rPr>
              <w:t>(</w:t>
            </w:r>
            <w:proofErr w:type="spellStart"/>
            <w:r w:rsidRPr="00AC7CBE">
              <w:rPr>
                <w:b/>
                <w:w w:val="105"/>
              </w:rPr>
              <w:t>h_vilid</w:t>
            </w:r>
            <w:proofErr w:type="spellEnd"/>
            <w:r w:rsidRPr="00AC7CBE">
              <w:rPr>
                <w:b/>
                <w:w w:val="105"/>
              </w:rPr>
              <w:t>)</w:t>
            </w:r>
            <w:r w:rsidRPr="00AC7CBE">
              <w:rPr>
                <w:w w:val="105"/>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37AF088C" w14:textId="77777777" w:rsidR="003D66BB" w:rsidRPr="00AC7CBE" w:rsidRDefault="003D66BB" w:rsidP="00AC7CBE">
            <w:pPr>
              <w:spacing w:beforeLines="20" w:before="48" w:afterLines="20" w:after="48" w:line="240" w:lineRule="auto"/>
              <w:contextualSpacing/>
              <w:rPr>
                <w:i/>
              </w:rPr>
            </w:pPr>
            <w:r w:rsidRPr="00AC7CBE">
              <w:rPr>
                <w:i/>
                <w:color w:val="A6A6A6" w:themeColor="background1" w:themeShade="A6"/>
              </w:rPr>
              <w:t xml:space="preserve">(Integer) </w:t>
            </w:r>
          </w:p>
        </w:tc>
      </w:tr>
      <w:tr w:rsidR="003D66BB" w:rsidRPr="00AC7CBE" w14:paraId="39018DB7"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62E62BBA" w14:textId="77777777" w:rsidR="003D66BB" w:rsidRPr="00AC7CBE" w:rsidRDefault="003D66BB" w:rsidP="00AC7CBE">
            <w:pPr>
              <w:tabs>
                <w:tab w:val="center" w:pos="5620"/>
                <w:tab w:val="right" w:pos="11240"/>
              </w:tabs>
              <w:kinsoku w:val="0"/>
              <w:overflowPunct w:val="0"/>
              <w:spacing w:beforeLines="20" w:before="48" w:afterLines="20" w:after="48" w:line="240" w:lineRule="auto"/>
              <w:ind w:left="75"/>
              <w:contextualSpacing/>
              <w:jc w:val="center"/>
              <w:rPr>
                <w:spacing w:val="1"/>
                <w:w w:val="105"/>
              </w:rPr>
            </w:pPr>
          </w:p>
        </w:tc>
        <w:tc>
          <w:tcPr>
            <w:tcW w:w="7200" w:type="dxa"/>
            <w:gridSpan w:val="2"/>
            <w:tcBorders>
              <w:top w:val="single" w:sz="4" w:space="0" w:color="000000"/>
              <w:left w:val="single" w:sz="4" w:space="0" w:color="000000"/>
              <w:bottom w:val="single" w:sz="4" w:space="0" w:color="000000"/>
              <w:right w:val="single" w:sz="18" w:space="0" w:color="000000"/>
            </w:tcBorders>
          </w:tcPr>
          <w:p w14:paraId="33286945" w14:textId="77777777" w:rsidR="003D66BB" w:rsidRPr="00AC7CBE" w:rsidRDefault="003D66BB" w:rsidP="00AC7CBE">
            <w:pPr>
              <w:kinsoku w:val="0"/>
              <w:overflowPunct w:val="0"/>
              <w:spacing w:beforeLines="20" w:before="48" w:afterLines="20" w:after="48" w:line="240" w:lineRule="auto"/>
              <w:contextualSpacing/>
              <w:rPr>
                <w:b/>
                <w:w w:val="105"/>
              </w:rPr>
            </w:pPr>
            <w:r w:rsidRPr="00AC7CBE">
              <w:rPr>
                <w:w w:val="105"/>
              </w:rPr>
              <w:t xml:space="preserve">A6.Confirm village ID: </w:t>
            </w:r>
            <w:r w:rsidRPr="00AC7CBE">
              <w:rPr>
                <w:b/>
                <w:w w:val="105"/>
              </w:rPr>
              <w:t>(h_vilid2)</w:t>
            </w:r>
          </w:p>
        </w:tc>
        <w:tc>
          <w:tcPr>
            <w:tcW w:w="2520" w:type="dxa"/>
            <w:tcBorders>
              <w:top w:val="single" w:sz="18" w:space="0" w:color="000000"/>
              <w:left w:val="single" w:sz="18" w:space="0" w:color="000000"/>
              <w:bottom w:val="single" w:sz="18" w:space="0" w:color="000000"/>
              <w:right w:val="single" w:sz="18" w:space="0" w:color="000000"/>
            </w:tcBorders>
          </w:tcPr>
          <w:p w14:paraId="305B48B8" w14:textId="77777777" w:rsidR="003D66BB" w:rsidRPr="00AC7CBE" w:rsidRDefault="003D66BB" w:rsidP="00AC7CBE">
            <w:pPr>
              <w:spacing w:beforeLines="20" w:before="48" w:afterLines="20" w:after="48" w:line="240" w:lineRule="auto"/>
              <w:contextualSpacing/>
              <w:rPr>
                <w:i/>
                <w:color w:val="A6A6A6" w:themeColor="background1" w:themeShade="A6"/>
              </w:rPr>
            </w:pPr>
            <w:r w:rsidRPr="00AC7CBE">
              <w:rPr>
                <w:i/>
                <w:color w:val="A6A6A6" w:themeColor="background1" w:themeShade="A6"/>
              </w:rPr>
              <w:t>(Integer)</w:t>
            </w:r>
          </w:p>
        </w:tc>
      </w:tr>
    </w:tbl>
    <w:p w14:paraId="0BA67B47" w14:textId="77777777" w:rsidR="003D66BB" w:rsidRPr="00AC7CBE" w:rsidRDefault="003D66BB" w:rsidP="00AC7CBE">
      <w:pPr>
        <w:pStyle w:val="BodyText"/>
        <w:kinsoku w:val="0"/>
        <w:overflowPunct w:val="0"/>
        <w:spacing w:beforeLines="20" w:before="48" w:afterLines="20" w:after="48"/>
        <w:ind w:right="160"/>
        <w:contextualSpacing/>
        <w:rPr>
          <w:rFonts w:asciiTheme="minorHAnsi" w:hAnsiTheme="minorHAnsi"/>
          <w:sz w:val="22"/>
          <w:szCs w:val="22"/>
        </w:rPr>
      </w:pPr>
    </w:p>
    <w:p w14:paraId="0CD40573" w14:textId="77777777" w:rsidR="003D66BB" w:rsidRPr="00AC7CBE" w:rsidRDefault="003D66BB" w:rsidP="00AC7CBE">
      <w:pPr>
        <w:pStyle w:val="BodyText"/>
        <w:kinsoku w:val="0"/>
        <w:overflowPunct w:val="0"/>
        <w:spacing w:beforeLines="20" w:before="48" w:afterLines="20" w:after="48"/>
        <w:ind w:right="160"/>
        <w:contextualSpacing/>
        <w:rPr>
          <w:rFonts w:asciiTheme="minorHAnsi" w:hAnsiTheme="minorHAnsi"/>
          <w:sz w:val="22"/>
          <w:szCs w:val="22"/>
        </w:rPr>
      </w:pPr>
      <w:r w:rsidRPr="00AC7CBE">
        <w:rPr>
          <w:rFonts w:asciiTheme="minorHAnsi" w:eastAsia="Times New Roman" w:hAnsiTheme="minorHAnsi"/>
          <w:sz w:val="22"/>
          <w:szCs w:val="22"/>
          <w:lang w:eastAsia="zh-CN"/>
        </w:rPr>
        <w:t>INFORMED CONSENT - PLEASE READ THE PAPER CONSENT FORM CAREFULY AND WORD FOR WORD</w:t>
      </w:r>
    </w:p>
    <w:p w14:paraId="3CE1B829" w14:textId="77777777" w:rsidR="003D66BB" w:rsidRPr="00AC7CBE" w:rsidRDefault="003D66BB" w:rsidP="00AC7CBE">
      <w:pPr>
        <w:pStyle w:val="BodyText"/>
        <w:kinsoku w:val="0"/>
        <w:overflowPunct w:val="0"/>
        <w:spacing w:beforeLines="20" w:before="48" w:afterLines="20" w:after="48"/>
        <w:ind w:right="160"/>
        <w:contextualSpacing/>
        <w:rPr>
          <w:rFonts w:asciiTheme="minorHAnsi" w:hAnsiTheme="minorHAnsi"/>
          <w:sz w:val="22"/>
          <w:szCs w:val="22"/>
        </w:rPr>
      </w:pPr>
    </w:p>
    <w:p w14:paraId="3A62DD41" w14:textId="77777777" w:rsidR="003D66BB" w:rsidRPr="00AC7CBE" w:rsidRDefault="003D66BB" w:rsidP="00AC7CBE">
      <w:pPr>
        <w:pStyle w:val="BodyText"/>
        <w:kinsoku w:val="0"/>
        <w:overflowPunct w:val="0"/>
        <w:spacing w:beforeLines="20" w:before="48" w:afterLines="20" w:after="48"/>
        <w:ind w:right="160"/>
        <w:contextualSpacing/>
        <w:rPr>
          <w:rFonts w:asciiTheme="minorHAnsi" w:hAnsiTheme="minorHAnsi"/>
          <w:sz w:val="22"/>
          <w:szCs w:val="22"/>
        </w:rPr>
      </w:pPr>
    </w:p>
    <w:tbl>
      <w:tblPr>
        <w:tblW w:w="1008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60"/>
        <w:gridCol w:w="4680"/>
        <w:gridCol w:w="4320"/>
        <w:gridCol w:w="720"/>
      </w:tblGrid>
      <w:tr w:rsidR="003D66BB" w:rsidRPr="00AC7CBE" w14:paraId="5F148F92" w14:textId="77777777" w:rsidTr="00AC7CBE">
        <w:trPr>
          <w:trHeight w:val="20"/>
        </w:trPr>
        <w:tc>
          <w:tcPr>
            <w:tcW w:w="360" w:type="dxa"/>
          </w:tcPr>
          <w:p w14:paraId="7DCED0B7" w14:textId="77777777" w:rsidR="003D66BB" w:rsidRPr="00AC7CBE" w:rsidRDefault="003D66BB" w:rsidP="00AC7CBE">
            <w:pPr>
              <w:kinsoku w:val="0"/>
              <w:overflowPunct w:val="0"/>
              <w:spacing w:after="0" w:line="240" w:lineRule="auto"/>
              <w:ind w:left="104"/>
              <w:contextualSpacing/>
            </w:pPr>
          </w:p>
        </w:tc>
        <w:tc>
          <w:tcPr>
            <w:tcW w:w="4680" w:type="dxa"/>
            <w:tcBorders>
              <w:right w:val="nil"/>
            </w:tcBorders>
          </w:tcPr>
          <w:p w14:paraId="37A78A2F" w14:textId="77777777" w:rsidR="003D66BB" w:rsidRPr="00AC7CBE" w:rsidRDefault="003D66BB" w:rsidP="00AC7CBE">
            <w:pPr>
              <w:kinsoku w:val="0"/>
              <w:overflowPunct w:val="0"/>
              <w:spacing w:afterLines="20" w:after="48" w:line="240" w:lineRule="auto"/>
              <w:contextualSpacing/>
              <w:rPr>
                <w:b/>
                <w:w w:val="105"/>
              </w:rPr>
            </w:pPr>
            <w:r w:rsidRPr="00AC7CBE">
              <w:rPr>
                <w:w w:val="105"/>
              </w:rPr>
              <w:t xml:space="preserve">A7.Did the respondent consent? </w:t>
            </w:r>
            <w:r w:rsidRPr="00AC7CBE">
              <w:rPr>
                <w:b/>
                <w:w w:val="105"/>
              </w:rPr>
              <w:t>(consent)</w:t>
            </w:r>
          </w:p>
          <w:p w14:paraId="0229EEFA" w14:textId="316D00B3" w:rsidR="00CB0E2D" w:rsidRPr="00AC7CBE" w:rsidRDefault="00CB0E2D" w:rsidP="00AC7CBE">
            <w:pPr>
              <w:kinsoku w:val="0"/>
              <w:overflowPunct w:val="0"/>
              <w:spacing w:afterLines="20" w:after="48" w:line="240" w:lineRule="auto"/>
              <w:contextualSpacing/>
              <w:rPr>
                <w:w w:val="105"/>
              </w:rPr>
            </w:pPr>
            <w:r w:rsidRPr="00AC7CBE">
              <w:rPr>
                <w:w w:val="105"/>
              </w:rPr>
              <w:t>If 1, skip to Module B</w:t>
            </w:r>
          </w:p>
        </w:tc>
        <w:tc>
          <w:tcPr>
            <w:tcW w:w="4320" w:type="dxa"/>
            <w:tcBorders>
              <w:left w:val="nil"/>
              <w:right w:val="single" w:sz="18" w:space="0" w:color="000000"/>
            </w:tcBorders>
          </w:tcPr>
          <w:p w14:paraId="1FBDDFF9" w14:textId="77777777" w:rsidR="00CB0E2D" w:rsidRPr="00AC7CBE" w:rsidRDefault="00CB0E2D" w:rsidP="00AC7CBE">
            <w:pPr>
              <w:spacing w:after="0" w:line="240" w:lineRule="auto"/>
              <w:contextualSpacing/>
            </w:pPr>
            <w:r w:rsidRPr="00AC7CBE">
              <w:t>1=No</w:t>
            </w:r>
          </w:p>
          <w:p w14:paraId="4B17A4EA" w14:textId="4725C8AF" w:rsidR="003D66BB" w:rsidRPr="00AC7CBE" w:rsidRDefault="00CB0E2D" w:rsidP="00AC7CBE">
            <w:pPr>
              <w:spacing w:after="0" w:line="240" w:lineRule="auto"/>
              <w:contextualSpacing/>
            </w:pPr>
            <w:r w:rsidRPr="00AC7CBE">
              <w:t>2=Yes</w:t>
            </w:r>
          </w:p>
        </w:tc>
        <w:tc>
          <w:tcPr>
            <w:tcW w:w="720" w:type="dxa"/>
            <w:tcBorders>
              <w:top w:val="single" w:sz="18" w:space="0" w:color="000000"/>
              <w:left w:val="single" w:sz="18" w:space="0" w:color="000000"/>
              <w:bottom w:val="single" w:sz="18" w:space="0" w:color="000000"/>
              <w:right w:val="single" w:sz="18" w:space="0" w:color="000000"/>
            </w:tcBorders>
          </w:tcPr>
          <w:p w14:paraId="651E8656" w14:textId="77777777" w:rsidR="003D66BB" w:rsidRPr="00AC7CBE" w:rsidRDefault="003D66BB" w:rsidP="00AC7CBE">
            <w:pPr>
              <w:kinsoku w:val="0"/>
              <w:overflowPunct w:val="0"/>
              <w:spacing w:after="0" w:line="240" w:lineRule="auto"/>
              <w:ind w:left="22"/>
              <w:contextualSpacing/>
              <w:rPr>
                <w:w w:val="105"/>
              </w:rPr>
            </w:pPr>
            <w:r w:rsidRPr="00AC7CBE">
              <w:rPr>
                <w:i/>
                <w:color w:val="A6A6A6" w:themeColor="background1" w:themeShade="A6"/>
              </w:rPr>
              <w:t>(Code)</w:t>
            </w:r>
          </w:p>
        </w:tc>
      </w:tr>
      <w:tr w:rsidR="003D66BB" w:rsidRPr="00AC7CBE" w14:paraId="0E351898" w14:textId="77777777" w:rsidTr="00AC7CBE">
        <w:trPr>
          <w:trHeight w:val="20"/>
        </w:trPr>
        <w:tc>
          <w:tcPr>
            <w:tcW w:w="360" w:type="dxa"/>
          </w:tcPr>
          <w:p w14:paraId="32D4B752" w14:textId="77777777" w:rsidR="003D66BB" w:rsidRPr="00AC7CBE" w:rsidRDefault="003D66BB" w:rsidP="00AC7CBE">
            <w:pPr>
              <w:kinsoku w:val="0"/>
              <w:overflowPunct w:val="0"/>
              <w:spacing w:after="0" w:line="240" w:lineRule="auto"/>
              <w:ind w:left="75"/>
              <w:contextualSpacing/>
            </w:pPr>
          </w:p>
        </w:tc>
        <w:tc>
          <w:tcPr>
            <w:tcW w:w="4680" w:type="dxa"/>
            <w:tcBorders>
              <w:right w:val="single" w:sz="18" w:space="0" w:color="000000"/>
            </w:tcBorders>
          </w:tcPr>
          <w:p w14:paraId="2589921E" w14:textId="77777777" w:rsidR="003D66BB" w:rsidRPr="00AC7CBE" w:rsidRDefault="003D66BB" w:rsidP="00AC7CBE">
            <w:pPr>
              <w:spacing w:after="0" w:line="240" w:lineRule="auto"/>
              <w:contextualSpacing/>
              <w:rPr>
                <w:b/>
              </w:rPr>
            </w:pPr>
            <w:r w:rsidRPr="00AC7CBE">
              <w:t xml:space="preserve">A8.If you have chosen not to participate, can you please tell me why? </w:t>
            </w:r>
            <w:r w:rsidRPr="00AC7CBE">
              <w:rPr>
                <w:b/>
              </w:rPr>
              <w:t>(refuse)</w:t>
            </w:r>
          </w:p>
          <w:p w14:paraId="782EE28A" w14:textId="30FC7702" w:rsidR="003D66BB" w:rsidRPr="00AC7CBE" w:rsidRDefault="003D66BB" w:rsidP="00AC7CBE">
            <w:pPr>
              <w:keepNext/>
              <w:spacing w:afterLines="20" w:after="48" w:line="240" w:lineRule="auto"/>
              <w:contextualSpacing/>
              <w:outlineLvl w:val="4"/>
              <w:rPr>
                <w:w w:val="105"/>
              </w:rPr>
            </w:pPr>
            <w:r w:rsidRPr="00AC7CBE">
              <w:rPr>
                <w:rFonts w:cs="Times New Roman"/>
                <w:w w:val="105"/>
              </w:rPr>
              <w:t>Skip to</w:t>
            </w:r>
            <w:r w:rsidRPr="00AC7CBE">
              <w:rPr>
                <w:rFonts w:cs="Times New Roman"/>
                <w:i/>
                <w:w w:val="105"/>
              </w:rPr>
              <w:t xml:space="preserve"> </w:t>
            </w:r>
            <w:r w:rsidRPr="00AC7CBE">
              <w:rPr>
                <w:rFonts w:cs="Times New Roman"/>
                <w:b/>
                <w:w w:val="105"/>
              </w:rPr>
              <w:t>Module J-&gt; Conclusion</w:t>
            </w:r>
          </w:p>
        </w:tc>
        <w:tc>
          <w:tcPr>
            <w:tcW w:w="5040" w:type="dxa"/>
            <w:gridSpan w:val="2"/>
            <w:tcBorders>
              <w:top w:val="single" w:sz="18" w:space="0" w:color="000000"/>
              <w:left w:val="single" w:sz="18" w:space="0" w:color="000000"/>
              <w:bottom w:val="single" w:sz="18" w:space="0" w:color="000000"/>
              <w:right w:val="single" w:sz="18" w:space="0" w:color="000000"/>
            </w:tcBorders>
          </w:tcPr>
          <w:p w14:paraId="39B5CAE2" w14:textId="2F6D484B" w:rsidR="003D66BB" w:rsidRPr="00AC7CBE" w:rsidRDefault="003D66BB" w:rsidP="00AC7CBE">
            <w:pPr>
              <w:kinsoku w:val="0"/>
              <w:overflowPunct w:val="0"/>
              <w:spacing w:after="0" w:line="240" w:lineRule="auto"/>
              <w:contextualSpacing/>
              <w:rPr>
                <w:w w:val="105"/>
              </w:rPr>
            </w:pPr>
            <w:r w:rsidRPr="00AC7CBE">
              <w:rPr>
                <w:i/>
                <w:color w:val="A6A6A6" w:themeColor="background1" w:themeShade="A6"/>
              </w:rPr>
              <w:t>(Text)</w:t>
            </w:r>
          </w:p>
        </w:tc>
      </w:tr>
    </w:tbl>
    <w:p w14:paraId="0F78B80D" w14:textId="77777777" w:rsidR="003D66BB" w:rsidRPr="00AC7CBE" w:rsidRDefault="003D66BB" w:rsidP="00AC7CBE">
      <w:pPr>
        <w:tabs>
          <w:tab w:val="left" w:pos="5490"/>
        </w:tabs>
        <w:spacing w:after="0" w:line="240" w:lineRule="auto"/>
        <w:contextualSpacing/>
        <w:rPr>
          <w:rFonts w:eastAsia="Times New Roman" w:cs="Times New Roman"/>
          <w:b/>
          <w:color w:val="000000"/>
        </w:rPr>
      </w:pPr>
    </w:p>
    <w:p w14:paraId="253991E8" w14:textId="77777777" w:rsidR="003D66BB" w:rsidRPr="00AC7CBE" w:rsidRDefault="003D66BB" w:rsidP="00AC7CBE">
      <w:pPr>
        <w:spacing w:after="0" w:line="240" w:lineRule="auto"/>
        <w:contextualSpacing/>
        <w:rPr>
          <w:rFonts w:eastAsia="Times New Roman" w:cs="Times New Roman"/>
          <w:b/>
          <w:color w:val="000000"/>
        </w:rPr>
      </w:pPr>
    </w:p>
    <w:p w14:paraId="3FD15367" w14:textId="77777777" w:rsidR="00CB0E2D" w:rsidRPr="00AC7CBE" w:rsidRDefault="00CB0E2D" w:rsidP="00AC7CBE">
      <w:pPr>
        <w:spacing w:after="0" w:line="240" w:lineRule="auto"/>
        <w:contextualSpacing/>
        <w:rPr>
          <w:rFonts w:eastAsia="Times New Roman" w:cs="Times New Roman"/>
          <w:b/>
          <w:color w:val="000000"/>
        </w:rPr>
      </w:pPr>
      <w:r w:rsidRPr="00AC7CBE">
        <w:rPr>
          <w:rFonts w:eastAsia="Times New Roman" w:cs="Times New Roman"/>
          <w:b/>
          <w:color w:val="000000"/>
        </w:rPr>
        <w:br w:type="page"/>
      </w:r>
    </w:p>
    <w:p w14:paraId="2C9F3A30" w14:textId="07E953D4" w:rsidR="003D66BB" w:rsidRPr="00AC7CBE" w:rsidRDefault="003D66BB" w:rsidP="00AC7CBE">
      <w:pPr>
        <w:spacing w:after="0" w:line="240" w:lineRule="auto"/>
        <w:contextualSpacing/>
        <w:rPr>
          <w:rFonts w:eastAsia="Times New Roman" w:cs="Times New Roman"/>
          <w:b/>
          <w:color w:val="000000"/>
        </w:rPr>
      </w:pPr>
      <w:proofErr w:type="spellStart"/>
      <w:r w:rsidRPr="00AC7CBE">
        <w:rPr>
          <w:rFonts w:eastAsia="Times New Roman" w:cs="Times New Roman"/>
          <w:b/>
          <w:color w:val="000000"/>
        </w:rPr>
        <w:lastRenderedPageBreak/>
        <w:t>B</w:t>
      </w:r>
      <w:r w:rsidR="00471179">
        <w:rPr>
          <w:rFonts w:eastAsia="Times New Roman" w:cs="Times New Roman"/>
          <w:b/>
          <w:color w:val="000000"/>
        </w:rPr>
        <w:t>.</w:t>
      </w:r>
      <w:r w:rsidRPr="00AC7CBE">
        <w:rPr>
          <w:rFonts w:eastAsia="Times New Roman" w:cs="Times New Roman"/>
          <w:b/>
          <w:color w:val="000000"/>
        </w:rPr>
        <w:t>Headman</w:t>
      </w:r>
      <w:proofErr w:type="spellEnd"/>
      <w:r w:rsidRPr="00AC7CBE">
        <w:rPr>
          <w:rFonts w:eastAsia="Times New Roman" w:cs="Times New Roman"/>
          <w:b/>
          <w:color w:val="000000"/>
        </w:rPr>
        <w:t xml:space="preserve"> Info</w:t>
      </w:r>
    </w:p>
    <w:tbl>
      <w:tblPr>
        <w:tblW w:w="10082"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59"/>
        <w:gridCol w:w="4681"/>
        <w:gridCol w:w="2160"/>
        <w:gridCol w:w="357"/>
        <w:gridCol w:w="1803"/>
        <w:gridCol w:w="18"/>
        <w:gridCol w:w="697"/>
        <w:gridCol w:w="7"/>
      </w:tblGrid>
      <w:tr w:rsidR="00A95A91" w:rsidRPr="00AC7CBE" w14:paraId="3EE36861" w14:textId="77777777" w:rsidTr="00AC7CBE">
        <w:trPr>
          <w:gridAfter w:val="1"/>
          <w:wAfter w:w="7" w:type="dxa"/>
          <w:trHeight w:val="20"/>
        </w:trPr>
        <w:tc>
          <w:tcPr>
            <w:tcW w:w="359" w:type="dxa"/>
            <w:tcBorders>
              <w:right w:val="single" w:sz="4" w:space="0" w:color="auto"/>
            </w:tcBorders>
          </w:tcPr>
          <w:p w14:paraId="7051956C" w14:textId="77777777" w:rsidR="00A95A91" w:rsidRPr="00AC7CBE" w:rsidRDefault="00A95A91" w:rsidP="00AC7CBE">
            <w:pPr>
              <w:spacing w:after="0" w:line="240" w:lineRule="auto"/>
              <w:contextualSpacing/>
            </w:pPr>
          </w:p>
        </w:tc>
        <w:tc>
          <w:tcPr>
            <w:tcW w:w="4681" w:type="dxa"/>
            <w:tcBorders>
              <w:left w:val="single" w:sz="4" w:space="0" w:color="auto"/>
              <w:right w:val="single" w:sz="18" w:space="0" w:color="000000"/>
            </w:tcBorders>
          </w:tcPr>
          <w:p w14:paraId="04DE3970" w14:textId="055622CF" w:rsidR="00A95A91" w:rsidRPr="00AC7CBE" w:rsidRDefault="00A95A91" w:rsidP="00AC7CBE">
            <w:pPr>
              <w:spacing w:after="0" w:line="240" w:lineRule="auto"/>
              <w:contextualSpacing/>
              <w:rPr>
                <w:w w:val="105"/>
              </w:rPr>
            </w:pPr>
            <w:r w:rsidRPr="00AC7CBE">
              <w:rPr>
                <w:rFonts w:eastAsia="Calibri" w:cs="Times New Roman"/>
                <w:w w:val="105"/>
              </w:rPr>
              <w:t xml:space="preserve">B1.Full name of Headman </w:t>
            </w:r>
            <w:r w:rsidRPr="00AC7CBE">
              <w:rPr>
                <w:rFonts w:eastAsia="Calibri" w:cs="Times New Roman"/>
                <w:b/>
                <w:w w:val="105"/>
              </w:rPr>
              <w:t>(</w:t>
            </w:r>
            <w:proofErr w:type="spellStart"/>
            <w:r w:rsidRPr="00AC7CBE">
              <w:rPr>
                <w:rFonts w:eastAsia="Calibri" w:cs="Times New Roman"/>
                <w:b/>
                <w:w w:val="105"/>
              </w:rPr>
              <w:t>hname</w:t>
            </w:r>
            <w:proofErr w:type="spellEnd"/>
            <w:r w:rsidRPr="00AC7CBE">
              <w:rPr>
                <w:rFonts w:eastAsia="Calibri" w:cs="Times New Roman"/>
                <w:b/>
                <w:w w:val="105"/>
              </w:rPr>
              <w:t>)</w:t>
            </w:r>
          </w:p>
        </w:tc>
        <w:tc>
          <w:tcPr>
            <w:tcW w:w="5035" w:type="dxa"/>
            <w:gridSpan w:val="5"/>
            <w:tcBorders>
              <w:top w:val="single" w:sz="18" w:space="0" w:color="000000"/>
              <w:left w:val="single" w:sz="18" w:space="0" w:color="000000"/>
              <w:bottom w:val="single" w:sz="18" w:space="0" w:color="000000"/>
              <w:right w:val="single" w:sz="18" w:space="0" w:color="000000"/>
            </w:tcBorders>
          </w:tcPr>
          <w:p w14:paraId="5C4E3210" w14:textId="77777777" w:rsidR="00A95A91" w:rsidRPr="00AC7CBE" w:rsidRDefault="00A95A91" w:rsidP="00AC7CBE">
            <w:pPr>
              <w:spacing w:after="0" w:line="240" w:lineRule="auto"/>
              <w:contextualSpacing/>
              <w:rPr>
                <w:w w:val="105"/>
              </w:rPr>
            </w:pPr>
            <w:r w:rsidRPr="00AC7CBE">
              <w:rPr>
                <w:i/>
                <w:color w:val="A6A6A6" w:themeColor="background1" w:themeShade="A6"/>
              </w:rPr>
              <w:t>(Text)</w:t>
            </w:r>
          </w:p>
        </w:tc>
      </w:tr>
      <w:tr w:rsidR="00A95A91" w:rsidRPr="00AC7CBE" w14:paraId="373173C4" w14:textId="77777777" w:rsidTr="00AC7CBE">
        <w:trPr>
          <w:gridAfter w:val="1"/>
          <w:wAfter w:w="7" w:type="dxa"/>
          <w:trHeight w:val="20"/>
        </w:trPr>
        <w:tc>
          <w:tcPr>
            <w:tcW w:w="359" w:type="dxa"/>
            <w:tcBorders>
              <w:top w:val="single" w:sz="4" w:space="0" w:color="000000"/>
              <w:left w:val="single" w:sz="4" w:space="0" w:color="auto"/>
              <w:bottom w:val="single" w:sz="4" w:space="0" w:color="000000"/>
              <w:right w:val="single" w:sz="4" w:space="0" w:color="auto"/>
            </w:tcBorders>
          </w:tcPr>
          <w:p w14:paraId="35281F8A" w14:textId="77777777" w:rsidR="00A95A91" w:rsidRPr="00AC7CBE" w:rsidRDefault="00A95A91" w:rsidP="00AC7CBE">
            <w:pPr>
              <w:spacing w:after="0" w:line="240" w:lineRule="auto"/>
              <w:contextualSpacing/>
            </w:pPr>
          </w:p>
        </w:tc>
        <w:tc>
          <w:tcPr>
            <w:tcW w:w="4681" w:type="dxa"/>
            <w:tcBorders>
              <w:top w:val="single" w:sz="4" w:space="0" w:color="000000"/>
              <w:left w:val="single" w:sz="4" w:space="0" w:color="auto"/>
              <w:bottom w:val="single" w:sz="4" w:space="0" w:color="000000"/>
              <w:right w:val="single" w:sz="18" w:space="0" w:color="000000"/>
            </w:tcBorders>
          </w:tcPr>
          <w:p w14:paraId="5F4EC3DA" w14:textId="7A14B07E" w:rsidR="00A95A91" w:rsidRPr="00AC7CBE" w:rsidRDefault="00A95A91" w:rsidP="00AC7CBE">
            <w:pPr>
              <w:spacing w:after="0" w:line="240" w:lineRule="auto"/>
              <w:contextualSpacing/>
              <w:rPr>
                <w:w w:val="105"/>
              </w:rPr>
            </w:pPr>
            <w:r w:rsidRPr="00AC7CBE">
              <w:rPr>
                <w:rFonts w:eastAsia="Calibri" w:cs="Times New Roman"/>
                <w:w w:val="105"/>
              </w:rPr>
              <w:t>B2</w:t>
            </w:r>
            <w:r w:rsidR="00471179">
              <w:rPr>
                <w:rFonts w:eastAsia="Calibri" w:cs="Times New Roman"/>
                <w:w w:val="105"/>
              </w:rPr>
              <w:t>.</w:t>
            </w:r>
            <w:r w:rsidRPr="00AC7CBE">
              <w:rPr>
                <w:rFonts w:eastAsia="Calibri" w:cs="Times New Roman"/>
                <w:w w:val="105"/>
              </w:rPr>
              <w:t xml:space="preserve">Nickname of headman </w:t>
            </w:r>
            <w:r w:rsidRPr="00AC7CBE">
              <w:rPr>
                <w:rFonts w:eastAsia="Calibri" w:cs="Times New Roman"/>
                <w:b/>
                <w:w w:val="105"/>
              </w:rPr>
              <w:t>(</w:t>
            </w:r>
            <w:proofErr w:type="spellStart"/>
            <w:r w:rsidRPr="00AC7CBE">
              <w:rPr>
                <w:rFonts w:eastAsia="Calibri" w:cs="Times New Roman"/>
                <w:b/>
                <w:w w:val="105"/>
              </w:rPr>
              <w:t>hnickname</w:t>
            </w:r>
            <w:proofErr w:type="spellEnd"/>
            <w:r w:rsidRPr="00AC7CBE">
              <w:rPr>
                <w:rFonts w:eastAsia="Calibri" w:cs="Times New Roman"/>
                <w:b/>
                <w:w w:val="105"/>
              </w:rPr>
              <w:t>)</w:t>
            </w:r>
          </w:p>
        </w:tc>
        <w:tc>
          <w:tcPr>
            <w:tcW w:w="5035" w:type="dxa"/>
            <w:gridSpan w:val="5"/>
            <w:tcBorders>
              <w:top w:val="single" w:sz="18" w:space="0" w:color="000000"/>
              <w:left w:val="single" w:sz="18" w:space="0" w:color="000000"/>
              <w:bottom w:val="single" w:sz="18" w:space="0" w:color="000000"/>
              <w:right w:val="single" w:sz="18" w:space="0" w:color="000000"/>
            </w:tcBorders>
          </w:tcPr>
          <w:p w14:paraId="6BBC706A" w14:textId="77777777" w:rsidR="00A95A91" w:rsidRPr="00AC7CBE" w:rsidRDefault="00A95A91" w:rsidP="00AC7CBE">
            <w:pPr>
              <w:spacing w:after="0" w:line="240" w:lineRule="auto"/>
              <w:contextualSpacing/>
              <w:rPr>
                <w:i/>
                <w:color w:val="A6A6A6" w:themeColor="background1" w:themeShade="A6"/>
              </w:rPr>
            </w:pPr>
            <w:r w:rsidRPr="00AC7CBE">
              <w:rPr>
                <w:i/>
                <w:color w:val="A6A6A6" w:themeColor="background1" w:themeShade="A6"/>
              </w:rPr>
              <w:t>(Text)</w:t>
            </w:r>
          </w:p>
        </w:tc>
      </w:tr>
      <w:tr w:rsidR="00A95A91" w:rsidRPr="00AC7CBE" w14:paraId="0B048172"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17DAE808" w14:textId="77777777" w:rsidR="00A95A91" w:rsidRPr="00AC7CBE" w:rsidRDefault="00A95A91" w:rsidP="00AC7CBE">
            <w:pPr>
              <w:spacing w:after="0" w:line="240" w:lineRule="auto"/>
              <w:contextualSpacing/>
              <w:rPr>
                <w:w w:val="105"/>
              </w:rPr>
            </w:pPr>
          </w:p>
        </w:tc>
        <w:tc>
          <w:tcPr>
            <w:tcW w:w="7198" w:type="dxa"/>
            <w:gridSpan w:val="3"/>
            <w:tcBorders>
              <w:top w:val="single" w:sz="4" w:space="0" w:color="000000"/>
              <w:left w:val="single" w:sz="4" w:space="0" w:color="auto"/>
              <w:bottom w:val="single" w:sz="4" w:space="0" w:color="000000"/>
              <w:right w:val="single" w:sz="18" w:space="0" w:color="000000"/>
            </w:tcBorders>
          </w:tcPr>
          <w:p w14:paraId="440448AF" w14:textId="21A03277" w:rsidR="00A95A91" w:rsidRPr="00AC7CBE" w:rsidRDefault="00A95A91" w:rsidP="00AC7CBE">
            <w:pPr>
              <w:spacing w:after="0" w:line="240" w:lineRule="auto"/>
              <w:contextualSpacing/>
              <w:rPr>
                <w:w w:val="105"/>
              </w:rPr>
            </w:pPr>
            <w:r w:rsidRPr="00AC7CBE">
              <w:rPr>
                <w:rFonts w:eastAsia="Calibri" w:cs="Times New Roman"/>
                <w:w w:val="105"/>
              </w:rPr>
              <w:t>B3</w:t>
            </w:r>
            <w:r w:rsidR="00471179">
              <w:rPr>
                <w:rFonts w:eastAsia="Calibri" w:cs="Times New Roman"/>
                <w:w w:val="105"/>
              </w:rPr>
              <w:t>.</w:t>
            </w:r>
            <w:r w:rsidRPr="00AC7CBE">
              <w:rPr>
                <w:rFonts w:eastAsia="Calibri" w:cs="Times New Roman"/>
                <w:w w:val="105"/>
              </w:rPr>
              <w:t xml:space="preserve">NRC of headman </w:t>
            </w:r>
            <w:r w:rsidRPr="00AC7CBE">
              <w:rPr>
                <w:rFonts w:eastAsia="Calibri" w:cs="Times New Roman"/>
                <w:b/>
                <w:w w:val="105"/>
              </w:rPr>
              <w:t>(</w:t>
            </w:r>
            <w:proofErr w:type="spellStart"/>
            <w:r w:rsidRPr="00AC7CBE">
              <w:rPr>
                <w:rFonts w:eastAsia="Calibri" w:cs="Times New Roman"/>
                <w:b/>
                <w:w w:val="105"/>
              </w:rPr>
              <w:t>hnrc</w:t>
            </w:r>
            <w:proofErr w:type="spellEnd"/>
            <w:r w:rsidRPr="00AC7CBE">
              <w:rPr>
                <w:rFonts w:eastAsia="Calibri" w:cs="Times New Roman"/>
                <w:b/>
                <w:w w:val="105"/>
              </w:rPr>
              <w:t>)</w:t>
            </w:r>
          </w:p>
        </w:tc>
        <w:tc>
          <w:tcPr>
            <w:tcW w:w="2525" w:type="dxa"/>
            <w:gridSpan w:val="4"/>
            <w:tcBorders>
              <w:top w:val="single" w:sz="18" w:space="0" w:color="000000"/>
              <w:left w:val="single" w:sz="18" w:space="0" w:color="000000"/>
              <w:bottom w:val="single" w:sz="18" w:space="0" w:color="000000"/>
              <w:right w:val="single" w:sz="18" w:space="0" w:color="000000"/>
            </w:tcBorders>
          </w:tcPr>
          <w:p w14:paraId="736529E1" w14:textId="77777777" w:rsidR="00A95A91" w:rsidRPr="00AC7CBE" w:rsidRDefault="00A95A9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A95A91" w:rsidRPr="00AC7CBE" w14:paraId="11F86031"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6165175" w14:textId="77777777" w:rsidR="00A95A91" w:rsidRPr="00AC7CBE" w:rsidRDefault="00A95A91" w:rsidP="00AC7CBE">
            <w:pPr>
              <w:spacing w:after="0" w:line="240" w:lineRule="auto"/>
              <w:contextualSpacing/>
              <w:rPr>
                <w:w w:val="105"/>
              </w:rPr>
            </w:pPr>
          </w:p>
        </w:tc>
        <w:tc>
          <w:tcPr>
            <w:tcW w:w="7198" w:type="dxa"/>
            <w:gridSpan w:val="3"/>
            <w:tcBorders>
              <w:top w:val="single" w:sz="4" w:space="0" w:color="000000"/>
              <w:left w:val="single" w:sz="4" w:space="0" w:color="auto"/>
              <w:bottom w:val="single" w:sz="4" w:space="0" w:color="000000"/>
              <w:right w:val="single" w:sz="18" w:space="0" w:color="000000"/>
            </w:tcBorders>
          </w:tcPr>
          <w:p w14:paraId="3795B224" w14:textId="7A87943D" w:rsidR="00A95A91" w:rsidRPr="00AC7CBE" w:rsidRDefault="00A95A91" w:rsidP="00AC7CBE">
            <w:pPr>
              <w:kinsoku w:val="0"/>
              <w:overflowPunct w:val="0"/>
              <w:spacing w:beforeLines="20" w:before="48" w:afterLines="20" w:after="48" w:line="240" w:lineRule="auto"/>
              <w:contextualSpacing/>
              <w:rPr>
                <w:rFonts w:eastAsia="Calibri" w:cs="Times New Roman"/>
                <w:b/>
                <w:w w:val="105"/>
              </w:rPr>
            </w:pPr>
            <w:r w:rsidRPr="00AC7CBE">
              <w:rPr>
                <w:rFonts w:eastAsia="Calibri" w:cs="Times New Roman"/>
                <w:w w:val="105"/>
              </w:rPr>
              <w:t>B4a</w:t>
            </w:r>
            <w:r w:rsidR="00471179">
              <w:rPr>
                <w:rFonts w:eastAsia="Calibri" w:cs="Times New Roman"/>
                <w:w w:val="105"/>
              </w:rPr>
              <w:t>.</w:t>
            </w:r>
            <w:r w:rsidRPr="00AC7CBE">
              <w:rPr>
                <w:rFonts w:eastAsia="Calibri" w:cs="Times New Roman"/>
                <w:w w:val="105"/>
              </w:rPr>
              <w:t xml:space="preserve">Enter the mobile number of the headman </w:t>
            </w:r>
            <w:r w:rsidRPr="00AC7CBE">
              <w:rPr>
                <w:rFonts w:eastAsia="Calibri" w:cs="Times New Roman"/>
                <w:b/>
                <w:w w:val="105"/>
              </w:rPr>
              <w:t>(hcell1)</w:t>
            </w:r>
          </w:p>
          <w:p w14:paraId="213FB319" w14:textId="70FC0E92" w:rsidR="00A95A91" w:rsidRPr="00AC7CBE" w:rsidRDefault="00A95A91" w:rsidP="00AC7CBE">
            <w:pPr>
              <w:spacing w:after="0" w:line="240" w:lineRule="auto"/>
              <w:contextualSpacing/>
              <w:rPr>
                <w:w w:val="105"/>
              </w:rPr>
            </w:pPr>
            <w:r w:rsidRPr="00AC7CBE">
              <w:rPr>
                <w:rFonts w:eastAsia="Calibri" w:cs="Times New Roman"/>
                <w:i/>
                <w:w w:val="105"/>
              </w:rPr>
              <w:t>If no mobile number, enter 0</w:t>
            </w:r>
            <w:r w:rsidR="00471179">
              <w:rPr>
                <w:rFonts w:eastAsia="Calibri" w:cs="Times New Roman"/>
                <w:i/>
                <w:w w:val="105"/>
              </w:rPr>
              <w:t>.</w:t>
            </w:r>
          </w:p>
        </w:tc>
        <w:tc>
          <w:tcPr>
            <w:tcW w:w="2525" w:type="dxa"/>
            <w:gridSpan w:val="4"/>
            <w:tcBorders>
              <w:top w:val="single" w:sz="18" w:space="0" w:color="000000"/>
              <w:left w:val="single" w:sz="18" w:space="0" w:color="000000"/>
              <w:bottom w:val="single" w:sz="18" w:space="0" w:color="000000"/>
              <w:right w:val="single" w:sz="18" w:space="0" w:color="000000"/>
            </w:tcBorders>
          </w:tcPr>
          <w:p w14:paraId="23C68566" w14:textId="77777777" w:rsidR="00A95A91" w:rsidRPr="00AC7CBE" w:rsidRDefault="00A95A9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A95A91" w:rsidRPr="00AC7CBE" w14:paraId="5AAED91B"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08EEBE1" w14:textId="77777777" w:rsidR="00A95A91" w:rsidRPr="00AC7CBE" w:rsidRDefault="00A95A91" w:rsidP="00AC7CBE">
            <w:pPr>
              <w:spacing w:after="0" w:line="240" w:lineRule="auto"/>
              <w:contextualSpacing/>
              <w:rPr>
                <w:w w:val="105"/>
              </w:rPr>
            </w:pPr>
          </w:p>
        </w:tc>
        <w:tc>
          <w:tcPr>
            <w:tcW w:w="7198" w:type="dxa"/>
            <w:gridSpan w:val="3"/>
            <w:tcBorders>
              <w:top w:val="single" w:sz="4" w:space="0" w:color="000000"/>
              <w:left w:val="single" w:sz="4" w:space="0" w:color="auto"/>
              <w:bottom w:val="single" w:sz="4" w:space="0" w:color="000000"/>
              <w:right w:val="single" w:sz="18" w:space="0" w:color="000000"/>
            </w:tcBorders>
          </w:tcPr>
          <w:p w14:paraId="17888153" w14:textId="6159835F" w:rsidR="00A95A91" w:rsidRPr="00AC7CBE" w:rsidRDefault="00A95A91" w:rsidP="00AC7CBE">
            <w:pPr>
              <w:kinsoku w:val="0"/>
              <w:overflowPunct w:val="0"/>
              <w:spacing w:beforeLines="20" w:before="48" w:afterLines="20" w:after="48" w:line="240" w:lineRule="auto"/>
              <w:contextualSpacing/>
              <w:rPr>
                <w:rFonts w:eastAsia="Calibri" w:cs="Times New Roman"/>
                <w:w w:val="105"/>
              </w:rPr>
            </w:pPr>
            <w:r w:rsidRPr="00AC7CBE">
              <w:rPr>
                <w:rFonts w:eastAsia="Calibri" w:cs="Times New Roman"/>
                <w:w w:val="105"/>
              </w:rPr>
              <w:t>B4b</w:t>
            </w:r>
            <w:r w:rsidR="00471179">
              <w:rPr>
                <w:rFonts w:eastAsia="Calibri" w:cs="Times New Roman"/>
                <w:w w:val="105"/>
              </w:rPr>
              <w:t>.</w:t>
            </w:r>
            <w:r w:rsidRPr="00AC7CBE">
              <w:rPr>
                <w:rFonts w:eastAsia="Calibri" w:cs="Times New Roman"/>
                <w:w w:val="105"/>
              </w:rPr>
              <w:t xml:space="preserve">Enter the second mobile number of the headman </w:t>
            </w:r>
            <w:r w:rsidRPr="00AC7CBE">
              <w:rPr>
                <w:rFonts w:eastAsia="Calibri" w:cs="Times New Roman"/>
                <w:b/>
                <w:w w:val="105"/>
              </w:rPr>
              <w:t>(hcell2)</w:t>
            </w:r>
          </w:p>
          <w:p w14:paraId="05FBD36F" w14:textId="6AD5FDDA" w:rsidR="00A95A91" w:rsidRPr="00AC7CBE" w:rsidRDefault="00A95A91" w:rsidP="00AC7CBE">
            <w:pPr>
              <w:spacing w:after="0" w:line="240" w:lineRule="auto"/>
              <w:contextualSpacing/>
              <w:rPr>
                <w:w w:val="105"/>
              </w:rPr>
            </w:pPr>
            <w:r w:rsidRPr="00AC7CBE">
              <w:rPr>
                <w:rFonts w:eastAsia="Calibri" w:cs="Times New Roman"/>
                <w:i/>
                <w:w w:val="105"/>
              </w:rPr>
              <w:t>If no mobile number, enter 0.</w:t>
            </w:r>
          </w:p>
        </w:tc>
        <w:tc>
          <w:tcPr>
            <w:tcW w:w="2525" w:type="dxa"/>
            <w:gridSpan w:val="4"/>
            <w:tcBorders>
              <w:top w:val="single" w:sz="18" w:space="0" w:color="000000"/>
              <w:left w:val="single" w:sz="18" w:space="0" w:color="000000"/>
              <w:bottom w:val="single" w:sz="18" w:space="0" w:color="000000"/>
              <w:right w:val="single" w:sz="18" w:space="0" w:color="000000"/>
            </w:tcBorders>
          </w:tcPr>
          <w:p w14:paraId="28EB01C0" w14:textId="77777777" w:rsidR="00A95A91" w:rsidRPr="00AC7CBE" w:rsidRDefault="00A95A9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A95A91" w:rsidRPr="00AC7CBE" w14:paraId="22CDD1B5"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0CBBDC3" w14:textId="77777777" w:rsidR="00A95A91" w:rsidRPr="00AC7CBE" w:rsidRDefault="00A95A91" w:rsidP="00AC7CBE">
            <w:pPr>
              <w:spacing w:after="0" w:line="240" w:lineRule="auto"/>
              <w:contextualSpacing/>
              <w:rPr>
                <w:w w:val="105"/>
              </w:rPr>
            </w:pPr>
          </w:p>
        </w:tc>
        <w:tc>
          <w:tcPr>
            <w:tcW w:w="7198" w:type="dxa"/>
            <w:gridSpan w:val="3"/>
            <w:tcBorders>
              <w:top w:val="single" w:sz="4" w:space="0" w:color="000000"/>
              <w:left w:val="single" w:sz="4" w:space="0" w:color="auto"/>
              <w:bottom w:val="single" w:sz="4" w:space="0" w:color="000000"/>
              <w:right w:val="single" w:sz="18" w:space="0" w:color="000000"/>
            </w:tcBorders>
          </w:tcPr>
          <w:p w14:paraId="2E7896F2" w14:textId="3D2B30BC" w:rsidR="00A95A91" w:rsidRPr="00AC7CBE" w:rsidRDefault="00A95A91" w:rsidP="00AC7CBE">
            <w:pPr>
              <w:kinsoku w:val="0"/>
              <w:overflowPunct w:val="0"/>
              <w:spacing w:beforeLines="20" w:before="48" w:afterLines="20" w:after="48" w:line="240" w:lineRule="auto"/>
              <w:contextualSpacing/>
              <w:rPr>
                <w:rFonts w:eastAsia="Calibri" w:cs="Times New Roman"/>
                <w:w w:val="105"/>
              </w:rPr>
            </w:pPr>
            <w:r w:rsidRPr="00AC7CBE">
              <w:rPr>
                <w:rFonts w:eastAsia="Calibri" w:cs="Times New Roman"/>
                <w:w w:val="105"/>
              </w:rPr>
              <w:t>B4c</w:t>
            </w:r>
            <w:r w:rsidR="00471179">
              <w:rPr>
                <w:rFonts w:eastAsia="Calibri" w:cs="Times New Roman"/>
                <w:w w:val="105"/>
              </w:rPr>
              <w:t>.</w:t>
            </w:r>
            <w:r w:rsidRPr="00AC7CBE">
              <w:rPr>
                <w:rFonts w:eastAsia="Calibri" w:cs="Times New Roman"/>
                <w:w w:val="105"/>
              </w:rPr>
              <w:t xml:space="preserve">Enter the third mobile number of the headman </w:t>
            </w:r>
            <w:r w:rsidRPr="00AC7CBE">
              <w:rPr>
                <w:rFonts w:eastAsia="Calibri" w:cs="Times New Roman"/>
                <w:b/>
                <w:w w:val="105"/>
              </w:rPr>
              <w:t>(hcell3)</w:t>
            </w:r>
          </w:p>
          <w:p w14:paraId="233B8EA6" w14:textId="63439A67" w:rsidR="00A95A91" w:rsidRPr="00AC7CBE" w:rsidRDefault="00A95A91" w:rsidP="00AC7CBE">
            <w:pPr>
              <w:spacing w:after="0" w:line="240" w:lineRule="auto"/>
              <w:contextualSpacing/>
              <w:rPr>
                <w:w w:val="105"/>
              </w:rPr>
            </w:pPr>
            <w:r w:rsidRPr="00AC7CBE">
              <w:rPr>
                <w:rFonts w:eastAsia="Calibri" w:cs="Times New Roman"/>
                <w:i/>
                <w:w w:val="105"/>
              </w:rPr>
              <w:t>If no mobile number, enter 0.</w:t>
            </w:r>
          </w:p>
        </w:tc>
        <w:tc>
          <w:tcPr>
            <w:tcW w:w="2525" w:type="dxa"/>
            <w:gridSpan w:val="4"/>
            <w:tcBorders>
              <w:top w:val="single" w:sz="18" w:space="0" w:color="000000"/>
              <w:left w:val="single" w:sz="18" w:space="0" w:color="000000"/>
              <w:bottom w:val="single" w:sz="18" w:space="0" w:color="000000"/>
              <w:right w:val="single" w:sz="18" w:space="0" w:color="000000"/>
            </w:tcBorders>
          </w:tcPr>
          <w:p w14:paraId="3EDC419C" w14:textId="77777777" w:rsidR="00A95A91" w:rsidRPr="00AC7CBE" w:rsidRDefault="00A95A9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A95A91" w:rsidRPr="00AC7CBE" w14:paraId="72B3AA60"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4D3E7DE6" w14:textId="77777777" w:rsidR="00A95A91" w:rsidRPr="00AC7CBE" w:rsidRDefault="00A95A91" w:rsidP="00AC7CBE">
            <w:pPr>
              <w:spacing w:after="0" w:line="240" w:lineRule="auto"/>
              <w:contextualSpacing/>
              <w:rPr>
                <w:rFonts w:eastAsia="Calibri" w:cs="Times New Roman"/>
                <w:w w:val="105"/>
              </w:rPr>
            </w:pPr>
          </w:p>
        </w:tc>
        <w:tc>
          <w:tcPr>
            <w:tcW w:w="4681" w:type="dxa"/>
            <w:tcBorders>
              <w:top w:val="single" w:sz="4" w:space="0" w:color="000000"/>
              <w:left w:val="single" w:sz="4" w:space="0" w:color="auto"/>
              <w:bottom w:val="single" w:sz="4" w:space="0" w:color="000000"/>
            </w:tcBorders>
          </w:tcPr>
          <w:p w14:paraId="7170B05A" w14:textId="358B6871" w:rsidR="00A95A91" w:rsidRPr="00AC7CBE" w:rsidRDefault="00A95A91" w:rsidP="00AC7CBE">
            <w:pPr>
              <w:spacing w:after="0" w:line="240" w:lineRule="auto"/>
              <w:contextualSpacing/>
              <w:rPr>
                <w:rFonts w:eastAsia="Calibri" w:cs="Times New Roman"/>
                <w:w w:val="105"/>
              </w:rPr>
            </w:pPr>
            <w:r w:rsidRPr="00AC7CBE">
              <w:rPr>
                <w:rFonts w:eastAsia="Calibri" w:cs="Times New Roman"/>
                <w:w w:val="105"/>
              </w:rPr>
              <w:t xml:space="preserve">B5.Gender </w:t>
            </w:r>
            <w:r w:rsidRPr="00AC7CBE">
              <w:rPr>
                <w:rFonts w:eastAsia="Calibri" w:cs="Times New Roman"/>
                <w:b/>
                <w:w w:val="105"/>
              </w:rPr>
              <w:t>(</w:t>
            </w:r>
            <w:proofErr w:type="spellStart"/>
            <w:r w:rsidRPr="00AC7CBE">
              <w:rPr>
                <w:rFonts w:eastAsia="Calibri" w:cs="Times New Roman"/>
                <w:b/>
                <w:w w:val="105"/>
              </w:rPr>
              <w:t>hgender</w:t>
            </w:r>
            <w:proofErr w:type="spellEnd"/>
            <w:r w:rsidRPr="00AC7CBE">
              <w:rPr>
                <w:rFonts w:eastAsia="Calibri" w:cs="Times New Roman"/>
                <w:b/>
                <w:w w:val="105"/>
              </w:rPr>
              <w:t>)</w:t>
            </w:r>
            <w:r w:rsidRPr="00AC7CBE">
              <w:rPr>
                <w:rFonts w:eastAsia="Calibri" w:cs="Times New Roman"/>
                <w:b/>
                <w:w w:val="105"/>
              </w:rPr>
              <w:tab/>
            </w:r>
            <w:r w:rsidRPr="00AC7CBE">
              <w:rPr>
                <w:rFonts w:eastAsia="Calibri" w:cs="Times New Roman"/>
                <w:i/>
                <w:w w:val="105"/>
              </w:rPr>
              <w:t>Observation only</w:t>
            </w:r>
          </w:p>
        </w:tc>
        <w:tc>
          <w:tcPr>
            <w:tcW w:w="4338" w:type="dxa"/>
            <w:gridSpan w:val="4"/>
            <w:tcBorders>
              <w:top w:val="single" w:sz="4" w:space="0" w:color="000000"/>
              <w:bottom w:val="single" w:sz="4" w:space="0" w:color="000000"/>
              <w:right w:val="single" w:sz="18" w:space="0" w:color="000000"/>
            </w:tcBorders>
          </w:tcPr>
          <w:p w14:paraId="0B2A6EB3" w14:textId="4DB16189" w:rsidR="00A95A91" w:rsidRPr="00AC7CBE" w:rsidRDefault="00A95A91" w:rsidP="00AC7CBE">
            <w:pPr>
              <w:spacing w:after="0" w:line="240" w:lineRule="auto"/>
              <w:contextualSpacing/>
            </w:pPr>
            <w:r w:rsidRPr="00AC7CBE">
              <w:t>1=Male</w:t>
            </w:r>
          </w:p>
          <w:p w14:paraId="75E58232" w14:textId="1F3BE44B" w:rsidR="00A95A91" w:rsidRPr="00AC7CBE" w:rsidRDefault="00A95A91" w:rsidP="00AC7CBE">
            <w:pPr>
              <w:spacing w:after="0" w:line="240" w:lineRule="auto"/>
              <w:contextualSpacing/>
            </w:pPr>
            <w:r w:rsidRPr="00AC7CBE">
              <w:t>2=Female</w:t>
            </w:r>
          </w:p>
          <w:p w14:paraId="7A14FAFF" w14:textId="57B1E05F" w:rsidR="00A95A91" w:rsidRPr="00AC7CBE" w:rsidRDefault="00A95A91" w:rsidP="00AC7CBE">
            <w:pPr>
              <w:spacing w:after="0" w:line="240" w:lineRule="auto"/>
              <w:contextualSpacing/>
            </w:pPr>
            <w:r w:rsidRPr="00AC7CBE">
              <w:t>888=Don’t know</w:t>
            </w:r>
          </w:p>
        </w:tc>
        <w:tc>
          <w:tcPr>
            <w:tcW w:w="704" w:type="dxa"/>
            <w:gridSpan w:val="2"/>
            <w:tcBorders>
              <w:top w:val="single" w:sz="18" w:space="0" w:color="000000"/>
              <w:left w:val="single" w:sz="18" w:space="0" w:color="000000"/>
              <w:bottom w:val="single" w:sz="18" w:space="0" w:color="000000"/>
              <w:right w:val="single" w:sz="18" w:space="0" w:color="000000"/>
            </w:tcBorders>
          </w:tcPr>
          <w:p w14:paraId="11EE0147" w14:textId="77777777" w:rsidR="00A95A91" w:rsidRPr="00AC7CBE" w:rsidRDefault="00A95A91"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A95A91" w:rsidRPr="00AC7CBE" w14:paraId="66CFA1B8"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32270F88" w14:textId="77777777" w:rsidR="00A95A91" w:rsidRPr="00AC7CBE" w:rsidRDefault="00A95A91" w:rsidP="00AC7CBE">
            <w:pPr>
              <w:spacing w:after="0" w:line="240" w:lineRule="auto"/>
              <w:contextualSpacing/>
              <w:rPr>
                <w:w w:val="105"/>
              </w:rPr>
            </w:pPr>
          </w:p>
        </w:tc>
        <w:tc>
          <w:tcPr>
            <w:tcW w:w="7198" w:type="dxa"/>
            <w:gridSpan w:val="3"/>
            <w:tcBorders>
              <w:top w:val="single" w:sz="4" w:space="0" w:color="000000"/>
              <w:left w:val="single" w:sz="4" w:space="0" w:color="auto"/>
              <w:bottom w:val="single" w:sz="4" w:space="0" w:color="000000"/>
              <w:right w:val="single" w:sz="18" w:space="0" w:color="000000"/>
            </w:tcBorders>
          </w:tcPr>
          <w:p w14:paraId="1F8B9D8A" w14:textId="7C0BD02B" w:rsidR="00A95A91" w:rsidRPr="00AC7CBE" w:rsidRDefault="00A95A91" w:rsidP="00AC7CBE">
            <w:pPr>
              <w:spacing w:after="0" w:line="240" w:lineRule="auto"/>
              <w:contextualSpacing/>
              <w:rPr>
                <w:w w:val="105"/>
              </w:rPr>
            </w:pPr>
            <w:r w:rsidRPr="00AC7CBE">
              <w:rPr>
                <w:rFonts w:eastAsia="Calibri" w:cs="Times New Roman"/>
                <w:w w:val="105"/>
              </w:rPr>
              <w:t xml:space="preserve">B6.What is your age? </w:t>
            </w:r>
            <w:r w:rsidRPr="00AC7CBE">
              <w:rPr>
                <w:rFonts w:eastAsia="Calibri" w:cs="Times New Roman"/>
                <w:i/>
                <w:w w:val="105"/>
              </w:rPr>
              <w:t>Respondent age at last birthday</w:t>
            </w:r>
            <w:r w:rsidRPr="00AC7CBE">
              <w:rPr>
                <w:rFonts w:eastAsia="Calibri" w:cs="Times New Roman"/>
                <w:w w:val="105"/>
              </w:rPr>
              <w:t xml:space="preserve"> </w:t>
            </w:r>
            <w:r w:rsidRPr="00AC7CBE">
              <w:rPr>
                <w:rFonts w:eastAsia="Calibri" w:cs="Times New Roman"/>
                <w:b/>
                <w:w w:val="105"/>
              </w:rPr>
              <w:t>(</w:t>
            </w:r>
            <w:proofErr w:type="spellStart"/>
            <w:r w:rsidRPr="00AC7CBE">
              <w:rPr>
                <w:rFonts w:eastAsia="Calibri" w:cs="Times New Roman"/>
                <w:b/>
                <w:w w:val="105"/>
              </w:rPr>
              <w:t>hage</w:t>
            </w:r>
            <w:proofErr w:type="spellEnd"/>
            <w:r w:rsidRPr="00AC7CBE">
              <w:rPr>
                <w:rFonts w:eastAsia="Calibri" w:cs="Times New Roman"/>
                <w:b/>
                <w:w w:val="105"/>
              </w:rPr>
              <w:t>)</w:t>
            </w:r>
          </w:p>
        </w:tc>
        <w:tc>
          <w:tcPr>
            <w:tcW w:w="2525" w:type="dxa"/>
            <w:gridSpan w:val="4"/>
            <w:tcBorders>
              <w:top w:val="single" w:sz="18" w:space="0" w:color="000000"/>
              <w:left w:val="single" w:sz="18" w:space="0" w:color="000000"/>
              <w:bottom w:val="single" w:sz="18" w:space="0" w:color="000000"/>
              <w:right w:val="single" w:sz="18" w:space="0" w:color="000000"/>
            </w:tcBorders>
          </w:tcPr>
          <w:p w14:paraId="4A277566" w14:textId="77777777" w:rsidR="00A95A91" w:rsidRPr="00AC7CBE" w:rsidRDefault="00A95A9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A95A91" w:rsidRPr="00AC7CBE" w14:paraId="3A9BEC43"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18E7BB3A" w14:textId="77777777" w:rsidR="00A95A91" w:rsidRPr="00AC7CBE" w:rsidRDefault="00A95A91" w:rsidP="00AC7CBE">
            <w:pPr>
              <w:spacing w:after="0" w:line="240" w:lineRule="auto"/>
              <w:contextualSpacing/>
              <w:rPr>
                <w:rFonts w:eastAsia="Calibri" w:cs="Times New Roman"/>
              </w:rPr>
            </w:pPr>
          </w:p>
        </w:tc>
        <w:tc>
          <w:tcPr>
            <w:tcW w:w="4681" w:type="dxa"/>
            <w:tcBorders>
              <w:top w:val="single" w:sz="4" w:space="0" w:color="000000"/>
              <w:left w:val="single" w:sz="4" w:space="0" w:color="000000"/>
              <w:bottom w:val="single" w:sz="4" w:space="0" w:color="000000"/>
            </w:tcBorders>
          </w:tcPr>
          <w:p w14:paraId="7F262061" w14:textId="77777777" w:rsidR="00A95A91" w:rsidRPr="00AC7CBE" w:rsidRDefault="00A95A91" w:rsidP="00AC7CBE">
            <w:pPr>
              <w:spacing w:after="0" w:line="240" w:lineRule="auto"/>
              <w:contextualSpacing/>
              <w:rPr>
                <w:b/>
                <w:color w:val="000000"/>
              </w:rPr>
            </w:pPr>
            <w:r w:rsidRPr="00AC7CBE">
              <w:rPr>
                <w:color w:val="000000"/>
              </w:rPr>
              <w:t xml:space="preserve">B7.What is your marital status? </w:t>
            </w:r>
            <w:r w:rsidRPr="00AC7CBE">
              <w:rPr>
                <w:b/>
                <w:color w:val="000000"/>
              </w:rPr>
              <w:t>(</w:t>
            </w:r>
            <w:proofErr w:type="spellStart"/>
            <w:r w:rsidRPr="00AC7CBE">
              <w:rPr>
                <w:b/>
                <w:color w:val="000000"/>
              </w:rPr>
              <w:t>hmaritial</w:t>
            </w:r>
            <w:proofErr w:type="spellEnd"/>
            <w:r w:rsidRPr="00AC7CBE">
              <w:rPr>
                <w:b/>
                <w:color w:val="000000"/>
              </w:rPr>
              <w:t>)</w:t>
            </w:r>
          </w:p>
          <w:p w14:paraId="0D065247" w14:textId="77777777" w:rsidR="00A95A91" w:rsidRPr="00AC7CBE" w:rsidRDefault="00A95A91" w:rsidP="00AC7CBE">
            <w:pPr>
              <w:spacing w:after="0" w:line="240" w:lineRule="auto"/>
              <w:contextualSpacing/>
              <w:rPr>
                <w:color w:val="000000"/>
              </w:rPr>
            </w:pPr>
          </w:p>
        </w:tc>
        <w:tc>
          <w:tcPr>
            <w:tcW w:w="4320" w:type="dxa"/>
            <w:gridSpan w:val="3"/>
            <w:tcBorders>
              <w:top w:val="single" w:sz="4" w:space="0" w:color="000000"/>
              <w:bottom w:val="single" w:sz="4" w:space="0" w:color="000000"/>
              <w:right w:val="single" w:sz="18" w:space="0" w:color="000000"/>
            </w:tcBorders>
          </w:tcPr>
          <w:p w14:paraId="468F15BB" w14:textId="6C3DF66F" w:rsidR="00A95A91" w:rsidRPr="00AC7CBE" w:rsidRDefault="00A95A91" w:rsidP="00AC7CBE">
            <w:pPr>
              <w:spacing w:after="0" w:line="240" w:lineRule="auto"/>
              <w:contextualSpacing/>
              <w:rPr>
                <w:rFonts w:cs="Times New Roman"/>
                <w:w w:val="105"/>
              </w:rPr>
            </w:pPr>
            <w:r w:rsidRPr="00AC7CBE">
              <w:rPr>
                <w:rFonts w:cs="Times New Roman"/>
                <w:w w:val="105"/>
              </w:rPr>
              <w:t>1=</w:t>
            </w:r>
            <w:proofErr w:type="spellStart"/>
            <w:r w:rsidRPr="00AC7CBE">
              <w:rPr>
                <w:rFonts w:cs="Times New Roman"/>
                <w:w w:val="105"/>
              </w:rPr>
              <w:t>Monogomously</w:t>
            </w:r>
            <w:proofErr w:type="spellEnd"/>
            <w:r w:rsidRPr="00AC7CBE">
              <w:rPr>
                <w:rFonts w:cs="Times New Roman"/>
                <w:w w:val="105"/>
              </w:rPr>
              <w:t xml:space="preserve"> married</w:t>
            </w:r>
          </w:p>
          <w:p w14:paraId="7A4179A7" w14:textId="4442C78A" w:rsidR="00A95A91" w:rsidRPr="00AC7CBE" w:rsidRDefault="00A95A91" w:rsidP="00AC7CBE">
            <w:pPr>
              <w:spacing w:after="0" w:line="240" w:lineRule="auto"/>
              <w:contextualSpacing/>
              <w:rPr>
                <w:rFonts w:cs="Times New Roman"/>
                <w:w w:val="105"/>
              </w:rPr>
            </w:pPr>
            <w:r w:rsidRPr="00AC7CBE">
              <w:rPr>
                <w:rFonts w:cs="Times New Roman"/>
                <w:w w:val="105"/>
              </w:rPr>
              <w:t xml:space="preserve">2= </w:t>
            </w:r>
            <w:proofErr w:type="spellStart"/>
            <w:r w:rsidRPr="00AC7CBE">
              <w:rPr>
                <w:rFonts w:cs="Times New Roman"/>
                <w:w w:val="105"/>
              </w:rPr>
              <w:t>Polygamously</w:t>
            </w:r>
            <w:proofErr w:type="spellEnd"/>
            <w:r w:rsidRPr="00AC7CBE">
              <w:rPr>
                <w:rFonts w:cs="Times New Roman"/>
                <w:w w:val="105"/>
              </w:rPr>
              <w:t xml:space="preserve"> married</w:t>
            </w:r>
          </w:p>
          <w:p w14:paraId="3CE4E9E3" w14:textId="50EDCDE0" w:rsidR="00A95A91" w:rsidRPr="00AC7CBE" w:rsidRDefault="00A95A91" w:rsidP="00AC7CBE">
            <w:pPr>
              <w:spacing w:after="0" w:line="240" w:lineRule="auto"/>
              <w:contextualSpacing/>
              <w:rPr>
                <w:rFonts w:cs="Times New Roman"/>
                <w:w w:val="105"/>
              </w:rPr>
            </w:pPr>
            <w:r w:rsidRPr="00AC7CBE">
              <w:rPr>
                <w:rFonts w:cs="Times New Roman"/>
                <w:w w:val="105"/>
              </w:rPr>
              <w:t>3=Never married</w:t>
            </w:r>
          </w:p>
          <w:p w14:paraId="34ED8ACC" w14:textId="4DFFF4EC" w:rsidR="00A95A91" w:rsidRPr="00AC7CBE" w:rsidRDefault="00A95A91" w:rsidP="00AC7CBE">
            <w:pPr>
              <w:spacing w:after="0" w:line="240" w:lineRule="auto"/>
              <w:contextualSpacing/>
              <w:rPr>
                <w:rFonts w:cs="Times New Roman"/>
                <w:w w:val="105"/>
              </w:rPr>
            </w:pPr>
            <w:r w:rsidRPr="00AC7CBE">
              <w:rPr>
                <w:rFonts w:cs="Times New Roman"/>
                <w:w w:val="105"/>
              </w:rPr>
              <w:t>4=Widowed</w:t>
            </w:r>
          </w:p>
          <w:p w14:paraId="17F28C14" w14:textId="6F63E6CF" w:rsidR="00A95A91" w:rsidRPr="00AC7CBE" w:rsidRDefault="00A95A91" w:rsidP="00AC7CBE">
            <w:pPr>
              <w:spacing w:after="0" w:line="240" w:lineRule="auto"/>
              <w:contextualSpacing/>
              <w:rPr>
                <w:rFonts w:cs="Times New Roman"/>
                <w:w w:val="105"/>
              </w:rPr>
            </w:pPr>
            <w:r w:rsidRPr="00AC7CBE">
              <w:rPr>
                <w:rFonts w:cs="Times New Roman"/>
                <w:w w:val="105"/>
              </w:rPr>
              <w:t>5=Divorced</w:t>
            </w:r>
          </w:p>
          <w:p w14:paraId="4EF4982F" w14:textId="669A94AC" w:rsidR="00A95A91" w:rsidRPr="00AC7CBE" w:rsidRDefault="00A95A91" w:rsidP="00AC7CBE">
            <w:pPr>
              <w:spacing w:after="0" w:line="240" w:lineRule="auto"/>
              <w:contextualSpacing/>
              <w:rPr>
                <w:rFonts w:cs="Times New Roman"/>
                <w:w w:val="105"/>
              </w:rPr>
            </w:pPr>
            <w:r w:rsidRPr="00AC7CBE">
              <w:rPr>
                <w:rFonts w:cs="Times New Roman"/>
                <w:w w:val="105"/>
              </w:rPr>
              <w:t>6=</w:t>
            </w:r>
            <w:proofErr w:type="spellStart"/>
            <w:r w:rsidRPr="00AC7CBE">
              <w:rPr>
                <w:rFonts w:cs="Times New Roman"/>
                <w:w w:val="105"/>
              </w:rPr>
              <w:t>Seperated</w:t>
            </w:r>
            <w:proofErr w:type="spellEnd"/>
          </w:p>
          <w:p w14:paraId="187F1067" w14:textId="534685E4" w:rsidR="00A95A91" w:rsidRPr="00AC7CBE" w:rsidRDefault="00A95A91" w:rsidP="00AC7CBE">
            <w:pPr>
              <w:spacing w:after="0" w:line="240" w:lineRule="auto"/>
              <w:contextualSpacing/>
              <w:rPr>
                <w:rFonts w:cs="Times New Roman"/>
                <w:w w:val="105"/>
              </w:rPr>
            </w:pPr>
            <w:r w:rsidRPr="00AC7CBE">
              <w:rPr>
                <w:rFonts w:cs="Times New Roman"/>
                <w:w w:val="105"/>
              </w:rPr>
              <w:t>7=Cohabitating</w:t>
            </w:r>
          </w:p>
          <w:p w14:paraId="048280C6" w14:textId="77777777" w:rsidR="00A95A91" w:rsidRPr="00AC7CBE" w:rsidRDefault="00A95A91" w:rsidP="00AC7CBE">
            <w:pPr>
              <w:spacing w:after="0" w:line="240" w:lineRule="auto"/>
              <w:contextualSpacing/>
            </w:pPr>
            <w:r w:rsidRPr="00AC7CBE">
              <w:t>97=Other, please specify</w:t>
            </w:r>
          </w:p>
          <w:p w14:paraId="45554A4F" w14:textId="1D92DFEF" w:rsidR="00A95A91" w:rsidRPr="00AC7CBE" w:rsidRDefault="00A95A91" w:rsidP="00AC7CBE">
            <w:pPr>
              <w:spacing w:after="0" w:line="240" w:lineRule="auto"/>
              <w:contextualSpacing/>
            </w:pPr>
            <w:r w:rsidRPr="00AC7CBE">
              <w:rPr>
                <w:rFonts w:cs="Times New Roman"/>
                <w:w w:val="105"/>
              </w:rPr>
              <w:t>999=Prefer not to respond</w:t>
            </w:r>
          </w:p>
        </w:tc>
        <w:tc>
          <w:tcPr>
            <w:tcW w:w="722" w:type="dxa"/>
            <w:gridSpan w:val="3"/>
            <w:tcBorders>
              <w:top w:val="single" w:sz="18" w:space="0" w:color="000000"/>
              <w:left w:val="single" w:sz="18" w:space="0" w:color="000000"/>
              <w:bottom w:val="single" w:sz="18" w:space="0" w:color="000000"/>
              <w:right w:val="single" w:sz="18" w:space="0" w:color="000000"/>
            </w:tcBorders>
          </w:tcPr>
          <w:p w14:paraId="7410911D" w14:textId="77777777" w:rsidR="00A95A91" w:rsidRPr="00AC7CBE" w:rsidRDefault="00A95A91"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A95A91" w:rsidRPr="00AC7CBE" w14:paraId="19419B30"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0AC3A162" w14:textId="1B7DC31C" w:rsidR="00A95A91" w:rsidRPr="00AC7CBE" w:rsidRDefault="00A95A91" w:rsidP="00AC7CBE">
            <w:pPr>
              <w:spacing w:after="0" w:line="240" w:lineRule="auto"/>
              <w:contextualSpacing/>
              <w:rPr>
                <w:rFonts w:eastAsia="Calibri" w:cs="Times New Roman"/>
              </w:rPr>
            </w:pPr>
          </w:p>
        </w:tc>
        <w:tc>
          <w:tcPr>
            <w:tcW w:w="4681" w:type="dxa"/>
            <w:tcBorders>
              <w:top w:val="single" w:sz="4" w:space="0" w:color="000000"/>
              <w:left w:val="single" w:sz="4" w:space="0" w:color="000000"/>
              <w:bottom w:val="single" w:sz="4" w:space="0" w:color="000000"/>
            </w:tcBorders>
          </w:tcPr>
          <w:p w14:paraId="0E12D451" w14:textId="74B52F5C" w:rsidR="00A95A91" w:rsidRPr="00AC7CBE" w:rsidRDefault="00A95A91" w:rsidP="00AC7CBE">
            <w:pPr>
              <w:spacing w:after="0" w:line="240" w:lineRule="auto"/>
              <w:contextualSpacing/>
              <w:rPr>
                <w:color w:val="000000"/>
              </w:rPr>
            </w:pPr>
            <w:r w:rsidRPr="00AC7CBE">
              <w:rPr>
                <w:rFonts w:eastAsia="Calibri" w:cs="Times New Roman"/>
                <w:w w:val="105"/>
              </w:rPr>
              <w:t xml:space="preserve">B8.What is your tribe? </w:t>
            </w:r>
            <w:r w:rsidRPr="00AC7CBE">
              <w:rPr>
                <w:rFonts w:eastAsia="Calibri" w:cs="Times New Roman"/>
                <w:b/>
                <w:w w:val="105"/>
              </w:rPr>
              <w:t>(</w:t>
            </w:r>
            <w:proofErr w:type="spellStart"/>
            <w:r w:rsidRPr="00AC7CBE">
              <w:rPr>
                <w:rFonts w:eastAsia="Calibri" w:cs="Times New Roman"/>
                <w:b/>
                <w:w w:val="105"/>
              </w:rPr>
              <w:t>htribe</w:t>
            </w:r>
            <w:proofErr w:type="spellEnd"/>
            <w:r w:rsidRPr="00AC7CBE">
              <w:rPr>
                <w:rFonts w:eastAsia="Calibri" w:cs="Times New Roman"/>
                <w:b/>
                <w:w w:val="105"/>
              </w:rPr>
              <w:t>)</w:t>
            </w:r>
          </w:p>
        </w:tc>
        <w:tc>
          <w:tcPr>
            <w:tcW w:w="2160" w:type="dxa"/>
            <w:tcBorders>
              <w:top w:val="single" w:sz="4" w:space="0" w:color="000000"/>
              <w:bottom w:val="single" w:sz="4" w:space="0" w:color="000000"/>
            </w:tcBorders>
          </w:tcPr>
          <w:p w14:paraId="0367E53F" w14:textId="26A5898D" w:rsidR="00A95A91" w:rsidRPr="00AC7CBE" w:rsidRDefault="00A95A91" w:rsidP="00AC7CBE">
            <w:pPr>
              <w:spacing w:after="0" w:line="240" w:lineRule="auto"/>
              <w:contextualSpacing/>
              <w:rPr>
                <w:rFonts w:cs="Times New Roman"/>
                <w:w w:val="105"/>
              </w:rPr>
            </w:pPr>
            <w:r w:rsidRPr="00AC7CBE">
              <w:rPr>
                <w:rFonts w:cs="Times New Roman"/>
                <w:w w:val="105"/>
              </w:rPr>
              <w:t>1=</w:t>
            </w:r>
            <w:proofErr w:type="spellStart"/>
            <w:r w:rsidRPr="00AC7CBE">
              <w:rPr>
                <w:rFonts w:cs="Times New Roman"/>
                <w:w w:val="105"/>
              </w:rPr>
              <w:t>Chewa</w:t>
            </w:r>
            <w:proofErr w:type="spellEnd"/>
          </w:p>
          <w:p w14:paraId="43D24FBE" w14:textId="55E0FCA1" w:rsidR="00A95A91" w:rsidRPr="00AC7CBE" w:rsidRDefault="00A95A91" w:rsidP="00AC7CBE">
            <w:pPr>
              <w:spacing w:after="0" w:line="240" w:lineRule="auto"/>
              <w:contextualSpacing/>
              <w:rPr>
                <w:rFonts w:cs="Times New Roman"/>
                <w:w w:val="105"/>
              </w:rPr>
            </w:pPr>
            <w:r w:rsidRPr="00AC7CBE">
              <w:rPr>
                <w:rFonts w:cs="Times New Roman"/>
                <w:w w:val="105"/>
              </w:rPr>
              <w:t>2=</w:t>
            </w:r>
            <w:proofErr w:type="spellStart"/>
            <w:r w:rsidRPr="00AC7CBE">
              <w:rPr>
                <w:rFonts w:cs="Times New Roman"/>
                <w:w w:val="105"/>
              </w:rPr>
              <w:t>N’goni</w:t>
            </w:r>
            <w:proofErr w:type="spellEnd"/>
          </w:p>
          <w:p w14:paraId="764A0C27" w14:textId="33489A8F" w:rsidR="00A95A91" w:rsidRPr="00AC7CBE" w:rsidRDefault="00A95A91" w:rsidP="00AC7CBE">
            <w:pPr>
              <w:spacing w:after="0" w:line="240" w:lineRule="auto"/>
              <w:contextualSpacing/>
              <w:rPr>
                <w:rFonts w:cs="Times New Roman"/>
                <w:w w:val="105"/>
              </w:rPr>
            </w:pPr>
            <w:r w:rsidRPr="00AC7CBE">
              <w:rPr>
                <w:rFonts w:cs="Times New Roman"/>
                <w:w w:val="105"/>
              </w:rPr>
              <w:t>3=</w:t>
            </w:r>
            <w:proofErr w:type="spellStart"/>
            <w:r w:rsidRPr="00AC7CBE">
              <w:rPr>
                <w:rFonts w:cs="Times New Roman"/>
                <w:w w:val="105"/>
              </w:rPr>
              <w:t>Nsenga</w:t>
            </w:r>
            <w:proofErr w:type="spellEnd"/>
          </w:p>
          <w:p w14:paraId="11C13619" w14:textId="035E3346" w:rsidR="00A95A91" w:rsidRPr="00AC7CBE" w:rsidRDefault="00A95A91" w:rsidP="00AC7CBE">
            <w:pPr>
              <w:spacing w:after="0" w:line="240" w:lineRule="auto"/>
              <w:contextualSpacing/>
              <w:rPr>
                <w:rFonts w:cs="Times New Roman"/>
                <w:w w:val="105"/>
              </w:rPr>
            </w:pPr>
            <w:r w:rsidRPr="00AC7CBE">
              <w:rPr>
                <w:rFonts w:cs="Times New Roman"/>
                <w:w w:val="105"/>
              </w:rPr>
              <w:t>4=Tonga</w:t>
            </w:r>
          </w:p>
          <w:p w14:paraId="3C450F5C" w14:textId="4FE1B74E" w:rsidR="00A95A91" w:rsidRPr="00AC7CBE" w:rsidRDefault="00A95A91" w:rsidP="00AC7CBE">
            <w:pPr>
              <w:spacing w:after="0" w:line="240" w:lineRule="auto"/>
              <w:contextualSpacing/>
              <w:rPr>
                <w:rFonts w:cs="Times New Roman"/>
                <w:w w:val="105"/>
              </w:rPr>
            </w:pPr>
            <w:r w:rsidRPr="00AC7CBE">
              <w:rPr>
                <w:rFonts w:cs="Times New Roman"/>
                <w:w w:val="105"/>
              </w:rPr>
              <w:t>5=Lunda</w:t>
            </w:r>
          </w:p>
          <w:p w14:paraId="406B11B1" w14:textId="214211FD" w:rsidR="00A95A91" w:rsidRPr="00AC7CBE" w:rsidRDefault="00A95A91" w:rsidP="00AC7CBE">
            <w:pPr>
              <w:spacing w:after="0" w:line="240" w:lineRule="auto"/>
              <w:contextualSpacing/>
              <w:rPr>
                <w:rFonts w:cs="Times New Roman"/>
                <w:w w:val="105"/>
              </w:rPr>
            </w:pPr>
            <w:r w:rsidRPr="00AC7CBE">
              <w:rPr>
                <w:rFonts w:cs="Times New Roman"/>
                <w:w w:val="105"/>
              </w:rPr>
              <w:t>6=</w:t>
            </w:r>
            <w:proofErr w:type="spellStart"/>
            <w:r w:rsidRPr="00AC7CBE">
              <w:rPr>
                <w:rFonts w:cs="Times New Roman"/>
                <w:w w:val="105"/>
              </w:rPr>
              <w:t>Luvale</w:t>
            </w:r>
            <w:proofErr w:type="spellEnd"/>
          </w:p>
          <w:p w14:paraId="4656E423" w14:textId="77777777" w:rsidR="00A95A91" w:rsidRPr="00AC7CBE" w:rsidRDefault="00A95A91" w:rsidP="00AC7CBE">
            <w:pPr>
              <w:spacing w:after="0" w:line="240" w:lineRule="auto"/>
              <w:contextualSpacing/>
              <w:rPr>
                <w:rFonts w:cs="Times New Roman"/>
                <w:w w:val="105"/>
              </w:rPr>
            </w:pPr>
            <w:r w:rsidRPr="00AC7CBE">
              <w:rPr>
                <w:rFonts w:cs="Times New Roman"/>
                <w:w w:val="105"/>
              </w:rPr>
              <w:t>7=</w:t>
            </w:r>
            <w:proofErr w:type="spellStart"/>
            <w:r w:rsidRPr="00AC7CBE">
              <w:rPr>
                <w:rFonts w:cs="Times New Roman"/>
                <w:w w:val="105"/>
              </w:rPr>
              <w:t>Kaonede</w:t>
            </w:r>
            <w:proofErr w:type="spellEnd"/>
          </w:p>
        </w:tc>
        <w:tc>
          <w:tcPr>
            <w:tcW w:w="2160" w:type="dxa"/>
            <w:gridSpan w:val="2"/>
            <w:tcBorders>
              <w:top w:val="single" w:sz="4" w:space="0" w:color="000000"/>
              <w:bottom w:val="single" w:sz="4" w:space="0" w:color="000000"/>
              <w:right w:val="single" w:sz="18" w:space="0" w:color="000000"/>
            </w:tcBorders>
          </w:tcPr>
          <w:p w14:paraId="235F2B1C" w14:textId="666185CD" w:rsidR="00A95A91" w:rsidRPr="00AC7CBE" w:rsidRDefault="00A95A91" w:rsidP="00AC7CBE">
            <w:pPr>
              <w:spacing w:after="0" w:line="240" w:lineRule="auto"/>
              <w:contextualSpacing/>
              <w:rPr>
                <w:rFonts w:cs="Times New Roman"/>
                <w:w w:val="105"/>
              </w:rPr>
            </w:pPr>
            <w:r w:rsidRPr="00AC7CBE">
              <w:rPr>
                <w:rFonts w:cs="Times New Roman"/>
                <w:w w:val="105"/>
              </w:rPr>
              <w:t>8=</w:t>
            </w:r>
            <w:proofErr w:type="spellStart"/>
            <w:r w:rsidRPr="00AC7CBE">
              <w:rPr>
                <w:rFonts w:cs="Times New Roman"/>
                <w:w w:val="105"/>
              </w:rPr>
              <w:t>Loza</w:t>
            </w:r>
            <w:proofErr w:type="spellEnd"/>
          </w:p>
          <w:p w14:paraId="1505985B" w14:textId="77777777" w:rsidR="00A95A91" w:rsidRPr="00AC7CBE" w:rsidRDefault="00A95A91" w:rsidP="00AC7CBE">
            <w:pPr>
              <w:spacing w:after="0" w:line="240" w:lineRule="auto"/>
              <w:contextualSpacing/>
              <w:rPr>
                <w:rFonts w:cs="Times New Roman"/>
                <w:w w:val="105"/>
              </w:rPr>
            </w:pPr>
            <w:r w:rsidRPr="00AC7CBE">
              <w:rPr>
                <w:rFonts w:cs="Times New Roman"/>
                <w:w w:val="105"/>
              </w:rPr>
              <w:t>9=Bemba</w:t>
            </w:r>
          </w:p>
          <w:p w14:paraId="6A490A74" w14:textId="4931A644" w:rsidR="00A95A91" w:rsidRPr="00AC7CBE" w:rsidRDefault="00A95A91" w:rsidP="00AC7CBE">
            <w:pPr>
              <w:spacing w:after="0" w:line="240" w:lineRule="auto"/>
              <w:contextualSpacing/>
              <w:rPr>
                <w:rFonts w:cs="Times New Roman"/>
                <w:w w:val="105"/>
              </w:rPr>
            </w:pPr>
            <w:r w:rsidRPr="00AC7CBE">
              <w:rPr>
                <w:rFonts w:cs="Times New Roman"/>
                <w:w w:val="105"/>
              </w:rPr>
              <w:t>10=Zambian only</w:t>
            </w:r>
          </w:p>
          <w:p w14:paraId="1D8E4327" w14:textId="77777777" w:rsidR="00A95A91" w:rsidRPr="00AC7CBE" w:rsidRDefault="00A95A91" w:rsidP="00AC7CBE">
            <w:pPr>
              <w:spacing w:after="0" w:line="240" w:lineRule="auto"/>
              <w:contextualSpacing/>
              <w:rPr>
                <w:rFonts w:cs="Times New Roman"/>
                <w:w w:val="105"/>
              </w:rPr>
            </w:pPr>
            <w:r w:rsidRPr="00AC7CBE">
              <w:rPr>
                <w:rFonts w:cs="Times New Roman"/>
                <w:w w:val="105"/>
              </w:rPr>
              <w:t>97=Other, please specify</w:t>
            </w:r>
          </w:p>
          <w:p w14:paraId="75B2E689" w14:textId="77777777" w:rsidR="00A95A91" w:rsidRPr="00AC7CBE" w:rsidRDefault="00A95A91" w:rsidP="00AC7CBE">
            <w:pPr>
              <w:spacing w:after="0" w:line="240" w:lineRule="auto"/>
              <w:contextualSpacing/>
              <w:rPr>
                <w:rFonts w:cs="Times New Roman"/>
                <w:w w:val="105"/>
              </w:rPr>
            </w:pPr>
            <w:r w:rsidRPr="00AC7CBE">
              <w:rPr>
                <w:rFonts w:cs="Times New Roman"/>
                <w:w w:val="105"/>
              </w:rPr>
              <w:t>888=Don't know</w:t>
            </w:r>
          </w:p>
          <w:p w14:paraId="6B431EE3" w14:textId="77777777" w:rsidR="00A95A91" w:rsidRPr="00AC7CBE" w:rsidRDefault="00A95A91" w:rsidP="00AC7CBE">
            <w:pPr>
              <w:spacing w:after="0" w:line="240" w:lineRule="auto"/>
              <w:contextualSpacing/>
              <w:rPr>
                <w:rFonts w:cs="Times New Roman"/>
                <w:w w:val="105"/>
              </w:rPr>
            </w:pPr>
            <w:r w:rsidRPr="00AC7CBE">
              <w:rPr>
                <w:rFonts w:cs="Times New Roman"/>
                <w:w w:val="105"/>
              </w:rPr>
              <w:t>999=Prefer not to respond</w:t>
            </w:r>
          </w:p>
        </w:tc>
        <w:tc>
          <w:tcPr>
            <w:tcW w:w="722" w:type="dxa"/>
            <w:gridSpan w:val="3"/>
            <w:tcBorders>
              <w:top w:val="single" w:sz="18" w:space="0" w:color="000000"/>
              <w:left w:val="single" w:sz="18" w:space="0" w:color="000000"/>
              <w:bottom w:val="single" w:sz="18" w:space="0" w:color="000000"/>
              <w:right w:val="single" w:sz="18" w:space="0" w:color="000000"/>
            </w:tcBorders>
          </w:tcPr>
          <w:p w14:paraId="0904D3E5" w14:textId="77777777" w:rsidR="00A95A91" w:rsidRPr="00AC7CBE" w:rsidRDefault="00A95A91"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A1377F" w:rsidRPr="00AC7CBE" w14:paraId="3DE35A32"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4F4741B9" w14:textId="77777777" w:rsidR="00A1377F" w:rsidRPr="00AC7CBE" w:rsidRDefault="00A1377F" w:rsidP="00AC7CBE">
            <w:pPr>
              <w:spacing w:after="0" w:line="240" w:lineRule="auto"/>
              <w:contextualSpacing/>
              <w:rPr>
                <w:rFonts w:eastAsia="Calibri" w:cs="Times New Roman"/>
              </w:rPr>
            </w:pPr>
          </w:p>
        </w:tc>
        <w:tc>
          <w:tcPr>
            <w:tcW w:w="4681" w:type="dxa"/>
            <w:tcBorders>
              <w:top w:val="single" w:sz="4" w:space="0" w:color="000000"/>
              <w:left w:val="single" w:sz="4" w:space="0" w:color="000000"/>
              <w:bottom w:val="single" w:sz="4" w:space="0" w:color="000000"/>
            </w:tcBorders>
          </w:tcPr>
          <w:p w14:paraId="7BB137FC" w14:textId="0462BB3C" w:rsidR="00A1377F" w:rsidRPr="00AC7CBE" w:rsidRDefault="00A1377F" w:rsidP="00AC7CBE">
            <w:pPr>
              <w:spacing w:after="0" w:line="240" w:lineRule="auto"/>
              <w:contextualSpacing/>
              <w:rPr>
                <w:color w:val="000000"/>
              </w:rPr>
            </w:pPr>
            <w:r w:rsidRPr="00AC7CBE">
              <w:rPr>
                <w:rFonts w:eastAsia="Calibri" w:cs="Times New Roman"/>
                <w:w w:val="105"/>
              </w:rPr>
              <w:t xml:space="preserve">B9.What is your religion? </w:t>
            </w:r>
            <w:r w:rsidRPr="00AC7CBE">
              <w:rPr>
                <w:b/>
                <w:color w:val="000000"/>
              </w:rPr>
              <w:t>(</w:t>
            </w:r>
            <w:proofErr w:type="spellStart"/>
            <w:r w:rsidRPr="00AC7CBE">
              <w:rPr>
                <w:b/>
                <w:color w:val="000000"/>
              </w:rPr>
              <w:t>hreligion</w:t>
            </w:r>
            <w:proofErr w:type="spellEnd"/>
            <w:r w:rsidRPr="00AC7CBE">
              <w:rPr>
                <w:b/>
                <w:color w:val="000000"/>
              </w:rPr>
              <w:t>)</w:t>
            </w:r>
          </w:p>
        </w:tc>
        <w:tc>
          <w:tcPr>
            <w:tcW w:w="2160" w:type="dxa"/>
            <w:tcBorders>
              <w:top w:val="single" w:sz="4" w:space="0" w:color="000000"/>
              <w:bottom w:val="single" w:sz="4" w:space="0" w:color="000000"/>
            </w:tcBorders>
          </w:tcPr>
          <w:p w14:paraId="58BDC052" w14:textId="56081637" w:rsidR="00A1377F" w:rsidRPr="00AC7CBE" w:rsidRDefault="00A1377F" w:rsidP="00AC7CBE">
            <w:pPr>
              <w:spacing w:after="0" w:line="240" w:lineRule="auto"/>
              <w:contextualSpacing/>
              <w:rPr>
                <w:rFonts w:cs="Times New Roman"/>
                <w:w w:val="105"/>
              </w:rPr>
            </w:pPr>
            <w:r w:rsidRPr="00AC7CBE">
              <w:rPr>
                <w:rFonts w:cs="Times New Roman"/>
                <w:w w:val="105"/>
              </w:rPr>
              <w:t>1=UCZ</w:t>
            </w:r>
          </w:p>
          <w:p w14:paraId="0287FAB6" w14:textId="0F4924F5" w:rsidR="00A1377F" w:rsidRPr="00AC7CBE" w:rsidRDefault="00A1377F" w:rsidP="00AC7CBE">
            <w:pPr>
              <w:spacing w:after="0" w:line="240" w:lineRule="auto"/>
              <w:contextualSpacing/>
              <w:rPr>
                <w:rFonts w:cs="Times New Roman"/>
                <w:w w:val="105"/>
              </w:rPr>
            </w:pPr>
            <w:r w:rsidRPr="00AC7CBE">
              <w:rPr>
                <w:rFonts w:cs="Times New Roman"/>
                <w:w w:val="105"/>
              </w:rPr>
              <w:t>2=RCZ (Dutch Reformed)</w:t>
            </w:r>
          </w:p>
          <w:p w14:paraId="35A9C154" w14:textId="041B90D7" w:rsidR="00A1377F" w:rsidRPr="00AC7CBE" w:rsidRDefault="00A1377F" w:rsidP="00AC7CBE">
            <w:pPr>
              <w:spacing w:after="0" w:line="240" w:lineRule="auto"/>
              <w:contextualSpacing/>
              <w:rPr>
                <w:rFonts w:cs="Times New Roman"/>
                <w:w w:val="105"/>
              </w:rPr>
            </w:pPr>
            <w:r w:rsidRPr="00AC7CBE">
              <w:rPr>
                <w:rFonts w:cs="Times New Roman"/>
                <w:w w:val="105"/>
              </w:rPr>
              <w:t>3=ECZ</w:t>
            </w:r>
          </w:p>
          <w:p w14:paraId="4C6A899C" w14:textId="309046AC" w:rsidR="00A1377F" w:rsidRPr="00AC7CBE" w:rsidRDefault="00A1377F" w:rsidP="00AC7CBE">
            <w:pPr>
              <w:spacing w:after="0" w:line="240" w:lineRule="auto"/>
              <w:contextualSpacing/>
              <w:rPr>
                <w:rFonts w:cs="Times New Roman"/>
                <w:w w:val="105"/>
              </w:rPr>
            </w:pPr>
            <w:r w:rsidRPr="00AC7CBE">
              <w:rPr>
                <w:rFonts w:cs="Times New Roman"/>
                <w:w w:val="105"/>
              </w:rPr>
              <w:t>4=CMML</w:t>
            </w:r>
          </w:p>
          <w:p w14:paraId="2E2E0B33" w14:textId="10F08DAF" w:rsidR="00A1377F" w:rsidRPr="00AC7CBE" w:rsidRDefault="00A1377F" w:rsidP="00AC7CBE">
            <w:pPr>
              <w:spacing w:after="0" w:line="240" w:lineRule="auto"/>
              <w:contextualSpacing/>
              <w:rPr>
                <w:rFonts w:cs="Times New Roman"/>
                <w:w w:val="105"/>
              </w:rPr>
            </w:pPr>
            <w:r w:rsidRPr="00AC7CBE">
              <w:rPr>
                <w:rFonts w:cs="Times New Roman"/>
                <w:w w:val="105"/>
              </w:rPr>
              <w:t>5=Salvation Army</w:t>
            </w:r>
          </w:p>
          <w:p w14:paraId="37708216" w14:textId="77782B84" w:rsidR="00A1377F" w:rsidRPr="00AC7CBE" w:rsidRDefault="00A1377F" w:rsidP="00AC7CBE">
            <w:pPr>
              <w:spacing w:after="0" w:line="240" w:lineRule="auto"/>
              <w:contextualSpacing/>
              <w:rPr>
                <w:rFonts w:cs="Times New Roman"/>
                <w:w w:val="105"/>
              </w:rPr>
            </w:pPr>
            <w:r w:rsidRPr="00AC7CBE">
              <w:rPr>
                <w:rFonts w:cs="Times New Roman"/>
                <w:w w:val="105"/>
              </w:rPr>
              <w:t>6=Seventh Day Adventist</w:t>
            </w:r>
          </w:p>
          <w:p w14:paraId="723B68AC" w14:textId="77777777" w:rsidR="00A1377F" w:rsidRPr="00AC7CBE" w:rsidRDefault="00A1377F" w:rsidP="00AC7CBE">
            <w:pPr>
              <w:spacing w:after="0" w:line="240" w:lineRule="auto"/>
              <w:contextualSpacing/>
              <w:rPr>
                <w:rFonts w:cs="Times New Roman"/>
                <w:w w:val="105"/>
              </w:rPr>
            </w:pPr>
            <w:r w:rsidRPr="00AC7CBE">
              <w:rPr>
                <w:rFonts w:cs="Times New Roman"/>
                <w:w w:val="105"/>
              </w:rPr>
              <w:t>7=Catholic</w:t>
            </w:r>
          </w:p>
          <w:p w14:paraId="582A68F4" w14:textId="77777777" w:rsidR="00A1377F" w:rsidRPr="00AC7CBE" w:rsidRDefault="00A1377F" w:rsidP="00AC7CBE">
            <w:pPr>
              <w:spacing w:after="0" w:line="240" w:lineRule="auto"/>
              <w:contextualSpacing/>
              <w:rPr>
                <w:rFonts w:cs="Times New Roman"/>
                <w:w w:val="105"/>
              </w:rPr>
            </w:pPr>
            <w:r w:rsidRPr="00AC7CBE">
              <w:rPr>
                <w:rFonts w:cs="Times New Roman"/>
                <w:w w:val="105"/>
              </w:rPr>
              <w:t>8=Anglican</w:t>
            </w:r>
          </w:p>
          <w:p w14:paraId="72BCE086" w14:textId="77777777" w:rsidR="00A1377F" w:rsidRPr="00AC7CBE" w:rsidRDefault="00A1377F" w:rsidP="00AC7CBE">
            <w:pPr>
              <w:spacing w:after="0" w:line="240" w:lineRule="auto"/>
              <w:contextualSpacing/>
              <w:rPr>
                <w:rFonts w:cs="Times New Roman"/>
                <w:w w:val="105"/>
              </w:rPr>
            </w:pPr>
            <w:r w:rsidRPr="00AC7CBE">
              <w:rPr>
                <w:rFonts w:cs="Times New Roman"/>
                <w:w w:val="105"/>
              </w:rPr>
              <w:t>9=Nazareth</w:t>
            </w:r>
          </w:p>
          <w:p w14:paraId="558E6F68" w14:textId="77777777" w:rsidR="00A1377F" w:rsidRPr="00AC7CBE" w:rsidRDefault="00A1377F" w:rsidP="00AC7CBE">
            <w:pPr>
              <w:spacing w:after="0" w:line="240" w:lineRule="auto"/>
              <w:contextualSpacing/>
              <w:rPr>
                <w:rFonts w:cs="Times New Roman"/>
                <w:w w:val="105"/>
              </w:rPr>
            </w:pPr>
            <w:r w:rsidRPr="00AC7CBE">
              <w:rPr>
                <w:rFonts w:cs="Times New Roman"/>
                <w:w w:val="105"/>
              </w:rPr>
              <w:t>10=Pentecostal</w:t>
            </w:r>
          </w:p>
        </w:tc>
        <w:tc>
          <w:tcPr>
            <w:tcW w:w="2160" w:type="dxa"/>
            <w:gridSpan w:val="2"/>
            <w:tcBorders>
              <w:top w:val="single" w:sz="4" w:space="0" w:color="000000"/>
              <w:bottom w:val="single" w:sz="4" w:space="0" w:color="000000"/>
              <w:right w:val="single" w:sz="18" w:space="0" w:color="000000"/>
            </w:tcBorders>
          </w:tcPr>
          <w:p w14:paraId="0FC832FE" w14:textId="797340EB" w:rsidR="00A1377F" w:rsidRPr="00AC7CBE" w:rsidRDefault="00A1377F" w:rsidP="00AC7CBE">
            <w:pPr>
              <w:spacing w:after="0" w:line="240" w:lineRule="auto"/>
              <w:contextualSpacing/>
              <w:rPr>
                <w:rFonts w:cs="Times New Roman"/>
                <w:w w:val="105"/>
              </w:rPr>
            </w:pPr>
            <w:r w:rsidRPr="00AC7CBE">
              <w:rPr>
                <w:rFonts w:cs="Times New Roman"/>
                <w:w w:val="105"/>
              </w:rPr>
              <w:t>11=Jehovah’s Witness</w:t>
            </w:r>
          </w:p>
          <w:p w14:paraId="05CDC31B" w14:textId="77777777" w:rsidR="00A1377F" w:rsidRPr="00AC7CBE" w:rsidRDefault="00A1377F" w:rsidP="00AC7CBE">
            <w:pPr>
              <w:spacing w:after="0" w:line="240" w:lineRule="auto"/>
              <w:contextualSpacing/>
              <w:rPr>
                <w:rFonts w:cs="Times New Roman"/>
                <w:w w:val="105"/>
              </w:rPr>
            </w:pPr>
            <w:r w:rsidRPr="00AC7CBE">
              <w:rPr>
                <w:rFonts w:cs="Times New Roman"/>
                <w:w w:val="105"/>
              </w:rPr>
              <w:t>12=Baptist</w:t>
            </w:r>
          </w:p>
          <w:p w14:paraId="609C253C" w14:textId="77777777" w:rsidR="00A1377F" w:rsidRPr="00AC7CBE" w:rsidRDefault="00A1377F" w:rsidP="00AC7CBE">
            <w:pPr>
              <w:spacing w:after="0" w:line="240" w:lineRule="auto"/>
              <w:contextualSpacing/>
              <w:rPr>
                <w:rFonts w:cs="Times New Roman"/>
                <w:w w:val="105"/>
              </w:rPr>
            </w:pPr>
            <w:r w:rsidRPr="00AC7CBE">
              <w:rPr>
                <w:rFonts w:cs="Times New Roman"/>
                <w:w w:val="105"/>
              </w:rPr>
              <w:t>13=</w:t>
            </w:r>
            <w:proofErr w:type="spellStart"/>
            <w:r w:rsidRPr="00AC7CBE">
              <w:rPr>
                <w:rFonts w:cs="Times New Roman"/>
                <w:w w:val="105"/>
              </w:rPr>
              <w:t>Kimbaguist</w:t>
            </w:r>
            <w:proofErr w:type="spellEnd"/>
          </w:p>
          <w:p w14:paraId="6DEDFB1E" w14:textId="77777777" w:rsidR="00A1377F" w:rsidRPr="00AC7CBE" w:rsidRDefault="00A1377F" w:rsidP="00AC7CBE">
            <w:pPr>
              <w:spacing w:after="0" w:line="240" w:lineRule="auto"/>
              <w:contextualSpacing/>
              <w:rPr>
                <w:rFonts w:cs="Times New Roman"/>
                <w:w w:val="105"/>
              </w:rPr>
            </w:pPr>
            <w:r w:rsidRPr="00AC7CBE">
              <w:rPr>
                <w:rFonts w:cs="Times New Roman"/>
                <w:w w:val="105"/>
              </w:rPr>
              <w:t>14=Africa Methodist</w:t>
            </w:r>
          </w:p>
          <w:p w14:paraId="7AC6EC0F" w14:textId="4BE8813C" w:rsidR="00A1377F" w:rsidRPr="00AC7CBE" w:rsidRDefault="00A1377F" w:rsidP="00AC7CBE">
            <w:pPr>
              <w:spacing w:after="0" w:line="240" w:lineRule="auto"/>
              <w:contextualSpacing/>
              <w:rPr>
                <w:rFonts w:cs="Times New Roman"/>
                <w:w w:val="105"/>
              </w:rPr>
            </w:pPr>
            <w:r w:rsidRPr="00AC7CBE">
              <w:rPr>
                <w:rFonts w:cs="Times New Roman"/>
                <w:w w:val="105"/>
              </w:rPr>
              <w:t>15=Presbyterian</w:t>
            </w:r>
          </w:p>
          <w:p w14:paraId="31B2BF5A" w14:textId="77777777" w:rsidR="00A1377F" w:rsidRPr="00AC7CBE" w:rsidRDefault="00A1377F" w:rsidP="00AC7CBE">
            <w:pPr>
              <w:spacing w:after="0" w:line="240" w:lineRule="auto"/>
              <w:contextualSpacing/>
              <w:rPr>
                <w:rFonts w:cs="Times New Roman"/>
                <w:w w:val="105"/>
              </w:rPr>
            </w:pPr>
            <w:r w:rsidRPr="00AC7CBE">
              <w:rPr>
                <w:rFonts w:cs="Times New Roman"/>
                <w:w w:val="105"/>
              </w:rPr>
              <w:t>16=Islam</w:t>
            </w:r>
          </w:p>
          <w:p w14:paraId="3163B065" w14:textId="49C3E7C7" w:rsidR="00A1377F" w:rsidRPr="00AC7CBE" w:rsidRDefault="00A1377F" w:rsidP="00AC7CBE">
            <w:pPr>
              <w:spacing w:after="0" w:line="240" w:lineRule="auto"/>
              <w:contextualSpacing/>
              <w:rPr>
                <w:rFonts w:cs="Times New Roman"/>
                <w:w w:val="105"/>
              </w:rPr>
            </w:pPr>
            <w:r w:rsidRPr="00AC7CBE">
              <w:rPr>
                <w:rFonts w:cs="Times New Roman"/>
                <w:w w:val="105"/>
              </w:rPr>
              <w:t>17=Not religious</w:t>
            </w:r>
          </w:p>
          <w:p w14:paraId="6C2B70CA" w14:textId="77777777" w:rsidR="00A1377F" w:rsidRPr="00AC7CBE" w:rsidRDefault="00A1377F" w:rsidP="00AC7CBE">
            <w:pPr>
              <w:spacing w:after="0" w:line="240" w:lineRule="auto"/>
              <w:contextualSpacing/>
            </w:pPr>
            <w:r w:rsidRPr="00AC7CBE">
              <w:t>97=Other, please specify</w:t>
            </w:r>
          </w:p>
          <w:p w14:paraId="5992DB36" w14:textId="77777777" w:rsidR="00A1377F" w:rsidRPr="00AC7CBE" w:rsidRDefault="00A1377F" w:rsidP="00AC7CBE">
            <w:pPr>
              <w:spacing w:after="0" w:line="240" w:lineRule="auto"/>
              <w:contextualSpacing/>
              <w:rPr>
                <w:rFonts w:cs="Times New Roman"/>
                <w:w w:val="105"/>
              </w:rPr>
            </w:pPr>
            <w:r w:rsidRPr="00AC7CBE">
              <w:rPr>
                <w:rFonts w:cs="Times New Roman"/>
                <w:w w:val="105"/>
              </w:rPr>
              <w:t>888=Don't know</w:t>
            </w:r>
          </w:p>
          <w:p w14:paraId="71F07AC2" w14:textId="77777777" w:rsidR="00A1377F" w:rsidRPr="00AC7CBE" w:rsidRDefault="00A1377F" w:rsidP="00AC7CBE">
            <w:pPr>
              <w:spacing w:after="0" w:line="240" w:lineRule="auto"/>
              <w:contextualSpacing/>
              <w:rPr>
                <w:rFonts w:cs="Times New Roman"/>
                <w:i/>
                <w:w w:val="105"/>
              </w:rPr>
            </w:pPr>
            <w:r w:rsidRPr="00AC7CBE">
              <w:rPr>
                <w:rFonts w:cs="Times New Roman"/>
                <w:w w:val="105"/>
              </w:rPr>
              <w:t>999=Prefer not to respond</w:t>
            </w:r>
          </w:p>
        </w:tc>
        <w:tc>
          <w:tcPr>
            <w:tcW w:w="722" w:type="dxa"/>
            <w:gridSpan w:val="3"/>
            <w:tcBorders>
              <w:top w:val="single" w:sz="18" w:space="0" w:color="000000"/>
              <w:left w:val="single" w:sz="18" w:space="0" w:color="000000"/>
              <w:bottom w:val="single" w:sz="18" w:space="0" w:color="000000"/>
              <w:right w:val="single" w:sz="18" w:space="0" w:color="000000"/>
            </w:tcBorders>
          </w:tcPr>
          <w:p w14:paraId="31A26401" w14:textId="77777777" w:rsidR="00A1377F" w:rsidRPr="00AC7CBE" w:rsidRDefault="00A1377F"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A1377F" w:rsidRPr="00AC7CBE" w14:paraId="0F919B7C"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62CE5462" w14:textId="77777777" w:rsidR="00A1377F" w:rsidRPr="00AC7CBE" w:rsidRDefault="00A1377F" w:rsidP="00AC7CBE">
            <w:pPr>
              <w:spacing w:after="0" w:line="240" w:lineRule="auto"/>
              <w:contextualSpacing/>
              <w:rPr>
                <w:rFonts w:eastAsia="Calibri" w:cs="Times New Roman"/>
                <w:w w:val="105"/>
              </w:rPr>
            </w:pPr>
          </w:p>
        </w:tc>
        <w:tc>
          <w:tcPr>
            <w:tcW w:w="4681" w:type="dxa"/>
            <w:tcBorders>
              <w:top w:val="single" w:sz="4" w:space="0" w:color="000000"/>
              <w:left w:val="single" w:sz="4" w:space="0" w:color="auto"/>
              <w:bottom w:val="single" w:sz="4" w:space="0" w:color="000000"/>
            </w:tcBorders>
          </w:tcPr>
          <w:p w14:paraId="2088263E" w14:textId="7C56171C" w:rsidR="00A1377F" w:rsidRPr="00AC7CBE" w:rsidRDefault="00A1377F" w:rsidP="00AC7CBE">
            <w:pPr>
              <w:spacing w:after="0" w:line="240" w:lineRule="auto"/>
              <w:contextualSpacing/>
              <w:rPr>
                <w:rFonts w:eastAsia="Calibri" w:cs="Times New Roman"/>
                <w:w w:val="105"/>
              </w:rPr>
            </w:pPr>
            <w:r w:rsidRPr="00AC7CBE">
              <w:rPr>
                <w:rFonts w:eastAsia="Calibri" w:cs="Times New Roman"/>
                <w:w w:val="105"/>
              </w:rPr>
              <w:t xml:space="preserve">B10.Were you born in this village? </w:t>
            </w:r>
            <w:r w:rsidRPr="00AC7CBE">
              <w:rPr>
                <w:rFonts w:eastAsia="Calibri" w:cs="Times New Roman"/>
                <w:b/>
                <w:w w:val="105"/>
              </w:rPr>
              <w:t>(</w:t>
            </w:r>
            <w:proofErr w:type="spellStart"/>
            <w:r w:rsidRPr="00AC7CBE">
              <w:rPr>
                <w:rFonts w:eastAsia="Calibri" w:cs="Times New Roman"/>
                <w:b/>
                <w:w w:val="105"/>
              </w:rPr>
              <w:t>htown</w:t>
            </w:r>
            <w:proofErr w:type="spellEnd"/>
            <w:r w:rsidRPr="00AC7CBE">
              <w:rPr>
                <w:rFonts w:eastAsia="Calibri" w:cs="Times New Roman"/>
                <w:b/>
                <w:w w:val="105"/>
              </w:rPr>
              <w:t>)</w:t>
            </w:r>
          </w:p>
        </w:tc>
        <w:tc>
          <w:tcPr>
            <w:tcW w:w="4338" w:type="dxa"/>
            <w:gridSpan w:val="4"/>
            <w:tcBorders>
              <w:top w:val="single" w:sz="4" w:space="0" w:color="000000"/>
              <w:bottom w:val="single" w:sz="4" w:space="0" w:color="000000"/>
              <w:right w:val="single" w:sz="18" w:space="0" w:color="000000"/>
            </w:tcBorders>
          </w:tcPr>
          <w:p w14:paraId="222FEEEB" w14:textId="77777777" w:rsidR="00A1377F" w:rsidRPr="00AC7CBE" w:rsidRDefault="00A1377F" w:rsidP="00AC7CBE">
            <w:pPr>
              <w:spacing w:after="0" w:line="240" w:lineRule="auto"/>
              <w:contextualSpacing/>
            </w:pPr>
            <w:r w:rsidRPr="00AC7CBE">
              <w:t>1=No</w:t>
            </w:r>
          </w:p>
          <w:p w14:paraId="23ED7168" w14:textId="77777777" w:rsidR="00A1377F" w:rsidRPr="00AC7CBE" w:rsidRDefault="00A1377F" w:rsidP="00AC7CBE">
            <w:pPr>
              <w:spacing w:after="0" w:line="240" w:lineRule="auto"/>
              <w:contextualSpacing/>
            </w:pPr>
            <w:r w:rsidRPr="00AC7CBE">
              <w:t>2=Yes</w:t>
            </w:r>
            <w:r w:rsidRPr="00AC7CBE" w:rsidDel="00226116">
              <w:t xml:space="preserve"> </w:t>
            </w:r>
          </w:p>
          <w:p w14:paraId="672479EC" w14:textId="77777777" w:rsidR="00A1377F" w:rsidRPr="00AC7CBE" w:rsidRDefault="00A1377F" w:rsidP="00AC7CBE">
            <w:pPr>
              <w:spacing w:after="0" w:line="240" w:lineRule="auto"/>
              <w:contextualSpacing/>
            </w:pPr>
            <w:r w:rsidRPr="00AC7CBE">
              <w:t>888=Don’t know</w:t>
            </w:r>
          </w:p>
          <w:p w14:paraId="7D663616" w14:textId="77777777" w:rsidR="00A1377F" w:rsidRPr="00AC7CBE" w:rsidRDefault="00A1377F" w:rsidP="00AC7CBE">
            <w:pPr>
              <w:spacing w:after="0" w:line="240" w:lineRule="auto"/>
              <w:contextualSpacing/>
            </w:pPr>
            <w:r w:rsidRPr="00AC7CBE">
              <w:lastRenderedPageBreak/>
              <w:t>999=Prefer not to respond</w:t>
            </w:r>
          </w:p>
        </w:tc>
        <w:tc>
          <w:tcPr>
            <w:tcW w:w="704" w:type="dxa"/>
            <w:gridSpan w:val="2"/>
            <w:tcBorders>
              <w:top w:val="single" w:sz="18" w:space="0" w:color="000000"/>
              <w:left w:val="single" w:sz="18" w:space="0" w:color="000000"/>
              <w:bottom w:val="single" w:sz="18" w:space="0" w:color="000000"/>
              <w:right w:val="single" w:sz="18" w:space="0" w:color="000000"/>
            </w:tcBorders>
          </w:tcPr>
          <w:p w14:paraId="5535E4A6" w14:textId="77777777" w:rsidR="00A1377F" w:rsidRPr="00AC7CBE" w:rsidRDefault="00A1377F" w:rsidP="00AC7CBE">
            <w:pPr>
              <w:spacing w:after="0" w:line="240" w:lineRule="auto"/>
              <w:contextualSpacing/>
              <w:rPr>
                <w:rFonts w:eastAsia="Calibri" w:cs="Times New Roman"/>
                <w:i/>
                <w:color w:val="A6A6A6"/>
              </w:rPr>
            </w:pPr>
            <w:r w:rsidRPr="00AC7CBE">
              <w:rPr>
                <w:rFonts w:eastAsia="Calibri" w:cs="Times New Roman"/>
                <w:i/>
                <w:color w:val="A6A6A6"/>
              </w:rPr>
              <w:lastRenderedPageBreak/>
              <w:t>(Code)</w:t>
            </w:r>
          </w:p>
        </w:tc>
      </w:tr>
      <w:tr w:rsidR="00A1377F" w:rsidRPr="00AC7CBE" w14:paraId="6C3AD871"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4C5FE5A" w14:textId="77777777" w:rsidR="00A1377F" w:rsidRPr="00AC7CBE" w:rsidRDefault="00A1377F" w:rsidP="00AC7CBE">
            <w:pPr>
              <w:spacing w:after="0" w:line="240" w:lineRule="auto"/>
              <w:contextualSpacing/>
              <w:rPr>
                <w:w w:val="105"/>
              </w:rPr>
            </w:pPr>
          </w:p>
        </w:tc>
        <w:tc>
          <w:tcPr>
            <w:tcW w:w="7198" w:type="dxa"/>
            <w:gridSpan w:val="3"/>
            <w:tcBorders>
              <w:top w:val="single" w:sz="4" w:space="0" w:color="000000"/>
              <w:left w:val="single" w:sz="4" w:space="0" w:color="auto"/>
              <w:bottom w:val="single" w:sz="4" w:space="0" w:color="000000"/>
              <w:right w:val="single" w:sz="18" w:space="0" w:color="000000"/>
            </w:tcBorders>
          </w:tcPr>
          <w:p w14:paraId="3ABB6922" w14:textId="524B90CC" w:rsidR="00A1377F" w:rsidRPr="00AC7CBE" w:rsidRDefault="00A1377F" w:rsidP="00AC7CBE">
            <w:pPr>
              <w:pStyle w:val="BodyText2"/>
              <w:tabs>
                <w:tab w:val="clear" w:pos="9990"/>
              </w:tabs>
              <w:spacing w:after="0" w:line="240" w:lineRule="auto"/>
              <w:contextualSpacing/>
              <w:rPr>
                <w:rFonts w:asciiTheme="minorHAnsi" w:hAnsiTheme="minorHAnsi"/>
                <w:w w:val="105"/>
              </w:rPr>
            </w:pPr>
            <w:r w:rsidRPr="00AC7CBE">
              <w:rPr>
                <w:rFonts w:asciiTheme="minorHAnsi" w:hAnsiTheme="minorHAnsi"/>
              </w:rPr>
              <w:t xml:space="preserve">B11.How many years have you lived in this village? </w:t>
            </w:r>
            <w:r w:rsidRPr="00AC7CBE">
              <w:rPr>
                <w:rFonts w:asciiTheme="minorHAnsi" w:hAnsiTheme="minorHAnsi"/>
                <w:b/>
              </w:rPr>
              <w:t>(</w:t>
            </w:r>
            <w:proofErr w:type="spellStart"/>
            <w:r w:rsidRPr="00AC7CBE">
              <w:rPr>
                <w:rFonts w:asciiTheme="minorHAnsi" w:hAnsiTheme="minorHAnsi"/>
                <w:b/>
              </w:rPr>
              <w:t>hnumyrs</w:t>
            </w:r>
            <w:proofErr w:type="spellEnd"/>
            <w:r w:rsidRPr="00AC7CBE">
              <w:rPr>
                <w:rFonts w:asciiTheme="minorHAnsi" w:hAnsiTheme="minorHAnsi"/>
                <w:b/>
              </w:rPr>
              <w:t>)</w:t>
            </w:r>
          </w:p>
        </w:tc>
        <w:tc>
          <w:tcPr>
            <w:tcW w:w="2525" w:type="dxa"/>
            <w:gridSpan w:val="4"/>
            <w:tcBorders>
              <w:top w:val="single" w:sz="18" w:space="0" w:color="000000"/>
              <w:left w:val="single" w:sz="18" w:space="0" w:color="000000"/>
              <w:bottom w:val="single" w:sz="18" w:space="0" w:color="000000"/>
              <w:right w:val="single" w:sz="18" w:space="0" w:color="000000"/>
            </w:tcBorders>
          </w:tcPr>
          <w:p w14:paraId="42BD1E29" w14:textId="77777777" w:rsidR="00A1377F" w:rsidRPr="00AC7CBE" w:rsidRDefault="00A1377F" w:rsidP="00AC7CBE">
            <w:pPr>
              <w:spacing w:after="0" w:line="240" w:lineRule="auto"/>
              <w:contextualSpacing/>
              <w:rPr>
                <w:i/>
                <w:color w:val="A6A6A6" w:themeColor="background1" w:themeShade="A6"/>
              </w:rPr>
            </w:pPr>
            <w:r w:rsidRPr="00AC7CBE">
              <w:rPr>
                <w:i/>
                <w:color w:val="A6A6A6" w:themeColor="background1" w:themeShade="A6"/>
              </w:rPr>
              <w:t>(Integer)</w:t>
            </w:r>
          </w:p>
        </w:tc>
      </w:tr>
      <w:tr w:rsidR="00A1377F" w:rsidRPr="00AC7CBE" w14:paraId="1B025D76"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227169F4" w14:textId="77777777" w:rsidR="00A1377F" w:rsidRPr="00AC7CBE" w:rsidRDefault="00A1377F" w:rsidP="00AC7CBE">
            <w:pPr>
              <w:spacing w:after="0" w:line="240" w:lineRule="auto"/>
              <w:contextualSpacing/>
              <w:rPr>
                <w:rFonts w:eastAsia="Calibri" w:cs="Times New Roman"/>
              </w:rPr>
            </w:pPr>
          </w:p>
        </w:tc>
        <w:tc>
          <w:tcPr>
            <w:tcW w:w="4681" w:type="dxa"/>
            <w:tcBorders>
              <w:top w:val="single" w:sz="4" w:space="0" w:color="000000"/>
              <w:left w:val="single" w:sz="4" w:space="0" w:color="000000"/>
              <w:bottom w:val="single" w:sz="4" w:space="0" w:color="000000"/>
            </w:tcBorders>
          </w:tcPr>
          <w:p w14:paraId="73FA7A0C" w14:textId="0F8B6C94" w:rsidR="00A1377F" w:rsidRPr="00AC7CBE" w:rsidRDefault="00A1377F" w:rsidP="00AC7CBE">
            <w:pPr>
              <w:spacing w:after="0" w:line="240" w:lineRule="auto"/>
              <w:contextualSpacing/>
              <w:rPr>
                <w:color w:val="000000"/>
              </w:rPr>
            </w:pPr>
            <w:r w:rsidRPr="00AC7CBE">
              <w:t xml:space="preserve">B12.What is the highest level of formal education that you have completed?  </w:t>
            </w:r>
            <w:r w:rsidRPr="00AC7CBE">
              <w:rPr>
                <w:b/>
              </w:rPr>
              <w:t>(</w:t>
            </w:r>
            <w:proofErr w:type="spellStart"/>
            <w:r w:rsidRPr="00AC7CBE">
              <w:rPr>
                <w:b/>
              </w:rPr>
              <w:t>heduc</w:t>
            </w:r>
            <w:proofErr w:type="spellEnd"/>
            <w:r w:rsidRPr="00AC7CBE">
              <w:rPr>
                <w:b/>
              </w:rPr>
              <w:t>)</w:t>
            </w:r>
          </w:p>
        </w:tc>
        <w:tc>
          <w:tcPr>
            <w:tcW w:w="2160" w:type="dxa"/>
            <w:tcBorders>
              <w:top w:val="single" w:sz="4" w:space="0" w:color="000000"/>
              <w:bottom w:val="single" w:sz="4" w:space="0" w:color="000000"/>
            </w:tcBorders>
          </w:tcPr>
          <w:p w14:paraId="2963DF89" w14:textId="77777777" w:rsidR="00A1377F" w:rsidRPr="00AC7CBE" w:rsidRDefault="00A1377F" w:rsidP="00AC7CBE">
            <w:pPr>
              <w:spacing w:after="0" w:line="240" w:lineRule="auto"/>
              <w:contextualSpacing/>
            </w:pPr>
            <w:r w:rsidRPr="00AC7CBE">
              <w:t>1=None</w:t>
            </w:r>
          </w:p>
          <w:p w14:paraId="7783480F" w14:textId="77777777" w:rsidR="00A1377F" w:rsidRPr="00AC7CBE" w:rsidRDefault="00A1377F" w:rsidP="00AC7CBE">
            <w:pPr>
              <w:spacing w:after="0" w:line="240" w:lineRule="auto"/>
              <w:contextualSpacing/>
            </w:pPr>
            <w:r w:rsidRPr="00AC7CBE">
              <w:t>2=Grade 1/Sub-standard A</w:t>
            </w:r>
          </w:p>
          <w:p w14:paraId="0270579F" w14:textId="77777777" w:rsidR="00A1377F" w:rsidRPr="00AC7CBE" w:rsidRDefault="00A1377F" w:rsidP="00AC7CBE">
            <w:pPr>
              <w:spacing w:after="0" w:line="240" w:lineRule="auto"/>
              <w:contextualSpacing/>
            </w:pPr>
            <w:r w:rsidRPr="00AC7CBE">
              <w:t>3=Grade 1/Sub-standard B</w:t>
            </w:r>
          </w:p>
          <w:p w14:paraId="2ADE1F18" w14:textId="77777777" w:rsidR="00A1377F" w:rsidRPr="00AC7CBE" w:rsidRDefault="00A1377F" w:rsidP="00AC7CBE">
            <w:pPr>
              <w:spacing w:after="0" w:line="240" w:lineRule="auto"/>
              <w:contextualSpacing/>
            </w:pPr>
            <w:r w:rsidRPr="00AC7CBE">
              <w:t>4=Grade 2/Standard 1</w:t>
            </w:r>
          </w:p>
          <w:p w14:paraId="265B9545" w14:textId="77777777" w:rsidR="00A1377F" w:rsidRPr="00AC7CBE" w:rsidRDefault="00A1377F" w:rsidP="00AC7CBE">
            <w:pPr>
              <w:spacing w:after="0" w:line="240" w:lineRule="auto"/>
              <w:contextualSpacing/>
            </w:pPr>
            <w:r w:rsidRPr="00AC7CBE">
              <w:t>5=Grade 3/Standard 2</w:t>
            </w:r>
          </w:p>
          <w:p w14:paraId="227A2F5E" w14:textId="77777777" w:rsidR="00A1377F" w:rsidRPr="00AC7CBE" w:rsidRDefault="00A1377F" w:rsidP="00AC7CBE">
            <w:pPr>
              <w:spacing w:after="0" w:line="240" w:lineRule="auto"/>
              <w:contextualSpacing/>
            </w:pPr>
            <w:r w:rsidRPr="00AC7CBE">
              <w:t>6=Grade 4/Standard 3</w:t>
            </w:r>
          </w:p>
          <w:p w14:paraId="4477DE93" w14:textId="77777777" w:rsidR="00A1377F" w:rsidRPr="00AC7CBE" w:rsidRDefault="00A1377F" w:rsidP="00AC7CBE">
            <w:pPr>
              <w:spacing w:after="0" w:line="240" w:lineRule="auto"/>
              <w:contextualSpacing/>
            </w:pPr>
            <w:r w:rsidRPr="00AC7CBE">
              <w:t>7=Grade 5/Standard 4</w:t>
            </w:r>
          </w:p>
          <w:p w14:paraId="1FF776A9" w14:textId="52090792" w:rsidR="00A1377F" w:rsidRPr="00AC7CBE" w:rsidRDefault="00A1377F" w:rsidP="00AC7CBE">
            <w:pPr>
              <w:spacing w:after="0" w:line="240" w:lineRule="auto"/>
              <w:contextualSpacing/>
            </w:pPr>
            <w:r w:rsidRPr="00AC7CBE">
              <w:t>8=Grade 6/Standard 5</w:t>
            </w:r>
          </w:p>
        </w:tc>
        <w:tc>
          <w:tcPr>
            <w:tcW w:w="2160" w:type="dxa"/>
            <w:gridSpan w:val="2"/>
            <w:tcBorders>
              <w:top w:val="single" w:sz="4" w:space="0" w:color="000000"/>
              <w:bottom w:val="single" w:sz="4" w:space="0" w:color="000000"/>
              <w:right w:val="single" w:sz="18" w:space="0" w:color="000000"/>
            </w:tcBorders>
          </w:tcPr>
          <w:p w14:paraId="69B82545" w14:textId="77777777" w:rsidR="00A1377F" w:rsidRPr="00AC7CBE" w:rsidRDefault="00A1377F" w:rsidP="00AC7CBE">
            <w:pPr>
              <w:spacing w:after="0" w:line="240" w:lineRule="auto"/>
              <w:contextualSpacing/>
            </w:pPr>
            <w:r w:rsidRPr="00AC7CBE">
              <w:t>9=Grade 7/Standard 6</w:t>
            </w:r>
          </w:p>
          <w:p w14:paraId="7E81AFFE" w14:textId="587AC8B8" w:rsidR="00A1377F" w:rsidRPr="00AC7CBE" w:rsidRDefault="00A1377F" w:rsidP="00AC7CBE">
            <w:pPr>
              <w:spacing w:after="0" w:line="240" w:lineRule="auto"/>
              <w:contextualSpacing/>
            </w:pPr>
            <w:r w:rsidRPr="00AC7CBE">
              <w:t>10=Grade 8/Form 1</w:t>
            </w:r>
          </w:p>
          <w:p w14:paraId="5049ACEB" w14:textId="77777777" w:rsidR="00A1377F" w:rsidRPr="00AC7CBE" w:rsidRDefault="00A1377F" w:rsidP="00AC7CBE">
            <w:pPr>
              <w:spacing w:after="0" w:line="240" w:lineRule="auto"/>
              <w:contextualSpacing/>
            </w:pPr>
            <w:r w:rsidRPr="00AC7CBE">
              <w:t>11=Grade 9/Form 2</w:t>
            </w:r>
          </w:p>
          <w:p w14:paraId="357B80C6" w14:textId="77777777" w:rsidR="00A1377F" w:rsidRPr="00AC7CBE" w:rsidRDefault="00A1377F" w:rsidP="00AC7CBE">
            <w:pPr>
              <w:spacing w:after="0" w:line="240" w:lineRule="auto"/>
              <w:contextualSpacing/>
            </w:pPr>
            <w:r w:rsidRPr="00AC7CBE">
              <w:t>12=Grade 10/Form 3</w:t>
            </w:r>
          </w:p>
          <w:p w14:paraId="5E07F7C1" w14:textId="77777777" w:rsidR="00A1377F" w:rsidRPr="00AC7CBE" w:rsidRDefault="00A1377F" w:rsidP="00AC7CBE">
            <w:pPr>
              <w:spacing w:after="0" w:line="240" w:lineRule="auto"/>
              <w:contextualSpacing/>
            </w:pPr>
            <w:r w:rsidRPr="00AC7CBE">
              <w:t>13=Grade 11/Form 4</w:t>
            </w:r>
          </w:p>
          <w:p w14:paraId="72B8A06B" w14:textId="77777777" w:rsidR="00A1377F" w:rsidRPr="00AC7CBE" w:rsidRDefault="00A1377F" w:rsidP="00AC7CBE">
            <w:pPr>
              <w:spacing w:after="0" w:line="240" w:lineRule="auto"/>
              <w:contextualSpacing/>
            </w:pPr>
            <w:r w:rsidRPr="00AC7CBE">
              <w:t>14=Grade 12/Form 5</w:t>
            </w:r>
          </w:p>
          <w:p w14:paraId="2FEF2BFF" w14:textId="77777777" w:rsidR="00A1377F" w:rsidRPr="00AC7CBE" w:rsidRDefault="00A1377F" w:rsidP="00AC7CBE">
            <w:pPr>
              <w:spacing w:after="0" w:line="240" w:lineRule="auto"/>
              <w:contextualSpacing/>
            </w:pPr>
            <w:r w:rsidRPr="00AC7CBE">
              <w:t>15=Post-secondary</w:t>
            </w:r>
          </w:p>
          <w:p w14:paraId="0577AAAF" w14:textId="77777777" w:rsidR="00A1377F" w:rsidRPr="00AC7CBE" w:rsidRDefault="00A1377F" w:rsidP="00AC7CBE">
            <w:pPr>
              <w:spacing w:after="0" w:line="240" w:lineRule="auto"/>
              <w:contextualSpacing/>
            </w:pPr>
            <w:r w:rsidRPr="00AC7CBE">
              <w:t>888=Don’t know</w:t>
            </w:r>
          </w:p>
          <w:p w14:paraId="68F4F9D2" w14:textId="5ADBB545" w:rsidR="00A1377F" w:rsidRPr="00AC7CBE" w:rsidRDefault="00A1377F" w:rsidP="00AC7CBE">
            <w:pPr>
              <w:spacing w:after="0" w:line="240" w:lineRule="auto"/>
              <w:contextualSpacing/>
              <w:rPr>
                <w:rFonts w:cs="Times New Roman"/>
                <w:i/>
                <w:w w:val="105"/>
              </w:rPr>
            </w:pPr>
            <w:r w:rsidRPr="00AC7CBE">
              <w:t>999=Preferred not to answer</w:t>
            </w:r>
          </w:p>
        </w:tc>
        <w:tc>
          <w:tcPr>
            <w:tcW w:w="722" w:type="dxa"/>
            <w:gridSpan w:val="3"/>
            <w:tcBorders>
              <w:top w:val="single" w:sz="18" w:space="0" w:color="000000"/>
              <w:left w:val="single" w:sz="18" w:space="0" w:color="000000"/>
              <w:bottom w:val="single" w:sz="18" w:space="0" w:color="000000"/>
              <w:right w:val="single" w:sz="18" w:space="0" w:color="000000"/>
            </w:tcBorders>
          </w:tcPr>
          <w:p w14:paraId="1920D119" w14:textId="77777777" w:rsidR="00A1377F" w:rsidRPr="00AC7CBE" w:rsidRDefault="00A1377F"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A1377F" w:rsidRPr="00AC7CBE" w14:paraId="0F3F651C"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44C8463E" w14:textId="77777777" w:rsidR="00A1377F" w:rsidRPr="00AC7CBE" w:rsidRDefault="00A1377F" w:rsidP="00AC7CBE">
            <w:pPr>
              <w:spacing w:after="0" w:line="240" w:lineRule="auto"/>
              <w:contextualSpacing/>
              <w:rPr>
                <w:rFonts w:eastAsia="Calibri" w:cs="Times New Roman"/>
              </w:rPr>
            </w:pPr>
          </w:p>
        </w:tc>
        <w:tc>
          <w:tcPr>
            <w:tcW w:w="4681" w:type="dxa"/>
            <w:tcBorders>
              <w:top w:val="single" w:sz="4" w:space="0" w:color="000000"/>
              <w:left w:val="single" w:sz="4" w:space="0" w:color="000000"/>
              <w:bottom w:val="single" w:sz="4" w:space="0" w:color="000000"/>
            </w:tcBorders>
          </w:tcPr>
          <w:p w14:paraId="523B9236" w14:textId="4A4CC1D7" w:rsidR="00A1377F" w:rsidRPr="00AC7CBE" w:rsidRDefault="00A1377F" w:rsidP="00AC7CBE">
            <w:pPr>
              <w:spacing w:after="0" w:line="240" w:lineRule="auto"/>
              <w:contextualSpacing/>
              <w:rPr>
                <w:color w:val="000000"/>
              </w:rPr>
            </w:pPr>
            <w:r w:rsidRPr="00AC7CBE">
              <w:rPr>
                <w:color w:val="000000"/>
              </w:rPr>
              <w:t>B13</w:t>
            </w:r>
            <w:r w:rsidR="00471179">
              <w:rPr>
                <w:color w:val="000000"/>
              </w:rPr>
              <w:t>.</w:t>
            </w:r>
            <w:r w:rsidRPr="00AC7CBE">
              <w:rPr>
                <w:color w:val="000000"/>
              </w:rPr>
              <w:t xml:space="preserve">What type of roof does the headman's house have?   </w:t>
            </w:r>
            <w:r w:rsidRPr="00AC7CBE">
              <w:rPr>
                <w:b/>
                <w:color w:val="000000"/>
              </w:rPr>
              <w:t>(</w:t>
            </w:r>
            <w:proofErr w:type="spellStart"/>
            <w:r w:rsidRPr="00AC7CBE">
              <w:rPr>
                <w:b/>
                <w:color w:val="000000"/>
              </w:rPr>
              <w:t>hroof</w:t>
            </w:r>
            <w:proofErr w:type="spellEnd"/>
            <w:r w:rsidRPr="00AC7CBE">
              <w:rPr>
                <w:b/>
                <w:color w:val="000000"/>
              </w:rPr>
              <w:t>)</w:t>
            </w:r>
            <w:r w:rsidRPr="00AC7CBE">
              <w:rPr>
                <w:i/>
                <w:color w:val="000000"/>
              </w:rPr>
              <w:t xml:space="preserve">    </w:t>
            </w:r>
            <w:r w:rsidRPr="00AC7CBE">
              <w:rPr>
                <w:rFonts w:eastAsia="Calibri" w:cs="Times New Roman"/>
                <w:i/>
                <w:w w:val="105"/>
              </w:rPr>
              <w:t>Observation only</w:t>
            </w:r>
          </w:p>
        </w:tc>
        <w:tc>
          <w:tcPr>
            <w:tcW w:w="4320" w:type="dxa"/>
            <w:gridSpan w:val="3"/>
            <w:tcBorders>
              <w:top w:val="single" w:sz="4" w:space="0" w:color="000000"/>
              <w:bottom w:val="single" w:sz="4" w:space="0" w:color="000000"/>
              <w:right w:val="single" w:sz="18" w:space="0" w:color="000000"/>
            </w:tcBorders>
          </w:tcPr>
          <w:p w14:paraId="52650BB7" w14:textId="36AC0437" w:rsidR="00A1377F" w:rsidRPr="00AC7CBE" w:rsidRDefault="00A1377F" w:rsidP="00AC7CBE">
            <w:pPr>
              <w:spacing w:after="0" w:line="240" w:lineRule="auto"/>
              <w:contextualSpacing/>
              <w:rPr>
                <w:rFonts w:cs="Times New Roman"/>
                <w:w w:val="105"/>
              </w:rPr>
            </w:pPr>
            <w:r w:rsidRPr="00AC7CBE">
              <w:rPr>
                <w:rFonts w:cs="Times New Roman"/>
                <w:w w:val="105"/>
              </w:rPr>
              <w:t>1=Grass thatched</w:t>
            </w:r>
          </w:p>
          <w:p w14:paraId="097F4D1E" w14:textId="01CD9585" w:rsidR="00A1377F" w:rsidRPr="00AC7CBE" w:rsidRDefault="00A1377F" w:rsidP="00AC7CBE">
            <w:pPr>
              <w:spacing w:after="0" w:line="240" w:lineRule="auto"/>
              <w:contextualSpacing/>
              <w:rPr>
                <w:rFonts w:cs="Times New Roman"/>
                <w:w w:val="105"/>
              </w:rPr>
            </w:pPr>
            <w:r w:rsidRPr="00AC7CBE">
              <w:rPr>
                <w:rFonts w:cs="Times New Roman"/>
                <w:w w:val="105"/>
              </w:rPr>
              <w:t>2=Iron sheet</w:t>
            </w:r>
          </w:p>
          <w:p w14:paraId="73BE1F02" w14:textId="46EDAFC3" w:rsidR="00A1377F" w:rsidRPr="00AC7CBE" w:rsidRDefault="00A1377F" w:rsidP="00AC7CBE">
            <w:pPr>
              <w:spacing w:after="0" w:line="240" w:lineRule="auto"/>
              <w:contextualSpacing/>
              <w:rPr>
                <w:rFonts w:cs="Times New Roman"/>
                <w:w w:val="105"/>
              </w:rPr>
            </w:pPr>
            <w:r w:rsidRPr="00AC7CBE">
              <w:rPr>
                <w:rFonts w:cs="Times New Roman"/>
                <w:w w:val="105"/>
              </w:rPr>
              <w:t>3=Tin</w:t>
            </w:r>
          </w:p>
          <w:p w14:paraId="5FB888E2" w14:textId="277C9845" w:rsidR="00A1377F" w:rsidRPr="00AC7CBE" w:rsidRDefault="00A1377F" w:rsidP="00AC7CBE">
            <w:pPr>
              <w:spacing w:after="0" w:line="240" w:lineRule="auto"/>
              <w:contextualSpacing/>
              <w:rPr>
                <w:rFonts w:cs="Times New Roman"/>
                <w:w w:val="105"/>
              </w:rPr>
            </w:pPr>
            <w:r w:rsidRPr="00AC7CBE">
              <w:rPr>
                <w:rFonts w:cs="Times New Roman"/>
                <w:w w:val="105"/>
              </w:rPr>
              <w:t>4=Zinc</w:t>
            </w:r>
          </w:p>
          <w:p w14:paraId="45683B5D" w14:textId="71EA6408" w:rsidR="00A1377F" w:rsidRPr="00AC7CBE" w:rsidRDefault="00A1377F" w:rsidP="00AC7CBE">
            <w:pPr>
              <w:spacing w:after="0" w:line="240" w:lineRule="auto"/>
              <w:contextualSpacing/>
              <w:rPr>
                <w:rFonts w:cs="Times New Roman"/>
                <w:w w:val="105"/>
              </w:rPr>
            </w:pPr>
            <w:r w:rsidRPr="00AC7CBE">
              <w:rPr>
                <w:rFonts w:cs="Times New Roman"/>
                <w:w w:val="105"/>
              </w:rPr>
              <w:t>5=Roofing tile</w:t>
            </w:r>
          </w:p>
          <w:p w14:paraId="4ABA42E4" w14:textId="480C865C" w:rsidR="00A1377F" w:rsidRPr="00AC7CBE" w:rsidRDefault="00A1377F" w:rsidP="00AC7CBE">
            <w:pPr>
              <w:spacing w:after="0" w:line="240" w:lineRule="auto"/>
              <w:contextualSpacing/>
              <w:rPr>
                <w:rFonts w:cs="Times New Roman"/>
                <w:w w:val="105"/>
              </w:rPr>
            </w:pPr>
            <w:r w:rsidRPr="00AC7CBE">
              <w:rPr>
                <w:rFonts w:cs="Times New Roman"/>
                <w:w w:val="105"/>
              </w:rPr>
              <w:t>6=Concrete</w:t>
            </w:r>
          </w:p>
          <w:p w14:paraId="66A4F214" w14:textId="238B5037" w:rsidR="00A1377F" w:rsidRPr="00AC7CBE" w:rsidRDefault="00A1377F" w:rsidP="00AC7CBE">
            <w:pPr>
              <w:spacing w:after="0" w:line="240" w:lineRule="auto"/>
              <w:contextualSpacing/>
              <w:rPr>
                <w:rFonts w:cs="Times New Roman"/>
                <w:w w:val="105"/>
              </w:rPr>
            </w:pPr>
            <w:r w:rsidRPr="00AC7CBE">
              <w:rPr>
                <w:rFonts w:cs="Times New Roman"/>
                <w:w w:val="105"/>
              </w:rPr>
              <w:t>7=Cardboard</w:t>
            </w:r>
          </w:p>
          <w:p w14:paraId="32910AD3" w14:textId="77777777" w:rsidR="00A1377F" w:rsidRPr="00AC7CBE" w:rsidRDefault="00A1377F" w:rsidP="00AC7CBE">
            <w:pPr>
              <w:spacing w:after="0" w:line="240" w:lineRule="auto"/>
              <w:contextualSpacing/>
              <w:rPr>
                <w:rFonts w:cs="Times New Roman"/>
                <w:w w:val="105"/>
              </w:rPr>
            </w:pPr>
            <w:r w:rsidRPr="00AC7CBE">
              <w:rPr>
                <w:rFonts w:cs="Times New Roman"/>
                <w:w w:val="105"/>
              </w:rPr>
              <w:t>8=Asbestos</w:t>
            </w:r>
          </w:p>
          <w:p w14:paraId="01590704" w14:textId="77777777" w:rsidR="00A1377F" w:rsidRPr="00AC7CBE" w:rsidRDefault="00A1377F" w:rsidP="00AC7CBE">
            <w:pPr>
              <w:spacing w:after="0" w:line="240" w:lineRule="auto"/>
              <w:contextualSpacing/>
              <w:rPr>
                <w:rFonts w:cs="Times New Roman"/>
                <w:w w:val="105"/>
              </w:rPr>
            </w:pPr>
            <w:r w:rsidRPr="00AC7CBE">
              <w:rPr>
                <w:rFonts w:cs="Times New Roman"/>
                <w:w w:val="105"/>
              </w:rPr>
              <w:t>9=Shingles</w:t>
            </w:r>
          </w:p>
          <w:p w14:paraId="67D7D43B" w14:textId="38D8B1D7" w:rsidR="00A1377F" w:rsidRPr="00AC7CBE" w:rsidRDefault="00A1377F" w:rsidP="00AC7CBE">
            <w:pPr>
              <w:spacing w:after="0" w:line="240" w:lineRule="auto"/>
              <w:contextualSpacing/>
              <w:rPr>
                <w:rFonts w:cs="Times New Roman"/>
                <w:w w:val="105"/>
              </w:rPr>
            </w:pPr>
            <w:r w:rsidRPr="00AC7CBE">
              <w:rPr>
                <w:rFonts w:cs="Times New Roman"/>
                <w:w w:val="105"/>
              </w:rPr>
              <w:t xml:space="preserve">10=Plastic </w:t>
            </w:r>
            <w:proofErr w:type="spellStart"/>
            <w:r w:rsidRPr="00AC7CBE">
              <w:rPr>
                <w:rFonts w:cs="Times New Roman"/>
                <w:w w:val="105"/>
              </w:rPr>
              <w:t>cheets</w:t>
            </w:r>
            <w:proofErr w:type="spellEnd"/>
          </w:p>
          <w:p w14:paraId="60E7CD85" w14:textId="77777777" w:rsidR="00A1377F" w:rsidRPr="00AC7CBE" w:rsidRDefault="00A1377F" w:rsidP="00AC7CBE">
            <w:pPr>
              <w:spacing w:after="0" w:line="240" w:lineRule="auto"/>
              <w:contextualSpacing/>
              <w:rPr>
                <w:rFonts w:cs="Times New Roman"/>
                <w:w w:val="105"/>
              </w:rPr>
            </w:pPr>
            <w:r w:rsidRPr="00AC7CBE">
              <w:rPr>
                <w:rFonts w:cs="Times New Roman"/>
                <w:w w:val="105"/>
              </w:rPr>
              <w:t>97=Other, please specify</w:t>
            </w:r>
          </w:p>
          <w:p w14:paraId="7F382ADF" w14:textId="560BC56A" w:rsidR="00A1377F" w:rsidRPr="00AC7CBE" w:rsidRDefault="00A1377F" w:rsidP="00AC7CBE">
            <w:pPr>
              <w:spacing w:after="0" w:line="240" w:lineRule="auto"/>
              <w:contextualSpacing/>
              <w:rPr>
                <w:rFonts w:cs="Times New Roman"/>
                <w:w w:val="105"/>
              </w:rPr>
            </w:pPr>
            <w:r w:rsidRPr="00AC7CBE">
              <w:rPr>
                <w:rFonts w:cs="Times New Roman"/>
                <w:w w:val="105"/>
              </w:rPr>
              <w:t>888=Don't know</w:t>
            </w:r>
          </w:p>
        </w:tc>
        <w:tc>
          <w:tcPr>
            <w:tcW w:w="722" w:type="dxa"/>
            <w:gridSpan w:val="3"/>
            <w:tcBorders>
              <w:top w:val="single" w:sz="18" w:space="0" w:color="000000"/>
              <w:left w:val="single" w:sz="18" w:space="0" w:color="000000"/>
              <w:bottom w:val="single" w:sz="18" w:space="0" w:color="000000"/>
              <w:right w:val="single" w:sz="18" w:space="0" w:color="000000"/>
            </w:tcBorders>
          </w:tcPr>
          <w:p w14:paraId="28D1AF50" w14:textId="77777777" w:rsidR="00A1377F" w:rsidRPr="00AC7CBE" w:rsidRDefault="00A1377F"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A1377F" w:rsidRPr="00AC7CBE" w14:paraId="230A6F48"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3FD1026A" w14:textId="5DF5C6CE" w:rsidR="00A1377F" w:rsidRPr="00AC7CBE" w:rsidRDefault="00A1377F" w:rsidP="00AC7CBE">
            <w:pPr>
              <w:spacing w:after="0" w:line="240" w:lineRule="auto"/>
              <w:contextualSpacing/>
              <w:rPr>
                <w:rFonts w:eastAsia="Calibri" w:cs="Times New Roman"/>
              </w:rPr>
            </w:pPr>
          </w:p>
        </w:tc>
        <w:tc>
          <w:tcPr>
            <w:tcW w:w="4681" w:type="dxa"/>
            <w:tcBorders>
              <w:top w:val="single" w:sz="4" w:space="0" w:color="000000"/>
              <w:left w:val="single" w:sz="4" w:space="0" w:color="000000"/>
              <w:bottom w:val="single" w:sz="4" w:space="0" w:color="000000"/>
            </w:tcBorders>
          </w:tcPr>
          <w:p w14:paraId="6D3A9E98" w14:textId="2E1B45F4" w:rsidR="00A1377F" w:rsidRPr="00AC7CBE" w:rsidRDefault="00A1377F" w:rsidP="00AC7CBE">
            <w:pPr>
              <w:spacing w:after="0" w:line="240" w:lineRule="auto"/>
              <w:contextualSpacing/>
              <w:rPr>
                <w:b/>
                <w:color w:val="000000"/>
              </w:rPr>
            </w:pPr>
            <w:r w:rsidRPr="00AC7CBE">
              <w:rPr>
                <w:color w:val="000000"/>
              </w:rPr>
              <w:t>B14</w:t>
            </w:r>
            <w:r w:rsidR="00471179">
              <w:rPr>
                <w:color w:val="000000"/>
              </w:rPr>
              <w:t>.</w:t>
            </w:r>
            <w:r w:rsidRPr="00AC7CBE">
              <w:rPr>
                <w:color w:val="000000"/>
              </w:rPr>
              <w:t xml:space="preserve">Is the headman's house painted? </w:t>
            </w:r>
            <w:r w:rsidRPr="00AC7CBE">
              <w:rPr>
                <w:b/>
                <w:color w:val="000000"/>
              </w:rPr>
              <w:t>(</w:t>
            </w:r>
            <w:proofErr w:type="spellStart"/>
            <w:r w:rsidRPr="00AC7CBE">
              <w:rPr>
                <w:b/>
                <w:color w:val="000000"/>
              </w:rPr>
              <w:t>hpaint</w:t>
            </w:r>
            <w:proofErr w:type="spellEnd"/>
            <w:r w:rsidRPr="00AC7CBE">
              <w:rPr>
                <w:b/>
                <w:color w:val="000000"/>
              </w:rPr>
              <w:t>)</w:t>
            </w:r>
          </w:p>
          <w:p w14:paraId="50567A64" w14:textId="7CE3155E" w:rsidR="00A1377F" w:rsidRPr="00AC7CBE" w:rsidRDefault="00A1377F" w:rsidP="00AC7CBE">
            <w:pPr>
              <w:spacing w:after="0" w:line="240" w:lineRule="auto"/>
              <w:contextualSpacing/>
              <w:rPr>
                <w:color w:val="000000"/>
              </w:rPr>
            </w:pPr>
            <w:r w:rsidRPr="00AC7CBE">
              <w:rPr>
                <w:rFonts w:eastAsia="Calibri" w:cs="Times New Roman"/>
                <w:i/>
              </w:rPr>
              <w:t>Observation only</w:t>
            </w:r>
          </w:p>
        </w:tc>
        <w:tc>
          <w:tcPr>
            <w:tcW w:w="4320" w:type="dxa"/>
            <w:gridSpan w:val="3"/>
            <w:tcBorders>
              <w:top w:val="single" w:sz="4" w:space="0" w:color="000000"/>
              <w:bottom w:val="single" w:sz="4" w:space="0" w:color="000000"/>
              <w:right w:val="single" w:sz="18" w:space="0" w:color="000000"/>
            </w:tcBorders>
          </w:tcPr>
          <w:p w14:paraId="20A23F06" w14:textId="77777777" w:rsidR="00A1377F" w:rsidRPr="00AC7CBE" w:rsidRDefault="00A1377F" w:rsidP="00AC7CBE">
            <w:pPr>
              <w:spacing w:after="0" w:line="240" w:lineRule="auto"/>
              <w:contextualSpacing/>
              <w:rPr>
                <w:rFonts w:cs="Times New Roman"/>
                <w:w w:val="105"/>
              </w:rPr>
            </w:pPr>
            <w:r w:rsidRPr="00AC7CBE">
              <w:rPr>
                <w:rFonts w:cs="Times New Roman"/>
                <w:w w:val="105"/>
              </w:rPr>
              <w:t>1=No</w:t>
            </w:r>
          </w:p>
          <w:p w14:paraId="0B5883DA" w14:textId="77777777" w:rsidR="00A1377F" w:rsidRPr="00AC7CBE" w:rsidRDefault="00A1377F" w:rsidP="00AC7CBE">
            <w:pPr>
              <w:spacing w:after="0" w:line="240" w:lineRule="auto"/>
              <w:contextualSpacing/>
              <w:rPr>
                <w:rFonts w:cs="Times New Roman"/>
                <w:w w:val="105"/>
              </w:rPr>
            </w:pPr>
            <w:r w:rsidRPr="00AC7CBE">
              <w:rPr>
                <w:rFonts w:cs="Times New Roman"/>
                <w:w w:val="105"/>
              </w:rPr>
              <w:t>2=Yes</w:t>
            </w:r>
            <w:r w:rsidRPr="00AC7CBE" w:rsidDel="00226116">
              <w:rPr>
                <w:rFonts w:cs="Times New Roman"/>
                <w:w w:val="105"/>
              </w:rPr>
              <w:t xml:space="preserve"> </w:t>
            </w:r>
          </w:p>
          <w:p w14:paraId="36162A49" w14:textId="1B714280" w:rsidR="00A1377F" w:rsidRPr="00AC7CBE" w:rsidRDefault="00A1377F" w:rsidP="00AC7CBE">
            <w:pPr>
              <w:spacing w:after="0" w:line="240" w:lineRule="auto"/>
              <w:contextualSpacing/>
              <w:rPr>
                <w:rFonts w:cs="Times New Roman"/>
                <w:w w:val="105"/>
              </w:rPr>
            </w:pPr>
            <w:r w:rsidRPr="00AC7CBE">
              <w:rPr>
                <w:rFonts w:cs="Times New Roman"/>
                <w:w w:val="105"/>
              </w:rPr>
              <w:t>888=Don’t know</w:t>
            </w:r>
          </w:p>
        </w:tc>
        <w:tc>
          <w:tcPr>
            <w:tcW w:w="722" w:type="dxa"/>
            <w:gridSpan w:val="3"/>
            <w:tcBorders>
              <w:top w:val="single" w:sz="18" w:space="0" w:color="000000"/>
              <w:left w:val="single" w:sz="18" w:space="0" w:color="000000"/>
              <w:bottom w:val="single" w:sz="18" w:space="0" w:color="000000"/>
              <w:right w:val="single" w:sz="18" w:space="0" w:color="000000"/>
            </w:tcBorders>
          </w:tcPr>
          <w:p w14:paraId="0B60FE5A" w14:textId="77777777" w:rsidR="00A1377F" w:rsidRPr="00AC7CBE" w:rsidRDefault="00A1377F"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bl>
    <w:p w14:paraId="5C796BC3" w14:textId="5872DE38" w:rsidR="00CB0E2D" w:rsidRPr="00AC7CBE" w:rsidRDefault="00CB0E2D" w:rsidP="00AC7CBE">
      <w:pPr>
        <w:spacing w:after="0" w:line="240" w:lineRule="auto"/>
        <w:contextualSpacing/>
        <w:rPr>
          <w:rFonts w:eastAsia="Times New Roman" w:cs="Times New Roman"/>
          <w:b/>
          <w:color w:val="000000"/>
        </w:rPr>
      </w:pPr>
    </w:p>
    <w:p w14:paraId="66B83ABA" w14:textId="77777777" w:rsidR="00A1377F" w:rsidRPr="00AC7CBE" w:rsidRDefault="00A1377F" w:rsidP="00AC7CBE">
      <w:pPr>
        <w:spacing w:after="0" w:line="240" w:lineRule="auto"/>
        <w:contextualSpacing/>
        <w:rPr>
          <w:rFonts w:eastAsia="Times New Roman" w:cs="Times New Roman"/>
          <w:b/>
          <w:color w:val="000000"/>
        </w:rPr>
      </w:pPr>
    </w:p>
    <w:p w14:paraId="3927ED69" w14:textId="77777777" w:rsidR="00CB0E2D" w:rsidRPr="00AC7CBE" w:rsidRDefault="00CB0E2D" w:rsidP="00AC7CBE">
      <w:pPr>
        <w:spacing w:after="0" w:line="240" w:lineRule="auto"/>
        <w:contextualSpacing/>
        <w:rPr>
          <w:rFonts w:eastAsia="Times New Roman" w:cs="Times New Roman"/>
          <w:b/>
          <w:color w:val="000000"/>
        </w:rPr>
      </w:pPr>
    </w:p>
    <w:p w14:paraId="191E9422" w14:textId="77777777" w:rsidR="00F42809" w:rsidRPr="00AC7CBE" w:rsidRDefault="00F42809" w:rsidP="00AC7CBE">
      <w:pPr>
        <w:spacing w:after="0" w:line="240" w:lineRule="auto"/>
        <w:contextualSpacing/>
      </w:pPr>
      <w:r w:rsidRPr="00AC7CBE">
        <w:br w:type="page"/>
      </w:r>
    </w:p>
    <w:p w14:paraId="0E72D9A3" w14:textId="209C4134" w:rsidR="003D66BB" w:rsidRPr="00AC7CBE" w:rsidRDefault="003D66BB" w:rsidP="00AC7CBE">
      <w:pPr>
        <w:spacing w:after="0" w:line="240" w:lineRule="auto"/>
        <w:contextualSpacing/>
        <w:rPr>
          <w:rFonts w:eastAsia="Times New Roman" w:cs="Times New Roman"/>
          <w:b/>
          <w:color w:val="000000"/>
        </w:rPr>
      </w:pPr>
      <w:proofErr w:type="spellStart"/>
      <w:r w:rsidRPr="00AC7CBE">
        <w:rPr>
          <w:rFonts w:eastAsia="Times New Roman" w:cs="Times New Roman"/>
          <w:b/>
          <w:color w:val="000000"/>
        </w:rPr>
        <w:lastRenderedPageBreak/>
        <w:t>C</w:t>
      </w:r>
      <w:r w:rsidR="00471179">
        <w:rPr>
          <w:rFonts w:eastAsia="Times New Roman" w:cs="Times New Roman"/>
          <w:b/>
          <w:color w:val="000000"/>
        </w:rPr>
        <w:t>.</w:t>
      </w:r>
      <w:r w:rsidRPr="00AC7CBE">
        <w:rPr>
          <w:rFonts w:eastAsia="Times New Roman" w:cs="Times New Roman"/>
          <w:b/>
          <w:color w:val="000000"/>
        </w:rPr>
        <w:t>Village</w:t>
      </w:r>
      <w:proofErr w:type="spellEnd"/>
      <w:r w:rsidRPr="00AC7CBE">
        <w:rPr>
          <w:rFonts w:eastAsia="Times New Roman" w:cs="Times New Roman"/>
          <w:b/>
          <w:color w:val="000000"/>
        </w:rPr>
        <w:t xml:space="preserve"> Information </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2517"/>
        <w:gridCol w:w="1803"/>
        <w:gridCol w:w="718"/>
        <w:gridCol w:w="14"/>
      </w:tblGrid>
      <w:tr w:rsidR="00F42809" w:rsidRPr="00AC7CBE" w14:paraId="63D29BDC" w14:textId="77777777" w:rsidTr="007242F1">
        <w:trPr>
          <w:trHeight w:val="20"/>
        </w:trPr>
        <w:tc>
          <w:tcPr>
            <w:tcW w:w="359" w:type="dxa"/>
            <w:tcBorders>
              <w:top w:val="single" w:sz="4" w:space="0" w:color="000000"/>
              <w:left w:val="single" w:sz="4" w:space="0" w:color="000000"/>
              <w:bottom w:val="single" w:sz="4" w:space="0" w:color="000000"/>
              <w:right w:val="single" w:sz="4" w:space="0" w:color="000000"/>
            </w:tcBorders>
          </w:tcPr>
          <w:p w14:paraId="000636FC" w14:textId="77777777" w:rsidR="00F42809" w:rsidRPr="00AC7CBE" w:rsidRDefault="00F4280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09781BC5" w14:textId="7651F921" w:rsidR="00F42809" w:rsidRPr="00AC7CBE" w:rsidRDefault="00F42809" w:rsidP="00AC7CBE">
            <w:pPr>
              <w:spacing w:after="0" w:line="240" w:lineRule="auto"/>
              <w:contextualSpacing/>
              <w:rPr>
                <w:b/>
                <w:color w:val="000000"/>
              </w:rPr>
            </w:pPr>
            <w:r w:rsidRPr="00AC7CBE">
              <w:rPr>
                <w:color w:val="000000"/>
              </w:rPr>
              <w:t>C1.How many y</w:t>
            </w:r>
            <w:r w:rsidR="007F3296">
              <w:rPr>
                <w:color w:val="000000"/>
              </w:rPr>
              <w:t>ears ago did the village get it</w:t>
            </w:r>
            <w:r w:rsidRPr="00AC7CBE">
              <w:rPr>
                <w:color w:val="000000"/>
              </w:rPr>
              <w:t xml:space="preserve">s first headman?    </w:t>
            </w:r>
            <w:r w:rsidRPr="00AC7CBE">
              <w:rPr>
                <w:b/>
                <w:color w:val="000000"/>
              </w:rPr>
              <w:t>(</w:t>
            </w:r>
            <w:proofErr w:type="spellStart"/>
            <w:r w:rsidRPr="00AC7CBE">
              <w:rPr>
                <w:b/>
                <w:color w:val="000000"/>
              </w:rPr>
              <w:t>hvage</w:t>
            </w:r>
            <w:proofErr w:type="spellEnd"/>
            <w:r w:rsidRPr="00AC7CBE">
              <w:rPr>
                <w:b/>
                <w:color w:val="000000"/>
              </w:rPr>
              <w:t>)</w:t>
            </w:r>
          </w:p>
        </w:tc>
        <w:tc>
          <w:tcPr>
            <w:tcW w:w="4320" w:type="dxa"/>
            <w:gridSpan w:val="2"/>
            <w:tcBorders>
              <w:top w:val="single" w:sz="4" w:space="0" w:color="000000"/>
              <w:bottom w:val="single" w:sz="4" w:space="0" w:color="000000"/>
              <w:right w:val="single" w:sz="18" w:space="0" w:color="000000"/>
            </w:tcBorders>
          </w:tcPr>
          <w:p w14:paraId="5FCE0D36" w14:textId="460D81F4" w:rsidR="00F42809" w:rsidRPr="00AC7CBE" w:rsidRDefault="00F42809" w:rsidP="00AC7CBE">
            <w:pPr>
              <w:spacing w:after="0" w:line="240" w:lineRule="auto"/>
              <w:contextualSpacing/>
              <w:rPr>
                <w:rFonts w:cs="Times New Roman"/>
                <w:w w:val="105"/>
              </w:rPr>
            </w:pPr>
            <w:r w:rsidRPr="00AC7CBE">
              <w:rPr>
                <w:rFonts w:cs="Times New Roman"/>
                <w:w w:val="105"/>
              </w:rPr>
              <w:t>1=Less than 20 years</w:t>
            </w:r>
          </w:p>
          <w:p w14:paraId="7EDDC466" w14:textId="3411B01A" w:rsidR="00F42809" w:rsidRPr="00AC7CBE" w:rsidRDefault="00F42809" w:rsidP="00AC7CBE">
            <w:pPr>
              <w:spacing w:after="0" w:line="240" w:lineRule="auto"/>
              <w:contextualSpacing/>
              <w:rPr>
                <w:rFonts w:cs="Times New Roman"/>
                <w:w w:val="105"/>
              </w:rPr>
            </w:pPr>
            <w:r w:rsidRPr="00AC7CBE">
              <w:rPr>
                <w:rFonts w:cs="Times New Roman"/>
                <w:w w:val="105"/>
              </w:rPr>
              <w:t>2=20 – 50 years ago</w:t>
            </w:r>
          </w:p>
          <w:p w14:paraId="54D4A3CE" w14:textId="687E8893" w:rsidR="00F42809" w:rsidRPr="00AC7CBE" w:rsidRDefault="00F42809" w:rsidP="00AC7CBE">
            <w:pPr>
              <w:spacing w:after="0" w:line="240" w:lineRule="auto"/>
              <w:contextualSpacing/>
              <w:rPr>
                <w:rFonts w:cs="Times New Roman"/>
                <w:w w:val="105"/>
              </w:rPr>
            </w:pPr>
            <w:r w:rsidRPr="00AC7CBE">
              <w:rPr>
                <w:rFonts w:cs="Times New Roman"/>
                <w:w w:val="105"/>
              </w:rPr>
              <w:t>3=50 – 100 years ago</w:t>
            </w:r>
          </w:p>
          <w:p w14:paraId="35BEC47D" w14:textId="46190F53" w:rsidR="00F42809" w:rsidRPr="00AC7CBE" w:rsidRDefault="00F42809" w:rsidP="00AC7CBE">
            <w:pPr>
              <w:spacing w:after="0" w:line="240" w:lineRule="auto"/>
              <w:contextualSpacing/>
              <w:rPr>
                <w:rFonts w:cs="Times New Roman"/>
                <w:w w:val="105"/>
              </w:rPr>
            </w:pPr>
            <w:r w:rsidRPr="00AC7CBE">
              <w:rPr>
                <w:rFonts w:cs="Times New Roman"/>
                <w:w w:val="105"/>
              </w:rPr>
              <w:t>4=100 – 200 years ago</w:t>
            </w:r>
          </w:p>
          <w:p w14:paraId="7284B77D" w14:textId="64F6486A" w:rsidR="00F42809" w:rsidRPr="00AC7CBE" w:rsidRDefault="00F42809" w:rsidP="00AC7CBE">
            <w:pPr>
              <w:spacing w:after="0" w:line="240" w:lineRule="auto"/>
              <w:contextualSpacing/>
              <w:rPr>
                <w:rFonts w:cs="Times New Roman"/>
                <w:w w:val="105"/>
              </w:rPr>
            </w:pPr>
            <w:r w:rsidRPr="00AC7CBE">
              <w:rPr>
                <w:rFonts w:cs="Times New Roman"/>
                <w:w w:val="105"/>
              </w:rPr>
              <w:t>5=200 – 500 years ago</w:t>
            </w:r>
          </w:p>
          <w:p w14:paraId="183AC81D" w14:textId="108ED5BF" w:rsidR="00F42809" w:rsidRPr="00AC7CBE" w:rsidRDefault="00F42809" w:rsidP="00AC7CBE">
            <w:pPr>
              <w:spacing w:after="0" w:line="240" w:lineRule="auto"/>
              <w:contextualSpacing/>
              <w:rPr>
                <w:rFonts w:cs="Times New Roman"/>
                <w:w w:val="105"/>
              </w:rPr>
            </w:pPr>
            <w:r w:rsidRPr="00AC7CBE">
              <w:rPr>
                <w:rFonts w:cs="Times New Roman"/>
                <w:w w:val="105"/>
              </w:rPr>
              <w:t>6=More than 500 years ago</w:t>
            </w:r>
          </w:p>
          <w:p w14:paraId="6C35A4A1" w14:textId="7CCDF3E8" w:rsidR="00F42809" w:rsidRPr="00AC7CBE" w:rsidRDefault="00F42809" w:rsidP="00AC7CBE">
            <w:pPr>
              <w:spacing w:after="0" w:line="240" w:lineRule="auto"/>
              <w:contextualSpacing/>
              <w:rPr>
                <w:rFonts w:cs="Times New Roman"/>
                <w:w w:val="105"/>
              </w:rPr>
            </w:pPr>
            <w:r w:rsidRPr="00AC7CBE">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60F9A242" w14:textId="77777777" w:rsidR="00F42809" w:rsidRPr="00AC7CBE" w:rsidRDefault="00F4280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23226027" w14:textId="77777777" w:rsidTr="007242F1">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75701A83" w14:textId="7C9CEBB3" w:rsidR="007242F1" w:rsidRPr="00AC7CBE" w:rsidRDefault="007242F1" w:rsidP="00AC7CBE">
            <w:pPr>
              <w:spacing w:after="0" w:line="240" w:lineRule="auto"/>
              <w:contextualSpacing/>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68B613DD" w14:textId="0E790E62" w:rsidR="007242F1" w:rsidRPr="00AC7CBE" w:rsidRDefault="007242F1" w:rsidP="00AC7CBE">
            <w:pPr>
              <w:spacing w:after="0" w:line="240" w:lineRule="auto"/>
              <w:contextualSpacing/>
              <w:rPr>
                <w:w w:val="105"/>
              </w:rPr>
            </w:pPr>
            <w:r w:rsidRPr="00AC7CBE">
              <w:rPr>
                <w:color w:val="000000"/>
              </w:rPr>
              <w:t xml:space="preserve">C2.Please estimate the number of households in this village </w:t>
            </w:r>
            <w:r w:rsidRPr="00AC7CBE">
              <w:rPr>
                <w:b/>
                <w:color w:val="000000"/>
              </w:rPr>
              <w:t>(</w:t>
            </w:r>
            <w:proofErr w:type="spellStart"/>
            <w:r w:rsidRPr="00AC7CBE">
              <w:rPr>
                <w:b/>
                <w:color w:val="000000"/>
              </w:rPr>
              <w:t>hvsize</w:t>
            </w:r>
            <w:proofErr w:type="spellEnd"/>
            <w:r w:rsidRPr="00AC7CBE">
              <w:rPr>
                <w:b/>
                <w:color w:val="000000"/>
              </w:rPr>
              <w:t>)</w:t>
            </w:r>
          </w:p>
        </w:tc>
        <w:tc>
          <w:tcPr>
            <w:tcW w:w="2521" w:type="dxa"/>
            <w:gridSpan w:val="2"/>
            <w:tcBorders>
              <w:top w:val="single" w:sz="18" w:space="0" w:color="000000"/>
              <w:left w:val="single" w:sz="18" w:space="0" w:color="000000"/>
              <w:bottom w:val="single" w:sz="18" w:space="0" w:color="000000"/>
              <w:right w:val="single" w:sz="18" w:space="0" w:color="000000"/>
            </w:tcBorders>
          </w:tcPr>
          <w:p w14:paraId="2C25044A"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7242F1" w:rsidRPr="00AC7CBE" w14:paraId="5D3BA739" w14:textId="77777777" w:rsidTr="007242F1">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78CF86C4" w14:textId="77777777" w:rsidR="007242F1" w:rsidRPr="00AC7CBE" w:rsidRDefault="007242F1" w:rsidP="00AC7CBE">
            <w:pPr>
              <w:spacing w:after="0" w:line="240" w:lineRule="auto"/>
              <w:contextualSpacing/>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4C71FBCC" w14:textId="2D757793" w:rsidR="007242F1" w:rsidRPr="00AC7CBE" w:rsidRDefault="007242F1" w:rsidP="00AC7CBE">
            <w:pPr>
              <w:spacing w:after="0" w:line="240" w:lineRule="auto"/>
              <w:contextualSpacing/>
              <w:rPr>
                <w:w w:val="105"/>
              </w:rPr>
            </w:pPr>
            <w:r w:rsidRPr="00AC7CBE">
              <w:rPr>
                <w:rFonts w:eastAsia="Calibri" w:cs="Times New Roman"/>
                <w:w w:val="105"/>
              </w:rPr>
              <w:t xml:space="preserve">C3.How many years have you been the headman in this village? </w:t>
            </w:r>
            <w:r w:rsidRPr="00AC7CBE">
              <w:rPr>
                <w:rFonts w:eastAsia="Calibri" w:cs="Times New Roman"/>
                <w:b/>
                <w:w w:val="105"/>
              </w:rPr>
              <w:t>(</w:t>
            </w:r>
            <w:proofErr w:type="spellStart"/>
            <w:r w:rsidRPr="00AC7CBE">
              <w:rPr>
                <w:rFonts w:eastAsia="Calibri" w:cs="Times New Roman"/>
                <w:b/>
                <w:w w:val="105"/>
              </w:rPr>
              <w:t>hyrs</w:t>
            </w:r>
            <w:proofErr w:type="spellEnd"/>
            <w:r w:rsidRPr="00AC7CBE">
              <w:rPr>
                <w:rFonts w:eastAsia="Calibri" w:cs="Times New Roman"/>
                <w:b/>
                <w:w w:val="105"/>
              </w:rPr>
              <w:t>)</w:t>
            </w:r>
          </w:p>
        </w:tc>
        <w:tc>
          <w:tcPr>
            <w:tcW w:w="2521" w:type="dxa"/>
            <w:gridSpan w:val="2"/>
            <w:tcBorders>
              <w:top w:val="single" w:sz="18" w:space="0" w:color="000000"/>
              <w:left w:val="single" w:sz="18" w:space="0" w:color="000000"/>
              <w:bottom w:val="single" w:sz="18" w:space="0" w:color="000000"/>
              <w:right w:val="single" w:sz="18" w:space="0" w:color="000000"/>
            </w:tcBorders>
          </w:tcPr>
          <w:p w14:paraId="4BD59ED8"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bl>
    <w:p w14:paraId="45259752" w14:textId="77777777" w:rsidR="00F42809" w:rsidRPr="00AC7CBE" w:rsidRDefault="00F42809" w:rsidP="00AC7CBE">
      <w:pPr>
        <w:spacing w:after="0" w:line="240" w:lineRule="auto"/>
        <w:contextualSpacing/>
        <w:rPr>
          <w:rFonts w:eastAsia="Times New Roman" w:cs="Times New Roman"/>
          <w:b/>
          <w:color w:val="000000"/>
        </w:rPr>
      </w:pPr>
    </w:p>
    <w:p w14:paraId="098F434E" w14:textId="77777777" w:rsidR="007242F1" w:rsidRPr="00AC7CBE" w:rsidRDefault="007242F1" w:rsidP="00AC7CBE">
      <w:pPr>
        <w:pStyle w:val="BodyText2"/>
        <w:spacing w:after="0" w:line="240" w:lineRule="auto"/>
        <w:contextualSpacing/>
        <w:rPr>
          <w:rFonts w:asciiTheme="minorHAnsi" w:hAnsiTheme="minorHAnsi"/>
        </w:rPr>
      </w:pPr>
      <w:r w:rsidRPr="00AC7CBE">
        <w:rPr>
          <w:rFonts w:asciiTheme="minorHAnsi" w:hAnsiTheme="minorHAnsi"/>
        </w:rPr>
        <w:t>Next, I am going to ask you some questions about how many kilometers from the village a number of services are located</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2527"/>
        <w:gridCol w:w="1793"/>
        <w:gridCol w:w="732"/>
      </w:tblGrid>
      <w:tr w:rsidR="007242F1" w:rsidRPr="00AC7CBE" w14:paraId="3D517E90"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075C6D1"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71592AFF" w14:textId="5886BBD7" w:rsidR="007242F1" w:rsidRPr="00AC7CBE" w:rsidRDefault="007242F1" w:rsidP="00AC7CBE">
            <w:pPr>
              <w:spacing w:after="0" w:line="240" w:lineRule="auto"/>
              <w:contextualSpacing/>
              <w:rPr>
                <w:w w:val="105"/>
              </w:rPr>
            </w:pPr>
            <w:r w:rsidRPr="00AC7CBE">
              <w:rPr>
                <w:color w:val="000000"/>
              </w:rPr>
              <w:t xml:space="preserve">C4.From the central part of this village, how many kilometers is it to the nearest </w:t>
            </w:r>
            <w:proofErr w:type="spellStart"/>
            <w:r w:rsidRPr="00AC7CBE">
              <w:rPr>
                <w:color w:val="000000"/>
              </w:rPr>
              <w:t>boma</w:t>
            </w:r>
            <w:proofErr w:type="spellEnd"/>
            <w:r w:rsidRPr="00AC7CBE">
              <w:rPr>
                <w:color w:val="000000"/>
              </w:rPr>
              <w:t xml:space="preserve">?  </w:t>
            </w:r>
            <w:r w:rsidRPr="00AC7CBE">
              <w:rPr>
                <w:b/>
                <w:color w:val="000000"/>
              </w:rPr>
              <w:t>(</w:t>
            </w:r>
            <w:proofErr w:type="spellStart"/>
            <w:r w:rsidRPr="00AC7CBE">
              <w:rPr>
                <w:b/>
                <w:color w:val="000000"/>
              </w:rPr>
              <w:t>hboma</w:t>
            </w:r>
            <w:proofErr w:type="spellEnd"/>
            <w:r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04D36835"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FD4D80B"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3A77AA46"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1BCC172C" w14:textId="77777777" w:rsidR="00DA6359" w:rsidRPr="00AC7CBE" w:rsidRDefault="00DA6359" w:rsidP="00AC7CBE">
            <w:pPr>
              <w:spacing w:after="0" w:line="240" w:lineRule="auto"/>
              <w:contextualSpacing/>
              <w:rPr>
                <w:color w:val="000000"/>
              </w:rPr>
            </w:pPr>
            <w:commentRangeStart w:id="0"/>
          </w:p>
        </w:tc>
        <w:tc>
          <w:tcPr>
            <w:tcW w:w="4320" w:type="dxa"/>
            <w:gridSpan w:val="2"/>
            <w:tcBorders>
              <w:top w:val="single" w:sz="4" w:space="0" w:color="000000"/>
              <w:bottom w:val="single" w:sz="4" w:space="0" w:color="000000"/>
              <w:right w:val="single" w:sz="18" w:space="0" w:color="000000"/>
            </w:tcBorders>
          </w:tcPr>
          <w:p w14:paraId="18B4BE6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68F96C6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43C0965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4E546929"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175336C5"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6E68D41E"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6793D8C1" w14:textId="77777777" w:rsidR="00DA6359" w:rsidRPr="00AC7CBE" w:rsidRDefault="00DA6359" w:rsidP="00AC7CBE">
            <w:pPr>
              <w:spacing w:after="0" w:line="240" w:lineRule="auto"/>
              <w:contextualSpacing/>
            </w:pPr>
            <w:r w:rsidRPr="00AC7CBE">
              <w:t>97=Other, please specify</w:t>
            </w:r>
            <w:commentRangeEnd w:id="0"/>
            <w:r w:rsidR="007F3296">
              <w:rPr>
                <w:rStyle w:val="CommentReference"/>
              </w:rPr>
              <w:commentReference w:id="0"/>
            </w:r>
          </w:p>
        </w:tc>
        <w:tc>
          <w:tcPr>
            <w:tcW w:w="732" w:type="dxa"/>
            <w:tcBorders>
              <w:top w:val="single" w:sz="18" w:space="0" w:color="000000"/>
              <w:left w:val="single" w:sz="18" w:space="0" w:color="000000"/>
              <w:bottom w:val="single" w:sz="18" w:space="0" w:color="000000"/>
              <w:right w:val="single" w:sz="18" w:space="0" w:color="000000"/>
            </w:tcBorders>
          </w:tcPr>
          <w:p w14:paraId="2DEF491E"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18F86A0F"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A7134D3"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64046CAD" w14:textId="43E0FDA6" w:rsidR="007242F1" w:rsidRPr="00AC7CBE" w:rsidRDefault="007242F1" w:rsidP="00AC7CBE">
            <w:pPr>
              <w:spacing w:after="0" w:line="240" w:lineRule="auto"/>
              <w:contextualSpacing/>
              <w:rPr>
                <w:w w:val="105"/>
              </w:rPr>
            </w:pPr>
            <w:r w:rsidRPr="00AC7CBE">
              <w:rPr>
                <w:color w:val="000000"/>
              </w:rPr>
              <w:t xml:space="preserve">C5.From the central part of this village, how many kilometers is it to the nearest tarmac road?  </w:t>
            </w:r>
            <w:r w:rsidRPr="00AC7CBE">
              <w:rPr>
                <w:b/>
                <w:color w:val="000000"/>
              </w:rPr>
              <w:t>(</w:t>
            </w:r>
            <w:proofErr w:type="spellStart"/>
            <w:r w:rsidRPr="00AC7CBE">
              <w:rPr>
                <w:b/>
                <w:color w:val="000000"/>
              </w:rPr>
              <w:t>htarmac</w:t>
            </w:r>
            <w:proofErr w:type="spellEnd"/>
            <w:r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18CA0397"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66DABE8"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A886B2D"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2E844D3A" w14:textId="77777777" w:rsidR="00DA6359" w:rsidRPr="00AC7CBE" w:rsidRDefault="00DA6359" w:rsidP="00AC7CBE">
            <w:pPr>
              <w:spacing w:after="0" w:line="240" w:lineRule="auto"/>
              <w:contextualSpacing/>
              <w:rPr>
                <w:color w:val="000000"/>
              </w:rPr>
            </w:pPr>
          </w:p>
        </w:tc>
        <w:tc>
          <w:tcPr>
            <w:tcW w:w="4320" w:type="dxa"/>
            <w:gridSpan w:val="2"/>
            <w:tcBorders>
              <w:top w:val="single" w:sz="4" w:space="0" w:color="000000"/>
              <w:bottom w:val="single" w:sz="4" w:space="0" w:color="000000"/>
              <w:right w:val="single" w:sz="18" w:space="0" w:color="000000"/>
            </w:tcBorders>
          </w:tcPr>
          <w:p w14:paraId="24938689"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4A9CEECA"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01819DFE"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6496CE3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087330D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462560E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3034B9F" w14:textId="77777777"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5078D419"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12C4D4D3"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0D098FC1"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42DC8B79" w14:textId="39A4C1B1" w:rsidR="007242F1" w:rsidRPr="00AC7CBE" w:rsidRDefault="007242F1" w:rsidP="00AC7CBE">
            <w:pPr>
              <w:spacing w:after="0" w:line="240" w:lineRule="auto"/>
              <w:contextualSpacing/>
              <w:rPr>
                <w:w w:val="105"/>
              </w:rPr>
            </w:pPr>
            <w:r w:rsidRPr="00AC7CBE">
              <w:rPr>
                <w:color w:val="000000"/>
              </w:rPr>
              <w:t xml:space="preserve">C6.From the central part of this village, how many kilometers is it to the nearest road useable for bus or truck traffic year-round?  </w:t>
            </w:r>
            <w:r w:rsidRPr="00AC7CBE">
              <w:rPr>
                <w:b/>
                <w:color w:val="000000"/>
              </w:rPr>
              <w:t>(</w:t>
            </w:r>
            <w:proofErr w:type="spellStart"/>
            <w:r w:rsidRPr="00AC7CBE">
              <w:rPr>
                <w:b/>
                <w:color w:val="000000"/>
              </w:rPr>
              <w:t>hroad</w:t>
            </w:r>
            <w:proofErr w:type="spellEnd"/>
            <w:r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21DF68D1"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3FB7B2B6"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7868C18A"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65D5B84D" w14:textId="77777777" w:rsidR="00DA6359" w:rsidRPr="00AC7CBE" w:rsidRDefault="00DA6359" w:rsidP="00AC7CBE">
            <w:pPr>
              <w:spacing w:after="0" w:line="240" w:lineRule="auto"/>
              <w:contextualSpacing/>
              <w:rPr>
                <w:color w:val="000000"/>
              </w:rPr>
            </w:pPr>
          </w:p>
        </w:tc>
        <w:tc>
          <w:tcPr>
            <w:tcW w:w="4320" w:type="dxa"/>
            <w:gridSpan w:val="2"/>
            <w:tcBorders>
              <w:top w:val="single" w:sz="4" w:space="0" w:color="000000"/>
              <w:bottom w:val="single" w:sz="4" w:space="0" w:color="000000"/>
              <w:right w:val="single" w:sz="18" w:space="0" w:color="000000"/>
            </w:tcBorders>
          </w:tcPr>
          <w:p w14:paraId="530C54D6"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1B1F810B"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22A63AAC"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5E258A6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613AD0C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28675F52"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0C09326" w14:textId="77777777"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16D9E1CA"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3A37BA52"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24254D4A"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4612D0EC" w14:textId="00A78769" w:rsidR="007242F1" w:rsidRPr="00AC7CBE" w:rsidRDefault="007242F1" w:rsidP="00AC7CBE">
            <w:pPr>
              <w:spacing w:after="0" w:line="240" w:lineRule="auto"/>
              <w:contextualSpacing/>
              <w:rPr>
                <w:w w:val="105"/>
              </w:rPr>
            </w:pPr>
            <w:commentRangeStart w:id="1"/>
            <w:commentRangeStart w:id="2"/>
            <w:r w:rsidRPr="00AC7CBE">
              <w:rPr>
                <w:color w:val="000000"/>
              </w:rPr>
              <w:t xml:space="preserve">C7.From the central part of this village, how many kilometers is it to the nearest FRA buying or collection point?   </w:t>
            </w:r>
            <w:r w:rsidRPr="00AC7CBE">
              <w:rPr>
                <w:b/>
                <w:color w:val="000000"/>
              </w:rPr>
              <w:t>(</w:t>
            </w:r>
            <w:proofErr w:type="spellStart"/>
            <w:r w:rsidRPr="00AC7CBE">
              <w:rPr>
                <w:b/>
                <w:color w:val="000000"/>
              </w:rPr>
              <w:t>hfra</w:t>
            </w:r>
            <w:proofErr w:type="spellEnd"/>
            <w:r w:rsidRPr="00AC7CBE">
              <w:rPr>
                <w:b/>
                <w:color w:val="000000"/>
              </w:rPr>
              <w:t>)</w:t>
            </w:r>
            <w:commentRangeEnd w:id="1"/>
            <w:r w:rsidRPr="00AC7CBE">
              <w:rPr>
                <w:rStyle w:val="CommentReference"/>
                <w:sz w:val="22"/>
                <w:szCs w:val="22"/>
              </w:rPr>
              <w:commentReference w:id="1"/>
            </w:r>
            <w:commentRangeEnd w:id="2"/>
            <w:r w:rsidR="007F3296">
              <w:rPr>
                <w:rStyle w:val="CommentReference"/>
              </w:rPr>
              <w:commentReference w:id="2"/>
            </w:r>
          </w:p>
        </w:tc>
        <w:tc>
          <w:tcPr>
            <w:tcW w:w="2525" w:type="dxa"/>
            <w:gridSpan w:val="2"/>
            <w:tcBorders>
              <w:top w:val="single" w:sz="18" w:space="0" w:color="000000"/>
              <w:left w:val="single" w:sz="18" w:space="0" w:color="000000"/>
              <w:bottom w:val="single" w:sz="18" w:space="0" w:color="000000"/>
              <w:right w:val="single" w:sz="18" w:space="0" w:color="000000"/>
            </w:tcBorders>
          </w:tcPr>
          <w:p w14:paraId="5AE5BAAF"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3AC7D8D3"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54FD008"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61EC6333" w14:textId="05EC5700" w:rsidR="00DA6359" w:rsidRPr="00AC7CBE" w:rsidRDefault="00DA6359" w:rsidP="00AC7CBE">
            <w:pPr>
              <w:spacing w:after="0" w:line="240" w:lineRule="auto"/>
              <w:contextualSpacing/>
              <w:rPr>
                <w:color w:val="000000"/>
              </w:rPr>
            </w:pPr>
            <w:r w:rsidRPr="00AC7CBE">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5A47F07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14E06A1C"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0053711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1C264CA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04589A70"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lastRenderedPageBreak/>
              <w:t>5=Motorized transport</w:t>
            </w:r>
          </w:p>
          <w:p w14:paraId="562979C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E313522" w14:textId="10319EE3"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0D01BD0"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lastRenderedPageBreak/>
              <w:t>(Code)</w:t>
            </w:r>
          </w:p>
        </w:tc>
      </w:tr>
      <w:tr w:rsidR="007242F1" w:rsidRPr="00AC7CBE" w14:paraId="16DAB831"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06F3A11A"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vAlign w:val="bottom"/>
          </w:tcPr>
          <w:p w14:paraId="4B781698" w14:textId="133DDADE" w:rsidR="007242F1" w:rsidRPr="00AC7CBE" w:rsidRDefault="007242F1" w:rsidP="00AC7CBE">
            <w:pPr>
              <w:spacing w:after="0" w:line="240" w:lineRule="auto"/>
              <w:contextualSpacing/>
              <w:rPr>
                <w:w w:val="105"/>
              </w:rPr>
            </w:pPr>
            <w:r w:rsidRPr="00AC7CBE">
              <w:rPr>
                <w:color w:val="000000"/>
              </w:rPr>
              <w:t xml:space="preserve">C8.From the central part of this village, how many kilometers is it to the nearest place to board a minibus </w:t>
            </w:r>
            <w:r w:rsidRPr="00AC7CBE">
              <w:rPr>
                <w:b/>
                <w:color w:val="000000"/>
              </w:rPr>
              <w:t>(</w:t>
            </w:r>
            <w:proofErr w:type="spellStart"/>
            <w:r w:rsidRPr="00AC7CBE">
              <w:rPr>
                <w:b/>
                <w:color w:val="000000"/>
              </w:rPr>
              <w:t>hpublic</w:t>
            </w:r>
            <w:proofErr w:type="spellEnd"/>
            <w:r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5907AF3E"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3EEE7BDD"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1FD5DD76"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6A9DC44B" w14:textId="4FE9563B" w:rsidR="00DA6359" w:rsidRPr="00AC7CBE" w:rsidRDefault="00DA6359" w:rsidP="00AC7CBE">
            <w:pPr>
              <w:spacing w:after="0" w:line="240" w:lineRule="auto"/>
              <w:contextualSpacing/>
              <w:rPr>
                <w:color w:val="000000"/>
              </w:rPr>
            </w:pPr>
            <w:r w:rsidRPr="00AC7CBE">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583E9319"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739E1426"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1277EF7E"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1E2B67A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023431F6"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276D5800"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B6FA339" w14:textId="28D5C33B"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74D588D0"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63B3ADAE"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FD8DB08"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1D57BAB1" w14:textId="470240C1" w:rsidR="007242F1" w:rsidRPr="00AC7CBE" w:rsidRDefault="007242F1" w:rsidP="00AC7CBE">
            <w:pPr>
              <w:spacing w:after="0" w:line="240" w:lineRule="auto"/>
              <w:contextualSpacing/>
              <w:rPr>
                <w:w w:val="105"/>
              </w:rPr>
            </w:pPr>
            <w:r w:rsidRPr="00AC7CBE">
              <w:t xml:space="preserve">C9.From the central part of this village, how many kilometers is it to the nearest point where you can receive mobile phone network services?  </w:t>
            </w:r>
            <w:r w:rsidRPr="00AC7CBE">
              <w:rPr>
                <w:b/>
              </w:rPr>
              <w:t>(</w:t>
            </w:r>
            <w:proofErr w:type="spellStart"/>
            <w:r w:rsidRPr="00AC7CBE">
              <w:rPr>
                <w:b/>
                <w:color w:val="000000"/>
              </w:rPr>
              <w:t>hmobile</w:t>
            </w:r>
            <w:proofErr w:type="spellEnd"/>
            <w:r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49A1EAA6"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A47A960"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5E12A121"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0BBC52A5" w14:textId="35886CA6" w:rsidR="00DA6359" w:rsidRPr="00AC7CBE" w:rsidRDefault="00DA6359" w:rsidP="00AC7CBE">
            <w:pPr>
              <w:spacing w:after="0" w:line="240" w:lineRule="auto"/>
              <w:contextualSpacing/>
              <w:rPr>
                <w:color w:val="000000"/>
              </w:rPr>
            </w:pPr>
            <w:r w:rsidRPr="00AC7CBE">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64F3DE5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7AA5C9A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45361D4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480D1DC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3A3B587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11BDC7E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352D5FED" w14:textId="38AA3691"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28C5E0A4"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66A16DB0"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F1AE212"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455FC207" w14:textId="36026E09" w:rsidR="007242F1" w:rsidRPr="00AC7CBE" w:rsidRDefault="007242F1" w:rsidP="00AC7CBE">
            <w:pPr>
              <w:spacing w:after="0" w:line="240" w:lineRule="auto"/>
              <w:contextualSpacing/>
              <w:rPr>
                <w:w w:val="105"/>
              </w:rPr>
            </w:pPr>
            <w:r w:rsidRPr="00AC7CBE">
              <w:rPr>
                <w:color w:val="000000"/>
              </w:rPr>
              <w:t>C10.From the central part of this village, how many kilometers is it to the nearest point where you can sell crops to private buyers?</w:t>
            </w:r>
            <w:r w:rsidRPr="00AC7CBE">
              <w:rPr>
                <w:b/>
                <w:color w:val="000000"/>
              </w:rPr>
              <w:t xml:space="preserve"> (</w:t>
            </w:r>
            <w:proofErr w:type="spellStart"/>
            <w:r w:rsidRPr="00AC7CBE">
              <w:rPr>
                <w:b/>
                <w:color w:val="000000"/>
              </w:rPr>
              <w:t>hsell</w:t>
            </w:r>
            <w:proofErr w:type="spellEnd"/>
            <w:r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05A35931"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54DD01C8"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3A39B1C0"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5264DF7A" w14:textId="157E9071" w:rsidR="00DA6359" w:rsidRPr="00AC7CBE" w:rsidRDefault="00DA6359" w:rsidP="00AC7CBE">
            <w:pPr>
              <w:spacing w:after="0" w:line="240" w:lineRule="auto"/>
              <w:contextualSpacing/>
              <w:rPr>
                <w:color w:val="000000"/>
              </w:rPr>
            </w:pPr>
            <w:r w:rsidRPr="00AC7CBE">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1ABCE0E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5B0DF682"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41B6B03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189329C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60B5FA60"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40531B3A"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608CE750" w14:textId="4F485E8E"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1892DAB5"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4EA710B6"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9F9DE50"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61D29A0C" w14:textId="16440D2A" w:rsidR="007242F1" w:rsidRPr="00AC7CBE" w:rsidRDefault="007242F1" w:rsidP="00AC7CBE">
            <w:pPr>
              <w:spacing w:after="0" w:line="240" w:lineRule="auto"/>
              <w:contextualSpacing/>
              <w:rPr>
                <w:w w:val="105"/>
              </w:rPr>
            </w:pPr>
            <w:r w:rsidRPr="00AC7CBE">
              <w:rPr>
                <w:color w:val="000000"/>
              </w:rPr>
              <w:t xml:space="preserve">C11.From the central part of this village, how many kilometers is it to the nearest market place with many buyers and sellers of locally produced agricultural products?   </w:t>
            </w:r>
            <w:r w:rsidRPr="00AC7CBE">
              <w:rPr>
                <w:b/>
                <w:color w:val="000000"/>
              </w:rPr>
              <w:t>(</w:t>
            </w:r>
            <w:proofErr w:type="spellStart"/>
            <w:r w:rsidRPr="00AC7CBE">
              <w:rPr>
                <w:b/>
                <w:color w:val="000000"/>
              </w:rPr>
              <w:t>hmarket</w:t>
            </w:r>
            <w:proofErr w:type="spellEnd"/>
            <w:r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676CA948"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FB22948"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3D9A400E"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6198303A" w14:textId="338081E9" w:rsidR="00DA6359" w:rsidRPr="00AC7CBE" w:rsidRDefault="00DA6359" w:rsidP="00AC7CBE">
            <w:pPr>
              <w:spacing w:after="0" w:line="240" w:lineRule="auto"/>
              <w:contextualSpacing/>
              <w:rPr>
                <w:color w:val="000000"/>
              </w:rPr>
            </w:pPr>
            <w:r w:rsidRPr="00AC7CBE">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21EA55C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35E88F6D"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35D318EC"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7E6FE4C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25A8BEB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55A89E2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306F2C9E" w14:textId="40C96404"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40F72C1"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3D67E6F7"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A3902FC"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78347AD3" w14:textId="4BB9C48C" w:rsidR="007242F1" w:rsidRPr="00AC7CBE" w:rsidRDefault="007242F1" w:rsidP="00AC7CBE">
            <w:pPr>
              <w:spacing w:after="0" w:line="240" w:lineRule="auto"/>
              <w:contextualSpacing/>
              <w:rPr>
                <w:w w:val="105"/>
              </w:rPr>
            </w:pPr>
            <w:r w:rsidRPr="00AC7CBE">
              <w:rPr>
                <w:color w:val="000000"/>
              </w:rPr>
              <w:t xml:space="preserve">C12.From the central part of this village, how many kilometers is it to the nearest primary school?  </w:t>
            </w:r>
            <w:r w:rsidRPr="00AC7CBE">
              <w:rPr>
                <w:b/>
                <w:color w:val="000000"/>
              </w:rPr>
              <w:t>(</w:t>
            </w:r>
            <w:proofErr w:type="spellStart"/>
            <w:r w:rsidRPr="00AC7CBE">
              <w:rPr>
                <w:b/>
                <w:color w:val="000000"/>
              </w:rPr>
              <w:t>hprimary</w:t>
            </w:r>
            <w:proofErr w:type="spellEnd"/>
            <w:r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1058E578"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65C7E7F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0E6A0D4"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2AB4872F" w14:textId="3D97B54C" w:rsidR="00DA6359" w:rsidRPr="00AC7CBE" w:rsidRDefault="00DA6359" w:rsidP="00AC7CBE">
            <w:pPr>
              <w:spacing w:after="0" w:line="240" w:lineRule="auto"/>
              <w:contextualSpacing/>
              <w:rPr>
                <w:color w:val="000000"/>
              </w:rPr>
            </w:pPr>
            <w:r w:rsidRPr="00AC7CBE">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7117B1B5"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350971C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465DCA1C"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171F7B9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2DD4835B"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lastRenderedPageBreak/>
              <w:t>5=Motorized transport</w:t>
            </w:r>
          </w:p>
          <w:p w14:paraId="4CC00270"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DAB3AF6" w14:textId="7D2A6E5B"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1D01B6A0"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lastRenderedPageBreak/>
              <w:t>(Code)</w:t>
            </w:r>
          </w:p>
        </w:tc>
      </w:tr>
      <w:tr w:rsidR="007242F1" w:rsidRPr="00AC7CBE" w14:paraId="2A56E158"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6145850"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658CD2F2" w14:textId="30B602DB" w:rsidR="007242F1" w:rsidRPr="00AC7CBE" w:rsidRDefault="007242F1" w:rsidP="00AC7CBE">
            <w:pPr>
              <w:spacing w:after="0" w:line="240" w:lineRule="auto"/>
              <w:contextualSpacing/>
              <w:rPr>
                <w:w w:val="105"/>
              </w:rPr>
            </w:pPr>
            <w:r w:rsidRPr="00AC7CBE">
              <w:rPr>
                <w:color w:val="000000"/>
              </w:rPr>
              <w:t xml:space="preserve">C13.From the central part of this village, how many kilometers is it to the nearest secondary school?  </w:t>
            </w:r>
            <w:r w:rsidRPr="00AC7CBE">
              <w:rPr>
                <w:b/>
                <w:color w:val="000000"/>
              </w:rPr>
              <w:t>(</w:t>
            </w:r>
            <w:proofErr w:type="spellStart"/>
            <w:r w:rsidRPr="00AC7CBE">
              <w:rPr>
                <w:b/>
                <w:color w:val="000000"/>
              </w:rPr>
              <w:t>hsecond</w:t>
            </w:r>
            <w:proofErr w:type="spellEnd"/>
            <w:r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66857E9B"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788B625"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411C139A"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6D28DF59" w14:textId="535AF5B8" w:rsidR="00DA6359" w:rsidRPr="00AC7CBE" w:rsidRDefault="00DA6359" w:rsidP="00AC7CBE">
            <w:pPr>
              <w:spacing w:after="0" w:line="240" w:lineRule="auto"/>
              <w:contextualSpacing/>
              <w:rPr>
                <w:color w:val="000000"/>
              </w:rPr>
            </w:pPr>
            <w:r w:rsidRPr="00AC7CBE">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5C0A3CA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0FC54D6D"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1F380D0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445811B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01AB98D5"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2F12DB9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0BC293DA" w14:textId="017E7917"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42AED0B0"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07127526"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620FA90F"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0DD59838" w14:textId="519856C9" w:rsidR="007242F1" w:rsidRPr="00AC7CBE" w:rsidRDefault="007242F1" w:rsidP="00AC7CBE">
            <w:pPr>
              <w:spacing w:after="0" w:line="240" w:lineRule="auto"/>
              <w:contextualSpacing/>
              <w:rPr>
                <w:w w:val="105"/>
              </w:rPr>
            </w:pPr>
            <w:r w:rsidRPr="00AC7CBE">
              <w:rPr>
                <w:color w:val="000000"/>
              </w:rPr>
              <w:t xml:space="preserve">C14.From the central part of this village, how many kilometers is it to the nearest clinic or health center? </w:t>
            </w:r>
            <w:r w:rsidRPr="00AC7CBE">
              <w:rPr>
                <w:b/>
                <w:color w:val="000000"/>
              </w:rPr>
              <w:t>(</w:t>
            </w:r>
            <w:proofErr w:type="spellStart"/>
            <w:r w:rsidRPr="00AC7CBE">
              <w:rPr>
                <w:b/>
                <w:color w:val="000000"/>
              </w:rPr>
              <w:t>hclinic</w:t>
            </w:r>
            <w:proofErr w:type="spellEnd"/>
            <w:r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563D41CF"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7C38990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62C08AD9"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0F9B85C5" w14:textId="4A5C36CE" w:rsidR="00DA6359" w:rsidRPr="00AC7CBE" w:rsidRDefault="00DA6359" w:rsidP="00AC7CBE">
            <w:pPr>
              <w:spacing w:after="0" w:line="240" w:lineRule="auto"/>
              <w:contextualSpacing/>
              <w:rPr>
                <w:color w:val="000000"/>
              </w:rPr>
            </w:pPr>
            <w:r w:rsidRPr="00AC7CBE">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3AD037AA"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60F4368B"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13DD5EC5"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2E89711A"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69C4BB80"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3B59FB29"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7090BE49" w14:textId="06052FB0"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7BE0DAD8"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6AC632E9"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6A24E933"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251344C9" w14:textId="5C4644F2" w:rsidR="007242F1" w:rsidRPr="00AC7CBE" w:rsidRDefault="007242F1" w:rsidP="00AC7CBE">
            <w:pPr>
              <w:spacing w:after="0" w:line="240" w:lineRule="auto"/>
              <w:contextualSpacing/>
              <w:rPr>
                <w:w w:val="105"/>
              </w:rPr>
            </w:pPr>
            <w:r w:rsidRPr="00AC7CBE">
              <w:rPr>
                <w:color w:val="000000"/>
              </w:rPr>
              <w:t xml:space="preserve">C15.From the central part of this village, how many kilometers is it to the nearest bank or microfinance office? </w:t>
            </w:r>
            <w:r w:rsidRPr="00AC7CBE">
              <w:rPr>
                <w:b/>
                <w:color w:val="000000"/>
              </w:rPr>
              <w:t>(</w:t>
            </w:r>
            <w:proofErr w:type="spellStart"/>
            <w:r w:rsidRPr="00AC7CBE">
              <w:rPr>
                <w:b/>
                <w:color w:val="000000"/>
              </w:rPr>
              <w:t>hbank</w:t>
            </w:r>
            <w:proofErr w:type="spellEnd"/>
            <w:r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6F42A523"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1736E31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254D9C0"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2C32539F" w14:textId="69E8279E" w:rsidR="00DA6359" w:rsidRPr="00AC7CBE" w:rsidRDefault="00DA6359" w:rsidP="00AC7CBE">
            <w:pPr>
              <w:spacing w:after="0" w:line="240" w:lineRule="auto"/>
              <w:contextualSpacing/>
              <w:rPr>
                <w:color w:val="000000"/>
              </w:rPr>
            </w:pPr>
            <w:r w:rsidRPr="00AC7CBE">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0B1198D6"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3D20F6B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34A50A45"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3A87B95B"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03DEAC0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107B605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039D20B5" w14:textId="682AC4FC"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DFC6837"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7EFD5B67"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09C16F2"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0F2916F6" w14:textId="0ECFCF49" w:rsidR="007242F1" w:rsidRPr="00AC7CBE" w:rsidRDefault="007242F1" w:rsidP="00AC7CBE">
            <w:pPr>
              <w:spacing w:after="0" w:line="240" w:lineRule="auto"/>
              <w:contextualSpacing/>
              <w:rPr>
                <w:w w:val="105"/>
              </w:rPr>
            </w:pPr>
            <w:r w:rsidRPr="00AC7CBE">
              <w:rPr>
                <w:color w:val="000000"/>
              </w:rPr>
              <w:t xml:space="preserve">C16.From the central part of this village, how many kilometers is it to the nearest borehole?   </w:t>
            </w:r>
            <w:r w:rsidRPr="00AC7CBE">
              <w:rPr>
                <w:b/>
                <w:color w:val="000000"/>
              </w:rPr>
              <w:t>(</w:t>
            </w:r>
            <w:proofErr w:type="spellStart"/>
            <w:r w:rsidRPr="00AC7CBE">
              <w:rPr>
                <w:b/>
                <w:color w:val="000000"/>
              </w:rPr>
              <w:t>hbore</w:t>
            </w:r>
            <w:proofErr w:type="spellEnd"/>
            <w:r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36629510"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1219CAA"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FB3C746"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1EF085F3" w14:textId="4E540F45" w:rsidR="00DA6359" w:rsidRPr="00AC7CBE" w:rsidRDefault="00DA6359" w:rsidP="00AC7CBE">
            <w:pPr>
              <w:spacing w:after="0" w:line="240" w:lineRule="auto"/>
              <w:contextualSpacing/>
              <w:rPr>
                <w:color w:val="000000"/>
              </w:rPr>
            </w:pPr>
            <w:r w:rsidRPr="00AC7CBE">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25E574E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6EC275B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3529F4D9"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25A2F1E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77266F1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1881FA6A"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001B7323" w14:textId="4D707B9D"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81CBA3E"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6EBD93F0"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44AA2F38"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4FE2409F" w14:textId="554FCF0D" w:rsidR="007242F1" w:rsidRPr="00AC7CBE" w:rsidRDefault="007242F1" w:rsidP="00AC7CBE">
            <w:pPr>
              <w:pStyle w:val="BodyText2"/>
              <w:tabs>
                <w:tab w:val="clear" w:pos="9990"/>
              </w:tabs>
              <w:spacing w:after="0" w:line="240" w:lineRule="auto"/>
              <w:contextualSpacing/>
              <w:rPr>
                <w:rFonts w:asciiTheme="minorHAnsi" w:hAnsiTheme="minorHAnsi"/>
              </w:rPr>
            </w:pPr>
            <w:r w:rsidRPr="00AC7CBE">
              <w:rPr>
                <w:rFonts w:asciiTheme="minorHAnsi" w:hAnsiTheme="minorHAnsi"/>
              </w:rPr>
              <w:t xml:space="preserve">C17.From the central part of this village, how many kilometers is it to the nearest agricultural camp officer?  </w:t>
            </w:r>
            <w:r w:rsidRPr="00AC7CBE">
              <w:rPr>
                <w:rFonts w:asciiTheme="minorHAnsi" w:hAnsiTheme="minorHAnsi"/>
                <w:b/>
              </w:rPr>
              <w:t>(</w:t>
            </w:r>
            <w:proofErr w:type="spellStart"/>
            <w:r w:rsidRPr="00AC7CBE">
              <w:rPr>
                <w:rFonts w:asciiTheme="minorHAnsi" w:hAnsiTheme="minorHAnsi"/>
                <w:b/>
              </w:rPr>
              <w:t>hagoffice</w:t>
            </w:r>
            <w:proofErr w:type="spellEnd"/>
            <w:r w:rsidRPr="00AC7CBE">
              <w:rPr>
                <w:rFonts w:asciiTheme="minorHAnsi" w:hAnsiTheme="minorHAnsi"/>
                <w:b/>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35D60654" w14:textId="27005956"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5109AB39"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4183FA34"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7F226B90" w14:textId="1A3D5A3F" w:rsidR="00DA6359" w:rsidRPr="00AC7CBE" w:rsidRDefault="00DA6359" w:rsidP="00AC7CBE">
            <w:pPr>
              <w:spacing w:after="0" w:line="240" w:lineRule="auto"/>
              <w:contextualSpacing/>
              <w:rPr>
                <w:color w:val="000000"/>
              </w:rPr>
            </w:pPr>
            <w:r w:rsidRPr="00AC7CBE">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4999A2B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2605589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3625A06E"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5C887F8A"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7B91BA5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20A6299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lastRenderedPageBreak/>
              <w:t>6=Combination of modes</w:t>
            </w:r>
          </w:p>
          <w:p w14:paraId="4174A727" w14:textId="21976B0A"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33D4841"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lastRenderedPageBreak/>
              <w:t>(Code)</w:t>
            </w:r>
          </w:p>
        </w:tc>
      </w:tr>
      <w:tr w:rsidR="00DA6359" w:rsidRPr="00AC7CBE" w14:paraId="55B5246F"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6B6EF21" w14:textId="77777777" w:rsidR="00DA6359" w:rsidRPr="00AC7CBE" w:rsidRDefault="00DA6359"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6300AE56" w14:textId="539A8232" w:rsidR="00DA6359" w:rsidRPr="00AC7CBE" w:rsidRDefault="00DA6359" w:rsidP="00AC7CBE">
            <w:pPr>
              <w:pStyle w:val="BodyText2"/>
              <w:tabs>
                <w:tab w:val="clear" w:pos="9990"/>
              </w:tabs>
              <w:spacing w:after="0" w:line="240" w:lineRule="auto"/>
              <w:contextualSpacing/>
              <w:rPr>
                <w:rFonts w:asciiTheme="minorHAnsi" w:hAnsiTheme="minorHAnsi"/>
              </w:rPr>
            </w:pPr>
            <w:r w:rsidRPr="00AC7CBE">
              <w:rPr>
                <w:rFonts w:asciiTheme="minorHAnsi" w:hAnsiTheme="minorHAnsi"/>
              </w:rPr>
              <w:t>C18</w:t>
            </w:r>
            <w:r w:rsidR="00471179">
              <w:rPr>
                <w:rFonts w:asciiTheme="minorHAnsi" w:hAnsiTheme="minorHAnsi"/>
              </w:rPr>
              <w:t>.</w:t>
            </w:r>
            <w:r w:rsidRPr="00AC7CBE">
              <w:rPr>
                <w:rFonts w:asciiTheme="minorHAnsi" w:hAnsiTheme="minorHAnsi"/>
              </w:rPr>
              <w:t xml:space="preserve">From the central part of this village, how many kilometers is it to the nearest electricity supply?  </w:t>
            </w:r>
          </w:p>
        </w:tc>
        <w:tc>
          <w:tcPr>
            <w:tcW w:w="2525" w:type="dxa"/>
            <w:gridSpan w:val="2"/>
            <w:tcBorders>
              <w:top w:val="single" w:sz="18" w:space="0" w:color="000000"/>
              <w:left w:val="single" w:sz="18" w:space="0" w:color="000000"/>
              <w:bottom w:val="single" w:sz="18" w:space="0" w:color="000000"/>
              <w:right w:val="single" w:sz="18" w:space="0" w:color="000000"/>
            </w:tcBorders>
          </w:tcPr>
          <w:p w14:paraId="2C2D0212" w14:textId="536FF8FB" w:rsidR="00DA6359" w:rsidRPr="00AC7CBE" w:rsidRDefault="00DA6359"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1B872A2D"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7AFA79BA"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761CD478" w14:textId="3219C6FA" w:rsidR="00DA6359" w:rsidRPr="00AC7CBE" w:rsidRDefault="00DA6359" w:rsidP="00AC7CBE">
            <w:pPr>
              <w:spacing w:after="0" w:line="240" w:lineRule="auto"/>
              <w:contextualSpacing/>
              <w:rPr>
                <w:color w:val="000000"/>
              </w:rPr>
            </w:pPr>
            <w:r w:rsidRPr="00AC7CBE">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084DD26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2C8CC5CE"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2F8D3F4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58C0B57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73FF9FE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30A647CC"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0330B05" w14:textId="761D1FB8"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613A7AD5"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DA6359" w:rsidRPr="00AC7CBE" w14:paraId="6F83E994"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657CB632" w14:textId="77777777" w:rsidR="00DA6359" w:rsidRPr="00AC7CBE" w:rsidRDefault="00DA6359"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590FA29F" w14:textId="77777777" w:rsidR="00DA6359" w:rsidRDefault="00DA6359" w:rsidP="00AC7CBE">
            <w:pPr>
              <w:pStyle w:val="BodyText2"/>
              <w:tabs>
                <w:tab w:val="clear" w:pos="9990"/>
              </w:tabs>
              <w:spacing w:after="0" w:line="240" w:lineRule="auto"/>
              <w:contextualSpacing/>
              <w:rPr>
                <w:ins w:id="3" w:author="Heather Huntington" w:date="2014-11-01T17:06:00Z"/>
                <w:rFonts w:asciiTheme="minorHAnsi" w:hAnsiTheme="minorHAnsi"/>
              </w:rPr>
            </w:pPr>
            <w:r w:rsidRPr="00AC7CBE">
              <w:rPr>
                <w:rFonts w:asciiTheme="minorHAnsi" w:hAnsiTheme="minorHAnsi"/>
              </w:rPr>
              <w:t>C19</w:t>
            </w:r>
            <w:r w:rsidR="00471179">
              <w:rPr>
                <w:rFonts w:asciiTheme="minorHAnsi" w:hAnsiTheme="minorHAnsi"/>
              </w:rPr>
              <w:t>.</w:t>
            </w:r>
            <w:r w:rsidRPr="00AC7CBE">
              <w:rPr>
                <w:rFonts w:asciiTheme="minorHAnsi" w:hAnsiTheme="minorHAnsi"/>
              </w:rPr>
              <w:t xml:space="preserve">From the central part of this village, how many kilometers is it to the nearest police station?  </w:t>
            </w:r>
          </w:p>
          <w:p w14:paraId="2216FC24" w14:textId="77777777" w:rsidR="000A4D66" w:rsidRDefault="000A4D66" w:rsidP="00AC7CBE">
            <w:pPr>
              <w:pStyle w:val="BodyText2"/>
              <w:tabs>
                <w:tab w:val="clear" w:pos="9990"/>
              </w:tabs>
              <w:spacing w:after="0" w:line="240" w:lineRule="auto"/>
              <w:contextualSpacing/>
              <w:rPr>
                <w:ins w:id="4" w:author="Heather Huntington" w:date="2014-11-01T17:06:00Z"/>
                <w:rFonts w:asciiTheme="minorHAnsi" w:hAnsiTheme="minorHAnsi"/>
              </w:rPr>
            </w:pPr>
          </w:p>
          <w:p w14:paraId="66D3B08A" w14:textId="3A81FBE8" w:rsidR="000A4D66" w:rsidRDefault="000A4D66" w:rsidP="00AC7CBE">
            <w:pPr>
              <w:pStyle w:val="BodyText2"/>
              <w:tabs>
                <w:tab w:val="clear" w:pos="9990"/>
              </w:tabs>
              <w:spacing w:after="0" w:line="240" w:lineRule="auto"/>
              <w:contextualSpacing/>
              <w:rPr>
                <w:ins w:id="5" w:author="Heather Huntington" w:date="2014-11-01T17:06:00Z"/>
                <w:rFonts w:asciiTheme="minorHAnsi" w:hAnsiTheme="minorHAnsi"/>
              </w:rPr>
            </w:pPr>
            <w:ins w:id="6" w:author="Heather Huntington" w:date="2014-11-01T17:06:00Z">
              <w:r w:rsidRPr="00AC7CBE">
                <w:rPr>
                  <w:rFonts w:asciiTheme="minorHAnsi" w:hAnsiTheme="minorHAnsi"/>
                </w:rPr>
                <w:t xml:space="preserve">From the central part of this village, how many kilometers is it to the nearest </w:t>
              </w:r>
              <w:r>
                <w:rPr>
                  <w:rFonts w:asciiTheme="minorHAnsi" w:hAnsiTheme="minorHAnsi"/>
                </w:rPr>
                <w:t xml:space="preserve">national park? </w:t>
              </w:r>
            </w:ins>
          </w:p>
          <w:p w14:paraId="77E9B515" w14:textId="77777777" w:rsidR="000A4D66" w:rsidRDefault="000A4D66" w:rsidP="00AC7CBE">
            <w:pPr>
              <w:pStyle w:val="BodyText2"/>
              <w:tabs>
                <w:tab w:val="clear" w:pos="9990"/>
              </w:tabs>
              <w:spacing w:after="0" w:line="240" w:lineRule="auto"/>
              <w:contextualSpacing/>
              <w:rPr>
                <w:ins w:id="7" w:author="Heather Huntington" w:date="2014-11-01T17:06:00Z"/>
                <w:rFonts w:asciiTheme="minorHAnsi" w:hAnsiTheme="minorHAnsi"/>
              </w:rPr>
            </w:pPr>
          </w:p>
          <w:p w14:paraId="119FAB71" w14:textId="29563527" w:rsidR="000A4D66" w:rsidRDefault="000A4D66" w:rsidP="000A4D66">
            <w:pPr>
              <w:pStyle w:val="BodyText2"/>
              <w:tabs>
                <w:tab w:val="clear" w:pos="9990"/>
              </w:tabs>
              <w:spacing w:after="0" w:line="240" w:lineRule="auto"/>
              <w:contextualSpacing/>
              <w:rPr>
                <w:ins w:id="8" w:author="Heather Huntington" w:date="2014-11-01T17:06:00Z"/>
                <w:rFonts w:asciiTheme="minorHAnsi" w:hAnsiTheme="minorHAnsi"/>
              </w:rPr>
            </w:pPr>
            <w:ins w:id="9" w:author="Heather Huntington" w:date="2014-11-01T17:06:00Z">
              <w:r w:rsidRPr="00AC7CBE">
                <w:rPr>
                  <w:rFonts w:asciiTheme="minorHAnsi" w:hAnsiTheme="minorHAnsi"/>
                </w:rPr>
                <w:t xml:space="preserve">From the central part of this village, how many kilometers is it to the nearest </w:t>
              </w:r>
              <w:r>
                <w:rPr>
                  <w:rFonts w:asciiTheme="minorHAnsi" w:hAnsiTheme="minorHAnsi"/>
                </w:rPr>
                <w:t xml:space="preserve">forest reserve? </w:t>
              </w:r>
            </w:ins>
          </w:p>
          <w:p w14:paraId="5BD4E69B" w14:textId="77777777" w:rsidR="000A4D66" w:rsidRDefault="000A4D66" w:rsidP="00AC7CBE">
            <w:pPr>
              <w:pStyle w:val="BodyText2"/>
              <w:tabs>
                <w:tab w:val="clear" w:pos="9990"/>
              </w:tabs>
              <w:spacing w:after="0" w:line="240" w:lineRule="auto"/>
              <w:contextualSpacing/>
              <w:rPr>
                <w:ins w:id="10" w:author="Heather Huntington" w:date="2014-11-01T17:06:00Z"/>
                <w:rFonts w:asciiTheme="minorHAnsi" w:hAnsiTheme="minorHAnsi"/>
              </w:rPr>
            </w:pPr>
          </w:p>
          <w:p w14:paraId="2E456B28" w14:textId="77777777" w:rsidR="000A4D66" w:rsidRDefault="000A4D66" w:rsidP="00AC7CBE">
            <w:pPr>
              <w:pStyle w:val="BodyText2"/>
              <w:tabs>
                <w:tab w:val="clear" w:pos="9990"/>
              </w:tabs>
              <w:spacing w:after="0" w:line="240" w:lineRule="auto"/>
              <w:contextualSpacing/>
              <w:rPr>
                <w:ins w:id="11" w:author="Heather Huntington" w:date="2014-11-01T17:06:00Z"/>
                <w:rFonts w:asciiTheme="minorHAnsi" w:hAnsiTheme="minorHAnsi"/>
              </w:rPr>
            </w:pPr>
          </w:p>
          <w:p w14:paraId="382C99D9" w14:textId="77777777" w:rsidR="000A4D66" w:rsidRDefault="000A4D66" w:rsidP="00AC7CBE">
            <w:pPr>
              <w:pStyle w:val="BodyText2"/>
              <w:tabs>
                <w:tab w:val="clear" w:pos="9990"/>
              </w:tabs>
              <w:spacing w:after="0" w:line="240" w:lineRule="auto"/>
              <w:contextualSpacing/>
              <w:rPr>
                <w:ins w:id="12" w:author="Heather Huntington" w:date="2014-11-01T17:05:00Z"/>
                <w:rFonts w:asciiTheme="minorHAnsi" w:hAnsiTheme="minorHAnsi"/>
              </w:rPr>
            </w:pPr>
          </w:p>
          <w:p w14:paraId="47DE8188" w14:textId="77777777" w:rsidR="000A4D66" w:rsidRDefault="000A4D66" w:rsidP="00AC7CBE">
            <w:pPr>
              <w:pStyle w:val="BodyText2"/>
              <w:tabs>
                <w:tab w:val="clear" w:pos="9990"/>
              </w:tabs>
              <w:spacing w:after="0" w:line="240" w:lineRule="auto"/>
              <w:contextualSpacing/>
              <w:rPr>
                <w:ins w:id="13" w:author="Heather Huntington" w:date="2014-11-01T17:05:00Z"/>
                <w:rFonts w:asciiTheme="minorHAnsi" w:hAnsiTheme="minorHAnsi"/>
              </w:rPr>
            </w:pPr>
          </w:p>
          <w:p w14:paraId="3E1C1B18" w14:textId="77777777" w:rsidR="000A4D66" w:rsidRDefault="000A4D66" w:rsidP="00AC7CBE">
            <w:pPr>
              <w:pStyle w:val="BodyText2"/>
              <w:tabs>
                <w:tab w:val="clear" w:pos="9990"/>
              </w:tabs>
              <w:spacing w:after="0" w:line="240" w:lineRule="auto"/>
              <w:contextualSpacing/>
              <w:rPr>
                <w:ins w:id="14" w:author="Heather Huntington" w:date="2014-11-01T17:05:00Z"/>
                <w:rFonts w:asciiTheme="minorHAnsi" w:hAnsiTheme="minorHAnsi"/>
              </w:rPr>
            </w:pPr>
          </w:p>
          <w:p w14:paraId="7C669385" w14:textId="296C51D1" w:rsidR="000A4D66" w:rsidRPr="00AC7CBE" w:rsidRDefault="000A4D66" w:rsidP="00AC7CBE">
            <w:pPr>
              <w:pStyle w:val="BodyText2"/>
              <w:tabs>
                <w:tab w:val="clear" w:pos="9990"/>
              </w:tabs>
              <w:spacing w:after="0" w:line="240" w:lineRule="auto"/>
              <w:contextualSpacing/>
              <w:rPr>
                <w:rFonts w:asciiTheme="minorHAnsi" w:hAnsiTheme="minorHAnsi"/>
              </w:rPr>
            </w:pPr>
          </w:p>
        </w:tc>
        <w:tc>
          <w:tcPr>
            <w:tcW w:w="2525" w:type="dxa"/>
            <w:gridSpan w:val="2"/>
            <w:tcBorders>
              <w:top w:val="single" w:sz="18" w:space="0" w:color="000000"/>
              <w:left w:val="single" w:sz="18" w:space="0" w:color="000000"/>
              <w:bottom w:val="single" w:sz="18" w:space="0" w:color="000000"/>
              <w:right w:val="single" w:sz="18" w:space="0" w:color="000000"/>
            </w:tcBorders>
          </w:tcPr>
          <w:p w14:paraId="06366316" w14:textId="09AF8CA1" w:rsidR="00DA6359" w:rsidRPr="00AC7CBE" w:rsidRDefault="00DA6359"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E7BC3EA"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B69D04C"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1568C62F" w14:textId="0B1742FA" w:rsidR="00DA6359" w:rsidRPr="00AC7CBE" w:rsidRDefault="00DA6359" w:rsidP="00AC7CBE">
            <w:pPr>
              <w:spacing w:after="0" w:line="240" w:lineRule="auto"/>
              <w:contextualSpacing/>
              <w:rPr>
                <w:color w:val="000000"/>
              </w:rPr>
            </w:pPr>
            <w:r w:rsidRPr="00AC7CBE">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0DCF462E"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63C415EB"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7489D5F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66E1B599"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7C00A53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3FCE373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681DF2C" w14:textId="652A3BD5"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5F5B5940"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bl>
    <w:p w14:paraId="5529801F" w14:textId="77777777" w:rsidR="007242F1" w:rsidRPr="00AC7CBE" w:rsidRDefault="007242F1" w:rsidP="00AC7CBE">
      <w:pPr>
        <w:spacing w:after="0" w:line="240" w:lineRule="auto"/>
        <w:contextualSpacing/>
        <w:rPr>
          <w:rFonts w:eastAsia="Times New Roman" w:cs="Times New Roman"/>
          <w:b/>
          <w:color w:val="000000"/>
        </w:rPr>
      </w:pPr>
    </w:p>
    <w:tbl>
      <w:tblPr>
        <w:tblW w:w="10090" w:type="dxa"/>
        <w:tblInd w:w="-5" w:type="dxa"/>
        <w:tblLayout w:type="fixed"/>
        <w:tblCellMar>
          <w:left w:w="0" w:type="dxa"/>
          <w:right w:w="0" w:type="dxa"/>
        </w:tblCellMar>
        <w:tblLook w:val="0000" w:firstRow="0" w:lastRow="0" w:firstColumn="0" w:lastColumn="0" w:noHBand="0" w:noVBand="0"/>
      </w:tblPr>
      <w:tblGrid>
        <w:gridCol w:w="359"/>
        <w:gridCol w:w="4686"/>
        <w:gridCol w:w="4344"/>
        <w:gridCol w:w="701"/>
      </w:tblGrid>
      <w:tr w:rsidR="00FF0DA8" w:rsidRPr="00AC7CBE" w14:paraId="04EE07DC"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07771830" w14:textId="77777777" w:rsidR="00FF0DA8" w:rsidRPr="00AC7CBE" w:rsidRDefault="00FF0DA8" w:rsidP="00AC7CBE">
            <w:pPr>
              <w:spacing w:after="0" w:line="240" w:lineRule="auto"/>
              <w:contextualSpacing/>
              <w:rPr>
                <w:rFonts w:eastAsia="Calibri" w:cs="Times New Roman"/>
                <w:w w:val="105"/>
              </w:rPr>
            </w:pPr>
          </w:p>
        </w:tc>
        <w:tc>
          <w:tcPr>
            <w:tcW w:w="4686" w:type="dxa"/>
            <w:tcBorders>
              <w:top w:val="single" w:sz="4" w:space="0" w:color="000000"/>
              <w:left w:val="single" w:sz="4" w:space="0" w:color="auto"/>
              <w:bottom w:val="single" w:sz="4" w:space="0" w:color="000000"/>
            </w:tcBorders>
          </w:tcPr>
          <w:p w14:paraId="7EE78C6D" w14:textId="68D7DFA0" w:rsidR="00FF0DA8" w:rsidRPr="00AC7CBE" w:rsidRDefault="00FF0DA8" w:rsidP="00AC7CBE">
            <w:pPr>
              <w:spacing w:after="0" w:line="240" w:lineRule="auto"/>
              <w:contextualSpacing/>
              <w:rPr>
                <w:rFonts w:eastAsia="Calibri" w:cs="Times New Roman"/>
                <w:w w:val="105"/>
              </w:rPr>
            </w:pPr>
            <w:r w:rsidRPr="00AC7CBE">
              <w:rPr>
                <w:rFonts w:cs="TimesNewRomanPS-ItalicMT"/>
                <w:iCs/>
              </w:rPr>
              <w:t xml:space="preserve">Do people in this village graze their animals in the </w:t>
            </w:r>
            <w:commentRangeStart w:id="15"/>
            <w:r w:rsidRPr="00AC7CBE">
              <w:rPr>
                <w:rFonts w:cs="TimesNewRomanPS-ItalicMT"/>
                <w:iCs/>
              </w:rPr>
              <w:t>forest</w:t>
            </w:r>
            <w:commentRangeEnd w:id="15"/>
            <w:r w:rsidR="00700949">
              <w:rPr>
                <w:rStyle w:val="CommentReference"/>
              </w:rPr>
              <w:commentReference w:id="15"/>
            </w:r>
            <w:r w:rsidRPr="00AC7CBE">
              <w:rPr>
                <w:rFonts w:cs="TimesNewRomanPS-ItalicMT"/>
                <w:iCs/>
              </w:rPr>
              <w:t>?</w:t>
            </w:r>
          </w:p>
        </w:tc>
        <w:tc>
          <w:tcPr>
            <w:tcW w:w="4344" w:type="dxa"/>
            <w:tcBorders>
              <w:top w:val="single" w:sz="4" w:space="0" w:color="000000"/>
              <w:bottom w:val="single" w:sz="4" w:space="0" w:color="000000"/>
              <w:right w:val="single" w:sz="18" w:space="0" w:color="000000"/>
            </w:tcBorders>
          </w:tcPr>
          <w:p w14:paraId="14032B22" w14:textId="77777777" w:rsidR="00FF0DA8" w:rsidRPr="00AC7CBE" w:rsidRDefault="00FF0DA8" w:rsidP="00AC7CBE">
            <w:pPr>
              <w:spacing w:after="0" w:line="240" w:lineRule="auto"/>
              <w:contextualSpacing/>
            </w:pPr>
            <w:r w:rsidRPr="00AC7CBE">
              <w:t>1=No</w:t>
            </w:r>
          </w:p>
          <w:p w14:paraId="589A82CE" w14:textId="77777777" w:rsidR="00FF0DA8" w:rsidRPr="00AC7CBE" w:rsidRDefault="00FF0DA8" w:rsidP="00AC7CBE">
            <w:pPr>
              <w:spacing w:after="0" w:line="240" w:lineRule="auto"/>
              <w:contextualSpacing/>
            </w:pPr>
            <w:r w:rsidRPr="00AC7CBE">
              <w:t>2=Yes</w:t>
            </w:r>
            <w:r w:rsidRPr="00AC7CBE" w:rsidDel="00226116">
              <w:t xml:space="preserve"> </w:t>
            </w:r>
          </w:p>
          <w:p w14:paraId="3A98EF4E" w14:textId="77777777" w:rsidR="00FF0DA8" w:rsidRPr="00AC7CBE" w:rsidRDefault="00FF0DA8" w:rsidP="00AC7CBE">
            <w:pPr>
              <w:spacing w:after="0" w:line="240" w:lineRule="auto"/>
              <w:contextualSpacing/>
            </w:pPr>
            <w:r w:rsidRPr="00AC7CBE">
              <w:t>888=Don’t know</w:t>
            </w:r>
          </w:p>
          <w:p w14:paraId="18214E58" w14:textId="77777777" w:rsidR="00FF0DA8" w:rsidRPr="00AC7CBE" w:rsidRDefault="00FF0DA8" w:rsidP="00AC7CBE">
            <w:pPr>
              <w:spacing w:after="0" w:line="240" w:lineRule="auto"/>
              <w:contextualSpacing/>
            </w:pPr>
            <w:r w:rsidRPr="00AC7C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0C732A0"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1D11B248"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3AB02D55" w14:textId="77777777" w:rsidR="00FF0DA8" w:rsidRPr="00AC7CBE" w:rsidRDefault="00FF0DA8" w:rsidP="00AC7CBE">
            <w:pPr>
              <w:spacing w:after="0" w:line="240" w:lineRule="auto"/>
              <w:contextualSpacing/>
              <w:rPr>
                <w:rFonts w:eastAsia="Calibri" w:cs="Times New Roman"/>
                <w:w w:val="105"/>
              </w:rPr>
            </w:pPr>
          </w:p>
        </w:tc>
        <w:tc>
          <w:tcPr>
            <w:tcW w:w="4686" w:type="dxa"/>
            <w:tcBorders>
              <w:top w:val="single" w:sz="4" w:space="0" w:color="000000"/>
              <w:left w:val="single" w:sz="4" w:space="0" w:color="auto"/>
              <w:bottom w:val="single" w:sz="4" w:space="0" w:color="000000"/>
            </w:tcBorders>
          </w:tcPr>
          <w:p w14:paraId="13C7E861" w14:textId="3BDDC261" w:rsidR="00FF0DA8" w:rsidRPr="00AC7CBE" w:rsidRDefault="00FF0DA8" w:rsidP="00AC7CBE">
            <w:pPr>
              <w:spacing w:after="0" w:line="240" w:lineRule="auto"/>
              <w:contextualSpacing/>
              <w:rPr>
                <w:rFonts w:eastAsia="Calibri" w:cs="Times New Roman"/>
                <w:w w:val="105"/>
              </w:rPr>
            </w:pPr>
            <w:r w:rsidRPr="00AC7CBE">
              <w:rPr>
                <w:rFonts w:cs="TimesNewRomanPS-ItalicMT"/>
                <w:iCs/>
              </w:rPr>
              <w:t>Do other grazing areas exist outside the forests?</w:t>
            </w:r>
          </w:p>
        </w:tc>
        <w:tc>
          <w:tcPr>
            <w:tcW w:w="4344" w:type="dxa"/>
            <w:tcBorders>
              <w:top w:val="single" w:sz="4" w:space="0" w:color="000000"/>
              <w:bottom w:val="single" w:sz="4" w:space="0" w:color="000000"/>
              <w:right w:val="single" w:sz="18" w:space="0" w:color="000000"/>
            </w:tcBorders>
          </w:tcPr>
          <w:p w14:paraId="772A8430" w14:textId="77777777" w:rsidR="00FF0DA8" w:rsidRPr="00AC7CBE" w:rsidRDefault="00FF0DA8" w:rsidP="00AC7CBE">
            <w:pPr>
              <w:spacing w:after="0" w:line="240" w:lineRule="auto"/>
              <w:contextualSpacing/>
            </w:pPr>
            <w:r w:rsidRPr="00AC7CBE">
              <w:t>1=No</w:t>
            </w:r>
          </w:p>
          <w:p w14:paraId="351E130F" w14:textId="77777777" w:rsidR="00FF0DA8" w:rsidRPr="00AC7CBE" w:rsidRDefault="00FF0DA8" w:rsidP="00AC7CBE">
            <w:pPr>
              <w:spacing w:after="0" w:line="240" w:lineRule="auto"/>
              <w:contextualSpacing/>
            </w:pPr>
            <w:r w:rsidRPr="00AC7CBE">
              <w:t>2=Yes</w:t>
            </w:r>
            <w:r w:rsidRPr="00AC7CBE" w:rsidDel="00226116">
              <w:t xml:space="preserve"> </w:t>
            </w:r>
          </w:p>
          <w:p w14:paraId="5DCDF665" w14:textId="77777777" w:rsidR="00FF0DA8" w:rsidRPr="00AC7CBE" w:rsidRDefault="00FF0DA8" w:rsidP="00AC7CBE">
            <w:pPr>
              <w:spacing w:after="0" w:line="240" w:lineRule="auto"/>
              <w:contextualSpacing/>
            </w:pPr>
            <w:r w:rsidRPr="00AC7CBE">
              <w:t>888=Don’t know</w:t>
            </w:r>
          </w:p>
          <w:p w14:paraId="417279A0" w14:textId="77777777" w:rsidR="00FF0DA8" w:rsidRPr="00AC7CBE" w:rsidRDefault="00FF0DA8" w:rsidP="00AC7CBE">
            <w:pPr>
              <w:spacing w:after="0" w:line="240" w:lineRule="auto"/>
              <w:contextualSpacing/>
            </w:pPr>
            <w:r w:rsidRPr="00AC7C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FB0CF68"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bl>
    <w:p w14:paraId="4E2AFCC1" w14:textId="77777777" w:rsidR="00F42809" w:rsidRPr="00AC7CBE" w:rsidRDefault="00F42809" w:rsidP="00AC7CBE">
      <w:pPr>
        <w:spacing w:after="0" w:line="240" w:lineRule="auto"/>
        <w:contextualSpacing/>
        <w:rPr>
          <w:rFonts w:eastAsia="Times New Roman" w:cs="Times New Roman"/>
          <w:b/>
          <w:color w:val="000000"/>
        </w:rPr>
      </w:pPr>
    </w:p>
    <w:p w14:paraId="72DEAE92" w14:textId="77777777" w:rsidR="00303B9C" w:rsidRPr="00AC7CBE" w:rsidRDefault="00303B9C" w:rsidP="00AC7CBE">
      <w:pPr>
        <w:autoSpaceDE w:val="0"/>
        <w:autoSpaceDN w:val="0"/>
        <w:adjustRightInd w:val="0"/>
        <w:spacing w:after="0" w:line="240" w:lineRule="auto"/>
        <w:contextualSpacing/>
        <w:rPr>
          <w:rFonts w:cs="TimesNewRomanPS-BoldMT"/>
          <w:b/>
          <w:bCs/>
        </w:rPr>
      </w:pPr>
    </w:p>
    <w:p w14:paraId="403D6E24" w14:textId="77777777" w:rsidR="00FF0DA8" w:rsidRPr="00AC7CBE" w:rsidRDefault="00FF0DA8" w:rsidP="00AC7CBE">
      <w:pPr>
        <w:spacing w:after="0" w:line="240" w:lineRule="auto"/>
        <w:contextualSpacing/>
        <w:rPr>
          <w:rFonts w:cs="TimesNewRomanPS-BoldMT"/>
          <w:b/>
          <w:bCs/>
        </w:rPr>
      </w:pPr>
      <w:r w:rsidRPr="00AC7CBE">
        <w:rPr>
          <w:rFonts w:cs="TimesNewRomanPS-BoldMT"/>
          <w:b/>
          <w:bCs/>
        </w:rPr>
        <w:br w:type="page"/>
      </w:r>
    </w:p>
    <w:p w14:paraId="77290A15" w14:textId="703AA4E1" w:rsidR="00A1355F" w:rsidRPr="00AC7CBE" w:rsidRDefault="00A1355F" w:rsidP="00AC7CBE">
      <w:pPr>
        <w:spacing w:after="0" w:line="240" w:lineRule="auto"/>
        <w:contextualSpacing/>
        <w:rPr>
          <w:rFonts w:eastAsia="Times New Roman" w:cs="Times New Roman"/>
          <w:b/>
          <w:color w:val="000000"/>
        </w:rPr>
      </w:pPr>
      <w:proofErr w:type="spellStart"/>
      <w:r w:rsidRPr="00AC7CBE">
        <w:rPr>
          <w:rFonts w:eastAsia="Times New Roman" w:cs="Times New Roman"/>
          <w:b/>
          <w:color w:val="000000"/>
        </w:rPr>
        <w:lastRenderedPageBreak/>
        <w:t>D</w:t>
      </w:r>
      <w:r w:rsidR="00471179">
        <w:rPr>
          <w:rFonts w:eastAsia="Times New Roman" w:cs="Times New Roman"/>
          <w:b/>
          <w:color w:val="000000"/>
        </w:rPr>
        <w:t>.</w:t>
      </w:r>
      <w:r w:rsidRPr="00AC7CBE">
        <w:rPr>
          <w:rFonts w:eastAsia="Times New Roman" w:cs="Times New Roman"/>
          <w:b/>
          <w:color w:val="000000"/>
        </w:rPr>
        <w:t>Village</w:t>
      </w:r>
      <w:proofErr w:type="spellEnd"/>
      <w:r w:rsidRPr="00AC7CBE">
        <w:rPr>
          <w:rFonts w:eastAsia="Times New Roman" w:cs="Times New Roman"/>
          <w:b/>
          <w:color w:val="000000"/>
        </w:rPr>
        <w:t xml:space="preserve"> Land Assets</w:t>
      </w:r>
    </w:p>
    <w:tbl>
      <w:tblPr>
        <w:tblW w:w="10080" w:type="dxa"/>
        <w:tblInd w:w="-5" w:type="dxa"/>
        <w:tblLayout w:type="fixed"/>
        <w:tblCellMar>
          <w:left w:w="0" w:type="dxa"/>
          <w:right w:w="0" w:type="dxa"/>
        </w:tblCellMar>
        <w:tblLook w:val="0000" w:firstRow="0" w:lastRow="0" w:firstColumn="0" w:lastColumn="0" w:noHBand="0" w:noVBand="0"/>
      </w:tblPr>
      <w:tblGrid>
        <w:gridCol w:w="359"/>
        <w:gridCol w:w="2472"/>
        <w:gridCol w:w="2207"/>
        <w:gridCol w:w="193"/>
        <w:gridCol w:w="2328"/>
        <w:gridCol w:w="1801"/>
        <w:gridCol w:w="720"/>
      </w:tblGrid>
      <w:tr w:rsidR="00FF0DA8" w:rsidRPr="00AC7CBE" w14:paraId="7ABEEA43" w14:textId="77777777" w:rsidTr="00FF0DA8">
        <w:trPr>
          <w:trHeight w:val="20"/>
        </w:trPr>
        <w:tc>
          <w:tcPr>
            <w:tcW w:w="359" w:type="dxa"/>
            <w:vMerge w:val="restart"/>
            <w:tcBorders>
              <w:top w:val="single" w:sz="4" w:space="0" w:color="000000"/>
              <w:left w:val="single" w:sz="4" w:space="0" w:color="000000"/>
              <w:right w:val="single" w:sz="4" w:space="0" w:color="000000"/>
            </w:tcBorders>
          </w:tcPr>
          <w:p w14:paraId="6B4E4699" w14:textId="77777777" w:rsidR="00FF0DA8" w:rsidRPr="00AC7CBE" w:rsidRDefault="00FF0DA8" w:rsidP="00AC7CBE">
            <w:pPr>
              <w:spacing w:after="0" w:line="240" w:lineRule="auto"/>
              <w:contextualSpacing/>
              <w:rPr>
                <w:rFonts w:eastAsia="Calibri" w:cs="Times New Roman"/>
              </w:rPr>
            </w:pPr>
            <w:r w:rsidRPr="00AC7CBE">
              <w:rPr>
                <w:rFonts w:eastAsia="Calibri" w:cs="Times New Roman"/>
              </w:rPr>
              <w:t>D1</w:t>
            </w:r>
          </w:p>
        </w:tc>
        <w:tc>
          <w:tcPr>
            <w:tcW w:w="7200" w:type="dxa"/>
            <w:gridSpan w:val="4"/>
            <w:tcBorders>
              <w:top w:val="single" w:sz="4" w:space="0" w:color="000000"/>
              <w:left w:val="single" w:sz="4" w:space="0" w:color="000000"/>
              <w:right w:val="single" w:sz="18" w:space="0" w:color="000000"/>
            </w:tcBorders>
          </w:tcPr>
          <w:p w14:paraId="34F757F7" w14:textId="77777777" w:rsidR="00FF0DA8" w:rsidRPr="00AC7CBE" w:rsidRDefault="00FF0DA8" w:rsidP="00AC7CBE">
            <w:pPr>
              <w:spacing w:after="0" w:line="240" w:lineRule="auto"/>
              <w:contextualSpacing/>
              <w:rPr>
                <w:rFonts w:eastAsia="Calibri" w:cs="Times New Roman"/>
                <w:i/>
                <w:w w:val="105"/>
              </w:rPr>
            </w:pPr>
            <w:r w:rsidRPr="00AC7CBE">
              <w:rPr>
                <w:rFonts w:eastAsia="Calibri" w:cs="Times New Roman"/>
                <w:w w:val="105"/>
              </w:rPr>
              <w:t xml:space="preserve">What is the </w:t>
            </w:r>
            <w:commentRangeStart w:id="16"/>
            <w:r w:rsidRPr="00AC7CBE">
              <w:rPr>
                <w:rFonts w:eastAsia="Calibri" w:cs="Times New Roman"/>
                <w:w w:val="105"/>
              </w:rPr>
              <w:t xml:space="preserve">area </w:t>
            </w:r>
            <w:commentRangeEnd w:id="16"/>
            <w:r w:rsidR="0079011B">
              <w:rPr>
                <w:rStyle w:val="CommentReference"/>
              </w:rPr>
              <w:commentReference w:id="16"/>
            </w:r>
            <w:r w:rsidRPr="00AC7CBE">
              <w:rPr>
                <w:rFonts w:eastAsia="Calibri" w:cs="Times New Roman"/>
                <w:w w:val="105"/>
              </w:rPr>
              <w:t>of your village?</w:t>
            </w:r>
            <w:r w:rsidRPr="00AC7CBE">
              <w:rPr>
                <w:rFonts w:eastAsia="Calibri" w:cs="Times New Roman"/>
                <w:i/>
                <w:w w:val="105"/>
              </w:rPr>
              <w:t xml:space="preserve">   </w:t>
            </w:r>
            <w:r w:rsidRPr="00AC7CBE">
              <w:rPr>
                <w:rFonts w:eastAsia="Calibri" w:cs="Times New Roman"/>
                <w:b/>
                <w:w w:val="105"/>
              </w:rPr>
              <w:t>(</w:t>
            </w:r>
            <w:proofErr w:type="spellStart"/>
            <w:r w:rsidRPr="00AC7CBE">
              <w:rPr>
                <w:rFonts w:eastAsiaTheme="minorEastAsia"/>
                <w:b/>
                <w:color w:val="000000"/>
                <w:lang w:eastAsia="zh-CN"/>
              </w:rPr>
              <w:t>hvarea</w:t>
            </w:r>
            <w:proofErr w:type="spellEnd"/>
            <w:r w:rsidRPr="00AC7CBE">
              <w:rPr>
                <w:rFonts w:eastAsiaTheme="minorEastAsia"/>
                <w:b/>
                <w:color w:val="000000"/>
                <w:lang w:eastAsia="zh-CN"/>
              </w:rPr>
              <w:t xml:space="preserve">) </w:t>
            </w:r>
          </w:p>
        </w:tc>
        <w:tc>
          <w:tcPr>
            <w:tcW w:w="2521" w:type="dxa"/>
            <w:gridSpan w:val="2"/>
            <w:tcBorders>
              <w:top w:val="single" w:sz="18" w:space="0" w:color="000000"/>
              <w:left w:val="single" w:sz="18" w:space="0" w:color="000000"/>
              <w:bottom w:val="single" w:sz="18" w:space="0" w:color="auto"/>
              <w:right w:val="single" w:sz="18" w:space="0" w:color="000000"/>
            </w:tcBorders>
          </w:tcPr>
          <w:p w14:paraId="0FF6664A"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i/>
                <w:color w:val="A6A6A6"/>
              </w:rPr>
              <w:t>(Integer)</w:t>
            </w:r>
          </w:p>
        </w:tc>
      </w:tr>
      <w:tr w:rsidR="00FF0DA8" w:rsidRPr="00AC7CBE" w14:paraId="3FFC2C25" w14:textId="77777777" w:rsidTr="00FF0DA8">
        <w:trPr>
          <w:trHeight w:val="20"/>
        </w:trPr>
        <w:tc>
          <w:tcPr>
            <w:tcW w:w="359" w:type="dxa"/>
            <w:vMerge/>
            <w:tcBorders>
              <w:left w:val="single" w:sz="4" w:space="0" w:color="000000"/>
              <w:bottom w:val="single" w:sz="4" w:space="0" w:color="000000"/>
              <w:right w:val="single" w:sz="4" w:space="0" w:color="000000"/>
            </w:tcBorders>
          </w:tcPr>
          <w:p w14:paraId="092E1430" w14:textId="77777777" w:rsidR="00FF0DA8" w:rsidRPr="00AC7CBE" w:rsidRDefault="00FF0DA8" w:rsidP="00AC7CBE">
            <w:pPr>
              <w:spacing w:after="0" w:line="240" w:lineRule="auto"/>
              <w:contextualSpacing/>
              <w:rPr>
                <w:rFonts w:eastAsia="Calibri" w:cs="Times New Roman"/>
              </w:rPr>
            </w:pPr>
          </w:p>
        </w:tc>
        <w:tc>
          <w:tcPr>
            <w:tcW w:w="2472" w:type="dxa"/>
            <w:tcBorders>
              <w:left w:val="single" w:sz="4" w:space="0" w:color="000000"/>
              <w:bottom w:val="single" w:sz="4" w:space="0" w:color="000000"/>
            </w:tcBorders>
          </w:tcPr>
          <w:p w14:paraId="47C9350D"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Unit:</w:t>
            </w:r>
          </w:p>
          <w:p w14:paraId="0D0515BB"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(1)Lime</w:t>
            </w:r>
          </w:p>
        </w:tc>
        <w:tc>
          <w:tcPr>
            <w:tcW w:w="2400" w:type="dxa"/>
            <w:gridSpan w:val="2"/>
            <w:tcBorders>
              <w:bottom w:val="single" w:sz="4" w:space="0" w:color="000000"/>
            </w:tcBorders>
          </w:tcPr>
          <w:p w14:paraId="171F70E4"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(2)Acre</w:t>
            </w:r>
          </w:p>
          <w:p w14:paraId="2C3A9905"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(3)Hectare</w:t>
            </w:r>
          </w:p>
        </w:tc>
        <w:tc>
          <w:tcPr>
            <w:tcW w:w="4129" w:type="dxa"/>
            <w:gridSpan w:val="2"/>
            <w:tcBorders>
              <w:left w:val="nil"/>
              <w:bottom w:val="single" w:sz="4" w:space="0" w:color="000000"/>
              <w:right w:val="single" w:sz="18" w:space="0" w:color="000000"/>
            </w:tcBorders>
          </w:tcPr>
          <w:p w14:paraId="5F0D2583"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(4)Square meter</w:t>
            </w:r>
          </w:p>
          <w:p w14:paraId="1665047C" w14:textId="77777777" w:rsidR="00FF0DA8" w:rsidRPr="00AC7CBE" w:rsidRDefault="00FF0DA8" w:rsidP="00AC7CBE">
            <w:pPr>
              <w:spacing w:after="0" w:line="240" w:lineRule="auto"/>
              <w:contextualSpacing/>
              <w:rPr>
                <w:rFonts w:eastAsiaTheme="minorEastAsia"/>
                <w:color w:val="000000"/>
                <w:lang w:eastAsia="zh-CN"/>
              </w:rPr>
            </w:pPr>
            <w:r w:rsidRPr="00AC7CBE">
              <w:rPr>
                <w:rFonts w:eastAsiaTheme="minorEastAsia"/>
                <w:b/>
                <w:color w:val="000000"/>
                <w:lang w:eastAsia="zh-CN"/>
              </w:rPr>
              <w:t>(</w:t>
            </w:r>
            <w:proofErr w:type="spellStart"/>
            <w:r w:rsidRPr="00AC7CBE">
              <w:rPr>
                <w:rFonts w:eastAsiaTheme="minorEastAsia"/>
                <w:b/>
                <w:color w:val="000000"/>
                <w:lang w:eastAsia="zh-CN"/>
              </w:rPr>
              <w:t>hvarea_unit</w:t>
            </w:r>
            <w:proofErr w:type="spellEnd"/>
            <w:r w:rsidRPr="00AC7CBE">
              <w:rPr>
                <w:rFonts w:eastAsiaTheme="minorEastAsia"/>
                <w:b/>
                <w:color w:val="000000"/>
                <w:lang w:eastAsia="zh-CN"/>
              </w:rPr>
              <w:t>)</w:t>
            </w:r>
          </w:p>
        </w:tc>
        <w:tc>
          <w:tcPr>
            <w:tcW w:w="720" w:type="dxa"/>
            <w:tcBorders>
              <w:top w:val="single" w:sz="18" w:space="0" w:color="auto"/>
              <w:left w:val="single" w:sz="18" w:space="0" w:color="000000"/>
              <w:bottom w:val="single" w:sz="18" w:space="0" w:color="000000"/>
              <w:right w:val="single" w:sz="18" w:space="0" w:color="000000"/>
            </w:tcBorders>
          </w:tcPr>
          <w:p w14:paraId="3C69C01F"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47DE04D9" w14:textId="77777777" w:rsidTr="00FF0DA8">
        <w:trPr>
          <w:trHeight w:val="20"/>
        </w:trPr>
        <w:tc>
          <w:tcPr>
            <w:tcW w:w="359" w:type="dxa"/>
            <w:vMerge w:val="restart"/>
            <w:tcBorders>
              <w:top w:val="single" w:sz="4" w:space="0" w:color="000000"/>
              <w:left w:val="single" w:sz="4" w:space="0" w:color="000000"/>
              <w:right w:val="single" w:sz="4" w:space="0" w:color="000000"/>
            </w:tcBorders>
          </w:tcPr>
          <w:p w14:paraId="3146B03F" w14:textId="77777777" w:rsidR="00FF0DA8" w:rsidRPr="00AC7CBE" w:rsidRDefault="00FF0DA8" w:rsidP="00AC7CBE">
            <w:pPr>
              <w:spacing w:after="0" w:line="240" w:lineRule="auto"/>
              <w:contextualSpacing/>
              <w:rPr>
                <w:rFonts w:eastAsia="Calibri" w:cs="Times New Roman"/>
              </w:rPr>
            </w:pPr>
            <w:r w:rsidRPr="00AC7CBE">
              <w:rPr>
                <w:rFonts w:eastAsia="Calibri" w:cs="Times New Roman"/>
              </w:rPr>
              <w:t>D1</w:t>
            </w:r>
          </w:p>
        </w:tc>
        <w:tc>
          <w:tcPr>
            <w:tcW w:w="7200" w:type="dxa"/>
            <w:gridSpan w:val="4"/>
            <w:tcBorders>
              <w:top w:val="single" w:sz="4" w:space="0" w:color="000000"/>
              <w:left w:val="single" w:sz="4" w:space="0" w:color="000000"/>
              <w:right w:val="single" w:sz="18" w:space="0" w:color="000000"/>
            </w:tcBorders>
          </w:tcPr>
          <w:p w14:paraId="7FE438BD" w14:textId="0C5FC6E3" w:rsidR="00FF0DA8" w:rsidRPr="00AC7CBE" w:rsidRDefault="00FF0DA8" w:rsidP="00AC7CBE">
            <w:pPr>
              <w:spacing w:after="0" w:line="240" w:lineRule="auto"/>
              <w:contextualSpacing/>
              <w:rPr>
                <w:rFonts w:eastAsia="Calibri" w:cs="Times New Roman"/>
                <w:i/>
                <w:w w:val="105"/>
              </w:rPr>
            </w:pPr>
            <w:r w:rsidRPr="00AC7CBE">
              <w:rPr>
                <w:color w:val="000000"/>
              </w:rPr>
              <w:t xml:space="preserve">D2.What </w:t>
            </w:r>
            <w:commentRangeStart w:id="17"/>
            <w:r w:rsidRPr="00AC7CBE">
              <w:rPr>
                <w:color w:val="000000"/>
              </w:rPr>
              <w:t xml:space="preserve">area </w:t>
            </w:r>
            <w:commentRangeEnd w:id="17"/>
            <w:r w:rsidR="005D3FDE">
              <w:rPr>
                <w:rStyle w:val="CommentReference"/>
              </w:rPr>
              <w:commentReference w:id="17"/>
            </w:r>
            <w:r w:rsidRPr="00AC7CBE">
              <w:rPr>
                <w:color w:val="000000"/>
              </w:rPr>
              <w:t xml:space="preserve">of land is allocated to individual households?  </w:t>
            </w:r>
            <w:r w:rsidRPr="00AC7CBE">
              <w:rPr>
                <w:b/>
                <w:color w:val="000000"/>
              </w:rPr>
              <w:t>(</w:t>
            </w:r>
            <w:proofErr w:type="spellStart"/>
            <w:r w:rsidRPr="00AC7CBE">
              <w:rPr>
                <w:b/>
                <w:color w:val="000000"/>
              </w:rPr>
              <w:t>hvland</w:t>
            </w:r>
            <w:proofErr w:type="spellEnd"/>
            <w:r w:rsidRPr="00AC7CBE">
              <w:rPr>
                <w:b/>
                <w:color w:val="000000"/>
              </w:rPr>
              <w:t>)</w:t>
            </w:r>
          </w:p>
        </w:tc>
        <w:tc>
          <w:tcPr>
            <w:tcW w:w="2521" w:type="dxa"/>
            <w:gridSpan w:val="2"/>
            <w:tcBorders>
              <w:top w:val="single" w:sz="18" w:space="0" w:color="000000"/>
              <w:left w:val="single" w:sz="18" w:space="0" w:color="000000"/>
              <w:bottom w:val="single" w:sz="18" w:space="0" w:color="auto"/>
              <w:right w:val="single" w:sz="18" w:space="0" w:color="000000"/>
            </w:tcBorders>
          </w:tcPr>
          <w:p w14:paraId="716196AB"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i/>
                <w:color w:val="A6A6A6"/>
              </w:rPr>
              <w:t>(Integer)</w:t>
            </w:r>
          </w:p>
        </w:tc>
      </w:tr>
      <w:tr w:rsidR="00FF0DA8" w:rsidRPr="00AC7CBE" w14:paraId="26D6BF5D" w14:textId="77777777" w:rsidTr="00FF0DA8">
        <w:trPr>
          <w:trHeight w:val="20"/>
        </w:trPr>
        <w:tc>
          <w:tcPr>
            <w:tcW w:w="359" w:type="dxa"/>
            <w:vMerge/>
            <w:tcBorders>
              <w:left w:val="single" w:sz="4" w:space="0" w:color="000000"/>
              <w:bottom w:val="single" w:sz="4" w:space="0" w:color="000000"/>
              <w:right w:val="single" w:sz="4" w:space="0" w:color="000000"/>
            </w:tcBorders>
          </w:tcPr>
          <w:p w14:paraId="2B6CD3DF" w14:textId="77777777" w:rsidR="00FF0DA8" w:rsidRPr="00AC7CBE" w:rsidRDefault="00FF0DA8" w:rsidP="00AC7CBE">
            <w:pPr>
              <w:spacing w:after="0" w:line="240" w:lineRule="auto"/>
              <w:contextualSpacing/>
              <w:rPr>
                <w:rFonts w:eastAsia="Calibri" w:cs="Times New Roman"/>
              </w:rPr>
            </w:pPr>
          </w:p>
        </w:tc>
        <w:tc>
          <w:tcPr>
            <w:tcW w:w="2472" w:type="dxa"/>
            <w:tcBorders>
              <w:left w:val="single" w:sz="4" w:space="0" w:color="000000"/>
              <w:bottom w:val="single" w:sz="4" w:space="0" w:color="000000"/>
            </w:tcBorders>
          </w:tcPr>
          <w:p w14:paraId="0908E017"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Unit:</w:t>
            </w:r>
          </w:p>
          <w:p w14:paraId="3489902C"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(1)Lime</w:t>
            </w:r>
          </w:p>
        </w:tc>
        <w:tc>
          <w:tcPr>
            <w:tcW w:w="2400" w:type="dxa"/>
            <w:gridSpan w:val="2"/>
            <w:tcBorders>
              <w:bottom w:val="single" w:sz="4" w:space="0" w:color="000000"/>
            </w:tcBorders>
          </w:tcPr>
          <w:p w14:paraId="1C6CBC35"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(2)Acre</w:t>
            </w:r>
          </w:p>
          <w:p w14:paraId="127CF707"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(3)Hectare</w:t>
            </w:r>
          </w:p>
        </w:tc>
        <w:tc>
          <w:tcPr>
            <w:tcW w:w="4129" w:type="dxa"/>
            <w:gridSpan w:val="2"/>
            <w:tcBorders>
              <w:left w:val="nil"/>
              <w:bottom w:val="single" w:sz="4" w:space="0" w:color="000000"/>
              <w:right w:val="single" w:sz="18" w:space="0" w:color="000000"/>
            </w:tcBorders>
          </w:tcPr>
          <w:p w14:paraId="5F1D7CBE"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(4)Square meter</w:t>
            </w:r>
          </w:p>
          <w:p w14:paraId="09475D84" w14:textId="77777777" w:rsidR="00FF0DA8" w:rsidRPr="00AC7CBE" w:rsidRDefault="00FF0DA8" w:rsidP="00AC7CBE">
            <w:pPr>
              <w:spacing w:after="0" w:line="240" w:lineRule="auto"/>
              <w:contextualSpacing/>
              <w:rPr>
                <w:rFonts w:eastAsiaTheme="minorEastAsia"/>
                <w:color w:val="000000"/>
                <w:lang w:eastAsia="zh-CN"/>
              </w:rPr>
            </w:pPr>
            <w:r w:rsidRPr="00AC7CBE">
              <w:rPr>
                <w:rFonts w:eastAsiaTheme="minorEastAsia"/>
                <w:b/>
                <w:color w:val="000000"/>
                <w:lang w:eastAsia="zh-CN"/>
              </w:rPr>
              <w:t>(</w:t>
            </w:r>
            <w:proofErr w:type="spellStart"/>
            <w:r w:rsidRPr="00AC7CBE">
              <w:rPr>
                <w:rFonts w:eastAsiaTheme="minorEastAsia"/>
                <w:b/>
                <w:color w:val="000000"/>
                <w:lang w:eastAsia="zh-CN"/>
              </w:rPr>
              <w:t>hvarea_unit</w:t>
            </w:r>
            <w:proofErr w:type="spellEnd"/>
            <w:r w:rsidRPr="00AC7CBE">
              <w:rPr>
                <w:rFonts w:eastAsiaTheme="minorEastAsia"/>
                <w:b/>
                <w:color w:val="000000"/>
                <w:lang w:eastAsia="zh-CN"/>
              </w:rPr>
              <w:t>)</w:t>
            </w:r>
          </w:p>
        </w:tc>
        <w:tc>
          <w:tcPr>
            <w:tcW w:w="720" w:type="dxa"/>
            <w:tcBorders>
              <w:top w:val="single" w:sz="18" w:space="0" w:color="auto"/>
              <w:left w:val="single" w:sz="18" w:space="0" w:color="000000"/>
              <w:bottom w:val="single" w:sz="18" w:space="0" w:color="000000"/>
              <w:right w:val="single" w:sz="18" w:space="0" w:color="000000"/>
            </w:tcBorders>
          </w:tcPr>
          <w:p w14:paraId="11DB584A"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4E3A590C" w14:textId="77777777" w:rsidTr="00FF0DA8">
        <w:trPr>
          <w:trHeight w:val="20"/>
        </w:trPr>
        <w:tc>
          <w:tcPr>
            <w:tcW w:w="359" w:type="dxa"/>
            <w:vMerge w:val="restart"/>
            <w:tcBorders>
              <w:top w:val="single" w:sz="4" w:space="0" w:color="000000"/>
              <w:left w:val="single" w:sz="4" w:space="0" w:color="000000"/>
              <w:right w:val="single" w:sz="4" w:space="0" w:color="000000"/>
            </w:tcBorders>
          </w:tcPr>
          <w:p w14:paraId="17781A45" w14:textId="77777777" w:rsidR="00FF0DA8" w:rsidRPr="00AC7CBE" w:rsidRDefault="00FF0DA8" w:rsidP="00AC7CBE">
            <w:pPr>
              <w:spacing w:after="0" w:line="240" w:lineRule="auto"/>
              <w:contextualSpacing/>
              <w:rPr>
                <w:rFonts w:eastAsia="Calibri" w:cs="Times New Roman"/>
              </w:rPr>
            </w:pPr>
            <w:r w:rsidRPr="00AC7CBE">
              <w:rPr>
                <w:rFonts w:eastAsia="Calibri" w:cs="Times New Roman"/>
              </w:rPr>
              <w:t>D1</w:t>
            </w:r>
          </w:p>
        </w:tc>
        <w:tc>
          <w:tcPr>
            <w:tcW w:w="7200" w:type="dxa"/>
            <w:gridSpan w:val="4"/>
            <w:tcBorders>
              <w:top w:val="single" w:sz="4" w:space="0" w:color="000000"/>
              <w:left w:val="single" w:sz="4" w:space="0" w:color="000000"/>
              <w:right w:val="single" w:sz="18" w:space="0" w:color="000000"/>
            </w:tcBorders>
          </w:tcPr>
          <w:p w14:paraId="7594877B" w14:textId="61C17769" w:rsidR="00FF0DA8" w:rsidRPr="00AC7CBE" w:rsidRDefault="00FF0DA8" w:rsidP="00AC7CBE">
            <w:pPr>
              <w:pStyle w:val="longtableQtext"/>
              <w:spacing w:after="0" w:line="240" w:lineRule="auto"/>
              <w:contextualSpacing/>
              <w:rPr>
                <w:rFonts w:asciiTheme="minorHAnsi" w:eastAsiaTheme="minorEastAsia" w:hAnsiTheme="minorHAnsi"/>
                <w:lang w:eastAsia="zh-CN"/>
              </w:rPr>
            </w:pPr>
            <w:r w:rsidRPr="00AC7CBE">
              <w:rPr>
                <w:rFonts w:asciiTheme="minorHAnsi" w:eastAsiaTheme="minorEastAsia" w:hAnsiTheme="minorHAnsi"/>
                <w:lang w:eastAsia="zh-CN"/>
              </w:rPr>
              <w:t xml:space="preserve">D3.What area of land is unallocated? </w:t>
            </w:r>
            <w:r w:rsidRPr="00AC7CBE">
              <w:rPr>
                <w:rFonts w:asciiTheme="minorHAnsi" w:eastAsia="Calibri" w:hAnsiTheme="minorHAnsi" w:cs="Times New Roman"/>
                <w:i/>
                <w:color w:val="auto"/>
                <w:w w:val="105"/>
              </w:rPr>
              <w:t>under village authority</w:t>
            </w:r>
            <w:r w:rsidRPr="00AC7CBE">
              <w:rPr>
                <w:rFonts w:asciiTheme="minorHAnsi" w:eastAsiaTheme="minorEastAsia" w:hAnsiTheme="minorHAnsi"/>
                <w:lang w:eastAsia="zh-CN"/>
              </w:rPr>
              <w:t xml:space="preserve"> </w:t>
            </w:r>
            <w:r w:rsidRPr="00AC7CBE">
              <w:rPr>
                <w:rFonts w:asciiTheme="minorHAnsi" w:eastAsiaTheme="minorEastAsia" w:hAnsiTheme="minorHAnsi"/>
                <w:b/>
                <w:lang w:eastAsia="zh-CN"/>
              </w:rPr>
              <w:t>(</w:t>
            </w:r>
            <w:proofErr w:type="spellStart"/>
            <w:r w:rsidRPr="00AC7CBE">
              <w:rPr>
                <w:rFonts w:asciiTheme="minorHAnsi" w:eastAsiaTheme="minorEastAsia" w:hAnsiTheme="minorHAnsi"/>
                <w:b/>
                <w:lang w:eastAsia="zh-CN"/>
              </w:rPr>
              <w:t>hvland_unallocated</w:t>
            </w:r>
            <w:proofErr w:type="spellEnd"/>
            <w:r w:rsidRPr="00AC7CBE">
              <w:rPr>
                <w:rFonts w:asciiTheme="minorHAnsi" w:eastAsiaTheme="minorEastAsia" w:hAnsiTheme="minorHAnsi"/>
                <w:b/>
                <w:lang w:eastAsia="zh-CN"/>
              </w:rPr>
              <w:t>)</w:t>
            </w:r>
          </w:p>
        </w:tc>
        <w:tc>
          <w:tcPr>
            <w:tcW w:w="2521" w:type="dxa"/>
            <w:gridSpan w:val="2"/>
            <w:tcBorders>
              <w:top w:val="single" w:sz="18" w:space="0" w:color="000000"/>
              <w:left w:val="single" w:sz="18" w:space="0" w:color="000000"/>
              <w:bottom w:val="single" w:sz="18" w:space="0" w:color="auto"/>
              <w:right w:val="single" w:sz="18" w:space="0" w:color="000000"/>
            </w:tcBorders>
          </w:tcPr>
          <w:p w14:paraId="5E1E5F49"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i/>
                <w:color w:val="A6A6A6"/>
              </w:rPr>
              <w:t>(Integer)</w:t>
            </w:r>
          </w:p>
        </w:tc>
      </w:tr>
      <w:tr w:rsidR="00FF0DA8" w:rsidRPr="00AC7CBE" w14:paraId="2297EB40" w14:textId="77777777" w:rsidTr="00FF0DA8">
        <w:trPr>
          <w:trHeight w:val="20"/>
        </w:trPr>
        <w:tc>
          <w:tcPr>
            <w:tcW w:w="359" w:type="dxa"/>
            <w:vMerge/>
            <w:tcBorders>
              <w:left w:val="single" w:sz="4" w:space="0" w:color="000000"/>
              <w:bottom w:val="single" w:sz="4" w:space="0" w:color="000000"/>
              <w:right w:val="single" w:sz="4" w:space="0" w:color="000000"/>
            </w:tcBorders>
          </w:tcPr>
          <w:p w14:paraId="2F76FFEC" w14:textId="77777777" w:rsidR="00FF0DA8" w:rsidRPr="00AC7CBE" w:rsidRDefault="00FF0DA8" w:rsidP="00AC7CBE">
            <w:pPr>
              <w:spacing w:after="0" w:line="240" w:lineRule="auto"/>
              <w:contextualSpacing/>
              <w:rPr>
                <w:rFonts w:eastAsia="Calibri" w:cs="Times New Roman"/>
              </w:rPr>
            </w:pPr>
          </w:p>
        </w:tc>
        <w:tc>
          <w:tcPr>
            <w:tcW w:w="2472" w:type="dxa"/>
            <w:tcBorders>
              <w:left w:val="single" w:sz="4" w:space="0" w:color="000000"/>
              <w:bottom w:val="single" w:sz="4" w:space="0" w:color="000000"/>
            </w:tcBorders>
          </w:tcPr>
          <w:p w14:paraId="0344BD0E"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Unit:</w:t>
            </w:r>
          </w:p>
          <w:p w14:paraId="7F157E06"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(1)Lime</w:t>
            </w:r>
          </w:p>
        </w:tc>
        <w:tc>
          <w:tcPr>
            <w:tcW w:w="2400" w:type="dxa"/>
            <w:gridSpan w:val="2"/>
            <w:tcBorders>
              <w:bottom w:val="single" w:sz="4" w:space="0" w:color="000000"/>
            </w:tcBorders>
          </w:tcPr>
          <w:p w14:paraId="7690B85F"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(2)Acre</w:t>
            </w:r>
          </w:p>
          <w:p w14:paraId="28FDFF96"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(3)Hectare</w:t>
            </w:r>
          </w:p>
        </w:tc>
        <w:tc>
          <w:tcPr>
            <w:tcW w:w="4129" w:type="dxa"/>
            <w:gridSpan w:val="2"/>
            <w:tcBorders>
              <w:left w:val="nil"/>
              <w:bottom w:val="single" w:sz="4" w:space="0" w:color="000000"/>
              <w:right w:val="single" w:sz="18" w:space="0" w:color="000000"/>
            </w:tcBorders>
          </w:tcPr>
          <w:p w14:paraId="3342E6B3"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(4)Square meter</w:t>
            </w:r>
          </w:p>
          <w:p w14:paraId="28992643" w14:textId="77777777" w:rsidR="00FF0DA8" w:rsidRPr="00AC7CBE" w:rsidRDefault="00FF0DA8" w:rsidP="00AC7CBE">
            <w:pPr>
              <w:spacing w:after="0" w:line="240" w:lineRule="auto"/>
              <w:contextualSpacing/>
              <w:rPr>
                <w:rFonts w:eastAsiaTheme="minorEastAsia"/>
                <w:color w:val="000000"/>
                <w:lang w:eastAsia="zh-CN"/>
              </w:rPr>
            </w:pPr>
            <w:r w:rsidRPr="00AC7CBE">
              <w:rPr>
                <w:rFonts w:eastAsiaTheme="minorEastAsia"/>
                <w:b/>
                <w:color w:val="000000"/>
                <w:lang w:eastAsia="zh-CN"/>
              </w:rPr>
              <w:t>(</w:t>
            </w:r>
            <w:proofErr w:type="spellStart"/>
            <w:r w:rsidRPr="00AC7CBE">
              <w:rPr>
                <w:rFonts w:eastAsiaTheme="minorEastAsia"/>
                <w:b/>
                <w:color w:val="000000"/>
                <w:lang w:eastAsia="zh-CN"/>
              </w:rPr>
              <w:t>hvarea_unit</w:t>
            </w:r>
            <w:proofErr w:type="spellEnd"/>
            <w:r w:rsidRPr="00AC7CBE">
              <w:rPr>
                <w:rFonts w:eastAsiaTheme="minorEastAsia"/>
                <w:b/>
                <w:color w:val="000000"/>
                <w:lang w:eastAsia="zh-CN"/>
              </w:rPr>
              <w:t>)</w:t>
            </w:r>
          </w:p>
        </w:tc>
        <w:tc>
          <w:tcPr>
            <w:tcW w:w="720" w:type="dxa"/>
            <w:tcBorders>
              <w:top w:val="single" w:sz="18" w:space="0" w:color="auto"/>
              <w:left w:val="single" w:sz="18" w:space="0" w:color="000000"/>
              <w:bottom w:val="single" w:sz="18" w:space="0" w:color="000000"/>
              <w:right w:val="single" w:sz="18" w:space="0" w:color="000000"/>
            </w:tcBorders>
          </w:tcPr>
          <w:p w14:paraId="165DABE3"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68A9BD73" w14:textId="77777777" w:rsidTr="00FF0DA8">
        <w:trPr>
          <w:trHeight w:val="20"/>
        </w:trPr>
        <w:tc>
          <w:tcPr>
            <w:tcW w:w="359" w:type="dxa"/>
            <w:vMerge w:val="restart"/>
            <w:tcBorders>
              <w:top w:val="single" w:sz="4" w:space="0" w:color="000000"/>
              <w:left w:val="single" w:sz="4" w:space="0" w:color="000000"/>
              <w:right w:val="single" w:sz="4" w:space="0" w:color="000000"/>
            </w:tcBorders>
          </w:tcPr>
          <w:p w14:paraId="3928AA2D" w14:textId="77777777" w:rsidR="00FF0DA8" w:rsidRPr="00AC7CBE" w:rsidRDefault="00FF0DA8" w:rsidP="00AC7CBE">
            <w:pPr>
              <w:spacing w:after="0" w:line="240" w:lineRule="auto"/>
              <w:contextualSpacing/>
              <w:rPr>
                <w:rFonts w:eastAsia="Calibri" w:cs="Times New Roman"/>
              </w:rPr>
            </w:pPr>
            <w:r w:rsidRPr="00AC7CBE">
              <w:rPr>
                <w:rFonts w:eastAsia="Calibri" w:cs="Times New Roman"/>
              </w:rPr>
              <w:t>D1</w:t>
            </w:r>
          </w:p>
        </w:tc>
        <w:tc>
          <w:tcPr>
            <w:tcW w:w="7200" w:type="dxa"/>
            <w:gridSpan w:val="4"/>
            <w:tcBorders>
              <w:top w:val="single" w:sz="4" w:space="0" w:color="000000"/>
              <w:left w:val="single" w:sz="4" w:space="0" w:color="000000"/>
              <w:right w:val="single" w:sz="18" w:space="0" w:color="000000"/>
            </w:tcBorders>
          </w:tcPr>
          <w:p w14:paraId="68155577" w14:textId="2E7AF96C" w:rsidR="00FF0DA8" w:rsidRPr="00AC7CBE" w:rsidRDefault="00FF0DA8" w:rsidP="00AC7CBE">
            <w:pPr>
              <w:spacing w:after="0" w:line="240" w:lineRule="auto"/>
              <w:contextualSpacing/>
              <w:rPr>
                <w:rFonts w:eastAsia="Calibri" w:cs="Times New Roman"/>
                <w:i/>
                <w:w w:val="105"/>
              </w:rPr>
            </w:pPr>
            <w:r w:rsidRPr="00AC7CBE">
              <w:rPr>
                <w:color w:val="000000"/>
              </w:rPr>
              <w:t>D4</w:t>
            </w:r>
            <w:r w:rsidR="00471179">
              <w:rPr>
                <w:color w:val="000000"/>
              </w:rPr>
              <w:t>.</w:t>
            </w:r>
            <w:r w:rsidRPr="00AC7CBE">
              <w:rPr>
                <w:color w:val="000000"/>
              </w:rPr>
              <w:t xml:space="preserve">Of the unallocated land, what area is suitable for crop production?  </w:t>
            </w:r>
            <w:r w:rsidRPr="00AC7CBE">
              <w:rPr>
                <w:b/>
                <w:color w:val="000000"/>
              </w:rPr>
              <w:t>(</w:t>
            </w:r>
            <w:proofErr w:type="spellStart"/>
            <w:r w:rsidRPr="00AC7CBE">
              <w:rPr>
                <w:b/>
                <w:color w:val="000000"/>
              </w:rPr>
              <w:t>hvcrop</w:t>
            </w:r>
            <w:proofErr w:type="spellEnd"/>
            <w:r w:rsidRPr="00AC7CBE">
              <w:rPr>
                <w:b/>
                <w:color w:val="000000"/>
              </w:rPr>
              <w:t>)</w:t>
            </w:r>
          </w:p>
        </w:tc>
        <w:tc>
          <w:tcPr>
            <w:tcW w:w="2521" w:type="dxa"/>
            <w:gridSpan w:val="2"/>
            <w:tcBorders>
              <w:top w:val="single" w:sz="18" w:space="0" w:color="000000"/>
              <w:left w:val="single" w:sz="18" w:space="0" w:color="000000"/>
              <w:bottom w:val="single" w:sz="18" w:space="0" w:color="auto"/>
              <w:right w:val="single" w:sz="18" w:space="0" w:color="000000"/>
            </w:tcBorders>
          </w:tcPr>
          <w:p w14:paraId="157C9D43"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i/>
                <w:color w:val="A6A6A6"/>
              </w:rPr>
              <w:t>(Integer)</w:t>
            </w:r>
          </w:p>
        </w:tc>
      </w:tr>
      <w:tr w:rsidR="00FF0DA8" w:rsidRPr="00AC7CBE" w14:paraId="3EC188FC" w14:textId="77777777" w:rsidTr="00FF0DA8">
        <w:trPr>
          <w:trHeight w:val="20"/>
        </w:trPr>
        <w:tc>
          <w:tcPr>
            <w:tcW w:w="359" w:type="dxa"/>
            <w:vMerge/>
            <w:tcBorders>
              <w:left w:val="single" w:sz="4" w:space="0" w:color="000000"/>
              <w:bottom w:val="single" w:sz="4" w:space="0" w:color="000000"/>
              <w:right w:val="single" w:sz="4" w:space="0" w:color="000000"/>
            </w:tcBorders>
          </w:tcPr>
          <w:p w14:paraId="52D5C1C3" w14:textId="77777777" w:rsidR="00FF0DA8" w:rsidRPr="00AC7CBE" w:rsidRDefault="00FF0DA8" w:rsidP="00AC7CBE">
            <w:pPr>
              <w:spacing w:after="0" w:line="240" w:lineRule="auto"/>
              <w:contextualSpacing/>
              <w:rPr>
                <w:rFonts w:eastAsia="Calibri" w:cs="Times New Roman"/>
              </w:rPr>
            </w:pPr>
          </w:p>
        </w:tc>
        <w:tc>
          <w:tcPr>
            <w:tcW w:w="2472" w:type="dxa"/>
            <w:tcBorders>
              <w:left w:val="single" w:sz="4" w:space="0" w:color="000000"/>
              <w:bottom w:val="single" w:sz="4" w:space="0" w:color="000000"/>
            </w:tcBorders>
          </w:tcPr>
          <w:p w14:paraId="6D773FA3"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Unit:</w:t>
            </w:r>
          </w:p>
          <w:p w14:paraId="12D13C57"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(1)Lime</w:t>
            </w:r>
          </w:p>
        </w:tc>
        <w:tc>
          <w:tcPr>
            <w:tcW w:w="2400" w:type="dxa"/>
            <w:gridSpan w:val="2"/>
            <w:tcBorders>
              <w:bottom w:val="single" w:sz="4" w:space="0" w:color="000000"/>
            </w:tcBorders>
          </w:tcPr>
          <w:p w14:paraId="00048D48"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(2)Acre</w:t>
            </w:r>
          </w:p>
          <w:p w14:paraId="49ACB50F"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(3)Hectare</w:t>
            </w:r>
          </w:p>
        </w:tc>
        <w:tc>
          <w:tcPr>
            <w:tcW w:w="4129" w:type="dxa"/>
            <w:gridSpan w:val="2"/>
            <w:tcBorders>
              <w:left w:val="nil"/>
              <w:bottom w:val="single" w:sz="4" w:space="0" w:color="000000"/>
              <w:right w:val="single" w:sz="18" w:space="0" w:color="000000"/>
            </w:tcBorders>
          </w:tcPr>
          <w:p w14:paraId="01AAD93F"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(4)Square meter</w:t>
            </w:r>
          </w:p>
          <w:p w14:paraId="125CEA3B" w14:textId="77777777" w:rsidR="00FF0DA8" w:rsidRPr="00AC7CBE" w:rsidRDefault="00FF0DA8" w:rsidP="00AC7CBE">
            <w:pPr>
              <w:spacing w:after="0" w:line="240" w:lineRule="auto"/>
              <w:contextualSpacing/>
              <w:rPr>
                <w:rFonts w:eastAsiaTheme="minorEastAsia"/>
                <w:color w:val="000000"/>
                <w:lang w:eastAsia="zh-CN"/>
              </w:rPr>
            </w:pPr>
            <w:r w:rsidRPr="00AC7CBE">
              <w:rPr>
                <w:rFonts w:eastAsiaTheme="minorEastAsia"/>
                <w:b/>
                <w:color w:val="000000"/>
                <w:lang w:eastAsia="zh-CN"/>
              </w:rPr>
              <w:t>(</w:t>
            </w:r>
            <w:proofErr w:type="spellStart"/>
            <w:r w:rsidRPr="00AC7CBE">
              <w:rPr>
                <w:rFonts w:eastAsiaTheme="minorEastAsia"/>
                <w:b/>
                <w:color w:val="000000"/>
                <w:lang w:eastAsia="zh-CN"/>
              </w:rPr>
              <w:t>hvarea_unit</w:t>
            </w:r>
            <w:proofErr w:type="spellEnd"/>
            <w:r w:rsidRPr="00AC7CBE">
              <w:rPr>
                <w:rFonts w:eastAsiaTheme="minorEastAsia"/>
                <w:b/>
                <w:color w:val="000000"/>
                <w:lang w:eastAsia="zh-CN"/>
              </w:rPr>
              <w:t>)</w:t>
            </w:r>
          </w:p>
        </w:tc>
        <w:tc>
          <w:tcPr>
            <w:tcW w:w="720" w:type="dxa"/>
            <w:tcBorders>
              <w:top w:val="single" w:sz="18" w:space="0" w:color="auto"/>
              <w:left w:val="single" w:sz="18" w:space="0" w:color="000000"/>
              <w:bottom w:val="single" w:sz="18" w:space="0" w:color="000000"/>
              <w:right w:val="single" w:sz="18" w:space="0" w:color="000000"/>
            </w:tcBorders>
          </w:tcPr>
          <w:p w14:paraId="11929096"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710B6407"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6B8ED0DB" w14:textId="77777777" w:rsidR="00FF0DA8" w:rsidRPr="00AC7CBE" w:rsidRDefault="00FF0DA8" w:rsidP="00AC7CBE">
            <w:pPr>
              <w:spacing w:after="0" w:line="240" w:lineRule="auto"/>
              <w:contextualSpacing/>
              <w:rPr>
                <w:rFonts w:eastAsia="Calibri" w:cs="Times New Roman"/>
                <w:w w:val="105"/>
              </w:rPr>
            </w:pPr>
          </w:p>
        </w:tc>
        <w:tc>
          <w:tcPr>
            <w:tcW w:w="4679" w:type="dxa"/>
            <w:gridSpan w:val="2"/>
            <w:tcBorders>
              <w:top w:val="single" w:sz="4" w:space="0" w:color="000000"/>
              <w:left w:val="single" w:sz="4" w:space="0" w:color="auto"/>
              <w:bottom w:val="single" w:sz="4" w:space="0" w:color="000000"/>
            </w:tcBorders>
          </w:tcPr>
          <w:p w14:paraId="60EF50D3" w14:textId="4FED77C2" w:rsidR="00FF0DA8" w:rsidRPr="00AC7CBE" w:rsidRDefault="00FF0DA8" w:rsidP="00AC7CBE">
            <w:pPr>
              <w:spacing w:after="0" w:line="240" w:lineRule="auto"/>
              <w:contextualSpacing/>
              <w:rPr>
                <w:rFonts w:eastAsia="Calibri" w:cs="Times New Roman"/>
                <w:w w:val="105"/>
              </w:rPr>
            </w:pPr>
            <w:r w:rsidRPr="00AC7CBE">
              <w:rPr>
                <w:color w:val="000000"/>
              </w:rPr>
              <w:t>D5</w:t>
            </w:r>
            <w:r w:rsidR="00471179">
              <w:rPr>
                <w:color w:val="000000"/>
              </w:rPr>
              <w:t>.</w:t>
            </w:r>
            <w:r w:rsidRPr="00AC7CBE">
              <w:rPr>
                <w:color w:val="000000"/>
              </w:rPr>
              <w:t xml:space="preserve">Could a household in your village obtain additional land for </w:t>
            </w:r>
            <w:commentRangeStart w:id="18"/>
            <w:r w:rsidRPr="00AC7CBE">
              <w:rPr>
                <w:color w:val="000000"/>
              </w:rPr>
              <w:t xml:space="preserve">crop production </w:t>
            </w:r>
            <w:commentRangeEnd w:id="18"/>
            <w:r w:rsidR="00287E3F">
              <w:rPr>
                <w:rStyle w:val="CommentReference"/>
              </w:rPr>
              <w:commentReference w:id="18"/>
            </w:r>
            <w:r w:rsidRPr="00AC7CBE">
              <w:rPr>
                <w:color w:val="000000"/>
              </w:rPr>
              <w:t xml:space="preserve">in this village?  </w:t>
            </w:r>
            <w:r w:rsidRPr="00AC7CBE">
              <w:rPr>
                <w:b/>
                <w:color w:val="000000"/>
              </w:rPr>
              <w:t>(</w:t>
            </w:r>
            <w:proofErr w:type="spellStart"/>
            <w:r w:rsidRPr="00AC7CBE">
              <w:rPr>
                <w:b/>
                <w:color w:val="000000"/>
              </w:rPr>
              <w:t>h_hhextra</w:t>
            </w:r>
            <w:proofErr w:type="spellEnd"/>
            <w:r w:rsidRPr="00AC7CBE">
              <w:rPr>
                <w:b/>
                <w:color w:val="000000"/>
              </w:rPr>
              <w:t>)</w:t>
            </w:r>
          </w:p>
        </w:tc>
        <w:tc>
          <w:tcPr>
            <w:tcW w:w="4322" w:type="dxa"/>
            <w:gridSpan w:val="3"/>
            <w:tcBorders>
              <w:top w:val="single" w:sz="4" w:space="0" w:color="000000"/>
              <w:bottom w:val="single" w:sz="4" w:space="0" w:color="000000"/>
              <w:right w:val="single" w:sz="18" w:space="0" w:color="000000"/>
            </w:tcBorders>
          </w:tcPr>
          <w:p w14:paraId="57FCA4D0" w14:textId="77777777" w:rsidR="00FF0DA8" w:rsidRPr="00AC7CBE" w:rsidRDefault="00FF0DA8" w:rsidP="00AC7CBE">
            <w:pPr>
              <w:spacing w:after="0" w:line="240" w:lineRule="auto"/>
              <w:contextualSpacing/>
            </w:pPr>
            <w:r w:rsidRPr="00AC7CBE">
              <w:t>1=No</w:t>
            </w:r>
          </w:p>
          <w:p w14:paraId="124BAA90" w14:textId="77777777" w:rsidR="00FF0DA8" w:rsidRPr="00AC7CBE" w:rsidRDefault="00FF0DA8" w:rsidP="00AC7CBE">
            <w:pPr>
              <w:spacing w:after="0" w:line="240" w:lineRule="auto"/>
              <w:contextualSpacing/>
            </w:pPr>
            <w:r w:rsidRPr="00AC7CBE">
              <w:t>2=Yes</w:t>
            </w:r>
            <w:r w:rsidRPr="00AC7CBE" w:rsidDel="00226116">
              <w:t xml:space="preserve"> </w:t>
            </w:r>
          </w:p>
          <w:p w14:paraId="7BDB1879" w14:textId="77777777" w:rsidR="00FF0DA8" w:rsidRPr="00AC7CBE" w:rsidRDefault="00FF0DA8" w:rsidP="00AC7CBE">
            <w:pPr>
              <w:spacing w:after="0" w:line="240" w:lineRule="auto"/>
              <w:contextualSpacing/>
            </w:pPr>
            <w:r w:rsidRPr="00AC7CBE">
              <w:t>888=Don’t know</w:t>
            </w:r>
          </w:p>
          <w:p w14:paraId="1F46C2B6" w14:textId="77777777" w:rsidR="00FF0DA8" w:rsidRPr="00AC7CBE" w:rsidRDefault="00FF0DA8" w:rsidP="00AC7CBE">
            <w:pPr>
              <w:spacing w:after="0" w:line="240" w:lineRule="auto"/>
              <w:contextualSpacing/>
            </w:pPr>
            <w:r w:rsidRPr="00AC7CBE">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78A87131"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378FE0E3"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5D094ADD" w14:textId="77777777" w:rsidR="00FF0DA8" w:rsidRPr="00AC7CBE" w:rsidRDefault="00FF0DA8" w:rsidP="00AC7CBE">
            <w:pPr>
              <w:spacing w:after="0" w:line="240" w:lineRule="auto"/>
              <w:contextualSpacing/>
              <w:rPr>
                <w:rFonts w:eastAsia="Calibri" w:cs="Times New Roman"/>
                <w:w w:val="105"/>
              </w:rPr>
            </w:pPr>
          </w:p>
        </w:tc>
        <w:tc>
          <w:tcPr>
            <w:tcW w:w="4679" w:type="dxa"/>
            <w:gridSpan w:val="2"/>
            <w:tcBorders>
              <w:top w:val="single" w:sz="4" w:space="0" w:color="000000"/>
              <w:left w:val="single" w:sz="4" w:space="0" w:color="auto"/>
              <w:bottom w:val="single" w:sz="4" w:space="0" w:color="000000"/>
            </w:tcBorders>
          </w:tcPr>
          <w:p w14:paraId="66A619E9" w14:textId="10BF9C89" w:rsidR="00FF0DA8" w:rsidRPr="00AC7CBE" w:rsidRDefault="00FF0DA8" w:rsidP="00AC7CBE">
            <w:pPr>
              <w:spacing w:after="0" w:line="240" w:lineRule="auto"/>
              <w:contextualSpacing/>
              <w:rPr>
                <w:color w:val="000000"/>
              </w:rPr>
            </w:pPr>
            <w:r w:rsidRPr="00AC7CBE">
              <w:rPr>
                <w:color w:val="000000"/>
              </w:rPr>
              <w:t>D6</w:t>
            </w:r>
            <w:r w:rsidR="00471179">
              <w:rPr>
                <w:color w:val="000000"/>
              </w:rPr>
              <w:t>.</w:t>
            </w:r>
            <w:r w:rsidRPr="00AC7CBE">
              <w:rPr>
                <w:color w:val="000000"/>
              </w:rPr>
              <w:t xml:space="preserve">Is it possible to convert customary land into titled property in this village? </w:t>
            </w:r>
            <w:r w:rsidRPr="00AC7CBE">
              <w:rPr>
                <w:b/>
                <w:color w:val="000000"/>
              </w:rPr>
              <w:t>(</w:t>
            </w:r>
            <w:proofErr w:type="spellStart"/>
            <w:r w:rsidRPr="00AC7CBE">
              <w:rPr>
                <w:b/>
                <w:color w:val="000000"/>
              </w:rPr>
              <w:t>hvtenure</w:t>
            </w:r>
            <w:proofErr w:type="spellEnd"/>
            <w:r w:rsidRPr="00AC7CBE">
              <w:rPr>
                <w:b/>
                <w:color w:val="000000"/>
              </w:rPr>
              <w:t>)</w:t>
            </w:r>
          </w:p>
          <w:p w14:paraId="4889F6E5" w14:textId="77777777" w:rsidR="00FF0DA8" w:rsidRPr="00AC7CBE" w:rsidRDefault="00FF0DA8" w:rsidP="00AC7CBE">
            <w:pPr>
              <w:spacing w:after="0" w:line="240" w:lineRule="auto"/>
              <w:contextualSpacing/>
              <w:rPr>
                <w:rFonts w:eastAsia="Calibri" w:cs="Times New Roman"/>
                <w:w w:val="105"/>
              </w:rPr>
            </w:pPr>
          </w:p>
        </w:tc>
        <w:tc>
          <w:tcPr>
            <w:tcW w:w="4322" w:type="dxa"/>
            <w:gridSpan w:val="3"/>
            <w:tcBorders>
              <w:top w:val="single" w:sz="4" w:space="0" w:color="000000"/>
              <w:bottom w:val="single" w:sz="4" w:space="0" w:color="000000"/>
              <w:right w:val="single" w:sz="18" w:space="0" w:color="000000"/>
            </w:tcBorders>
          </w:tcPr>
          <w:p w14:paraId="6FD19DA2" w14:textId="77777777" w:rsidR="00FF0DA8" w:rsidRPr="00AC7CBE" w:rsidRDefault="00FF0DA8" w:rsidP="00AC7CBE">
            <w:pPr>
              <w:spacing w:after="0" w:line="240" w:lineRule="auto"/>
              <w:contextualSpacing/>
            </w:pPr>
            <w:r w:rsidRPr="00AC7CBE">
              <w:t>1=No</w:t>
            </w:r>
          </w:p>
          <w:p w14:paraId="57994603" w14:textId="77777777" w:rsidR="00FF0DA8" w:rsidRPr="00AC7CBE" w:rsidRDefault="00FF0DA8" w:rsidP="00AC7CBE">
            <w:pPr>
              <w:spacing w:after="0" w:line="240" w:lineRule="auto"/>
              <w:contextualSpacing/>
            </w:pPr>
            <w:r w:rsidRPr="00AC7CBE">
              <w:t>2=Yes</w:t>
            </w:r>
            <w:r w:rsidRPr="00AC7CBE" w:rsidDel="00226116">
              <w:t xml:space="preserve"> </w:t>
            </w:r>
          </w:p>
          <w:p w14:paraId="2E1FCC2A" w14:textId="77777777" w:rsidR="00FF0DA8" w:rsidRPr="00AC7CBE" w:rsidRDefault="00FF0DA8" w:rsidP="00AC7CBE">
            <w:pPr>
              <w:spacing w:after="0" w:line="240" w:lineRule="auto"/>
              <w:contextualSpacing/>
            </w:pPr>
            <w:r w:rsidRPr="00AC7CBE">
              <w:t>888=Don’t know</w:t>
            </w:r>
          </w:p>
          <w:p w14:paraId="14E83064" w14:textId="77777777" w:rsidR="00FF0DA8" w:rsidRPr="00AC7CBE" w:rsidRDefault="00FF0DA8" w:rsidP="00AC7CBE">
            <w:pPr>
              <w:spacing w:after="0" w:line="240" w:lineRule="auto"/>
              <w:contextualSpacing/>
            </w:pPr>
            <w:r w:rsidRPr="00AC7CBE">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2A952A98"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34149A9D"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25B32BE0" w14:textId="77777777" w:rsidR="00FF0DA8" w:rsidRPr="00AC7CBE" w:rsidRDefault="00FF0DA8" w:rsidP="00AC7CBE">
            <w:pPr>
              <w:spacing w:after="0" w:line="240" w:lineRule="auto"/>
              <w:contextualSpacing/>
              <w:rPr>
                <w:rFonts w:eastAsia="Calibri" w:cs="Times New Roman"/>
                <w:w w:val="105"/>
              </w:rPr>
            </w:pPr>
          </w:p>
        </w:tc>
        <w:tc>
          <w:tcPr>
            <w:tcW w:w="4679" w:type="dxa"/>
            <w:gridSpan w:val="2"/>
            <w:tcBorders>
              <w:top w:val="single" w:sz="4" w:space="0" w:color="000000"/>
              <w:left w:val="single" w:sz="4" w:space="0" w:color="auto"/>
              <w:bottom w:val="single" w:sz="4" w:space="0" w:color="000000"/>
            </w:tcBorders>
          </w:tcPr>
          <w:p w14:paraId="0D3CE660" w14:textId="681A6FF1" w:rsidR="00FF0DA8" w:rsidRPr="00AC7CBE" w:rsidRDefault="00FF0DA8" w:rsidP="00AC7CBE">
            <w:pPr>
              <w:spacing w:after="0" w:line="240" w:lineRule="auto"/>
              <w:contextualSpacing/>
              <w:rPr>
                <w:color w:val="000000"/>
              </w:rPr>
            </w:pPr>
            <w:r w:rsidRPr="00AC7CBE">
              <w:rPr>
                <w:color w:val="000000"/>
              </w:rPr>
              <w:t>D7</w:t>
            </w:r>
            <w:r w:rsidR="00471179">
              <w:rPr>
                <w:color w:val="000000"/>
              </w:rPr>
              <w:t>.</w:t>
            </w:r>
            <w:r w:rsidRPr="00AC7CBE">
              <w:rPr>
                <w:color w:val="000000"/>
              </w:rPr>
              <w:t xml:space="preserve">Is it possible to buy or sell customary land in the village without first changing it to titled land?     </w:t>
            </w:r>
            <w:r w:rsidRPr="00AC7CBE">
              <w:rPr>
                <w:b/>
                <w:color w:val="000000"/>
              </w:rPr>
              <w:t>(</w:t>
            </w:r>
            <w:proofErr w:type="spellStart"/>
            <w:r w:rsidRPr="00AC7CBE">
              <w:rPr>
                <w:b/>
                <w:color w:val="000000"/>
              </w:rPr>
              <w:t>hvsellcust</w:t>
            </w:r>
            <w:proofErr w:type="spellEnd"/>
            <w:r w:rsidRPr="00AC7CBE">
              <w:rPr>
                <w:b/>
                <w:color w:val="000000"/>
              </w:rPr>
              <w:t>)</w:t>
            </w:r>
          </w:p>
          <w:p w14:paraId="65A6E7D2" w14:textId="77777777" w:rsidR="00FF0DA8" w:rsidRPr="00AC7CBE" w:rsidRDefault="00FF0DA8" w:rsidP="00AC7CBE">
            <w:pPr>
              <w:spacing w:after="0" w:line="240" w:lineRule="auto"/>
              <w:contextualSpacing/>
              <w:rPr>
                <w:rFonts w:eastAsia="Calibri" w:cs="Times New Roman"/>
                <w:w w:val="105"/>
              </w:rPr>
            </w:pPr>
          </w:p>
        </w:tc>
        <w:tc>
          <w:tcPr>
            <w:tcW w:w="4322" w:type="dxa"/>
            <w:gridSpan w:val="3"/>
            <w:tcBorders>
              <w:top w:val="single" w:sz="4" w:space="0" w:color="000000"/>
              <w:bottom w:val="single" w:sz="4" w:space="0" w:color="000000"/>
              <w:right w:val="single" w:sz="18" w:space="0" w:color="000000"/>
            </w:tcBorders>
          </w:tcPr>
          <w:p w14:paraId="4F184D03" w14:textId="77777777" w:rsidR="00FF0DA8" w:rsidRPr="00AC7CBE" w:rsidRDefault="00FF0DA8" w:rsidP="00AC7CBE">
            <w:pPr>
              <w:spacing w:after="0" w:line="240" w:lineRule="auto"/>
              <w:contextualSpacing/>
            </w:pPr>
            <w:r w:rsidRPr="00AC7CBE">
              <w:t>1=No</w:t>
            </w:r>
          </w:p>
          <w:p w14:paraId="724F513E" w14:textId="77777777" w:rsidR="00FF0DA8" w:rsidRPr="00AC7CBE" w:rsidRDefault="00FF0DA8" w:rsidP="00AC7CBE">
            <w:pPr>
              <w:spacing w:after="0" w:line="240" w:lineRule="auto"/>
              <w:contextualSpacing/>
            </w:pPr>
            <w:r w:rsidRPr="00AC7CBE">
              <w:t>2=Yes</w:t>
            </w:r>
            <w:r w:rsidRPr="00AC7CBE" w:rsidDel="00226116">
              <w:t xml:space="preserve"> </w:t>
            </w:r>
          </w:p>
          <w:p w14:paraId="67EC999A" w14:textId="77777777" w:rsidR="00FF0DA8" w:rsidRPr="00AC7CBE" w:rsidRDefault="00FF0DA8" w:rsidP="00AC7CBE">
            <w:pPr>
              <w:spacing w:after="0" w:line="240" w:lineRule="auto"/>
              <w:contextualSpacing/>
            </w:pPr>
            <w:r w:rsidRPr="00AC7CBE">
              <w:t>888=Don’t know</w:t>
            </w:r>
          </w:p>
          <w:p w14:paraId="7ACDA04E" w14:textId="77777777" w:rsidR="00FF0DA8" w:rsidRPr="00AC7CBE" w:rsidRDefault="00FF0DA8" w:rsidP="00AC7CBE">
            <w:pPr>
              <w:spacing w:after="0" w:line="240" w:lineRule="auto"/>
              <w:contextualSpacing/>
            </w:pPr>
            <w:r w:rsidRPr="00AC7CBE">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3D8BB7BD"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79749691"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157C416B" w14:textId="77777777" w:rsidR="00FF0DA8" w:rsidRPr="00AC7CBE" w:rsidRDefault="00FF0DA8" w:rsidP="00AC7CBE">
            <w:pPr>
              <w:spacing w:after="0" w:line="240" w:lineRule="auto"/>
              <w:contextualSpacing/>
              <w:rPr>
                <w:rFonts w:eastAsia="Calibri" w:cs="Times New Roman"/>
                <w:w w:val="105"/>
              </w:rPr>
            </w:pPr>
          </w:p>
        </w:tc>
        <w:tc>
          <w:tcPr>
            <w:tcW w:w="4679" w:type="dxa"/>
            <w:gridSpan w:val="2"/>
            <w:tcBorders>
              <w:top w:val="single" w:sz="4" w:space="0" w:color="000000"/>
              <w:left w:val="single" w:sz="4" w:space="0" w:color="auto"/>
              <w:bottom w:val="single" w:sz="4" w:space="0" w:color="000000"/>
            </w:tcBorders>
          </w:tcPr>
          <w:p w14:paraId="745EA579" w14:textId="547FB643" w:rsidR="00FF0DA8" w:rsidRPr="00AC7CBE" w:rsidRDefault="00FF0DA8" w:rsidP="00AC7CBE">
            <w:pPr>
              <w:spacing w:after="0" w:line="240" w:lineRule="auto"/>
              <w:contextualSpacing/>
              <w:rPr>
                <w:color w:val="000000"/>
              </w:rPr>
            </w:pPr>
            <w:r w:rsidRPr="00AC7CBE">
              <w:rPr>
                <w:color w:val="000000"/>
              </w:rPr>
              <w:t>D8</w:t>
            </w:r>
            <w:r w:rsidR="00471179">
              <w:rPr>
                <w:color w:val="000000"/>
              </w:rPr>
              <w:t>.</w:t>
            </w:r>
            <w:r w:rsidRPr="00AC7CBE">
              <w:rPr>
                <w:color w:val="000000"/>
              </w:rPr>
              <w:t xml:space="preserve">Is it possible to rent customary land in this village?   </w:t>
            </w:r>
            <w:r w:rsidRPr="00AC7CBE">
              <w:rPr>
                <w:b/>
                <w:color w:val="000000"/>
              </w:rPr>
              <w:t>(</w:t>
            </w:r>
            <w:proofErr w:type="spellStart"/>
            <w:r w:rsidRPr="00AC7CBE">
              <w:rPr>
                <w:b/>
                <w:color w:val="000000"/>
              </w:rPr>
              <w:t>hvrentcust</w:t>
            </w:r>
            <w:proofErr w:type="spellEnd"/>
            <w:r w:rsidRPr="00AC7CBE">
              <w:rPr>
                <w:b/>
                <w:color w:val="000000"/>
              </w:rPr>
              <w:t>)</w:t>
            </w:r>
          </w:p>
          <w:p w14:paraId="5AE66B2E" w14:textId="77777777" w:rsidR="00FF0DA8" w:rsidRPr="00AC7CBE" w:rsidRDefault="00FF0DA8" w:rsidP="00AC7CBE">
            <w:pPr>
              <w:spacing w:after="0" w:line="240" w:lineRule="auto"/>
              <w:contextualSpacing/>
              <w:rPr>
                <w:rFonts w:eastAsia="Calibri" w:cs="Times New Roman"/>
                <w:w w:val="105"/>
              </w:rPr>
            </w:pPr>
          </w:p>
        </w:tc>
        <w:tc>
          <w:tcPr>
            <w:tcW w:w="4322" w:type="dxa"/>
            <w:gridSpan w:val="3"/>
            <w:tcBorders>
              <w:top w:val="single" w:sz="4" w:space="0" w:color="000000"/>
              <w:bottom w:val="single" w:sz="4" w:space="0" w:color="000000"/>
              <w:right w:val="single" w:sz="18" w:space="0" w:color="000000"/>
            </w:tcBorders>
          </w:tcPr>
          <w:p w14:paraId="54AA9E39" w14:textId="77777777" w:rsidR="00FF0DA8" w:rsidRPr="00AC7CBE" w:rsidRDefault="00FF0DA8" w:rsidP="00AC7CBE">
            <w:pPr>
              <w:spacing w:after="0" w:line="240" w:lineRule="auto"/>
              <w:contextualSpacing/>
            </w:pPr>
            <w:r w:rsidRPr="00AC7CBE">
              <w:t>1=No</w:t>
            </w:r>
          </w:p>
          <w:p w14:paraId="3084DABB" w14:textId="77777777" w:rsidR="00FF0DA8" w:rsidRPr="00AC7CBE" w:rsidRDefault="00FF0DA8" w:rsidP="00AC7CBE">
            <w:pPr>
              <w:spacing w:after="0" w:line="240" w:lineRule="auto"/>
              <w:contextualSpacing/>
            </w:pPr>
            <w:r w:rsidRPr="00AC7CBE">
              <w:t>2=Yes</w:t>
            </w:r>
            <w:r w:rsidRPr="00AC7CBE" w:rsidDel="00226116">
              <w:t xml:space="preserve"> </w:t>
            </w:r>
          </w:p>
          <w:p w14:paraId="73C81298" w14:textId="77777777" w:rsidR="00FF0DA8" w:rsidRPr="00AC7CBE" w:rsidRDefault="00FF0DA8" w:rsidP="00AC7CBE">
            <w:pPr>
              <w:spacing w:after="0" w:line="240" w:lineRule="auto"/>
              <w:contextualSpacing/>
            </w:pPr>
            <w:r w:rsidRPr="00AC7CBE">
              <w:t>888=Don’t know</w:t>
            </w:r>
          </w:p>
          <w:p w14:paraId="5D7E492D" w14:textId="77777777" w:rsidR="00FF0DA8" w:rsidRPr="00AC7CBE" w:rsidRDefault="00FF0DA8" w:rsidP="00AC7CBE">
            <w:pPr>
              <w:spacing w:after="0" w:line="240" w:lineRule="auto"/>
              <w:contextualSpacing/>
            </w:pPr>
            <w:r w:rsidRPr="00AC7CBE">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50CA3C35"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7CFE30D3"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08C1264D" w14:textId="77777777" w:rsidR="00FF0DA8" w:rsidRPr="00AC7CBE" w:rsidRDefault="00FF0DA8" w:rsidP="00AC7CBE">
            <w:pPr>
              <w:spacing w:after="0" w:line="240" w:lineRule="auto"/>
              <w:contextualSpacing/>
              <w:rPr>
                <w:rFonts w:eastAsia="Calibri" w:cs="Times New Roman"/>
                <w:w w:val="105"/>
              </w:rPr>
            </w:pPr>
          </w:p>
        </w:tc>
        <w:tc>
          <w:tcPr>
            <w:tcW w:w="4679" w:type="dxa"/>
            <w:gridSpan w:val="2"/>
            <w:tcBorders>
              <w:top w:val="single" w:sz="4" w:space="0" w:color="000000"/>
              <w:left w:val="single" w:sz="4" w:space="0" w:color="auto"/>
              <w:bottom w:val="single" w:sz="4" w:space="0" w:color="000000"/>
            </w:tcBorders>
          </w:tcPr>
          <w:p w14:paraId="6DFF006D" w14:textId="476427E7" w:rsidR="00FF0DA8" w:rsidRPr="00AC7CBE" w:rsidRDefault="00FF0DA8" w:rsidP="00AC7CBE">
            <w:pPr>
              <w:spacing w:after="0" w:line="240" w:lineRule="auto"/>
              <w:contextualSpacing/>
              <w:rPr>
                <w:b/>
                <w:color w:val="000000"/>
              </w:rPr>
            </w:pPr>
            <w:r w:rsidRPr="00AC7CBE">
              <w:rPr>
                <w:color w:val="000000"/>
              </w:rPr>
              <w:t>D9</w:t>
            </w:r>
            <w:r w:rsidR="00471179">
              <w:rPr>
                <w:color w:val="000000"/>
              </w:rPr>
              <w:t>.</w:t>
            </w:r>
            <w:r w:rsidRPr="00AC7CBE">
              <w:rPr>
                <w:color w:val="000000"/>
              </w:rPr>
              <w:t xml:space="preserve">Has any part of your village's customary land been sold to someone from outside this village in the past five years? </w:t>
            </w:r>
            <w:r w:rsidRPr="00AC7CBE">
              <w:rPr>
                <w:b/>
                <w:color w:val="000000"/>
              </w:rPr>
              <w:t>(</w:t>
            </w:r>
            <w:proofErr w:type="spellStart"/>
            <w:r w:rsidRPr="00AC7CBE">
              <w:rPr>
                <w:b/>
                <w:color w:val="000000"/>
              </w:rPr>
              <w:t>hland_sold</w:t>
            </w:r>
            <w:proofErr w:type="spellEnd"/>
            <w:r w:rsidRPr="00AC7CBE">
              <w:rPr>
                <w:b/>
                <w:color w:val="000000"/>
              </w:rPr>
              <w:t>)</w:t>
            </w:r>
          </w:p>
          <w:p w14:paraId="74E7018E" w14:textId="6AC03DF8" w:rsidR="00FF0DA8" w:rsidRPr="00AC7CBE" w:rsidRDefault="00FF0DA8" w:rsidP="00AC7CBE">
            <w:pPr>
              <w:spacing w:after="0" w:line="240" w:lineRule="auto"/>
              <w:contextualSpacing/>
              <w:rPr>
                <w:rFonts w:eastAsia="Calibri" w:cs="Times New Roman"/>
                <w:w w:val="105"/>
              </w:rPr>
            </w:pPr>
            <w:r w:rsidRPr="00AC7CBE">
              <w:rPr>
                <w:color w:val="000000"/>
              </w:rPr>
              <w:t>If 1, 888, or 999, skip to</w:t>
            </w:r>
            <w:r w:rsidRPr="00AC7CBE">
              <w:rPr>
                <w:b/>
                <w:color w:val="000000"/>
              </w:rPr>
              <w:t xml:space="preserve"> D14</w:t>
            </w:r>
          </w:p>
        </w:tc>
        <w:tc>
          <w:tcPr>
            <w:tcW w:w="4322" w:type="dxa"/>
            <w:gridSpan w:val="3"/>
            <w:tcBorders>
              <w:top w:val="single" w:sz="4" w:space="0" w:color="000000"/>
              <w:bottom w:val="single" w:sz="4" w:space="0" w:color="000000"/>
              <w:right w:val="single" w:sz="18" w:space="0" w:color="000000"/>
            </w:tcBorders>
          </w:tcPr>
          <w:p w14:paraId="5D339D85" w14:textId="77777777" w:rsidR="00FF0DA8" w:rsidRPr="00AC7CBE" w:rsidRDefault="00FF0DA8" w:rsidP="00AC7CBE">
            <w:pPr>
              <w:spacing w:after="0" w:line="240" w:lineRule="auto"/>
              <w:contextualSpacing/>
            </w:pPr>
            <w:r w:rsidRPr="00AC7CBE">
              <w:t>1=No</w:t>
            </w:r>
          </w:p>
          <w:p w14:paraId="202ED7C0" w14:textId="77777777" w:rsidR="00FF0DA8" w:rsidRPr="00AC7CBE" w:rsidRDefault="00FF0DA8" w:rsidP="00AC7CBE">
            <w:pPr>
              <w:spacing w:after="0" w:line="240" w:lineRule="auto"/>
              <w:contextualSpacing/>
            </w:pPr>
            <w:r w:rsidRPr="00AC7CBE">
              <w:t>2=Yes</w:t>
            </w:r>
            <w:r w:rsidRPr="00AC7CBE" w:rsidDel="00226116">
              <w:t xml:space="preserve"> </w:t>
            </w:r>
          </w:p>
          <w:p w14:paraId="4017B1D3" w14:textId="77777777" w:rsidR="00FF0DA8" w:rsidRPr="00AC7CBE" w:rsidRDefault="00FF0DA8" w:rsidP="00AC7CBE">
            <w:pPr>
              <w:spacing w:after="0" w:line="240" w:lineRule="auto"/>
              <w:contextualSpacing/>
            </w:pPr>
            <w:r w:rsidRPr="00AC7CBE">
              <w:t>888=Don’t know</w:t>
            </w:r>
          </w:p>
          <w:p w14:paraId="680DB3A8" w14:textId="77777777" w:rsidR="00FF0DA8" w:rsidRPr="00AC7CBE" w:rsidRDefault="00FF0DA8" w:rsidP="00AC7CBE">
            <w:pPr>
              <w:spacing w:after="0" w:line="240" w:lineRule="auto"/>
              <w:contextualSpacing/>
            </w:pPr>
            <w:r w:rsidRPr="00AC7CBE">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70B22339"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625ECE15"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1ED29B03" w14:textId="77777777" w:rsidR="00FF0DA8" w:rsidRPr="00AC7CBE" w:rsidRDefault="00FF0DA8" w:rsidP="00AC7CBE">
            <w:pPr>
              <w:spacing w:after="0" w:line="240" w:lineRule="auto"/>
              <w:contextualSpacing/>
              <w:rPr>
                <w:rFonts w:eastAsia="Calibri" w:cs="Times New Roman"/>
                <w:w w:val="105"/>
              </w:rPr>
            </w:pPr>
          </w:p>
        </w:tc>
        <w:tc>
          <w:tcPr>
            <w:tcW w:w="4679" w:type="dxa"/>
            <w:gridSpan w:val="2"/>
            <w:tcBorders>
              <w:top w:val="single" w:sz="4" w:space="0" w:color="000000"/>
              <w:left w:val="single" w:sz="4" w:space="0" w:color="auto"/>
              <w:bottom w:val="single" w:sz="4" w:space="0" w:color="000000"/>
            </w:tcBorders>
          </w:tcPr>
          <w:p w14:paraId="109181EF" w14:textId="209945F7" w:rsidR="00FF0DA8" w:rsidRPr="00AC7CBE" w:rsidRDefault="00FF0DA8" w:rsidP="00AC7CBE">
            <w:pPr>
              <w:spacing w:after="0" w:line="240" w:lineRule="auto"/>
              <w:contextualSpacing/>
              <w:rPr>
                <w:color w:val="000000"/>
              </w:rPr>
            </w:pPr>
            <w:r w:rsidRPr="00AC7CBE">
              <w:rPr>
                <w:color w:val="000000"/>
              </w:rPr>
              <w:t>D10</w:t>
            </w:r>
            <w:r w:rsidR="00471179">
              <w:rPr>
                <w:color w:val="000000"/>
              </w:rPr>
              <w:t>.</w:t>
            </w:r>
            <w:r w:rsidRPr="00AC7CBE">
              <w:rPr>
                <w:color w:val="000000"/>
              </w:rPr>
              <w:t xml:space="preserve">Who sold this land? </w:t>
            </w:r>
            <w:r w:rsidRPr="00AC7CBE">
              <w:rPr>
                <w:b/>
                <w:color w:val="000000"/>
              </w:rPr>
              <w:t>(</w:t>
            </w:r>
            <w:proofErr w:type="spellStart"/>
            <w:r w:rsidRPr="00AC7CBE">
              <w:rPr>
                <w:b/>
                <w:color w:val="000000"/>
              </w:rPr>
              <w:t>hwho_sold</w:t>
            </w:r>
            <w:proofErr w:type="spellEnd"/>
            <w:r w:rsidRPr="00AC7CBE">
              <w:rPr>
                <w:b/>
                <w:color w:val="000000"/>
              </w:rPr>
              <w:t>)</w:t>
            </w:r>
          </w:p>
        </w:tc>
        <w:tc>
          <w:tcPr>
            <w:tcW w:w="4322" w:type="dxa"/>
            <w:gridSpan w:val="3"/>
            <w:tcBorders>
              <w:top w:val="single" w:sz="4" w:space="0" w:color="000000"/>
              <w:bottom w:val="single" w:sz="4" w:space="0" w:color="000000"/>
              <w:right w:val="single" w:sz="18" w:space="0" w:color="000000"/>
            </w:tcBorders>
          </w:tcPr>
          <w:p w14:paraId="39325802" w14:textId="30882B6F" w:rsidR="00FF0DA8" w:rsidRPr="00AC7CBE" w:rsidRDefault="00FF0DA8" w:rsidP="00AC7CBE">
            <w:pPr>
              <w:spacing w:after="0" w:line="240" w:lineRule="auto"/>
              <w:contextualSpacing/>
            </w:pPr>
            <w:r w:rsidRPr="00AC7CBE">
              <w:t>1=Chief</w:t>
            </w:r>
          </w:p>
          <w:p w14:paraId="5B6728AE" w14:textId="72F71E28" w:rsidR="00FF0DA8" w:rsidRPr="00AC7CBE" w:rsidRDefault="00FF0DA8" w:rsidP="00AC7CBE">
            <w:pPr>
              <w:spacing w:after="0" w:line="240" w:lineRule="auto"/>
              <w:contextualSpacing/>
            </w:pPr>
            <w:r w:rsidRPr="00AC7CBE">
              <w:t>2=Headman</w:t>
            </w:r>
          </w:p>
          <w:p w14:paraId="7D58472F" w14:textId="77777777" w:rsidR="00FF0DA8" w:rsidRPr="00AC7CBE" w:rsidRDefault="00FF0DA8" w:rsidP="00AC7CBE">
            <w:pPr>
              <w:spacing w:after="0" w:line="240" w:lineRule="auto"/>
              <w:contextualSpacing/>
            </w:pPr>
            <w:r w:rsidRPr="00AC7CBE">
              <w:t>97=Other, please specify</w:t>
            </w:r>
          </w:p>
          <w:p w14:paraId="3EAFC857" w14:textId="77777777" w:rsidR="00FF0DA8" w:rsidRPr="00AC7CBE" w:rsidRDefault="00FF0DA8" w:rsidP="00AC7CBE">
            <w:pPr>
              <w:spacing w:after="0" w:line="240" w:lineRule="auto"/>
              <w:contextualSpacing/>
            </w:pPr>
            <w:r w:rsidRPr="00AC7CBE">
              <w:t>888=Don’t know</w:t>
            </w:r>
          </w:p>
          <w:p w14:paraId="37012955" w14:textId="78A58B97" w:rsidR="00FF0DA8" w:rsidRPr="00AC7CBE" w:rsidRDefault="00FF0DA8" w:rsidP="00AC7CBE">
            <w:pPr>
              <w:spacing w:after="0" w:line="240" w:lineRule="auto"/>
              <w:contextualSpacing/>
            </w:pPr>
            <w:r w:rsidRPr="00AC7CBE">
              <w:t>999=Preferred not to answer</w:t>
            </w:r>
          </w:p>
        </w:tc>
        <w:tc>
          <w:tcPr>
            <w:tcW w:w="720" w:type="dxa"/>
            <w:tcBorders>
              <w:top w:val="single" w:sz="18" w:space="0" w:color="000000"/>
              <w:left w:val="single" w:sz="18" w:space="0" w:color="000000"/>
              <w:bottom w:val="single" w:sz="18" w:space="0" w:color="000000"/>
              <w:right w:val="single" w:sz="18" w:space="0" w:color="000000"/>
            </w:tcBorders>
          </w:tcPr>
          <w:p w14:paraId="429B7EDD"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4E0EA438" w14:textId="77777777" w:rsidTr="00FF0DA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741EC31E" w14:textId="77777777" w:rsidR="00FF0DA8" w:rsidRPr="00AC7CBE" w:rsidRDefault="00FF0DA8" w:rsidP="00AC7CBE">
            <w:pPr>
              <w:spacing w:after="0" w:line="240" w:lineRule="auto"/>
              <w:contextualSpacing/>
            </w:pPr>
          </w:p>
        </w:tc>
        <w:tc>
          <w:tcPr>
            <w:tcW w:w="4679" w:type="dxa"/>
            <w:gridSpan w:val="2"/>
            <w:tcBorders>
              <w:left w:val="single" w:sz="4" w:space="0" w:color="auto"/>
              <w:right w:val="single" w:sz="18" w:space="0" w:color="000000"/>
            </w:tcBorders>
          </w:tcPr>
          <w:p w14:paraId="03744911" w14:textId="1DC38F4F" w:rsidR="00FF0DA8" w:rsidRPr="00AC7CBE" w:rsidRDefault="00FF0DA8" w:rsidP="00AC7CBE">
            <w:pPr>
              <w:spacing w:after="0" w:line="240" w:lineRule="auto"/>
              <w:contextualSpacing/>
              <w:rPr>
                <w:b/>
                <w:color w:val="000000"/>
              </w:rPr>
            </w:pPr>
            <w:r w:rsidRPr="00AC7CBE">
              <w:rPr>
                <w:color w:val="000000"/>
              </w:rPr>
              <w:t>D10b</w:t>
            </w:r>
            <w:r w:rsidR="00471179">
              <w:rPr>
                <w:color w:val="000000"/>
              </w:rPr>
              <w:t>.</w:t>
            </w:r>
            <w:r w:rsidRPr="00AC7CBE">
              <w:rPr>
                <w:color w:val="000000"/>
              </w:rPr>
              <w:t xml:space="preserve">Other, specify </w:t>
            </w:r>
            <w:r w:rsidRPr="00AC7CBE">
              <w:rPr>
                <w:b/>
                <w:color w:val="000000"/>
              </w:rPr>
              <w:t>(</w:t>
            </w:r>
            <w:proofErr w:type="spellStart"/>
            <w:r w:rsidRPr="00AC7CBE">
              <w:rPr>
                <w:b/>
                <w:color w:val="000000"/>
              </w:rPr>
              <w:t>hwho_soldo</w:t>
            </w:r>
            <w:proofErr w:type="spellEnd"/>
            <w:r w:rsidRPr="00AC7CBE">
              <w:rPr>
                <w:b/>
                <w:color w:val="000000"/>
              </w:rPr>
              <w:t>)</w:t>
            </w:r>
          </w:p>
          <w:p w14:paraId="5B305400" w14:textId="1F23CF5E" w:rsidR="00FF0DA8" w:rsidRPr="00AC7CBE" w:rsidRDefault="00FF0DA8" w:rsidP="00AC7CBE">
            <w:pPr>
              <w:spacing w:after="0" w:line="240" w:lineRule="auto"/>
              <w:contextualSpacing/>
              <w:rPr>
                <w:w w:val="105"/>
              </w:rPr>
            </w:pPr>
            <w:r w:rsidRPr="00AC7CBE">
              <w:rPr>
                <w:rFonts w:eastAsiaTheme="minorEastAsia"/>
                <w:lang w:eastAsia="zh-CN"/>
              </w:rPr>
              <w:t>Ask if D10=3</w:t>
            </w:r>
          </w:p>
        </w:tc>
        <w:tc>
          <w:tcPr>
            <w:tcW w:w="5042" w:type="dxa"/>
            <w:gridSpan w:val="4"/>
            <w:tcBorders>
              <w:top w:val="single" w:sz="18" w:space="0" w:color="000000"/>
              <w:left w:val="single" w:sz="18" w:space="0" w:color="000000"/>
              <w:bottom w:val="single" w:sz="18" w:space="0" w:color="000000"/>
              <w:right w:val="single" w:sz="18" w:space="0" w:color="000000"/>
            </w:tcBorders>
          </w:tcPr>
          <w:p w14:paraId="681378D0" w14:textId="77777777" w:rsidR="00FF0DA8" w:rsidRPr="00AC7CBE" w:rsidRDefault="00FF0DA8" w:rsidP="00AC7CBE">
            <w:pPr>
              <w:spacing w:after="0" w:line="240" w:lineRule="auto"/>
              <w:contextualSpacing/>
              <w:rPr>
                <w:w w:val="105"/>
              </w:rPr>
            </w:pPr>
            <w:r w:rsidRPr="00AC7CBE">
              <w:rPr>
                <w:i/>
                <w:color w:val="A6A6A6" w:themeColor="background1" w:themeShade="A6"/>
              </w:rPr>
              <w:t>(Text)</w:t>
            </w:r>
          </w:p>
        </w:tc>
      </w:tr>
      <w:tr w:rsidR="00FF0DA8" w:rsidRPr="00AC7CBE" w14:paraId="6C1DB128" w14:textId="77777777" w:rsidTr="00FF0DA8">
        <w:trPr>
          <w:trHeight w:val="20"/>
        </w:trPr>
        <w:tc>
          <w:tcPr>
            <w:tcW w:w="359" w:type="dxa"/>
            <w:vMerge w:val="restart"/>
            <w:tcBorders>
              <w:top w:val="single" w:sz="4" w:space="0" w:color="000000"/>
              <w:left w:val="single" w:sz="4" w:space="0" w:color="000000"/>
              <w:right w:val="single" w:sz="4" w:space="0" w:color="000000"/>
            </w:tcBorders>
          </w:tcPr>
          <w:p w14:paraId="719EE3EE" w14:textId="77777777" w:rsidR="00FF0DA8" w:rsidRPr="00AC7CBE" w:rsidRDefault="00FF0DA8" w:rsidP="00AC7CBE">
            <w:pPr>
              <w:spacing w:after="0" w:line="240" w:lineRule="auto"/>
              <w:contextualSpacing/>
              <w:rPr>
                <w:rFonts w:eastAsia="Calibri" w:cs="Times New Roman"/>
              </w:rPr>
            </w:pPr>
            <w:r w:rsidRPr="00AC7CBE">
              <w:rPr>
                <w:rFonts w:eastAsia="Calibri" w:cs="Times New Roman"/>
              </w:rPr>
              <w:t>D1</w:t>
            </w:r>
          </w:p>
        </w:tc>
        <w:tc>
          <w:tcPr>
            <w:tcW w:w="7200" w:type="dxa"/>
            <w:gridSpan w:val="4"/>
            <w:tcBorders>
              <w:top w:val="single" w:sz="4" w:space="0" w:color="000000"/>
              <w:left w:val="single" w:sz="4" w:space="0" w:color="000000"/>
              <w:right w:val="single" w:sz="18" w:space="0" w:color="000000"/>
            </w:tcBorders>
          </w:tcPr>
          <w:p w14:paraId="779B0915" w14:textId="5E6CE728" w:rsidR="00FF0DA8" w:rsidRPr="00AC7CBE" w:rsidRDefault="00FF0DA8" w:rsidP="00AC7CBE">
            <w:pPr>
              <w:spacing w:after="0" w:line="240" w:lineRule="auto"/>
              <w:contextualSpacing/>
              <w:rPr>
                <w:rFonts w:eastAsia="Calibri" w:cs="Times New Roman"/>
                <w:i/>
                <w:w w:val="105"/>
              </w:rPr>
            </w:pPr>
            <w:r w:rsidRPr="00AC7CBE">
              <w:rPr>
                <w:color w:val="000000"/>
              </w:rPr>
              <w:t xml:space="preserve">D11.What was the area of land sold? </w:t>
            </w:r>
            <w:r w:rsidRPr="00AC7CBE">
              <w:rPr>
                <w:b/>
                <w:color w:val="000000"/>
              </w:rPr>
              <w:t>(</w:t>
            </w:r>
            <w:proofErr w:type="spellStart"/>
            <w:r w:rsidRPr="00AC7CBE">
              <w:rPr>
                <w:b/>
                <w:color w:val="000000"/>
              </w:rPr>
              <w:t>harea_sold</w:t>
            </w:r>
            <w:proofErr w:type="spellEnd"/>
            <w:r w:rsidRPr="00AC7CBE">
              <w:rPr>
                <w:b/>
                <w:color w:val="000000"/>
              </w:rPr>
              <w:t>)</w:t>
            </w:r>
          </w:p>
        </w:tc>
        <w:tc>
          <w:tcPr>
            <w:tcW w:w="2521" w:type="dxa"/>
            <w:gridSpan w:val="2"/>
            <w:tcBorders>
              <w:top w:val="single" w:sz="18" w:space="0" w:color="000000"/>
              <w:left w:val="single" w:sz="18" w:space="0" w:color="000000"/>
              <w:bottom w:val="single" w:sz="18" w:space="0" w:color="auto"/>
              <w:right w:val="single" w:sz="18" w:space="0" w:color="000000"/>
            </w:tcBorders>
          </w:tcPr>
          <w:p w14:paraId="11B872ED"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i/>
                <w:color w:val="A6A6A6"/>
              </w:rPr>
              <w:t>(Integer)</w:t>
            </w:r>
          </w:p>
        </w:tc>
      </w:tr>
      <w:tr w:rsidR="00FF0DA8" w:rsidRPr="00AC7CBE" w14:paraId="23D1BDEE" w14:textId="77777777" w:rsidTr="00FF0DA8">
        <w:trPr>
          <w:trHeight w:val="20"/>
        </w:trPr>
        <w:tc>
          <w:tcPr>
            <w:tcW w:w="359" w:type="dxa"/>
            <w:vMerge/>
            <w:tcBorders>
              <w:left w:val="single" w:sz="4" w:space="0" w:color="000000"/>
              <w:bottom w:val="single" w:sz="4" w:space="0" w:color="000000"/>
              <w:right w:val="single" w:sz="4" w:space="0" w:color="000000"/>
            </w:tcBorders>
          </w:tcPr>
          <w:p w14:paraId="4A223B2D" w14:textId="77777777" w:rsidR="00FF0DA8" w:rsidRPr="00AC7CBE" w:rsidRDefault="00FF0DA8" w:rsidP="00AC7CBE">
            <w:pPr>
              <w:spacing w:after="0" w:line="240" w:lineRule="auto"/>
              <w:contextualSpacing/>
              <w:rPr>
                <w:rFonts w:eastAsia="Calibri" w:cs="Times New Roman"/>
              </w:rPr>
            </w:pPr>
          </w:p>
        </w:tc>
        <w:tc>
          <w:tcPr>
            <w:tcW w:w="2472" w:type="dxa"/>
            <w:tcBorders>
              <w:left w:val="single" w:sz="4" w:space="0" w:color="000000"/>
              <w:bottom w:val="single" w:sz="4" w:space="0" w:color="000000"/>
            </w:tcBorders>
          </w:tcPr>
          <w:p w14:paraId="1E44F9B4"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Unit:</w:t>
            </w:r>
          </w:p>
          <w:p w14:paraId="572C2563"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(1)Lime</w:t>
            </w:r>
          </w:p>
        </w:tc>
        <w:tc>
          <w:tcPr>
            <w:tcW w:w="2400" w:type="dxa"/>
            <w:gridSpan w:val="2"/>
            <w:tcBorders>
              <w:bottom w:val="single" w:sz="4" w:space="0" w:color="000000"/>
            </w:tcBorders>
          </w:tcPr>
          <w:p w14:paraId="53A32D3E"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(2)Acre</w:t>
            </w:r>
          </w:p>
          <w:p w14:paraId="360B7B0A"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(3)Hectare</w:t>
            </w:r>
          </w:p>
        </w:tc>
        <w:tc>
          <w:tcPr>
            <w:tcW w:w="4129" w:type="dxa"/>
            <w:gridSpan w:val="2"/>
            <w:tcBorders>
              <w:left w:val="nil"/>
              <w:bottom w:val="single" w:sz="4" w:space="0" w:color="000000"/>
              <w:right w:val="single" w:sz="18" w:space="0" w:color="000000"/>
            </w:tcBorders>
          </w:tcPr>
          <w:p w14:paraId="717C0E77"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(4)Square meter</w:t>
            </w:r>
          </w:p>
          <w:p w14:paraId="3F43D148" w14:textId="77777777" w:rsidR="00FF0DA8" w:rsidRPr="00AC7CBE" w:rsidRDefault="00FF0DA8" w:rsidP="00AC7CBE">
            <w:pPr>
              <w:spacing w:after="0" w:line="240" w:lineRule="auto"/>
              <w:contextualSpacing/>
              <w:rPr>
                <w:rFonts w:eastAsiaTheme="minorEastAsia"/>
                <w:color w:val="000000"/>
                <w:lang w:eastAsia="zh-CN"/>
              </w:rPr>
            </w:pPr>
            <w:r w:rsidRPr="00AC7CBE">
              <w:rPr>
                <w:rFonts w:eastAsiaTheme="minorEastAsia"/>
                <w:b/>
                <w:color w:val="000000"/>
                <w:lang w:eastAsia="zh-CN"/>
              </w:rPr>
              <w:t>(</w:t>
            </w:r>
            <w:proofErr w:type="spellStart"/>
            <w:r w:rsidRPr="00AC7CBE">
              <w:rPr>
                <w:rFonts w:eastAsiaTheme="minorEastAsia"/>
                <w:b/>
                <w:color w:val="000000"/>
                <w:lang w:eastAsia="zh-CN"/>
              </w:rPr>
              <w:t>hvarea_unit</w:t>
            </w:r>
            <w:proofErr w:type="spellEnd"/>
            <w:r w:rsidRPr="00AC7CBE">
              <w:rPr>
                <w:rFonts w:eastAsiaTheme="minorEastAsia"/>
                <w:b/>
                <w:color w:val="000000"/>
                <w:lang w:eastAsia="zh-CN"/>
              </w:rPr>
              <w:t>)</w:t>
            </w:r>
          </w:p>
        </w:tc>
        <w:tc>
          <w:tcPr>
            <w:tcW w:w="720" w:type="dxa"/>
            <w:tcBorders>
              <w:top w:val="single" w:sz="18" w:space="0" w:color="auto"/>
              <w:left w:val="single" w:sz="18" w:space="0" w:color="000000"/>
              <w:bottom w:val="single" w:sz="18" w:space="0" w:color="000000"/>
              <w:right w:val="single" w:sz="18" w:space="0" w:color="000000"/>
            </w:tcBorders>
          </w:tcPr>
          <w:p w14:paraId="27C0A048"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10E62EE9" w14:textId="77777777" w:rsidTr="003660A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6BE091ED" w14:textId="77777777" w:rsidR="00FF0DA8" w:rsidRPr="00AC7CBE" w:rsidRDefault="00FF0DA8" w:rsidP="00AC7CBE">
            <w:pPr>
              <w:spacing w:after="0" w:line="240" w:lineRule="auto"/>
              <w:contextualSpacing/>
            </w:pPr>
          </w:p>
        </w:tc>
        <w:tc>
          <w:tcPr>
            <w:tcW w:w="4679" w:type="dxa"/>
            <w:gridSpan w:val="2"/>
            <w:tcBorders>
              <w:left w:val="single" w:sz="4" w:space="0" w:color="auto"/>
              <w:right w:val="single" w:sz="18" w:space="0" w:color="000000"/>
            </w:tcBorders>
          </w:tcPr>
          <w:p w14:paraId="5B84362B" w14:textId="0A46FA1D" w:rsidR="00FF0DA8" w:rsidRPr="00AC7CBE" w:rsidRDefault="00FF0DA8" w:rsidP="00AC7CBE">
            <w:pPr>
              <w:spacing w:after="0" w:line="240" w:lineRule="auto"/>
              <w:contextualSpacing/>
              <w:rPr>
                <w:w w:val="105"/>
              </w:rPr>
            </w:pPr>
            <w:r w:rsidRPr="00AC7CBE">
              <w:rPr>
                <w:color w:val="000000"/>
              </w:rPr>
              <w:t>D12</w:t>
            </w:r>
            <w:r w:rsidR="00471179">
              <w:rPr>
                <w:color w:val="000000"/>
              </w:rPr>
              <w:t>.</w:t>
            </w:r>
            <w:r w:rsidRPr="00AC7CBE">
              <w:rPr>
                <w:color w:val="000000"/>
              </w:rPr>
              <w:t xml:space="preserve">Who purchased this land? </w:t>
            </w:r>
            <w:r w:rsidRPr="00AC7CBE">
              <w:rPr>
                <w:b/>
                <w:color w:val="000000"/>
              </w:rPr>
              <w:t>(</w:t>
            </w:r>
            <w:proofErr w:type="spellStart"/>
            <w:r w:rsidRPr="00AC7CBE">
              <w:rPr>
                <w:b/>
                <w:color w:val="000000"/>
              </w:rPr>
              <w:t>hwho_bought</w:t>
            </w:r>
            <w:proofErr w:type="spellEnd"/>
            <w:r w:rsidRPr="00AC7CBE">
              <w:rPr>
                <w:b/>
                <w:color w:val="000000"/>
              </w:rPr>
              <w:t>)</w:t>
            </w:r>
          </w:p>
        </w:tc>
        <w:tc>
          <w:tcPr>
            <w:tcW w:w="5042" w:type="dxa"/>
            <w:gridSpan w:val="4"/>
            <w:tcBorders>
              <w:top w:val="single" w:sz="18" w:space="0" w:color="000000"/>
              <w:left w:val="single" w:sz="18" w:space="0" w:color="000000"/>
              <w:bottom w:val="single" w:sz="18" w:space="0" w:color="000000"/>
              <w:right w:val="single" w:sz="18" w:space="0" w:color="000000"/>
            </w:tcBorders>
          </w:tcPr>
          <w:p w14:paraId="7A1EF692" w14:textId="77777777" w:rsidR="00FF0DA8" w:rsidRPr="00AC7CBE" w:rsidRDefault="00FF0DA8" w:rsidP="00AC7CBE">
            <w:pPr>
              <w:spacing w:after="0" w:line="240" w:lineRule="auto"/>
              <w:contextualSpacing/>
              <w:rPr>
                <w:w w:val="105"/>
              </w:rPr>
            </w:pPr>
            <w:r w:rsidRPr="00AC7CBE">
              <w:rPr>
                <w:i/>
                <w:color w:val="A6A6A6" w:themeColor="background1" w:themeShade="A6"/>
              </w:rPr>
              <w:t>(Text)</w:t>
            </w:r>
          </w:p>
        </w:tc>
      </w:tr>
      <w:tr w:rsidR="00FF0DA8" w:rsidRPr="00AC7CBE" w14:paraId="32A5E72B" w14:textId="77777777" w:rsidTr="00FF0DA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top w:val="single" w:sz="4" w:space="0" w:color="000000"/>
              <w:left w:val="single" w:sz="4" w:space="0" w:color="auto"/>
              <w:bottom w:val="single" w:sz="4" w:space="0" w:color="000000"/>
              <w:right w:val="single" w:sz="4" w:space="0" w:color="auto"/>
            </w:tcBorders>
          </w:tcPr>
          <w:p w14:paraId="69A25B76" w14:textId="77777777" w:rsidR="00FF0DA8" w:rsidRPr="00AC7CBE" w:rsidRDefault="00FF0DA8" w:rsidP="00AC7CBE">
            <w:pPr>
              <w:spacing w:after="0" w:line="240" w:lineRule="auto"/>
              <w:contextualSpacing/>
            </w:pPr>
          </w:p>
        </w:tc>
        <w:tc>
          <w:tcPr>
            <w:tcW w:w="4679" w:type="dxa"/>
            <w:gridSpan w:val="2"/>
            <w:tcBorders>
              <w:top w:val="single" w:sz="4" w:space="0" w:color="000000"/>
              <w:left w:val="single" w:sz="4" w:space="0" w:color="auto"/>
              <w:bottom w:val="single" w:sz="4" w:space="0" w:color="000000"/>
              <w:right w:val="single" w:sz="18" w:space="0" w:color="000000"/>
            </w:tcBorders>
          </w:tcPr>
          <w:p w14:paraId="33790580" w14:textId="782495CF" w:rsidR="00FF0DA8" w:rsidRPr="00AC7CBE" w:rsidRDefault="00FF0DA8" w:rsidP="00AC7CBE">
            <w:pPr>
              <w:spacing w:after="0" w:line="240" w:lineRule="auto"/>
              <w:contextualSpacing/>
              <w:rPr>
                <w:color w:val="000000"/>
              </w:rPr>
            </w:pPr>
            <w:r w:rsidRPr="00AC7CBE">
              <w:rPr>
                <w:rFonts w:eastAsiaTheme="minorEastAsia"/>
                <w:color w:val="000000"/>
                <w:lang w:eastAsia="zh-CN"/>
              </w:rPr>
              <w:t>D13</w:t>
            </w:r>
            <w:r w:rsidR="00471179">
              <w:rPr>
                <w:rFonts w:eastAsiaTheme="minorEastAsia"/>
                <w:color w:val="000000"/>
                <w:lang w:eastAsia="zh-CN"/>
              </w:rPr>
              <w:t>.</w:t>
            </w:r>
            <w:r w:rsidRPr="00AC7CBE">
              <w:rPr>
                <w:rFonts w:eastAsiaTheme="minorEastAsia"/>
                <w:color w:val="000000"/>
                <w:lang w:eastAsia="zh-CN"/>
              </w:rPr>
              <w:t xml:space="preserve">For what purpose was the land </w:t>
            </w:r>
            <w:commentRangeStart w:id="19"/>
            <w:r w:rsidRPr="00AC7CBE">
              <w:rPr>
                <w:rFonts w:eastAsiaTheme="minorEastAsia"/>
                <w:color w:val="000000"/>
                <w:lang w:eastAsia="zh-CN"/>
              </w:rPr>
              <w:t>purchased</w:t>
            </w:r>
            <w:commentRangeEnd w:id="19"/>
            <w:r w:rsidR="00130922">
              <w:rPr>
                <w:rStyle w:val="CommentReference"/>
              </w:rPr>
              <w:commentReference w:id="19"/>
            </w:r>
            <w:r w:rsidRPr="00AC7CBE">
              <w:rPr>
                <w:rFonts w:eastAsiaTheme="minorEastAsia"/>
                <w:b/>
                <w:color w:val="000000"/>
                <w:lang w:eastAsia="zh-CN"/>
              </w:rPr>
              <w:t>? (</w:t>
            </w:r>
            <w:proofErr w:type="spellStart"/>
            <w:r w:rsidRPr="00AC7CBE">
              <w:rPr>
                <w:rFonts w:eastAsiaTheme="minorEastAsia"/>
                <w:b/>
                <w:color w:val="000000"/>
                <w:lang w:eastAsia="zh-CN"/>
              </w:rPr>
              <w:t>hwhy_bought</w:t>
            </w:r>
            <w:proofErr w:type="spellEnd"/>
            <w:r w:rsidRPr="00AC7CBE">
              <w:rPr>
                <w:rFonts w:eastAsiaTheme="minorEastAsia"/>
                <w:b/>
                <w:color w:val="000000"/>
                <w:lang w:eastAsia="zh-CN"/>
              </w:rPr>
              <w:t>)</w:t>
            </w:r>
          </w:p>
        </w:tc>
        <w:tc>
          <w:tcPr>
            <w:tcW w:w="5042" w:type="dxa"/>
            <w:gridSpan w:val="4"/>
            <w:tcBorders>
              <w:top w:val="single" w:sz="18" w:space="0" w:color="000000"/>
              <w:left w:val="single" w:sz="18" w:space="0" w:color="000000"/>
              <w:bottom w:val="single" w:sz="18" w:space="0" w:color="000000"/>
              <w:right w:val="single" w:sz="18" w:space="0" w:color="000000"/>
            </w:tcBorders>
          </w:tcPr>
          <w:p w14:paraId="44D4CC14" w14:textId="77777777" w:rsidR="00FF0DA8" w:rsidRPr="00AC7CBE" w:rsidRDefault="00FF0DA8" w:rsidP="00AC7CBE">
            <w:pPr>
              <w:spacing w:after="0" w:line="240" w:lineRule="auto"/>
              <w:contextualSpacing/>
              <w:rPr>
                <w:i/>
                <w:color w:val="A6A6A6" w:themeColor="background1" w:themeShade="A6"/>
              </w:rPr>
            </w:pPr>
            <w:r w:rsidRPr="00AC7CBE">
              <w:rPr>
                <w:i/>
                <w:color w:val="A6A6A6" w:themeColor="background1" w:themeShade="A6"/>
              </w:rPr>
              <w:t>(Text)</w:t>
            </w:r>
          </w:p>
        </w:tc>
      </w:tr>
    </w:tbl>
    <w:p w14:paraId="0FB726D5" w14:textId="77777777" w:rsidR="00FF0DA8" w:rsidRPr="00AC7CBE" w:rsidRDefault="00FF0DA8" w:rsidP="00AC7CBE">
      <w:pPr>
        <w:spacing w:after="0" w:line="240" w:lineRule="auto"/>
        <w:contextualSpacing/>
        <w:rPr>
          <w:rFonts w:eastAsia="Times New Roman" w:cs="Times New Roman"/>
          <w:b/>
          <w:color w:val="000000"/>
        </w:rPr>
      </w:pPr>
    </w:p>
    <w:p w14:paraId="0059855C" w14:textId="3B2E542E" w:rsidR="00FF0DA8" w:rsidRPr="00AC7CBE" w:rsidRDefault="003660A7" w:rsidP="00AC7CBE">
      <w:pPr>
        <w:spacing w:after="0" w:line="240" w:lineRule="auto"/>
        <w:contextualSpacing/>
        <w:rPr>
          <w:color w:val="000000"/>
        </w:rPr>
      </w:pPr>
      <w:r w:rsidRPr="00AC7CBE">
        <w:rPr>
          <w:color w:val="000000"/>
        </w:rPr>
        <w:t>Now I am going ask you some questions about events that could happen in your village</w:t>
      </w:r>
      <w:r w:rsidR="00471179">
        <w:rPr>
          <w:color w:val="000000"/>
        </w:rPr>
        <w:t>.</w:t>
      </w:r>
      <w:r w:rsidR="0017075D">
        <w:rPr>
          <w:color w:val="000000"/>
        </w:rPr>
        <w:t xml:space="preserve"> </w:t>
      </w:r>
      <w:r w:rsidRPr="00AC7CBE">
        <w:rPr>
          <w:color w:val="000000"/>
        </w:rPr>
        <w:t>Please tell me how likely you think the following events are.</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4320"/>
        <w:gridCol w:w="732"/>
      </w:tblGrid>
      <w:tr w:rsidR="003660A7" w:rsidRPr="00AC7CBE" w14:paraId="600D4EE9"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353D24D" w14:textId="77777777" w:rsidR="003660A7" w:rsidRPr="00AC7CBE" w:rsidRDefault="003660A7"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41B789C5" w14:textId="278BFD48" w:rsidR="003660A7" w:rsidRPr="00AC7CBE" w:rsidRDefault="003660A7" w:rsidP="000A4D66">
            <w:pPr>
              <w:spacing w:after="0" w:line="240" w:lineRule="auto"/>
              <w:contextualSpacing/>
              <w:rPr>
                <w:color w:val="000000"/>
              </w:rPr>
            </w:pPr>
            <w:r w:rsidRPr="00AC7CBE">
              <w:rPr>
                <w:color w:val="000000"/>
              </w:rPr>
              <w:t>D14</w:t>
            </w:r>
            <w:r w:rsidR="00471179">
              <w:rPr>
                <w:color w:val="000000"/>
              </w:rPr>
              <w:t>.</w:t>
            </w:r>
            <w:r w:rsidRPr="00AC7CBE">
              <w:rPr>
                <w:color w:val="000000"/>
              </w:rPr>
              <w:t>How likely is it that big people may take some of the</w:t>
            </w:r>
            <w:r w:rsidR="0017075D">
              <w:rPr>
                <w:color w:val="000000"/>
              </w:rPr>
              <w:t xml:space="preserve"> </w:t>
            </w:r>
            <w:r w:rsidR="000A4D66">
              <w:rPr>
                <w:color w:val="000000"/>
              </w:rPr>
              <w:t xml:space="preserve">customary </w:t>
            </w:r>
            <w:proofErr w:type="gramStart"/>
            <w:r w:rsidR="000A4D66">
              <w:rPr>
                <w:color w:val="000000"/>
              </w:rPr>
              <w:t>forest land</w:t>
            </w:r>
            <w:proofErr w:type="gramEnd"/>
            <w:r w:rsidR="000A4D66">
              <w:rPr>
                <w:color w:val="000000"/>
              </w:rPr>
              <w:t xml:space="preserve"> used by your village w</w:t>
            </w:r>
            <w:r w:rsidRPr="00AC7CBE">
              <w:rPr>
                <w:color w:val="000000"/>
              </w:rPr>
              <w:t xml:space="preserve">ithout your permission in the next 1 to 3 years?   </w:t>
            </w:r>
            <w:r w:rsidRPr="00AC7CBE">
              <w:rPr>
                <w:b/>
                <w:color w:val="000000"/>
              </w:rPr>
              <w:t>(helite1)</w:t>
            </w:r>
          </w:p>
        </w:tc>
        <w:tc>
          <w:tcPr>
            <w:tcW w:w="4320" w:type="dxa"/>
            <w:tcBorders>
              <w:top w:val="single" w:sz="4" w:space="0" w:color="000000"/>
              <w:bottom w:val="single" w:sz="4" w:space="0" w:color="000000"/>
              <w:right w:val="single" w:sz="18" w:space="0" w:color="000000"/>
            </w:tcBorders>
          </w:tcPr>
          <w:p w14:paraId="392D3471" w14:textId="77777777" w:rsidR="003660A7" w:rsidRPr="00AC7CBE" w:rsidRDefault="003660A7" w:rsidP="00AC7CBE">
            <w:pPr>
              <w:spacing w:after="0" w:line="240" w:lineRule="auto"/>
              <w:contextualSpacing/>
              <w:rPr>
                <w:rFonts w:cs="Times New Roman"/>
                <w:w w:val="105"/>
              </w:rPr>
            </w:pPr>
            <w:r w:rsidRPr="00AC7CBE">
              <w:rPr>
                <w:rFonts w:cs="Times New Roman"/>
                <w:w w:val="105"/>
              </w:rPr>
              <w:t>1=Impossible/would never happen</w:t>
            </w:r>
          </w:p>
          <w:p w14:paraId="1641B6C9" w14:textId="77777777" w:rsidR="003660A7" w:rsidRPr="00AC7CBE" w:rsidRDefault="003660A7" w:rsidP="00AC7CBE">
            <w:pPr>
              <w:spacing w:after="0" w:line="240" w:lineRule="auto"/>
              <w:contextualSpacing/>
              <w:rPr>
                <w:rFonts w:cs="Times New Roman"/>
                <w:w w:val="105"/>
              </w:rPr>
            </w:pPr>
            <w:r w:rsidRPr="00AC7CBE">
              <w:rPr>
                <w:rFonts w:cs="Times New Roman"/>
                <w:w w:val="105"/>
              </w:rPr>
              <w:t>2=Highly Unlikely</w:t>
            </w:r>
          </w:p>
          <w:p w14:paraId="720DE76D"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3=Unlikely  </w:t>
            </w:r>
          </w:p>
          <w:p w14:paraId="1A743976" w14:textId="77777777" w:rsidR="003660A7" w:rsidRPr="00AC7CBE" w:rsidRDefault="003660A7" w:rsidP="00AC7CBE">
            <w:pPr>
              <w:spacing w:after="0" w:line="240" w:lineRule="auto"/>
              <w:contextualSpacing/>
              <w:rPr>
                <w:rFonts w:cs="Times New Roman"/>
                <w:w w:val="105"/>
              </w:rPr>
            </w:pPr>
            <w:r w:rsidRPr="00AC7CBE">
              <w:rPr>
                <w:rFonts w:cs="Times New Roman"/>
                <w:w w:val="105"/>
              </w:rPr>
              <w:t>4=Unsure/Don't know</w:t>
            </w:r>
          </w:p>
          <w:p w14:paraId="77CD16E4" w14:textId="77777777" w:rsidR="003660A7" w:rsidRPr="00AC7CBE" w:rsidRDefault="003660A7" w:rsidP="00AC7CBE">
            <w:pPr>
              <w:spacing w:after="0" w:line="240" w:lineRule="auto"/>
              <w:contextualSpacing/>
              <w:rPr>
                <w:rFonts w:cs="Times New Roman"/>
                <w:w w:val="105"/>
              </w:rPr>
            </w:pPr>
            <w:r w:rsidRPr="00AC7CBE">
              <w:rPr>
                <w:rFonts w:cs="Times New Roman"/>
                <w:w w:val="105"/>
              </w:rPr>
              <w:t>5=Likely</w:t>
            </w:r>
          </w:p>
          <w:p w14:paraId="11F41D6B"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6=Highly Likely </w:t>
            </w:r>
          </w:p>
          <w:p w14:paraId="5D195D9F"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7=Happening right now </w:t>
            </w:r>
          </w:p>
          <w:p w14:paraId="31298F1B" w14:textId="77777777" w:rsidR="003660A7" w:rsidRPr="00AC7CBE" w:rsidRDefault="003660A7" w:rsidP="00AC7CBE">
            <w:pPr>
              <w:spacing w:after="0" w:line="240" w:lineRule="auto"/>
              <w:contextualSpacing/>
              <w:rPr>
                <w:rFonts w:cs="Times New Roman"/>
                <w:w w:val="105"/>
              </w:rPr>
            </w:pPr>
            <w:r w:rsidRPr="00AC7CBE">
              <w:rPr>
                <w:rFonts w:cs="Times New Roman"/>
                <w:w w:val="105"/>
              </w:rPr>
              <w:t>888=Don't know</w:t>
            </w:r>
          </w:p>
          <w:p w14:paraId="2263B954" w14:textId="77777777" w:rsidR="003660A7" w:rsidRPr="00AC7CBE" w:rsidRDefault="003660A7" w:rsidP="00AC7CBE">
            <w:pPr>
              <w:spacing w:after="0" w:line="240" w:lineRule="auto"/>
              <w:contextualSpacing/>
              <w:rPr>
                <w:rFonts w:cs="Times New Roman"/>
                <w:i/>
                <w:w w:val="105"/>
              </w:rPr>
            </w:pPr>
            <w:r w:rsidRPr="00AC7CBE">
              <w:rPr>
                <w:rFonts w:cs="Times New Roman"/>
                <w:w w:val="105"/>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66C9A008" w14:textId="77777777" w:rsidR="003660A7" w:rsidRPr="00AC7CBE" w:rsidRDefault="003660A7"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3660A7" w:rsidRPr="00AC7CBE" w14:paraId="3794720E"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79993215" w14:textId="77777777" w:rsidR="003660A7" w:rsidRPr="00AC7CBE" w:rsidRDefault="003660A7"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05234FFC" w14:textId="55E259DD" w:rsidR="003660A7" w:rsidRPr="00AC7CBE" w:rsidRDefault="003660A7" w:rsidP="00AC7CBE">
            <w:pPr>
              <w:spacing w:after="0" w:line="240" w:lineRule="auto"/>
              <w:contextualSpacing/>
              <w:rPr>
                <w:color w:val="000000"/>
              </w:rPr>
            </w:pPr>
            <w:r w:rsidRPr="00AC7CBE">
              <w:rPr>
                <w:color w:val="000000"/>
              </w:rPr>
              <w:t>D15</w:t>
            </w:r>
            <w:r w:rsidR="00471179">
              <w:rPr>
                <w:color w:val="000000"/>
              </w:rPr>
              <w:t>.</w:t>
            </w:r>
            <w:r w:rsidRPr="00AC7CBE">
              <w:rPr>
                <w:color w:val="000000"/>
              </w:rPr>
              <w:t xml:space="preserve">How likely is it that big people will take some of the </w:t>
            </w:r>
            <w:r w:rsidR="000A4D66">
              <w:rPr>
                <w:color w:val="000000"/>
              </w:rPr>
              <w:t xml:space="preserve">customary </w:t>
            </w:r>
            <w:proofErr w:type="gramStart"/>
            <w:r w:rsidR="000A4D66">
              <w:rPr>
                <w:color w:val="000000"/>
              </w:rPr>
              <w:t>forest land</w:t>
            </w:r>
            <w:proofErr w:type="gramEnd"/>
            <w:r w:rsidR="000A4D66">
              <w:rPr>
                <w:color w:val="000000"/>
              </w:rPr>
              <w:t xml:space="preserve"> used by your village</w:t>
            </w:r>
            <w:r w:rsidRPr="00AC7CBE">
              <w:rPr>
                <w:color w:val="000000"/>
              </w:rPr>
              <w:t xml:space="preserve"> without your permission more than 3 years into the future? </w:t>
            </w:r>
            <w:r w:rsidRPr="00AC7CBE">
              <w:rPr>
                <w:b/>
                <w:color w:val="000000"/>
              </w:rPr>
              <w:t>(helite3)</w:t>
            </w:r>
          </w:p>
        </w:tc>
        <w:tc>
          <w:tcPr>
            <w:tcW w:w="4320" w:type="dxa"/>
            <w:tcBorders>
              <w:top w:val="single" w:sz="4" w:space="0" w:color="000000"/>
              <w:bottom w:val="single" w:sz="4" w:space="0" w:color="000000"/>
              <w:right w:val="single" w:sz="18" w:space="0" w:color="000000"/>
            </w:tcBorders>
          </w:tcPr>
          <w:p w14:paraId="36C02FDE" w14:textId="77777777" w:rsidR="003660A7" w:rsidRPr="00AC7CBE" w:rsidRDefault="003660A7" w:rsidP="00AC7CBE">
            <w:pPr>
              <w:spacing w:after="0" w:line="240" w:lineRule="auto"/>
              <w:contextualSpacing/>
              <w:rPr>
                <w:rFonts w:cs="Times New Roman"/>
                <w:w w:val="105"/>
              </w:rPr>
            </w:pPr>
            <w:r w:rsidRPr="00AC7CBE">
              <w:rPr>
                <w:rFonts w:cs="Times New Roman"/>
                <w:w w:val="105"/>
              </w:rPr>
              <w:t>1=Impossible/would never happen</w:t>
            </w:r>
          </w:p>
          <w:p w14:paraId="05F92FC5" w14:textId="77777777" w:rsidR="003660A7" w:rsidRPr="00AC7CBE" w:rsidRDefault="003660A7" w:rsidP="00AC7CBE">
            <w:pPr>
              <w:spacing w:after="0" w:line="240" w:lineRule="auto"/>
              <w:contextualSpacing/>
              <w:rPr>
                <w:rFonts w:cs="Times New Roman"/>
                <w:w w:val="105"/>
              </w:rPr>
            </w:pPr>
            <w:r w:rsidRPr="00AC7CBE">
              <w:rPr>
                <w:rFonts w:cs="Times New Roman"/>
                <w:w w:val="105"/>
              </w:rPr>
              <w:t>2=Highly Unlikely</w:t>
            </w:r>
          </w:p>
          <w:p w14:paraId="43AA3D0E"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3=Unlikely  </w:t>
            </w:r>
          </w:p>
          <w:p w14:paraId="74F52D88" w14:textId="77777777" w:rsidR="003660A7" w:rsidRPr="00AC7CBE" w:rsidRDefault="003660A7" w:rsidP="00AC7CBE">
            <w:pPr>
              <w:spacing w:after="0" w:line="240" w:lineRule="auto"/>
              <w:contextualSpacing/>
              <w:rPr>
                <w:rFonts w:cs="Times New Roman"/>
                <w:w w:val="105"/>
              </w:rPr>
            </w:pPr>
            <w:r w:rsidRPr="00AC7CBE">
              <w:rPr>
                <w:rFonts w:cs="Times New Roman"/>
                <w:w w:val="105"/>
              </w:rPr>
              <w:t>4=Unsure/Don't know</w:t>
            </w:r>
          </w:p>
          <w:p w14:paraId="7CE0A660" w14:textId="77777777" w:rsidR="003660A7" w:rsidRPr="00AC7CBE" w:rsidRDefault="003660A7" w:rsidP="00AC7CBE">
            <w:pPr>
              <w:spacing w:after="0" w:line="240" w:lineRule="auto"/>
              <w:contextualSpacing/>
              <w:rPr>
                <w:rFonts w:cs="Times New Roman"/>
                <w:w w:val="105"/>
              </w:rPr>
            </w:pPr>
            <w:r w:rsidRPr="00AC7CBE">
              <w:rPr>
                <w:rFonts w:cs="Times New Roman"/>
                <w:w w:val="105"/>
              </w:rPr>
              <w:t>5=Likely</w:t>
            </w:r>
          </w:p>
          <w:p w14:paraId="515BA756"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6=Highly Likely </w:t>
            </w:r>
          </w:p>
          <w:p w14:paraId="442F6ED3"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7=Happening right now </w:t>
            </w:r>
          </w:p>
          <w:p w14:paraId="6ABB73A9" w14:textId="77777777" w:rsidR="003660A7" w:rsidRPr="00AC7CBE" w:rsidRDefault="003660A7" w:rsidP="00AC7CBE">
            <w:pPr>
              <w:spacing w:after="0" w:line="240" w:lineRule="auto"/>
              <w:contextualSpacing/>
              <w:rPr>
                <w:rFonts w:cs="Times New Roman"/>
                <w:w w:val="105"/>
              </w:rPr>
            </w:pPr>
            <w:r w:rsidRPr="00AC7CBE">
              <w:rPr>
                <w:rFonts w:cs="Times New Roman"/>
                <w:w w:val="105"/>
              </w:rPr>
              <w:t>888=Don't know</w:t>
            </w:r>
          </w:p>
          <w:p w14:paraId="34510086" w14:textId="77777777" w:rsidR="003660A7" w:rsidRPr="00AC7CBE" w:rsidRDefault="003660A7" w:rsidP="00AC7CBE">
            <w:pPr>
              <w:spacing w:after="0" w:line="240" w:lineRule="auto"/>
              <w:contextualSpacing/>
              <w:rPr>
                <w:rFonts w:cs="Times New Roman"/>
                <w:w w:val="105"/>
              </w:rPr>
            </w:pPr>
            <w:r w:rsidRPr="00AC7CBE">
              <w:rPr>
                <w:rFonts w:cs="Times New Roman"/>
                <w:w w:val="105"/>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228DDE43" w14:textId="77777777" w:rsidR="003660A7" w:rsidRPr="00AC7CBE" w:rsidRDefault="003660A7"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3660A7" w:rsidRPr="00AC7CBE" w14:paraId="3F84A84D"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AF67873" w14:textId="77777777" w:rsidR="003660A7" w:rsidRPr="00AC7CBE" w:rsidRDefault="003660A7"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2C7787DB" w14:textId="0BCF61C9" w:rsidR="003660A7" w:rsidRPr="00AC7CBE" w:rsidRDefault="003660A7" w:rsidP="00AC7CBE">
            <w:pPr>
              <w:spacing w:after="0" w:line="240" w:lineRule="auto"/>
              <w:contextualSpacing/>
              <w:rPr>
                <w:color w:val="000000"/>
              </w:rPr>
            </w:pPr>
            <w:r w:rsidRPr="00AC7CBE">
              <w:rPr>
                <w:color w:val="000000"/>
              </w:rPr>
              <w:t>D18</w:t>
            </w:r>
            <w:r w:rsidR="00471179">
              <w:rPr>
                <w:color w:val="000000"/>
              </w:rPr>
              <w:t>.</w:t>
            </w:r>
            <w:r w:rsidRPr="00AC7CBE">
              <w:rPr>
                <w:color w:val="000000"/>
              </w:rPr>
              <w:t xml:space="preserve">How likely is it that a chief will sell or give away </w:t>
            </w:r>
            <w:r w:rsidR="00901471">
              <w:rPr>
                <w:color w:val="000000"/>
              </w:rPr>
              <w:t>customary forestl</w:t>
            </w:r>
            <w:r w:rsidR="000A4D66">
              <w:rPr>
                <w:color w:val="000000"/>
              </w:rPr>
              <w:t xml:space="preserve">and used </w:t>
            </w:r>
            <w:r w:rsidR="00901471">
              <w:rPr>
                <w:color w:val="000000"/>
              </w:rPr>
              <w:t xml:space="preserve">by </w:t>
            </w:r>
            <w:r w:rsidRPr="00AC7CBE">
              <w:rPr>
                <w:color w:val="000000"/>
              </w:rPr>
              <w:t xml:space="preserve">this village for investment purposes in the next 1-3 years? </w:t>
            </w:r>
            <w:r w:rsidRPr="00AC7CBE">
              <w:rPr>
                <w:b/>
                <w:color w:val="000000"/>
              </w:rPr>
              <w:t>(hchiefsell1)</w:t>
            </w:r>
          </w:p>
        </w:tc>
        <w:tc>
          <w:tcPr>
            <w:tcW w:w="4320" w:type="dxa"/>
            <w:tcBorders>
              <w:top w:val="single" w:sz="4" w:space="0" w:color="000000"/>
              <w:bottom w:val="single" w:sz="4" w:space="0" w:color="000000"/>
              <w:right w:val="single" w:sz="18" w:space="0" w:color="000000"/>
            </w:tcBorders>
          </w:tcPr>
          <w:p w14:paraId="00A3B040" w14:textId="77777777" w:rsidR="003660A7" w:rsidRPr="00AC7CBE" w:rsidRDefault="003660A7" w:rsidP="00AC7CBE">
            <w:pPr>
              <w:spacing w:after="0" w:line="240" w:lineRule="auto"/>
              <w:contextualSpacing/>
              <w:rPr>
                <w:rFonts w:cs="Times New Roman"/>
                <w:w w:val="105"/>
              </w:rPr>
            </w:pPr>
            <w:r w:rsidRPr="00AC7CBE">
              <w:rPr>
                <w:rFonts w:cs="Times New Roman"/>
                <w:w w:val="105"/>
              </w:rPr>
              <w:t>1=Impossible/would never happen</w:t>
            </w:r>
          </w:p>
          <w:p w14:paraId="22AD275C" w14:textId="77777777" w:rsidR="003660A7" w:rsidRPr="00AC7CBE" w:rsidRDefault="003660A7" w:rsidP="00AC7CBE">
            <w:pPr>
              <w:spacing w:after="0" w:line="240" w:lineRule="auto"/>
              <w:contextualSpacing/>
              <w:rPr>
                <w:rFonts w:cs="Times New Roman"/>
                <w:w w:val="105"/>
              </w:rPr>
            </w:pPr>
            <w:r w:rsidRPr="00AC7CBE">
              <w:rPr>
                <w:rFonts w:cs="Times New Roman"/>
                <w:w w:val="105"/>
              </w:rPr>
              <w:t>2=Highly Unlikely</w:t>
            </w:r>
          </w:p>
          <w:p w14:paraId="67CBB4AC"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3=Unlikely  </w:t>
            </w:r>
          </w:p>
          <w:p w14:paraId="0CDF19AE" w14:textId="77777777" w:rsidR="003660A7" w:rsidRPr="00AC7CBE" w:rsidRDefault="003660A7" w:rsidP="00AC7CBE">
            <w:pPr>
              <w:spacing w:after="0" w:line="240" w:lineRule="auto"/>
              <w:contextualSpacing/>
              <w:rPr>
                <w:rFonts w:cs="Times New Roman"/>
                <w:w w:val="105"/>
              </w:rPr>
            </w:pPr>
            <w:r w:rsidRPr="00AC7CBE">
              <w:rPr>
                <w:rFonts w:cs="Times New Roman"/>
                <w:w w:val="105"/>
              </w:rPr>
              <w:t>4=Unsure/Don't know</w:t>
            </w:r>
          </w:p>
          <w:p w14:paraId="65E8F0F7" w14:textId="77777777" w:rsidR="003660A7" w:rsidRPr="00AC7CBE" w:rsidRDefault="003660A7" w:rsidP="00AC7CBE">
            <w:pPr>
              <w:spacing w:after="0" w:line="240" w:lineRule="auto"/>
              <w:contextualSpacing/>
              <w:rPr>
                <w:rFonts w:cs="Times New Roman"/>
                <w:w w:val="105"/>
              </w:rPr>
            </w:pPr>
            <w:r w:rsidRPr="00AC7CBE">
              <w:rPr>
                <w:rFonts w:cs="Times New Roman"/>
                <w:w w:val="105"/>
              </w:rPr>
              <w:t>5=Likely</w:t>
            </w:r>
          </w:p>
          <w:p w14:paraId="34711BE2"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6=Highly Likely </w:t>
            </w:r>
          </w:p>
          <w:p w14:paraId="72477302"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7=Happening right now </w:t>
            </w:r>
          </w:p>
          <w:p w14:paraId="3A13FFA0" w14:textId="77777777" w:rsidR="003660A7" w:rsidRPr="00AC7CBE" w:rsidRDefault="003660A7" w:rsidP="00AC7CBE">
            <w:pPr>
              <w:spacing w:after="0" w:line="240" w:lineRule="auto"/>
              <w:contextualSpacing/>
              <w:rPr>
                <w:rFonts w:cs="Times New Roman"/>
                <w:w w:val="105"/>
              </w:rPr>
            </w:pPr>
            <w:r w:rsidRPr="00AC7CBE">
              <w:rPr>
                <w:rFonts w:cs="Times New Roman"/>
                <w:w w:val="105"/>
              </w:rPr>
              <w:t>888=Don't know</w:t>
            </w:r>
          </w:p>
          <w:p w14:paraId="2C42662E" w14:textId="77777777" w:rsidR="003660A7" w:rsidRPr="00AC7CBE" w:rsidRDefault="003660A7" w:rsidP="00AC7CBE">
            <w:pPr>
              <w:spacing w:after="0" w:line="240" w:lineRule="auto"/>
              <w:contextualSpacing/>
              <w:rPr>
                <w:rFonts w:cs="Times New Roman"/>
                <w:w w:val="105"/>
              </w:rPr>
            </w:pPr>
            <w:r w:rsidRPr="00AC7CBE">
              <w:rPr>
                <w:rFonts w:cs="Times New Roman"/>
                <w:w w:val="105"/>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0A56D060" w14:textId="77777777" w:rsidR="003660A7" w:rsidRPr="00AC7CBE" w:rsidRDefault="003660A7"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3660A7" w:rsidRPr="00AC7CBE" w14:paraId="75EA91D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5F395901" w14:textId="77777777" w:rsidR="003660A7" w:rsidRPr="00AC7CBE" w:rsidRDefault="003660A7"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36185CB2" w14:textId="0C509E23" w:rsidR="003660A7" w:rsidRPr="00AC7CBE" w:rsidRDefault="003660A7" w:rsidP="00901471">
            <w:pPr>
              <w:spacing w:after="0" w:line="240" w:lineRule="auto"/>
              <w:contextualSpacing/>
              <w:rPr>
                <w:color w:val="000000"/>
              </w:rPr>
            </w:pPr>
            <w:r w:rsidRPr="00AC7CBE">
              <w:rPr>
                <w:color w:val="000000"/>
              </w:rPr>
              <w:t>D19</w:t>
            </w:r>
            <w:r w:rsidR="00471179">
              <w:rPr>
                <w:color w:val="000000"/>
              </w:rPr>
              <w:t>.</w:t>
            </w:r>
            <w:r w:rsidRPr="00AC7CBE">
              <w:rPr>
                <w:color w:val="000000"/>
              </w:rPr>
              <w:t xml:space="preserve">How likely is it that a chief will sell or give away </w:t>
            </w:r>
            <w:r w:rsidR="00901471">
              <w:rPr>
                <w:color w:val="000000"/>
              </w:rPr>
              <w:t>the customary forestland used by this</w:t>
            </w:r>
            <w:r w:rsidRPr="00AC7CBE">
              <w:rPr>
                <w:color w:val="000000"/>
              </w:rPr>
              <w:t xml:space="preserve"> village for investment purposes more than 3 years into the future?</w:t>
            </w:r>
            <w:r w:rsidRPr="00AC7CBE">
              <w:t xml:space="preserve"> </w:t>
            </w:r>
            <w:r w:rsidRPr="00AC7CBE">
              <w:rPr>
                <w:b/>
              </w:rPr>
              <w:t>(</w:t>
            </w:r>
            <w:r w:rsidRPr="00AC7CBE">
              <w:rPr>
                <w:b/>
                <w:color w:val="000000"/>
              </w:rPr>
              <w:t>hchiefsell3)</w:t>
            </w:r>
          </w:p>
        </w:tc>
        <w:tc>
          <w:tcPr>
            <w:tcW w:w="4320" w:type="dxa"/>
            <w:tcBorders>
              <w:top w:val="single" w:sz="4" w:space="0" w:color="000000"/>
              <w:bottom w:val="single" w:sz="4" w:space="0" w:color="000000"/>
              <w:right w:val="single" w:sz="18" w:space="0" w:color="000000"/>
            </w:tcBorders>
          </w:tcPr>
          <w:p w14:paraId="5FA8F0A1" w14:textId="77777777" w:rsidR="003660A7" w:rsidRPr="00AC7CBE" w:rsidRDefault="003660A7" w:rsidP="00AC7CBE">
            <w:pPr>
              <w:spacing w:after="0" w:line="240" w:lineRule="auto"/>
              <w:contextualSpacing/>
              <w:rPr>
                <w:rFonts w:cs="Times New Roman"/>
                <w:w w:val="105"/>
              </w:rPr>
            </w:pPr>
            <w:r w:rsidRPr="00AC7CBE">
              <w:rPr>
                <w:rFonts w:cs="Times New Roman"/>
                <w:w w:val="105"/>
              </w:rPr>
              <w:t>1=Impossible/would never happen</w:t>
            </w:r>
          </w:p>
          <w:p w14:paraId="6F2433C4" w14:textId="77777777" w:rsidR="003660A7" w:rsidRPr="00AC7CBE" w:rsidRDefault="003660A7" w:rsidP="00AC7CBE">
            <w:pPr>
              <w:spacing w:after="0" w:line="240" w:lineRule="auto"/>
              <w:contextualSpacing/>
              <w:rPr>
                <w:rFonts w:cs="Times New Roman"/>
                <w:w w:val="105"/>
              </w:rPr>
            </w:pPr>
            <w:r w:rsidRPr="00AC7CBE">
              <w:rPr>
                <w:rFonts w:cs="Times New Roman"/>
                <w:w w:val="105"/>
              </w:rPr>
              <w:t>2=Highly Unlikely</w:t>
            </w:r>
          </w:p>
          <w:p w14:paraId="5AE2D9E4"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3=Unlikely  </w:t>
            </w:r>
          </w:p>
          <w:p w14:paraId="4BCDEB0D" w14:textId="77777777" w:rsidR="003660A7" w:rsidRPr="00AC7CBE" w:rsidRDefault="003660A7" w:rsidP="00AC7CBE">
            <w:pPr>
              <w:spacing w:after="0" w:line="240" w:lineRule="auto"/>
              <w:contextualSpacing/>
              <w:rPr>
                <w:rFonts w:cs="Times New Roman"/>
                <w:w w:val="105"/>
              </w:rPr>
            </w:pPr>
            <w:r w:rsidRPr="00AC7CBE">
              <w:rPr>
                <w:rFonts w:cs="Times New Roman"/>
                <w:w w:val="105"/>
              </w:rPr>
              <w:t>4=Unsure/Don't know</w:t>
            </w:r>
          </w:p>
          <w:p w14:paraId="35BF28CA" w14:textId="77777777" w:rsidR="003660A7" w:rsidRPr="00AC7CBE" w:rsidRDefault="003660A7" w:rsidP="00AC7CBE">
            <w:pPr>
              <w:spacing w:after="0" w:line="240" w:lineRule="auto"/>
              <w:contextualSpacing/>
              <w:rPr>
                <w:rFonts w:cs="Times New Roman"/>
                <w:w w:val="105"/>
              </w:rPr>
            </w:pPr>
            <w:r w:rsidRPr="00AC7CBE">
              <w:rPr>
                <w:rFonts w:cs="Times New Roman"/>
                <w:w w:val="105"/>
              </w:rPr>
              <w:t>5=Likely</w:t>
            </w:r>
          </w:p>
          <w:p w14:paraId="018CA9C6"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6=Highly Likely </w:t>
            </w:r>
          </w:p>
          <w:p w14:paraId="0C59C2FC"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7=Happening right now </w:t>
            </w:r>
          </w:p>
          <w:p w14:paraId="6A99FDE9" w14:textId="77777777" w:rsidR="003660A7" w:rsidRPr="00AC7CBE" w:rsidRDefault="003660A7" w:rsidP="00AC7CBE">
            <w:pPr>
              <w:spacing w:after="0" w:line="240" w:lineRule="auto"/>
              <w:contextualSpacing/>
              <w:rPr>
                <w:rFonts w:cs="Times New Roman"/>
                <w:w w:val="105"/>
              </w:rPr>
            </w:pPr>
            <w:r w:rsidRPr="00AC7CBE">
              <w:rPr>
                <w:rFonts w:cs="Times New Roman"/>
                <w:w w:val="105"/>
              </w:rPr>
              <w:t>888=Don't know</w:t>
            </w:r>
          </w:p>
          <w:p w14:paraId="30AEBA1C" w14:textId="77777777" w:rsidR="003660A7" w:rsidRPr="00AC7CBE" w:rsidRDefault="003660A7" w:rsidP="00AC7CBE">
            <w:pPr>
              <w:spacing w:after="0" w:line="240" w:lineRule="auto"/>
              <w:contextualSpacing/>
              <w:rPr>
                <w:rFonts w:cs="Times New Roman"/>
                <w:w w:val="105"/>
              </w:rPr>
            </w:pPr>
            <w:r w:rsidRPr="00AC7CBE">
              <w:rPr>
                <w:rFonts w:cs="Times New Roman"/>
                <w:w w:val="105"/>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3A2699E4" w14:textId="77777777" w:rsidR="003660A7" w:rsidRPr="00AC7CBE" w:rsidRDefault="003660A7"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bl>
    <w:p w14:paraId="0DDC188F" w14:textId="77777777" w:rsidR="003660A7" w:rsidRPr="00AC7CBE" w:rsidRDefault="003660A7" w:rsidP="00AC7CBE">
      <w:pPr>
        <w:spacing w:after="0" w:line="240" w:lineRule="auto"/>
        <w:contextualSpacing/>
        <w:rPr>
          <w:rFonts w:eastAsia="Times New Roman" w:cs="Times New Roman"/>
          <w:b/>
          <w:color w:val="000000"/>
        </w:rPr>
      </w:pPr>
    </w:p>
    <w:p w14:paraId="20770F17" w14:textId="77777777" w:rsidR="003660A7" w:rsidRPr="00AC7CBE" w:rsidRDefault="003660A7" w:rsidP="00AC7CBE">
      <w:pPr>
        <w:spacing w:after="0" w:line="240" w:lineRule="auto"/>
        <w:contextualSpacing/>
        <w:rPr>
          <w:rFonts w:eastAsia="Times New Roman" w:cs="Times New Roman"/>
          <w:b/>
          <w:color w:val="000000"/>
        </w:rPr>
      </w:pPr>
    </w:p>
    <w:p w14:paraId="128AB3BC" w14:textId="77777777" w:rsidR="003660A7" w:rsidRPr="00AC7CBE" w:rsidRDefault="003660A7" w:rsidP="00AC7CBE">
      <w:pPr>
        <w:spacing w:after="0" w:line="240" w:lineRule="auto"/>
        <w:contextualSpacing/>
        <w:rPr>
          <w:rFonts w:eastAsia="Times New Roman" w:cs="Times New Roman"/>
          <w:b/>
          <w:color w:val="000000"/>
        </w:rPr>
      </w:pPr>
    </w:p>
    <w:p w14:paraId="48403E1B" w14:textId="77777777" w:rsidR="003660A7" w:rsidRPr="00AC7CBE" w:rsidRDefault="003660A7" w:rsidP="00AC7CBE">
      <w:pPr>
        <w:spacing w:after="0" w:line="240" w:lineRule="auto"/>
        <w:contextualSpacing/>
        <w:rPr>
          <w:rFonts w:eastAsiaTheme="minorEastAsia"/>
          <w:lang w:eastAsia="zh-CN"/>
        </w:rPr>
      </w:pPr>
      <w:r w:rsidRPr="00AC7CBE">
        <w:br w:type="page"/>
      </w:r>
    </w:p>
    <w:p w14:paraId="2C800EA8" w14:textId="77777777" w:rsidR="001E68A0" w:rsidRPr="00AC7CBE" w:rsidRDefault="001E68A0" w:rsidP="00AC7CBE">
      <w:pPr>
        <w:pStyle w:val="Header"/>
        <w:tabs>
          <w:tab w:val="clear" w:pos="4680"/>
          <w:tab w:val="clear" w:pos="9360"/>
        </w:tabs>
        <w:contextualSpacing/>
        <w:rPr>
          <w:rFonts w:eastAsia="Calibri" w:cs="Times New Roman"/>
        </w:rPr>
      </w:pPr>
    </w:p>
    <w:p w14:paraId="1B550667" w14:textId="77777777" w:rsidR="002A4E06" w:rsidRDefault="002A4E06" w:rsidP="00AC7CBE">
      <w:pPr>
        <w:pStyle w:val="Header"/>
        <w:tabs>
          <w:tab w:val="clear" w:pos="4680"/>
          <w:tab w:val="clear" w:pos="9360"/>
        </w:tabs>
        <w:contextualSpacing/>
        <w:rPr>
          <w:rFonts w:eastAsia="Calibri" w:cs="Times New Roman"/>
        </w:rPr>
        <w:sectPr w:rsidR="002A4E06" w:rsidSect="00AC7CBE">
          <w:pgSz w:w="12240" w:h="15840"/>
          <w:pgMar w:top="1440" w:right="1080" w:bottom="1440" w:left="1080" w:header="720" w:footer="720" w:gutter="0"/>
          <w:cols w:space="720"/>
          <w:docGrid w:linePitch="360"/>
        </w:sectPr>
      </w:pPr>
    </w:p>
    <w:p w14:paraId="0634A876" w14:textId="77777777" w:rsidR="00F95C74" w:rsidRPr="00AC7CBE" w:rsidRDefault="00F95C74" w:rsidP="00AC7CBE">
      <w:pPr>
        <w:autoSpaceDE w:val="0"/>
        <w:autoSpaceDN w:val="0"/>
        <w:adjustRightInd w:val="0"/>
        <w:spacing w:after="0" w:line="240" w:lineRule="auto"/>
        <w:contextualSpacing/>
        <w:rPr>
          <w:rFonts w:cs="TimesNewRomanPSMT"/>
          <w:b/>
        </w:rPr>
      </w:pPr>
      <w:r w:rsidRPr="00AC7CBE">
        <w:rPr>
          <w:rFonts w:cs="TimesNewRomanPSMT"/>
          <w:b/>
        </w:rPr>
        <w:lastRenderedPageBreak/>
        <w:t xml:space="preserve">FOREST ROSTER: </w:t>
      </w:r>
    </w:p>
    <w:tbl>
      <w:tblPr>
        <w:tblW w:w="10090" w:type="dxa"/>
        <w:tblInd w:w="-5" w:type="dxa"/>
        <w:tblLayout w:type="fixed"/>
        <w:tblCellMar>
          <w:left w:w="29" w:type="dxa"/>
          <w:right w:w="29" w:type="dxa"/>
        </w:tblCellMar>
        <w:tblLook w:val="0000" w:firstRow="0" w:lastRow="0" w:firstColumn="0" w:lastColumn="0" w:noHBand="0" w:noVBand="0"/>
      </w:tblPr>
      <w:tblGrid>
        <w:gridCol w:w="359"/>
        <w:gridCol w:w="7206"/>
        <w:gridCol w:w="2525"/>
      </w:tblGrid>
      <w:tr w:rsidR="002A4E06" w:rsidRPr="00815557" w14:paraId="33CD9481" w14:textId="77777777" w:rsidTr="002A4E06">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38785A7C" w14:textId="77777777" w:rsidR="002A4E06" w:rsidRPr="00815557" w:rsidRDefault="002A4E06" w:rsidP="002A4E06">
            <w:pPr>
              <w:rPr>
                <w:w w:val="105"/>
              </w:rPr>
            </w:pPr>
          </w:p>
        </w:tc>
        <w:tc>
          <w:tcPr>
            <w:tcW w:w="7196" w:type="dxa"/>
            <w:tcBorders>
              <w:top w:val="single" w:sz="4" w:space="0" w:color="000000"/>
              <w:left w:val="single" w:sz="4" w:space="0" w:color="auto"/>
              <w:bottom w:val="single" w:sz="4" w:space="0" w:color="000000"/>
              <w:right w:val="single" w:sz="18" w:space="0" w:color="000000"/>
            </w:tcBorders>
          </w:tcPr>
          <w:p w14:paraId="7C342215" w14:textId="1C9BA695" w:rsidR="002A4E06" w:rsidRPr="00815557" w:rsidRDefault="002A4E06" w:rsidP="002A4E06">
            <w:pPr>
              <w:spacing w:after="0"/>
              <w:rPr>
                <w:w w:val="105"/>
              </w:rPr>
            </w:pPr>
            <w:r w:rsidRPr="00AC7CBE">
              <w:rPr>
                <w:rFonts w:cs="TimesNewRomanPSMT"/>
              </w:rPr>
              <w:t>How many forests does your village rely on for income and consumption?</w:t>
            </w:r>
          </w:p>
        </w:tc>
        <w:tc>
          <w:tcPr>
            <w:tcW w:w="2521" w:type="dxa"/>
            <w:tcBorders>
              <w:top w:val="single" w:sz="18" w:space="0" w:color="000000"/>
              <w:left w:val="single" w:sz="18" w:space="0" w:color="000000"/>
              <w:bottom w:val="single" w:sz="18" w:space="0" w:color="000000"/>
              <w:right w:val="single" w:sz="18" w:space="0" w:color="000000"/>
            </w:tcBorders>
          </w:tcPr>
          <w:p w14:paraId="770C7410" w14:textId="77777777" w:rsidR="002A4E06" w:rsidRPr="00815557" w:rsidRDefault="002A4E06" w:rsidP="002A4E06">
            <w:pPr>
              <w:spacing w:after="0"/>
              <w:rPr>
                <w:i/>
                <w:color w:val="A6A6A6" w:themeColor="background1" w:themeShade="A6"/>
              </w:rPr>
            </w:pPr>
            <w:r w:rsidRPr="00815557">
              <w:rPr>
                <w:i/>
                <w:color w:val="A6A6A6" w:themeColor="background1" w:themeShade="A6"/>
              </w:rPr>
              <w:t>(Integer)</w:t>
            </w:r>
          </w:p>
        </w:tc>
      </w:tr>
    </w:tbl>
    <w:p w14:paraId="7BB8AE14" w14:textId="4DFE840A" w:rsidR="00F95C74" w:rsidRDefault="00F95C74" w:rsidP="00AC7CBE">
      <w:pPr>
        <w:autoSpaceDE w:val="0"/>
        <w:autoSpaceDN w:val="0"/>
        <w:adjustRightInd w:val="0"/>
        <w:spacing w:after="0" w:line="240" w:lineRule="auto"/>
        <w:contextualSpacing/>
        <w:rPr>
          <w:rFonts w:cs="TimesNewRomanPSMT"/>
        </w:rPr>
      </w:pPr>
      <w:r w:rsidRPr="00AC7CBE">
        <w:rPr>
          <w:rFonts w:cs="TimesNewRomanPSMT"/>
        </w:rPr>
        <w:t>I would like to ask you about the condition and access to each of these</w:t>
      </w:r>
      <w:r w:rsidR="00471179">
        <w:rPr>
          <w:rFonts w:cs="TimesNewRomanPSMT"/>
        </w:rPr>
        <w:t xml:space="preserve">. </w:t>
      </w:r>
      <w:r w:rsidRPr="00AC7CBE">
        <w:rPr>
          <w:rFonts w:cs="TimesNewRomanPSMT"/>
        </w:rPr>
        <w:t>Let’s begin with the largest forest</w:t>
      </w:r>
      <w:r w:rsidR="00471179">
        <w:rPr>
          <w:rFonts w:cs="TimesNewRomanPSMT"/>
        </w:rPr>
        <w:t>.</w:t>
      </w:r>
    </w:p>
    <w:p w14:paraId="63716F91" w14:textId="77777777" w:rsidR="002A4E06" w:rsidRDefault="002A4E06" w:rsidP="00AC7CBE">
      <w:pPr>
        <w:autoSpaceDE w:val="0"/>
        <w:autoSpaceDN w:val="0"/>
        <w:adjustRightInd w:val="0"/>
        <w:spacing w:after="0" w:line="240" w:lineRule="auto"/>
        <w:contextualSpacing/>
        <w:rPr>
          <w:rFonts w:cs="TimesNewRomanPSMT"/>
        </w:rPr>
      </w:pPr>
    </w:p>
    <w:tbl>
      <w:tblPr>
        <w:tblStyle w:val="TableGrid1"/>
        <w:tblW w:w="15115" w:type="dxa"/>
        <w:jc w:val="center"/>
        <w:tblLayout w:type="fixed"/>
        <w:tblCellMar>
          <w:left w:w="29" w:type="dxa"/>
          <w:right w:w="29" w:type="dxa"/>
        </w:tblCellMar>
        <w:tblLook w:val="04A0" w:firstRow="1" w:lastRow="0" w:firstColumn="1" w:lastColumn="0" w:noHBand="0" w:noVBand="1"/>
      </w:tblPr>
      <w:tblGrid>
        <w:gridCol w:w="715"/>
        <w:gridCol w:w="720"/>
        <w:gridCol w:w="1080"/>
        <w:gridCol w:w="1080"/>
        <w:gridCol w:w="1440"/>
        <w:gridCol w:w="1440"/>
        <w:gridCol w:w="1800"/>
        <w:gridCol w:w="1080"/>
        <w:gridCol w:w="1080"/>
        <w:gridCol w:w="1080"/>
        <w:gridCol w:w="1800"/>
        <w:gridCol w:w="1800"/>
      </w:tblGrid>
      <w:tr w:rsidR="0078672B" w:rsidRPr="0078672B" w14:paraId="4FE32C83" w14:textId="006136B4" w:rsidTr="0078672B">
        <w:trPr>
          <w:trHeight w:val="20"/>
          <w:jc w:val="center"/>
        </w:trPr>
        <w:tc>
          <w:tcPr>
            <w:tcW w:w="715" w:type="dxa"/>
          </w:tcPr>
          <w:p w14:paraId="0ADA480E" w14:textId="77777777" w:rsidR="0078672B" w:rsidRPr="00B34ABA" w:rsidRDefault="0078672B" w:rsidP="002A4E06">
            <w:pPr>
              <w:contextualSpacing/>
              <w:jc w:val="center"/>
              <w:rPr>
                <w:b/>
                <w:sz w:val="20"/>
                <w:szCs w:val="20"/>
              </w:rPr>
            </w:pPr>
            <w:r w:rsidRPr="00B34ABA">
              <w:rPr>
                <w:b/>
                <w:sz w:val="20"/>
                <w:szCs w:val="20"/>
              </w:rPr>
              <w:t>Forest</w:t>
            </w:r>
          </w:p>
        </w:tc>
        <w:tc>
          <w:tcPr>
            <w:tcW w:w="720" w:type="dxa"/>
          </w:tcPr>
          <w:p w14:paraId="75A92393" w14:textId="04389C8C" w:rsidR="0078672B" w:rsidRPr="0078672B" w:rsidRDefault="0078672B" w:rsidP="002A4E06">
            <w:pPr>
              <w:contextualSpacing/>
              <w:jc w:val="center"/>
              <w:rPr>
                <w:sz w:val="20"/>
                <w:szCs w:val="20"/>
              </w:rPr>
            </w:pPr>
            <w:r w:rsidRPr="0078672B">
              <w:rPr>
                <w:sz w:val="20"/>
                <w:szCs w:val="20"/>
              </w:rPr>
              <w:t>Forest name</w:t>
            </w:r>
          </w:p>
        </w:tc>
        <w:tc>
          <w:tcPr>
            <w:tcW w:w="1080" w:type="dxa"/>
          </w:tcPr>
          <w:p w14:paraId="29036807" w14:textId="77777777" w:rsid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How old is this forest?</w:t>
            </w:r>
          </w:p>
          <w:p w14:paraId="79B69346" w14:textId="77777777" w:rsidR="0078672B" w:rsidRPr="0078672B" w:rsidRDefault="0078672B" w:rsidP="002A4E06">
            <w:pPr>
              <w:kinsoku w:val="0"/>
              <w:overflowPunct w:val="0"/>
              <w:autoSpaceDE w:val="0"/>
              <w:autoSpaceDN w:val="0"/>
              <w:adjustRightInd w:val="0"/>
              <w:contextualSpacing/>
              <w:jc w:val="center"/>
              <w:rPr>
                <w:rFonts w:cs="Times New Roman"/>
                <w:sz w:val="20"/>
                <w:szCs w:val="20"/>
              </w:rPr>
            </w:pPr>
          </w:p>
          <w:p w14:paraId="4AC0A6F5" w14:textId="02BAAFE2" w:rsidR="0078672B" w:rsidRPr="0078672B" w:rsidRDefault="0078672B" w:rsidP="002A4E06">
            <w:pPr>
              <w:kinsoku w:val="0"/>
              <w:overflowPunct w:val="0"/>
              <w:autoSpaceDE w:val="0"/>
              <w:autoSpaceDN w:val="0"/>
              <w:adjustRightInd w:val="0"/>
              <w:contextualSpacing/>
              <w:jc w:val="center"/>
              <w:rPr>
                <w:rFonts w:cs="Times New Roman"/>
                <w:i/>
                <w:sz w:val="20"/>
                <w:szCs w:val="20"/>
              </w:rPr>
            </w:pPr>
            <w:r w:rsidRPr="0078672B">
              <w:rPr>
                <w:rFonts w:cs="Times New Roman"/>
                <w:i/>
                <w:sz w:val="20"/>
                <w:szCs w:val="20"/>
              </w:rPr>
              <w:t>In years</w:t>
            </w:r>
          </w:p>
        </w:tc>
        <w:tc>
          <w:tcPr>
            <w:tcW w:w="1080" w:type="dxa"/>
          </w:tcPr>
          <w:p w14:paraId="4EFA34B0" w14:textId="77777777" w:rsid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What is the size of this forest?</w:t>
            </w:r>
          </w:p>
          <w:p w14:paraId="6C3CE83A" w14:textId="77777777" w:rsidR="0078672B" w:rsidRPr="0078672B" w:rsidRDefault="0078672B" w:rsidP="002A4E06">
            <w:pPr>
              <w:kinsoku w:val="0"/>
              <w:overflowPunct w:val="0"/>
              <w:autoSpaceDE w:val="0"/>
              <w:autoSpaceDN w:val="0"/>
              <w:adjustRightInd w:val="0"/>
              <w:contextualSpacing/>
              <w:jc w:val="center"/>
              <w:rPr>
                <w:rFonts w:cs="Times New Roman"/>
                <w:sz w:val="20"/>
                <w:szCs w:val="20"/>
              </w:rPr>
            </w:pPr>
          </w:p>
          <w:p w14:paraId="30F4FD38" w14:textId="2C296675" w:rsidR="0078672B" w:rsidRPr="0078672B" w:rsidRDefault="0078672B" w:rsidP="002A4E06">
            <w:pPr>
              <w:kinsoku w:val="0"/>
              <w:overflowPunct w:val="0"/>
              <w:autoSpaceDE w:val="0"/>
              <w:autoSpaceDN w:val="0"/>
              <w:adjustRightInd w:val="0"/>
              <w:contextualSpacing/>
              <w:jc w:val="center"/>
              <w:rPr>
                <w:rFonts w:cs="Times New Roman"/>
                <w:i/>
                <w:sz w:val="20"/>
                <w:szCs w:val="20"/>
              </w:rPr>
            </w:pPr>
            <w:r w:rsidRPr="0078672B">
              <w:rPr>
                <w:rFonts w:cs="Times New Roman"/>
                <w:i/>
                <w:sz w:val="20"/>
                <w:szCs w:val="20"/>
              </w:rPr>
              <w:t>In hectares</w:t>
            </w:r>
          </w:p>
        </w:tc>
        <w:tc>
          <w:tcPr>
            <w:tcW w:w="1440" w:type="dxa"/>
          </w:tcPr>
          <w:p w14:paraId="23FA565D" w14:textId="77777777" w:rsid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What is the topography?</w:t>
            </w:r>
          </w:p>
          <w:p w14:paraId="77A5E663" w14:textId="77777777" w:rsidR="0078672B" w:rsidRPr="0078672B" w:rsidRDefault="0078672B" w:rsidP="002A4E06">
            <w:pPr>
              <w:kinsoku w:val="0"/>
              <w:overflowPunct w:val="0"/>
              <w:autoSpaceDE w:val="0"/>
              <w:autoSpaceDN w:val="0"/>
              <w:adjustRightInd w:val="0"/>
              <w:contextualSpacing/>
              <w:jc w:val="center"/>
              <w:rPr>
                <w:rFonts w:cs="Times New Roman"/>
                <w:sz w:val="20"/>
                <w:szCs w:val="20"/>
              </w:rPr>
            </w:pPr>
          </w:p>
          <w:p w14:paraId="246BC8B8" w14:textId="2E53EAE0" w:rsidR="0078672B" w:rsidRP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1=Steep</w:t>
            </w:r>
          </w:p>
          <w:p w14:paraId="59017375" w14:textId="6466516A" w:rsidR="0078672B" w:rsidRP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2=Very hilly</w:t>
            </w:r>
          </w:p>
          <w:p w14:paraId="391BA23F" w14:textId="07DF72A0" w:rsidR="0078672B" w:rsidRP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3=Mostly flat with some hills</w:t>
            </w:r>
          </w:p>
          <w:p w14:paraId="58DF749F" w14:textId="6510E950"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4=Flat</w:t>
            </w:r>
          </w:p>
        </w:tc>
        <w:tc>
          <w:tcPr>
            <w:tcW w:w="1440" w:type="dxa"/>
          </w:tcPr>
          <w:p w14:paraId="54D38172" w14:textId="77777777" w:rsid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What is the distance from the center of the village to the forest?</w:t>
            </w:r>
          </w:p>
          <w:p w14:paraId="328464C5" w14:textId="77777777" w:rsidR="0078672B" w:rsidRPr="0078672B" w:rsidRDefault="0078672B" w:rsidP="002A4E06">
            <w:pPr>
              <w:kinsoku w:val="0"/>
              <w:overflowPunct w:val="0"/>
              <w:autoSpaceDE w:val="0"/>
              <w:autoSpaceDN w:val="0"/>
              <w:adjustRightInd w:val="0"/>
              <w:contextualSpacing/>
              <w:jc w:val="center"/>
              <w:rPr>
                <w:rFonts w:cs="Times New Roman"/>
                <w:sz w:val="20"/>
                <w:szCs w:val="20"/>
              </w:rPr>
            </w:pPr>
          </w:p>
          <w:p w14:paraId="4AC58B36" w14:textId="670DFC27" w:rsidR="0078672B" w:rsidRPr="0078672B" w:rsidRDefault="0078672B" w:rsidP="002A4E06">
            <w:pPr>
              <w:kinsoku w:val="0"/>
              <w:overflowPunct w:val="0"/>
              <w:autoSpaceDE w:val="0"/>
              <w:autoSpaceDN w:val="0"/>
              <w:adjustRightInd w:val="0"/>
              <w:contextualSpacing/>
              <w:jc w:val="center"/>
              <w:rPr>
                <w:rFonts w:cs="Times New Roman"/>
                <w:i/>
                <w:sz w:val="20"/>
                <w:szCs w:val="20"/>
              </w:rPr>
            </w:pPr>
            <w:r w:rsidRPr="0078672B">
              <w:rPr>
                <w:rFonts w:cs="Times New Roman"/>
                <w:i/>
                <w:sz w:val="20"/>
                <w:szCs w:val="20"/>
              </w:rPr>
              <w:t>In kilometers</w:t>
            </w:r>
          </w:p>
        </w:tc>
        <w:tc>
          <w:tcPr>
            <w:tcW w:w="1800" w:type="dxa"/>
          </w:tcPr>
          <w:p w14:paraId="7FB4A4EF" w14:textId="57F33751" w:rsidR="0078672B" w:rsidRDefault="0078672B" w:rsidP="002A4E06">
            <w:pPr>
              <w:kinsoku w:val="0"/>
              <w:overflowPunct w:val="0"/>
              <w:autoSpaceDE w:val="0"/>
              <w:autoSpaceDN w:val="0"/>
              <w:adjustRightInd w:val="0"/>
              <w:contextualSpacing/>
              <w:jc w:val="center"/>
              <w:rPr>
                <w:rFonts w:cs="TimesNewRomanPSMT"/>
                <w:sz w:val="20"/>
                <w:szCs w:val="20"/>
              </w:rPr>
            </w:pPr>
            <w:r w:rsidRPr="0078672B">
              <w:rPr>
                <w:rFonts w:cs="TimesNewRomanPSMT"/>
                <w:sz w:val="20"/>
                <w:szCs w:val="20"/>
              </w:rPr>
              <w:t>Have</w:t>
            </w:r>
            <w:r>
              <w:rPr>
                <w:rFonts w:cs="TimesNewRomanPSMT"/>
                <w:sz w:val="20"/>
                <w:szCs w:val="20"/>
              </w:rPr>
              <w:t xml:space="preserve"> there been any reforestation or </w:t>
            </w:r>
            <w:r w:rsidRPr="0078672B">
              <w:rPr>
                <w:rFonts w:cs="TimesNewRomanPSMT"/>
                <w:sz w:val="20"/>
                <w:szCs w:val="20"/>
              </w:rPr>
              <w:t>improvement projects related to this forest?</w:t>
            </w:r>
          </w:p>
          <w:p w14:paraId="1C1A9656" w14:textId="77777777" w:rsidR="0078672B" w:rsidRPr="0078672B" w:rsidRDefault="0078672B" w:rsidP="002A4E06">
            <w:pPr>
              <w:kinsoku w:val="0"/>
              <w:overflowPunct w:val="0"/>
              <w:autoSpaceDE w:val="0"/>
              <w:autoSpaceDN w:val="0"/>
              <w:adjustRightInd w:val="0"/>
              <w:contextualSpacing/>
              <w:jc w:val="center"/>
              <w:rPr>
                <w:rFonts w:cs="TimesNewRomanPSMT"/>
                <w:sz w:val="20"/>
                <w:szCs w:val="20"/>
              </w:rPr>
            </w:pPr>
          </w:p>
          <w:p w14:paraId="3ABD6AE5"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1=No</w:t>
            </w:r>
          </w:p>
          <w:p w14:paraId="0FBA9E33"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 xml:space="preserve">2=Yes </w:t>
            </w:r>
          </w:p>
          <w:p w14:paraId="0553B73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888=Don’t know</w:t>
            </w:r>
          </w:p>
          <w:p w14:paraId="44717475" w14:textId="77A769CD"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tc>
        <w:tc>
          <w:tcPr>
            <w:tcW w:w="1080" w:type="dxa"/>
          </w:tcPr>
          <w:p w14:paraId="5BD1D39A" w14:textId="289E05C1" w:rsidR="0078672B" w:rsidRPr="0078672B" w:rsidRDefault="0078672B"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Who owns the forest?</w:t>
            </w:r>
          </w:p>
        </w:tc>
        <w:tc>
          <w:tcPr>
            <w:tcW w:w="1080" w:type="dxa"/>
          </w:tcPr>
          <w:p w14:paraId="388D8AF6" w14:textId="77777777" w:rsidR="0078672B" w:rsidRDefault="0078672B" w:rsidP="002A4E06">
            <w:pPr>
              <w:kinsoku w:val="0"/>
              <w:overflowPunct w:val="0"/>
              <w:autoSpaceDE w:val="0"/>
              <w:autoSpaceDN w:val="0"/>
              <w:adjustRightInd w:val="0"/>
              <w:contextualSpacing/>
              <w:jc w:val="center"/>
              <w:rPr>
                <w:ins w:id="20" w:author="Heather Huntington" w:date="2014-11-01T17:27:00Z"/>
                <w:rFonts w:cs="Times New Roman"/>
                <w:sz w:val="20"/>
                <w:szCs w:val="20"/>
              </w:rPr>
            </w:pPr>
            <w:r>
              <w:rPr>
                <w:rFonts w:cs="Times New Roman"/>
                <w:sz w:val="20"/>
                <w:szCs w:val="20"/>
              </w:rPr>
              <w:t>What is the designation of the forest?</w:t>
            </w:r>
          </w:p>
          <w:p w14:paraId="2918E280" w14:textId="77777777" w:rsidR="00901471" w:rsidRDefault="00901471" w:rsidP="002A4E06">
            <w:pPr>
              <w:kinsoku w:val="0"/>
              <w:overflowPunct w:val="0"/>
              <w:autoSpaceDE w:val="0"/>
              <w:autoSpaceDN w:val="0"/>
              <w:adjustRightInd w:val="0"/>
              <w:contextualSpacing/>
              <w:jc w:val="center"/>
              <w:rPr>
                <w:ins w:id="21" w:author="Heather Huntington" w:date="2014-11-01T17:27:00Z"/>
                <w:rFonts w:cs="Times New Roman"/>
                <w:sz w:val="20"/>
                <w:szCs w:val="20"/>
              </w:rPr>
            </w:pPr>
            <w:ins w:id="22" w:author="Heather Huntington" w:date="2014-11-01T17:27:00Z">
              <w:r>
                <w:rPr>
                  <w:rFonts w:cs="Times New Roman"/>
                  <w:sz w:val="20"/>
                  <w:szCs w:val="20"/>
                </w:rPr>
                <w:t>1-National Park</w:t>
              </w:r>
            </w:ins>
          </w:p>
          <w:p w14:paraId="745982ED" w14:textId="77777777" w:rsidR="00901471" w:rsidRDefault="00901471" w:rsidP="002A4E06">
            <w:pPr>
              <w:kinsoku w:val="0"/>
              <w:overflowPunct w:val="0"/>
              <w:autoSpaceDE w:val="0"/>
              <w:autoSpaceDN w:val="0"/>
              <w:adjustRightInd w:val="0"/>
              <w:contextualSpacing/>
              <w:jc w:val="center"/>
              <w:rPr>
                <w:ins w:id="23" w:author="Heather Huntington" w:date="2014-11-01T17:27:00Z"/>
                <w:rFonts w:cs="Times New Roman"/>
                <w:sz w:val="20"/>
                <w:szCs w:val="20"/>
              </w:rPr>
            </w:pPr>
            <w:ins w:id="24" w:author="Heather Huntington" w:date="2014-11-01T17:27:00Z">
              <w:r>
                <w:rPr>
                  <w:rFonts w:cs="Times New Roman"/>
                  <w:sz w:val="20"/>
                  <w:szCs w:val="20"/>
                </w:rPr>
                <w:t>2-Forest Reserve</w:t>
              </w:r>
            </w:ins>
          </w:p>
          <w:p w14:paraId="1C0A47BA" w14:textId="77777777" w:rsidR="00901471" w:rsidRDefault="00901471" w:rsidP="002A4E06">
            <w:pPr>
              <w:kinsoku w:val="0"/>
              <w:overflowPunct w:val="0"/>
              <w:autoSpaceDE w:val="0"/>
              <w:autoSpaceDN w:val="0"/>
              <w:adjustRightInd w:val="0"/>
              <w:contextualSpacing/>
              <w:jc w:val="center"/>
              <w:rPr>
                <w:ins w:id="25" w:author="Heather Huntington" w:date="2014-11-01T17:27:00Z"/>
                <w:rFonts w:cs="Times New Roman"/>
                <w:sz w:val="20"/>
                <w:szCs w:val="20"/>
              </w:rPr>
            </w:pPr>
            <w:ins w:id="26" w:author="Heather Huntington" w:date="2014-11-01T17:27:00Z">
              <w:r>
                <w:rPr>
                  <w:rFonts w:cs="Times New Roman"/>
                  <w:sz w:val="20"/>
                  <w:szCs w:val="20"/>
                </w:rPr>
                <w:t>3-GMA</w:t>
              </w:r>
            </w:ins>
          </w:p>
          <w:p w14:paraId="1BAFA98B" w14:textId="12516194" w:rsidR="00901471" w:rsidRPr="0078672B" w:rsidRDefault="00901471" w:rsidP="002A4E06">
            <w:pPr>
              <w:kinsoku w:val="0"/>
              <w:overflowPunct w:val="0"/>
              <w:autoSpaceDE w:val="0"/>
              <w:autoSpaceDN w:val="0"/>
              <w:adjustRightInd w:val="0"/>
              <w:contextualSpacing/>
              <w:jc w:val="center"/>
              <w:rPr>
                <w:rFonts w:cs="Times New Roman"/>
                <w:sz w:val="20"/>
                <w:szCs w:val="20"/>
              </w:rPr>
            </w:pPr>
            <w:ins w:id="27" w:author="Heather Huntington" w:date="2014-11-01T17:27:00Z">
              <w:r>
                <w:rPr>
                  <w:rFonts w:cs="Times New Roman"/>
                  <w:sz w:val="20"/>
                  <w:szCs w:val="20"/>
                </w:rPr>
                <w:t>4-non-GMA customary</w:t>
              </w:r>
            </w:ins>
          </w:p>
        </w:tc>
        <w:tc>
          <w:tcPr>
            <w:tcW w:w="1080" w:type="dxa"/>
          </w:tcPr>
          <w:p w14:paraId="6FF4F37D" w14:textId="72652295" w:rsidR="0078672B" w:rsidRPr="0078672B" w:rsidRDefault="0078672B"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Who manages the forest?</w:t>
            </w:r>
          </w:p>
        </w:tc>
        <w:tc>
          <w:tcPr>
            <w:tcW w:w="1800" w:type="dxa"/>
          </w:tcPr>
          <w:p w14:paraId="613F87FD" w14:textId="0696D011" w:rsid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Does the legal owner of this forest also hold the rights to harvest all of the forest products form this forest?</w:t>
            </w:r>
          </w:p>
          <w:p w14:paraId="430620A2" w14:textId="77777777" w:rsidR="0078672B" w:rsidRDefault="0078672B" w:rsidP="0078672B">
            <w:pPr>
              <w:kinsoku w:val="0"/>
              <w:overflowPunct w:val="0"/>
              <w:autoSpaceDE w:val="0"/>
              <w:autoSpaceDN w:val="0"/>
              <w:adjustRightInd w:val="0"/>
              <w:contextualSpacing/>
              <w:jc w:val="center"/>
              <w:rPr>
                <w:rFonts w:cs="Times New Roman"/>
                <w:sz w:val="20"/>
                <w:szCs w:val="20"/>
              </w:rPr>
            </w:pPr>
          </w:p>
          <w:p w14:paraId="3CBA29E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1=No</w:t>
            </w:r>
          </w:p>
          <w:p w14:paraId="4CE5542F"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 xml:space="preserve">2=Yes </w:t>
            </w:r>
          </w:p>
          <w:p w14:paraId="14DB78CD"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888=Don’t know</w:t>
            </w:r>
          </w:p>
          <w:p w14:paraId="4B106AEF" w14:textId="42B60F43"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tc>
        <w:tc>
          <w:tcPr>
            <w:tcW w:w="1800" w:type="dxa"/>
          </w:tcPr>
          <w:p w14:paraId="5D50F21D" w14:textId="73B3FB54" w:rsid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Does the legal owner of this forest also hold the rights to sell all or part of the land to other individuals or groups?</w:t>
            </w:r>
          </w:p>
          <w:p w14:paraId="5D1EB3F4" w14:textId="77777777" w:rsidR="0078672B" w:rsidRDefault="0078672B" w:rsidP="0078672B">
            <w:pPr>
              <w:kinsoku w:val="0"/>
              <w:overflowPunct w:val="0"/>
              <w:autoSpaceDE w:val="0"/>
              <w:autoSpaceDN w:val="0"/>
              <w:adjustRightInd w:val="0"/>
              <w:contextualSpacing/>
              <w:jc w:val="center"/>
              <w:rPr>
                <w:rFonts w:cs="Times New Roman"/>
                <w:sz w:val="20"/>
                <w:szCs w:val="20"/>
              </w:rPr>
            </w:pPr>
          </w:p>
          <w:p w14:paraId="5D745F6B"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1=No</w:t>
            </w:r>
          </w:p>
          <w:p w14:paraId="547D8328"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 xml:space="preserve">2=Yes </w:t>
            </w:r>
          </w:p>
          <w:p w14:paraId="6E1D75F6"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888=Don’t know</w:t>
            </w:r>
          </w:p>
          <w:p w14:paraId="2C7C41E0" w14:textId="7B4355CD"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tc>
      </w:tr>
      <w:tr w:rsidR="0078672B" w:rsidRPr="0078672B" w14:paraId="0C113DE4" w14:textId="35F807D7" w:rsidTr="0078672B">
        <w:trPr>
          <w:trHeight w:val="20"/>
          <w:jc w:val="center"/>
        </w:trPr>
        <w:tc>
          <w:tcPr>
            <w:tcW w:w="715" w:type="dxa"/>
          </w:tcPr>
          <w:p w14:paraId="4F759727" w14:textId="516E5F78" w:rsidR="0078672B" w:rsidRPr="00B34ABA"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720" w:type="dxa"/>
          </w:tcPr>
          <w:p w14:paraId="6D348164" w14:textId="45E9B1EB" w:rsidR="0078672B" w:rsidRPr="0078672B" w:rsidRDefault="0078672B" w:rsidP="002A4E06">
            <w:pPr>
              <w:kinsoku w:val="0"/>
              <w:overflowPunct w:val="0"/>
              <w:autoSpaceDE w:val="0"/>
              <w:autoSpaceDN w:val="0"/>
              <w:adjustRightInd w:val="0"/>
              <w:ind w:right="54"/>
              <w:contextualSpacing/>
              <w:jc w:val="center"/>
              <w:rPr>
                <w:rFonts w:cs="Times New Roman"/>
                <w:b/>
                <w:bCs/>
                <w:spacing w:val="1"/>
                <w:w w:val="105"/>
                <w:sz w:val="20"/>
                <w:szCs w:val="20"/>
              </w:rPr>
            </w:pPr>
          </w:p>
        </w:tc>
        <w:tc>
          <w:tcPr>
            <w:tcW w:w="1080" w:type="dxa"/>
          </w:tcPr>
          <w:p w14:paraId="154DC590" w14:textId="25B971F1"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2A60D279" w14:textId="77777777"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440" w:type="dxa"/>
          </w:tcPr>
          <w:p w14:paraId="37711924" w14:textId="77777777"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440" w:type="dxa"/>
          </w:tcPr>
          <w:p w14:paraId="4E0B37C1" w14:textId="77777777"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800" w:type="dxa"/>
          </w:tcPr>
          <w:p w14:paraId="02005FCF" w14:textId="77777777"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63A0ECDE" w14:textId="4F8D7CFA"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2FABEC66" w14:textId="5F5D207C"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33306083" w14:textId="77777777"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800" w:type="dxa"/>
          </w:tcPr>
          <w:p w14:paraId="7198C02C" w14:textId="232DE82A"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800" w:type="dxa"/>
          </w:tcPr>
          <w:p w14:paraId="0751A6B0" w14:textId="77777777"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r>
      <w:tr w:rsidR="0078672B" w:rsidRPr="0078672B" w14:paraId="580126D5" w14:textId="627470C6" w:rsidTr="0078672B">
        <w:trPr>
          <w:trHeight w:val="20"/>
          <w:jc w:val="center"/>
        </w:trPr>
        <w:tc>
          <w:tcPr>
            <w:tcW w:w="715" w:type="dxa"/>
          </w:tcPr>
          <w:p w14:paraId="0C800882" w14:textId="77777777" w:rsidR="0078672B" w:rsidRPr="00B34ABA" w:rsidRDefault="0078672B" w:rsidP="002A4E06">
            <w:pPr>
              <w:contextualSpacing/>
              <w:jc w:val="center"/>
              <w:rPr>
                <w:b/>
                <w:sz w:val="20"/>
                <w:szCs w:val="20"/>
              </w:rPr>
            </w:pPr>
            <w:r w:rsidRPr="00B34ABA">
              <w:rPr>
                <w:b/>
                <w:sz w:val="20"/>
                <w:szCs w:val="20"/>
              </w:rPr>
              <w:t>1</w:t>
            </w:r>
          </w:p>
        </w:tc>
        <w:tc>
          <w:tcPr>
            <w:tcW w:w="720" w:type="dxa"/>
          </w:tcPr>
          <w:p w14:paraId="26D30AF1" w14:textId="77777777" w:rsidR="0078672B" w:rsidRPr="0078672B" w:rsidRDefault="0078672B" w:rsidP="002A4E06">
            <w:pPr>
              <w:contextualSpacing/>
              <w:jc w:val="center"/>
              <w:rPr>
                <w:sz w:val="20"/>
                <w:szCs w:val="20"/>
              </w:rPr>
            </w:pPr>
          </w:p>
        </w:tc>
        <w:tc>
          <w:tcPr>
            <w:tcW w:w="1080" w:type="dxa"/>
          </w:tcPr>
          <w:p w14:paraId="0F180135" w14:textId="77777777" w:rsidR="0078672B" w:rsidRPr="0078672B" w:rsidRDefault="0078672B" w:rsidP="002A4E06">
            <w:pPr>
              <w:contextualSpacing/>
              <w:jc w:val="center"/>
              <w:rPr>
                <w:sz w:val="20"/>
                <w:szCs w:val="20"/>
              </w:rPr>
            </w:pPr>
          </w:p>
        </w:tc>
        <w:tc>
          <w:tcPr>
            <w:tcW w:w="1080" w:type="dxa"/>
          </w:tcPr>
          <w:p w14:paraId="793708E5" w14:textId="77777777" w:rsidR="0078672B" w:rsidRPr="0078672B" w:rsidRDefault="0078672B" w:rsidP="002A4E06">
            <w:pPr>
              <w:contextualSpacing/>
              <w:jc w:val="center"/>
              <w:rPr>
                <w:sz w:val="20"/>
                <w:szCs w:val="20"/>
              </w:rPr>
            </w:pPr>
          </w:p>
        </w:tc>
        <w:tc>
          <w:tcPr>
            <w:tcW w:w="1440" w:type="dxa"/>
          </w:tcPr>
          <w:p w14:paraId="53465B8D" w14:textId="77777777" w:rsidR="0078672B" w:rsidRPr="0078672B" w:rsidRDefault="0078672B" w:rsidP="002A4E06">
            <w:pPr>
              <w:contextualSpacing/>
              <w:jc w:val="center"/>
              <w:rPr>
                <w:sz w:val="20"/>
                <w:szCs w:val="20"/>
              </w:rPr>
            </w:pPr>
          </w:p>
        </w:tc>
        <w:tc>
          <w:tcPr>
            <w:tcW w:w="1440" w:type="dxa"/>
          </w:tcPr>
          <w:p w14:paraId="458EF098" w14:textId="77777777" w:rsidR="0078672B" w:rsidRPr="0078672B" w:rsidRDefault="0078672B" w:rsidP="002A4E06">
            <w:pPr>
              <w:contextualSpacing/>
              <w:jc w:val="center"/>
              <w:rPr>
                <w:sz w:val="20"/>
                <w:szCs w:val="20"/>
              </w:rPr>
            </w:pPr>
          </w:p>
        </w:tc>
        <w:tc>
          <w:tcPr>
            <w:tcW w:w="1800" w:type="dxa"/>
          </w:tcPr>
          <w:p w14:paraId="332A71FA" w14:textId="77777777" w:rsidR="0078672B" w:rsidRPr="0078672B" w:rsidRDefault="0078672B" w:rsidP="002A4E06">
            <w:pPr>
              <w:contextualSpacing/>
              <w:jc w:val="center"/>
              <w:rPr>
                <w:sz w:val="20"/>
                <w:szCs w:val="20"/>
              </w:rPr>
            </w:pPr>
          </w:p>
        </w:tc>
        <w:tc>
          <w:tcPr>
            <w:tcW w:w="1080" w:type="dxa"/>
          </w:tcPr>
          <w:p w14:paraId="26F31177" w14:textId="63684BA2" w:rsidR="0078672B" w:rsidRPr="0078672B" w:rsidRDefault="0078672B" w:rsidP="002A4E06">
            <w:pPr>
              <w:contextualSpacing/>
              <w:jc w:val="center"/>
              <w:rPr>
                <w:sz w:val="20"/>
                <w:szCs w:val="20"/>
              </w:rPr>
            </w:pPr>
          </w:p>
        </w:tc>
        <w:tc>
          <w:tcPr>
            <w:tcW w:w="1080" w:type="dxa"/>
          </w:tcPr>
          <w:p w14:paraId="55F1D972" w14:textId="77777777" w:rsidR="0078672B" w:rsidRPr="0078672B" w:rsidRDefault="0078672B" w:rsidP="002A4E06">
            <w:pPr>
              <w:contextualSpacing/>
              <w:jc w:val="center"/>
              <w:rPr>
                <w:sz w:val="20"/>
                <w:szCs w:val="20"/>
              </w:rPr>
            </w:pPr>
          </w:p>
        </w:tc>
        <w:tc>
          <w:tcPr>
            <w:tcW w:w="1080" w:type="dxa"/>
          </w:tcPr>
          <w:p w14:paraId="4BD72CDF" w14:textId="77777777" w:rsidR="0078672B" w:rsidRPr="0078672B" w:rsidRDefault="0078672B" w:rsidP="002A4E06">
            <w:pPr>
              <w:contextualSpacing/>
              <w:jc w:val="center"/>
              <w:rPr>
                <w:sz w:val="20"/>
                <w:szCs w:val="20"/>
              </w:rPr>
            </w:pPr>
          </w:p>
        </w:tc>
        <w:tc>
          <w:tcPr>
            <w:tcW w:w="1800" w:type="dxa"/>
          </w:tcPr>
          <w:p w14:paraId="3A2FD4BD" w14:textId="61F33F7B" w:rsidR="0078672B" w:rsidRPr="0078672B" w:rsidRDefault="0078672B" w:rsidP="002A4E06">
            <w:pPr>
              <w:contextualSpacing/>
              <w:jc w:val="center"/>
              <w:rPr>
                <w:sz w:val="20"/>
                <w:szCs w:val="20"/>
              </w:rPr>
            </w:pPr>
          </w:p>
        </w:tc>
        <w:tc>
          <w:tcPr>
            <w:tcW w:w="1800" w:type="dxa"/>
          </w:tcPr>
          <w:p w14:paraId="281736AB" w14:textId="77777777" w:rsidR="0078672B" w:rsidRPr="0078672B" w:rsidRDefault="0078672B" w:rsidP="002A4E06">
            <w:pPr>
              <w:contextualSpacing/>
              <w:jc w:val="center"/>
              <w:rPr>
                <w:sz w:val="20"/>
                <w:szCs w:val="20"/>
              </w:rPr>
            </w:pPr>
          </w:p>
        </w:tc>
      </w:tr>
      <w:tr w:rsidR="0078672B" w:rsidRPr="0078672B" w14:paraId="046E4EAA" w14:textId="1D9916B0" w:rsidTr="0078672B">
        <w:trPr>
          <w:trHeight w:val="20"/>
          <w:jc w:val="center"/>
        </w:trPr>
        <w:tc>
          <w:tcPr>
            <w:tcW w:w="715" w:type="dxa"/>
          </w:tcPr>
          <w:p w14:paraId="3F3BA0DB" w14:textId="77777777" w:rsidR="0078672B" w:rsidRPr="00B34ABA" w:rsidRDefault="0078672B" w:rsidP="002A4E06">
            <w:pPr>
              <w:contextualSpacing/>
              <w:jc w:val="center"/>
              <w:rPr>
                <w:b/>
                <w:sz w:val="20"/>
                <w:szCs w:val="20"/>
              </w:rPr>
            </w:pPr>
            <w:r w:rsidRPr="00B34ABA">
              <w:rPr>
                <w:b/>
                <w:sz w:val="20"/>
                <w:szCs w:val="20"/>
              </w:rPr>
              <w:t>2</w:t>
            </w:r>
          </w:p>
        </w:tc>
        <w:tc>
          <w:tcPr>
            <w:tcW w:w="720" w:type="dxa"/>
          </w:tcPr>
          <w:p w14:paraId="6D96C57A" w14:textId="77777777" w:rsidR="0078672B" w:rsidRPr="0078672B" w:rsidRDefault="0078672B" w:rsidP="002A4E06">
            <w:pPr>
              <w:contextualSpacing/>
              <w:jc w:val="center"/>
              <w:rPr>
                <w:sz w:val="20"/>
                <w:szCs w:val="20"/>
              </w:rPr>
            </w:pPr>
          </w:p>
        </w:tc>
        <w:tc>
          <w:tcPr>
            <w:tcW w:w="1080" w:type="dxa"/>
          </w:tcPr>
          <w:p w14:paraId="606C94C5" w14:textId="77777777" w:rsidR="0078672B" w:rsidRPr="0078672B" w:rsidRDefault="0078672B" w:rsidP="002A4E06">
            <w:pPr>
              <w:contextualSpacing/>
              <w:jc w:val="center"/>
              <w:rPr>
                <w:sz w:val="20"/>
                <w:szCs w:val="20"/>
              </w:rPr>
            </w:pPr>
          </w:p>
        </w:tc>
        <w:tc>
          <w:tcPr>
            <w:tcW w:w="1080" w:type="dxa"/>
          </w:tcPr>
          <w:p w14:paraId="480AB705" w14:textId="77777777" w:rsidR="0078672B" w:rsidRPr="0078672B" w:rsidRDefault="0078672B" w:rsidP="002A4E06">
            <w:pPr>
              <w:contextualSpacing/>
              <w:jc w:val="center"/>
              <w:rPr>
                <w:sz w:val="20"/>
                <w:szCs w:val="20"/>
              </w:rPr>
            </w:pPr>
          </w:p>
        </w:tc>
        <w:tc>
          <w:tcPr>
            <w:tcW w:w="1440" w:type="dxa"/>
          </w:tcPr>
          <w:p w14:paraId="3D3D9525" w14:textId="77777777" w:rsidR="0078672B" w:rsidRPr="0078672B" w:rsidRDefault="0078672B" w:rsidP="002A4E06">
            <w:pPr>
              <w:contextualSpacing/>
              <w:jc w:val="center"/>
              <w:rPr>
                <w:sz w:val="20"/>
                <w:szCs w:val="20"/>
              </w:rPr>
            </w:pPr>
          </w:p>
        </w:tc>
        <w:tc>
          <w:tcPr>
            <w:tcW w:w="1440" w:type="dxa"/>
          </w:tcPr>
          <w:p w14:paraId="76E08C24" w14:textId="77777777" w:rsidR="0078672B" w:rsidRPr="0078672B" w:rsidRDefault="0078672B" w:rsidP="002A4E06">
            <w:pPr>
              <w:contextualSpacing/>
              <w:jc w:val="center"/>
              <w:rPr>
                <w:sz w:val="20"/>
                <w:szCs w:val="20"/>
              </w:rPr>
            </w:pPr>
          </w:p>
        </w:tc>
        <w:tc>
          <w:tcPr>
            <w:tcW w:w="1800" w:type="dxa"/>
          </w:tcPr>
          <w:p w14:paraId="435DC177" w14:textId="77777777" w:rsidR="0078672B" w:rsidRPr="0078672B" w:rsidRDefault="0078672B" w:rsidP="002A4E06">
            <w:pPr>
              <w:contextualSpacing/>
              <w:jc w:val="center"/>
              <w:rPr>
                <w:sz w:val="20"/>
                <w:szCs w:val="20"/>
              </w:rPr>
            </w:pPr>
          </w:p>
        </w:tc>
        <w:tc>
          <w:tcPr>
            <w:tcW w:w="1080" w:type="dxa"/>
          </w:tcPr>
          <w:p w14:paraId="40942428" w14:textId="7E63526B" w:rsidR="0078672B" w:rsidRPr="0078672B" w:rsidRDefault="0078672B" w:rsidP="002A4E06">
            <w:pPr>
              <w:contextualSpacing/>
              <w:jc w:val="center"/>
              <w:rPr>
                <w:sz w:val="20"/>
                <w:szCs w:val="20"/>
              </w:rPr>
            </w:pPr>
          </w:p>
        </w:tc>
        <w:tc>
          <w:tcPr>
            <w:tcW w:w="1080" w:type="dxa"/>
          </w:tcPr>
          <w:p w14:paraId="0E3BDD2A" w14:textId="77777777" w:rsidR="0078672B" w:rsidRPr="0078672B" w:rsidRDefault="0078672B" w:rsidP="002A4E06">
            <w:pPr>
              <w:contextualSpacing/>
              <w:jc w:val="center"/>
              <w:rPr>
                <w:sz w:val="20"/>
                <w:szCs w:val="20"/>
              </w:rPr>
            </w:pPr>
          </w:p>
        </w:tc>
        <w:tc>
          <w:tcPr>
            <w:tcW w:w="1080" w:type="dxa"/>
          </w:tcPr>
          <w:p w14:paraId="14D5191F" w14:textId="77777777" w:rsidR="0078672B" w:rsidRPr="0078672B" w:rsidRDefault="0078672B" w:rsidP="002A4E06">
            <w:pPr>
              <w:contextualSpacing/>
              <w:jc w:val="center"/>
              <w:rPr>
                <w:sz w:val="20"/>
                <w:szCs w:val="20"/>
              </w:rPr>
            </w:pPr>
          </w:p>
        </w:tc>
        <w:tc>
          <w:tcPr>
            <w:tcW w:w="1800" w:type="dxa"/>
          </w:tcPr>
          <w:p w14:paraId="29A04470" w14:textId="18E14307" w:rsidR="0078672B" w:rsidRPr="0078672B" w:rsidRDefault="0078672B" w:rsidP="002A4E06">
            <w:pPr>
              <w:contextualSpacing/>
              <w:jc w:val="center"/>
              <w:rPr>
                <w:sz w:val="20"/>
                <w:szCs w:val="20"/>
              </w:rPr>
            </w:pPr>
          </w:p>
        </w:tc>
        <w:tc>
          <w:tcPr>
            <w:tcW w:w="1800" w:type="dxa"/>
          </w:tcPr>
          <w:p w14:paraId="15082C3E" w14:textId="77777777" w:rsidR="0078672B" w:rsidRPr="0078672B" w:rsidRDefault="0078672B" w:rsidP="002A4E06">
            <w:pPr>
              <w:contextualSpacing/>
              <w:jc w:val="center"/>
              <w:rPr>
                <w:sz w:val="20"/>
                <w:szCs w:val="20"/>
              </w:rPr>
            </w:pPr>
          </w:p>
        </w:tc>
      </w:tr>
      <w:tr w:rsidR="0078672B" w:rsidRPr="0078672B" w14:paraId="4197CFDC" w14:textId="7595F2E1" w:rsidTr="0078672B">
        <w:trPr>
          <w:trHeight w:val="20"/>
          <w:jc w:val="center"/>
        </w:trPr>
        <w:tc>
          <w:tcPr>
            <w:tcW w:w="715" w:type="dxa"/>
          </w:tcPr>
          <w:p w14:paraId="16CC784C" w14:textId="77777777" w:rsidR="0078672B" w:rsidRPr="00B34ABA" w:rsidRDefault="0078672B" w:rsidP="002A4E06">
            <w:pPr>
              <w:contextualSpacing/>
              <w:jc w:val="center"/>
              <w:rPr>
                <w:b/>
                <w:sz w:val="20"/>
                <w:szCs w:val="20"/>
              </w:rPr>
            </w:pPr>
            <w:r w:rsidRPr="00B34ABA">
              <w:rPr>
                <w:b/>
                <w:sz w:val="20"/>
                <w:szCs w:val="20"/>
              </w:rPr>
              <w:t>3</w:t>
            </w:r>
          </w:p>
        </w:tc>
        <w:tc>
          <w:tcPr>
            <w:tcW w:w="720" w:type="dxa"/>
          </w:tcPr>
          <w:p w14:paraId="3D2FB95A" w14:textId="77777777" w:rsidR="0078672B" w:rsidRPr="0078672B" w:rsidRDefault="0078672B" w:rsidP="002A4E06">
            <w:pPr>
              <w:contextualSpacing/>
              <w:jc w:val="center"/>
              <w:rPr>
                <w:sz w:val="20"/>
                <w:szCs w:val="20"/>
              </w:rPr>
            </w:pPr>
          </w:p>
        </w:tc>
        <w:tc>
          <w:tcPr>
            <w:tcW w:w="1080" w:type="dxa"/>
          </w:tcPr>
          <w:p w14:paraId="394FD656" w14:textId="77777777" w:rsidR="0078672B" w:rsidRPr="0078672B" w:rsidRDefault="0078672B" w:rsidP="002A4E06">
            <w:pPr>
              <w:contextualSpacing/>
              <w:jc w:val="center"/>
              <w:rPr>
                <w:sz w:val="20"/>
                <w:szCs w:val="20"/>
              </w:rPr>
            </w:pPr>
          </w:p>
        </w:tc>
        <w:tc>
          <w:tcPr>
            <w:tcW w:w="1080" w:type="dxa"/>
          </w:tcPr>
          <w:p w14:paraId="7642E359" w14:textId="77777777" w:rsidR="0078672B" w:rsidRPr="0078672B" w:rsidRDefault="0078672B" w:rsidP="002A4E06">
            <w:pPr>
              <w:contextualSpacing/>
              <w:jc w:val="center"/>
              <w:rPr>
                <w:sz w:val="20"/>
                <w:szCs w:val="20"/>
              </w:rPr>
            </w:pPr>
          </w:p>
        </w:tc>
        <w:tc>
          <w:tcPr>
            <w:tcW w:w="1440" w:type="dxa"/>
          </w:tcPr>
          <w:p w14:paraId="61FCF6E3" w14:textId="77777777" w:rsidR="0078672B" w:rsidRPr="0078672B" w:rsidRDefault="0078672B" w:rsidP="002A4E06">
            <w:pPr>
              <w:contextualSpacing/>
              <w:jc w:val="center"/>
              <w:rPr>
                <w:sz w:val="20"/>
                <w:szCs w:val="20"/>
              </w:rPr>
            </w:pPr>
          </w:p>
        </w:tc>
        <w:tc>
          <w:tcPr>
            <w:tcW w:w="1440" w:type="dxa"/>
          </w:tcPr>
          <w:p w14:paraId="3DC19514" w14:textId="77777777" w:rsidR="0078672B" w:rsidRPr="0078672B" w:rsidRDefault="0078672B" w:rsidP="002A4E06">
            <w:pPr>
              <w:contextualSpacing/>
              <w:jc w:val="center"/>
              <w:rPr>
                <w:sz w:val="20"/>
                <w:szCs w:val="20"/>
              </w:rPr>
            </w:pPr>
          </w:p>
        </w:tc>
        <w:tc>
          <w:tcPr>
            <w:tcW w:w="1800" w:type="dxa"/>
          </w:tcPr>
          <w:p w14:paraId="1EDE197D" w14:textId="77777777" w:rsidR="0078672B" w:rsidRPr="0078672B" w:rsidRDefault="0078672B" w:rsidP="002A4E06">
            <w:pPr>
              <w:contextualSpacing/>
              <w:jc w:val="center"/>
              <w:rPr>
                <w:sz w:val="20"/>
                <w:szCs w:val="20"/>
              </w:rPr>
            </w:pPr>
          </w:p>
        </w:tc>
        <w:tc>
          <w:tcPr>
            <w:tcW w:w="1080" w:type="dxa"/>
          </w:tcPr>
          <w:p w14:paraId="46DE76F6" w14:textId="7ED3CFF6" w:rsidR="0078672B" w:rsidRPr="0078672B" w:rsidRDefault="0078672B" w:rsidP="002A4E06">
            <w:pPr>
              <w:contextualSpacing/>
              <w:jc w:val="center"/>
              <w:rPr>
                <w:sz w:val="20"/>
                <w:szCs w:val="20"/>
              </w:rPr>
            </w:pPr>
          </w:p>
        </w:tc>
        <w:tc>
          <w:tcPr>
            <w:tcW w:w="1080" w:type="dxa"/>
          </w:tcPr>
          <w:p w14:paraId="5F868D69" w14:textId="77777777" w:rsidR="0078672B" w:rsidRPr="0078672B" w:rsidRDefault="0078672B" w:rsidP="002A4E06">
            <w:pPr>
              <w:contextualSpacing/>
              <w:jc w:val="center"/>
              <w:rPr>
                <w:sz w:val="20"/>
                <w:szCs w:val="20"/>
              </w:rPr>
            </w:pPr>
          </w:p>
        </w:tc>
        <w:tc>
          <w:tcPr>
            <w:tcW w:w="1080" w:type="dxa"/>
          </w:tcPr>
          <w:p w14:paraId="5890E5BD" w14:textId="77777777" w:rsidR="0078672B" w:rsidRPr="0078672B" w:rsidRDefault="0078672B" w:rsidP="002A4E06">
            <w:pPr>
              <w:contextualSpacing/>
              <w:jc w:val="center"/>
              <w:rPr>
                <w:sz w:val="20"/>
                <w:szCs w:val="20"/>
              </w:rPr>
            </w:pPr>
          </w:p>
        </w:tc>
        <w:tc>
          <w:tcPr>
            <w:tcW w:w="1800" w:type="dxa"/>
          </w:tcPr>
          <w:p w14:paraId="47EBF160" w14:textId="4E3168DE" w:rsidR="0078672B" w:rsidRPr="0078672B" w:rsidRDefault="0078672B" w:rsidP="002A4E06">
            <w:pPr>
              <w:contextualSpacing/>
              <w:jc w:val="center"/>
              <w:rPr>
                <w:sz w:val="20"/>
                <w:szCs w:val="20"/>
              </w:rPr>
            </w:pPr>
          </w:p>
        </w:tc>
        <w:tc>
          <w:tcPr>
            <w:tcW w:w="1800" w:type="dxa"/>
          </w:tcPr>
          <w:p w14:paraId="14938FF6" w14:textId="77777777" w:rsidR="0078672B" w:rsidRPr="0078672B" w:rsidRDefault="0078672B" w:rsidP="002A4E06">
            <w:pPr>
              <w:contextualSpacing/>
              <w:jc w:val="center"/>
              <w:rPr>
                <w:sz w:val="20"/>
                <w:szCs w:val="20"/>
              </w:rPr>
            </w:pPr>
          </w:p>
        </w:tc>
      </w:tr>
      <w:tr w:rsidR="0078672B" w:rsidRPr="0078672B" w14:paraId="47A7E1E4" w14:textId="7C068B55" w:rsidTr="0078672B">
        <w:trPr>
          <w:trHeight w:val="20"/>
          <w:jc w:val="center"/>
        </w:trPr>
        <w:tc>
          <w:tcPr>
            <w:tcW w:w="715" w:type="dxa"/>
          </w:tcPr>
          <w:p w14:paraId="780DF88B" w14:textId="77777777" w:rsidR="0078672B" w:rsidRPr="00B34ABA" w:rsidRDefault="0078672B" w:rsidP="002A4E06">
            <w:pPr>
              <w:contextualSpacing/>
              <w:jc w:val="center"/>
              <w:rPr>
                <w:b/>
                <w:sz w:val="20"/>
                <w:szCs w:val="20"/>
              </w:rPr>
            </w:pPr>
            <w:r w:rsidRPr="00B34ABA">
              <w:rPr>
                <w:b/>
                <w:sz w:val="20"/>
                <w:szCs w:val="20"/>
              </w:rPr>
              <w:t>4</w:t>
            </w:r>
          </w:p>
        </w:tc>
        <w:tc>
          <w:tcPr>
            <w:tcW w:w="720" w:type="dxa"/>
          </w:tcPr>
          <w:p w14:paraId="4B04F397" w14:textId="77777777" w:rsidR="0078672B" w:rsidRPr="0078672B" w:rsidRDefault="0078672B" w:rsidP="002A4E06">
            <w:pPr>
              <w:contextualSpacing/>
              <w:jc w:val="center"/>
              <w:rPr>
                <w:sz w:val="20"/>
                <w:szCs w:val="20"/>
              </w:rPr>
            </w:pPr>
          </w:p>
        </w:tc>
        <w:tc>
          <w:tcPr>
            <w:tcW w:w="1080" w:type="dxa"/>
          </w:tcPr>
          <w:p w14:paraId="4EC96D7B" w14:textId="77777777" w:rsidR="0078672B" w:rsidRPr="0078672B" w:rsidRDefault="0078672B" w:rsidP="002A4E06">
            <w:pPr>
              <w:contextualSpacing/>
              <w:jc w:val="center"/>
              <w:rPr>
                <w:sz w:val="20"/>
                <w:szCs w:val="20"/>
              </w:rPr>
            </w:pPr>
          </w:p>
        </w:tc>
        <w:tc>
          <w:tcPr>
            <w:tcW w:w="1080" w:type="dxa"/>
          </w:tcPr>
          <w:p w14:paraId="72D751DD" w14:textId="77777777" w:rsidR="0078672B" w:rsidRPr="0078672B" w:rsidRDefault="0078672B" w:rsidP="002A4E06">
            <w:pPr>
              <w:contextualSpacing/>
              <w:jc w:val="center"/>
              <w:rPr>
                <w:sz w:val="20"/>
                <w:szCs w:val="20"/>
              </w:rPr>
            </w:pPr>
          </w:p>
        </w:tc>
        <w:tc>
          <w:tcPr>
            <w:tcW w:w="1440" w:type="dxa"/>
          </w:tcPr>
          <w:p w14:paraId="30225666" w14:textId="77777777" w:rsidR="0078672B" w:rsidRPr="0078672B" w:rsidRDefault="0078672B" w:rsidP="002A4E06">
            <w:pPr>
              <w:contextualSpacing/>
              <w:jc w:val="center"/>
              <w:rPr>
                <w:sz w:val="20"/>
                <w:szCs w:val="20"/>
              </w:rPr>
            </w:pPr>
          </w:p>
        </w:tc>
        <w:tc>
          <w:tcPr>
            <w:tcW w:w="1440" w:type="dxa"/>
          </w:tcPr>
          <w:p w14:paraId="5C4CD7E3" w14:textId="77777777" w:rsidR="0078672B" w:rsidRPr="0078672B" w:rsidRDefault="0078672B" w:rsidP="002A4E06">
            <w:pPr>
              <w:contextualSpacing/>
              <w:jc w:val="center"/>
              <w:rPr>
                <w:sz w:val="20"/>
                <w:szCs w:val="20"/>
              </w:rPr>
            </w:pPr>
          </w:p>
        </w:tc>
        <w:tc>
          <w:tcPr>
            <w:tcW w:w="1800" w:type="dxa"/>
          </w:tcPr>
          <w:p w14:paraId="7E1A523C" w14:textId="77777777" w:rsidR="0078672B" w:rsidRPr="0078672B" w:rsidRDefault="0078672B" w:rsidP="002A4E06">
            <w:pPr>
              <w:contextualSpacing/>
              <w:jc w:val="center"/>
              <w:rPr>
                <w:sz w:val="20"/>
                <w:szCs w:val="20"/>
              </w:rPr>
            </w:pPr>
          </w:p>
        </w:tc>
        <w:tc>
          <w:tcPr>
            <w:tcW w:w="1080" w:type="dxa"/>
          </w:tcPr>
          <w:p w14:paraId="2079E6EB" w14:textId="49849379" w:rsidR="0078672B" w:rsidRPr="0078672B" w:rsidRDefault="0078672B" w:rsidP="002A4E06">
            <w:pPr>
              <w:contextualSpacing/>
              <w:jc w:val="center"/>
              <w:rPr>
                <w:sz w:val="20"/>
                <w:szCs w:val="20"/>
              </w:rPr>
            </w:pPr>
          </w:p>
        </w:tc>
        <w:tc>
          <w:tcPr>
            <w:tcW w:w="1080" w:type="dxa"/>
          </w:tcPr>
          <w:p w14:paraId="7F9C9A09" w14:textId="77777777" w:rsidR="0078672B" w:rsidRPr="0078672B" w:rsidRDefault="0078672B" w:rsidP="002A4E06">
            <w:pPr>
              <w:contextualSpacing/>
              <w:jc w:val="center"/>
              <w:rPr>
                <w:sz w:val="20"/>
                <w:szCs w:val="20"/>
              </w:rPr>
            </w:pPr>
          </w:p>
        </w:tc>
        <w:tc>
          <w:tcPr>
            <w:tcW w:w="1080" w:type="dxa"/>
          </w:tcPr>
          <w:p w14:paraId="7346AB1C" w14:textId="77777777" w:rsidR="0078672B" w:rsidRPr="0078672B" w:rsidRDefault="0078672B" w:rsidP="002A4E06">
            <w:pPr>
              <w:contextualSpacing/>
              <w:jc w:val="center"/>
              <w:rPr>
                <w:sz w:val="20"/>
                <w:szCs w:val="20"/>
              </w:rPr>
            </w:pPr>
          </w:p>
        </w:tc>
        <w:tc>
          <w:tcPr>
            <w:tcW w:w="1800" w:type="dxa"/>
          </w:tcPr>
          <w:p w14:paraId="35CE5537" w14:textId="49CA5C60" w:rsidR="0078672B" w:rsidRPr="0078672B" w:rsidRDefault="0078672B" w:rsidP="002A4E06">
            <w:pPr>
              <w:contextualSpacing/>
              <w:jc w:val="center"/>
              <w:rPr>
                <w:sz w:val="20"/>
                <w:szCs w:val="20"/>
              </w:rPr>
            </w:pPr>
          </w:p>
        </w:tc>
        <w:tc>
          <w:tcPr>
            <w:tcW w:w="1800" w:type="dxa"/>
          </w:tcPr>
          <w:p w14:paraId="221C3A36" w14:textId="77777777" w:rsidR="0078672B" w:rsidRPr="0078672B" w:rsidRDefault="0078672B" w:rsidP="002A4E06">
            <w:pPr>
              <w:contextualSpacing/>
              <w:jc w:val="center"/>
              <w:rPr>
                <w:sz w:val="20"/>
                <w:szCs w:val="20"/>
              </w:rPr>
            </w:pPr>
          </w:p>
        </w:tc>
      </w:tr>
      <w:tr w:rsidR="0078672B" w:rsidRPr="0078672B" w14:paraId="49F746EB" w14:textId="2FF1E6AF" w:rsidTr="0078672B">
        <w:trPr>
          <w:trHeight w:val="20"/>
          <w:jc w:val="center"/>
        </w:trPr>
        <w:tc>
          <w:tcPr>
            <w:tcW w:w="715" w:type="dxa"/>
          </w:tcPr>
          <w:p w14:paraId="0E91C98A" w14:textId="77777777" w:rsidR="0078672B" w:rsidRPr="00B34ABA" w:rsidRDefault="0078672B" w:rsidP="002A4E06">
            <w:pPr>
              <w:contextualSpacing/>
              <w:jc w:val="center"/>
              <w:rPr>
                <w:b/>
                <w:sz w:val="20"/>
                <w:szCs w:val="20"/>
              </w:rPr>
            </w:pPr>
            <w:r w:rsidRPr="00B34ABA">
              <w:rPr>
                <w:b/>
                <w:sz w:val="20"/>
                <w:szCs w:val="20"/>
              </w:rPr>
              <w:t>5</w:t>
            </w:r>
          </w:p>
        </w:tc>
        <w:tc>
          <w:tcPr>
            <w:tcW w:w="720" w:type="dxa"/>
          </w:tcPr>
          <w:p w14:paraId="09ED6138" w14:textId="77777777" w:rsidR="0078672B" w:rsidRPr="0078672B" w:rsidRDefault="0078672B" w:rsidP="002A4E06">
            <w:pPr>
              <w:contextualSpacing/>
              <w:jc w:val="center"/>
              <w:rPr>
                <w:sz w:val="20"/>
                <w:szCs w:val="20"/>
              </w:rPr>
            </w:pPr>
          </w:p>
        </w:tc>
        <w:tc>
          <w:tcPr>
            <w:tcW w:w="1080" w:type="dxa"/>
          </w:tcPr>
          <w:p w14:paraId="510CFC00" w14:textId="77777777" w:rsidR="0078672B" w:rsidRPr="0078672B" w:rsidRDefault="0078672B" w:rsidP="002A4E06">
            <w:pPr>
              <w:contextualSpacing/>
              <w:jc w:val="center"/>
              <w:rPr>
                <w:sz w:val="20"/>
                <w:szCs w:val="20"/>
              </w:rPr>
            </w:pPr>
          </w:p>
        </w:tc>
        <w:tc>
          <w:tcPr>
            <w:tcW w:w="1080" w:type="dxa"/>
          </w:tcPr>
          <w:p w14:paraId="64BA05F3" w14:textId="77777777" w:rsidR="0078672B" w:rsidRPr="0078672B" w:rsidRDefault="0078672B" w:rsidP="002A4E06">
            <w:pPr>
              <w:contextualSpacing/>
              <w:jc w:val="center"/>
              <w:rPr>
                <w:sz w:val="20"/>
                <w:szCs w:val="20"/>
              </w:rPr>
            </w:pPr>
          </w:p>
        </w:tc>
        <w:tc>
          <w:tcPr>
            <w:tcW w:w="1440" w:type="dxa"/>
          </w:tcPr>
          <w:p w14:paraId="6EBC1050" w14:textId="77777777" w:rsidR="0078672B" w:rsidRPr="0078672B" w:rsidRDefault="0078672B" w:rsidP="002A4E06">
            <w:pPr>
              <w:contextualSpacing/>
              <w:jc w:val="center"/>
              <w:rPr>
                <w:sz w:val="20"/>
                <w:szCs w:val="20"/>
              </w:rPr>
            </w:pPr>
          </w:p>
        </w:tc>
        <w:tc>
          <w:tcPr>
            <w:tcW w:w="1440" w:type="dxa"/>
          </w:tcPr>
          <w:p w14:paraId="0BF7D8F3" w14:textId="77777777" w:rsidR="0078672B" w:rsidRPr="0078672B" w:rsidRDefault="0078672B" w:rsidP="002A4E06">
            <w:pPr>
              <w:contextualSpacing/>
              <w:jc w:val="center"/>
              <w:rPr>
                <w:sz w:val="20"/>
                <w:szCs w:val="20"/>
              </w:rPr>
            </w:pPr>
          </w:p>
        </w:tc>
        <w:tc>
          <w:tcPr>
            <w:tcW w:w="1800" w:type="dxa"/>
          </w:tcPr>
          <w:p w14:paraId="52E75149" w14:textId="77777777" w:rsidR="0078672B" w:rsidRPr="0078672B" w:rsidRDefault="0078672B" w:rsidP="002A4E06">
            <w:pPr>
              <w:contextualSpacing/>
              <w:jc w:val="center"/>
              <w:rPr>
                <w:sz w:val="20"/>
                <w:szCs w:val="20"/>
              </w:rPr>
            </w:pPr>
          </w:p>
        </w:tc>
        <w:tc>
          <w:tcPr>
            <w:tcW w:w="1080" w:type="dxa"/>
          </w:tcPr>
          <w:p w14:paraId="7A2C5C52" w14:textId="52D1BA5D" w:rsidR="0078672B" w:rsidRPr="0078672B" w:rsidRDefault="0078672B" w:rsidP="002A4E06">
            <w:pPr>
              <w:contextualSpacing/>
              <w:jc w:val="center"/>
              <w:rPr>
                <w:sz w:val="20"/>
                <w:szCs w:val="20"/>
              </w:rPr>
            </w:pPr>
          </w:p>
        </w:tc>
        <w:tc>
          <w:tcPr>
            <w:tcW w:w="1080" w:type="dxa"/>
          </w:tcPr>
          <w:p w14:paraId="12DEAB34" w14:textId="77777777" w:rsidR="0078672B" w:rsidRPr="0078672B" w:rsidRDefault="0078672B" w:rsidP="002A4E06">
            <w:pPr>
              <w:contextualSpacing/>
              <w:jc w:val="center"/>
              <w:rPr>
                <w:sz w:val="20"/>
                <w:szCs w:val="20"/>
              </w:rPr>
            </w:pPr>
          </w:p>
        </w:tc>
        <w:tc>
          <w:tcPr>
            <w:tcW w:w="1080" w:type="dxa"/>
          </w:tcPr>
          <w:p w14:paraId="3F345C35" w14:textId="77777777" w:rsidR="0078672B" w:rsidRPr="0078672B" w:rsidRDefault="0078672B" w:rsidP="002A4E06">
            <w:pPr>
              <w:contextualSpacing/>
              <w:jc w:val="center"/>
              <w:rPr>
                <w:sz w:val="20"/>
                <w:szCs w:val="20"/>
              </w:rPr>
            </w:pPr>
          </w:p>
        </w:tc>
        <w:tc>
          <w:tcPr>
            <w:tcW w:w="1800" w:type="dxa"/>
          </w:tcPr>
          <w:p w14:paraId="035AB5A6" w14:textId="791F4203" w:rsidR="0078672B" w:rsidRPr="0078672B" w:rsidRDefault="0078672B" w:rsidP="002A4E06">
            <w:pPr>
              <w:contextualSpacing/>
              <w:jc w:val="center"/>
              <w:rPr>
                <w:sz w:val="20"/>
                <w:szCs w:val="20"/>
              </w:rPr>
            </w:pPr>
          </w:p>
        </w:tc>
        <w:tc>
          <w:tcPr>
            <w:tcW w:w="1800" w:type="dxa"/>
          </w:tcPr>
          <w:p w14:paraId="6E2BA2D6" w14:textId="77777777" w:rsidR="0078672B" w:rsidRPr="0078672B" w:rsidRDefault="0078672B" w:rsidP="002A4E06">
            <w:pPr>
              <w:contextualSpacing/>
              <w:jc w:val="center"/>
              <w:rPr>
                <w:sz w:val="20"/>
                <w:szCs w:val="20"/>
              </w:rPr>
            </w:pPr>
          </w:p>
        </w:tc>
      </w:tr>
      <w:tr w:rsidR="0078672B" w:rsidRPr="0078672B" w14:paraId="674D0530" w14:textId="1B12CEBA" w:rsidTr="0078672B">
        <w:trPr>
          <w:trHeight w:val="20"/>
          <w:jc w:val="center"/>
        </w:trPr>
        <w:tc>
          <w:tcPr>
            <w:tcW w:w="715" w:type="dxa"/>
          </w:tcPr>
          <w:p w14:paraId="2E688641" w14:textId="77777777" w:rsidR="0078672B" w:rsidRPr="00B34ABA" w:rsidRDefault="0078672B" w:rsidP="002A4E06">
            <w:pPr>
              <w:contextualSpacing/>
              <w:jc w:val="center"/>
              <w:rPr>
                <w:b/>
                <w:sz w:val="20"/>
                <w:szCs w:val="20"/>
              </w:rPr>
            </w:pPr>
            <w:r w:rsidRPr="00B34ABA">
              <w:rPr>
                <w:b/>
                <w:sz w:val="20"/>
                <w:szCs w:val="20"/>
              </w:rPr>
              <w:t>6</w:t>
            </w:r>
          </w:p>
        </w:tc>
        <w:tc>
          <w:tcPr>
            <w:tcW w:w="720" w:type="dxa"/>
          </w:tcPr>
          <w:p w14:paraId="7AF34021" w14:textId="77777777" w:rsidR="0078672B" w:rsidRPr="0078672B" w:rsidRDefault="0078672B" w:rsidP="002A4E06">
            <w:pPr>
              <w:contextualSpacing/>
              <w:jc w:val="center"/>
              <w:rPr>
                <w:sz w:val="20"/>
                <w:szCs w:val="20"/>
              </w:rPr>
            </w:pPr>
          </w:p>
        </w:tc>
        <w:tc>
          <w:tcPr>
            <w:tcW w:w="1080" w:type="dxa"/>
          </w:tcPr>
          <w:p w14:paraId="6F61F2FB" w14:textId="77777777" w:rsidR="0078672B" w:rsidRPr="0078672B" w:rsidRDefault="0078672B" w:rsidP="002A4E06">
            <w:pPr>
              <w:contextualSpacing/>
              <w:jc w:val="center"/>
              <w:rPr>
                <w:sz w:val="20"/>
                <w:szCs w:val="20"/>
              </w:rPr>
            </w:pPr>
          </w:p>
        </w:tc>
        <w:tc>
          <w:tcPr>
            <w:tcW w:w="1080" w:type="dxa"/>
          </w:tcPr>
          <w:p w14:paraId="72E210AA" w14:textId="77777777" w:rsidR="0078672B" w:rsidRPr="0078672B" w:rsidRDefault="0078672B" w:rsidP="002A4E06">
            <w:pPr>
              <w:contextualSpacing/>
              <w:jc w:val="center"/>
              <w:rPr>
                <w:sz w:val="20"/>
                <w:szCs w:val="20"/>
              </w:rPr>
            </w:pPr>
          </w:p>
        </w:tc>
        <w:tc>
          <w:tcPr>
            <w:tcW w:w="1440" w:type="dxa"/>
          </w:tcPr>
          <w:p w14:paraId="5D5D730F" w14:textId="77777777" w:rsidR="0078672B" w:rsidRPr="0078672B" w:rsidRDefault="0078672B" w:rsidP="002A4E06">
            <w:pPr>
              <w:contextualSpacing/>
              <w:jc w:val="center"/>
              <w:rPr>
                <w:sz w:val="20"/>
                <w:szCs w:val="20"/>
              </w:rPr>
            </w:pPr>
          </w:p>
        </w:tc>
        <w:tc>
          <w:tcPr>
            <w:tcW w:w="1440" w:type="dxa"/>
          </w:tcPr>
          <w:p w14:paraId="51D25715" w14:textId="77777777" w:rsidR="0078672B" w:rsidRPr="0078672B" w:rsidRDefault="0078672B" w:rsidP="002A4E06">
            <w:pPr>
              <w:contextualSpacing/>
              <w:jc w:val="center"/>
              <w:rPr>
                <w:sz w:val="20"/>
                <w:szCs w:val="20"/>
              </w:rPr>
            </w:pPr>
          </w:p>
        </w:tc>
        <w:tc>
          <w:tcPr>
            <w:tcW w:w="1800" w:type="dxa"/>
          </w:tcPr>
          <w:p w14:paraId="468B8896" w14:textId="77777777" w:rsidR="0078672B" w:rsidRPr="0078672B" w:rsidRDefault="0078672B" w:rsidP="002A4E06">
            <w:pPr>
              <w:contextualSpacing/>
              <w:jc w:val="center"/>
              <w:rPr>
                <w:sz w:val="20"/>
                <w:szCs w:val="20"/>
              </w:rPr>
            </w:pPr>
          </w:p>
        </w:tc>
        <w:tc>
          <w:tcPr>
            <w:tcW w:w="1080" w:type="dxa"/>
          </w:tcPr>
          <w:p w14:paraId="1BB370C3" w14:textId="0F262CA6" w:rsidR="0078672B" w:rsidRPr="0078672B" w:rsidRDefault="0078672B" w:rsidP="002A4E06">
            <w:pPr>
              <w:contextualSpacing/>
              <w:jc w:val="center"/>
              <w:rPr>
                <w:sz w:val="20"/>
                <w:szCs w:val="20"/>
              </w:rPr>
            </w:pPr>
          </w:p>
        </w:tc>
        <w:tc>
          <w:tcPr>
            <w:tcW w:w="1080" w:type="dxa"/>
          </w:tcPr>
          <w:p w14:paraId="4DF999C4" w14:textId="77777777" w:rsidR="0078672B" w:rsidRPr="0078672B" w:rsidRDefault="0078672B" w:rsidP="002A4E06">
            <w:pPr>
              <w:contextualSpacing/>
              <w:jc w:val="center"/>
              <w:rPr>
                <w:sz w:val="20"/>
                <w:szCs w:val="20"/>
              </w:rPr>
            </w:pPr>
          </w:p>
        </w:tc>
        <w:tc>
          <w:tcPr>
            <w:tcW w:w="1080" w:type="dxa"/>
          </w:tcPr>
          <w:p w14:paraId="75F04C8F" w14:textId="77777777" w:rsidR="0078672B" w:rsidRPr="0078672B" w:rsidRDefault="0078672B" w:rsidP="002A4E06">
            <w:pPr>
              <w:contextualSpacing/>
              <w:jc w:val="center"/>
              <w:rPr>
                <w:sz w:val="20"/>
                <w:szCs w:val="20"/>
              </w:rPr>
            </w:pPr>
          </w:p>
        </w:tc>
        <w:tc>
          <w:tcPr>
            <w:tcW w:w="1800" w:type="dxa"/>
          </w:tcPr>
          <w:p w14:paraId="7B8CE57E" w14:textId="56C2457A" w:rsidR="0078672B" w:rsidRPr="0078672B" w:rsidRDefault="0078672B" w:rsidP="002A4E06">
            <w:pPr>
              <w:contextualSpacing/>
              <w:jc w:val="center"/>
              <w:rPr>
                <w:sz w:val="20"/>
                <w:szCs w:val="20"/>
              </w:rPr>
            </w:pPr>
          </w:p>
        </w:tc>
        <w:tc>
          <w:tcPr>
            <w:tcW w:w="1800" w:type="dxa"/>
          </w:tcPr>
          <w:p w14:paraId="3B916719" w14:textId="77777777" w:rsidR="0078672B" w:rsidRPr="0078672B" w:rsidRDefault="0078672B" w:rsidP="002A4E06">
            <w:pPr>
              <w:contextualSpacing/>
              <w:jc w:val="center"/>
              <w:rPr>
                <w:sz w:val="20"/>
                <w:szCs w:val="20"/>
              </w:rPr>
            </w:pPr>
          </w:p>
        </w:tc>
      </w:tr>
      <w:tr w:rsidR="0078672B" w:rsidRPr="0078672B" w14:paraId="17E014DA" w14:textId="542D0665" w:rsidTr="0078672B">
        <w:trPr>
          <w:trHeight w:val="20"/>
          <w:jc w:val="center"/>
        </w:trPr>
        <w:tc>
          <w:tcPr>
            <w:tcW w:w="715" w:type="dxa"/>
          </w:tcPr>
          <w:p w14:paraId="10CCEA5E" w14:textId="77777777" w:rsidR="0078672B" w:rsidRPr="00B34ABA" w:rsidRDefault="0078672B" w:rsidP="002A4E06">
            <w:pPr>
              <w:contextualSpacing/>
              <w:jc w:val="center"/>
              <w:rPr>
                <w:b/>
                <w:sz w:val="20"/>
                <w:szCs w:val="20"/>
              </w:rPr>
            </w:pPr>
            <w:r w:rsidRPr="00B34ABA">
              <w:rPr>
                <w:b/>
                <w:sz w:val="20"/>
                <w:szCs w:val="20"/>
              </w:rPr>
              <w:t>7</w:t>
            </w:r>
          </w:p>
        </w:tc>
        <w:tc>
          <w:tcPr>
            <w:tcW w:w="720" w:type="dxa"/>
          </w:tcPr>
          <w:p w14:paraId="2047C927" w14:textId="77777777" w:rsidR="0078672B" w:rsidRPr="0078672B" w:rsidRDefault="0078672B" w:rsidP="002A4E06">
            <w:pPr>
              <w:contextualSpacing/>
              <w:jc w:val="center"/>
              <w:rPr>
                <w:sz w:val="20"/>
                <w:szCs w:val="20"/>
              </w:rPr>
            </w:pPr>
          </w:p>
        </w:tc>
        <w:tc>
          <w:tcPr>
            <w:tcW w:w="1080" w:type="dxa"/>
          </w:tcPr>
          <w:p w14:paraId="2AEE585E" w14:textId="77777777" w:rsidR="0078672B" w:rsidRPr="0078672B" w:rsidRDefault="0078672B" w:rsidP="002A4E06">
            <w:pPr>
              <w:contextualSpacing/>
              <w:jc w:val="center"/>
              <w:rPr>
                <w:sz w:val="20"/>
                <w:szCs w:val="20"/>
              </w:rPr>
            </w:pPr>
          </w:p>
        </w:tc>
        <w:tc>
          <w:tcPr>
            <w:tcW w:w="1080" w:type="dxa"/>
          </w:tcPr>
          <w:p w14:paraId="330C469B" w14:textId="77777777" w:rsidR="0078672B" w:rsidRPr="0078672B" w:rsidRDefault="0078672B" w:rsidP="002A4E06">
            <w:pPr>
              <w:contextualSpacing/>
              <w:jc w:val="center"/>
              <w:rPr>
                <w:sz w:val="20"/>
                <w:szCs w:val="20"/>
              </w:rPr>
            </w:pPr>
          </w:p>
        </w:tc>
        <w:tc>
          <w:tcPr>
            <w:tcW w:w="1440" w:type="dxa"/>
          </w:tcPr>
          <w:p w14:paraId="48A410A1" w14:textId="77777777" w:rsidR="0078672B" w:rsidRPr="0078672B" w:rsidRDefault="0078672B" w:rsidP="002A4E06">
            <w:pPr>
              <w:contextualSpacing/>
              <w:jc w:val="center"/>
              <w:rPr>
                <w:sz w:val="20"/>
                <w:szCs w:val="20"/>
              </w:rPr>
            </w:pPr>
          </w:p>
        </w:tc>
        <w:tc>
          <w:tcPr>
            <w:tcW w:w="1440" w:type="dxa"/>
          </w:tcPr>
          <w:p w14:paraId="41381E9F" w14:textId="77777777" w:rsidR="0078672B" w:rsidRPr="0078672B" w:rsidRDefault="0078672B" w:rsidP="002A4E06">
            <w:pPr>
              <w:contextualSpacing/>
              <w:jc w:val="center"/>
              <w:rPr>
                <w:sz w:val="20"/>
                <w:szCs w:val="20"/>
              </w:rPr>
            </w:pPr>
          </w:p>
        </w:tc>
        <w:tc>
          <w:tcPr>
            <w:tcW w:w="1800" w:type="dxa"/>
          </w:tcPr>
          <w:p w14:paraId="165F6367" w14:textId="77777777" w:rsidR="0078672B" w:rsidRPr="0078672B" w:rsidRDefault="0078672B" w:rsidP="002A4E06">
            <w:pPr>
              <w:contextualSpacing/>
              <w:jc w:val="center"/>
              <w:rPr>
                <w:sz w:val="20"/>
                <w:szCs w:val="20"/>
              </w:rPr>
            </w:pPr>
          </w:p>
        </w:tc>
        <w:tc>
          <w:tcPr>
            <w:tcW w:w="1080" w:type="dxa"/>
          </w:tcPr>
          <w:p w14:paraId="14C0E585" w14:textId="7203C9BE" w:rsidR="0078672B" w:rsidRPr="0078672B" w:rsidRDefault="0078672B" w:rsidP="002A4E06">
            <w:pPr>
              <w:contextualSpacing/>
              <w:jc w:val="center"/>
              <w:rPr>
                <w:sz w:val="20"/>
                <w:szCs w:val="20"/>
              </w:rPr>
            </w:pPr>
          </w:p>
        </w:tc>
        <w:tc>
          <w:tcPr>
            <w:tcW w:w="1080" w:type="dxa"/>
          </w:tcPr>
          <w:p w14:paraId="4731CADA" w14:textId="77777777" w:rsidR="0078672B" w:rsidRPr="0078672B" w:rsidRDefault="0078672B" w:rsidP="002A4E06">
            <w:pPr>
              <w:contextualSpacing/>
              <w:jc w:val="center"/>
              <w:rPr>
                <w:sz w:val="20"/>
                <w:szCs w:val="20"/>
              </w:rPr>
            </w:pPr>
          </w:p>
        </w:tc>
        <w:tc>
          <w:tcPr>
            <w:tcW w:w="1080" w:type="dxa"/>
          </w:tcPr>
          <w:p w14:paraId="45073613" w14:textId="77777777" w:rsidR="0078672B" w:rsidRPr="0078672B" w:rsidRDefault="0078672B" w:rsidP="002A4E06">
            <w:pPr>
              <w:contextualSpacing/>
              <w:jc w:val="center"/>
              <w:rPr>
                <w:sz w:val="20"/>
                <w:szCs w:val="20"/>
              </w:rPr>
            </w:pPr>
          </w:p>
        </w:tc>
        <w:tc>
          <w:tcPr>
            <w:tcW w:w="1800" w:type="dxa"/>
          </w:tcPr>
          <w:p w14:paraId="5C3FD520" w14:textId="1EB5F1BA" w:rsidR="0078672B" w:rsidRPr="0078672B" w:rsidRDefault="0078672B" w:rsidP="002A4E06">
            <w:pPr>
              <w:contextualSpacing/>
              <w:jc w:val="center"/>
              <w:rPr>
                <w:sz w:val="20"/>
                <w:szCs w:val="20"/>
              </w:rPr>
            </w:pPr>
          </w:p>
        </w:tc>
        <w:tc>
          <w:tcPr>
            <w:tcW w:w="1800" w:type="dxa"/>
          </w:tcPr>
          <w:p w14:paraId="5E5B2223" w14:textId="77777777" w:rsidR="0078672B" w:rsidRPr="0078672B" w:rsidRDefault="0078672B" w:rsidP="002A4E06">
            <w:pPr>
              <w:contextualSpacing/>
              <w:jc w:val="center"/>
              <w:rPr>
                <w:sz w:val="20"/>
                <w:szCs w:val="20"/>
              </w:rPr>
            </w:pPr>
          </w:p>
        </w:tc>
      </w:tr>
      <w:tr w:rsidR="0078672B" w:rsidRPr="0078672B" w14:paraId="32A6AA48" w14:textId="6939838F" w:rsidTr="0078672B">
        <w:trPr>
          <w:trHeight w:val="20"/>
          <w:jc w:val="center"/>
        </w:trPr>
        <w:tc>
          <w:tcPr>
            <w:tcW w:w="715" w:type="dxa"/>
          </w:tcPr>
          <w:p w14:paraId="0A8CBC13" w14:textId="77777777" w:rsidR="0078672B" w:rsidRPr="00B34ABA" w:rsidRDefault="0078672B" w:rsidP="002A4E06">
            <w:pPr>
              <w:contextualSpacing/>
              <w:jc w:val="center"/>
              <w:rPr>
                <w:b/>
                <w:sz w:val="20"/>
                <w:szCs w:val="20"/>
              </w:rPr>
            </w:pPr>
            <w:r w:rsidRPr="00B34ABA">
              <w:rPr>
                <w:b/>
                <w:sz w:val="20"/>
                <w:szCs w:val="20"/>
              </w:rPr>
              <w:t>8</w:t>
            </w:r>
          </w:p>
        </w:tc>
        <w:tc>
          <w:tcPr>
            <w:tcW w:w="720" w:type="dxa"/>
          </w:tcPr>
          <w:p w14:paraId="5417E650" w14:textId="77777777" w:rsidR="0078672B" w:rsidRPr="0078672B" w:rsidRDefault="0078672B" w:rsidP="002A4E06">
            <w:pPr>
              <w:contextualSpacing/>
              <w:jc w:val="center"/>
              <w:rPr>
                <w:sz w:val="20"/>
                <w:szCs w:val="20"/>
              </w:rPr>
            </w:pPr>
          </w:p>
        </w:tc>
        <w:tc>
          <w:tcPr>
            <w:tcW w:w="1080" w:type="dxa"/>
          </w:tcPr>
          <w:p w14:paraId="0796DF26" w14:textId="77777777" w:rsidR="0078672B" w:rsidRPr="0078672B" w:rsidRDefault="0078672B" w:rsidP="002A4E06">
            <w:pPr>
              <w:contextualSpacing/>
              <w:jc w:val="center"/>
              <w:rPr>
                <w:sz w:val="20"/>
                <w:szCs w:val="20"/>
              </w:rPr>
            </w:pPr>
          </w:p>
        </w:tc>
        <w:tc>
          <w:tcPr>
            <w:tcW w:w="1080" w:type="dxa"/>
          </w:tcPr>
          <w:p w14:paraId="30685E20" w14:textId="77777777" w:rsidR="0078672B" w:rsidRPr="0078672B" w:rsidRDefault="0078672B" w:rsidP="002A4E06">
            <w:pPr>
              <w:contextualSpacing/>
              <w:jc w:val="center"/>
              <w:rPr>
                <w:sz w:val="20"/>
                <w:szCs w:val="20"/>
              </w:rPr>
            </w:pPr>
          </w:p>
        </w:tc>
        <w:tc>
          <w:tcPr>
            <w:tcW w:w="1440" w:type="dxa"/>
          </w:tcPr>
          <w:p w14:paraId="0DEE6290" w14:textId="77777777" w:rsidR="0078672B" w:rsidRPr="0078672B" w:rsidRDefault="0078672B" w:rsidP="002A4E06">
            <w:pPr>
              <w:contextualSpacing/>
              <w:jc w:val="center"/>
              <w:rPr>
                <w:sz w:val="20"/>
                <w:szCs w:val="20"/>
              </w:rPr>
            </w:pPr>
          </w:p>
        </w:tc>
        <w:tc>
          <w:tcPr>
            <w:tcW w:w="1440" w:type="dxa"/>
          </w:tcPr>
          <w:p w14:paraId="6B3290F5" w14:textId="77777777" w:rsidR="0078672B" w:rsidRPr="0078672B" w:rsidRDefault="0078672B" w:rsidP="002A4E06">
            <w:pPr>
              <w:contextualSpacing/>
              <w:jc w:val="center"/>
              <w:rPr>
                <w:sz w:val="20"/>
                <w:szCs w:val="20"/>
              </w:rPr>
            </w:pPr>
          </w:p>
        </w:tc>
        <w:tc>
          <w:tcPr>
            <w:tcW w:w="1800" w:type="dxa"/>
          </w:tcPr>
          <w:p w14:paraId="7FD0456C" w14:textId="77777777" w:rsidR="0078672B" w:rsidRPr="0078672B" w:rsidRDefault="0078672B" w:rsidP="002A4E06">
            <w:pPr>
              <w:contextualSpacing/>
              <w:jc w:val="center"/>
              <w:rPr>
                <w:sz w:val="20"/>
                <w:szCs w:val="20"/>
              </w:rPr>
            </w:pPr>
          </w:p>
        </w:tc>
        <w:tc>
          <w:tcPr>
            <w:tcW w:w="1080" w:type="dxa"/>
          </w:tcPr>
          <w:p w14:paraId="41FB6A3B" w14:textId="6475371D" w:rsidR="0078672B" w:rsidRPr="0078672B" w:rsidRDefault="0078672B" w:rsidP="002A4E06">
            <w:pPr>
              <w:contextualSpacing/>
              <w:jc w:val="center"/>
              <w:rPr>
                <w:sz w:val="20"/>
                <w:szCs w:val="20"/>
              </w:rPr>
            </w:pPr>
          </w:p>
        </w:tc>
        <w:tc>
          <w:tcPr>
            <w:tcW w:w="1080" w:type="dxa"/>
          </w:tcPr>
          <w:p w14:paraId="65272077" w14:textId="77777777" w:rsidR="0078672B" w:rsidRPr="0078672B" w:rsidRDefault="0078672B" w:rsidP="002A4E06">
            <w:pPr>
              <w:contextualSpacing/>
              <w:jc w:val="center"/>
              <w:rPr>
                <w:sz w:val="20"/>
                <w:szCs w:val="20"/>
              </w:rPr>
            </w:pPr>
          </w:p>
        </w:tc>
        <w:tc>
          <w:tcPr>
            <w:tcW w:w="1080" w:type="dxa"/>
          </w:tcPr>
          <w:p w14:paraId="14E72E27" w14:textId="77777777" w:rsidR="0078672B" w:rsidRPr="0078672B" w:rsidRDefault="0078672B" w:rsidP="002A4E06">
            <w:pPr>
              <w:contextualSpacing/>
              <w:jc w:val="center"/>
              <w:rPr>
                <w:sz w:val="20"/>
                <w:szCs w:val="20"/>
              </w:rPr>
            </w:pPr>
          </w:p>
        </w:tc>
        <w:tc>
          <w:tcPr>
            <w:tcW w:w="1800" w:type="dxa"/>
          </w:tcPr>
          <w:p w14:paraId="29155690" w14:textId="40B25802" w:rsidR="0078672B" w:rsidRPr="0078672B" w:rsidRDefault="0078672B" w:rsidP="002A4E06">
            <w:pPr>
              <w:contextualSpacing/>
              <w:jc w:val="center"/>
              <w:rPr>
                <w:sz w:val="20"/>
                <w:szCs w:val="20"/>
              </w:rPr>
            </w:pPr>
          </w:p>
        </w:tc>
        <w:tc>
          <w:tcPr>
            <w:tcW w:w="1800" w:type="dxa"/>
          </w:tcPr>
          <w:p w14:paraId="5E7905E6" w14:textId="77777777" w:rsidR="0078672B" w:rsidRPr="0078672B" w:rsidRDefault="0078672B" w:rsidP="002A4E06">
            <w:pPr>
              <w:contextualSpacing/>
              <w:jc w:val="center"/>
              <w:rPr>
                <w:sz w:val="20"/>
                <w:szCs w:val="20"/>
              </w:rPr>
            </w:pPr>
          </w:p>
        </w:tc>
      </w:tr>
      <w:tr w:rsidR="0078672B" w:rsidRPr="0078672B" w14:paraId="747C281A" w14:textId="63E4398B" w:rsidTr="0078672B">
        <w:trPr>
          <w:trHeight w:val="20"/>
          <w:jc w:val="center"/>
        </w:trPr>
        <w:tc>
          <w:tcPr>
            <w:tcW w:w="715" w:type="dxa"/>
          </w:tcPr>
          <w:p w14:paraId="3EDF4913" w14:textId="77777777" w:rsidR="0078672B" w:rsidRPr="00B34ABA" w:rsidRDefault="0078672B" w:rsidP="002A4E06">
            <w:pPr>
              <w:contextualSpacing/>
              <w:jc w:val="center"/>
              <w:rPr>
                <w:b/>
                <w:sz w:val="20"/>
                <w:szCs w:val="20"/>
              </w:rPr>
            </w:pPr>
            <w:r w:rsidRPr="00B34ABA">
              <w:rPr>
                <w:b/>
                <w:sz w:val="20"/>
                <w:szCs w:val="20"/>
              </w:rPr>
              <w:t>9</w:t>
            </w:r>
          </w:p>
        </w:tc>
        <w:tc>
          <w:tcPr>
            <w:tcW w:w="720" w:type="dxa"/>
          </w:tcPr>
          <w:p w14:paraId="17032B3B" w14:textId="77777777" w:rsidR="0078672B" w:rsidRPr="0078672B" w:rsidRDefault="0078672B" w:rsidP="002A4E06">
            <w:pPr>
              <w:contextualSpacing/>
              <w:jc w:val="center"/>
              <w:rPr>
                <w:sz w:val="20"/>
                <w:szCs w:val="20"/>
              </w:rPr>
            </w:pPr>
          </w:p>
        </w:tc>
        <w:tc>
          <w:tcPr>
            <w:tcW w:w="1080" w:type="dxa"/>
          </w:tcPr>
          <w:p w14:paraId="4B414675" w14:textId="77777777" w:rsidR="0078672B" w:rsidRPr="0078672B" w:rsidRDefault="0078672B" w:rsidP="002A4E06">
            <w:pPr>
              <w:contextualSpacing/>
              <w:jc w:val="center"/>
              <w:rPr>
                <w:sz w:val="20"/>
                <w:szCs w:val="20"/>
              </w:rPr>
            </w:pPr>
          </w:p>
        </w:tc>
        <w:tc>
          <w:tcPr>
            <w:tcW w:w="1080" w:type="dxa"/>
          </w:tcPr>
          <w:p w14:paraId="3DA5C533" w14:textId="77777777" w:rsidR="0078672B" w:rsidRPr="0078672B" w:rsidRDefault="0078672B" w:rsidP="002A4E06">
            <w:pPr>
              <w:contextualSpacing/>
              <w:jc w:val="center"/>
              <w:rPr>
                <w:sz w:val="20"/>
                <w:szCs w:val="20"/>
              </w:rPr>
            </w:pPr>
          </w:p>
        </w:tc>
        <w:tc>
          <w:tcPr>
            <w:tcW w:w="1440" w:type="dxa"/>
          </w:tcPr>
          <w:p w14:paraId="17AB4B35" w14:textId="77777777" w:rsidR="0078672B" w:rsidRPr="0078672B" w:rsidRDefault="0078672B" w:rsidP="002A4E06">
            <w:pPr>
              <w:contextualSpacing/>
              <w:jc w:val="center"/>
              <w:rPr>
                <w:sz w:val="20"/>
                <w:szCs w:val="20"/>
              </w:rPr>
            </w:pPr>
          </w:p>
        </w:tc>
        <w:tc>
          <w:tcPr>
            <w:tcW w:w="1440" w:type="dxa"/>
          </w:tcPr>
          <w:p w14:paraId="479164A1" w14:textId="77777777" w:rsidR="0078672B" w:rsidRPr="0078672B" w:rsidRDefault="0078672B" w:rsidP="002A4E06">
            <w:pPr>
              <w:contextualSpacing/>
              <w:jc w:val="center"/>
              <w:rPr>
                <w:sz w:val="20"/>
                <w:szCs w:val="20"/>
              </w:rPr>
            </w:pPr>
          </w:p>
        </w:tc>
        <w:tc>
          <w:tcPr>
            <w:tcW w:w="1800" w:type="dxa"/>
          </w:tcPr>
          <w:p w14:paraId="62B2D43A" w14:textId="77777777" w:rsidR="0078672B" w:rsidRPr="0078672B" w:rsidRDefault="0078672B" w:rsidP="002A4E06">
            <w:pPr>
              <w:contextualSpacing/>
              <w:jc w:val="center"/>
              <w:rPr>
                <w:sz w:val="20"/>
                <w:szCs w:val="20"/>
              </w:rPr>
            </w:pPr>
          </w:p>
        </w:tc>
        <w:tc>
          <w:tcPr>
            <w:tcW w:w="1080" w:type="dxa"/>
          </w:tcPr>
          <w:p w14:paraId="2238E028" w14:textId="74044408" w:rsidR="0078672B" w:rsidRPr="0078672B" w:rsidRDefault="0078672B" w:rsidP="002A4E06">
            <w:pPr>
              <w:contextualSpacing/>
              <w:jc w:val="center"/>
              <w:rPr>
                <w:sz w:val="20"/>
                <w:szCs w:val="20"/>
              </w:rPr>
            </w:pPr>
          </w:p>
        </w:tc>
        <w:tc>
          <w:tcPr>
            <w:tcW w:w="1080" w:type="dxa"/>
          </w:tcPr>
          <w:p w14:paraId="7AFC1659" w14:textId="77777777" w:rsidR="0078672B" w:rsidRPr="0078672B" w:rsidRDefault="0078672B" w:rsidP="002A4E06">
            <w:pPr>
              <w:contextualSpacing/>
              <w:jc w:val="center"/>
              <w:rPr>
                <w:sz w:val="20"/>
                <w:szCs w:val="20"/>
              </w:rPr>
            </w:pPr>
          </w:p>
        </w:tc>
        <w:tc>
          <w:tcPr>
            <w:tcW w:w="1080" w:type="dxa"/>
          </w:tcPr>
          <w:p w14:paraId="1D41A2FB" w14:textId="77777777" w:rsidR="0078672B" w:rsidRPr="0078672B" w:rsidRDefault="0078672B" w:rsidP="002A4E06">
            <w:pPr>
              <w:contextualSpacing/>
              <w:jc w:val="center"/>
              <w:rPr>
                <w:sz w:val="20"/>
                <w:szCs w:val="20"/>
              </w:rPr>
            </w:pPr>
          </w:p>
        </w:tc>
        <w:tc>
          <w:tcPr>
            <w:tcW w:w="1800" w:type="dxa"/>
          </w:tcPr>
          <w:p w14:paraId="33F260E6" w14:textId="03E25774" w:rsidR="0078672B" w:rsidRPr="0078672B" w:rsidRDefault="0078672B" w:rsidP="002A4E06">
            <w:pPr>
              <w:contextualSpacing/>
              <w:jc w:val="center"/>
              <w:rPr>
                <w:sz w:val="20"/>
                <w:szCs w:val="20"/>
              </w:rPr>
            </w:pPr>
          </w:p>
        </w:tc>
        <w:tc>
          <w:tcPr>
            <w:tcW w:w="1800" w:type="dxa"/>
          </w:tcPr>
          <w:p w14:paraId="45808667" w14:textId="77777777" w:rsidR="0078672B" w:rsidRPr="0078672B" w:rsidRDefault="0078672B" w:rsidP="002A4E06">
            <w:pPr>
              <w:contextualSpacing/>
              <w:jc w:val="center"/>
              <w:rPr>
                <w:sz w:val="20"/>
                <w:szCs w:val="20"/>
              </w:rPr>
            </w:pPr>
          </w:p>
        </w:tc>
      </w:tr>
      <w:tr w:rsidR="0078672B" w:rsidRPr="0078672B" w14:paraId="27B61BB7" w14:textId="6EB0EF63" w:rsidTr="0078672B">
        <w:trPr>
          <w:trHeight w:val="20"/>
          <w:jc w:val="center"/>
        </w:trPr>
        <w:tc>
          <w:tcPr>
            <w:tcW w:w="715" w:type="dxa"/>
          </w:tcPr>
          <w:p w14:paraId="5A1B5166" w14:textId="77777777" w:rsidR="0078672B" w:rsidRPr="00B34ABA" w:rsidRDefault="0078672B" w:rsidP="002A4E06">
            <w:pPr>
              <w:contextualSpacing/>
              <w:jc w:val="center"/>
              <w:rPr>
                <w:b/>
                <w:sz w:val="20"/>
                <w:szCs w:val="20"/>
              </w:rPr>
            </w:pPr>
            <w:r w:rsidRPr="00B34ABA">
              <w:rPr>
                <w:b/>
                <w:sz w:val="20"/>
                <w:szCs w:val="20"/>
              </w:rPr>
              <w:t>10</w:t>
            </w:r>
          </w:p>
        </w:tc>
        <w:tc>
          <w:tcPr>
            <w:tcW w:w="720" w:type="dxa"/>
          </w:tcPr>
          <w:p w14:paraId="650E9BE1" w14:textId="77777777" w:rsidR="0078672B" w:rsidRPr="0078672B" w:rsidRDefault="0078672B" w:rsidP="002A4E06">
            <w:pPr>
              <w:contextualSpacing/>
              <w:jc w:val="center"/>
              <w:rPr>
                <w:sz w:val="20"/>
                <w:szCs w:val="20"/>
              </w:rPr>
            </w:pPr>
          </w:p>
        </w:tc>
        <w:tc>
          <w:tcPr>
            <w:tcW w:w="1080" w:type="dxa"/>
          </w:tcPr>
          <w:p w14:paraId="3E5992EE" w14:textId="77777777" w:rsidR="0078672B" w:rsidRPr="0078672B" w:rsidRDefault="0078672B" w:rsidP="002A4E06">
            <w:pPr>
              <w:contextualSpacing/>
              <w:jc w:val="center"/>
              <w:rPr>
                <w:sz w:val="20"/>
                <w:szCs w:val="20"/>
              </w:rPr>
            </w:pPr>
          </w:p>
        </w:tc>
        <w:tc>
          <w:tcPr>
            <w:tcW w:w="1080" w:type="dxa"/>
          </w:tcPr>
          <w:p w14:paraId="40C25BDB" w14:textId="77777777" w:rsidR="0078672B" w:rsidRPr="0078672B" w:rsidRDefault="0078672B" w:rsidP="002A4E06">
            <w:pPr>
              <w:contextualSpacing/>
              <w:jc w:val="center"/>
              <w:rPr>
                <w:sz w:val="20"/>
                <w:szCs w:val="20"/>
              </w:rPr>
            </w:pPr>
          </w:p>
        </w:tc>
        <w:tc>
          <w:tcPr>
            <w:tcW w:w="1440" w:type="dxa"/>
          </w:tcPr>
          <w:p w14:paraId="041C6041" w14:textId="77777777" w:rsidR="0078672B" w:rsidRPr="0078672B" w:rsidRDefault="0078672B" w:rsidP="002A4E06">
            <w:pPr>
              <w:contextualSpacing/>
              <w:jc w:val="center"/>
              <w:rPr>
                <w:sz w:val="20"/>
                <w:szCs w:val="20"/>
              </w:rPr>
            </w:pPr>
          </w:p>
        </w:tc>
        <w:tc>
          <w:tcPr>
            <w:tcW w:w="1440" w:type="dxa"/>
          </w:tcPr>
          <w:p w14:paraId="1B1541DE" w14:textId="77777777" w:rsidR="0078672B" w:rsidRPr="0078672B" w:rsidRDefault="0078672B" w:rsidP="002A4E06">
            <w:pPr>
              <w:contextualSpacing/>
              <w:jc w:val="center"/>
              <w:rPr>
                <w:sz w:val="20"/>
                <w:szCs w:val="20"/>
              </w:rPr>
            </w:pPr>
          </w:p>
        </w:tc>
        <w:tc>
          <w:tcPr>
            <w:tcW w:w="1800" w:type="dxa"/>
          </w:tcPr>
          <w:p w14:paraId="55825148" w14:textId="77777777" w:rsidR="0078672B" w:rsidRPr="0078672B" w:rsidRDefault="0078672B" w:rsidP="002A4E06">
            <w:pPr>
              <w:contextualSpacing/>
              <w:jc w:val="center"/>
              <w:rPr>
                <w:sz w:val="20"/>
                <w:szCs w:val="20"/>
              </w:rPr>
            </w:pPr>
          </w:p>
        </w:tc>
        <w:tc>
          <w:tcPr>
            <w:tcW w:w="1080" w:type="dxa"/>
          </w:tcPr>
          <w:p w14:paraId="0D668E87" w14:textId="01848F83" w:rsidR="0078672B" w:rsidRPr="0078672B" w:rsidRDefault="0078672B" w:rsidP="002A4E06">
            <w:pPr>
              <w:contextualSpacing/>
              <w:jc w:val="center"/>
              <w:rPr>
                <w:sz w:val="20"/>
                <w:szCs w:val="20"/>
              </w:rPr>
            </w:pPr>
          </w:p>
        </w:tc>
        <w:tc>
          <w:tcPr>
            <w:tcW w:w="1080" w:type="dxa"/>
          </w:tcPr>
          <w:p w14:paraId="32769142" w14:textId="77777777" w:rsidR="0078672B" w:rsidRPr="0078672B" w:rsidRDefault="0078672B" w:rsidP="002A4E06">
            <w:pPr>
              <w:contextualSpacing/>
              <w:jc w:val="center"/>
              <w:rPr>
                <w:sz w:val="20"/>
                <w:szCs w:val="20"/>
              </w:rPr>
            </w:pPr>
          </w:p>
        </w:tc>
        <w:tc>
          <w:tcPr>
            <w:tcW w:w="1080" w:type="dxa"/>
          </w:tcPr>
          <w:p w14:paraId="439F96D4" w14:textId="77777777" w:rsidR="0078672B" w:rsidRPr="0078672B" w:rsidRDefault="0078672B" w:rsidP="002A4E06">
            <w:pPr>
              <w:contextualSpacing/>
              <w:jc w:val="center"/>
              <w:rPr>
                <w:sz w:val="20"/>
                <w:szCs w:val="20"/>
              </w:rPr>
            </w:pPr>
          </w:p>
        </w:tc>
        <w:tc>
          <w:tcPr>
            <w:tcW w:w="1800" w:type="dxa"/>
          </w:tcPr>
          <w:p w14:paraId="09AF5E02" w14:textId="7A16469B" w:rsidR="0078672B" w:rsidRPr="0078672B" w:rsidRDefault="0078672B" w:rsidP="002A4E06">
            <w:pPr>
              <w:contextualSpacing/>
              <w:jc w:val="center"/>
              <w:rPr>
                <w:sz w:val="20"/>
                <w:szCs w:val="20"/>
              </w:rPr>
            </w:pPr>
          </w:p>
        </w:tc>
        <w:tc>
          <w:tcPr>
            <w:tcW w:w="1800" w:type="dxa"/>
          </w:tcPr>
          <w:p w14:paraId="14DC9E3B" w14:textId="77777777" w:rsidR="0078672B" w:rsidRPr="0078672B" w:rsidRDefault="0078672B" w:rsidP="002A4E06">
            <w:pPr>
              <w:contextualSpacing/>
              <w:jc w:val="center"/>
              <w:rPr>
                <w:sz w:val="20"/>
                <w:szCs w:val="20"/>
              </w:rPr>
            </w:pPr>
          </w:p>
        </w:tc>
      </w:tr>
    </w:tbl>
    <w:p w14:paraId="11D1ECC3" w14:textId="77777777" w:rsidR="002A4E06" w:rsidRPr="00AC7CBE" w:rsidRDefault="002A4E06" w:rsidP="00AC7CBE">
      <w:pPr>
        <w:autoSpaceDE w:val="0"/>
        <w:autoSpaceDN w:val="0"/>
        <w:adjustRightInd w:val="0"/>
        <w:spacing w:after="0" w:line="240" w:lineRule="auto"/>
        <w:contextualSpacing/>
        <w:rPr>
          <w:rFonts w:cs="TimesNewRomanPSMT"/>
        </w:rPr>
      </w:pPr>
    </w:p>
    <w:p w14:paraId="09E35D79" w14:textId="77777777" w:rsidR="0078672B" w:rsidRDefault="0078672B" w:rsidP="005D1E70">
      <w:pPr>
        <w:spacing w:after="0" w:line="240" w:lineRule="auto"/>
        <w:contextualSpacing/>
        <w:rPr>
          <w:rFonts w:eastAsia="Times New Roman" w:cs="Times New Roman"/>
          <w:b/>
          <w:bCs/>
          <w:color w:val="000000"/>
        </w:rPr>
      </w:pPr>
    </w:p>
    <w:p w14:paraId="7285B00A" w14:textId="77777777" w:rsidR="0078672B" w:rsidRDefault="0078672B" w:rsidP="0078672B">
      <w:pPr>
        <w:rPr>
          <w:rFonts w:eastAsia="Times New Roman" w:cs="Times New Roman"/>
          <w:b/>
          <w:bCs/>
          <w:color w:val="000000"/>
        </w:rPr>
      </w:pPr>
      <w:r>
        <w:rPr>
          <w:rFonts w:eastAsia="Times New Roman" w:cs="Times New Roman"/>
          <w:b/>
          <w:bCs/>
          <w:color w:val="000000"/>
        </w:rPr>
        <w:br w:type="page"/>
      </w:r>
    </w:p>
    <w:tbl>
      <w:tblPr>
        <w:tblStyle w:val="TableGrid1"/>
        <w:tblW w:w="15115" w:type="dxa"/>
        <w:jc w:val="center"/>
        <w:tblLayout w:type="fixed"/>
        <w:tblCellMar>
          <w:left w:w="29" w:type="dxa"/>
          <w:right w:w="29" w:type="dxa"/>
        </w:tblCellMar>
        <w:tblLook w:val="04A0" w:firstRow="1" w:lastRow="0" w:firstColumn="1" w:lastColumn="0" w:noHBand="0" w:noVBand="1"/>
      </w:tblPr>
      <w:tblGrid>
        <w:gridCol w:w="715"/>
        <w:gridCol w:w="720"/>
        <w:gridCol w:w="1440"/>
        <w:gridCol w:w="1800"/>
        <w:gridCol w:w="1440"/>
        <w:gridCol w:w="3240"/>
        <w:gridCol w:w="2160"/>
        <w:gridCol w:w="1080"/>
        <w:gridCol w:w="1080"/>
        <w:gridCol w:w="1440"/>
      </w:tblGrid>
      <w:tr w:rsidR="0078672B" w:rsidRPr="0078672B" w14:paraId="1B6BF3F9" w14:textId="77777777" w:rsidTr="0078672B">
        <w:trPr>
          <w:trHeight w:val="20"/>
          <w:jc w:val="center"/>
        </w:trPr>
        <w:tc>
          <w:tcPr>
            <w:tcW w:w="715" w:type="dxa"/>
          </w:tcPr>
          <w:p w14:paraId="28CBA9FE" w14:textId="77777777" w:rsidR="0078672B" w:rsidRPr="00B34ABA" w:rsidRDefault="0078672B" w:rsidP="005D1E70">
            <w:pPr>
              <w:contextualSpacing/>
              <w:jc w:val="center"/>
              <w:rPr>
                <w:b/>
                <w:sz w:val="20"/>
                <w:szCs w:val="20"/>
              </w:rPr>
            </w:pPr>
            <w:r w:rsidRPr="00B34ABA">
              <w:rPr>
                <w:b/>
                <w:sz w:val="20"/>
                <w:szCs w:val="20"/>
              </w:rPr>
              <w:lastRenderedPageBreak/>
              <w:t>Forest</w:t>
            </w:r>
          </w:p>
        </w:tc>
        <w:tc>
          <w:tcPr>
            <w:tcW w:w="720" w:type="dxa"/>
          </w:tcPr>
          <w:p w14:paraId="28454633" w14:textId="77777777" w:rsidR="0078672B" w:rsidRPr="0078672B" w:rsidRDefault="0078672B" w:rsidP="005D1E70">
            <w:pPr>
              <w:contextualSpacing/>
              <w:jc w:val="center"/>
              <w:rPr>
                <w:sz w:val="20"/>
                <w:szCs w:val="20"/>
              </w:rPr>
            </w:pPr>
            <w:r w:rsidRPr="0078672B">
              <w:rPr>
                <w:sz w:val="20"/>
                <w:szCs w:val="20"/>
              </w:rPr>
              <w:t>Forest name</w:t>
            </w:r>
          </w:p>
        </w:tc>
        <w:tc>
          <w:tcPr>
            <w:tcW w:w="1440" w:type="dxa"/>
          </w:tcPr>
          <w:p w14:paraId="3A4C20BF" w14:textId="77777777" w:rsid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Has this forest been divided into forest management units?</w:t>
            </w:r>
          </w:p>
          <w:p w14:paraId="7DEA6DF4" w14:textId="77777777" w:rsidR="0078672B" w:rsidRDefault="0078672B" w:rsidP="005D1E70">
            <w:pPr>
              <w:kinsoku w:val="0"/>
              <w:overflowPunct w:val="0"/>
              <w:autoSpaceDE w:val="0"/>
              <w:autoSpaceDN w:val="0"/>
              <w:adjustRightInd w:val="0"/>
              <w:contextualSpacing/>
              <w:jc w:val="center"/>
              <w:rPr>
                <w:rFonts w:cs="Times New Roman"/>
                <w:sz w:val="20"/>
                <w:szCs w:val="20"/>
              </w:rPr>
            </w:pPr>
          </w:p>
          <w:p w14:paraId="159100CD"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1=No</w:t>
            </w:r>
          </w:p>
          <w:p w14:paraId="76D881E6"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 xml:space="preserve">2=Yes </w:t>
            </w:r>
          </w:p>
          <w:p w14:paraId="6AFC550E"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888=Don’t know</w:t>
            </w:r>
          </w:p>
          <w:p w14:paraId="748FDAA7" w14:textId="6D57E7B4"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tc>
        <w:tc>
          <w:tcPr>
            <w:tcW w:w="1800" w:type="dxa"/>
          </w:tcPr>
          <w:p w14:paraId="6060DAB3" w14:textId="77777777" w:rsid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Is there a system of regeneration and harvesting that rotates through these units?</w:t>
            </w:r>
          </w:p>
          <w:p w14:paraId="25893370" w14:textId="77777777" w:rsidR="0078672B" w:rsidRDefault="0078672B" w:rsidP="005D1E70">
            <w:pPr>
              <w:kinsoku w:val="0"/>
              <w:overflowPunct w:val="0"/>
              <w:autoSpaceDE w:val="0"/>
              <w:autoSpaceDN w:val="0"/>
              <w:adjustRightInd w:val="0"/>
              <w:contextualSpacing/>
              <w:jc w:val="center"/>
              <w:rPr>
                <w:rFonts w:cs="Times New Roman"/>
                <w:sz w:val="20"/>
                <w:szCs w:val="20"/>
              </w:rPr>
            </w:pPr>
          </w:p>
          <w:p w14:paraId="7EB2FE08"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1=No</w:t>
            </w:r>
          </w:p>
          <w:p w14:paraId="33C88686"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 xml:space="preserve">2=Yes </w:t>
            </w:r>
          </w:p>
          <w:p w14:paraId="2EDD81D8"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888=Don’t know</w:t>
            </w:r>
          </w:p>
          <w:p w14:paraId="791A7389" w14:textId="02CB1A08"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tc>
        <w:tc>
          <w:tcPr>
            <w:tcW w:w="1440" w:type="dxa"/>
          </w:tcPr>
          <w:p w14:paraId="4D28642B" w14:textId="17C3A0E9" w:rsidR="0078672B" w:rsidRP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How many households in your village depend significantly on this forest for their own subsistence?</w:t>
            </w:r>
          </w:p>
        </w:tc>
        <w:tc>
          <w:tcPr>
            <w:tcW w:w="3240" w:type="dxa"/>
          </w:tcPr>
          <w:p w14:paraId="3F470EDA" w14:textId="5ABB7062" w:rsidR="0078672B" w:rsidRDefault="002260EB"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 xml:space="preserve">What </w:t>
            </w:r>
            <w:proofErr w:type="gramStart"/>
            <w:r>
              <w:rPr>
                <w:rFonts w:cs="Times New Roman"/>
                <w:sz w:val="20"/>
                <w:szCs w:val="20"/>
              </w:rPr>
              <w:t xml:space="preserve">percentage of </w:t>
            </w:r>
            <w:r w:rsidR="0078672B" w:rsidRPr="0078672B">
              <w:rPr>
                <w:rFonts w:cs="Times New Roman"/>
                <w:sz w:val="20"/>
                <w:szCs w:val="20"/>
              </w:rPr>
              <w:t>households in your village depend</w:t>
            </w:r>
            <w:proofErr w:type="gramEnd"/>
            <w:r w:rsidR="0078672B" w:rsidRPr="0078672B">
              <w:rPr>
                <w:rFonts w:cs="Times New Roman"/>
                <w:sz w:val="20"/>
                <w:szCs w:val="20"/>
              </w:rPr>
              <w:t xml:space="preserve"> significantly on this forest for their family income arising from commercial activities?</w:t>
            </w:r>
          </w:p>
          <w:p w14:paraId="1B8704AA" w14:textId="77777777" w:rsidR="0078672B" w:rsidRDefault="0078672B" w:rsidP="0078672B">
            <w:pPr>
              <w:kinsoku w:val="0"/>
              <w:overflowPunct w:val="0"/>
              <w:autoSpaceDE w:val="0"/>
              <w:autoSpaceDN w:val="0"/>
              <w:adjustRightInd w:val="0"/>
              <w:contextualSpacing/>
              <w:jc w:val="center"/>
              <w:rPr>
                <w:rFonts w:cs="Times New Roman"/>
                <w:sz w:val="20"/>
                <w:szCs w:val="20"/>
              </w:rPr>
            </w:pPr>
          </w:p>
          <w:p w14:paraId="51A7B9B6" w14:textId="0988C586"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i/>
                <w:iCs/>
                <w:sz w:val="18"/>
                <w:szCs w:val="20"/>
              </w:rPr>
              <w:t>Commercial activities could be basket-weaving, carpentry, tea-stalls or restaurants, charcoal making, animal husbandry for sale of milk, wool and/or meat, collecti</w:t>
            </w:r>
            <w:r>
              <w:rPr>
                <w:rFonts w:cs="Times New Roman"/>
                <w:i/>
                <w:iCs/>
                <w:sz w:val="18"/>
                <w:szCs w:val="20"/>
              </w:rPr>
              <w:t xml:space="preserve">on of NTFPs for sale like pine </w:t>
            </w:r>
            <w:r w:rsidRPr="0078672B">
              <w:rPr>
                <w:rFonts w:cs="Times New Roman"/>
                <w:i/>
                <w:iCs/>
                <w:sz w:val="18"/>
                <w:szCs w:val="20"/>
              </w:rPr>
              <w:t xml:space="preserve">resin, brazil nuts, </w:t>
            </w:r>
            <w:proofErr w:type="spellStart"/>
            <w:r w:rsidRPr="0078672B">
              <w:rPr>
                <w:rFonts w:cs="Times New Roman"/>
                <w:i/>
                <w:iCs/>
                <w:sz w:val="18"/>
                <w:szCs w:val="20"/>
              </w:rPr>
              <w:t>tendu</w:t>
            </w:r>
            <w:proofErr w:type="spellEnd"/>
            <w:r w:rsidRPr="0078672B">
              <w:rPr>
                <w:rFonts w:cs="Times New Roman"/>
                <w:i/>
                <w:iCs/>
                <w:sz w:val="18"/>
                <w:szCs w:val="20"/>
              </w:rPr>
              <w:t xml:space="preserve"> leaves, etc.</w:t>
            </w:r>
            <w:ins w:id="28" w:author="McGee, Heather" w:date="2014-09-10T12:21:00Z">
              <w:r w:rsidRPr="0078672B">
                <w:rPr>
                  <w:rFonts w:cs="Times New Roman"/>
                  <w:i/>
                  <w:iCs/>
                  <w:sz w:val="18"/>
                  <w:szCs w:val="20"/>
                </w:rPr>
                <w:t>)</w:t>
              </w:r>
            </w:ins>
          </w:p>
        </w:tc>
        <w:tc>
          <w:tcPr>
            <w:tcW w:w="2160" w:type="dxa"/>
          </w:tcPr>
          <w:p w14:paraId="44B26139" w14:textId="77777777" w:rsid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Are there guards or some other system for monitoring the condition of the forest?</w:t>
            </w:r>
          </w:p>
          <w:p w14:paraId="25CAB158" w14:textId="77777777" w:rsidR="0078672B" w:rsidRDefault="0078672B" w:rsidP="005D1E70">
            <w:pPr>
              <w:kinsoku w:val="0"/>
              <w:overflowPunct w:val="0"/>
              <w:autoSpaceDE w:val="0"/>
              <w:autoSpaceDN w:val="0"/>
              <w:adjustRightInd w:val="0"/>
              <w:contextualSpacing/>
              <w:jc w:val="center"/>
              <w:rPr>
                <w:rFonts w:cs="Times New Roman"/>
                <w:sz w:val="20"/>
                <w:szCs w:val="20"/>
              </w:rPr>
            </w:pPr>
          </w:p>
          <w:p w14:paraId="0A48AA05"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1=No</w:t>
            </w:r>
          </w:p>
          <w:p w14:paraId="20AF31EC"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 xml:space="preserve">2=Yes </w:t>
            </w:r>
          </w:p>
          <w:p w14:paraId="7C1AF5BC"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888=Don’t know</w:t>
            </w:r>
          </w:p>
          <w:p w14:paraId="1FEE28C6" w14:textId="77777777" w:rsid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p w14:paraId="0FA88683" w14:textId="0E9F0382" w:rsidR="0078672B" w:rsidRPr="0078672B" w:rsidRDefault="0078672B" w:rsidP="0078672B">
            <w:pPr>
              <w:kinsoku w:val="0"/>
              <w:overflowPunct w:val="0"/>
              <w:autoSpaceDE w:val="0"/>
              <w:autoSpaceDN w:val="0"/>
              <w:adjustRightInd w:val="0"/>
              <w:contextualSpacing/>
              <w:jc w:val="center"/>
              <w:rPr>
                <w:rFonts w:cs="Times New Roman"/>
                <w:i/>
                <w:sz w:val="20"/>
                <w:szCs w:val="20"/>
              </w:rPr>
            </w:pPr>
            <w:r>
              <w:rPr>
                <w:rFonts w:cs="Times New Roman"/>
                <w:i/>
                <w:sz w:val="20"/>
                <w:szCs w:val="20"/>
              </w:rPr>
              <w:t xml:space="preserve">If not Yes, skip </w:t>
            </w:r>
            <w:proofErr w:type="gramStart"/>
            <w:r>
              <w:rPr>
                <w:rFonts w:cs="Times New Roman"/>
                <w:i/>
                <w:sz w:val="20"/>
                <w:szCs w:val="20"/>
              </w:rPr>
              <w:t>to ?</w:t>
            </w:r>
            <w:proofErr w:type="gramEnd"/>
            <w:r>
              <w:rPr>
                <w:rFonts w:cs="Times New Roman"/>
                <w:i/>
                <w:sz w:val="20"/>
                <w:szCs w:val="20"/>
              </w:rPr>
              <w:t>??</w:t>
            </w:r>
          </w:p>
        </w:tc>
        <w:tc>
          <w:tcPr>
            <w:tcW w:w="1080" w:type="dxa"/>
          </w:tcPr>
          <w:p w14:paraId="4F3D023E" w14:textId="3550DC7E" w:rsidR="0078672B" w:rsidRP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How many?</w:t>
            </w:r>
          </w:p>
        </w:tc>
        <w:tc>
          <w:tcPr>
            <w:tcW w:w="1080" w:type="dxa"/>
          </w:tcPr>
          <w:p w14:paraId="728BD644" w14:textId="6D66F829" w:rsidR="0078672B" w:rsidRP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Who pays them?</w:t>
            </w:r>
          </w:p>
        </w:tc>
        <w:tc>
          <w:tcPr>
            <w:tcW w:w="1440" w:type="dxa"/>
          </w:tcPr>
          <w:p w14:paraId="3B60C79A" w14:textId="77777777" w:rsid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How are they selected?</w:t>
            </w:r>
          </w:p>
          <w:p w14:paraId="6C0250A9" w14:textId="77777777" w:rsidR="0078672B" w:rsidRDefault="0078672B" w:rsidP="005D1E70">
            <w:pPr>
              <w:kinsoku w:val="0"/>
              <w:overflowPunct w:val="0"/>
              <w:autoSpaceDE w:val="0"/>
              <w:autoSpaceDN w:val="0"/>
              <w:adjustRightInd w:val="0"/>
              <w:contextualSpacing/>
              <w:jc w:val="center"/>
              <w:rPr>
                <w:rFonts w:cs="Times New Roman"/>
                <w:sz w:val="20"/>
                <w:szCs w:val="20"/>
              </w:rPr>
            </w:pPr>
          </w:p>
          <w:p w14:paraId="0AD63245" w14:textId="77777777" w:rsidR="0078672B" w:rsidRDefault="0078672B"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1=Appointment</w:t>
            </w:r>
          </w:p>
          <w:p w14:paraId="50FC8B34" w14:textId="77777777" w:rsidR="0078672B" w:rsidRDefault="0078672B"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2=Election</w:t>
            </w:r>
          </w:p>
          <w:p w14:paraId="79A7F56C" w14:textId="3F0858B1" w:rsidR="0078672B" w:rsidRPr="0078672B" w:rsidRDefault="0078672B"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97=Other</w:t>
            </w:r>
          </w:p>
        </w:tc>
      </w:tr>
      <w:tr w:rsidR="0078672B" w:rsidRPr="0078672B" w14:paraId="163C72E5" w14:textId="77777777" w:rsidTr="0078672B">
        <w:trPr>
          <w:trHeight w:val="20"/>
          <w:jc w:val="center"/>
        </w:trPr>
        <w:tc>
          <w:tcPr>
            <w:tcW w:w="715" w:type="dxa"/>
          </w:tcPr>
          <w:p w14:paraId="177B6A8E" w14:textId="03751DE4" w:rsidR="0078672B" w:rsidRPr="00B34ABA"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720" w:type="dxa"/>
          </w:tcPr>
          <w:p w14:paraId="74B38DEB" w14:textId="77777777" w:rsidR="0078672B" w:rsidRPr="0078672B" w:rsidRDefault="0078672B" w:rsidP="005D1E70">
            <w:pPr>
              <w:kinsoku w:val="0"/>
              <w:overflowPunct w:val="0"/>
              <w:autoSpaceDE w:val="0"/>
              <w:autoSpaceDN w:val="0"/>
              <w:adjustRightInd w:val="0"/>
              <w:ind w:right="54"/>
              <w:contextualSpacing/>
              <w:jc w:val="center"/>
              <w:rPr>
                <w:rFonts w:cs="Times New Roman"/>
                <w:b/>
                <w:bCs/>
                <w:spacing w:val="1"/>
                <w:w w:val="105"/>
                <w:sz w:val="20"/>
                <w:szCs w:val="20"/>
              </w:rPr>
            </w:pPr>
          </w:p>
        </w:tc>
        <w:tc>
          <w:tcPr>
            <w:tcW w:w="1440" w:type="dxa"/>
          </w:tcPr>
          <w:p w14:paraId="27586363"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1800" w:type="dxa"/>
          </w:tcPr>
          <w:p w14:paraId="04E99FEA"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1440" w:type="dxa"/>
          </w:tcPr>
          <w:p w14:paraId="11A88A69"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3240" w:type="dxa"/>
          </w:tcPr>
          <w:p w14:paraId="09D28CAE"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2160" w:type="dxa"/>
          </w:tcPr>
          <w:p w14:paraId="6D6B9AF7"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5424F8EE"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296E9E66"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1440" w:type="dxa"/>
          </w:tcPr>
          <w:p w14:paraId="13BF8407"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r>
      <w:tr w:rsidR="0078672B" w:rsidRPr="0078672B" w14:paraId="50A3BEC8" w14:textId="77777777" w:rsidTr="0078672B">
        <w:trPr>
          <w:trHeight w:val="20"/>
          <w:jc w:val="center"/>
        </w:trPr>
        <w:tc>
          <w:tcPr>
            <w:tcW w:w="715" w:type="dxa"/>
          </w:tcPr>
          <w:p w14:paraId="281085AC" w14:textId="77777777" w:rsidR="0078672B" w:rsidRPr="00B34ABA" w:rsidRDefault="0078672B" w:rsidP="005D1E70">
            <w:pPr>
              <w:contextualSpacing/>
              <w:jc w:val="center"/>
              <w:rPr>
                <w:b/>
                <w:sz w:val="20"/>
                <w:szCs w:val="20"/>
              </w:rPr>
            </w:pPr>
            <w:r w:rsidRPr="00B34ABA">
              <w:rPr>
                <w:b/>
                <w:sz w:val="20"/>
                <w:szCs w:val="20"/>
              </w:rPr>
              <w:t>1</w:t>
            </w:r>
          </w:p>
        </w:tc>
        <w:tc>
          <w:tcPr>
            <w:tcW w:w="720" w:type="dxa"/>
          </w:tcPr>
          <w:p w14:paraId="1CE4E018" w14:textId="77777777" w:rsidR="0078672B" w:rsidRPr="0078672B" w:rsidRDefault="0078672B" w:rsidP="005D1E70">
            <w:pPr>
              <w:contextualSpacing/>
              <w:jc w:val="center"/>
              <w:rPr>
                <w:sz w:val="20"/>
                <w:szCs w:val="20"/>
              </w:rPr>
            </w:pPr>
          </w:p>
        </w:tc>
        <w:tc>
          <w:tcPr>
            <w:tcW w:w="1440" w:type="dxa"/>
          </w:tcPr>
          <w:p w14:paraId="1375AC92" w14:textId="77777777" w:rsidR="0078672B" w:rsidRPr="0078672B" w:rsidRDefault="0078672B" w:rsidP="005D1E70">
            <w:pPr>
              <w:contextualSpacing/>
              <w:jc w:val="center"/>
              <w:rPr>
                <w:sz w:val="20"/>
                <w:szCs w:val="20"/>
              </w:rPr>
            </w:pPr>
          </w:p>
        </w:tc>
        <w:tc>
          <w:tcPr>
            <w:tcW w:w="1800" w:type="dxa"/>
          </w:tcPr>
          <w:p w14:paraId="246A2B31" w14:textId="77777777" w:rsidR="0078672B" w:rsidRPr="0078672B" w:rsidRDefault="0078672B" w:rsidP="005D1E70">
            <w:pPr>
              <w:contextualSpacing/>
              <w:jc w:val="center"/>
              <w:rPr>
                <w:sz w:val="20"/>
                <w:szCs w:val="20"/>
              </w:rPr>
            </w:pPr>
          </w:p>
        </w:tc>
        <w:tc>
          <w:tcPr>
            <w:tcW w:w="1440" w:type="dxa"/>
          </w:tcPr>
          <w:p w14:paraId="1807BB96" w14:textId="77777777" w:rsidR="0078672B" w:rsidRPr="0078672B" w:rsidRDefault="0078672B" w:rsidP="005D1E70">
            <w:pPr>
              <w:contextualSpacing/>
              <w:jc w:val="center"/>
              <w:rPr>
                <w:sz w:val="20"/>
                <w:szCs w:val="20"/>
              </w:rPr>
            </w:pPr>
          </w:p>
        </w:tc>
        <w:tc>
          <w:tcPr>
            <w:tcW w:w="3240" w:type="dxa"/>
          </w:tcPr>
          <w:p w14:paraId="7BB43996" w14:textId="77777777" w:rsidR="0078672B" w:rsidRPr="0078672B" w:rsidRDefault="0078672B" w:rsidP="005D1E70">
            <w:pPr>
              <w:contextualSpacing/>
              <w:jc w:val="center"/>
              <w:rPr>
                <w:sz w:val="20"/>
                <w:szCs w:val="20"/>
              </w:rPr>
            </w:pPr>
          </w:p>
        </w:tc>
        <w:tc>
          <w:tcPr>
            <w:tcW w:w="2160" w:type="dxa"/>
          </w:tcPr>
          <w:p w14:paraId="4C12365D" w14:textId="77777777" w:rsidR="0078672B" w:rsidRPr="0078672B" w:rsidRDefault="0078672B" w:rsidP="005D1E70">
            <w:pPr>
              <w:contextualSpacing/>
              <w:jc w:val="center"/>
              <w:rPr>
                <w:sz w:val="20"/>
                <w:szCs w:val="20"/>
              </w:rPr>
            </w:pPr>
          </w:p>
        </w:tc>
        <w:tc>
          <w:tcPr>
            <w:tcW w:w="1080" w:type="dxa"/>
          </w:tcPr>
          <w:p w14:paraId="71BC65D3" w14:textId="77777777" w:rsidR="0078672B" w:rsidRPr="0078672B" w:rsidRDefault="0078672B" w:rsidP="005D1E70">
            <w:pPr>
              <w:contextualSpacing/>
              <w:jc w:val="center"/>
              <w:rPr>
                <w:sz w:val="20"/>
                <w:szCs w:val="20"/>
              </w:rPr>
            </w:pPr>
          </w:p>
        </w:tc>
        <w:tc>
          <w:tcPr>
            <w:tcW w:w="1080" w:type="dxa"/>
          </w:tcPr>
          <w:p w14:paraId="639B39E6" w14:textId="77777777" w:rsidR="0078672B" w:rsidRPr="0078672B" w:rsidRDefault="0078672B" w:rsidP="005D1E70">
            <w:pPr>
              <w:contextualSpacing/>
              <w:jc w:val="center"/>
              <w:rPr>
                <w:sz w:val="20"/>
                <w:szCs w:val="20"/>
              </w:rPr>
            </w:pPr>
          </w:p>
        </w:tc>
        <w:tc>
          <w:tcPr>
            <w:tcW w:w="1440" w:type="dxa"/>
          </w:tcPr>
          <w:p w14:paraId="55091C46" w14:textId="77777777" w:rsidR="0078672B" w:rsidRPr="0078672B" w:rsidRDefault="0078672B" w:rsidP="005D1E70">
            <w:pPr>
              <w:contextualSpacing/>
              <w:jc w:val="center"/>
              <w:rPr>
                <w:sz w:val="20"/>
                <w:szCs w:val="20"/>
              </w:rPr>
            </w:pPr>
          </w:p>
        </w:tc>
      </w:tr>
      <w:tr w:rsidR="0078672B" w:rsidRPr="0078672B" w14:paraId="7C6C23F6" w14:textId="77777777" w:rsidTr="0078672B">
        <w:trPr>
          <w:trHeight w:val="20"/>
          <w:jc w:val="center"/>
        </w:trPr>
        <w:tc>
          <w:tcPr>
            <w:tcW w:w="715" w:type="dxa"/>
          </w:tcPr>
          <w:p w14:paraId="34DAD1E7" w14:textId="77777777" w:rsidR="0078672B" w:rsidRPr="00B34ABA" w:rsidRDefault="0078672B" w:rsidP="005D1E70">
            <w:pPr>
              <w:contextualSpacing/>
              <w:jc w:val="center"/>
              <w:rPr>
                <w:b/>
                <w:sz w:val="20"/>
                <w:szCs w:val="20"/>
              </w:rPr>
            </w:pPr>
            <w:r w:rsidRPr="00B34ABA">
              <w:rPr>
                <w:b/>
                <w:sz w:val="20"/>
                <w:szCs w:val="20"/>
              </w:rPr>
              <w:t>2</w:t>
            </w:r>
          </w:p>
        </w:tc>
        <w:tc>
          <w:tcPr>
            <w:tcW w:w="720" w:type="dxa"/>
          </w:tcPr>
          <w:p w14:paraId="49B35D30" w14:textId="77777777" w:rsidR="0078672B" w:rsidRPr="0078672B" w:rsidRDefault="0078672B" w:rsidP="005D1E70">
            <w:pPr>
              <w:contextualSpacing/>
              <w:jc w:val="center"/>
              <w:rPr>
                <w:sz w:val="20"/>
                <w:szCs w:val="20"/>
              </w:rPr>
            </w:pPr>
          </w:p>
        </w:tc>
        <w:tc>
          <w:tcPr>
            <w:tcW w:w="1440" w:type="dxa"/>
          </w:tcPr>
          <w:p w14:paraId="010AE537" w14:textId="77777777" w:rsidR="0078672B" w:rsidRPr="0078672B" w:rsidRDefault="0078672B" w:rsidP="005D1E70">
            <w:pPr>
              <w:contextualSpacing/>
              <w:jc w:val="center"/>
              <w:rPr>
                <w:sz w:val="20"/>
                <w:szCs w:val="20"/>
              </w:rPr>
            </w:pPr>
          </w:p>
        </w:tc>
        <w:tc>
          <w:tcPr>
            <w:tcW w:w="1800" w:type="dxa"/>
          </w:tcPr>
          <w:p w14:paraId="1A081C3D" w14:textId="77777777" w:rsidR="0078672B" w:rsidRPr="0078672B" w:rsidRDefault="0078672B" w:rsidP="005D1E70">
            <w:pPr>
              <w:contextualSpacing/>
              <w:jc w:val="center"/>
              <w:rPr>
                <w:sz w:val="20"/>
                <w:szCs w:val="20"/>
              </w:rPr>
            </w:pPr>
          </w:p>
        </w:tc>
        <w:tc>
          <w:tcPr>
            <w:tcW w:w="1440" w:type="dxa"/>
          </w:tcPr>
          <w:p w14:paraId="44301EE9" w14:textId="77777777" w:rsidR="0078672B" w:rsidRPr="0078672B" w:rsidRDefault="0078672B" w:rsidP="005D1E70">
            <w:pPr>
              <w:contextualSpacing/>
              <w:jc w:val="center"/>
              <w:rPr>
                <w:sz w:val="20"/>
                <w:szCs w:val="20"/>
              </w:rPr>
            </w:pPr>
          </w:p>
        </w:tc>
        <w:tc>
          <w:tcPr>
            <w:tcW w:w="3240" w:type="dxa"/>
          </w:tcPr>
          <w:p w14:paraId="051EB251" w14:textId="77777777" w:rsidR="0078672B" w:rsidRPr="0078672B" w:rsidRDefault="0078672B" w:rsidP="005D1E70">
            <w:pPr>
              <w:contextualSpacing/>
              <w:jc w:val="center"/>
              <w:rPr>
                <w:sz w:val="20"/>
                <w:szCs w:val="20"/>
              </w:rPr>
            </w:pPr>
          </w:p>
        </w:tc>
        <w:tc>
          <w:tcPr>
            <w:tcW w:w="2160" w:type="dxa"/>
          </w:tcPr>
          <w:p w14:paraId="05AB8B2C" w14:textId="77777777" w:rsidR="0078672B" w:rsidRPr="0078672B" w:rsidRDefault="0078672B" w:rsidP="005D1E70">
            <w:pPr>
              <w:contextualSpacing/>
              <w:jc w:val="center"/>
              <w:rPr>
                <w:sz w:val="20"/>
                <w:szCs w:val="20"/>
              </w:rPr>
            </w:pPr>
          </w:p>
        </w:tc>
        <w:tc>
          <w:tcPr>
            <w:tcW w:w="1080" w:type="dxa"/>
          </w:tcPr>
          <w:p w14:paraId="2106BDE0" w14:textId="77777777" w:rsidR="0078672B" w:rsidRPr="0078672B" w:rsidRDefault="0078672B" w:rsidP="005D1E70">
            <w:pPr>
              <w:contextualSpacing/>
              <w:jc w:val="center"/>
              <w:rPr>
                <w:sz w:val="20"/>
                <w:szCs w:val="20"/>
              </w:rPr>
            </w:pPr>
          </w:p>
        </w:tc>
        <w:tc>
          <w:tcPr>
            <w:tcW w:w="1080" w:type="dxa"/>
          </w:tcPr>
          <w:p w14:paraId="1AAEF845" w14:textId="77777777" w:rsidR="0078672B" w:rsidRPr="0078672B" w:rsidRDefault="0078672B" w:rsidP="005D1E70">
            <w:pPr>
              <w:contextualSpacing/>
              <w:jc w:val="center"/>
              <w:rPr>
                <w:sz w:val="20"/>
                <w:szCs w:val="20"/>
              </w:rPr>
            </w:pPr>
          </w:p>
        </w:tc>
        <w:tc>
          <w:tcPr>
            <w:tcW w:w="1440" w:type="dxa"/>
          </w:tcPr>
          <w:p w14:paraId="457723E4" w14:textId="77777777" w:rsidR="0078672B" w:rsidRPr="0078672B" w:rsidRDefault="0078672B" w:rsidP="005D1E70">
            <w:pPr>
              <w:contextualSpacing/>
              <w:jc w:val="center"/>
              <w:rPr>
                <w:sz w:val="20"/>
                <w:szCs w:val="20"/>
              </w:rPr>
            </w:pPr>
          </w:p>
        </w:tc>
      </w:tr>
      <w:tr w:rsidR="0078672B" w:rsidRPr="0078672B" w14:paraId="50E005C1" w14:textId="77777777" w:rsidTr="0078672B">
        <w:trPr>
          <w:trHeight w:val="20"/>
          <w:jc w:val="center"/>
        </w:trPr>
        <w:tc>
          <w:tcPr>
            <w:tcW w:w="715" w:type="dxa"/>
          </w:tcPr>
          <w:p w14:paraId="5BAC93D2" w14:textId="77777777" w:rsidR="0078672B" w:rsidRPr="00B34ABA" w:rsidRDefault="0078672B" w:rsidP="005D1E70">
            <w:pPr>
              <w:contextualSpacing/>
              <w:jc w:val="center"/>
              <w:rPr>
                <w:b/>
                <w:sz w:val="20"/>
                <w:szCs w:val="20"/>
              </w:rPr>
            </w:pPr>
            <w:r w:rsidRPr="00B34ABA">
              <w:rPr>
                <w:b/>
                <w:sz w:val="20"/>
                <w:szCs w:val="20"/>
              </w:rPr>
              <w:t>3</w:t>
            </w:r>
          </w:p>
        </w:tc>
        <w:tc>
          <w:tcPr>
            <w:tcW w:w="720" w:type="dxa"/>
          </w:tcPr>
          <w:p w14:paraId="06AFB815" w14:textId="77777777" w:rsidR="0078672B" w:rsidRPr="0078672B" w:rsidRDefault="0078672B" w:rsidP="005D1E70">
            <w:pPr>
              <w:contextualSpacing/>
              <w:jc w:val="center"/>
              <w:rPr>
                <w:sz w:val="20"/>
                <w:szCs w:val="20"/>
              </w:rPr>
            </w:pPr>
          </w:p>
        </w:tc>
        <w:tc>
          <w:tcPr>
            <w:tcW w:w="1440" w:type="dxa"/>
          </w:tcPr>
          <w:p w14:paraId="1E35BA79" w14:textId="77777777" w:rsidR="0078672B" w:rsidRPr="0078672B" w:rsidRDefault="0078672B" w:rsidP="005D1E70">
            <w:pPr>
              <w:contextualSpacing/>
              <w:jc w:val="center"/>
              <w:rPr>
                <w:sz w:val="20"/>
                <w:szCs w:val="20"/>
              </w:rPr>
            </w:pPr>
          </w:p>
        </w:tc>
        <w:tc>
          <w:tcPr>
            <w:tcW w:w="1800" w:type="dxa"/>
          </w:tcPr>
          <w:p w14:paraId="0E3F7A51" w14:textId="77777777" w:rsidR="0078672B" w:rsidRPr="0078672B" w:rsidRDefault="0078672B" w:rsidP="005D1E70">
            <w:pPr>
              <w:contextualSpacing/>
              <w:jc w:val="center"/>
              <w:rPr>
                <w:sz w:val="20"/>
                <w:szCs w:val="20"/>
              </w:rPr>
            </w:pPr>
          </w:p>
        </w:tc>
        <w:tc>
          <w:tcPr>
            <w:tcW w:w="1440" w:type="dxa"/>
          </w:tcPr>
          <w:p w14:paraId="34443E68" w14:textId="77777777" w:rsidR="0078672B" w:rsidRPr="0078672B" w:rsidRDefault="0078672B" w:rsidP="005D1E70">
            <w:pPr>
              <w:contextualSpacing/>
              <w:jc w:val="center"/>
              <w:rPr>
                <w:sz w:val="20"/>
                <w:szCs w:val="20"/>
              </w:rPr>
            </w:pPr>
          </w:p>
        </w:tc>
        <w:tc>
          <w:tcPr>
            <w:tcW w:w="3240" w:type="dxa"/>
          </w:tcPr>
          <w:p w14:paraId="391AF279" w14:textId="77777777" w:rsidR="0078672B" w:rsidRPr="0078672B" w:rsidRDefault="0078672B" w:rsidP="005D1E70">
            <w:pPr>
              <w:contextualSpacing/>
              <w:jc w:val="center"/>
              <w:rPr>
                <w:sz w:val="20"/>
                <w:szCs w:val="20"/>
              </w:rPr>
            </w:pPr>
          </w:p>
        </w:tc>
        <w:tc>
          <w:tcPr>
            <w:tcW w:w="2160" w:type="dxa"/>
          </w:tcPr>
          <w:p w14:paraId="59D4EBDD" w14:textId="77777777" w:rsidR="0078672B" w:rsidRPr="0078672B" w:rsidRDefault="0078672B" w:rsidP="005D1E70">
            <w:pPr>
              <w:contextualSpacing/>
              <w:jc w:val="center"/>
              <w:rPr>
                <w:sz w:val="20"/>
                <w:szCs w:val="20"/>
              </w:rPr>
            </w:pPr>
          </w:p>
        </w:tc>
        <w:tc>
          <w:tcPr>
            <w:tcW w:w="1080" w:type="dxa"/>
          </w:tcPr>
          <w:p w14:paraId="58696A4E" w14:textId="77777777" w:rsidR="0078672B" w:rsidRPr="0078672B" w:rsidRDefault="0078672B" w:rsidP="005D1E70">
            <w:pPr>
              <w:contextualSpacing/>
              <w:jc w:val="center"/>
              <w:rPr>
                <w:sz w:val="20"/>
                <w:szCs w:val="20"/>
              </w:rPr>
            </w:pPr>
          </w:p>
        </w:tc>
        <w:tc>
          <w:tcPr>
            <w:tcW w:w="1080" w:type="dxa"/>
          </w:tcPr>
          <w:p w14:paraId="5F201730" w14:textId="77777777" w:rsidR="0078672B" w:rsidRPr="0078672B" w:rsidRDefault="0078672B" w:rsidP="005D1E70">
            <w:pPr>
              <w:contextualSpacing/>
              <w:jc w:val="center"/>
              <w:rPr>
                <w:sz w:val="20"/>
                <w:szCs w:val="20"/>
              </w:rPr>
            </w:pPr>
          </w:p>
        </w:tc>
        <w:tc>
          <w:tcPr>
            <w:tcW w:w="1440" w:type="dxa"/>
          </w:tcPr>
          <w:p w14:paraId="6D267902" w14:textId="77777777" w:rsidR="0078672B" w:rsidRPr="0078672B" w:rsidRDefault="0078672B" w:rsidP="005D1E70">
            <w:pPr>
              <w:contextualSpacing/>
              <w:jc w:val="center"/>
              <w:rPr>
                <w:sz w:val="20"/>
                <w:szCs w:val="20"/>
              </w:rPr>
            </w:pPr>
          </w:p>
        </w:tc>
      </w:tr>
      <w:tr w:rsidR="0078672B" w:rsidRPr="0078672B" w14:paraId="4CA1DB6A" w14:textId="77777777" w:rsidTr="0078672B">
        <w:trPr>
          <w:trHeight w:val="20"/>
          <w:jc w:val="center"/>
        </w:trPr>
        <w:tc>
          <w:tcPr>
            <w:tcW w:w="715" w:type="dxa"/>
          </w:tcPr>
          <w:p w14:paraId="3D4991C8" w14:textId="77777777" w:rsidR="0078672B" w:rsidRPr="00B34ABA" w:rsidRDefault="0078672B" w:rsidP="005D1E70">
            <w:pPr>
              <w:contextualSpacing/>
              <w:jc w:val="center"/>
              <w:rPr>
                <w:b/>
                <w:sz w:val="20"/>
                <w:szCs w:val="20"/>
              </w:rPr>
            </w:pPr>
            <w:r w:rsidRPr="00B34ABA">
              <w:rPr>
                <w:b/>
                <w:sz w:val="20"/>
                <w:szCs w:val="20"/>
              </w:rPr>
              <w:t>4</w:t>
            </w:r>
          </w:p>
        </w:tc>
        <w:tc>
          <w:tcPr>
            <w:tcW w:w="720" w:type="dxa"/>
          </w:tcPr>
          <w:p w14:paraId="4A6A893C" w14:textId="77777777" w:rsidR="0078672B" w:rsidRPr="0078672B" w:rsidRDefault="0078672B" w:rsidP="005D1E70">
            <w:pPr>
              <w:contextualSpacing/>
              <w:jc w:val="center"/>
              <w:rPr>
                <w:sz w:val="20"/>
                <w:szCs w:val="20"/>
              </w:rPr>
            </w:pPr>
          </w:p>
        </w:tc>
        <w:tc>
          <w:tcPr>
            <w:tcW w:w="1440" w:type="dxa"/>
          </w:tcPr>
          <w:p w14:paraId="741FABFE" w14:textId="77777777" w:rsidR="0078672B" w:rsidRPr="0078672B" w:rsidRDefault="0078672B" w:rsidP="005D1E70">
            <w:pPr>
              <w:contextualSpacing/>
              <w:jc w:val="center"/>
              <w:rPr>
                <w:sz w:val="20"/>
                <w:szCs w:val="20"/>
              </w:rPr>
            </w:pPr>
          </w:p>
        </w:tc>
        <w:tc>
          <w:tcPr>
            <w:tcW w:w="1800" w:type="dxa"/>
          </w:tcPr>
          <w:p w14:paraId="7E16305F" w14:textId="77777777" w:rsidR="0078672B" w:rsidRPr="0078672B" w:rsidRDefault="0078672B" w:rsidP="005D1E70">
            <w:pPr>
              <w:contextualSpacing/>
              <w:jc w:val="center"/>
              <w:rPr>
                <w:sz w:val="20"/>
                <w:szCs w:val="20"/>
              </w:rPr>
            </w:pPr>
          </w:p>
        </w:tc>
        <w:tc>
          <w:tcPr>
            <w:tcW w:w="1440" w:type="dxa"/>
          </w:tcPr>
          <w:p w14:paraId="344AAB84" w14:textId="77777777" w:rsidR="0078672B" w:rsidRPr="0078672B" w:rsidRDefault="0078672B" w:rsidP="005D1E70">
            <w:pPr>
              <w:contextualSpacing/>
              <w:jc w:val="center"/>
              <w:rPr>
                <w:sz w:val="20"/>
                <w:szCs w:val="20"/>
              </w:rPr>
            </w:pPr>
          </w:p>
        </w:tc>
        <w:tc>
          <w:tcPr>
            <w:tcW w:w="3240" w:type="dxa"/>
          </w:tcPr>
          <w:p w14:paraId="2FA2BC4C" w14:textId="77777777" w:rsidR="0078672B" w:rsidRPr="0078672B" w:rsidRDefault="0078672B" w:rsidP="005D1E70">
            <w:pPr>
              <w:contextualSpacing/>
              <w:jc w:val="center"/>
              <w:rPr>
                <w:sz w:val="20"/>
                <w:szCs w:val="20"/>
              </w:rPr>
            </w:pPr>
          </w:p>
        </w:tc>
        <w:tc>
          <w:tcPr>
            <w:tcW w:w="2160" w:type="dxa"/>
          </w:tcPr>
          <w:p w14:paraId="111E852E" w14:textId="77777777" w:rsidR="0078672B" w:rsidRPr="0078672B" w:rsidRDefault="0078672B" w:rsidP="005D1E70">
            <w:pPr>
              <w:contextualSpacing/>
              <w:jc w:val="center"/>
              <w:rPr>
                <w:sz w:val="20"/>
                <w:szCs w:val="20"/>
              </w:rPr>
            </w:pPr>
          </w:p>
        </w:tc>
        <w:tc>
          <w:tcPr>
            <w:tcW w:w="1080" w:type="dxa"/>
          </w:tcPr>
          <w:p w14:paraId="5AE7F9D2" w14:textId="77777777" w:rsidR="0078672B" w:rsidRPr="0078672B" w:rsidRDefault="0078672B" w:rsidP="005D1E70">
            <w:pPr>
              <w:contextualSpacing/>
              <w:jc w:val="center"/>
              <w:rPr>
                <w:sz w:val="20"/>
                <w:szCs w:val="20"/>
              </w:rPr>
            </w:pPr>
          </w:p>
        </w:tc>
        <w:tc>
          <w:tcPr>
            <w:tcW w:w="1080" w:type="dxa"/>
          </w:tcPr>
          <w:p w14:paraId="1067CB67" w14:textId="77777777" w:rsidR="0078672B" w:rsidRPr="0078672B" w:rsidRDefault="0078672B" w:rsidP="005D1E70">
            <w:pPr>
              <w:contextualSpacing/>
              <w:jc w:val="center"/>
              <w:rPr>
                <w:sz w:val="20"/>
                <w:szCs w:val="20"/>
              </w:rPr>
            </w:pPr>
          </w:p>
        </w:tc>
        <w:tc>
          <w:tcPr>
            <w:tcW w:w="1440" w:type="dxa"/>
          </w:tcPr>
          <w:p w14:paraId="78F2E749" w14:textId="77777777" w:rsidR="0078672B" w:rsidRPr="0078672B" w:rsidRDefault="0078672B" w:rsidP="005D1E70">
            <w:pPr>
              <w:contextualSpacing/>
              <w:jc w:val="center"/>
              <w:rPr>
                <w:sz w:val="20"/>
                <w:szCs w:val="20"/>
              </w:rPr>
            </w:pPr>
          </w:p>
        </w:tc>
      </w:tr>
      <w:tr w:rsidR="0078672B" w:rsidRPr="0078672B" w14:paraId="36F47E68" w14:textId="77777777" w:rsidTr="0078672B">
        <w:trPr>
          <w:trHeight w:val="20"/>
          <w:jc w:val="center"/>
        </w:trPr>
        <w:tc>
          <w:tcPr>
            <w:tcW w:w="715" w:type="dxa"/>
          </w:tcPr>
          <w:p w14:paraId="786B4400" w14:textId="77777777" w:rsidR="0078672B" w:rsidRPr="00B34ABA" w:rsidRDefault="0078672B" w:rsidP="005D1E70">
            <w:pPr>
              <w:contextualSpacing/>
              <w:jc w:val="center"/>
              <w:rPr>
                <w:b/>
                <w:sz w:val="20"/>
                <w:szCs w:val="20"/>
              </w:rPr>
            </w:pPr>
            <w:r w:rsidRPr="00B34ABA">
              <w:rPr>
                <w:b/>
                <w:sz w:val="20"/>
                <w:szCs w:val="20"/>
              </w:rPr>
              <w:t>5</w:t>
            </w:r>
          </w:p>
        </w:tc>
        <w:tc>
          <w:tcPr>
            <w:tcW w:w="720" w:type="dxa"/>
          </w:tcPr>
          <w:p w14:paraId="461CB3AE" w14:textId="77777777" w:rsidR="0078672B" w:rsidRPr="0078672B" w:rsidRDefault="0078672B" w:rsidP="005D1E70">
            <w:pPr>
              <w:contextualSpacing/>
              <w:jc w:val="center"/>
              <w:rPr>
                <w:sz w:val="20"/>
                <w:szCs w:val="20"/>
              </w:rPr>
            </w:pPr>
          </w:p>
        </w:tc>
        <w:tc>
          <w:tcPr>
            <w:tcW w:w="1440" w:type="dxa"/>
          </w:tcPr>
          <w:p w14:paraId="5625E177" w14:textId="77777777" w:rsidR="0078672B" w:rsidRPr="0078672B" w:rsidRDefault="0078672B" w:rsidP="005D1E70">
            <w:pPr>
              <w:contextualSpacing/>
              <w:jc w:val="center"/>
              <w:rPr>
                <w:sz w:val="20"/>
                <w:szCs w:val="20"/>
              </w:rPr>
            </w:pPr>
          </w:p>
        </w:tc>
        <w:tc>
          <w:tcPr>
            <w:tcW w:w="1800" w:type="dxa"/>
          </w:tcPr>
          <w:p w14:paraId="06478879" w14:textId="77777777" w:rsidR="0078672B" w:rsidRPr="0078672B" w:rsidRDefault="0078672B" w:rsidP="005D1E70">
            <w:pPr>
              <w:contextualSpacing/>
              <w:jc w:val="center"/>
              <w:rPr>
                <w:sz w:val="20"/>
                <w:szCs w:val="20"/>
              </w:rPr>
            </w:pPr>
          </w:p>
        </w:tc>
        <w:tc>
          <w:tcPr>
            <w:tcW w:w="1440" w:type="dxa"/>
          </w:tcPr>
          <w:p w14:paraId="014B2F33" w14:textId="77777777" w:rsidR="0078672B" w:rsidRPr="0078672B" w:rsidRDefault="0078672B" w:rsidP="005D1E70">
            <w:pPr>
              <w:contextualSpacing/>
              <w:jc w:val="center"/>
              <w:rPr>
                <w:sz w:val="20"/>
                <w:szCs w:val="20"/>
              </w:rPr>
            </w:pPr>
          </w:p>
        </w:tc>
        <w:tc>
          <w:tcPr>
            <w:tcW w:w="3240" w:type="dxa"/>
          </w:tcPr>
          <w:p w14:paraId="3C5E7592" w14:textId="77777777" w:rsidR="0078672B" w:rsidRPr="0078672B" w:rsidRDefault="0078672B" w:rsidP="005D1E70">
            <w:pPr>
              <w:contextualSpacing/>
              <w:jc w:val="center"/>
              <w:rPr>
                <w:sz w:val="20"/>
                <w:szCs w:val="20"/>
              </w:rPr>
            </w:pPr>
          </w:p>
        </w:tc>
        <w:tc>
          <w:tcPr>
            <w:tcW w:w="2160" w:type="dxa"/>
          </w:tcPr>
          <w:p w14:paraId="0ED124CE" w14:textId="77777777" w:rsidR="0078672B" w:rsidRPr="0078672B" w:rsidRDefault="0078672B" w:rsidP="005D1E70">
            <w:pPr>
              <w:contextualSpacing/>
              <w:jc w:val="center"/>
              <w:rPr>
                <w:sz w:val="20"/>
                <w:szCs w:val="20"/>
              </w:rPr>
            </w:pPr>
          </w:p>
        </w:tc>
        <w:tc>
          <w:tcPr>
            <w:tcW w:w="1080" w:type="dxa"/>
          </w:tcPr>
          <w:p w14:paraId="087DABB6" w14:textId="77777777" w:rsidR="0078672B" w:rsidRPr="0078672B" w:rsidRDefault="0078672B" w:rsidP="005D1E70">
            <w:pPr>
              <w:contextualSpacing/>
              <w:jc w:val="center"/>
              <w:rPr>
                <w:sz w:val="20"/>
                <w:szCs w:val="20"/>
              </w:rPr>
            </w:pPr>
          </w:p>
        </w:tc>
        <w:tc>
          <w:tcPr>
            <w:tcW w:w="1080" w:type="dxa"/>
          </w:tcPr>
          <w:p w14:paraId="5831136C" w14:textId="77777777" w:rsidR="0078672B" w:rsidRPr="0078672B" w:rsidRDefault="0078672B" w:rsidP="005D1E70">
            <w:pPr>
              <w:contextualSpacing/>
              <w:jc w:val="center"/>
              <w:rPr>
                <w:sz w:val="20"/>
                <w:szCs w:val="20"/>
              </w:rPr>
            </w:pPr>
          </w:p>
        </w:tc>
        <w:tc>
          <w:tcPr>
            <w:tcW w:w="1440" w:type="dxa"/>
          </w:tcPr>
          <w:p w14:paraId="6DC2F9D0" w14:textId="77777777" w:rsidR="0078672B" w:rsidRPr="0078672B" w:rsidRDefault="0078672B" w:rsidP="005D1E70">
            <w:pPr>
              <w:contextualSpacing/>
              <w:jc w:val="center"/>
              <w:rPr>
                <w:sz w:val="20"/>
                <w:szCs w:val="20"/>
              </w:rPr>
            </w:pPr>
          </w:p>
        </w:tc>
      </w:tr>
      <w:tr w:rsidR="0078672B" w:rsidRPr="0078672B" w14:paraId="6FFA6877" w14:textId="77777777" w:rsidTr="0078672B">
        <w:trPr>
          <w:trHeight w:val="20"/>
          <w:jc w:val="center"/>
        </w:trPr>
        <w:tc>
          <w:tcPr>
            <w:tcW w:w="715" w:type="dxa"/>
          </w:tcPr>
          <w:p w14:paraId="5CA23120" w14:textId="77777777" w:rsidR="0078672B" w:rsidRPr="00B34ABA" w:rsidRDefault="0078672B" w:rsidP="005D1E70">
            <w:pPr>
              <w:contextualSpacing/>
              <w:jc w:val="center"/>
              <w:rPr>
                <w:b/>
                <w:sz w:val="20"/>
                <w:szCs w:val="20"/>
              </w:rPr>
            </w:pPr>
            <w:r w:rsidRPr="00B34ABA">
              <w:rPr>
                <w:b/>
                <w:sz w:val="20"/>
                <w:szCs w:val="20"/>
              </w:rPr>
              <w:t>6</w:t>
            </w:r>
          </w:p>
        </w:tc>
        <w:tc>
          <w:tcPr>
            <w:tcW w:w="720" w:type="dxa"/>
          </w:tcPr>
          <w:p w14:paraId="55436E31" w14:textId="77777777" w:rsidR="0078672B" w:rsidRPr="0078672B" w:rsidRDefault="0078672B" w:rsidP="005D1E70">
            <w:pPr>
              <w:contextualSpacing/>
              <w:jc w:val="center"/>
              <w:rPr>
                <w:sz w:val="20"/>
                <w:szCs w:val="20"/>
              </w:rPr>
            </w:pPr>
          </w:p>
        </w:tc>
        <w:tc>
          <w:tcPr>
            <w:tcW w:w="1440" w:type="dxa"/>
          </w:tcPr>
          <w:p w14:paraId="16E73847" w14:textId="77777777" w:rsidR="0078672B" w:rsidRPr="0078672B" w:rsidRDefault="0078672B" w:rsidP="005D1E70">
            <w:pPr>
              <w:contextualSpacing/>
              <w:jc w:val="center"/>
              <w:rPr>
                <w:sz w:val="20"/>
                <w:szCs w:val="20"/>
              </w:rPr>
            </w:pPr>
          </w:p>
        </w:tc>
        <w:tc>
          <w:tcPr>
            <w:tcW w:w="1800" w:type="dxa"/>
          </w:tcPr>
          <w:p w14:paraId="3F66B38A" w14:textId="77777777" w:rsidR="0078672B" w:rsidRPr="0078672B" w:rsidRDefault="0078672B" w:rsidP="005D1E70">
            <w:pPr>
              <w:contextualSpacing/>
              <w:jc w:val="center"/>
              <w:rPr>
                <w:sz w:val="20"/>
                <w:szCs w:val="20"/>
              </w:rPr>
            </w:pPr>
          </w:p>
        </w:tc>
        <w:tc>
          <w:tcPr>
            <w:tcW w:w="1440" w:type="dxa"/>
          </w:tcPr>
          <w:p w14:paraId="6202945D" w14:textId="77777777" w:rsidR="0078672B" w:rsidRPr="0078672B" w:rsidRDefault="0078672B" w:rsidP="005D1E70">
            <w:pPr>
              <w:contextualSpacing/>
              <w:jc w:val="center"/>
              <w:rPr>
                <w:sz w:val="20"/>
                <w:szCs w:val="20"/>
              </w:rPr>
            </w:pPr>
          </w:p>
        </w:tc>
        <w:tc>
          <w:tcPr>
            <w:tcW w:w="3240" w:type="dxa"/>
          </w:tcPr>
          <w:p w14:paraId="1802AED2" w14:textId="77777777" w:rsidR="0078672B" w:rsidRPr="0078672B" w:rsidRDefault="0078672B" w:rsidP="005D1E70">
            <w:pPr>
              <w:contextualSpacing/>
              <w:jc w:val="center"/>
              <w:rPr>
                <w:sz w:val="20"/>
                <w:szCs w:val="20"/>
              </w:rPr>
            </w:pPr>
          </w:p>
        </w:tc>
        <w:tc>
          <w:tcPr>
            <w:tcW w:w="2160" w:type="dxa"/>
          </w:tcPr>
          <w:p w14:paraId="39F96B82" w14:textId="77777777" w:rsidR="0078672B" w:rsidRPr="0078672B" w:rsidRDefault="0078672B" w:rsidP="005D1E70">
            <w:pPr>
              <w:contextualSpacing/>
              <w:jc w:val="center"/>
              <w:rPr>
                <w:sz w:val="20"/>
                <w:szCs w:val="20"/>
              </w:rPr>
            </w:pPr>
          </w:p>
        </w:tc>
        <w:tc>
          <w:tcPr>
            <w:tcW w:w="1080" w:type="dxa"/>
          </w:tcPr>
          <w:p w14:paraId="309E1D10" w14:textId="77777777" w:rsidR="0078672B" w:rsidRPr="0078672B" w:rsidRDefault="0078672B" w:rsidP="005D1E70">
            <w:pPr>
              <w:contextualSpacing/>
              <w:jc w:val="center"/>
              <w:rPr>
                <w:sz w:val="20"/>
                <w:szCs w:val="20"/>
              </w:rPr>
            </w:pPr>
          </w:p>
        </w:tc>
        <w:tc>
          <w:tcPr>
            <w:tcW w:w="1080" w:type="dxa"/>
          </w:tcPr>
          <w:p w14:paraId="3CCDC98D" w14:textId="77777777" w:rsidR="0078672B" w:rsidRPr="0078672B" w:rsidRDefault="0078672B" w:rsidP="005D1E70">
            <w:pPr>
              <w:contextualSpacing/>
              <w:jc w:val="center"/>
              <w:rPr>
                <w:sz w:val="20"/>
                <w:szCs w:val="20"/>
              </w:rPr>
            </w:pPr>
          </w:p>
        </w:tc>
        <w:tc>
          <w:tcPr>
            <w:tcW w:w="1440" w:type="dxa"/>
          </w:tcPr>
          <w:p w14:paraId="3DB9FECA" w14:textId="77777777" w:rsidR="0078672B" w:rsidRPr="0078672B" w:rsidRDefault="0078672B" w:rsidP="005D1E70">
            <w:pPr>
              <w:contextualSpacing/>
              <w:jc w:val="center"/>
              <w:rPr>
                <w:sz w:val="20"/>
                <w:szCs w:val="20"/>
              </w:rPr>
            </w:pPr>
          </w:p>
        </w:tc>
      </w:tr>
      <w:tr w:rsidR="0078672B" w:rsidRPr="0078672B" w14:paraId="11158FB6" w14:textId="77777777" w:rsidTr="0078672B">
        <w:trPr>
          <w:trHeight w:val="20"/>
          <w:jc w:val="center"/>
        </w:trPr>
        <w:tc>
          <w:tcPr>
            <w:tcW w:w="715" w:type="dxa"/>
          </w:tcPr>
          <w:p w14:paraId="74867E7C" w14:textId="77777777" w:rsidR="0078672B" w:rsidRPr="00B34ABA" w:rsidRDefault="0078672B" w:rsidP="005D1E70">
            <w:pPr>
              <w:contextualSpacing/>
              <w:jc w:val="center"/>
              <w:rPr>
                <w:b/>
                <w:sz w:val="20"/>
                <w:szCs w:val="20"/>
              </w:rPr>
            </w:pPr>
            <w:r w:rsidRPr="00B34ABA">
              <w:rPr>
                <w:b/>
                <w:sz w:val="20"/>
                <w:szCs w:val="20"/>
              </w:rPr>
              <w:t>7</w:t>
            </w:r>
          </w:p>
        </w:tc>
        <w:tc>
          <w:tcPr>
            <w:tcW w:w="720" w:type="dxa"/>
          </w:tcPr>
          <w:p w14:paraId="66AF528E" w14:textId="77777777" w:rsidR="0078672B" w:rsidRPr="0078672B" w:rsidRDefault="0078672B" w:rsidP="005D1E70">
            <w:pPr>
              <w:contextualSpacing/>
              <w:jc w:val="center"/>
              <w:rPr>
                <w:sz w:val="20"/>
                <w:szCs w:val="20"/>
              </w:rPr>
            </w:pPr>
          </w:p>
        </w:tc>
        <w:tc>
          <w:tcPr>
            <w:tcW w:w="1440" w:type="dxa"/>
          </w:tcPr>
          <w:p w14:paraId="6EFF06FF" w14:textId="77777777" w:rsidR="0078672B" w:rsidRPr="0078672B" w:rsidRDefault="0078672B" w:rsidP="005D1E70">
            <w:pPr>
              <w:contextualSpacing/>
              <w:jc w:val="center"/>
              <w:rPr>
                <w:sz w:val="20"/>
                <w:szCs w:val="20"/>
              </w:rPr>
            </w:pPr>
          </w:p>
        </w:tc>
        <w:tc>
          <w:tcPr>
            <w:tcW w:w="1800" w:type="dxa"/>
          </w:tcPr>
          <w:p w14:paraId="48BC56AD" w14:textId="77777777" w:rsidR="0078672B" w:rsidRPr="0078672B" w:rsidRDefault="0078672B" w:rsidP="005D1E70">
            <w:pPr>
              <w:contextualSpacing/>
              <w:jc w:val="center"/>
              <w:rPr>
                <w:sz w:val="20"/>
                <w:szCs w:val="20"/>
              </w:rPr>
            </w:pPr>
          </w:p>
        </w:tc>
        <w:tc>
          <w:tcPr>
            <w:tcW w:w="1440" w:type="dxa"/>
          </w:tcPr>
          <w:p w14:paraId="7C56165E" w14:textId="77777777" w:rsidR="0078672B" w:rsidRPr="0078672B" w:rsidRDefault="0078672B" w:rsidP="005D1E70">
            <w:pPr>
              <w:contextualSpacing/>
              <w:jc w:val="center"/>
              <w:rPr>
                <w:sz w:val="20"/>
                <w:szCs w:val="20"/>
              </w:rPr>
            </w:pPr>
          </w:p>
        </w:tc>
        <w:tc>
          <w:tcPr>
            <w:tcW w:w="3240" w:type="dxa"/>
          </w:tcPr>
          <w:p w14:paraId="0DA50718" w14:textId="77777777" w:rsidR="0078672B" w:rsidRPr="0078672B" w:rsidRDefault="0078672B" w:rsidP="005D1E70">
            <w:pPr>
              <w:contextualSpacing/>
              <w:jc w:val="center"/>
              <w:rPr>
                <w:sz w:val="20"/>
                <w:szCs w:val="20"/>
              </w:rPr>
            </w:pPr>
          </w:p>
        </w:tc>
        <w:tc>
          <w:tcPr>
            <w:tcW w:w="2160" w:type="dxa"/>
          </w:tcPr>
          <w:p w14:paraId="0F0DC969" w14:textId="77777777" w:rsidR="0078672B" w:rsidRPr="0078672B" w:rsidRDefault="0078672B" w:rsidP="005D1E70">
            <w:pPr>
              <w:contextualSpacing/>
              <w:jc w:val="center"/>
              <w:rPr>
                <w:sz w:val="20"/>
                <w:szCs w:val="20"/>
              </w:rPr>
            </w:pPr>
          </w:p>
        </w:tc>
        <w:tc>
          <w:tcPr>
            <w:tcW w:w="1080" w:type="dxa"/>
          </w:tcPr>
          <w:p w14:paraId="1EF482A2" w14:textId="77777777" w:rsidR="0078672B" w:rsidRPr="0078672B" w:rsidRDefault="0078672B" w:rsidP="005D1E70">
            <w:pPr>
              <w:contextualSpacing/>
              <w:jc w:val="center"/>
              <w:rPr>
                <w:sz w:val="20"/>
                <w:szCs w:val="20"/>
              </w:rPr>
            </w:pPr>
          </w:p>
        </w:tc>
        <w:tc>
          <w:tcPr>
            <w:tcW w:w="1080" w:type="dxa"/>
          </w:tcPr>
          <w:p w14:paraId="25445140" w14:textId="77777777" w:rsidR="0078672B" w:rsidRPr="0078672B" w:rsidRDefault="0078672B" w:rsidP="005D1E70">
            <w:pPr>
              <w:contextualSpacing/>
              <w:jc w:val="center"/>
              <w:rPr>
                <w:sz w:val="20"/>
                <w:szCs w:val="20"/>
              </w:rPr>
            </w:pPr>
          </w:p>
        </w:tc>
        <w:tc>
          <w:tcPr>
            <w:tcW w:w="1440" w:type="dxa"/>
          </w:tcPr>
          <w:p w14:paraId="48EDDA44" w14:textId="77777777" w:rsidR="0078672B" w:rsidRPr="0078672B" w:rsidRDefault="0078672B" w:rsidP="005D1E70">
            <w:pPr>
              <w:contextualSpacing/>
              <w:jc w:val="center"/>
              <w:rPr>
                <w:sz w:val="20"/>
                <w:szCs w:val="20"/>
              </w:rPr>
            </w:pPr>
          </w:p>
        </w:tc>
      </w:tr>
      <w:tr w:rsidR="0078672B" w:rsidRPr="0078672B" w14:paraId="15A0BDD4" w14:textId="77777777" w:rsidTr="0078672B">
        <w:trPr>
          <w:trHeight w:val="20"/>
          <w:jc w:val="center"/>
        </w:trPr>
        <w:tc>
          <w:tcPr>
            <w:tcW w:w="715" w:type="dxa"/>
          </w:tcPr>
          <w:p w14:paraId="0336F8A9" w14:textId="77777777" w:rsidR="0078672B" w:rsidRPr="00B34ABA" w:rsidRDefault="0078672B" w:rsidP="005D1E70">
            <w:pPr>
              <w:contextualSpacing/>
              <w:jc w:val="center"/>
              <w:rPr>
                <w:b/>
                <w:sz w:val="20"/>
                <w:szCs w:val="20"/>
              </w:rPr>
            </w:pPr>
            <w:r w:rsidRPr="00B34ABA">
              <w:rPr>
                <w:b/>
                <w:sz w:val="20"/>
                <w:szCs w:val="20"/>
              </w:rPr>
              <w:t>8</w:t>
            </w:r>
          </w:p>
        </w:tc>
        <w:tc>
          <w:tcPr>
            <w:tcW w:w="720" w:type="dxa"/>
          </w:tcPr>
          <w:p w14:paraId="6EEE2011" w14:textId="77777777" w:rsidR="0078672B" w:rsidRPr="0078672B" w:rsidRDefault="0078672B" w:rsidP="005D1E70">
            <w:pPr>
              <w:contextualSpacing/>
              <w:jc w:val="center"/>
              <w:rPr>
                <w:sz w:val="20"/>
                <w:szCs w:val="20"/>
              </w:rPr>
            </w:pPr>
          </w:p>
        </w:tc>
        <w:tc>
          <w:tcPr>
            <w:tcW w:w="1440" w:type="dxa"/>
          </w:tcPr>
          <w:p w14:paraId="4051209E" w14:textId="77777777" w:rsidR="0078672B" w:rsidRPr="0078672B" w:rsidRDefault="0078672B" w:rsidP="005D1E70">
            <w:pPr>
              <w:contextualSpacing/>
              <w:jc w:val="center"/>
              <w:rPr>
                <w:sz w:val="20"/>
                <w:szCs w:val="20"/>
              </w:rPr>
            </w:pPr>
          </w:p>
        </w:tc>
        <w:tc>
          <w:tcPr>
            <w:tcW w:w="1800" w:type="dxa"/>
          </w:tcPr>
          <w:p w14:paraId="035D224C" w14:textId="77777777" w:rsidR="0078672B" w:rsidRPr="0078672B" w:rsidRDefault="0078672B" w:rsidP="005D1E70">
            <w:pPr>
              <w:contextualSpacing/>
              <w:jc w:val="center"/>
              <w:rPr>
                <w:sz w:val="20"/>
                <w:szCs w:val="20"/>
              </w:rPr>
            </w:pPr>
          </w:p>
        </w:tc>
        <w:tc>
          <w:tcPr>
            <w:tcW w:w="1440" w:type="dxa"/>
          </w:tcPr>
          <w:p w14:paraId="26F9695F" w14:textId="77777777" w:rsidR="0078672B" w:rsidRPr="0078672B" w:rsidRDefault="0078672B" w:rsidP="005D1E70">
            <w:pPr>
              <w:contextualSpacing/>
              <w:jc w:val="center"/>
              <w:rPr>
                <w:sz w:val="20"/>
                <w:szCs w:val="20"/>
              </w:rPr>
            </w:pPr>
          </w:p>
        </w:tc>
        <w:tc>
          <w:tcPr>
            <w:tcW w:w="3240" w:type="dxa"/>
          </w:tcPr>
          <w:p w14:paraId="494C17FC" w14:textId="77777777" w:rsidR="0078672B" w:rsidRPr="0078672B" w:rsidRDefault="0078672B" w:rsidP="005D1E70">
            <w:pPr>
              <w:contextualSpacing/>
              <w:jc w:val="center"/>
              <w:rPr>
                <w:sz w:val="20"/>
                <w:szCs w:val="20"/>
              </w:rPr>
            </w:pPr>
          </w:p>
        </w:tc>
        <w:tc>
          <w:tcPr>
            <w:tcW w:w="2160" w:type="dxa"/>
          </w:tcPr>
          <w:p w14:paraId="0740FA6A" w14:textId="77777777" w:rsidR="0078672B" w:rsidRPr="0078672B" w:rsidRDefault="0078672B" w:rsidP="005D1E70">
            <w:pPr>
              <w:contextualSpacing/>
              <w:jc w:val="center"/>
              <w:rPr>
                <w:sz w:val="20"/>
                <w:szCs w:val="20"/>
              </w:rPr>
            </w:pPr>
          </w:p>
        </w:tc>
        <w:tc>
          <w:tcPr>
            <w:tcW w:w="1080" w:type="dxa"/>
          </w:tcPr>
          <w:p w14:paraId="62D35C25" w14:textId="77777777" w:rsidR="0078672B" w:rsidRPr="0078672B" w:rsidRDefault="0078672B" w:rsidP="005D1E70">
            <w:pPr>
              <w:contextualSpacing/>
              <w:jc w:val="center"/>
              <w:rPr>
                <w:sz w:val="20"/>
                <w:szCs w:val="20"/>
              </w:rPr>
            </w:pPr>
          </w:p>
        </w:tc>
        <w:tc>
          <w:tcPr>
            <w:tcW w:w="1080" w:type="dxa"/>
          </w:tcPr>
          <w:p w14:paraId="6182D4A7" w14:textId="77777777" w:rsidR="0078672B" w:rsidRPr="0078672B" w:rsidRDefault="0078672B" w:rsidP="005D1E70">
            <w:pPr>
              <w:contextualSpacing/>
              <w:jc w:val="center"/>
              <w:rPr>
                <w:sz w:val="20"/>
                <w:szCs w:val="20"/>
              </w:rPr>
            </w:pPr>
          </w:p>
        </w:tc>
        <w:tc>
          <w:tcPr>
            <w:tcW w:w="1440" w:type="dxa"/>
          </w:tcPr>
          <w:p w14:paraId="7324E301" w14:textId="77777777" w:rsidR="0078672B" w:rsidRPr="0078672B" w:rsidRDefault="0078672B" w:rsidP="005D1E70">
            <w:pPr>
              <w:contextualSpacing/>
              <w:jc w:val="center"/>
              <w:rPr>
                <w:sz w:val="20"/>
                <w:szCs w:val="20"/>
              </w:rPr>
            </w:pPr>
          </w:p>
        </w:tc>
      </w:tr>
      <w:tr w:rsidR="0078672B" w:rsidRPr="0078672B" w14:paraId="4F98B452" w14:textId="77777777" w:rsidTr="0078672B">
        <w:trPr>
          <w:trHeight w:val="20"/>
          <w:jc w:val="center"/>
        </w:trPr>
        <w:tc>
          <w:tcPr>
            <w:tcW w:w="715" w:type="dxa"/>
          </w:tcPr>
          <w:p w14:paraId="529F2B3B" w14:textId="77777777" w:rsidR="0078672B" w:rsidRPr="00B34ABA" w:rsidRDefault="0078672B" w:rsidP="005D1E70">
            <w:pPr>
              <w:contextualSpacing/>
              <w:jc w:val="center"/>
              <w:rPr>
                <w:b/>
                <w:sz w:val="20"/>
                <w:szCs w:val="20"/>
              </w:rPr>
            </w:pPr>
            <w:r w:rsidRPr="00B34ABA">
              <w:rPr>
                <w:b/>
                <w:sz w:val="20"/>
                <w:szCs w:val="20"/>
              </w:rPr>
              <w:t>9</w:t>
            </w:r>
          </w:p>
        </w:tc>
        <w:tc>
          <w:tcPr>
            <w:tcW w:w="720" w:type="dxa"/>
          </w:tcPr>
          <w:p w14:paraId="3F4A5FA2" w14:textId="77777777" w:rsidR="0078672B" w:rsidRPr="0078672B" w:rsidRDefault="0078672B" w:rsidP="005D1E70">
            <w:pPr>
              <w:contextualSpacing/>
              <w:jc w:val="center"/>
              <w:rPr>
                <w:sz w:val="20"/>
                <w:szCs w:val="20"/>
              </w:rPr>
            </w:pPr>
          </w:p>
        </w:tc>
        <w:tc>
          <w:tcPr>
            <w:tcW w:w="1440" w:type="dxa"/>
          </w:tcPr>
          <w:p w14:paraId="2343A498" w14:textId="77777777" w:rsidR="0078672B" w:rsidRPr="0078672B" w:rsidRDefault="0078672B" w:rsidP="005D1E70">
            <w:pPr>
              <w:contextualSpacing/>
              <w:jc w:val="center"/>
              <w:rPr>
                <w:sz w:val="20"/>
                <w:szCs w:val="20"/>
              </w:rPr>
            </w:pPr>
          </w:p>
        </w:tc>
        <w:tc>
          <w:tcPr>
            <w:tcW w:w="1800" w:type="dxa"/>
          </w:tcPr>
          <w:p w14:paraId="750E0D6B" w14:textId="77777777" w:rsidR="0078672B" w:rsidRPr="0078672B" w:rsidRDefault="0078672B" w:rsidP="005D1E70">
            <w:pPr>
              <w:contextualSpacing/>
              <w:jc w:val="center"/>
              <w:rPr>
                <w:sz w:val="20"/>
                <w:szCs w:val="20"/>
              </w:rPr>
            </w:pPr>
          </w:p>
        </w:tc>
        <w:tc>
          <w:tcPr>
            <w:tcW w:w="1440" w:type="dxa"/>
          </w:tcPr>
          <w:p w14:paraId="3725B689" w14:textId="77777777" w:rsidR="0078672B" w:rsidRPr="0078672B" w:rsidRDefault="0078672B" w:rsidP="005D1E70">
            <w:pPr>
              <w:contextualSpacing/>
              <w:jc w:val="center"/>
              <w:rPr>
                <w:sz w:val="20"/>
                <w:szCs w:val="20"/>
              </w:rPr>
            </w:pPr>
          </w:p>
        </w:tc>
        <w:tc>
          <w:tcPr>
            <w:tcW w:w="3240" w:type="dxa"/>
          </w:tcPr>
          <w:p w14:paraId="3CD87891" w14:textId="77777777" w:rsidR="0078672B" w:rsidRPr="0078672B" w:rsidRDefault="0078672B" w:rsidP="005D1E70">
            <w:pPr>
              <w:contextualSpacing/>
              <w:jc w:val="center"/>
              <w:rPr>
                <w:sz w:val="20"/>
                <w:szCs w:val="20"/>
              </w:rPr>
            </w:pPr>
          </w:p>
        </w:tc>
        <w:tc>
          <w:tcPr>
            <w:tcW w:w="2160" w:type="dxa"/>
          </w:tcPr>
          <w:p w14:paraId="57962180" w14:textId="77777777" w:rsidR="0078672B" w:rsidRPr="0078672B" w:rsidRDefault="0078672B" w:rsidP="005D1E70">
            <w:pPr>
              <w:contextualSpacing/>
              <w:jc w:val="center"/>
              <w:rPr>
                <w:sz w:val="20"/>
                <w:szCs w:val="20"/>
              </w:rPr>
            </w:pPr>
          </w:p>
        </w:tc>
        <w:tc>
          <w:tcPr>
            <w:tcW w:w="1080" w:type="dxa"/>
          </w:tcPr>
          <w:p w14:paraId="359008A3" w14:textId="77777777" w:rsidR="0078672B" w:rsidRPr="0078672B" w:rsidRDefault="0078672B" w:rsidP="005D1E70">
            <w:pPr>
              <w:contextualSpacing/>
              <w:jc w:val="center"/>
              <w:rPr>
                <w:sz w:val="20"/>
                <w:szCs w:val="20"/>
              </w:rPr>
            </w:pPr>
          </w:p>
        </w:tc>
        <w:tc>
          <w:tcPr>
            <w:tcW w:w="1080" w:type="dxa"/>
          </w:tcPr>
          <w:p w14:paraId="71A82696" w14:textId="77777777" w:rsidR="0078672B" w:rsidRPr="0078672B" w:rsidRDefault="0078672B" w:rsidP="005D1E70">
            <w:pPr>
              <w:contextualSpacing/>
              <w:jc w:val="center"/>
              <w:rPr>
                <w:sz w:val="20"/>
                <w:szCs w:val="20"/>
              </w:rPr>
            </w:pPr>
          </w:p>
        </w:tc>
        <w:tc>
          <w:tcPr>
            <w:tcW w:w="1440" w:type="dxa"/>
          </w:tcPr>
          <w:p w14:paraId="5ADD2C5F" w14:textId="77777777" w:rsidR="0078672B" w:rsidRPr="0078672B" w:rsidRDefault="0078672B" w:rsidP="005D1E70">
            <w:pPr>
              <w:contextualSpacing/>
              <w:jc w:val="center"/>
              <w:rPr>
                <w:sz w:val="20"/>
                <w:szCs w:val="20"/>
              </w:rPr>
            </w:pPr>
          </w:p>
        </w:tc>
      </w:tr>
      <w:tr w:rsidR="0078672B" w:rsidRPr="0078672B" w14:paraId="40355254" w14:textId="77777777" w:rsidTr="0078672B">
        <w:trPr>
          <w:trHeight w:val="20"/>
          <w:jc w:val="center"/>
        </w:trPr>
        <w:tc>
          <w:tcPr>
            <w:tcW w:w="715" w:type="dxa"/>
          </w:tcPr>
          <w:p w14:paraId="304A94D1" w14:textId="77777777" w:rsidR="0078672B" w:rsidRPr="00B34ABA" w:rsidRDefault="0078672B" w:rsidP="005D1E70">
            <w:pPr>
              <w:contextualSpacing/>
              <w:jc w:val="center"/>
              <w:rPr>
                <w:b/>
                <w:sz w:val="20"/>
                <w:szCs w:val="20"/>
              </w:rPr>
            </w:pPr>
            <w:r w:rsidRPr="00B34ABA">
              <w:rPr>
                <w:b/>
                <w:sz w:val="20"/>
                <w:szCs w:val="20"/>
              </w:rPr>
              <w:t>10</w:t>
            </w:r>
          </w:p>
        </w:tc>
        <w:tc>
          <w:tcPr>
            <w:tcW w:w="720" w:type="dxa"/>
          </w:tcPr>
          <w:p w14:paraId="383BE666" w14:textId="77777777" w:rsidR="0078672B" w:rsidRPr="0078672B" w:rsidRDefault="0078672B" w:rsidP="005D1E70">
            <w:pPr>
              <w:contextualSpacing/>
              <w:jc w:val="center"/>
              <w:rPr>
                <w:sz w:val="20"/>
                <w:szCs w:val="20"/>
              </w:rPr>
            </w:pPr>
          </w:p>
        </w:tc>
        <w:tc>
          <w:tcPr>
            <w:tcW w:w="1440" w:type="dxa"/>
          </w:tcPr>
          <w:p w14:paraId="6D02B40A" w14:textId="77777777" w:rsidR="0078672B" w:rsidRPr="0078672B" w:rsidRDefault="0078672B" w:rsidP="005D1E70">
            <w:pPr>
              <w:contextualSpacing/>
              <w:jc w:val="center"/>
              <w:rPr>
                <w:sz w:val="20"/>
                <w:szCs w:val="20"/>
              </w:rPr>
            </w:pPr>
          </w:p>
        </w:tc>
        <w:tc>
          <w:tcPr>
            <w:tcW w:w="1800" w:type="dxa"/>
          </w:tcPr>
          <w:p w14:paraId="1BC1CD6F" w14:textId="77777777" w:rsidR="0078672B" w:rsidRPr="0078672B" w:rsidRDefault="0078672B" w:rsidP="005D1E70">
            <w:pPr>
              <w:contextualSpacing/>
              <w:jc w:val="center"/>
              <w:rPr>
                <w:sz w:val="20"/>
                <w:szCs w:val="20"/>
              </w:rPr>
            </w:pPr>
          </w:p>
        </w:tc>
        <w:tc>
          <w:tcPr>
            <w:tcW w:w="1440" w:type="dxa"/>
          </w:tcPr>
          <w:p w14:paraId="74F2E114" w14:textId="77777777" w:rsidR="0078672B" w:rsidRPr="0078672B" w:rsidRDefault="0078672B" w:rsidP="005D1E70">
            <w:pPr>
              <w:contextualSpacing/>
              <w:jc w:val="center"/>
              <w:rPr>
                <w:sz w:val="20"/>
                <w:szCs w:val="20"/>
              </w:rPr>
            </w:pPr>
          </w:p>
        </w:tc>
        <w:tc>
          <w:tcPr>
            <w:tcW w:w="3240" w:type="dxa"/>
          </w:tcPr>
          <w:p w14:paraId="24B1C097" w14:textId="77777777" w:rsidR="0078672B" w:rsidRPr="0078672B" w:rsidRDefault="0078672B" w:rsidP="005D1E70">
            <w:pPr>
              <w:contextualSpacing/>
              <w:jc w:val="center"/>
              <w:rPr>
                <w:sz w:val="20"/>
                <w:szCs w:val="20"/>
              </w:rPr>
            </w:pPr>
          </w:p>
        </w:tc>
        <w:tc>
          <w:tcPr>
            <w:tcW w:w="2160" w:type="dxa"/>
          </w:tcPr>
          <w:p w14:paraId="5236324D" w14:textId="77777777" w:rsidR="0078672B" w:rsidRPr="0078672B" w:rsidRDefault="0078672B" w:rsidP="005D1E70">
            <w:pPr>
              <w:contextualSpacing/>
              <w:jc w:val="center"/>
              <w:rPr>
                <w:sz w:val="20"/>
                <w:szCs w:val="20"/>
              </w:rPr>
            </w:pPr>
          </w:p>
        </w:tc>
        <w:tc>
          <w:tcPr>
            <w:tcW w:w="1080" w:type="dxa"/>
          </w:tcPr>
          <w:p w14:paraId="04349ED3" w14:textId="77777777" w:rsidR="0078672B" w:rsidRPr="0078672B" w:rsidRDefault="0078672B" w:rsidP="005D1E70">
            <w:pPr>
              <w:contextualSpacing/>
              <w:jc w:val="center"/>
              <w:rPr>
                <w:sz w:val="20"/>
                <w:szCs w:val="20"/>
              </w:rPr>
            </w:pPr>
          </w:p>
        </w:tc>
        <w:tc>
          <w:tcPr>
            <w:tcW w:w="1080" w:type="dxa"/>
          </w:tcPr>
          <w:p w14:paraId="71BDB8E0" w14:textId="77777777" w:rsidR="0078672B" w:rsidRPr="0078672B" w:rsidRDefault="0078672B" w:rsidP="005D1E70">
            <w:pPr>
              <w:contextualSpacing/>
              <w:jc w:val="center"/>
              <w:rPr>
                <w:sz w:val="20"/>
                <w:szCs w:val="20"/>
              </w:rPr>
            </w:pPr>
          </w:p>
        </w:tc>
        <w:tc>
          <w:tcPr>
            <w:tcW w:w="1440" w:type="dxa"/>
          </w:tcPr>
          <w:p w14:paraId="166A5A5F" w14:textId="77777777" w:rsidR="0078672B" w:rsidRPr="0078672B" w:rsidRDefault="0078672B" w:rsidP="005D1E70">
            <w:pPr>
              <w:contextualSpacing/>
              <w:jc w:val="center"/>
              <w:rPr>
                <w:sz w:val="20"/>
                <w:szCs w:val="20"/>
              </w:rPr>
            </w:pPr>
          </w:p>
        </w:tc>
      </w:tr>
    </w:tbl>
    <w:p w14:paraId="18F276FE" w14:textId="77777777" w:rsidR="0078672B" w:rsidRDefault="0078672B" w:rsidP="00AC7CBE">
      <w:pPr>
        <w:spacing w:after="0" w:line="240" w:lineRule="auto"/>
        <w:contextualSpacing/>
        <w:rPr>
          <w:rFonts w:eastAsia="Times New Roman" w:cs="Times New Roman"/>
          <w:b/>
          <w:bCs/>
          <w:color w:val="000000"/>
        </w:rPr>
      </w:pPr>
    </w:p>
    <w:p w14:paraId="61FD0C7E" w14:textId="77777777" w:rsidR="0078672B" w:rsidRDefault="0078672B" w:rsidP="00AC7CBE">
      <w:pPr>
        <w:spacing w:after="0" w:line="240" w:lineRule="auto"/>
        <w:contextualSpacing/>
        <w:rPr>
          <w:rFonts w:eastAsia="Times New Roman" w:cs="Times New Roman"/>
          <w:b/>
          <w:bCs/>
          <w:color w:val="000000"/>
        </w:rPr>
      </w:pPr>
    </w:p>
    <w:p w14:paraId="1129B69F" w14:textId="77777777" w:rsidR="0078672B" w:rsidRDefault="0078672B" w:rsidP="0078672B">
      <w:pPr>
        <w:spacing w:after="0" w:line="240" w:lineRule="auto"/>
        <w:contextualSpacing/>
        <w:rPr>
          <w:rFonts w:eastAsia="Times New Roman" w:cs="Times New Roman"/>
          <w:b/>
          <w:bCs/>
          <w:color w:val="000000"/>
        </w:rPr>
      </w:pPr>
    </w:p>
    <w:p w14:paraId="084FB1E7" w14:textId="77777777" w:rsidR="0078672B" w:rsidRDefault="0078672B" w:rsidP="0078672B">
      <w:pPr>
        <w:rPr>
          <w:rFonts w:eastAsia="Times New Roman" w:cs="Times New Roman"/>
          <w:b/>
          <w:bCs/>
          <w:color w:val="000000"/>
        </w:rPr>
      </w:pPr>
      <w:r>
        <w:rPr>
          <w:rFonts w:eastAsia="Times New Roman" w:cs="Times New Roman"/>
          <w:b/>
          <w:bCs/>
          <w:color w:val="000000"/>
        </w:rPr>
        <w:br w:type="page"/>
      </w:r>
    </w:p>
    <w:tbl>
      <w:tblPr>
        <w:tblStyle w:val="TableGrid"/>
        <w:tblW w:w="15292" w:type="dxa"/>
        <w:jc w:val="center"/>
        <w:tblLayout w:type="fixed"/>
        <w:tblCellMar>
          <w:left w:w="29" w:type="dxa"/>
          <w:right w:w="29" w:type="dxa"/>
        </w:tblCellMar>
        <w:tblLook w:val="04A0" w:firstRow="1" w:lastRow="0" w:firstColumn="1" w:lastColumn="0" w:noHBand="0" w:noVBand="1"/>
      </w:tblPr>
      <w:tblGrid>
        <w:gridCol w:w="714"/>
        <w:gridCol w:w="1046"/>
        <w:gridCol w:w="1691"/>
        <w:gridCol w:w="1692"/>
        <w:gridCol w:w="1691"/>
        <w:gridCol w:w="1692"/>
        <w:gridCol w:w="1691"/>
        <w:gridCol w:w="1692"/>
        <w:gridCol w:w="1691"/>
        <w:gridCol w:w="1692"/>
      </w:tblGrid>
      <w:tr w:rsidR="0078672B" w:rsidRPr="0078672B" w14:paraId="0749EDE5" w14:textId="77777777" w:rsidTr="005D1E70">
        <w:trPr>
          <w:trHeight w:val="20"/>
          <w:jc w:val="center"/>
        </w:trPr>
        <w:tc>
          <w:tcPr>
            <w:tcW w:w="714" w:type="dxa"/>
          </w:tcPr>
          <w:p w14:paraId="6163D6F4" w14:textId="77777777" w:rsidR="0078672B" w:rsidRPr="00B34ABA" w:rsidRDefault="0078672B"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lastRenderedPageBreak/>
              <w:t>Forest</w:t>
            </w:r>
          </w:p>
          <w:p w14:paraId="4E3A313F" w14:textId="77777777" w:rsidR="0078672B" w:rsidRPr="00B34ABA" w:rsidRDefault="0078672B"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code</w:t>
            </w:r>
          </w:p>
        </w:tc>
        <w:tc>
          <w:tcPr>
            <w:tcW w:w="1046" w:type="dxa"/>
          </w:tcPr>
          <w:p w14:paraId="2980193A"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Name of the forest</w:t>
            </w:r>
          </w:p>
        </w:tc>
        <w:tc>
          <w:tcPr>
            <w:tcW w:w="1691" w:type="dxa"/>
          </w:tcPr>
          <w:p w14:paraId="325489A8"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commentRangeStart w:id="29"/>
            <w:r w:rsidRPr="0078672B">
              <w:rPr>
                <w:rFonts w:eastAsia="SimSun" w:cs="Times New Roman"/>
                <w:sz w:val="20"/>
                <w:szCs w:val="20"/>
              </w:rPr>
              <w:t>In your view, how do you describe the overall condition of this forest?</w:t>
            </w:r>
            <w:commentRangeEnd w:id="29"/>
            <w:r w:rsidR="00A61FDF">
              <w:rPr>
                <w:rStyle w:val="CommentReference"/>
              </w:rPr>
              <w:commentReference w:id="29"/>
            </w:r>
          </w:p>
          <w:p w14:paraId="7031C5B9"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p>
          <w:p w14:paraId="407B464A"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1=Very Good</w:t>
            </w:r>
          </w:p>
          <w:p w14:paraId="544456EE"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 xml:space="preserve">2=Good </w:t>
            </w:r>
          </w:p>
          <w:p w14:paraId="5CC7BE54"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3=Neutral</w:t>
            </w:r>
          </w:p>
          <w:p w14:paraId="75DD7C7F"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4=Bad</w:t>
            </w:r>
          </w:p>
          <w:p w14:paraId="4CFE082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5=Very Bad</w:t>
            </w:r>
          </w:p>
        </w:tc>
        <w:tc>
          <w:tcPr>
            <w:tcW w:w="1692" w:type="dxa"/>
          </w:tcPr>
          <w:p w14:paraId="488A945B"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In your own view, compared to 5 years ago, has the overall condition of the forest worsened or improved?</w:t>
            </w:r>
          </w:p>
          <w:p w14:paraId="076A5402"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p>
          <w:p w14:paraId="15258840"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1=Worsened</w:t>
            </w:r>
          </w:p>
          <w:p w14:paraId="5BE8C994"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2=Remained the same</w:t>
            </w:r>
          </w:p>
          <w:p w14:paraId="0C8A13CD"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3=Improved</w:t>
            </w:r>
          </w:p>
          <w:p w14:paraId="28265B91"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888=Don’t know</w:t>
            </w:r>
          </w:p>
        </w:tc>
        <w:tc>
          <w:tcPr>
            <w:tcW w:w="1691" w:type="dxa"/>
          </w:tcPr>
          <w:p w14:paraId="62939713"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During the last 5 years, has there been any change to the size</w:t>
            </w:r>
            <w:ins w:id="30" w:author="McGee, Heather" w:date="2014-09-10T13:31:00Z">
              <w:r w:rsidRPr="0078672B">
                <w:rPr>
                  <w:rFonts w:eastAsia="SimSun" w:cs="Times New Roman"/>
                  <w:sz w:val="20"/>
                  <w:szCs w:val="20"/>
                </w:rPr>
                <w:t>/area</w:t>
              </w:r>
            </w:ins>
            <w:r w:rsidRPr="0078672B">
              <w:rPr>
                <w:rFonts w:eastAsia="SimSun" w:cs="Times New Roman"/>
                <w:sz w:val="20"/>
                <w:szCs w:val="20"/>
              </w:rPr>
              <w:t xml:space="preserve"> of the forest? </w:t>
            </w:r>
          </w:p>
          <w:p w14:paraId="5317A618"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p>
          <w:p w14:paraId="4D4BB9AA"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1=No</w:t>
            </w:r>
          </w:p>
          <w:p w14:paraId="6D1E8B84"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2=Yes</w:t>
            </w:r>
            <w:r w:rsidRPr="0078672B" w:rsidDel="00226116">
              <w:rPr>
                <w:rFonts w:eastAsia="SimSun" w:cs="Times New Roman"/>
                <w:sz w:val="20"/>
                <w:szCs w:val="20"/>
              </w:rPr>
              <w:t xml:space="preserve"> </w:t>
            </w:r>
          </w:p>
          <w:p w14:paraId="47DB4236"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888=Don’t know</w:t>
            </w:r>
          </w:p>
          <w:p w14:paraId="4187E3D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eastAsia="SimSun" w:cs="Times New Roman"/>
                <w:sz w:val="20"/>
                <w:szCs w:val="20"/>
              </w:rPr>
              <w:t>999=Prefer not to respond</w:t>
            </w:r>
          </w:p>
        </w:tc>
        <w:tc>
          <w:tcPr>
            <w:tcW w:w="1692" w:type="dxa"/>
          </w:tcPr>
          <w:p w14:paraId="153B865F"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If yes, has it decreased or increased greatly?</w:t>
            </w:r>
          </w:p>
          <w:p w14:paraId="279E9BE4"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p>
          <w:p w14:paraId="0ACF4835"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1=Increased greatly</w:t>
            </w:r>
          </w:p>
          <w:p w14:paraId="4D11CC94"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2=Increased slightly</w:t>
            </w:r>
          </w:p>
          <w:p w14:paraId="3EE233DD"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3=Stayed the same</w:t>
            </w:r>
          </w:p>
          <w:p w14:paraId="06EC86EC"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4=Decreased slightly</w:t>
            </w:r>
          </w:p>
          <w:p w14:paraId="3B00B2D9"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5=Decreased greatly</w:t>
            </w:r>
          </w:p>
        </w:tc>
        <w:tc>
          <w:tcPr>
            <w:tcW w:w="1691" w:type="dxa"/>
          </w:tcPr>
          <w:p w14:paraId="24DA01A1" w14:textId="77777777" w:rsid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If it’s increased or decreased, tell me why?</w:t>
            </w:r>
          </w:p>
          <w:p w14:paraId="77B09FC4" w14:textId="77777777" w:rsidR="00211799" w:rsidRPr="0078672B" w:rsidRDefault="00211799" w:rsidP="0078672B">
            <w:pPr>
              <w:kinsoku w:val="0"/>
              <w:overflowPunct w:val="0"/>
              <w:autoSpaceDE w:val="0"/>
              <w:autoSpaceDN w:val="0"/>
              <w:adjustRightInd w:val="0"/>
              <w:contextualSpacing/>
              <w:jc w:val="center"/>
              <w:rPr>
                <w:rFonts w:cs="Times New Roman"/>
                <w:sz w:val="20"/>
                <w:szCs w:val="20"/>
              </w:rPr>
            </w:pPr>
          </w:p>
          <w:p w14:paraId="5A7D4C5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1=Logging</w:t>
            </w:r>
          </w:p>
          <w:p w14:paraId="13E57634"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2=Charcoaling</w:t>
            </w:r>
          </w:p>
          <w:p w14:paraId="64F453E6"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3=Land clearing for agriculture</w:t>
            </w:r>
          </w:p>
          <w:p w14:paraId="0C43827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4=Change in access restrictions</w:t>
            </w:r>
          </w:p>
        </w:tc>
        <w:tc>
          <w:tcPr>
            <w:tcW w:w="1692" w:type="dxa"/>
          </w:tcPr>
          <w:p w14:paraId="14EFBB09"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eastAsia="SimSun" w:cs="Times New Roman"/>
                <w:sz w:val="20"/>
                <w:szCs w:val="20"/>
              </w:rPr>
              <w:t>During the last 5 years, has there been any change in the thickness/amount of trees in the forest?</w:t>
            </w:r>
          </w:p>
        </w:tc>
        <w:tc>
          <w:tcPr>
            <w:tcW w:w="1691" w:type="dxa"/>
          </w:tcPr>
          <w:p w14:paraId="4BE71286"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If yes, has it decreased or increased greatly?</w:t>
            </w:r>
          </w:p>
          <w:p w14:paraId="7ABE78BE"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p>
          <w:p w14:paraId="782AF799"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1=Increased greatly</w:t>
            </w:r>
          </w:p>
          <w:p w14:paraId="23699C0C"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2=Increased slightly</w:t>
            </w:r>
          </w:p>
          <w:p w14:paraId="25944EC1" w14:textId="77777777" w:rsidR="0078672B" w:rsidRPr="0078672B" w:rsidRDefault="0078672B"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3=Stayed the same</w:t>
            </w:r>
          </w:p>
          <w:p w14:paraId="459E0626"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4=Decreased slightly</w:t>
            </w:r>
          </w:p>
          <w:p w14:paraId="5A5EB6F2"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5=Decreased greatly</w:t>
            </w:r>
          </w:p>
        </w:tc>
        <w:tc>
          <w:tcPr>
            <w:tcW w:w="1692" w:type="dxa"/>
          </w:tcPr>
          <w:p w14:paraId="7E9D4544"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If it’s increased or decreased, tell me why?</w:t>
            </w:r>
          </w:p>
          <w:p w14:paraId="72773C5C"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1=Logging</w:t>
            </w:r>
          </w:p>
          <w:p w14:paraId="63537C99"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2=Charcoaling</w:t>
            </w:r>
          </w:p>
          <w:p w14:paraId="14DFD812"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3=Land clearing for agriculture</w:t>
            </w:r>
          </w:p>
          <w:p w14:paraId="6A70DFE3"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4=Change in access restrictions</w:t>
            </w:r>
          </w:p>
        </w:tc>
      </w:tr>
      <w:tr w:rsidR="0078672B" w:rsidRPr="0078672B" w14:paraId="186FAAEE" w14:textId="77777777" w:rsidTr="005D1E70">
        <w:trPr>
          <w:trHeight w:val="20"/>
          <w:jc w:val="center"/>
        </w:trPr>
        <w:tc>
          <w:tcPr>
            <w:tcW w:w="714" w:type="dxa"/>
          </w:tcPr>
          <w:p w14:paraId="3A382948" w14:textId="77777777" w:rsidR="0078672B" w:rsidRPr="00B34ABA" w:rsidRDefault="0078672B" w:rsidP="0078672B">
            <w:pPr>
              <w:kinsoku w:val="0"/>
              <w:overflowPunct w:val="0"/>
              <w:autoSpaceDE w:val="0"/>
              <w:autoSpaceDN w:val="0"/>
              <w:adjustRightInd w:val="0"/>
              <w:contextualSpacing/>
              <w:jc w:val="center"/>
              <w:rPr>
                <w:rFonts w:cs="Times New Roman"/>
                <w:b/>
                <w:sz w:val="20"/>
                <w:szCs w:val="20"/>
              </w:rPr>
            </w:pPr>
          </w:p>
        </w:tc>
        <w:tc>
          <w:tcPr>
            <w:tcW w:w="1046" w:type="dxa"/>
          </w:tcPr>
          <w:p w14:paraId="179486C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3802343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4798F75E"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5256BA7F"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643D82CF"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26D035E3"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1CB01484"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2A0FD7A2"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3CD026DC"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r>
      <w:tr w:rsidR="0078672B" w:rsidRPr="0078672B" w14:paraId="736E0AB6" w14:textId="77777777" w:rsidTr="005D1E70">
        <w:trPr>
          <w:trHeight w:val="20"/>
          <w:jc w:val="center"/>
        </w:trPr>
        <w:tc>
          <w:tcPr>
            <w:tcW w:w="714" w:type="dxa"/>
          </w:tcPr>
          <w:p w14:paraId="0EFD1A3F" w14:textId="77777777" w:rsidR="0078672B" w:rsidRPr="00B34ABA" w:rsidRDefault="0078672B"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1</w:t>
            </w:r>
          </w:p>
        </w:tc>
        <w:tc>
          <w:tcPr>
            <w:tcW w:w="1046" w:type="dxa"/>
          </w:tcPr>
          <w:p w14:paraId="1EE495B1"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424F609F"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7A3A8BE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33150198"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47EAE961"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1A07FAD1"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3F2DEFD4"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605671EE"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6F5D9019"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r>
      <w:tr w:rsidR="0078672B" w:rsidRPr="0078672B" w14:paraId="6F102BED" w14:textId="77777777" w:rsidTr="005D1E70">
        <w:trPr>
          <w:trHeight w:val="20"/>
          <w:jc w:val="center"/>
        </w:trPr>
        <w:tc>
          <w:tcPr>
            <w:tcW w:w="714" w:type="dxa"/>
          </w:tcPr>
          <w:p w14:paraId="5F9DDD3A" w14:textId="77777777" w:rsidR="0078672B" w:rsidRPr="00B34ABA" w:rsidRDefault="0078672B"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2</w:t>
            </w:r>
          </w:p>
        </w:tc>
        <w:tc>
          <w:tcPr>
            <w:tcW w:w="1046" w:type="dxa"/>
          </w:tcPr>
          <w:p w14:paraId="463CF6AD"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2BD0275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6B80E115"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4A47C53C"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3E666A23"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7A02844C"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4D9A51AB"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343BE2EA"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787D0405"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r>
      <w:tr w:rsidR="0078672B" w:rsidRPr="0078672B" w14:paraId="047E3E4B" w14:textId="77777777" w:rsidTr="005D1E70">
        <w:trPr>
          <w:trHeight w:val="20"/>
          <w:jc w:val="center"/>
        </w:trPr>
        <w:tc>
          <w:tcPr>
            <w:tcW w:w="714" w:type="dxa"/>
          </w:tcPr>
          <w:p w14:paraId="5A720387" w14:textId="77777777" w:rsidR="0078672B" w:rsidRPr="00B34ABA" w:rsidRDefault="0078672B"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3</w:t>
            </w:r>
          </w:p>
        </w:tc>
        <w:tc>
          <w:tcPr>
            <w:tcW w:w="1046" w:type="dxa"/>
          </w:tcPr>
          <w:p w14:paraId="62FE498D"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50589B8F"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7254A805"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34BEB75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138B3655"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5EB00C2E"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22D02E7C"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2794027F"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7430857F"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r>
      <w:tr w:rsidR="0078672B" w:rsidRPr="0078672B" w14:paraId="37399263" w14:textId="77777777" w:rsidTr="005D1E70">
        <w:trPr>
          <w:trHeight w:val="20"/>
          <w:jc w:val="center"/>
        </w:trPr>
        <w:tc>
          <w:tcPr>
            <w:tcW w:w="714" w:type="dxa"/>
          </w:tcPr>
          <w:p w14:paraId="7A287F1C" w14:textId="77777777" w:rsidR="0078672B" w:rsidRPr="00B34ABA" w:rsidRDefault="0078672B"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4</w:t>
            </w:r>
          </w:p>
        </w:tc>
        <w:tc>
          <w:tcPr>
            <w:tcW w:w="1046" w:type="dxa"/>
          </w:tcPr>
          <w:p w14:paraId="7EA15A64"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0F15AD09"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4D9BEBBD"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71AF97B6"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785C0A17"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7DFC00A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47B0E619"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68781D2E"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63044E37"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r>
      <w:tr w:rsidR="0078672B" w:rsidRPr="0078672B" w14:paraId="3086EBD6" w14:textId="77777777" w:rsidTr="005D1E70">
        <w:trPr>
          <w:trHeight w:val="20"/>
          <w:jc w:val="center"/>
        </w:trPr>
        <w:tc>
          <w:tcPr>
            <w:tcW w:w="714" w:type="dxa"/>
          </w:tcPr>
          <w:p w14:paraId="36B1A3DA" w14:textId="77777777" w:rsidR="0078672B" w:rsidRPr="00B34ABA" w:rsidRDefault="0078672B"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5</w:t>
            </w:r>
          </w:p>
        </w:tc>
        <w:tc>
          <w:tcPr>
            <w:tcW w:w="1046" w:type="dxa"/>
          </w:tcPr>
          <w:p w14:paraId="57E7AB66"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6DA753A6"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47410137"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23D862D7"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3F548D0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29B20A0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2E36630A"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77824395"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5B6799DF"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r>
      <w:tr w:rsidR="0078672B" w:rsidRPr="0078672B" w14:paraId="070582DC" w14:textId="77777777" w:rsidTr="005D1E70">
        <w:trPr>
          <w:trHeight w:val="20"/>
          <w:jc w:val="center"/>
        </w:trPr>
        <w:tc>
          <w:tcPr>
            <w:tcW w:w="714" w:type="dxa"/>
          </w:tcPr>
          <w:p w14:paraId="3FA9EF88" w14:textId="7979F188" w:rsidR="0078672B" w:rsidRPr="00B34ABA" w:rsidRDefault="0078672B"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6</w:t>
            </w:r>
          </w:p>
        </w:tc>
        <w:tc>
          <w:tcPr>
            <w:tcW w:w="1046" w:type="dxa"/>
          </w:tcPr>
          <w:p w14:paraId="75570D31"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27A21A5F"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10DA74DF"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27C257FE"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65B681F7"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25A4C0A4"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3C7F1A3C"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731E54A6"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6DA250E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r>
      <w:tr w:rsidR="0078672B" w:rsidRPr="0078672B" w14:paraId="151B3276" w14:textId="77777777" w:rsidTr="005D1E70">
        <w:trPr>
          <w:trHeight w:val="20"/>
          <w:jc w:val="center"/>
        </w:trPr>
        <w:tc>
          <w:tcPr>
            <w:tcW w:w="714" w:type="dxa"/>
          </w:tcPr>
          <w:p w14:paraId="6650672A" w14:textId="5633F6C6" w:rsidR="0078672B" w:rsidRPr="00B34ABA" w:rsidRDefault="0078672B"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7</w:t>
            </w:r>
          </w:p>
        </w:tc>
        <w:tc>
          <w:tcPr>
            <w:tcW w:w="1046" w:type="dxa"/>
          </w:tcPr>
          <w:p w14:paraId="3592AFDE"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5771A9EB"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3E908725"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499D6A1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36FAB69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4B3A887B"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1F92AC2E"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58E41DDA"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425A166D"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r>
      <w:tr w:rsidR="0078672B" w:rsidRPr="0078672B" w14:paraId="68691EEF" w14:textId="77777777" w:rsidTr="005D1E70">
        <w:trPr>
          <w:trHeight w:val="20"/>
          <w:jc w:val="center"/>
        </w:trPr>
        <w:tc>
          <w:tcPr>
            <w:tcW w:w="714" w:type="dxa"/>
          </w:tcPr>
          <w:p w14:paraId="0693BE3A" w14:textId="228EFA40" w:rsidR="0078672B" w:rsidRPr="00B34ABA" w:rsidRDefault="0078672B"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8</w:t>
            </w:r>
          </w:p>
        </w:tc>
        <w:tc>
          <w:tcPr>
            <w:tcW w:w="1046" w:type="dxa"/>
          </w:tcPr>
          <w:p w14:paraId="6CF573FC"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1F6F7E3D"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134AAF06"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332929E2"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4D389F7D"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104B56D4"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354EC361"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29AA3B34"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02AE010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r>
      <w:tr w:rsidR="0078672B" w:rsidRPr="0078672B" w14:paraId="40B4CFBE" w14:textId="77777777" w:rsidTr="005D1E70">
        <w:trPr>
          <w:trHeight w:val="20"/>
          <w:jc w:val="center"/>
        </w:trPr>
        <w:tc>
          <w:tcPr>
            <w:tcW w:w="714" w:type="dxa"/>
          </w:tcPr>
          <w:p w14:paraId="32DB0B3F" w14:textId="62232770" w:rsidR="0078672B" w:rsidRPr="00B34ABA" w:rsidRDefault="0078672B"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9</w:t>
            </w:r>
          </w:p>
        </w:tc>
        <w:tc>
          <w:tcPr>
            <w:tcW w:w="1046" w:type="dxa"/>
          </w:tcPr>
          <w:p w14:paraId="184B346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1824FB1A"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5DC1DF13"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7197B271"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63A59162"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61C75203"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36A22F22"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06F6F05D"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4A6FDE6D"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r>
      <w:tr w:rsidR="0078672B" w:rsidRPr="0078672B" w14:paraId="3C498D18" w14:textId="77777777" w:rsidTr="005D1E70">
        <w:trPr>
          <w:trHeight w:val="20"/>
          <w:jc w:val="center"/>
        </w:trPr>
        <w:tc>
          <w:tcPr>
            <w:tcW w:w="714" w:type="dxa"/>
          </w:tcPr>
          <w:p w14:paraId="5858DCAE" w14:textId="79ACEABF" w:rsidR="0078672B" w:rsidRPr="00B34ABA" w:rsidRDefault="0078672B"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10</w:t>
            </w:r>
          </w:p>
        </w:tc>
        <w:tc>
          <w:tcPr>
            <w:tcW w:w="1046" w:type="dxa"/>
          </w:tcPr>
          <w:p w14:paraId="6416F0E0"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5F23B044"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772E1A4F"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3EB44156"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243B44CE"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10CB4E08"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627D4F69"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1" w:type="dxa"/>
          </w:tcPr>
          <w:p w14:paraId="7C5C6C6C"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692" w:type="dxa"/>
          </w:tcPr>
          <w:p w14:paraId="00B8600D"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r>
    </w:tbl>
    <w:p w14:paraId="5245F8BA" w14:textId="77777777" w:rsidR="0078672B" w:rsidRDefault="0078672B" w:rsidP="0078672B">
      <w:pPr>
        <w:spacing w:after="0" w:line="240" w:lineRule="auto"/>
        <w:contextualSpacing/>
        <w:rPr>
          <w:rFonts w:eastAsia="Times New Roman" w:cs="Times New Roman"/>
          <w:b/>
          <w:bCs/>
          <w:color w:val="000000"/>
        </w:rPr>
      </w:pPr>
    </w:p>
    <w:p w14:paraId="1AB2EABB" w14:textId="77777777" w:rsidR="0078672B" w:rsidRDefault="0078672B" w:rsidP="0078672B">
      <w:pPr>
        <w:spacing w:after="0" w:line="240" w:lineRule="auto"/>
        <w:contextualSpacing/>
        <w:rPr>
          <w:rFonts w:eastAsia="Times New Roman" w:cs="Times New Roman"/>
          <w:b/>
          <w:bCs/>
          <w:color w:val="000000"/>
        </w:rPr>
      </w:pPr>
    </w:p>
    <w:p w14:paraId="5CE3C380" w14:textId="77777777" w:rsidR="0078672B" w:rsidRDefault="0078672B" w:rsidP="0078672B">
      <w:pPr>
        <w:spacing w:after="0" w:line="240" w:lineRule="auto"/>
        <w:contextualSpacing/>
        <w:rPr>
          <w:rFonts w:eastAsia="Times New Roman" w:cs="Times New Roman"/>
          <w:b/>
          <w:bCs/>
          <w:color w:val="000000"/>
        </w:rPr>
      </w:pPr>
    </w:p>
    <w:p w14:paraId="6F5A3A4A" w14:textId="77777777" w:rsidR="0078672B" w:rsidRDefault="0078672B" w:rsidP="0078672B">
      <w:pPr>
        <w:rPr>
          <w:rFonts w:eastAsia="Times New Roman" w:cs="Times New Roman"/>
          <w:b/>
          <w:bCs/>
          <w:color w:val="000000"/>
        </w:rPr>
      </w:pPr>
      <w:r>
        <w:rPr>
          <w:rFonts w:eastAsia="Times New Roman" w:cs="Times New Roman"/>
          <w:b/>
          <w:bCs/>
          <w:color w:val="000000"/>
        </w:rPr>
        <w:br w:type="page"/>
      </w:r>
    </w:p>
    <w:tbl>
      <w:tblPr>
        <w:tblStyle w:val="TableGrid"/>
        <w:tblW w:w="14755" w:type="dxa"/>
        <w:jc w:val="center"/>
        <w:tblLayout w:type="fixed"/>
        <w:tblCellMar>
          <w:left w:w="29" w:type="dxa"/>
          <w:right w:w="29" w:type="dxa"/>
        </w:tblCellMar>
        <w:tblLook w:val="04A0" w:firstRow="1" w:lastRow="0" w:firstColumn="1" w:lastColumn="0" w:noHBand="0" w:noVBand="1"/>
      </w:tblPr>
      <w:tblGrid>
        <w:gridCol w:w="714"/>
        <w:gridCol w:w="1081"/>
        <w:gridCol w:w="1800"/>
        <w:gridCol w:w="1440"/>
        <w:gridCol w:w="1080"/>
        <w:gridCol w:w="1800"/>
        <w:gridCol w:w="1440"/>
        <w:gridCol w:w="1080"/>
        <w:gridCol w:w="1800"/>
        <w:gridCol w:w="1440"/>
        <w:gridCol w:w="1080"/>
      </w:tblGrid>
      <w:tr w:rsidR="0078672B" w:rsidRPr="00943A99" w14:paraId="493D2455" w14:textId="77777777" w:rsidTr="00211799">
        <w:trPr>
          <w:trHeight w:val="20"/>
          <w:jc w:val="center"/>
        </w:trPr>
        <w:tc>
          <w:tcPr>
            <w:tcW w:w="714" w:type="dxa"/>
          </w:tcPr>
          <w:p w14:paraId="234426C2" w14:textId="77777777" w:rsidR="0078672B" w:rsidRPr="0078672B" w:rsidRDefault="0078672B" w:rsidP="00211799">
            <w:pPr>
              <w:contextualSpacing/>
              <w:jc w:val="center"/>
              <w:rPr>
                <w:b/>
                <w:sz w:val="20"/>
              </w:rPr>
            </w:pPr>
            <w:r w:rsidRPr="0078672B">
              <w:rPr>
                <w:b/>
                <w:sz w:val="20"/>
              </w:rPr>
              <w:lastRenderedPageBreak/>
              <w:t>Forest</w:t>
            </w:r>
          </w:p>
          <w:p w14:paraId="088FA484" w14:textId="77777777" w:rsidR="0078672B" w:rsidRPr="0078672B" w:rsidRDefault="0078672B" w:rsidP="00211799">
            <w:pPr>
              <w:contextualSpacing/>
              <w:jc w:val="center"/>
              <w:rPr>
                <w:b/>
                <w:sz w:val="20"/>
              </w:rPr>
            </w:pPr>
            <w:r w:rsidRPr="0078672B">
              <w:rPr>
                <w:b/>
                <w:sz w:val="20"/>
              </w:rPr>
              <w:t>code</w:t>
            </w:r>
          </w:p>
        </w:tc>
        <w:tc>
          <w:tcPr>
            <w:tcW w:w="1081" w:type="dxa"/>
          </w:tcPr>
          <w:p w14:paraId="09A70CBC"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Name of the forest</w:t>
            </w:r>
          </w:p>
        </w:tc>
        <w:tc>
          <w:tcPr>
            <w:tcW w:w="1800" w:type="dxa"/>
          </w:tcPr>
          <w:p w14:paraId="68A04549"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commentRangeStart w:id="31"/>
            <w:r w:rsidRPr="0078672B">
              <w:rPr>
                <w:rFonts w:cs="Times New Roman"/>
                <w:sz w:val="20"/>
                <w:szCs w:val="20"/>
              </w:rPr>
              <w:t>How often do you see people from your community here cutting more log/wood than they need and letting it rot/spoiled?</w:t>
            </w:r>
            <w:commentRangeEnd w:id="31"/>
            <w:r w:rsidR="007327E5">
              <w:rPr>
                <w:rStyle w:val="CommentReference"/>
              </w:rPr>
              <w:commentReference w:id="31"/>
            </w:r>
          </w:p>
          <w:p w14:paraId="678EFC2D"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p w14:paraId="736D3172"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1=Always</w:t>
            </w:r>
          </w:p>
          <w:p w14:paraId="3F0EE038"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2=Frequently</w:t>
            </w:r>
          </w:p>
          <w:p w14:paraId="38BC9D49"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3=Sometimes</w:t>
            </w:r>
          </w:p>
          <w:p w14:paraId="36EAC44D"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4=Rarely</w:t>
            </w:r>
          </w:p>
          <w:p w14:paraId="67797C16"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5=Never</w:t>
            </w:r>
          </w:p>
        </w:tc>
        <w:tc>
          <w:tcPr>
            <w:tcW w:w="1440" w:type="dxa"/>
          </w:tcPr>
          <w:p w14:paraId="3A9A4816"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Are there some kinds of trees that you used to see here 5 years ago that you no longer see?</w:t>
            </w:r>
          </w:p>
          <w:p w14:paraId="4BCC43A4"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p w14:paraId="764BC7A3" w14:textId="77777777" w:rsidR="0078672B" w:rsidRPr="0078672B" w:rsidRDefault="0078672B" w:rsidP="00211799">
            <w:pPr>
              <w:kinsoku w:val="0"/>
              <w:overflowPunct w:val="0"/>
              <w:autoSpaceDE w:val="0"/>
              <w:autoSpaceDN w:val="0"/>
              <w:adjustRightInd w:val="0"/>
              <w:jc w:val="center"/>
              <w:rPr>
                <w:rFonts w:cs="Times New Roman"/>
                <w:sz w:val="20"/>
                <w:szCs w:val="20"/>
              </w:rPr>
            </w:pPr>
            <w:r w:rsidRPr="0078672B">
              <w:rPr>
                <w:rFonts w:cs="Times New Roman"/>
                <w:sz w:val="20"/>
                <w:szCs w:val="20"/>
              </w:rPr>
              <w:t>1=No</w:t>
            </w:r>
          </w:p>
          <w:p w14:paraId="5436A8FB" w14:textId="4DEE2A0C" w:rsidR="0078672B" w:rsidRPr="0078672B" w:rsidRDefault="0078672B" w:rsidP="00211799">
            <w:pPr>
              <w:kinsoku w:val="0"/>
              <w:overflowPunct w:val="0"/>
              <w:autoSpaceDE w:val="0"/>
              <w:autoSpaceDN w:val="0"/>
              <w:adjustRightInd w:val="0"/>
              <w:jc w:val="center"/>
              <w:rPr>
                <w:rFonts w:cs="Times New Roman"/>
                <w:sz w:val="20"/>
                <w:szCs w:val="20"/>
              </w:rPr>
            </w:pPr>
            <w:r w:rsidRPr="0078672B">
              <w:rPr>
                <w:rFonts w:cs="Times New Roman"/>
                <w:sz w:val="20"/>
                <w:szCs w:val="20"/>
              </w:rPr>
              <w:t>2=Yes</w:t>
            </w:r>
          </w:p>
          <w:p w14:paraId="4FFD8D42" w14:textId="77777777" w:rsidR="0078672B" w:rsidRPr="0078672B" w:rsidRDefault="0078672B" w:rsidP="00211799">
            <w:pPr>
              <w:kinsoku w:val="0"/>
              <w:overflowPunct w:val="0"/>
              <w:autoSpaceDE w:val="0"/>
              <w:autoSpaceDN w:val="0"/>
              <w:adjustRightInd w:val="0"/>
              <w:jc w:val="center"/>
              <w:rPr>
                <w:rFonts w:cs="Times New Roman"/>
                <w:sz w:val="20"/>
                <w:szCs w:val="20"/>
              </w:rPr>
            </w:pPr>
            <w:r w:rsidRPr="0078672B">
              <w:rPr>
                <w:rFonts w:cs="Times New Roman"/>
                <w:sz w:val="20"/>
                <w:szCs w:val="20"/>
              </w:rPr>
              <w:t>888=Don’t know</w:t>
            </w:r>
          </w:p>
          <w:p w14:paraId="4D210247"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tc>
        <w:tc>
          <w:tcPr>
            <w:tcW w:w="1080" w:type="dxa"/>
          </w:tcPr>
          <w:p w14:paraId="06614DD1"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If yes, can you list these types of trees?</w:t>
            </w:r>
          </w:p>
        </w:tc>
        <w:tc>
          <w:tcPr>
            <w:tcW w:w="1800" w:type="dxa"/>
          </w:tcPr>
          <w:p w14:paraId="5DF2ED3E"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Are there some types of trees that you see in this forest that you did not see 5 years ago?</w:t>
            </w:r>
          </w:p>
          <w:p w14:paraId="2C4C9DC9"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p w14:paraId="124DED2E" w14:textId="77777777" w:rsidR="0078672B" w:rsidRPr="0078672B" w:rsidRDefault="0078672B" w:rsidP="00211799">
            <w:pPr>
              <w:kinsoku w:val="0"/>
              <w:overflowPunct w:val="0"/>
              <w:autoSpaceDE w:val="0"/>
              <w:autoSpaceDN w:val="0"/>
              <w:adjustRightInd w:val="0"/>
              <w:jc w:val="center"/>
              <w:rPr>
                <w:rFonts w:cs="Times New Roman"/>
                <w:sz w:val="20"/>
                <w:szCs w:val="20"/>
              </w:rPr>
            </w:pPr>
            <w:r w:rsidRPr="0078672B">
              <w:rPr>
                <w:rFonts w:cs="Times New Roman"/>
                <w:sz w:val="20"/>
                <w:szCs w:val="20"/>
              </w:rPr>
              <w:t>1=No</w:t>
            </w:r>
          </w:p>
          <w:p w14:paraId="5290CA49" w14:textId="44CFF456" w:rsidR="0078672B" w:rsidRPr="0078672B" w:rsidRDefault="0078672B" w:rsidP="00211799">
            <w:pPr>
              <w:kinsoku w:val="0"/>
              <w:overflowPunct w:val="0"/>
              <w:autoSpaceDE w:val="0"/>
              <w:autoSpaceDN w:val="0"/>
              <w:adjustRightInd w:val="0"/>
              <w:jc w:val="center"/>
              <w:rPr>
                <w:rFonts w:cs="Times New Roman"/>
                <w:sz w:val="20"/>
                <w:szCs w:val="20"/>
              </w:rPr>
            </w:pPr>
            <w:r w:rsidRPr="0078672B">
              <w:rPr>
                <w:rFonts w:cs="Times New Roman"/>
                <w:sz w:val="20"/>
                <w:szCs w:val="20"/>
              </w:rPr>
              <w:t>2=Yes</w:t>
            </w:r>
          </w:p>
          <w:p w14:paraId="17AD44CA" w14:textId="77777777" w:rsidR="0078672B" w:rsidRPr="0078672B" w:rsidRDefault="0078672B" w:rsidP="00211799">
            <w:pPr>
              <w:kinsoku w:val="0"/>
              <w:overflowPunct w:val="0"/>
              <w:autoSpaceDE w:val="0"/>
              <w:autoSpaceDN w:val="0"/>
              <w:adjustRightInd w:val="0"/>
              <w:jc w:val="center"/>
              <w:rPr>
                <w:rFonts w:cs="Times New Roman"/>
                <w:sz w:val="20"/>
                <w:szCs w:val="20"/>
              </w:rPr>
            </w:pPr>
            <w:r w:rsidRPr="0078672B">
              <w:rPr>
                <w:rFonts w:cs="Times New Roman"/>
                <w:sz w:val="20"/>
                <w:szCs w:val="20"/>
              </w:rPr>
              <w:t>888=Don’t know</w:t>
            </w:r>
          </w:p>
          <w:p w14:paraId="6D34ACEE"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tc>
        <w:tc>
          <w:tcPr>
            <w:tcW w:w="1440" w:type="dxa"/>
          </w:tcPr>
          <w:p w14:paraId="18DB2578"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Are there new types of trees that are growing?</w:t>
            </w:r>
          </w:p>
          <w:p w14:paraId="2A391B93" w14:textId="265A77BF" w:rsidR="0078672B" w:rsidRPr="0078672B" w:rsidRDefault="00211799" w:rsidP="00211799">
            <w:pPr>
              <w:kinsoku w:val="0"/>
              <w:overflowPunct w:val="0"/>
              <w:autoSpaceDE w:val="0"/>
              <w:autoSpaceDN w:val="0"/>
              <w:adjustRightInd w:val="0"/>
              <w:contextualSpacing/>
              <w:jc w:val="center"/>
              <w:rPr>
                <w:rFonts w:cs="Times New Roman"/>
                <w:sz w:val="20"/>
                <w:szCs w:val="20"/>
              </w:rPr>
            </w:pPr>
            <w:r>
              <w:rPr>
                <w:rFonts w:cs="Times New Roman"/>
                <w:sz w:val="20"/>
                <w:szCs w:val="20"/>
              </w:rPr>
              <w:t>=</w:t>
            </w:r>
          </w:p>
          <w:p w14:paraId="6BE3ABF8"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p w14:paraId="18493392" w14:textId="77777777" w:rsidR="0078672B" w:rsidRPr="0078672B" w:rsidRDefault="0078672B" w:rsidP="00211799">
            <w:pPr>
              <w:kinsoku w:val="0"/>
              <w:overflowPunct w:val="0"/>
              <w:autoSpaceDE w:val="0"/>
              <w:autoSpaceDN w:val="0"/>
              <w:adjustRightInd w:val="0"/>
              <w:jc w:val="center"/>
              <w:rPr>
                <w:rFonts w:cs="Times New Roman"/>
                <w:sz w:val="20"/>
                <w:szCs w:val="20"/>
              </w:rPr>
            </w:pPr>
            <w:r w:rsidRPr="0078672B">
              <w:rPr>
                <w:rFonts w:cs="Times New Roman"/>
                <w:sz w:val="20"/>
                <w:szCs w:val="20"/>
              </w:rPr>
              <w:t>1=No</w:t>
            </w:r>
          </w:p>
          <w:p w14:paraId="4B4C1FDC" w14:textId="78DD693F" w:rsidR="0078672B" w:rsidRPr="0078672B" w:rsidRDefault="0078672B" w:rsidP="00211799">
            <w:pPr>
              <w:kinsoku w:val="0"/>
              <w:overflowPunct w:val="0"/>
              <w:autoSpaceDE w:val="0"/>
              <w:autoSpaceDN w:val="0"/>
              <w:adjustRightInd w:val="0"/>
              <w:jc w:val="center"/>
              <w:rPr>
                <w:rFonts w:cs="Times New Roman"/>
                <w:sz w:val="20"/>
                <w:szCs w:val="20"/>
              </w:rPr>
            </w:pPr>
            <w:r w:rsidRPr="0078672B">
              <w:rPr>
                <w:rFonts w:cs="Times New Roman"/>
                <w:sz w:val="20"/>
                <w:szCs w:val="20"/>
              </w:rPr>
              <w:t>2=Yes</w:t>
            </w:r>
          </w:p>
          <w:p w14:paraId="426F2120" w14:textId="77777777" w:rsidR="0078672B" w:rsidRPr="0078672B" w:rsidRDefault="0078672B" w:rsidP="00211799">
            <w:pPr>
              <w:kinsoku w:val="0"/>
              <w:overflowPunct w:val="0"/>
              <w:autoSpaceDE w:val="0"/>
              <w:autoSpaceDN w:val="0"/>
              <w:adjustRightInd w:val="0"/>
              <w:jc w:val="center"/>
              <w:rPr>
                <w:rFonts w:cs="Times New Roman"/>
                <w:sz w:val="20"/>
                <w:szCs w:val="20"/>
              </w:rPr>
            </w:pPr>
            <w:r w:rsidRPr="0078672B">
              <w:rPr>
                <w:rFonts w:cs="Times New Roman"/>
                <w:sz w:val="20"/>
                <w:szCs w:val="20"/>
              </w:rPr>
              <w:t>888=Don’t know</w:t>
            </w:r>
          </w:p>
          <w:p w14:paraId="3C56992C"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tc>
        <w:tc>
          <w:tcPr>
            <w:tcW w:w="1080" w:type="dxa"/>
          </w:tcPr>
          <w:p w14:paraId="613F10F0"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If yes, can you list these types of trees?</w:t>
            </w:r>
          </w:p>
        </w:tc>
        <w:tc>
          <w:tcPr>
            <w:tcW w:w="1800" w:type="dxa"/>
          </w:tcPr>
          <w:p w14:paraId="4B79ACDD"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 xml:space="preserve">In your view, during the past 5 years, have the number of wildlife in this </w:t>
            </w:r>
            <w:proofErr w:type="gramStart"/>
            <w:r w:rsidRPr="0078672B">
              <w:rPr>
                <w:rFonts w:cs="Times New Roman"/>
                <w:sz w:val="20"/>
                <w:szCs w:val="20"/>
              </w:rPr>
              <w:t>forest….?</w:t>
            </w:r>
            <w:proofErr w:type="gramEnd"/>
          </w:p>
          <w:p w14:paraId="15E986C9"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p w14:paraId="3AE48118"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1=Increased greatly</w:t>
            </w:r>
          </w:p>
          <w:p w14:paraId="6B3958C6"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2=Increased slightly</w:t>
            </w:r>
          </w:p>
          <w:p w14:paraId="120F82B8"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3=Stayed the same</w:t>
            </w:r>
          </w:p>
          <w:p w14:paraId="781677C6"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4=Decreased slightly</w:t>
            </w:r>
          </w:p>
          <w:p w14:paraId="10FDEA35"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5=Decreased greatly</w:t>
            </w:r>
          </w:p>
        </w:tc>
        <w:tc>
          <w:tcPr>
            <w:tcW w:w="1440" w:type="dxa"/>
          </w:tcPr>
          <w:p w14:paraId="780EAFB8"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Are there some types of animals that you used to see in this forest 5 years ago that you no longer see?</w:t>
            </w:r>
          </w:p>
          <w:p w14:paraId="66781616"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p w14:paraId="27F427BB" w14:textId="77777777" w:rsidR="0078672B" w:rsidRPr="0078672B" w:rsidRDefault="0078672B" w:rsidP="00211799">
            <w:pPr>
              <w:kinsoku w:val="0"/>
              <w:overflowPunct w:val="0"/>
              <w:autoSpaceDE w:val="0"/>
              <w:autoSpaceDN w:val="0"/>
              <w:adjustRightInd w:val="0"/>
              <w:jc w:val="center"/>
              <w:rPr>
                <w:rFonts w:cs="Times New Roman"/>
                <w:sz w:val="20"/>
                <w:szCs w:val="20"/>
              </w:rPr>
            </w:pPr>
            <w:r w:rsidRPr="0078672B">
              <w:rPr>
                <w:rFonts w:cs="Times New Roman"/>
                <w:sz w:val="20"/>
                <w:szCs w:val="20"/>
              </w:rPr>
              <w:t>1=No</w:t>
            </w:r>
          </w:p>
          <w:p w14:paraId="5CA4ED53" w14:textId="611B8634" w:rsidR="0078672B" w:rsidRPr="0078672B" w:rsidRDefault="0078672B" w:rsidP="00211799">
            <w:pPr>
              <w:kinsoku w:val="0"/>
              <w:overflowPunct w:val="0"/>
              <w:autoSpaceDE w:val="0"/>
              <w:autoSpaceDN w:val="0"/>
              <w:adjustRightInd w:val="0"/>
              <w:jc w:val="center"/>
              <w:rPr>
                <w:rFonts w:cs="Times New Roman"/>
                <w:sz w:val="20"/>
                <w:szCs w:val="20"/>
              </w:rPr>
            </w:pPr>
            <w:r w:rsidRPr="0078672B">
              <w:rPr>
                <w:rFonts w:cs="Times New Roman"/>
                <w:sz w:val="20"/>
                <w:szCs w:val="20"/>
              </w:rPr>
              <w:t>2=Yes</w:t>
            </w:r>
          </w:p>
          <w:p w14:paraId="3E31726D" w14:textId="77777777" w:rsidR="0078672B" w:rsidRPr="0078672B" w:rsidRDefault="0078672B" w:rsidP="00211799">
            <w:pPr>
              <w:kinsoku w:val="0"/>
              <w:overflowPunct w:val="0"/>
              <w:autoSpaceDE w:val="0"/>
              <w:autoSpaceDN w:val="0"/>
              <w:adjustRightInd w:val="0"/>
              <w:jc w:val="center"/>
              <w:rPr>
                <w:rFonts w:cs="Times New Roman"/>
                <w:sz w:val="20"/>
                <w:szCs w:val="20"/>
              </w:rPr>
            </w:pPr>
            <w:r w:rsidRPr="0078672B">
              <w:rPr>
                <w:rFonts w:cs="Times New Roman"/>
                <w:sz w:val="20"/>
                <w:szCs w:val="20"/>
              </w:rPr>
              <w:t>888=Don’t know</w:t>
            </w:r>
          </w:p>
          <w:p w14:paraId="09FFA14F"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tc>
        <w:tc>
          <w:tcPr>
            <w:tcW w:w="1080" w:type="dxa"/>
          </w:tcPr>
          <w:p w14:paraId="2EDC01C8"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If yes, can you list these types of animals?</w:t>
            </w:r>
          </w:p>
        </w:tc>
      </w:tr>
      <w:tr w:rsidR="0078672B" w14:paraId="1CC00CE5" w14:textId="77777777" w:rsidTr="00211799">
        <w:trPr>
          <w:trHeight w:val="20"/>
          <w:jc w:val="center"/>
        </w:trPr>
        <w:tc>
          <w:tcPr>
            <w:tcW w:w="714" w:type="dxa"/>
          </w:tcPr>
          <w:p w14:paraId="49A7A014" w14:textId="77777777" w:rsidR="0078672B" w:rsidRPr="0078672B" w:rsidRDefault="0078672B" w:rsidP="00211799">
            <w:pPr>
              <w:contextualSpacing/>
              <w:jc w:val="center"/>
              <w:rPr>
                <w:b/>
                <w:sz w:val="20"/>
              </w:rPr>
            </w:pPr>
          </w:p>
        </w:tc>
        <w:tc>
          <w:tcPr>
            <w:tcW w:w="1081" w:type="dxa"/>
          </w:tcPr>
          <w:p w14:paraId="3EB4F8E1"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3FBCB2DE"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4526D467"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7DAF4084"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474B04A2"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23FD9E49"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53AE0B6B"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56F8EADA"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26568503"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6039996E"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r>
      <w:tr w:rsidR="0078672B" w14:paraId="33BBD193" w14:textId="77777777" w:rsidTr="00211799">
        <w:trPr>
          <w:trHeight w:val="20"/>
          <w:jc w:val="center"/>
        </w:trPr>
        <w:tc>
          <w:tcPr>
            <w:tcW w:w="714" w:type="dxa"/>
          </w:tcPr>
          <w:p w14:paraId="0EBB714E" w14:textId="04CC1D3A" w:rsidR="0078672B" w:rsidRPr="0078672B" w:rsidRDefault="0078672B" w:rsidP="00211799">
            <w:pPr>
              <w:contextualSpacing/>
              <w:jc w:val="center"/>
              <w:rPr>
                <w:b/>
                <w:sz w:val="20"/>
              </w:rPr>
            </w:pPr>
            <w:r w:rsidRPr="0078672B">
              <w:rPr>
                <w:rFonts w:cs="Times New Roman"/>
                <w:b/>
                <w:sz w:val="20"/>
                <w:szCs w:val="20"/>
              </w:rPr>
              <w:t>1</w:t>
            </w:r>
          </w:p>
        </w:tc>
        <w:tc>
          <w:tcPr>
            <w:tcW w:w="1081" w:type="dxa"/>
          </w:tcPr>
          <w:p w14:paraId="47F67515"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54F685DD"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107A43F5"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3D8DCB39"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03BA0C8C"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13800B3D"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323BD55D"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3C751F16"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743661B6"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654F7156"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r>
      <w:tr w:rsidR="0078672B" w14:paraId="05CB2B62" w14:textId="77777777" w:rsidTr="00211799">
        <w:trPr>
          <w:trHeight w:val="20"/>
          <w:jc w:val="center"/>
        </w:trPr>
        <w:tc>
          <w:tcPr>
            <w:tcW w:w="714" w:type="dxa"/>
          </w:tcPr>
          <w:p w14:paraId="4763CC5E" w14:textId="387ED91E" w:rsidR="0078672B" w:rsidRPr="0078672B" w:rsidRDefault="0078672B" w:rsidP="00211799">
            <w:pPr>
              <w:contextualSpacing/>
              <w:jc w:val="center"/>
              <w:rPr>
                <w:b/>
                <w:sz w:val="20"/>
              </w:rPr>
            </w:pPr>
            <w:r w:rsidRPr="0078672B">
              <w:rPr>
                <w:rFonts w:cs="Times New Roman"/>
                <w:b/>
                <w:sz w:val="20"/>
                <w:szCs w:val="20"/>
              </w:rPr>
              <w:t>2</w:t>
            </w:r>
          </w:p>
        </w:tc>
        <w:tc>
          <w:tcPr>
            <w:tcW w:w="1081" w:type="dxa"/>
          </w:tcPr>
          <w:p w14:paraId="5AA4156D"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63D6EA49"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46E6DDBE"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21D59918"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1A5EE3BF"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4553C870"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3A3D576A"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5E4F5878"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2501E111"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54240B1D"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r>
      <w:tr w:rsidR="0078672B" w14:paraId="73C998AC" w14:textId="77777777" w:rsidTr="00211799">
        <w:trPr>
          <w:trHeight w:val="20"/>
          <w:jc w:val="center"/>
        </w:trPr>
        <w:tc>
          <w:tcPr>
            <w:tcW w:w="714" w:type="dxa"/>
          </w:tcPr>
          <w:p w14:paraId="5E4C0BE4" w14:textId="6A7652CC" w:rsidR="0078672B" w:rsidRPr="0078672B" w:rsidRDefault="0078672B" w:rsidP="00211799">
            <w:pPr>
              <w:contextualSpacing/>
              <w:jc w:val="center"/>
              <w:rPr>
                <w:b/>
                <w:sz w:val="20"/>
              </w:rPr>
            </w:pPr>
            <w:r w:rsidRPr="0078672B">
              <w:rPr>
                <w:rFonts w:cs="Times New Roman"/>
                <w:b/>
                <w:sz w:val="20"/>
                <w:szCs w:val="20"/>
              </w:rPr>
              <w:t>3</w:t>
            </w:r>
          </w:p>
        </w:tc>
        <w:tc>
          <w:tcPr>
            <w:tcW w:w="1081" w:type="dxa"/>
          </w:tcPr>
          <w:p w14:paraId="267119FF"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5BFF2241"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65D1F08D"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4206425D"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052CCE45"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22F1D06F"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31D601F9"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7A168A84"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4DCCDAB8"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46EFACEB"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r>
      <w:tr w:rsidR="0078672B" w14:paraId="73E7B045" w14:textId="77777777" w:rsidTr="00211799">
        <w:trPr>
          <w:trHeight w:val="20"/>
          <w:jc w:val="center"/>
        </w:trPr>
        <w:tc>
          <w:tcPr>
            <w:tcW w:w="714" w:type="dxa"/>
          </w:tcPr>
          <w:p w14:paraId="17F2EE81" w14:textId="1000C6A3" w:rsidR="0078672B" w:rsidRPr="0078672B" w:rsidRDefault="0078672B" w:rsidP="00211799">
            <w:pPr>
              <w:contextualSpacing/>
              <w:jc w:val="center"/>
              <w:rPr>
                <w:b/>
                <w:sz w:val="20"/>
              </w:rPr>
            </w:pPr>
            <w:r w:rsidRPr="0078672B">
              <w:rPr>
                <w:rFonts w:cs="Times New Roman"/>
                <w:b/>
                <w:sz w:val="20"/>
                <w:szCs w:val="20"/>
              </w:rPr>
              <w:t>4</w:t>
            </w:r>
          </w:p>
        </w:tc>
        <w:tc>
          <w:tcPr>
            <w:tcW w:w="1081" w:type="dxa"/>
          </w:tcPr>
          <w:p w14:paraId="5DB4939E"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738FFC8C"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75D87321"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0BC5A4F7"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38564177"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601A52BD"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6CE4F4B3"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268C6147"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727CAA25"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339846FA"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r>
      <w:tr w:rsidR="0078672B" w14:paraId="7DF3160E" w14:textId="77777777" w:rsidTr="00211799">
        <w:trPr>
          <w:trHeight w:val="20"/>
          <w:jc w:val="center"/>
        </w:trPr>
        <w:tc>
          <w:tcPr>
            <w:tcW w:w="714" w:type="dxa"/>
          </w:tcPr>
          <w:p w14:paraId="1A6243E6" w14:textId="566FB682" w:rsidR="0078672B" w:rsidRPr="0078672B" w:rsidRDefault="0078672B" w:rsidP="00211799">
            <w:pPr>
              <w:contextualSpacing/>
              <w:jc w:val="center"/>
              <w:rPr>
                <w:b/>
                <w:sz w:val="20"/>
              </w:rPr>
            </w:pPr>
            <w:r w:rsidRPr="0078672B">
              <w:rPr>
                <w:rFonts w:cs="Times New Roman"/>
                <w:b/>
                <w:sz w:val="20"/>
                <w:szCs w:val="20"/>
              </w:rPr>
              <w:t>5</w:t>
            </w:r>
          </w:p>
        </w:tc>
        <w:tc>
          <w:tcPr>
            <w:tcW w:w="1081" w:type="dxa"/>
          </w:tcPr>
          <w:p w14:paraId="46D399B5"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3EBC95B6"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63C8429A"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14B005D5"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3FDC87D5"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0A53CCDA"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4BE66BD6"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61C3C3C3"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2E39F392"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0041F8D1"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r>
      <w:tr w:rsidR="0078672B" w14:paraId="4144C769" w14:textId="77777777" w:rsidTr="00211799">
        <w:trPr>
          <w:trHeight w:val="20"/>
          <w:jc w:val="center"/>
        </w:trPr>
        <w:tc>
          <w:tcPr>
            <w:tcW w:w="714" w:type="dxa"/>
          </w:tcPr>
          <w:p w14:paraId="12D28076" w14:textId="16B97611" w:rsidR="0078672B" w:rsidRPr="0078672B" w:rsidRDefault="0078672B" w:rsidP="00211799">
            <w:pPr>
              <w:contextualSpacing/>
              <w:jc w:val="center"/>
              <w:rPr>
                <w:b/>
                <w:sz w:val="20"/>
              </w:rPr>
            </w:pPr>
            <w:r>
              <w:rPr>
                <w:rFonts w:cs="Times New Roman"/>
                <w:b/>
                <w:sz w:val="20"/>
                <w:szCs w:val="20"/>
              </w:rPr>
              <w:t>6</w:t>
            </w:r>
          </w:p>
        </w:tc>
        <w:tc>
          <w:tcPr>
            <w:tcW w:w="1081" w:type="dxa"/>
          </w:tcPr>
          <w:p w14:paraId="3096E830"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2856518E"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12837F71"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59BCD722"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3C961F53"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663C832C"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3A812EE3"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08F096A1"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10CF6200"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7EEF66B9"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r>
      <w:tr w:rsidR="0078672B" w14:paraId="3AAADE21" w14:textId="77777777" w:rsidTr="00211799">
        <w:trPr>
          <w:trHeight w:val="20"/>
          <w:jc w:val="center"/>
        </w:trPr>
        <w:tc>
          <w:tcPr>
            <w:tcW w:w="714" w:type="dxa"/>
          </w:tcPr>
          <w:p w14:paraId="49848F41" w14:textId="63F31FAC" w:rsidR="0078672B" w:rsidRPr="0078672B" w:rsidRDefault="0078672B" w:rsidP="00211799">
            <w:pPr>
              <w:contextualSpacing/>
              <w:jc w:val="center"/>
              <w:rPr>
                <w:b/>
                <w:sz w:val="20"/>
              </w:rPr>
            </w:pPr>
            <w:r>
              <w:rPr>
                <w:rFonts w:cs="Times New Roman"/>
                <w:b/>
                <w:sz w:val="20"/>
                <w:szCs w:val="20"/>
              </w:rPr>
              <w:t>7</w:t>
            </w:r>
          </w:p>
        </w:tc>
        <w:tc>
          <w:tcPr>
            <w:tcW w:w="1081" w:type="dxa"/>
          </w:tcPr>
          <w:p w14:paraId="7D7886B4"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13D49C48"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5E7C376B"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5E66E5BA"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2C87F2F4"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76804112"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314D45DA"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7C7D8ED6"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77DDB55B"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0F834997"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r>
      <w:tr w:rsidR="0078672B" w14:paraId="37930AC5" w14:textId="77777777" w:rsidTr="00211799">
        <w:trPr>
          <w:trHeight w:val="20"/>
          <w:jc w:val="center"/>
        </w:trPr>
        <w:tc>
          <w:tcPr>
            <w:tcW w:w="714" w:type="dxa"/>
          </w:tcPr>
          <w:p w14:paraId="78CDE129" w14:textId="0112FDDA" w:rsidR="0078672B" w:rsidRPr="0078672B" w:rsidRDefault="0078672B" w:rsidP="00211799">
            <w:pPr>
              <w:contextualSpacing/>
              <w:jc w:val="center"/>
              <w:rPr>
                <w:b/>
                <w:sz w:val="20"/>
              </w:rPr>
            </w:pPr>
            <w:r>
              <w:rPr>
                <w:rFonts w:cs="Times New Roman"/>
                <w:b/>
                <w:sz w:val="20"/>
                <w:szCs w:val="20"/>
              </w:rPr>
              <w:t>8</w:t>
            </w:r>
          </w:p>
        </w:tc>
        <w:tc>
          <w:tcPr>
            <w:tcW w:w="1081" w:type="dxa"/>
          </w:tcPr>
          <w:p w14:paraId="0D43E938"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0156BE9F"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77DB92DB"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3D9DC522"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68A08C2E"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722EB0F3"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04475E3B"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40F6ABF7"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522FF4DA"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14D12C09"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r>
      <w:tr w:rsidR="0078672B" w14:paraId="1ABE1BD4" w14:textId="77777777" w:rsidTr="00211799">
        <w:trPr>
          <w:trHeight w:val="20"/>
          <w:jc w:val="center"/>
        </w:trPr>
        <w:tc>
          <w:tcPr>
            <w:tcW w:w="714" w:type="dxa"/>
          </w:tcPr>
          <w:p w14:paraId="3BFF2E3F" w14:textId="50A14B0B" w:rsidR="0078672B" w:rsidRPr="0078672B" w:rsidRDefault="0078672B" w:rsidP="00211799">
            <w:pPr>
              <w:contextualSpacing/>
              <w:jc w:val="center"/>
              <w:rPr>
                <w:b/>
                <w:sz w:val="20"/>
              </w:rPr>
            </w:pPr>
            <w:r>
              <w:rPr>
                <w:rFonts w:cs="Times New Roman"/>
                <w:b/>
                <w:sz w:val="20"/>
                <w:szCs w:val="20"/>
              </w:rPr>
              <w:t>9</w:t>
            </w:r>
          </w:p>
        </w:tc>
        <w:tc>
          <w:tcPr>
            <w:tcW w:w="1081" w:type="dxa"/>
          </w:tcPr>
          <w:p w14:paraId="479DFD0E"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1301D795"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48B82C45"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5C87354C"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4A148378"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10046ACA"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148172D8"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451F896E"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65E82D4E"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171EFC34"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r>
      <w:tr w:rsidR="0078672B" w14:paraId="1CFCBF13" w14:textId="77777777" w:rsidTr="00211799">
        <w:trPr>
          <w:trHeight w:val="20"/>
          <w:jc w:val="center"/>
        </w:trPr>
        <w:tc>
          <w:tcPr>
            <w:tcW w:w="714" w:type="dxa"/>
          </w:tcPr>
          <w:p w14:paraId="345D8B3F" w14:textId="56C8BD56" w:rsidR="0078672B" w:rsidRPr="0078672B" w:rsidRDefault="0078672B" w:rsidP="00211799">
            <w:pPr>
              <w:contextualSpacing/>
              <w:jc w:val="center"/>
              <w:rPr>
                <w:b/>
                <w:sz w:val="20"/>
              </w:rPr>
            </w:pPr>
            <w:r>
              <w:rPr>
                <w:rFonts w:cs="Times New Roman"/>
                <w:b/>
                <w:sz w:val="20"/>
                <w:szCs w:val="20"/>
              </w:rPr>
              <w:t>10</w:t>
            </w:r>
          </w:p>
        </w:tc>
        <w:tc>
          <w:tcPr>
            <w:tcW w:w="1081" w:type="dxa"/>
          </w:tcPr>
          <w:p w14:paraId="03B3B3DA"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20075C02"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556179D7"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178C0107"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71102DCD"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14B9FD86"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3E3FAE75"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800" w:type="dxa"/>
          </w:tcPr>
          <w:p w14:paraId="2C14A1DC"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440" w:type="dxa"/>
          </w:tcPr>
          <w:p w14:paraId="2E924938"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c>
          <w:tcPr>
            <w:tcW w:w="1080" w:type="dxa"/>
          </w:tcPr>
          <w:p w14:paraId="3D0FAA15" w14:textId="77777777" w:rsidR="0078672B" w:rsidRPr="0078672B" w:rsidRDefault="0078672B" w:rsidP="00211799">
            <w:pPr>
              <w:kinsoku w:val="0"/>
              <w:overflowPunct w:val="0"/>
              <w:autoSpaceDE w:val="0"/>
              <w:autoSpaceDN w:val="0"/>
              <w:adjustRightInd w:val="0"/>
              <w:contextualSpacing/>
              <w:jc w:val="center"/>
              <w:rPr>
                <w:rFonts w:cs="Times New Roman"/>
                <w:sz w:val="20"/>
                <w:szCs w:val="20"/>
              </w:rPr>
            </w:pPr>
          </w:p>
        </w:tc>
      </w:tr>
    </w:tbl>
    <w:p w14:paraId="71A216C3" w14:textId="77777777" w:rsidR="0078672B" w:rsidRDefault="0078672B" w:rsidP="0078672B">
      <w:pPr>
        <w:spacing w:after="0" w:line="240" w:lineRule="auto"/>
        <w:contextualSpacing/>
      </w:pPr>
    </w:p>
    <w:p w14:paraId="725032D8" w14:textId="77777777" w:rsidR="0078672B" w:rsidRDefault="0078672B" w:rsidP="0078672B">
      <w:r>
        <w:br w:type="page"/>
      </w:r>
    </w:p>
    <w:tbl>
      <w:tblPr>
        <w:tblStyle w:val="TableGrid"/>
        <w:tblW w:w="14036" w:type="dxa"/>
        <w:jc w:val="center"/>
        <w:tblLayout w:type="fixed"/>
        <w:tblCellMar>
          <w:left w:w="29" w:type="dxa"/>
          <w:right w:w="29" w:type="dxa"/>
        </w:tblCellMar>
        <w:tblLook w:val="04A0" w:firstRow="1" w:lastRow="0" w:firstColumn="1" w:lastColumn="0" w:noHBand="0" w:noVBand="1"/>
      </w:tblPr>
      <w:tblGrid>
        <w:gridCol w:w="715"/>
        <w:gridCol w:w="1045"/>
        <w:gridCol w:w="1691"/>
        <w:gridCol w:w="1224"/>
        <w:gridCol w:w="1440"/>
        <w:gridCol w:w="1692"/>
        <w:gridCol w:w="1691"/>
        <w:gridCol w:w="1692"/>
        <w:gridCol w:w="1406"/>
        <w:gridCol w:w="1440"/>
      </w:tblGrid>
      <w:tr w:rsidR="006B5A60" w:rsidRPr="006B5A60" w14:paraId="6C45CF03" w14:textId="77777777" w:rsidTr="005D1E70">
        <w:trPr>
          <w:trHeight w:val="20"/>
          <w:jc w:val="center"/>
        </w:trPr>
        <w:tc>
          <w:tcPr>
            <w:tcW w:w="715" w:type="dxa"/>
          </w:tcPr>
          <w:p w14:paraId="3647A24B"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lastRenderedPageBreak/>
              <w:t>Forest</w:t>
            </w:r>
          </w:p>
          <w:p w14:paraId="7529E7A4"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t>code</w:t>
            </w:r>
          </w:p>
        </w:tc>
        <w:tc>
          <w:tcPr>
            <w:tcW w:w="1045" w:type="dxa"/>
          </w:tcPr>
          <w:p w14:paraId="63A87AF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Name of the forest</w:t>
            </w:r>
          </w:p>
        </w:tc>
        <w:tc>
          <w:tcPr>
            <w:tcW w:w="1691" w:type="dxa"/>
          </w:tcPr>
          <w:p w14:paraId="5181F6E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Are there some kinds of animals that you see in this forest that you did not see 5 years ago?</w:t>
            </w:r>
          </w:p>
        </w:tc>
        <w:tc>
          <w:tcPr>
            <w:tcW w:w="1224" w:type="dxa"/>
          </w:tcPr>
          <w:p w14:paraId="01EAA77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If yes, can you list these types of animals?</w:t>
            </w:r>
          </w:p>
        </w:tc>
        <w:tc>
          <w:tcPr>
            <w:tcW w:w="1440" w:type="dxa"/>
          </w:tcPr>
          <w:p w14:paraId="2227FB2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commentRangeStart w:id="32"/>
            <w:r w:rsidRPr="006B5A60">
              <w:rPr>
                <w:rFonts w:cs="Times New Roman"/>
                <w:sz w:val="20"/>
                <w:szCs w:val="20"/>
              </w:rPr>
              <w:t>What is the distance to the forest from your house?</w:t>
            </w:r>
          </w:p>
        </w:tc>
        <w:tc>
          <w:tcPr>
            <w:tcW w:w="1692" w:type="dxa"/>
          </w:tcPr>
          <w:p w14:paraId="72DB602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How does your HH access this forest?</w:t>
            </w:r>
          </w:p>
          <w:p w14:paraId="6504F6E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p w14:paraId="0A821A5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1=Walk</w:t>
            </w:r>
          </w:p>
          <w:p w14:paraId="3C3994E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2=Bike</w:t>
            </w:r>
          </w:p>
          <w:p w14:paraId="08127A8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3=Car</w:t>
            </w:r>
          </w:p>
        </w:tc>
        <w:tc>
          <w:tcPr>
            <w:tcW w:w="1691" w:type="dxa"/>
          </w:tcPr>
          <w:p w14:paraId="47F426C6"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How long (minutes/hours) does it take your HH to access this forest?</w:t>
            </w:r>
          </w:p>
        </w:tc>
        <w:tc>
          <w:tcPr>
            <w:tcW w:w="1692" w:type="dxa"/>
          </w:tcPr>
          <w:p w14:paraId="7C805291"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Have there been any restrictions on your HH’s access to this forest?</w:t>
            </w:r>
          </w:p>
          <w:p w14:paraId="61EC804E"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p w14:paraId="4903257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1=No</w:t>
            </w:r>
          </w:p>
          <w:p w14:paraId="18C082F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2=Yes</w:t>
            </w:r>
            <w:r w:rsidRPr="006B5A60" w:rsidDel="00226116">
              <w:rPr>
                <w:rFonts w:cs="Times New Roman"/>
                <w:sz w:val="20"/>
                <w:szCs w:val="20"/>
              </w:rPr>
              <w:t xml:space="preserve"> </w:t>
            </w:r>
          </w:p>
          <w:p w14:paraId="2C6C536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888=Don’t know</w:t>
            </w:r>
          </w:p>
          <w:p w14:paraId="52C8A04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999=Prefer not to respond</w:t>
            </w:r>
          </w:p>
        </w:tc>
        <w:tc>
          <w:tcPr>
            <w:tcW w:w="1406" w:type="dxa"/>
          </w:tcPr>
          <w:p w14:paraId="75B9F2B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By whom?</w:t>
            </w:r>
          </w:p>
        </w:tc>
        <w:tc>
          <w:tcPr>
            <w:tcW w:w="1440" w:type="dxa"/>
          </w:tcPr>
          <w:p w14:paraId="79A28E9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 xml:space="preserve">For what reason? </w:t>
            </w:r>
            <w:ins w:id="33" w:author="McGee, Heather" w:date="2014-09-10T13:50:00Z">
              <w:r w:rsidRPr="006B5A60">
                <w:rPr>
                  <w:rFonts w:cs="Times New Roman"/>
                  <w:sz w:val="20"/>
                  <w:szCs w:val="20"/>
                </w:rPr>
                <w:t xml:space="preserve"> </w:t>
              </w:r>
            </w:ins>
            <w:commentRangeEnd w:id="32"/>
            <w:r w:rsidR="007327E5">
              <w:rPr>
                <w:rStyle w:val="CommentReference"/>
              </w:rPr>
              <w:commentReference w:id="32"/>
            </w:r>
          </w:p>
        </w:tc>
      </w:tr>
      <w:tr w:rsidR="006B5A60" w:rsidRPr="006B5A60" w14:paraId="2DD94A6C" w14:textId="77777777" w:rsidTr="005D1E70">
        <w:trPr>
          <w:trHeight w:val="20"/>
          <w:jc w:val="center"/>
        </w:trPr>
        <w:tc>
          <w:tcPr>
            <w:tcW w:w="715" w:type="dxa"/>
          </w:tcPr>
          <w:p w14:paraId="4D2385EC"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p>
        </w:tc>
        <w:tc>
          <w:tcPr>
            <w:tcW w:w="1045" w:type="dxa"/>
          </w:tcPr>
          <w:p w14:paraId="66D594D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ABCABDE"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231A255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3D181FB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6185EC3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69C435C0"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274EE7E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06" w:type="dxa"/>
          </w:tcPr>
          <w:p w14:paraId="192485D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292FE7B8"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286AF35C" w14:textId="77777777" w:rsidTr="005D1E70">
        <w:trPr>
          <w:trHeight w:val="20"/>
          <w:jc w:val="center"/>
        </w:trPr>
        <w:tc>
          <w:tcPr>
            <w:tcW w:w="715" w:type="dxa"/>
          </w:tcPr>
          <w:p w14:paraId="0408DD24"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t>1</w:t>
            </w:r>
          </w:p>
        </w:tc>
        <w:tc>
          <w:tcPr>
            <w:tcW w:w="1045" w:type="dxa"/>
          </w:tcPr>
          <w:p w14:paraId="631861A1"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39663621"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21376542"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6534639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25DCED00"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77CD060"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7A52AF4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06" w:type="dxa"/>
          </w:tcPr>
          <w:p w14:paraId="511AACF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076AD49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69B6EBEF" w14:textId="77777777" w:rsidTr="005D1E70">
        <w:trPr>
          <w:trHeight w:val="20"/>
          <w:jc w:val="center"/>
        </w:trPr>
        <w:tc>
          <w:tcPr>
            <w:tcW w:w="715" w:type="dxa"/>
          </w:tcPr>
          <w:p w14:paraId="2A06DAFA"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t>2</w:t>
            </w:r>
          </w:p>
        </w:tc>
        <w:tc>
          <w:tcPr>
            <w:tcW w:w="1045" w:type="dxa"/>
          </w:tcPr>
          <w:p w14:paraId="640B786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71690C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27BD3D8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21EEE520"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64D8B81E"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691C3947"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7ACE4596"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06" w:type="dxa"/>
          </w:tcPr>
          <w:p w14:paraId="565081CE"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69908E7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779D2A81" w14:textId="77777777" w:rsidTr="005D1E70">
        <w:trPr>
          <w:trHeight w:val="20"/>
          <w:jc w:val="center"/>
        </w:trPr>
        <w:tc>
          <w:tcPr>
            <w:tcW w:w="715" w:type="dxa"/>
          </w:tcPr>
          <w:p w14:paraId="29861534"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t>3</w:t>
            </w:r>
          </w:p>
        </w:tc>
        <w:tc>
          <w:tcPr>
            <w:tcW w:w="1045" w:type="dxa"/>
          </w:tcPr>
          <w:p w14:paraId="17E83C8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4366588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485E7B2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6BA7274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069BFEF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991B1A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55587482"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06" w:type="dxa"/>
          </w:tcPr>
          <w:p w14:paraId="3D7A853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2054FDE6"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3C865FCA" w14:textId="77777777" w:rsidTr="005D1E70">
        <w:trPr>
          <w:trHeight w:val="20"/>
          <w:jc w:val="center"/>
        </w:trPr>
        <w:tc>
          <w:tcPr>
            <w:tcW w:w="715" w:type="dxa"/>
          </w:tcPr>
          <w:p w14:paraId="6374A1C7"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t>4</w:t>
            </w:r>
          </w:p>
        </w:tc>
        <w:tc>
          <w:tcPr>
            <w:tcW w:w="1045" w:type="dxa"/>
          </w:tcPr>
          <w:p w14:paraId="0C6F4682"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3F09C5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60AA17B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785C68B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0C2B5A1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762C74E1"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228CC8F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06" w:type="dxa"/>
          </w:tcPr>
          <w:p w14:paraId="0E073F18"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470C4380"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419E5CB7" w14:textId="77777777" w:rsidTr="005D1E70">
        <w:trPr>
          <w:trHeight w:val="20"/>
          <w:jc w:val="center"/>
        </w:trPr>
        <w:tc>
          <w:tcPr>
            <w:tcW w:w="715" w:type="dxa"/>
          </w:tcPr>
          <w:p w14:paraId="0A159D81"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t>5</w:t>
            </w:r>
          </w:p>
        </w:tc>
        <w:tc>
          <w:tcPr>
            <w:tcW w:w="1045" w:type="dxa"/>
          </w:tcPr>
          <w:p w14:paraId="7A481E86"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3BC7F18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00893218"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2A536DB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5DA55C7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BD891F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2E656FC7"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06" w:type="dxa"/>
          </w:tcPr>
          <w:p w14:paraId="047DE91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6D64730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2A99174E" w14:textId="77777777" w:rsidTr="005D1E70">
        <w:trPr>
          <w:trHeight w:val="20"/>
          <w:jc w:val="center"/>
        </w:trPr>
        <w:tc>
          <w:tcPr>
            <w:tcW w:w="715" w:type="dxa"/>
          </w:tcPr>
          <w:p w14:paraId="23ECFCD0" w14:textId="4E1FE540" w:rsidR="006B5A60" w:rsidRPr="006B5A60" w:rsidRDefault="006B5A60" w:rsidP="006B5A60">
            <w:pPr>
              <w:kinsoku w:val="0"/>
              <w:overflowPunct w:val="0"/>
              <w:autoSpaceDE w:val="0"/>
              <w:autoSpaceDN w:val="0"/>
              <w:adjustRightInd w:val="0"/>
              <w:contextualSpacing/>
              <w:jc w:val="center"/>
              <w:rPr>
                <w:rFonts w:cs="Times New Roman"/>
                <w:b/>
                <w:sz w:val="20"/>
                <w:szCs w:val="20"/>
              </w:rPr>
            </w:pPr>
            <w:r>
              <w:rPr>
                <w:rFonts w:cs="Times New Roman"/>
                <w:b/>
                <w:sz w:val="20"/>
                <w:szCs w:val="20"/>
              </w:rPr>
              <w:t>6</w:t>
            </w:r>
          </w:p>
        </w:tc>
        <w:tc>
          <w:tcPr>
            <w:tcW w:w="1045" w:type="dxa"/>
          </w:tcPr>
          <w:p w14:paraId="55AB6FF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CF3E7C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240F468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7910D02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150F3E38"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04D2A52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2017064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06" w:type="dxa"/>
          </w:tcPr>
          <w:p w14:paraId="2E590A0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28E3149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4A26DF2A" w14:textId="77777777" w:rsidTr="005D1E70">
        <w:trPr>
          <w:trHeight w:val="20"/>
          <w:jc w:val="center"/>
        </w:trPr>
        <w:tc>
          <w:tcPr>
            <w:tcW w:w="715" w:type="dxa"/>
          </w:tcPr>
          <w:p w14:paraId="7AE66E9B" w14:textId="38AAA0E4" w:rsidR="006B5A60" w:rsidRPr="006B5A60" w:rsidRDefault="006B5A60" w:rsidP="006B5A60">
            <w:pPr>
              <w:kinsoku w:val="0"/>
              <w:overflowPunct w:val="0"/>
              <w:autoSpaceDE w:val="0"/>
              <w:autoSpaceDN w:val="0"/>
              <w:adjustRightInd w:val="0"/>
              <w:contextualSpacing/>
              <w:jc w:val="center"/>
              <w:rPr>
                <w:rFonts w:cs="Times New Roman"/>
                <w:b/>
                <w:sz w:val="20"/>
                <w:szCs w:val="20"/>
              </w:rPr>
            </w:pPr>
            <w:r>
              <w:rPr>
                <w:rFonts w:cs="Times New Roman"/>
                <w:b/>
                <w:sz w:val="20"/>
                <w:szCs w:val="20"/>
              </w:rPr>
              <w:t>7</w:t>
            </w:r>
          </w:p>
        </w:tc>
        <w:tc>
          <w:tcPr>
            <w:tcW w:w="1045" w:type="dxa"/>
          </w:tcPr>
          <w:p w14:paraId="752E1ED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056181D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08BF9C7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39E2E011"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4FBACDA8"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4C708BE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14B52AD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06" w:type="dxa"/>
          </w:tcPr>
          <w:p w14:paraId="053A2E5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2411639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4A18071D" w14:textId="77777777" w:rsidTr="005D1E70">
        <w:trPr>
          <w:trHeight w:val="20"/>
          <w:jc w:val="center"/>
        </w:trPr>
        <w:tc>
          <w:tcPr>
            <w:tcW w:w="715" w:type="dxa"/>
          </w:tcPr>
          <w:p w14:paraId="6919FFB5" w14:textId="04EB201A" w:rsidR="006B5A60" w:rsidRPr="006B5A60" w:rsidRDefault="006B5A60" w:rsidP="006B5A60">
            <w:pPr>
              <w:kinsoku w:val="0"/>
              <w:overflowPunct w:val="0"/>
              <w:autoSpaceDE w:val="0"/>
              <w:autoSpaceDN w:val="0"/>
              <w:adjustRightInd w:val="0"/>
              <w:contextualSpacing/>
              <w:jc w:val="center"/>
              <w:rPr>
                <w:rFonts w:cs="Times New Roman"/>
                <w:b/>
                <w:sz w:val="20"/>
                <w:szCs w:val="20"/>
              </w:rPr>
            </w:pPr>
            <w:r>
              <w:rPr>
                <w:rFonts w:cs="Times New Roman"/>
                <w:b/>
                <w:sz w:val="20"/>
                <w:szCs w:val="20"/>
              </w:rPr>
              <w:t>8</w:t>
            </w:r>
          </w:p>
        </w:tc>
        <w:tc>
          <w:tcPr>
            <w:tcW w:w="1045" w:type="dxa"/>
          </w:tcPr>
          <w:p w14:paraId="2573A42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606D97D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67667F2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6229AF0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742D470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080BF347"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4D80A2C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06" w:type="dxa"/>
          </w:tcPr>
          <w:p w14:paraId="5AF106F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6BA5937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0E4A7179" w14:textId="77777777" w:rsidTr="005D1E70">
        <w:trPr>
          <w:trHeight w:val="20"/>
          <w:jc w:val="center"/>
        </w:trPr>
        <w:tc>
          <w:tcPr>
            <w:tcW w:w="715" w:type="dxa"/>
          </w:tcPr>
          <w:p w14:paraId="4F8CAD5F" w14:textId="4B3B2DAE" w:rsidR="006B5A60" w:rsidRPr="006B5A60" w:rsidRDefault="006B5A60" w:rsidP="006B5A60">
            <w:pPr>
              <w:kinsoku w:val="0"/>
              <w:overflowPunct w:val="0"/>
              <w:autoSpaceDE w:val="0"/>
              <w:autoSpaceDN w:val="0"/>
              <w:adjustRightInd w:val="0"/>
              <w:contextualSpacing/>
              <w:jc w:val="center"/>
              <w:rPr>
                <w:rFonts w:cs="Times New Roman"/>
                <w:b/>
                <w:sz w:val="20"/>
                <w:szCs w:val="20"/>
              </w:rPr>
            </w:pPr>
            <w:r>
              <w:rPr>
                <w:rFonts w:cs="Times New Roman"/>
                <w:b/>
                <w:sz w:val="20"/>
                <w:szCs w:val="20"/>
              </w:rPr>
              <w:t>9</w:t>
            </w:r>
          </w:p>
        </w:tc>
        <w:tc>
          <w:tcPr>
            <w:tcW w:w="1045" w:type="dxa"/>
          </w:tcPr>
          <w:p w14:paraId="62E3E4D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5BCFB37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4A2503D8"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09115BF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7A02258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3F660C6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48F7728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06" w:type="dxa"/>
          </w:tcPr>
          <w:p w14:paraId="57F2C44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1761641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5B60EA88" w14:textId="77777777" w:rsidTr="005D1E70">
        <w:trPr>
          <w:trHeight w:val="20"/>
          <w:jc w:val="center"/>
        </w:trPr>
        <w:tc>
          <w:tcPr>
            <w:tcW w:w="715" w:type="dxa"/>
          </w:tcPr>
          <w:p w14:paraId="2BB21E7A" w14:textId="38545ACE" w:rsidR="006B5A60" w:rsidRPr="006B5A60" w:rsidRDefault="006B5A60" w:rsidP="006B5A60">
            <w:pPr>
              <w:kinsoku w:val="0"/>
              <w:overflowPunct w:val="0"/>
              <w:autoSpaceDE w:val="0"/>
              <w:autoSpaceDN w:val="0"/>
              <w:adjustRightInd w:val="0"/>
              <w:contextualSpacing/>
              <w:jc w:val="center"/>
              <w:rPr>
                <w:rFonts w:cs="Times New Roman"/>
                <w:b/>
                <w:sz w:val="20"/>
                <w:szCs w:val="20"/>
              </w:rPr>
            </w:pPr>
            <w:r>
              <w:rPr>
                <w:rFonts w:cs="Times New Roman"/>
                <w:b/>
                <w:sz w:val="20"/>
                <w:szCs w:val="20"/>
              </w:rPr>
              <w:t>10</w:t>
            </w:r>
          </w:p>
        </w:tc>
        <w:tc>
          <w:tcPr>
            <w:tcW w:w="1045" w:type="dxa"/>
          </w:tcPr>
          <w:p w14:paraId="6B47FB4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437F74D0"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0BB11506"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2380494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0B87977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6BCB4B7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711AB86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06" w:type="dxa"/>
          </w:tcPr>
          <w:p w14:paraId="2921D6E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123D793E"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bl>
    <w:p w14:paraId="5B06EC72" w14:textId="77777777" w:rsidR="0078672B" w:rsidRDefault="0078672B" w:rsidP="00AC7CBE">
      <w:pPr>
        <w:spacing w:after="0" w:line="240" w:lineRule="auto"/>
        <w:contextualSpacing/>
        <w:rPr>
          <w:rFonts w:eastAsia="Times New Roman" w:cs="Times New Roman"/>
          <w:b/>
          <w:bCs/>
          <w:color w:val="000000"/>
        </w:rPr>
      </w:pPr>
    </w:p>
    <w:p w14:paraId="33A9B8F7" w14:textId="77777777" w:rsidR="0078672B" w:rsidRDefault="0078672B" w:rsidP="00AC7CBE">
      <w:pPr>
        <w:spacing w:after="0" w:line="240" w:lineRule="auto"/>
        <w:contextualSpacing/>
        <w:rPr>
          <w:rFonts w:eastAsia="Times New Roman" w:cs="Times New Roman"/>
          <w:b/>
          <w:bCs/>
          <w:color w:val="000000"/>
        </w:rPr>
      </w:pPr>
    </w:p>
    <w:p w14:paraId="61E648F9" w14:textId="77777777" w:rsidR="0078672B" w:rsidRDefault="0078672B" w:rsidP="00AC7CBE">
      <w:pPr>
        <w:spacing w:after="0" w:line="240" w:lineRule="auto"/>
        <w:contextualSpacing/>
        <w:rPr>
          <w:rFonts w:eastAsia="Times New Roman" w:cs="Times New Roman"/>
          <w:b/>
          <w:bCs/>
          <w:color w:val="000000"/>
        </w:rPr>
        <w:sectPr w:rsidR="0078672B" w:rsidSect="002A4E06">
          <w:pgSz w:w="15840" w:h="12240" w:orient="landscape"/>
          <w:pgMar w:top="1080" w:right="1080" w:bottom="1080" w:left="1080" w:header="720" w:footer="720" w:gutter="0"/>
          <w:cols w:space="720"/>
          <w:docGrid w:linePitch="360"/>
        </w:sectPr>
      </w:pPr>
    </w:p>
    <w:p w14:paraId="43765588" w14:textId="77777777" w:rsidR="002260EB" w:rsidRDefault="002260EB" w:rsidP="00AC7CBE">
      <w:pPr>
        <w:pStyle w:val="Header"/>
        <w:tabs>
          <w:tab w:val="clear" w:pos="4680"/>
          <w:tab w:val="clear" w:pos="9360"/>
        </w:tabs>
        <w:contextualSpacing/>
        <w:rPr>
          <w:rFonts w:eastAsia="Calibri" w:cs="Times New Roman"/>
        </w:rPr>
      </w:pPr>
    </w:p>
    <w:p w14:paraId="0BA58F77" w14:textId="77777777" w:rsidR="002260EB" w:rsidRPr="00AC7CBE" w:rsidRDefault="002260EB" w:rsidP="002260EB">
      <w:pPr>
        <w:pStyle w:val="Header"/>
        <w:tabs>
          <w:tab w:val="clear" w:pos="4680"/>
          <w:tab w:val="clear" w:pos="9360"/>
        </w:tabs>
        <w:contextualSpacing/>
        <w:rPr>
          <w:rFonts w:eastAsia="Times New Roman" w:cs="Times New Roman"/>
          <w:b/>
          <w:bCs/>
          <w:color w:val="000000"/>
        </w:rPr>
      </w:pPr>
      <w:commentRangeStart w:id="34"/>
      <w:r w:rsidRPr="00AC7CBE">
        <w:rPr>
          <w:rFonts w:eastAsia="Times New Roman" w:cs="Times New Roman"/>
          <w:b/>
          <w:bCs/>
          <w:color w:val="000000"/>
        </w:rPr>
        <w:t>F</w:t>
      </w:r>
      <w:r>
        <w:rPr>
          <w:rFonts w:eastAsia="Times New Roman" w:cs="Times New Roman"/>
          <w:b/>
          <w:bCs/>
          <w:color w:val="000000"/>
        </w:rPr>
        <w:t>.FOREST</w:t>
      </w:r>
      <w:r w:rsidRPr="00AC7CBE">
        <w:rPr>
          <w:rFonts w:eastAsia="Times New Roman" w:cs="Times New Roman"/>
          <w:b/>
          <w:bCs/>
          <w:color w:val="000000"/>
        </w:rPr>
        <w:t xml:space="preserve"> MANAGEMENT </w:t>
      </w:r>
      <w:commentRangeEnd w:id="34"/>
      <w:r>
        <w:rPr>
          <w:rStyle w:val="CommentReference"/>
          <w:rFonts w:eastAsiaTheme="minorHAnsi"/>
          <w:lang w:eastAsia="en-US"/>
        </w:rPr>
        <w:commentReference w:id="34"/>
      </w:r>
    </w:p>
    <w:p w14:paraId="697D6FDE" w14:textId="77777777" w:rsidR="002260EB" w:rsidRPr="00AC7CBE" w:rsidRDefault="002260EB" w:rsidP="002260EB">
      <w:pPr>
        <w:pStyle w:val="Header"/>
        <w:tabs>
          <w:tab w:val="clear" w:pos="4680"/>
          <w:tab w:val="clear" w:pos="9360"/>
        </w:tabs>
        <w:contextualSpacing/>
        <w:rPr>
          <w:rFonts w:eastAsia="Calibri" w:cs="Times New Roman"/>
        </w:rPr>
      </w:pPr>
      <w:r w:rsidRPr="00AC7CBE">
        <w:rPr>
          <w:rFonts w:eastAsia="Calibri" w:cs="Times New Roman"/>
        </w:rPr>
        <w:t xml:space="preserve">Next, I am going to ask a series of questions about </w:t>
      </w:r>
      <w:proofErr w:type="gramStart"/>
      <w:r>
        <w:rPr>
          <w:rFonts w:eastAsia="Calibri" w:cs="Times New Roman"/>
        </w:rPr>
        <w:t xml:space="preserve">forest </w:t>
      </w:r>
      <w:r w:rsidRPr="00AC7CBE">
        <w:rPr>
          <w:rFonts w:eastAsia="Calibri" w:cs="Times New Roman"/>
        </w:rPr>
        <w:t>land</w:t>
      </w:r>
      <w:proofErr w:type="gramEnd"/>
      <w:r w:rsidRPr="00AC7CBE">
        <w:rPr>
          <w:rFonts w:eastAsia="Calibri" w:cs="Times New Roman"/>
        </w:rPr>
        <w:t xml:space="preserve"> management </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86"/>
        <w:gridCol w:w="2510"/>
        <w:gridCol w:w="1834"/>
        <w:gridCol w:w="687"/>
        <w:gridCol w:w="14"/>
      </w:tblGrid>
      <w:tr w:rsidR="002260EB" w:rsidRPr="00AC7CBE" w14:paraId="0EC3C3DE" w14:textId="77777777" w:rsidTr="00EE2996">
        <w:trPr>
          <w:trHeight w:val="1560"/>
        </w:trPr>
        <w:tc>
          <w:tcPr>
            <w:tcW w:w="359" w:type="dxa"/>
            <w:tcBorders>
              <w:top w:val="single" w:sz="4" w:space="0" w:color="000000"/>
              <w:left w:val="single" w:sz="4" w:space="0" w:color="000000"/>
              <w:bottom w:val="single" w:sz="4" w:space="0" w:color="auto"/>
              <w:right w:val="single" w:sz="4" w:space="0" w:color="auto"/>
            </w:tcBorders>
          </w:tcPr>
          <w:p w14:paraId="0C3974DD" w14:textId="77777777" w:rsidR="002260EB" w:rsidRPr="00AC7CBE" w:rsidRDefault="002260EB" w:rsidP="00EE2996">
            <w:pPr>
              <w:spacing w:after="0" w:line="240" w:lineRule="auto"/>
              <w:contextualSpacing/>
              <w:rPr>
                <w:rFonts w:eastAsia="Calibri" w:cs="Times New Roman"/>
                <w:w w:val="105"/>
              </w:rPr>
            </w:pPr>
          </w:p>
        </w:tc>
        <w:tc>
          <w:tcPr>
            <w:tcW w:w="4686" w:type="dxa"/>
            <w:tcBorders>
              <w:top w:val="single" w:sz="4" w:space="0" w:color="000000"/>
              <w:left w:val="single" w:sz="4" w:space="0" w:color="auto"/>
              <w:bottom w:val="single" w:sz="4" w:space="0" w:color="auto"/>
            </w:tcBorders>
          </w:tcPr>
          <w:p w14:paraId="1344F444" w14:textId="77777777" w:rsidR="002260EB" w:rsidRPr="00AC7CBE" w:rsidRDefault="002260EB" w:rsidP="00EE2996">
            <w:pPr>
              <w:pStyle w:val="longtableQtext"/>
              <w:spacing w:after="0" w:line="240" w:lineRule="auto"/>
              <w:contextualSpacing/>
              <w:rPr>
                <w:rFonts w:asciiTheme="minorHAnsi" w:eastAsiaTheme="minorEastAsia" w:hAnsiTheme="minorHAnsi" w:cs="Times New Roman"/>
                <w:b/>
                <w:bCs/>
                <w:lang w:eastAsia="zh-CN"/>
              </w:rPr>
            </w:pPr>
            <w:r w:rsidRPr="00AC7CBE">
              <w:rPr>
                <w:rFonts w:asciiTheme="minorHAnsi" w:eastAsiaTheme="minorEastAsia" w:hAnsiTheme="minorHAnsi"/>
                <w:lang w:eastAsia="zh-CN"/>
              </w:rPr>
              <w:t>F1</w:t>
            </w:r>
            <w:r>
              <w:rPr>
                <w:rFonts w:asciiTheme="minorHAnsi" w:eastAsiaTheme="minorEastAsia" w:hAnsiTheme="minorHAnsi"/>
                <w:lang w:eastAsia="zh-CN"/>
              </w:rPr>
              <w:t xml:space="preserve">.Do you have a </w:t>
            </w:r>
            <w:r w:rsidRPr="00AC7CBE">
              <w:rPr>
                <w:rFonts w:asciiTheme="minorHAnsi" w:eastAsiaTheme="minorEastAsia" w:hAnsiTheme="minorHAnsi"/>
                <w:lang w:eastAsia="zh-CN"/>
              </w:rPr>
              <w:t>committ</w:t>
            </w:r>
            <w:r>
              <w:rPr>
                <w:rFonts w:asciiTheme="minorHAnsi" w:eastAsiaTheme="minorEastAsia" w:hAnsiTheme="minorHAnsi"/>
                <w:lang w:eastAsia="zh-CN"/>
              </w:rPr>
              <w:t>ee or institution in the village that manages the forest</w:t>
            </w:r>
            <w:r w:rsidRPr="00AC7CBE">
              <w:rPr>
                <w:rFonts w:asciiTheme="minorHAnsi" w:eastAsiaTheme="minorEastAsia" w:hAnsiTheme="minorHAnsi"/>
                <w:lang w:eastAsia="zh-CN"/>
              </w:rPr>
              <w:t xml:space="preserve">?   </w:t>
            </w:r>
            <w:r w:rsidRPr="00AC7CBE">
              <w:rPr>
                <w:rFonts w:asciiTheme="minorHAnsi" w:eastAsiaTheme="minorEastAsia" w:hAnsiTheme="minorHAnsi"/>
                <w:b/>
                <w:lang w:eastAsia="zh-CN"/>
              </w:rPr>
              <w:t>(</w:t>
            </w:r>
            <w:proofErr w:type="spellStart"/>
            <w:proofErr w:type="gramStart"/>
            <w:r w:rsidRPr="00AC7CBE">
              <w:rPr>
                <w:rFonts w:asciiTheme="minorHAnsi" w:eastAsiaTheme="minorEastAsia" w:hAnsiTheme="minorHAnsi"/>
                <w:b/>
                <w:lang w:eastAsia="zh-CN"/>
              </w:rPr>
              <w:t>vlc</w:t>
            </w:r>
            <w:proofErr w:type="spellEnd"/>
            <w:proofErr w:type="gramEnd"/>
            <w:r w:rsidRPr="00AC7CBE">
              <w:rPr>
                <w:rFonts w:asciiTheme="minorHAnsi" w:eastAsiaTheme="minorEastAsia" w:hAnsiTheme="minorHAnsi"/>
                <w:b/>
                <w:lang w:eastAsia="zh-CN"/>
              </w:rPr>
              <w:t>)</w:t>
            </w:r>
          </w:p>
          <w:p w14:paraId="575B8E19" w14:textId="77777777" w:rsidR="002260EB" w:rsidRPr="00AC7CBE" w:rsidRDefault="002260EB" w:rsidP="00EE2996">
            <w:pPr>
              <w:spacing w:after="0" w:line="240" w:lineRule="auto"/>
              <w:contextualSpacing/>
              <w:rPr>
                <w:rFonts w:eastAsia="Calibri" w:cs="Times New Roman"/>
                <w:w w:val="105"/>
              </w:rPr>
            </w:pPr>
            <w:r w:rsidRPr="00AC7CBE">
              <w:rPr>
                <w:rFonts w:eastAsiaTheme="minorEastAsia" w:cs="Times New Roman"/>
                <w:w w:val="105"/>
                <w:lang w:eastAsia="zh-CN"/>
              </w:rPr>
              <w:t xml:space="preserve">If 1,888 or 999, skip to </w:t>
            </w:r>
            <w:r w:rsidRPr="00AC7CBE">
              <w:rPr>
                <w:rFonts w:eastAsiaTheme="minorEastAsia" w:cs="Times New Roman"/>
                <w:b/>
                <w:w w:val="105"/>
                <w:lang w:eastAsia="zh-CN"/>
              </w:rPr>
              <w:t>F6a</w:t>
            </w:r>
          </w:p>
        </w:tc>
        <w:tc>
          <w:tcPr>
            <w:tcW w:w="4344" w:type="dxa"/>
            <w:gridSpan w:val="2"/>
            <w:tcBorders>
              <w:top w:val="single" w:sz="4" w:space="0" w:color="000000"/>
              <w:bottom w:val="single" w:sz="4" w:space="0" w:color="auto"/>
              <w:right w:val="single" w:sz="18" w:space="0" w:color="000000"/>
            </w:tcBorders>
          </w:tcPr>
          <w:p w14:paraId="6E67342A" w14:textId="77777777" w:rsidR="002260EB" w:rsidRPr="00AC7CBE" w:rsidRDefault="002260EB" w:rsidP="00EE2996">
            <w:pPr>
              <w:spacing w:after="0" w:line="240" w:lineRule="auto"/>
              <w:contextualSpacing/>
            </w:pPr>
            <w:r w:rsidRPr="00AC7CBE">
              <w:t>1=No</w:t>
            </w:r>
          </w:p>
          <w:p w14:paraId="08491C5B" w14:textId="77777777" w:rsidR="002260EB" w:rsidRPr="00AC7CBE" w:rsidRDefault="002260EB" w:rsidP="00EE2996">
            <w:pPr>
              <w:spacing w:after="0" w:line="240" w:lineRule="auto"/>
              <w:contextualSpacing/>
            </w:pPr>
            <w:r w:rsidRPr="00AC7CBE">
              <w:t>2=Yes</w:t>
            </w:r>
            <w:r w:rsidRPr="00AC7CBE" w:rsidDel="00226116">
              <w:t xml:space="preserve"> </w:t>
            </w:r>
          </w:p>
          <w:p w14:paraId="77D19484" w14:textId="77777777" w:rsidR="002260EB" w:rsidRPr="00AC7CBE" w:rsidRDefault="002260EB" w:rsidP="00EE2996">
            <w:pPr>
              <w:spacing w:after="0" w:line="240" w:lineRule="auto"/>
              <w:contextualSpacing/>
            </w:pPr>
            <w:r w:rsidRPr="00AC7CBE">
              <w:t>888=Don’t know</w:t>
            </w:r>
          </w:p>
          <w:p w14:paraId="3E3B7467" w14:textId="77777777" w:rsidR="002260EB" w:rsidRDefault="002260EB" w:rsidP="00EE2996">
            <w:pPr>
              <w:spacing w:after="0" w:line="240" w:lineRule="auto"/>
              <w:contextualSpacing/>
            </w:pPr>
            <w:r w:rsidRPr="00AC7CBE">
              <w:t>999=Prefer not to respond</w:t>
            </w:r>
          </w:p>
          <w:p w14:paraId="09ED755A" w14:textId="77777777" w:rsidR="002260EB" w:rsidRDefault="002260EB" w:rsidP="00EE2996">
            <w:pPr>
              <w:spacing w:after="0" w:line="240" w:lineRule="auto"/>
              <w:contextualSpacing/>
            </w:pPr>
          </w:p>
          <w:p w14:paraId="75BBC0AE" w14:textId="77777777" w:rsidR="002260EB" w:rsidRPr="00AC7CBE" w:rsidRDefault="002260EB" w:rsidP="00EE2996">
            <w:pPr>
              <w:spacing w:after="0" w:line="240" w:lineRule="auto"/>
              <w:contextualSpacing/>
            </w:pPr>
          </w:p>
        </w:tc>
        <w:tc>
          <w:tcPr>
            <w:tcW w:w="701" w:type="dxa"/>
            <w:gridSpan w:val="2"/>
            <w:tcBorders>
              <w:top w:val="single" w:sz="18" w:space="0" w:color="000000"/>
              <w:left w:val="single" w:sz="18" w:space="0" w:color="000000"/>
              <w:bottom w:val="single" w:sz="4" w:space="0" w:color="auto"/>
              <w:right w:val="single" w:sz="18" w:space="0" w:color="000000"/>
            </w:tcBorders>
          </w:tcPr>
          <w:p w14:paraId="3EDBBBE3" w14:textId="77777777" w:rsidR="002260EB" w:rsidRPr="00AC7CBE" w:rsidRDefault="002260EB" w:rsidP="00EE2996">
            <w:pPr>
              <w:spacing w:after="0" w:line="240" w:lineRule="auto"/>
              <w:contextualSpacing/>
              <w:rPr>
                <w:rFonts w:eastAsia="Calibri" w:cs="Times New Roman"/>
                <w:i/>
                <w:color w:val="A6A6A6"/>
              </w:rPr>
            </w:pPr>
            <w:r w:rsidRPr="00AC7CBE">
              <w:rPr>
                <w:rFonts w:eastAsia="Calibri" w:cs="Times New Roman"/>
                <w:i/>
                <w:color w:val="A6A6A6"/>
              </w:rPr>
              <w:t>(Code)</w:t>
            </w:r>
          </w:p>
        </w:tc>
      </w:tr>
      <w:tr w:rsidR="002260EB" w:rsidRPr="00AC7CBE" w14:paraId="40CD981A" w14:textId="77777777" w:rsidTr="00EE2996">
        <w:trPr>
          <w:trHeight w:val="1106"/>
        </w:trPr>
        <w:tc>
          <w:tcPr>
            <w:tcW w:w="359" w:type="dxa"/>
            <w:tcBorders>
              <w:top w:val="single" w:sz="4" w:space="0" w:color="auto"/>
              <w:left w:val="single" w:sz="4" w:space="0" w:color="000000"/>
              <w:bottom w:val="single" w:sz="4" w:space="0" w:color="000000"/>
              <w:right w:val="single" w:sz="4" w:space="0" w:color="auto"/>
            </w:tcBorders>
          </w:tcPr>
          <w:p w14:paraId="073DCB4E" w14:textId="77777777" w:rsidR="002260EB" w:rsidRPr="00AC7CBE" w:rsidRDefault="002260EB" w:rsidP="00EE2996">
            <w:pPr>
              <w:spacing w:after="0" w:line="240" w:lineRule="auto"/>
              <w:contextualSpacing/>
              <w:rPr>
                <w:rFonts w:eastAsia="Calibri" w:cs="Times New Roman"/>
                <w:w w:val="105"/>
              </w:rPr>
            </w:pPr>
          </w:p>
        </w:tc>
        <w:tc>
          <w:tcPr>
            <w:tcW w:w="4686" w:type="dxa"/>
            <w:tcBorders>
              <w:top w:val="single" w:sz="4" w:space="0" w:color="auto"/>
              <w:left w:val="single" w:sz="4" w:space="0" w:color="auto"/>
              <w:bottom w:val="single" w:sz="4" w:space="0" w:color="000000"/>
            </w:tcBorders>
          </w:tcPr>
          <w:p w14:paraId="68AD36E4" w14:textId="77777777" w:rsidR="002260EB" w:rsidRPr="00AC7CBE" w:rsidRDefault="002260EB" w:rsidP="00EE2996">
            <w:pPr>
              <w:spacing w:after="0" w:line="240" w:lineRule="auto"/>
              <w:contextualSpacing/>
              <w:rPr>
                <w:rFonts w:eastAsiaTheme="minorEastAsia"/>
                <w:lang w:eastAsia="zh-CN"/>
              </w:rPr>
            </w:pPr>
            <w:r>
              <w:rPr>
                <w:rFonts w:eastAsiaTheme="minorEastAsia"/>
                <w:lang w:eastAsia="zh-CN"/>
              </w:rPr>
              <w:t xml:space="preserve">What is the name of the committee/institution? </w:t>
            </w:r>
          </w:p>
        </w:tc>
        <w:tc>
          <w:tcPr>
            <w:tcW w:w="4344" w:type="dxa"/>
            <w:gridSpan w:val="2"/>
            <w:tcBorders>
              <w:top w:val="single" w:sz="4" w:space="0" w:color="auto"/>
              <w:bottom w:val="single" w:sz="4" w:space="0" w:color="000000"/>
              <w:right w:val="single" w:sz="18" w:space="0" w:color="000000"/>
            </w:tcBorders>
          </w:tcPr>
          <w:p w14:paraId="581FB493" w14:textId="77777777" w:rsidR="002260EB" w:rsidRDefault="002260EB" w:rsidP="00EE2996">
            <w:pPr>
              <w:spacing w:after="0" w:line="240" w:lineRule="auto"/>
              <w:contextualSpacing/>
            </w:pPr>
          </w:p>
          <w:p w14:paraId="535F4CE2" w14:textId="77777777" w:rsidR="002260EB" w:rsidRDefault="002260EB" w:rsidP="00EE2996">
            <w:pPr>
              <w:spacing w:after="0" w:line="240" w:lineRule="auto"/>
              <w:contextualSpacing/>
            </w:pPr>
          </w:p>
          <w:p w14:paraId="0A156002" w14:textId="77777777" w:rsidR="002260EB" w:rsidRDefault="002260EB" w:rsidP="00EE2996">
            <w:pPr>
              <w:spacing w:after="0" w:line="240" w:lineRule="auto"/>
              <w:contextualSpacing/>
            </w:pPr>
          </w:p>
          <w:p w14:paraId="7110E166" w14:textId="77777777" w:rsidR="002260EB" w:rsidRPr="00AC7CBE" w:rsidRDefault="002260EB" w:rsidP="00EE2996">
            <w:pPr>
              <w:spacing w:after="0" w:line="240" w:lineRule="auto"/>
              <w:contextualSpacing/>
            </w:pPr>
          </w:p>
        </w:tc>
        <w:tc>
          <w:tcPr>
            <w:tcW w:w="701" w:type="dxa"/>
            <w:gridSpan w:val="2"/>
            <w:tcBorders>
              <w:top w:val="single" w:sz="4" w:space="0" w:color="auto"/>
              <w:left w:val="single" w:sz="18" w:space="0" w:color="000000"/>
              <w:bottom w:val="single" w:sz="18" w:space="0" w:color="000000"/>
              <w:right w:val="single" w:sz="18" w:space="0" w:color="000000"/>
            </w:tcBorders>
          </w:tcPr>
          <w:p w14:paraId="2FA3FA7F" w14:textId="77777777" w:rsidR="002260EB" w:rsidRPr="00AC7CBE" w:rsidRDefault="002260EB" w:rsidP="00EE2996">
            <w:pPr>
              <w:spacing w:after="0" w:line="240" w:lineRule="auto"/>
              <w:contextualSpacing/>
              <w:rPr>
                <w:rFonts w:eastAsia="Calibri" w:cs="Times New Roman"/>
                <w:i/>
                <w:color w:val="A6A6A6"/>
              </w:rPr>
            </w:pPr>
          </w:p>
        </w:tc>
      </w:tr>
      <w:tr w:rsidR="002260EB" w:rsidRPr="00AC7CBE" w14:paraId="1634DE89" w14:textId="77777777" w:rsidTr="00EE2996">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2A50FF9A" w14:textId="77777777" w:rsidR="002260EB" w:rsidRPr="00AC7CBE" w:rsidRDefault="002260EB" w:rsidP="00EE2996">
            <w:pPr>
              <w:spacing w:after="0" w:line="240" w:lineRule="auto"/>
              <w:contextualSpacing/>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006A8ED7" w14:textId="77777777" w:rsidR="002260EB" w:rsidRPr="00AC7CBE" w:rsidRDefault="002260EB" w:rsidP="00EE2996">
            <w:pPr>
              <w:spacing w:after="0" w:line="240" w:lineRule="auto"/>
              <w:contextualSpacing/>
              <w:rPr>
                <w:w w:val="105"/>
              </w:rPr>
            </w:pPr>
            <w:r w:rsidRPr="00AC7CBE">
              <w:rPr>
                <w:color w:val="000000"/>
              </w:rPr>
              <w:t>F2</w:t>
            </w:r>
            <w:r>
              <w:rPr>
                <w:color w:val="000000"/>
              </w:rPr>
              <w:t>.</w:t>
            </w:r>
            <w:r w:rsidRPr="00AC7CBE">
              <w:rPr>
                <w:color w:val="000000"/>
              </w:rPr>
              <w:t>How many members a</w:t>
            </w:r>
            <w:r>
              <w:rPr>
                <w:color w:val="000000"/>
              </w:rPr>
              <w:t>re in the forest committee</w:t>
            </w:r>
            <w:r w:rsidRPr="00AC7CBE">
              <w:rPr>
                <w:color w:val="000000"/>
              </w:rPr>
              <w:t xml:space="preserve">?      </w:t>
            </w:r>
            <w:r w:rsidRPr="00AC7CBE">
              <w:rPr>
                <w:b/>
                <w:color w:val="000000"/>
              </w:rPr>
              <w:t>(</w:t>
            </w:r>
            <w:proofErr w:type="spellStart"/>
            <w:proofErr w:type="gramStart"/>
            <w:r w:rsidRPr="00AC7CBE">
              <w:rPr>
                <w:b/>
                <w:color w:val="000000"/>
              </w:rPr>
              <w:t>no</w:t>
            </w:r>
            <w:proofErr w:type="gramEnd"/>
            <w:r w:rsidRPr="00AC7CBE">
              <w:rPr>
                <w:b/>
                <w:color w:val="000000"/>
              </w:rPr>
              <w:t>_vlc</w:t>
            </w:r>
            <w:proofErr w:type="spellEnd"/>
            <w:r w:rsidRPr="00AC7CBE">
              <w:rPr>
                <w:b/>
                <w:color w:val="000000"/>
              </w:rPr>
              <w:t>)</w:t>
            </w:r>
          </w:p>
        </w:tc>
        <w:tc>
          <w:tcPr>
            <w:tcW w:w="2521" w:type="dxa"/>
            <w:gridSpan w:val="2"/>
            <w:tcBorders>
              <w:top w:val="single" w:sz="18" w:space="0" w:color="000000"/>
              <w:left w:val="single" w:sz="18" w:space="0" w:color="000000"/>
              <w:bottom w:val="single" w:sz="18" w:space="0" w:color="000000"/>
              <w:right w:val="single" w:sz="18" w:space="0" w:color="000000"/>
            </w:tcBorders>
          </w:tcPr>
          <w:p w14:paraId="12F6840F" w14:textId="77777777" w:rsidR="002260EB" w:rsidRPr="00AC7CBE" w:rsidRDefault="002260EB" w:rsidP="00EE2996">
            <w:pPr>
              <w:spacing w:after="0" w:line="240" w:lineRule="auto"/>
              <w:contextualSpacing/>
              <w:rPr>
                <w:i/>
                <w:color w:val="A6A6A6" w:themeColor="background1" w:themeShade="A6"/>
              </w:rPr>
            </w:pPr>
            <w:r w:rsidRPr="00AC7CBE">
              <w:rPr>
                <w:i/>
                <w:color w:val="A6A6A6" w:themeColor="background1" w:themeShade="A6"/>
              </w:rPr>
              <w:t>(Integer)</w:t>
            </w:r>
          </w:p>
        </w:tc>
      </w:tr>
      <w:tr w:rsidR="002260EB" w:rsidRPr="00AC7CBE" w14:paraId="6A720EFC" w14:textId="77777777" w:rsidTr="00EE2996">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0549FDC2" w14:textId="77777777" w:rsidR="002260EB" w:rsidRPr="00AC7CBE" w:rsidRDefault="002260EB" w:rsidP="00EE2996">
            <w:pPr>
              <w:spacing w:after="0" w:line="240" w:lineRule="auto"/>
              <w:contextualSpacing/>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0298BE5B" w14:textId="77777777" w:rsidR="002260EB" w:rsidRPr="00AC7CBE" w:rsidRDefault="002260EB" w:rsidP="00EE2996">
            <w:pPr>
              <w:spacing w:after="0" w:line="240" w:lineRule="auto"/>
              <w:contextualSpacing/>
              <w:rPr>
                <w:w w:val="105"/>
              </w:rPr>
            </w:pPr>
            <w:r w:rsidRPr="00AC7CBE">
              <w:rPr>
                <w:color w:val="000000"/>
              </w:rPr>
              <w:t>F3</w:t>
            </w:r>
            <w:r>
              <w:rPr>
                <w:color w:val="000000"/>
              </w:rPr>
              <w:t>.</w:t>
            </w:r>
            <w:r w:rsidRPr="00AC7CBE">
              <w:rPr>
                <w:color w:val="000000"/>
              </w:rPr>
              <w:t xml:space="preserve">How many members of the </w:t>
            </w:r>
            <w:r>
              <w:rPr>
                <w:color w:val="000000"/>
              </w:rPr>
              <w:t>forest management</w:t>
            </w:r>
            <w:r w:rsidRPr="00AC7CBE">
              <w:rPr>
                <w:color w:val="000000"/>
              </w:rPr>
              <w:t xml:space="preserve"> committee are women?   </w:t>
            </w:r>
            <w:r w:rsidRPr="00AC7CBE">
              <w:rPr>
                <w:b/>
                <w:color w:val="000000"/>
              </w:rPr>
              <w:t>(</w:t>
            </w:r>
            <w:proofErr w:type="spellStart"/>
            <w:proofErr w:type="gramStart"/>
            <w:r w:rsidRPr="00AC7CBE">
              <w:rPr>
                <w:b/>
                <w:color w:val="000000"/>
              </w:rPr>
              <w:t>no</w:t>
            </w:r>
            <w:proofErr w:type="gramEnd"/>
            <w:r w:rsidRPr="00AC7CBE">
              <w:rPr>
                <w:b/>
                <w:color w:val="000000"/>
              </w:rPr>
              <w:t>_vlc_fem</w:t>
            </w:r>
            <w:proofErr w:type="spellEnd"/>
            <w:r w:rsidRPr="00AC7CBE">
              <w:rPr>
                <w:b/>
                <w:color w:val="000000"/>
              </w:rPr>
              <w:t>)</w:t>
            </w:r>
          </w:p>
        </w:tc>
        <w:tc>
          <w:tcPr>
            <w:tcW w:w="2521" w:type="dxa"/>
            <w:gridSpan w:val="2"/>
            <w:tcBorders>
              <w:top w:val="single" w:sz="18" w:space="0" w:color="000000"/>
              <w:left w:val="single" w:sz="18" w:space="0" w:color="000000"/>
              <w:bottom w:val="single" w:sz="18" w:space="0" w:color="000000"/>
              <w:right w:val="single" w:sz="18" w:space="0" w:color="000000"/>
            </w:tcBorders>
          </w:tcPr>
          <w:p w14:paraId="38CB4DBD" w14:textId="77777777" w:rsidR="002260EB" w:rsidRPr="00AC7CBE" w:rsidRDefault="002260EB" w:rsidP="00EE2996">
            <w:pPr>
              <w:spacing w:after="0" w:line="240" w:lineRule="auto"/>
              <w:contextualSpacing/>
              <w:rPr>
                <w:i/>
                <w:color w:val="A6A6A6" w:themeColor="background1" w:themeShade="A6"/>
              </w:rPr>
            </w:pPr>
            <w:r w:rsidRPr="00AC7CBE">
              <w:rPr>
                <w:i/>
                <w:color w:val="A6A6A6" w:themeColor="background1" w:themeShade="A6"/>
              </w:rPr>
              <w:t>(Integer)</w:t>
            </w:r>
          </w:p>
        </w:tc>
      </w:tr>
      <w:tr w:rsidR="002260EB" w:rsidRPr="00AC7CBE" w14:paraId="4FACA3F6" w14:textId="77777777" w:rsidTr="00EE2996">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34B5BF00" w14:textId="77777777" w:rsidR="002260EB" w:rsidRPr="00AC7CBE" w:rsidRDefault="002260EB" w:rsidP="00EE2996">
            <w:pPr>
              <w:spacing w:after="0" w:line="240" w:lineRule="auto"/>
              <w:contextualSpacing/>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3B6D3A97" w14:textId="77777777" w:rsidR="002260EB" w:rsidRPr="00AC7CBE" w:rsidRDefault="002260EB" w:rsidP="00EE2996">
            <w:pPr>
              <w:spacing w:after="0" w:line="240" w:lineRule="auto"/>
              <w:contextualSpacing/>
              <w:rPr>
                <w:w w:val="105"/>
              </w:rPr>
            </w:pPr>
            <w:r w:rsidRPr="00AC7CBE">
              <w:rPr>
                <w:color w:val="000000"/>
              </w:rPr>
              <w:t>F4</w:t>
            </w:r>
            <w:r>
              <w:rPr>
                <w:color w:val="000000"/>
              </w:rPr>
              <w:t>.</w:t>
            </w:r>
            <w:r w:rsidRPr="00AC7CBE">
              <w:rPr>
                <w:color w:val="000000"/>
              </w:rPr>
              <w:t xml:space="preserve">How many members of the </w:t>
            </w:r>
            <w:r>
              <w:rPr>
                <w:color w:val="000000"/>
              </w:rPr>
              <w:t xml:space="preserve">forest management </w:t>
            </w:r>
            <w:r w:rsidRPr="00AC7CBE">
              <w:rPr>
                <w:color w:val="000000"/>
              </w:rPr>
              <w:t xml:space="preserve">committee are under the age of 35? </w:t>
            </w:r>
            <w:r w:rsidRPr="00AC7CBE">
              <w:rPr>
                <w:b/>
                <w:color w:val="000000"/>
              </w:rPr>
              <w:t>(</w:t>
            </w:r>
            <w:proofErr w:type="spellStart"/>
            <w:proofErr w:type="gramStart"/>
            <w:r w:rsidRPr="00AC7CBE">
              <w:rPr>
                <w:b/>
                <w:color w:val="000000"/>
              </w:rPr>
              <w:t>no</w:t>
            </w:r>
            <w:proofErr w:type="gramEnd"/>
            <w:r w:rsidRPr="00AC7CBE">
              <w:rPr>
                <w:b/>
                <w:color w:val="000000"/>
              </w:rPr>
              <w:t>_vlc_youth</w:t>
            </w:r>
            <w:proofErr w:type="spellEnd"/>
            <w:r w:rsidRPr="00AC7CBE">
              <w:rPr>
                <w:b/>
                <w:color w:val="000000"/>
              </w:rPr>
              <w:t>)</w:t>
            </w:r>
          </w:p>
        </w:tc>
        <w:tc>
          <w:tcPr>
            <w:tcW w:w="2521" w:type="dxa"/>
            <w:gridSpan w:val="2"/>
            <w:tcBorders>
              <w:top w:val="single" w:sz="18" w:space="0" w:color="000000"/>
              <w:left w:val="single" w:sz="18" w:space="0" w:color="000000"/>
              <w:bottom w:val="single" w:sz="18" w:space="0" w:color="000000"/>
              <w:right w:val="single" w:sz="18" w:space="0" w:color="000000"/>
            </w:tcBorders>
          </w:tcPr>
          <w:p w14:paraId="686D99A8" w14:textId="77777777" w:rsidR="002260EB" w:rsidRPr="00AC7CBE" w:rsidRDefault="002260EB" w:rsidP="00EE2996">
            <w:pPr>
              <w:spacing w:after="0" w:line="240" w:lineRule="auto"/>
              <w:contextualSpacing/>
              <w:rPr>
                <w:i/>
                <w:color w:val="A6A6A6" w:themeColor="background1" w:themeShade="A6"/>
              </w:rPr>
            </w:pPr>
            <w:r w:rsidRPr="00AC7CBE">
              <w:rPr>
                <w:i/>
                <w:color w:val="A6A6A6" w:themeColor="background1" w:themeShade="A6"/>
              </w:rPr>
              <w:t>(Integer)</w:t>
            </w:r>
          </w:p>
        </w:tc>
      </w:tr>
      <w:tr w:rsidR="002260EB" w:rsidRPr="00AC7CBE" w14:paraId="3E31249C" w14:textId="77777777" w:rsidTr="00EE2996">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2D1AFDB8" w14:textId="77777777" w:rsidR="002260EB" w:rsidRPr="00AC7CBE" w:rsidRDefault="002260EB" w:rsidP="00EE2996">
            <w:pPr>
              <w:spacing w:after="0" w:line="240" w:lineRule="auto"/>
              <w:contextualSpacing/>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7F843E27" w14:textId="564E7604" w:rsidR="002260EB" w:rsidRPr="00AC7CBE" w:rsidRDefault="002260EB" w:rsidP="00EE2996">
            <w:pPr>
              <w:spacing w:after="0" w:line="240" w:lineRule="auto"/>
              <w:contextualSpacing/>
              <w:rPr>
                <w:w w:val="105"/>
              </w:rPr>
            </w:pPr>
            <w:r w:rsidRPr="00AC7CBE">
              <w:rPr>
                <w:color w:val="000000"/>
              </w:rPr>
              <w:t>F5</w:t>
            </w:r>
            <w:r>
              <w:rPr>
                <w:color w:val="000000"/>
              </w:rPr>
              <w:t>.</w:t>
            </w:r>
            <w:r w:rsidRPr="00AC7CBE">
              <w:rPr>
                <w:color w:val="000000"/>
              </w:rPr>
              <w:t xml:space="preserve">In the past year, how many </w:t>
            </w:r>
            <w:r>
              <w:rPr>
                <w:color w:val="000000"/>
              </w:rPr>
              <w:t>forest</w:t>
            </w:r>
            <w:r w:rsidRPr="00AC7CBE">
              <w:rPr>
                <w:color w:val="000000"/>
              </w:rPr>
              <w:t xml:space="preserve"> </w:t>
            </w:r>
            <w:r w:rsidR="00EE2996">
              <w:rPr>
                <w:color w:val="000000"/>
              </w:rPr>
              <w:t>management</w:t>
            </w:r>
            <w:r>
              <w:rPr>
                <w:color w:val="000000"/>
              </w:rPr>
              <w:t xml:space="preserve"> </w:t>
            </w:r>
            <w:r w:rsidRPr="00AC7CBE">
              <w:rPr>
                <w:color w:val="000000"/>
              </w:rPr>
              <w:t xml:space="preserve">related meetings were held in your village? </w:t>
            </w:r>
            <w:r w:rsidRPr="00AC7CBE">
              <w:rPr>
                <w:b/>
                <w:color w:val="000000"/>
              </w:rPr>
              <w:t>(</w:t>
            </w:r>
            <w:proofErr w:type="spellStart"/>
            <w:proofErr w:type="gramStart"/>
            <w:r w:rsidRPr="00AC7CBE">
              <w:rPr>
                <w:b/>
                <w:color w:val="000000"/>
              </w:rPr>
              <w:t>hvmeet</w:t>
            </w:r>
            <w:proofErr w:type="spellEnd"/>
            <w:proofErr w:type="gramEnd"/>
            <w:r w:rsidRPr="00AC7CBE">
              <w:rPr>
                <w:b/>
                <w:color w:val="000000"/>
              </w:rPr>
              <w:t>)</w:t>
            </w:r>
          </w:p>
        </w:tc>
        <w:tc>
          <w:tcPr>
            <w:tcW w:w="2521" w:type="dxa"/>
            <w:gridSpan w:val="2"/>
            <w:tcBorders>
              <w:top w:val="single" w:sz="18" w:space="0" w:color="000000"/>
              <w:left w:val="single" w:sz="18" w:space="0" w:color="000000"/>
              <w:bottom w:val="single" w:sz="18" w:space="0" w:color="000000"/>
              <w:right w:val="single" w:sz="18" w:space="0" w:color="000000"/>
            </w:tcBorders>
          </w:tcPr>
          <w:p w14:paraId="0F5154DC" w14:textId="77777777" w:rsidR="002260EB" w:rsidRPr="00AC7CBE" w:rsidRDefault="002260EB" w:rsidP="00EE2996">
            <w:pPr>
              <w:spacing w:after="0" w:line="240" w:lineRule="auto"/>
              <w:contextualSpacing/>
              <w:rPr>
                <w:i/>
                <w:color w:val="A6A6A6" w:themeColor="background1" w:themeShade="A6"/>
              </w:rPr>
            </w:pPr>
            <w:r w:rsidRPr="00AC7CBE">
              <w:rPr>
                <w:i/>
                <w:color w:val="A6A6A6" w:themeColor="background1" w:themeShade="A6"/>
              </w:rPr>
              <w:t>(Integer)</w:t>
            </w:r>
          </w:p>
        </w:tc>
      </w:tr>
    </w:tbl>
    <w:p w14:paraId="2DBC114F" w14:textId="77777777" w:rsidR="002260EB" w:rsidRDefault="002260EB" w:rsidP="00AC7CBE">
      <w:pPr>
        <w:pStyle w:val="Header"/>
        <w:tabs>
          <w:tab w:val="clear" w:pos="4680"/>
          <w:tab w:val="clear" w:pos="9360"/>
        </w:tabs>
        <w:contextualSpacing/>
        <w:rPr>
          <w:rFonts w:eastAsia="Calibri" w:cs="Times New Roman"/>
        </w:rPr>
      </w:pPr>
    </w:p>
    <w:p w14:paraId="1E170185" w14:textId="77777777" w:rsidR="001E68A0" w:rsidRPr="00AC7CBE" w:rsidRDefault="001E68A0" w:rsidP="00AC7CBE">
      <w:pPr>
        <w:pStyle w:val="Header"/>
        <w:tabs>
          <w:tab w:val="clear" w:pos="4680"/>
          <w:tab w:val="clear" w:pos="9360"/>
        </w:tabs>
        <w:contextualSpacing/>
        <w:rPr>
          <w:rFonts w:eastAsia="Calibri" w:cs="Times New Roman"/>
        </w:rPr>
      </w:pPr>
    </w:p>
    <w:tbl>
      <w:tblPr>
        <w:tblW w:w="10080" w:type="dxa"/>
        <w:tblInd w:w="-5" w:type="dxa"/>
        <w:tblLayout w:type="fixed"/>
        <w:tblCellMar>
          <w:left w:w="29" w:type="dxa"/>
          <w:right w:w="29" w:type="dxa"/>
        </w:tblCellMar>
        <w:tblLook w:val="0000" w:firstRow="0" w:lastRow="0" w:firstColumn="0" w:lastColumn="0" w:noHBand="0" w:noVBand="0"/>
      </w:tblPr>
      <w:tblGrid>
        <w:gridCol w:w="359"/>
        <w:gridCol w:w="4679"/>
        <w:gridCol w:w="7"/>
        <w:gridCol w:w="4344"/>
        <w:gridCol w:w="691"/>
      </w:tblGrid>
      <w:tr w:rsidR="006B5A60" w:rsidRPr="00F82CC8" w14:paraId="1D868FD1" w14:textId="77777777" w:rsidTr="00471179">
        <w:trPr>
          <w:trHeight w:val="20"/>
        </w:trPr>
        <w:tc>
          <w:tcPr>
            <w:tcW w:w="359" w:type="dxa"/>
            <w:tcBorders>
              <w:top w:val="single" w:sz="4" w:space="0" w:color="000000"/>
              <w:left w:val="single" w:sz="4" w:space="0" w:color="000000"/>
              <w:bottom w:val="single" w:sz="4" w:space="0" w:color="000000"/>
              <w:right w:val="single" w:sz="4" w:space="0" w:color="auto"/>
            </w:tcBorders>
          </w:tcPr>
          <w:p w14:paraId="531F9C89" w14:textId="77777777" w:rsidR="006B5A60" w:rsidRPr="00741093" w:rsidRDefault="006B5A60" w:rsidP="005D1E70">
            <w:pPr>
              <w:spacing w:after="0"/>
              <w:rPr>
                <w:rFonts w:eastAsia="Calibri" w:cs="Times New Roman"/>
                <w:w w:val="105"/>
              </w:rPr>
            </w:pPr>
          </w:p>
        </w:tc>
        <w:tc>
          <w:tcPr>
            <w:tcW w:w="4686" w:type="dxa"/>
            <w:gridSpan w:val="2"/>
            <w:tcBorders>
              <w:top w:val="single" w:sz="4" w:space="0" w:color="000000"/>
              <w:left w:val="single" w:sz="4" w:space="0" w:color="auto"/>
              <w:bottom w:val="single" w:sz="4" w:space="0" w:color="000000"/>
            </w:tcBorders>
          </w:tcPr>
          <w:p w14:paraId="7EC50776" w14:textId="38B46C35" w:rsidR="006B5A60" w:rsidRPr="00962095" w:rsidRDefault="006B5A60" w:rsidP="005D1E70">
            <w:pPr>
              <w:spacing w:after="0"/>
              <w:rPr>
                <w:color w:val="000000"/>
              </w:rPr>
            </w:pPr>
            <w:r w:rsidRPr="00962095">
              <w:rPr>
                <w:color w:val="000000"/>
              </w:rPr>
              <w:t>Are there rules about who can access and use the forest?</w:t>
            </w:r>
          </w:p>
        </w:tc>
        <w:tc>
          <w:tcPr>
            <w:tcW w:w="4344" w:type="dxa"/>
            <w:tcBorders>
              <w:top w:val="single" w:sz="4" w:space="0" w:color="000000"/>
              <w:bottom w:val="single" w:sz="4" w:space="0" w:color="000000"/>
              <w:right w:val="single" w:sz="18" w:space="0" w:color="000000"/>
            </w:tcBorders>
          </w:tcPr>
          <w:p w14:paraId="67BC35F2" w14:textId="77777777" w:rsidR="006B5A60" w:rsidRPr="00962095" w:rsidRDefault="006B5A60" w:rsidP="005D1E70">
            <w:pPr>
              <w:spacing w:after="0"/>
              <w:rPr>
                <w:color w:val="000000"/>
              </w:rPr>
            </w:pPr>
            <w:r w:rsidRPr="00962095">
              <w:rPr>
                <w:color w:val="000000"/>
              </w:rPr>
              <w:t>1=No</w:t>
            </w:r>
          </w:p>
          <w:p w14:paraId="3A6E7D53" w14:textId="77777777" w:rsidR="006B5A60" w:rsidRPr="00962095" w:rsidRDefault="006B5A60" w:rsidP="005D1E70">
            <w:pPr>
              <w:spacing w:after="0"/>
              <w:rPr>
                <w:color w:val="000000"/>
              </w:rPr>
            </w:pPr>
            <w:r w:rsidRPr="00962095">
              <w:rPr>
                <w:color w:val="000000"/>
              </w:rPr>
              <w:t>2=Yes</w:t>
            </w:r>
            <w:r w:rsidRPr="00962095" w:rsidDel="00226116">
              <w:rPr>
                <w:color w:val="000000"/>
              </w:rPr>
              <w:t xml:space="preserve"> </w:t>
            </w:r>
          </w:p>
          <w:p w14:paraId="3BCAAF05" w14:textId="77777777" w:rsidR="006B5A60" w:rsidRPr="00962095" w:rsidRDefault="006B5A60" w:rsidP="005D1E70">
            <w:pPr>
              <w:spacing w:after="0"/>
              <w:rPr>
                <w:color w:val="000000"/>
              </w:rPr>
            </w:pPr>
            <w:r w:rsidRPr="00962095">
              <w:rPr>
                <w:color w:val="000000"/>
              </w:rPr>
              <w:t>888=Don’t know</w:t>
            </w:r>
          </w:p>
          <w:p w14:paraId="69A932CC" w14:textId="77777777" w:rsidR="006B5A60" w:rsidRPr="00962095" w:rsidRDefault="006B5A60" w:rsidP="005D1E70">
            <w:pPr>
              <w:spacing w:after="0"/>
              <w:rPr>
                <w:color w:val="000000"/>
              </w:rPr>
            </w:pPr>
            <w:r w:rsidRPr="00962095">
              <w:rPr>
                <w:color w:val="000000"/>
              </w:rPr>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1B0EB01A" w14:textId="77777777" w:rsidR="006B5A60" w:rsidRPr="006F4E6D" w:rsidRDefault="006B5A60" w:rsidP="005D1E70">
            <w:pPr>
              <w:spacing w:after="0"/>
              <w:rPr>
                <w:rFonts w:eastAsia="Calibri" w:cs="Times New Roman"/>
                <w:i/>
                <w:color w:val="A6A6A6"/>
              </w:rPr>
            </w:pPr>
            <w:r w:rsidRPr="006F4E6D">
              <w:rPr>
                <w:rFonts w:eastAsia="Calibri" w:cs="Times New Roman"/>
                <w:i/>
                <w:color w:val="A6A6A6"/>
              </w:rPr>
              <w:t>(Code)</w:t>
            </w:r>
          </w:p>
        </w:tc>
      </w:tr>
      <w:tr w:rsidR="00962095" w:rsidRPr="00815557" w14:paraId="2003EFBE" w14:textId="77777777" w:rsidTr="0047117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2D7E4071" w14:textId="77777777" w:rsidR="00962095" w:rsidRPr="00815557" w:rsidRDefault="00962095" w:rsidP="005D1E70">
            <w:pPr>
              <w:spacing w:after="0"/>
            </w:pPr>
          </w:p>
        </w:tc>
        <w:tc>
          <w:tcPr>
            <w:tcW w:w="4679" w:type="dxa"/>
            <w:tcBorders>
              <w:left w:val="single" w:sz="4" w:space="0" w:color="auto"/>
              <w:right w:val="single" w:sz="18" w:space="0" w:color="000000"/>
            </w:tcBorders>
          </w:tcPr>
          <w:p w14:paraId="5F7AF46F" w14:textId="565DBD54" w:rsidR="00962095" w:rsidRPr="00962095" w:rsidRDefault="00962095" w:rsidP="00962095">
            <w:pPr>
              <w:spacing w:after="0"/>
              <w:rPr>
                <w:color w:val="000000"/>
              </w:rPr>
            </w:pPr>
            <w:r w:rsidRPr="00962095">
              <w:rPr>
                <w:color w:val="000000"/>
              </w:rPr>
              <w:t xml:space="preserve">Who can access this forest for </w:t>
            </w:r>
            <w:commentRangeStart w:id="35"/>
            <w:r w:rsidRPr="00962095">
              <w:rPr>
                <w:color w:val="000000"/>
              </w:rPr>
              <w:t>non-consumptive</w:t>
            </w:r>
            <w:ins w:id="36" w:author="Stickler, Mercedes M. (E3/LTRM)" w:date="2014-09-22T18:12:00Z">
              <w:r w:rsidR="0049321A">
                <w:rPr>
                  <w:color w:val="000000"/>
                </w:rPr>
                <w:t xml:space="preserve"> </w:t>
              </w:r>
              <w:commentRangeEnd w:id="35"/>
              <w:r w:rsidR="0049321A">
                <w:rPr>
                  <w:rStyle w:val="CommentReference"/>
                </w:rPr>
                <w:commentReference w:id="35"/>
              </w:r>
              <w:r w:rsidR="0049321A">
                <w:rPr>
                  <w:color w:val="000000"/>
                </w:rPr>
                <w:t>uses</w:t>
              </w:r>
            </w:ins>
            <w:r w:rsidRPr="00962095">
              <w:rPr>
                <w:color w:val="000000"/>
              </w:rPr>
              <w:t xml:space="preserve">?  </w:t>
            </w:r>
          </w:p>
        </w:tc>
        <w:tc>
          <w:tcPr>
            <w:tcW w:w="5042" w:type="dxa"/>
            <w:gridSpan w:val="3"/>
            <w:tcBorders>
              <w:top w:val="single" w:sz="18" w:space="0" w:color="000000"/>
              <w:left w:val="single" w:sz="18" w:space="0" w:color="000000"/>
              <w:bottom w:val="single" w:sz="18" w:space="0" w:color="000000"/>
              <w:right w:val="single" w:sz="18" w:space="0" w:color="000000"/>
            </w:tcBorders>
          </w:tcPr>
          <w:p w14:paraId="0B0027CF" w14:textId="77777777" w:rsidR="00962095" w:rsidRPr="00815557" w:rsidRDefault="00962095" w:rsidP="005D1E70">
            <w:pPr>
              <w:spacing w:after="0"/>
              <w:rPr>
                <w:w w:val="105"/>
              </w:rPr>
            </w:pPr>
            <w:r w:rsidRPr="00815557">
              <w:rPr>
                <w:i/>
                <w:color w:val="A6A6A6" w:themeColor="background1" w:themeShade="A6"/>
              </w:rPr>
              <w:t>(Text)</w:t>
            </w:r>
          </w:p>
        </w:tc>
      </w:tr>
      <w:tr w:rsidR="00962095" w:rsidRPr="00815557" w14:paraId="54681EE2" w14:textId="77777777" w:rsidTr="0047117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top w:val="single" w:sz="4" w:space="0" w:color="000000"/>
              <w:left w:val="single" w:sz="4" w:space="0" w:color="auto"/>
              <w:bottom w:val="single" w:sz="4" w:space="0" w:color="000000"/>
              <w:right w:val="single" w:sz="4" w:space="0" w:color="auto"/>
            </w:tcBorders>
          </w:tcPr>
          <w:p w14:paraId="109DB3EF" w14:textId="77777777" w:rsidR="00962095" w:rsidRPr="00815557" w:rsidRDefault="00962095" w:rsidP="005D1E70">
            <w:pPr>
              <w:spacing w:after="0"/>
            </w:pPr>
          </w:p>
        </w:tc>
        <w:tc>
          <w:tcPr>
            <w:tcW w:w="4679" w:type="dxa"/>
            <w:tcBorders>
              <w:top w:val="single" w:sz="4" w:space="0" w:color="000000"/>
              <w:left w:val="single" w:sz="4" w:space="0" w:color="auto"/>
              <w:bottom w:val="single" w:sz="4" w:space="0" w:color="000000"/>
              <w:right w:val="single" w:sz="18" w:space="0" w:color="000000"/>
            </w:tcBorders>
          </w:tcPr>
          <w:p w14:paraId="0D0C9951" w14:textId="653528B7" w:rsidR="00962095" w:rsidRPr="00962095" w:rsidRDefault="00962095" w:rsidP="00962095">
            <w:pPr>
              <w:spacing w:after="0"/>
              <w:rPr>
                <w:color w:val="000000"/>
              </w:rPr>
            </w:pPr>
            <w:r w:rsidRPr="00962095">
              <w:rPr>
                <w:color w:val="000000"/>
              </w:rPr>
              <w:t>Who can access this forest for consumptive</w:t>
            </w:r>
            <w:ins w:id="37" w:author="Stickler, Mercedes M. (E3/LTRM)" w:date="2014-09-22T18:12:00Z">
              <w:r w:rsidR="0049321A">
                <w:rPr>
                  <w:color w:val="000000"/>
                </w:rPr>
                <w:t xml:space="preserve"> uses</w:t>
              </w:r>
            </w:ins>
            <w:r w:rsidRPr="00962095">
              <w:rPr>
                <w:color w:val="000000"/>
              </w:rPr>
              <w:t xml:space="preserve">?  </w:t>
            </w:r>
          </w:p>
        </w:tc>
        <w:tc>
          <w:tcPr>
            <w:tcW w:w="5042" w:type="dxa"/>
            <w:gridSpan w:val="3"/>
            <w:tcBorders>
              <w:top w:val="single" w:sz="18" w:space="0" w:color="000000"/>
              <w:left w:val="single" w:sz="18" w:space="0" w:color="000000"/>
              <w:bottom w:val="single" w:sz="18" w:space="0" w:color="000000"/>
              <w:right w:val="single" w:sz="18" w:space="0" w:color="000000"/>
            </w:tcBorders>
          </w:tcPr>
          <w:p w14:paraId="37626276" w14:textId="77777777" w:rsidR="00962095" w:rsidRPr="00962095" w:rsidRDefault="00962095" w:rsidP="005D1E70">
            <w:pPr>
              <w:spacing w:after="0"/>
              <w:rPr>
                <w:i/>
                <w:color w:val="A6A6A6" w:themeColor="background1" w:themeShade="A6"/>
              </w:rPr>
            </w:pPr>
            <w:r w:rsidRPr="00815557">
              <w:rPr>
                <w:i/>
                <w:color w:val="A6A6A6" w:themeColor="background1" w:themeShade="A6"/>
              </w:rPr>
              <w:t>(Text)</w:t>
            </w:r>
          </w:p>
        </w:tc>
      </w:tr>
      <w:tr w:rsidR="00962095" w:rsidRPr="00F82CC8" w14:paraId="5DBEF251" w14:textId="77777777" w:rsidTr="00471179">
        <w:trPr>
          <w:trHeight w:val="20"/>
        </w:trPr>
        <w:tc>
          <w:tcPr>
            <w:tcW w:w="359" w:type="dxa"/>
            <w:tcBorders>
              <w:top w:val="single" w:sz="4" w:space="0" w:color="000000"/>
              <w:left w:val="single" w:sz="4" w:space="0" w:color="000000"/>
              <w:bottom w:val="single" w:sz="4" w:space="0" w:color="000000"/>
              <w:right w:val="single" w:sz="4" w:space="0" w:color="auto"/>
            </w:tcBorders>
          </w:tcPr>
          <w:p w14:paraId="219C7B7A" w14:textId="77777777" w:rsidR="00962095" w:rsidRPr="00741093" w:rsidRDefault="00962095" w:rsidP="005D1E70">
            <w:pPr>
              <w:spacing w:after="0"/>
              <w:rPr>
                <w:rFonts w:eastAsia="Calibri" w:cs="Times New Roman"/>
                <w:w w:val="105"/>
              </w:rPr>
            </w:pPr>
          </w:p>
        </w:tc>
        <w:tc>
          <w:tcPr>
            <w:tcW w:w="4686" w:type="dxa"/>
            <w:gridSpan w:val="2"/>
            <w:tcBorders>
              <w:top w:val="single" w:sz="4" w:space="0" w:color="000000"/>
              <w:left w:val="single" w:sz="4" w:space="0" w:color="auto"/>
              <w:bottom w:val="single" w:sz="4" w:space="0" w:color="000000"/>
            </w:tcBorders>
          </w:tcPr>
          <w:p w14:paraId="0B39C267" w14:textId="2396ABCB" w:rsidR="00962095" w:rsidRPr="00962095" w:rsidRDefault="00962095" w:rsidP="005D1E70">
            <w:pPr>
              <w:spacing w:after="0"/>
              <w:rPr>
                <w:color w:val="000000"/>
              </w:rPr>
            </w:pPr>
            <w:r w:rsidRPr="00962095">
              <w:rPr>
                <w:color w:val="000000"/>
              </w:rPr>
              <w:t>Are there rules about when people can access and use the forest?</w:t>
            </w:r>
          </w:p>
        </w:tc>
        <w:tc>
          <w:tcPr>
            <w:tcW w:w="4344" w:type="dxa"/>
            <w:tcBorders>
              <w:top w:val="single" w:sz="4" w:space="0" w:color="000000"/>
              <w:bottom w:val="single" w:sz="4" w:space="0" w:color="000000"/>
              <w:right w:val="single" w:sz="18" w:space="0" w:color="000000"/>
            </w:tcBorders>
          </w:tcPr>
          <w:p w14:paraId="41E39D0B" w14:textId="77777777" w:rsidR="00962095" w:rsidRPr="00962095" w:rsidRDefault="00962095" w:rsidP="005D1E70">
            <w:pPr>
              <w:spacing w:after="0"/>
              <w:rPr>
                <w:color w:val="000000"/>
              </w:rPr>
            </w:pPr>
            <w:r w:rsidRPr="00962095">
              <w:rPr>
                <w:color w:val="000000"/>
              </w:rPr>
              <w:t>1=No</w:t>
            </w:r>
          </w:p>
          <w:p w14:paraId="540C8E9B" w14:textId="77777777" w:rsidR="00962095" w:rsidRPr="00962095" w:rsidRDefault="00962095" w:rsidP="005D1E70">
            <w:pPr>
              <w:spacing w:after="0"/>
              <w:rPr>
                <w:color w:val="000000"/>
              </w:rPr>
            </w:pPr>
            <w:r w:rsidRPr="00962095">
              <w:rPr>
                <w:color w:val="000000"/>
              </w:rPr>
              <w:t>2=Yes</w:t>
            </w:r>
            <w:r w:rsidRPr="00962095" w:rsidDel="00226116">
              <w:rPr>
                <w:color w:val="000000"/>
              </w:rPr>
              <w:t xml:space="preserve"> </w:t>
            </w:r>
          </w:p>
          <w:p w14:paraId="00C7A176" w14:textId="77777777" w:rsidR="00962095" w:rsidRPr="00962095" w:rsidRDefault="00962095" w:rsidP="005D1E70">
            <w:pPr>
              <w:spacing w:after="0"/>
              <w:rPr>
                <w:color w:val="000000"/>
              </w:rPr>
            </w:pPr>
            <w:r w:rsidRPr="00962095">
              <w:rPr>
                <w:color w:val="000000"/>
              </w:rPr>
              <w:t>888=Don’t know</w:t>
            </w:r>
          </w:p>
          <w:p w14:paraId="0589D47B" w14:textId="77777777" w:rsidR="00962095" w:rsidRPr="00962095" w:rsidRDefault="00962095" w:rsidP="005D1E70">
            <w:pPr>
              <w:spacing w:after="0"/>
              <w:rPr>
                <w:color w:val="000000"/>
              </w:rPr>
            </w:pPr>
            <w:r w:rsidRPr="00962095">
              <w:rPr>
                <w:color w:val="000000"/>
              </w:rPr>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13A93766" w14:textId="77777777" w:rsidR="00962095" w:rsidRPr="006F4E6D" w:rsidRDefault="00962095" w:rsidP="005D1E70">
            <w:pPr>
              <w:spacing w:after="0"/>
              <w:rPr>
                <w:rFonts w:eastAsia="Calibri" w:cs="Times New Roman"/>
                <w:i/>
                <w:color w:val="A6A6A6"/>
              </w:rPr>
            </w:pPr>
            <w:r w:rsidRPr="006F4E6D">
              <w:rPr>
                <w:rFonts w:eastAsia="Calibri" w:cs="Times New Roman"/>
                <w:i/>
                <w:color w:val="A6A6A6"/>
              </w:rPr>
              <w:t>(Code)</w:t>
            </w:r>
          </w:p>
        </w:tc>
      </w:tr>
    </w:tbl>
    <w:p w14:paraId="73A1FBCB" w14:textId="77777777" w:rsidR="001E68A0" w:rsidRDefault="001E68A0" w:rsidP="00AC7CBE">
      <w:pPr>
        <w:pStyle w:val="Header"/>
        <w:tabs>
          <w:tab w:val="clear" w:pos="4680"/>
          <w:tab w:val="clear" w:pos="9360"/>
        </w:tabs>
        <w:contextualSpacing/>
        <w:rPr>
          <w:rFonts w:eastAsia="Calibri" w:cs="Times New Roman"/>
        </w:rPr>
      </w:pPr>
    </w:p>
    <w:p w14:paraId="3DD8318C" w14:textId="77777777" w:rsidR="005142A9" w:rsidRPr="00AC7CBE" w:rsidRDefault="005142A9" w:rsidP="00AC7CBE">
      <w:pPr>
        <w:spacing w:after="0" w:line="240" w:lineRule="auto"/>
        <w:contextualSpacing/>
      </w:pPr>
    </w:p>
    <w:tbl>
      <w:tblPr>
        <w:tblW w:w="10080" w:type="dxa"/>
        <w:tblInd w:w="-5" w:type="dxa"/>
        <w:tblLayout w:type="fixed"/>
        <w:tblCellMar>
          <w:left w:w="0" w:type="dxa"/>
          <w:right w:w="0" w:type="dxa"/>
        </w:tblCellMar>
        <w:tblLook w:val="0000" w:firstRow="0" w:lastRow="0" w:firstColumn="0" w:lastColumn="0" w:noHBand="0" w:noVBand="0"/>
      </w:tblPr>
      <w:tblGrid>
        <w:gridCol w:w="359"/>
        <w:gridCol w:w="4679"/>
        <w:gridCol w:w="7"/>
        <w:gridCol w:w="2510"/>
        <w:gridCol w:w="1803"/>
        <w:gridCol w:w="31"/>
        <w:gridCol w:w="691"/>
      </w:tblGrid>
      <w:tr w:rsidR="006D40B2" w:rsidRPr="00AC7CBE" w14:paraId="061E5779" w14:textId="77777777" w:rsidTr="00471179">
        <w:trPr>
          <w:trHeight w:val="20"/>
        </w:trPr>
        <w:tc>
          <w:tcPr>
            <w:tcW w:w="359" w:type="dxa"/>
            <w:tcBorders>
              <w:top w:val="single" w:sz="4" w:space="0" w:color="000000"/>
              <w:left w:val="single" w:sz="4" w:space="0" w:color="000000"/>
              <w:bottom w:val="single" w:sz="4" w:space="0" w:color="000000"/>
              <w:right w:val="single" w:sz="4" w:space="0" w:color="auto"/>
            </w:tcBorders>
          </w:tcPr>
          <w:p w14:paraId="7348F898" w14:textId="77777777" w:rsidR="006D40B2" w:rsidRPr="00AC7CBE" w:rsidRDefault="006D40B2" w:rsidP="00AC7CBE">
            <w:pPr>
              <w:spacing w:after="0" w:line="240" w:lineRule="auto"/>
              <w:contextualSpacing/>
              <w:rPr>
                <w:rFonts w:eastAsia="Calibri" w:cs="Times New Roman"/>
                <w:w w:val="105"/>
              </w:rPr>
            </w:pPr>
          </w:p>
        </w:tc>
        <w:tc>
          <w:tcPr>
            <w:tcW w:w="4686" w:type="dxa"/>
            <w:gridSpan w:val="2"/>
            <w:tcBorders>
              <w:top w:val="single" w:sz="4" w:space="0" w:color="000000"/>
              <w:left w:val="single" w:sz="4" w:space="0" w:color="auto"/>
              <w:bottom w:val="single" w:sz="4" w:space="0" w:color="000000"/>
            </w:tcBorders>
          </w:tcPr>
          <w:p w14:paraId="4CE833F6" w14:textId="27EED5B6" w:rsidR="006D40B2" w:rsidRPr="00AC7CBE" w:rsidRDefault="006D40B2" w:rsidP="00AC7CBE">
            <w:pPr>
              <w:pStyle w:val="longtableQtext"/>
              <w:spacing w:after="0" w:line="240" w:lineRule="auto"/>
              <w:contextualSpacing/>
              <w:rPr>
                <w:rFonts w:asciiTheme="minorHAnsi" w:eastAsiaTheme="minorEastAsia" w:hAnsiTheme="minorHAnsi"/>
                <w:b/>
                <w:lang w:eastAsia="zh-CN"/>
              </w:rPr>
            </w:pPr>
            <w:r w:rsidRPr="00AC7CBE">
              <w:rPr>
                <w:rFonts w:asciiTheme="minorHAnsi" w:eastAsiaTheme="minorEastAsia" w:hAnsiTheme="minorHAnsi"/>
                <w:lang w:eastAsia="zh-CN"/>
              </w:rPr>
              <w:t>F6a</w:t>
            </w:r>
            <w:r w:rsidR="00471179">
              <w:rPr>
                <w:rFonts w:asciiTheme="minorHAnsi" w:eastAsiaTheme="minorEastAsia" w:hAnsiTheme="minorHAnsi"/>
                <w:lang w:eastAsia="zh-CN"/>
              </w:rPr>
              <w:t>.</w:t>
            </w:r>
            <w:r w:rsidRPr="00AC7CBE">
              <w:rPr>
                <w:rFonts w:asciiTheme="minorHAnsi" w:eastAsiaTheme="minorEastAsia" w:hAnsiTheme="minorHAnsi"/>
                <w:lang w:eastAsia="zh-CN"/>
              </w:rPr>
              <w:t>Is there a rule in this village about</w:t>
            </w:r>
            <w:r w:rsidR="004900F5" w:rsidRPr="00AC7CBE">
              <w:rPr>
                <w:rFonts w:asciiTheme="minorHAnsi" w:eastAsiaTheme="minorEastAsia" w:hAnsiTheme="minorHAnsi"/>
                <w:lang w:eastAsia="zh-CN"/>
              </w:rPr>
              <w:t xml:space="preserve"> grazing animals in the forest</w:t>
            </w:r>
            <w:r w:rsidRPr="00AC7CBE">
              <w:rPr>
                <w:rFonts w:asciiTheme="minorHAnsi" w:eastAsiaTheme="minorEastAsia" w:hAnsiTheme="minorHAnsi"/>
                <w:lang w:eastAsia="zh-CN"/>
              </w:rPr>
              <w:t xml:space="preserve">?   </w:t>
            </w:r>
            <w:r w:rsidRPr="00AC7CBE">
              <w:rPr>
                <w:rFonts w:asciiTheme="minorHAnsi" w:eastAsiaTheme="minorEastAsia" w:hAnsiTheme="minorHAnsi"/>
                <w:b/>
                <w:lang w:eastAsia="zh-CN"/>
              </w:rPr>
              <w:t>(</w:t>
            </w:r>
            <w:proofErr w:type="spellStart"/>
            <w:r w:rsidRPr="00AC7CBE">
              <w:rPr>
                <w:rFonts w:asciiTheme="minorHAnsi" w:eastAsiaTheme="minorEastAsia" w:hAnsiTheme="minorHAnsi"/>
                <w:b/>
                <w:lang w:eastAsia="zh-CN"/>
              </w:rPr>
              <w:t>hgraze</w:t>
            </w:r>
            <w:proofErr w:type="spellEnd"/>
            <w:r w:rsidRPr="00AC7CBE">
              <w:rPr>
                <w:rFonts w:asciiTheme="minorHAnsi" w:eastAsiaTheme="minorEastAsia" w:hAnsiTheme="minorHAnsi"/>
                <w:b/>
                <w:lang w:eastAsia="zh-CN"/>
              </w:rPr>
              <w:t>)</w:t>
            </w:r>
          </w:p>
          <w:p w14:paraId="5175E09F" w14:textId="44358B93" w:rsidR="006D40B2" w:rsidRPr="00AC7CBE" w:rsidRDefault="006D40B2" w:rsidP="00AC7CBE">
            <w:pPr>
              <w:spacing w:after="0" w:line="240" w:lineRule="auto"/>
              <w:contextualSpacing/>
              <w:rPr>
                <w:rFonts w:eastAsia="Calibri" w:cs="Times New Roman"/>
                <w:w w:val="105"/>
              </w:rPr>
            </w:pPr>
            <w:r w:rsidRPr="00AC7CBE">
              <w:rPr>
                <w:rFonts w:eastAsiaTheme="minorEastAsia" w:cs="Times New Roman"/>
                <w:w w:val="105"/>
                <w:lang w:eastAsia="zh-CN"/>
              </w:rPr>
              <w:t xml:space="preserve">If 1,888 or 999, skip to </w:t>
            </w:r>
            <w:r w:rsidRPr="00AC7CBE">
              <w:rPr>
                <w:rFonts w:eastAsiaTheme="minorEastAsia" w:cs="Times New Roman"/>
                <w:b/>
                <w:w w:val="105"/>
                <w:lang w:eastAsia="zh-CN"/>
              </w:rPr>
              <w:t>F7</w:t>
            </w:r>
            <w:r w:rsidR="00962095">
              <w:rPr>
                <w:rFonts w:eastAsiaTheme="minorEastAsia" w:cs="Times New Roman"/>
                <w:b/>
                <w:w w:val="105"/>
                <w:lang w:eastAsia="zh-CN"/>
              </w:rPr>
              <w:t>a</w:t>
            </w:r>
          </w:p>
        </w:tc>
        <w:tc>
          <w:tcPr>
            <w:tcW w:w="4344" w:type="dxa"/>
            <w:gridSpan w:val="3"/>
            <w:tcBorders>
              <w:top w:val="single" w:sz="4" w:space="0" w:color="000000"/>
              <w:bottom w:val="single" w:sz="4" w:space="0" w:color="000000"/>
              <w:right w:val="single" w:sz="18" w:space="0" w:color="000000"/>
            </w:tcBorders>
          </w:tcPr>
          <w:p w14:paraId="323701EA" w14:textId="77777777" w:rsidR="006D40B2" w:rsidRPr="00AC7CBE" w:rsidRDefault="006D40B2" w:rsidP="00AC7CBE">
            <w:pPr>
              <w:spacing w:after="0" w:line="240" w:lineRule="auto"/>
              <w:contextualSpacing/>
            </w:pPr>
            <w:r w:rsidRPr="00AC7CBE">
              <w:t>1=No</w:t>
            </w:r>
          </w:p>
          <w:p w14:paraId="035132CC" w14:textId="77777777" w:rsidR="006D40B2" w:rsidRPr="00AC7CBE" w:rsidRDefault="006D40B2" w:rsidP="00AC7CBE">
            <w:pPr>
              <w:spacing w:after="0" w:line="240" w:lineRule="auto"/>
              <w:contextualSpacing/>
            </w:pPr>
            <w:r w:rsidRPr="00AC7CBE">
              <w:t>2=Yes</w:t>
            </w:r>
            <w:r w:rsidRPr="00AC7CBE" w:rsidDel="00226116">
              <w:t xml:space="preserve"> </w:t>
            </w:r>
          </w:p>
          <w:p w14:paraId="5D1665D8" w14:textId="77777777" w:rsidR="006D40B2" w:rsidRPr="00AC7CBE" w:rsidRDefault="006D40B2" w:rsidP="00AC7CBE">
            <w:pPr>
              <w:spacing w:after="0" w:line="240" w:lineRule="auto"/>
              <w:contextualSpacing/>
            </w:pPr>
            <w:r w:rsidRPr="00AC7CBE">
              <w:t>888=Don’t know</w:t>
            </w:r>
          </w:p>
          <w:p w14:paraId="3F4DEFFB" w14:textId="77777777" w:rsidR="006D40B2" w:rsidRPr="00AC7CBE" w:rsidRDefault="006D40B2" w:rsidP="00AC7CBE">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2BFC38DE" w14:textId="77777777" w:rsidR="006D40B2" w:rsidRPr="00AC7CBE" w:rsidRDefault="006D40B2"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6D40B2" w:rsidRPr="00AC7CBE" w14:paraId="5AF8DAD4" w14:textId="77777777" w:rsidTr="0047117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17293F8A" w14:textId="77777777" w:rsidR="006D40B2" w:rsidRPr="00AC7CBE" w:rsidRDefault="006D40B2" w:rsidP="00AC7CBE">
            <w:pPr>
              <w:spacing w:after="0" w:line="240" w:lineRule="auto"/>
              <w:contextualSpacing/>
            </w:pPr>
          </w:p>
        </w:tc>
        <w:tc>
          <w:tcPr>
            <w:tcW w:w="4679" w:type="dxa"/>
            <w:tcBorders>
              <w:left w:val="single" w:sz="4" w:space="0" w:color="auto"/>
              <w:right w:val="single" w:sz="18" w:space="0" w:color="000000"/>
            </w:tcBorders>
          </w:tcPr>
          <w:p w14:paraId="24774A74" w14:textId="05BD8D56" w:rsidR="006D40B2" w:rsidRPr="00AC7CBE" w:rsidRDefault="006D40B2" w:rsidP="00AC7CBE">
            <w:pPr>
              <w:spacing w:after="0" w:line="240" w:lineRule="auto"/>
              <w:contextualSpacing/>
              <w:rPr>
                <w:w w:val="105"/>
              </w:rPr>
            </w:pPr>
            <w:r w:rsidRPr="00AC7CBE">
              <w:rPr>
                <w:color w:val="000000"/>
              </w:rPr>
              <w:t>F6b</w:t>
            </w:r>
            <w:r w:rsidR="00471179">
              <w:rPr>
                <w:color w:val="000000"/>
              </w:rPr>
              <w:t>.</w:t>
            </w:r>
            <w:r w:rsidRPr="00AC7CBE">
              <w:rPr>
                <w:color w:val="000000"/>
              </w:rPr>
              <w:t xml:space="preserve">Please describe this rule about grazing livestock  </w:t>
            </w:r>
            <w:r w:rsidRPr="00AC7CBE">
              <w:rPr>
                <w:b/>
                <w:color w:val="000000"/>
              </w:rPr>
              <w:t>(</w:t>
            </w:r>
            <w:proofErr w:type="spellStart"/>
            <w:r w:rsidRPr="00AC7CBE">
              <w:rPr>
                <w:b/>
                <w:color w:val="000000"/>
              </w:rPr>
              <w:t>hgrazer</w:t>
            </w:r>
            <w:proofErr w:type="spellEnd"/>
            <w:r w:rsidRPr="00AC7CBE">
              <w:rPr>
                <w:b/>
                <w:color w:val="000000"/>
              </w:rPr>
              <w:t>)</w:t>
            </w:r>
          </w:p>
        </w:tc>
        <w:tc>
          <w:tcPr>
            <w:tcW w:w="5042" w:type="dxa"/>
            <w:gridSpan w:val="5"/>
            <w:tcBorders>
              <w:top w:val="single" w:sz="18" w:space="0" w:color="000000"/>
              <w:left w:val="single" w:sz="18" w:space="0" w:color="000000"/>
              <w:bottom w:val="single" w:sz="18" w:space="0" w:color="000000"/>
              <w:right w:val="single" w:sz="18" w:space="0" w:color="000000"/>
            </w:tcBorders>
          </w:tcPr>
          <w:p w14:paraId="0F701C42" w14:textId="77777777" w:rsidR="006D40B2" w:rsidRPr="00AC7CBE" w:rsidRDefault="006D40B2" w:rsidP="00AC7CBE">
            <w:pPr>
              <w:spacing w:after="0" w:line="240" w:lineRule="auto"/>
              <w:contextualSpacing/>
              <w:rPr>
                <w:w w:val="105"/>
              </w:rPr>
            </w:pPr>
            <w:r w:rsidRPr="00AC7CBE">
              <w:rPr>
                <w:i/>
                <w:color w:val="A6A6A6" w:themeColor="background1" w:themeShade="A6"/>
              </w:rPr>
              <w:t>(Text)</w:t>
            </w:r>
          </w:p>
        </w:tc>
      </w:tr>
      <w:tr w:rsidR="006D40B2" w:rsidRPr="00AC7CBE" w14:paraId="33AE01C8" w14:textId="77777777" w:rsidTr="00471179">
        <w:trPr>
          <w:trHeight w:val="20"/>
        </w:trPr>
        <w:tc>
          <w:tcPr>
            <w:tcW w:w="359" w:type="dxa"/>
            <w:tcBorders>
              <w:top w:val="single" w:sz="4" w:space="0" w:color="000000"/>
              <w:left w:val="single" w:sz="4" w:space="0" w:color="000000"/>
              <w:bottom w:val="single" w:sz="4" w:space="0" w:color="000000"/>
              <w:right w:val="single" w:sz="4" w:space="0" w:color="auto"/>
            </w:tcBorders>
          </w:tcPr>
          <w:p w14:paraId="527FD8A5" w14:textId="77777777" w:rsidR="006D40B2" w:rsidRPr="00AC7CBE" w:rsidRDefault="006D40B2" w:rsidP="00AC7CBE">
            <w:pPr>
              <w:spacing w:after="0" w:line="240" w:lineRule="auto"/>
              <w:contextualSpacing/>
              <w:rPr>
                <w:rFonts w:eastAsia="Calibri" w:cs="Times New Roman"/>
                <w:w w:val="105"/>
              </w:rPr>
            </w:pPr>
          </w:p>
        </w:tc>
        <w:tc>
          <w:tcPr>
            <w:tcW w:w="4686" w:type="dxa"/>
            <w:gridSpan w:val="2"/>
            <w:tcBorders>
              <w:top w:val="single" w:sz="4" w:space="0" w:color="000000"/>
              <w:left w:val="single" w:sz="4" w:space="0" w:color="auto"/>
              <w:bottom w:val="single" w:sz="4" w:space="0" w:color="000000"/>
            </w:tcBorders>
          </w:tcPr>
          <w:p w14:paraId="0DA70B56" w14:textId="64CFE115" w:rsidR="006D40B2" w:rsidRPr="00AC7CBE" w:rsidRDefault="006D40B2" w:rsidP="00AC7CBE">
            <w:pPr>
              <w:spacing w:after="0" w:line="240" w:lineRule="auto"/>
              <w:contextualSpacing/>
              <w:rPr>
                <w:rFonts w:eastAsia="Calibri" w:cs="Times New Roman"/>
                <w:w w:val="105"/>
              </w:rPr>
            </w:pPr>
            <w:r w:rsidRPr="00AC7CBE">
              <w:rPr>
                <w:color w:val="000000"/>
              </w:rPr>
              <w:t>F6c</w:t>
            </w:r>
            <w:r w:rsidR="00471179">
              <w:rPr>
                <w:color w:val="000000"/>
              </w:rPr>
              <w:t>.</w:t>
            </w:r>
            <w:r w:rsidRPr="00AC7CBE">
              <w:rPr>
                <w:color w:val="000000"/>
              </w:rPr>
              <w:t xml:space="preserve">Does your village monitor for rule breaking?     </w:t>
            </w:r>
            <w:r w:rsidRPr="00AC7CBE">
              <w:rPr>
                <w:b/>
                <w:color w:val="000000"/>
              </w:rPr>
              <w:t>(</w:t>
            </w:r>
            <w:proofErr w:type="spellStart"/>
            <w:r w:rsidRPr="00AC7CBE">
              <w:rPr>
                <w:b/>
                <w:color w:val="000000"/>
              </w:rPr>
              <w:t>hgrazwenf</w:t>
            </w:r>
            <w:proofErr w:type="spellEnd"/>
            <w:r w:rsidRPr="00AC7CBE">
              <w:rPr>
                <w:b/>
                <w:color w:val="000000"/>
              </w:rPr>
              <w:t>)</w:t>
            </w:r>
          </w:p>
        </w:tc>
        <w:tc>
          <w:tcPr>
            <w:tcW w:w="4344" w:type="dxa"/>
            <w:gridSpan w:val="3"/>
            <w:tcBorders>
              <w:top w:val="single" w:sz="4" w:space="0" w:color="000000"/>
              <w:bottom w:val="single" w:sz="4" w:space="0" w:color="000000"/>
              <w:right w:val="single" w:sz="18" w:space="0" w:color="000000"/>
            </w:tcBorders>
          </w:tcPr>
          <w:p w14:paraId="5C6A8A1A" w14:textId="77777777" w:rsidR="006D40B2" w:rsidRPr="00AC7CBE" w:rsidRDefault="006D40B2" w:rsidP="00AC7CBE">
            <w:pPr>
              <w:spacing w:after="0" w:line="240" w:lineRule="auto"/>
              <w:contextualSpacing/>
            </w:pPr>
            <w:r w:rsidRPr="00AC7CBE">
              <w:t>1=No</w:t>
            </w:r>
          </w:p>
          <w:p w14:paraId="7E40F98F" w14:textId="77777777" w:rsidR="006D40B2" w:rsidRPr="00AC7CBE" w:rsidRDefault="006D40B2" w:rsidP="00AC7CBE">
            <w:pPr>
              <w:spacing w:after="0" w:line="240" w:lineRule="auto"/>
              <w:contextualSpacing/>
            </w:pPr>
            <w:r w:rsidRPr="00AC7CBE">
              <w:t>2=Yes</w:t>
            </w:r>
            <w:r w:rsidRPr="00AC7CBE" w:rsidDel="00226116">
              <w:t xml:space="preserve"> </w:t>
            </w:r>
          </w:p>
          <w:p w14:paraId="1DB2D54B" w14:textId="77777777" w:rsidR="006D40B2" w:rsidRPr="00AC7CBE" w:rsidRDefault="006D40B2" w:rsidP="00AC7CBE">
            <w:pPr>
              <w:spacing w:after="0" w:line="240" w:lineRule="auto"/>
              <w:contextualSpacing/>
            </w:pPr>
            <w:r w:rsidRPr="00AC7CBE">
              <w:lastRenderedPageBreak/>
              <w:t>888=Don’t know</w:t>
            </w:r>
          </w:p>
          <w:p w14:paraId="70AD58EA" w14:textId="77777777" w:rsidR="006D40B2" w:rsidRPr="00AC7CBE" w:rsidRDefault="006D40B2" w:rsidP="00AC7CBE">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4538EB77" w14:textId="77777777" w:rsidR="006D40B2" w:rsidRPr="00AC7CBE" w:rsidRDefault="006D40B2" w:rsidP="00AC7CBE">
            <w:pPr>
              <w:spacing w:after="0" w:line="240" w:lineRule="auto"/>
              <w:contextualSpacing/>
              <w:rPr>
                <w:rFonts w:eastAsia="Calibri" w:cs="Times New Roman"/>
                <w:i/>
                <w:color w:val="A6A6A6"/>
              </w:rPr>
            </w:pPr>
            <w:r w:rsidRPr="00AC7CBE">
              <w:rPr>
                <w:rFonts w:eastAsia="Calibri" w:cs="Times New Roman"/>
                <w:i/>
                <w:color w:val="A6A6A6"/>
              </w:rPr>
              <w:lastRenderedPageBreak/>
              <w:t>(Code)</w:t>
            </w:r>
          </w:p>
        </w:tc>
      </w:tr>
      <w:tr w:rsidR="006D40B2" w:rsidRPr="00AC7CBE" w14:paraId="411F96E7" w14:textId="77777777" w:rsidTr="00471179">
        <w:trPr>
          <w:trHeight w:val="20"/>
        </w:trPr>
        <w:tc>
          <w:tcPr>
            <w:tcW w:w="359" w:type="dxa"/>
            <w:tcBorders>
              <w:top w:val="single" w:sz="4" w:space="0" w:color="000000"/>
              <w:left w:val="single" w:sz="4" w:space="0" w:color="000000"/>
              <w:bottom w:val="single" w:sz="4" w:space="0" w:color="000000"/>
              <w:right w:val="single" w:sz="4" w:space="0" w:color="auto"/>
            </w:tcBorders>
          </w:tcPr>
          <w:p w14:paraId="35872F6C" w14:textId="77777777" w:rsidR="006D40B2" w:rsidRPr="00AC7CBE" w:rsidRDefault="006D40B2" w:rsidP="00AC7CBE">
            <w:pPr>
              <w:spacing w:after="0" w:line="240" w:lineRule="auto"/>
              <w:contextualSpacing/>
              <w:rPr>
                <w:rFonts w:eastAsia="Calibri" w:cs="Times New Roman"/>
                <w:w w:val="105"/>
              </w:rPr>
            </w:pPr>
          </w:p>
        </w:tc>
        <w:tc>
          <w:tcPr>
            <w:tcW w:w="4686" w:type="dxa"/>
            <w:gridSpan w:val="2"/>
            <w:tcBorders>
              <w:top w:val="single" w:sz="4" w:space="0" w:color="000000"/>
              <w:left w:val="single" w:sz="4" w:space="0" w:color="auto"/>
              <w:bottom w:val="single" w:sz="4" w:space="0" w:color="000000"/>
            </w:tcBorders>
          </w:tcPr>
          <w:p w14:paraId="1E330CF1" w14:textId="5480DB30" w:rsidR="006D40B2" w:rsidRPr="00AC7CBE" w:rsidRDefault="006D40B2" w:rsidP="00AC7CBE">
            <w:pPr>
              <w:spacing w:after="0" w:line="240" w:lineRule="auto"/>
              <w:contextualSpacing/>
              <w:rPr>
                <w:rFonts w:eastAsia="Calibri" w:cs="Times New Roman"/>
                <w:w w:val="105"/>
              </w:rPr>
            </w:pPr>
            <w:r w:rsidRPr="00AC7CBE">
              <w:rPr>
                <w:color w:val="000000"/>
              </w:rPr>
              <w:t>F6d</w:t>
            </w:r>
            <w:r w:rsidR="00471179">
              <w:rPr>
                <w:color w:val="000000"/>
              </w:rPr>
              <w:t>.</w:t>
            </w:r>
            <w:r w:rsidRPr="00AC7CBE">
              <w:rPr>
                <w:color w:val="000000"/>
              </w:rPr>
              <w:t>Are there penalties for breaking this rule?</w:t>
            </w:r>
            <w:r w:rsidRPr="00AC7CBE">
              <w:t xml:space="preserve"> </w:t>
            </w:r>
            <w:r w:rsidRPr="00AC7CBE">
              <w:rPr>
                <w:b/>
              </w:rPr>
              <w:t>(</w:t>
            </w:r>
            <w:proofErr w:type="spellStart"/>
            <w:r w:rsidRPr="00AC7CBE">
              <w:rPr>
                <w:b/>
                <w:color w:val="000000"/>
              </w:rPr>
              <w:t>hgrazrenf</w:t>
            </w:r>
            <w:proofErr w:type="spellEnd"/>
            <w:r w:rsidRPr="00AC7CBE">
              <w:rPr>
                <w:b/>
                <w:color w:val="000000"/>
              </w:rPr>
              <w:t>)</w:t>
            </w:r>
            <w:r w:rsidRPr="00AC7CBE">
              <w:rPr>
                <w:color w:val="000000"/>
              </w:rPr>
              <w:t xml:space="preserve"> </w:t>
            </w:r>
          </w:p>
        </w:tc>
        <w:tc>
          <w:tcPr>
            <w:tcW w:w="4344" w:type="dxa"/>
            <w:gridSpan w:val="3"/>
            <w:tcBorders>
              <w:top w:val="single" w:sz="4" w:space="0" w:color="000000"/>
              <w:bottom w:val="single" w:sz="4" w:space="0" w:color="000000"/>
              <w:right w:val="single" w:sz="18" w:space="0" w:color="000000"/>
            </w:tcBorders>
          </w:tcPr>
          <w:p w14:paraId="278430B3" w14:textId="77777777" w:rsidR="006D40B2" w:rsidRPr="00AC7CBE" w:rsidRDefault="006D40B2" w:rsidP="00AC7CBE">
            <w:pPr>
              <w:spacing w:after="0" w:line="240" w:lineRule="auto"/>
              <w:contextualSpacing/>
            </w:pPr>
            <w:r w:rsidRPr="00AC7CBE">
              <w:t>1=No</w:t>
            </w:r>
          </w:p>
          <w:p w14:paraId="154D10E1" w14:textId="77777777" w:rsidR="006D40B2" w:rsidRPr="00AC7CBE" w:rsidRDefault="006D40B2" w:rsidP="00AC7CBE">
            <w:pPr>
              <w:spacing w:after="0" w:line="240" w:lineRule="auto"/>
              <w:contextualSpacing/>
            </w:pPr>
            <w:r w:rsidRPr="00AC7CBE">
              <w:t>2=Yes</w:t>
            </w:r>
            <w:r w:rsidRPr="00AC7CBE" w:rsidDel="00226116">
              <w:t xml:space="preserve"> </w:t>
            </w:r>
          </w:p>
          <w:p w14:paraId="488D5703" w14:textId="77777777" w:rsidR="006D40B2" w:rsidRPr="00AC7CBE" w:rsidRDefault="006D40B2" w:rsidP="00AC7CBE">
            <w:pPr>
              <w:spacing w:after="0" w:line="240" w:lineRule="auto"/>
              <w:contextualSpacing/>
            </w:pPr>
            <w:r w:rsidRPr="00AC7CBE">
              <w:t>888=Don’t know</w:t>
            </w:r>
          </w:p>
          <w:p w14:paraId="714FEEAB" w14:textId="77777777" w:rsidR="006D40B2" w:rsidRPr="00AC7CBE" w:rsidRDefault="006D40B2" w:rsidP="00AC7CBE">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22841B7F" w14:textId="77777777" w:rsidR="006D40B2" w:rsidRPr="00AC7CBE" w:rsidRDefault="006D40B2"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6D40B2" w:rsidRPr="00AC7CBE" w14:paraId="55826F4F" w14:textId="77777777" w:rsidTr="00471179">
        <w:trPr>
          <w:trHeight w:val="20"/>
        </w:trPr>
        <w:tc>
          <w:tcPr>
            <w:tcW w:w="359" w:type="dxa"/>
            <w:tcBorders>
              <w:top w:val="single" w:sz="4" w:space="0" w:color="000000"/>
              <w:left w:val="single" w:sz="4" w:space="0" w:color="000000"/>
              <w:bottom w:val="single" w:sz="4" w:space="0" w:color="000000"/>
              <w:right w:val="single" w:sz="4" w:space="0" w:color="auto"/>
            </w:tcBorders>
          </w:tcPr>
          <w:p w14:paraId="3C0D7E03" w14:textId="77777777" w:rsidR="006D40B2" w:rsidRPr="00AC7CBE" w:rsidRDefault="006D40B2" w:rsidP="00AC7CBE">
            <w:pPr>
              <w:spacing w:after="0" w:line="240" w:lineRule="auto"/>
              <w:contextualSpacing/>
              <w:rPr>
                <w:rFonts w:eastAsia="Calibri" w:cs="Times New Roman"/>
                <w:w w:val="105"/>
              </w:rPr>
            </w:pPr>
          </w:p>
        </w:tc>
        <w:tc>
          <w:tcPr>
            <w:tcW w:w="4686" w:type="dxa"/>
            <w:gridSpan w:val="2"/>
            <w:tcBorders>
              <w:top w:val="single" w:sz="4" w:space="0" w:color="000000"/>
              <w:left w:val="single" w:sz="4" w:space="0" w:color="auto"/>
              <w:bottom w:val="single" w:sz="4" w:space="0" w:color="000000"/>
            </w:tcBorders>
          </w:tcPr>
          <w:p w14:paraId="028A2C79" w14:textId="4D4F0B45" w:rsidR="006D40B2" w:rsidRPr="00AC7CBE" w:rsidRDefault="006D40B2" w:rsidP="00AC7CBE">
            <w:pPr>
              <w:pStyle w:val="longtableQtext"/>
              <w:spacing w:after="0" w:line="240" w:lineRule="auto"/>
              <w:contextualSpacing/>
              <w:rPr>
                <w:rFonts w:asciiTheme="minorHAnsi" w:eastAsiaTheme="minorEastAsia" w:hAnsiTheme="minorHAnsi" w:cs="Times New Roman"/>
                <w:b/>
                <w:bCs/>
                <w:lang w:eastAsia="zh-CN"/>
              </w:rPr>
            </w:pPr>
            <w:r w:rsidRPr="00AC7CBE">
              <w:rPr>
                <w:rFonts w:asciiTheme="minorHAnsi" w:eastAsiaTheme="minorEastAsia" w:hAnsiTheme="minorHAnsi"/>
                <w:lang w:eastAsia="zh-CN"/>
              </w:rPr>
              <w:t>F6e</w:t>
            </w:r>
            <w:r w:rsidR="00471179">
              <w:rPr>
                <w:rFonts w:asciiTheme="minorHAnsi" w:eastAsiaTheme="minorEastAsia" w:hAnsiTheme="minorHAnsi"/>
                <w:lang w:eastAsia="zh-CN"/>
              </w:rPr>
              <w:t>.</w:t>
            </w:r>
            <w:r w:rsidRPr="00AC7CBE">
              <w:rPr>
                <w:rFonts w:asciiTheme="minorHAnsi" w:eastAsiaTheme="minorEastAsia" w:hAnsiTheme="minorHAnsi"/>
                <w:lang w:eastAsia="zh-CN"/>
              </w:rPr>
              <w:t xml:space="preserve">What is the typical penalty the first time a household breaks this rule? </w:t>
            </w:r>
            <w:r w:rsidRPr="00AC7CBE">
              <w:rPr>
                <w:rFonts w:asciiTheme="minorHAnsi" w:eastAsiaTheme="minorEastAsia" w:hAnsiTheme="minorHAnsi"/>
                <w:b/>
                <w:lang w:eastAsia="zh-CN"/>
              </w:rPr>
              <w:t>(hgrazpen1)</w:t>
            </w:r>
          </w:p>
          <w:p w14:paraId="09D8D675" w14:textId="77777777" w:rsidR="006D40B2" w:rsidRPr="00AC7CBE" w:rsidRDefault="006D40B2" w:rsidP="00AC7CBE">
            <w:pPr>
              <w:pStyle w:val="longtableQtext"/>
              <w:spacing w:after="0" w:line="240" w:lineRule="auto"/>
              <w:contextualSpacing/>
              <w:rPr>
                <w:rFonts w:asciiTheme="minorHAnsi" w:eastAsiaTheme="minorEastAsia" w:hAnsiTheme="minorHAnsi" w:cs="Times New Roman"/>
                <w:b/>
                <w:i/>
                <w:color w:val="auto"/>
                <w:w w:val="105"/>
                <w:lang w:eastAsia="zh-CN"/>
              </w:rPr>
            </w:pPr>
          </w:p>
          <w:p w14:paraId="6CA80A29" w14:textId="5EA7F855" w:rsidR="006D40B2" w:rsidRPr="00AC7CBE" w:rsidRDefault="006D40B2" w:rsidP="00AC7CBE">
            <w:pPr>
              <w:spacing w:after="0" w:line="240" w:lineRule="auto"/>
              <w:contextualSpacing/>
              <w:rPr>
                <w:rFonts w:eastAsia="Calibri" w:cs="Times New Roman"/>
                <w:w w:val="105"/>
              </w:rPr>
            </w:pPr>
            <w:r w:rsidRPr="00AC7CBE">
              <w:rPr>
                <w:rFonts w:eastAsiaTheme="minorEastAsia" w:cs="Times New Roman"/>
                <w:w w:val="105"/>
                <w:lang w:eastAsia="zh-CN"/>
              </w:rPr>
              <w:t xml:space="preserve">If 2 is not selected, skip to </w:t>
            </w:r>
            <w:r w:rsidRPr="00AC7CBE">
              <w:rPr>
                <w:rFonts w:eastAsiaTheme="minorEastAsia" w:cs="Times New Roman"/>
                <w:b/>
                <w:w w:val="105"/>
                <w:lang w:eastAsia="zh-CN"/>
              </w:rPr>
              <w:t>F6f</w:t>
            </w:r>
          </w:p>
        </w:tc>
        <w:tc>
          <w:tcPr>
            <w:tcW w:w="4344" w:type="dxa"/>
            <w:gridSpan w:val="3"/>
            <w:tcBorders>
              <w:top w:val="single" w:sz="4" w:space="0" w:color="000000"/>
              <w:bottom w:val="single" w:sz="4" w:space="0" w:color="000000"/>
              <w:right w:val="single" w:sz="18" w:space="0" w:color="000000"/>
            </w:tcBorders>
          </w:tcPr>
          <w:p w14:paraId="059AB545" w14:textId="77777777" w:rsidR="006D40B2" w:rsidRPr="00AC7CBE" w:rsidRDefault="006D40B2" w:rsidP="00AC7CBE">
            <w:pPr>
              <w:spacing w:after="0" w:line="240" w:lineRule="auto"/>
              <w:contextualSpacing/>
            </w:pPr>
            <w:r w:rsidRPr="00AC7CBE">
              <w:t xml:space="preserve">1=Verbal chastisement </w:t>
            </w:r>
          </w:p>
          <w:p w14:paraId="1B28BA9C" w14:textId="77777777" w:rsidR="006D40B2" w:rsidRPr="00AC7CBE" w:rsidRDefault="006D40B2" w:rsidP="00AC7CBE">
            <w:pPr>
              <w:spacing w:after="0" w:line="240" w:lineRule="auto"/>
              <w:contextualSpacing/>
            </w:pPr>
            <w:r w:rsidRPr="00AC7CBE">
              <w:t>2=Cash fine</w:t>
            </w:r>
          </w:p>
          <w:p w14:paraId="048BC266" w14:textId="77777777" w:rsidR="006D40B2" w:rsidRPr="00AC7CBE" w:rsidRDefault="006D40B2" w:rsidP="00AC7CBE">
            <w:pPr>
              <w:spacing w:after="0" w:line="240" w:lineRule="auto"/>
              <w:contextualSpacing/>
            </w:pPr>
            <w:r w:rsidRPr="00AC7CBE">
              <w:t>3=Temporary restriction on access, harvesting, or use rights</w:t>
            </w:r>
          </w:p>
          <w:p w14:paraId="00AD80BA" w14:textId="77777777" w:rsidR="006D40B2" w:rsidRPr="00AC7CBE" w:rsidRDefault="006D40B2" w:rsidP="00AC7CBE">
            <w:pPr>
              <w:spacing w:after="0" w:line="240" w:lineRule="auto"/>
              <w:contextualSpacing/>
            </w:pPr>
            <w:r w:rsidRPr="00AC7CBE">
              <w:t xml:space="preserve">4=Required labor input </w:t>
            </w:r>
          </w:p>
          <w:p w14:paraId="1B2FFF7E" w14:textId="77777777" w:rsidR="006D40B2" w:rsidRPr="00AC7CBE" w:rsidRDefault="006D40B2" w:rsidP="00AC7CBE">
            <w:pPr>
              <w:spacing w:after="0" w:line="240" w:lineRule="auto"/>
              <w:contextualSpacing/>
            </w:pPr>
            <w:r w:rsidRPr="00AC7CBE">
              <w:t xml:space="preserve">5=Public apology </w:t>
            </w:r>
          </w:p>
          <w:p w14:paraId="1B6946CA" w14:textId="77777777" w:rsidR="006D40B2" w:rsidRPr="00AC7CBE" w:rsidRDefault="006D40B2" w:rsidP="00AC7CBE">
            <w:pPr>
              <w:spacing w:after="0" w:line="240" w:lineRule="auto"/>
              <w:contextualSpacing/>
            </w:pPr>
            <w:r w:rsidRPr="00AC7CBE">
              <w:t>6=Permanent suspension of access, harvest, or use rights</w:t>
            </w:r>
          </w:p>
          <w:p w14:paraId="30CD7356" w14:textId="77777777" w:rsidR="006D40B2" w:rsidRPr="00AC7CBE" w:rsidRDefault="006D40B2" w:rsidP="00AC7CBE">
            <w:pPr>
              <w:spacing w:after="0" w:line="240" w:lineRule="auto"/>
              <w:contextualSpacing/>
            </w:pPr>
            <w:r w:rsidRPr="00AC7CBE">
              <w:t xml:space="preserve">97=Other, specify </w:t>
            </w:r>
          </w:p>
          <w:p w14:paraId="54CE720F" w14:textId="77777777" w:rsidR="006D40B2" w:rsidRPr="00AC7CBE" w:rsidRDefault="006D40B2" w:rsidP="00AC7CBE">
            <w:pPr>
              <w:spacing w:after="0" w:line="240" w:lineRule="auto"/>
              <w:contextualSpacing/>
            </w:pPr>
            <w:r w:rsidRPr="00AC7CBE">
              <w:t>888=Don't know</w:t>
            </w:r>
          </w:p>
          <w:p w14:paraId="0EFA9A68" w14:textId="77777777" w:rsidR="006D40B2" w:rsidRPr="00AC7CBE" w:rsidRDefault="006D40B2" w:rsidP="00AC7CBE">
            <w:pPr>
              <w:spacing w:after="0" w:line="240" w:lineRule="auto"/>
              <w:contextualSpacing/>
            </w:pPr>
            <w:r w:rsidRPr="00AC7CBE">
              <w:t>999=Prefer not to respond</w:t>
            </w:r>
            <w:r w:rsidRPr="00AC7CBE" w:rsidDel="001E2CD9">
              <w:t xml:space="preserve"> </w:t>
            </w:r>
          </w:p>
        </w:tc>
        <w:tc>
          <w:tcPr>
            <w:tcW w:w="691" w:type="dxa"/>
            <w:tcBorders>
              <w:top w:val="single" w:sz="18" w:space="0" w:color="000000"/>
              <w:left w:val="single" w:sz="18" w:space="0" w:color="000000"/>
              <w:bottom w:val="single" w:sz="18" w:space="0" w:color="000000"/>
              <w:right w:val="single" w:sz="18" w:space="0" w:color="000000"/>
            </w:tcBorders>
          </w:tcPr>
          <w:p w14:paraId="3F02479F" w14:textId="77777777" w:rsidR="006D40B2" w:rsidRPr="00AC7CBE" w:rsidRDefault="006D40B2"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6D40B2" w:rsidRPr="00AC7CBE" w14:paraId="14B18E8D" w14:textId="77777777" w:rsidTr="00471179">
        <w:trPr>
          <w:trHeight w:val="20"/>
        </w:trPr>
        <w:tc>
          <w:tcPr>
            <w:tcW w:w="359" w:type="dxa"/>
            <w:tcBorders>
              <w:top w:val="single" w:sz="4" w:space="0" w:color="000000"/>
              <w:left w:val="single" w:sz="4" w:space="0" w:color="000000"/>
              <w:bottom w:val="single" w:sz="4" w:space="0" w:color="000000"/>
              <w:right w:val="single" w:sz="4" w:space="0" w:color="auto"/>
            </w:tcBorders>
          </w:tcPr>
          <w:p w14:paraId="58DA4B40" w14:textId="77777777" w:rsidR="006D40B2" w:rsidRPr="00AC7CBE" w:rsidRDefault="006D40B2" w:rsidP="00AC7CBE">
            <w:pPr>
              <w:spacing w:after="0" w:line="240" w:lineRule="auto"/>
              <w:contextualSpacing/>
              <w:rPr>
                <w:w w:val="105"/>
              </w:rPr>
            </w:pPr>
          </w:p>
        </w:tc>
        <w:tc>
          <w:tcPr>
            <w:tcW w:w="7196" w:type="dxa"/>
            <w:gridSpan w:val="3"/>
            <w:tcBorders>
              <w:top w:val="single" w:sz="4" w:space="0" w:color="000000"/>
              <w:left w:val="single" w:sz="4" w:space="0" w:color="auto"/>
              <w:bottom w:val="single" w:sz="4" w:space="0" w:color="000000"/>
              <w:right w:val="single" w:sz="18" w:space="0" w:color="000000"/>
            </w:tcBorders>
          </w:tcPr>
          <w:p w14:paraId="4985BC01" w14:textId="2A320331" w:rsidR="006D40B2" w:rsidRPr="00AC7CBE" w:rsidRDefault="006D40B2" w:rsidP="00AC7CBE">
            <w:pPr>
              <w:spacing w:after="0" w:line="240" w:lineRule="auto"/>
              <w:contextualSpacing/>
              <w:rPr>
                <w:w w:val="105"/>
              </w:rPr>
            </w:pPr>
            <w:r w:rsidRPr="00AC7CBE">
              <w:rPr>
                <w:color w:val="000000"/>
              </w:rPr>
              <w:t>F6fi</w:t>
            </w:r>
            <w:r w:rsidR="00471179">
              <w:rPr>
                <w:color w:val="000000"/>
              </w:rPr>
              <w:t>.</w:t>
            </w:r>
            <w:r w:rsidRPr="00AC7CBE">
              <w:rPr>
                <w:color w:val="000000"/>
              </w:rPr>
              <w:t xml:space="preserve">What is the amount of the cash fine? </w:t>
            </w:r>
            <w:r w:rsidRPr="00AC7CBE">
              <w:rPr>
                <w:b/>
                <w:color w:val="000000"/>
              </w:rPr>
              <w:t>(hgrazpen1fine)</w:t>
            </w:r>
          </w:p>
        </w:tc>
        <w:tc>
          <w:tcPr>
            <w:tcW w:w="2525" w:type="dxa"/>
            <w:gridSpan w:val="3"/>
            <w:tcBorders>
              <w:top w:val="single" w:sz="18" w:space="0" w:color="000000"/>
              <w:left w:val="single" w:sz="18" w:space="0" w:color="000000"/>
              <w:bottom w:val="single" w:sz="18" w:space="0" w:color="000000"/>
              <w:right w:val="single" w:sz="18" w:space="0" w:color="000000"/>
            </w:tcBorders>
          </w:tcPr>
          <w:p w14:paraId="2A8A3F77" w14:textId="77777777" w:rsidR="006D40B2" w:rsidRPr="00AC7CBE" w:rsidRDefault="006D40B2" w:rsidP="00AC7CBE">
            <w:pPr>
              <w:spacing w:after="0" w:line="240" w:lineRule="auto"/>
              <w:contextualSpacing/>
              <w:rPr>
                <w:i/>
                <w:color w:val="A6A6A6" w:themeColor="background1" w:themeShade="A6"/>
              </w:rPr>
            </w:pPr>
            <w:r w:rsidRPr="00AC7CBE">
              <w:rPr>
                <w:i/>
                <w:color w:val="A6A6A6" w:themeColor="background1" w:themeShade="A6"/>
              </w:rPr>
              <w:t>(Integer)</w:t>
            </w:r>
          </w:p>
        </w:tc>
      </w:tr>
      <w:tr w:rsidR="006D40B2" w:rsidRPr="00AC7CBE" w14:paraId="25E7BC45" w14:textId="77777777" w:rsidTr="00471179">
        <w:trPr>
          <w:trHeight w:val="20"/>
        </w:trPr>
        <w:tc>
          <w:tcPr>
            <w:tcW w:w="359" w:type="dxa"/>
            <w:tcBorders>
              <w:top w:val="single" w:sz="4" w:space="0" w:color="000000"/>
              <w:left w:val="single" w:sz="4" w:space="0" w:color="000000"/>
              <w:bottom w:val="single" w:sz="4" w:space="0" w:color="000000"/>
              <w:right w:val="single" w:sz="4" w:space="0" w:color="000000"/>
            </w:tcBorders>
          </w:tcPr>
          <w:p w14:paraId="480A3A19" w14:textId="77777777" w:rsidR="006D40B2" w:rsidRPr="00AC7CBE" w:rsidRDefault="006D40B2"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17EA846D" w14:textId="3914A615" w:rsidR="006D40B2" w:rsidRPr="00AC7CBE" w:rsidRDefault="006D40B2" w:rsidP="00AC7CBE">
            <w:pPr>
              <w:spacing w:after="0" w:line="240" w:lineRule="auto"/>
              <w:contextualSpacing/>
              <w:rPr>
                <w:b/>
                <w:color w:val="000000"/>
              </w:rPr>
            </w:pPr>
            <w:r w:rsidRPr="00AC7CBE">
              <w:rPr>
                <w:color w:val="000000"/>
              </w:rPr>
              <w:t>F6f</w:t>
            </w:r>
            <w:r w:rsidR="00471179">
              <w:rPr>
                <w:color w:val="000000"/>
              </w:rPr>
              <w:t>.</w:t>
            </w:r>
            <w:r w:rsidRPr="00AC7CBE">
              <w:rPr>
                <w:color w:val="000000"/>
              </w:rPr>
              <w:t xml:space="preserve">Who decides what the penalty is the first time a household breaks this rule? </w:t>
            </w:r>
            <w:r w:rsidRPr="00AC7CBE">
              <w:rPr>
                <w:b/>
                <w:color w:val="000000"/>
              </w:rPr>
              <w:t>(hgrazwpen1)</w:t>
            </w:r>
          </w:p>
          <w:p w14:paraId="4B63BD81" w14:textId="37539FDF" w:rsidR="006D40B2" w:rsidRPr="00AC7CBE" w:rsidRDefault="006D40B2" w:rsidP="00AC7CBE">
            <w:pPr>
              <w:spacing w:after="0" w:line="240" w:lineRule="auto"/>
              <w:contextualSpacing/>
              <w:rPr>
                <w:color w:val="000000"/>
              </w:rPr>
            </w:pPr>
            <w:r w:rsidRPr="00AC7CBE">
              <w:rPr>
                <w:rFonts w:cs="Times New Roman"/>
                <w:color w:val="000000"/>
              </w:rPr>
              <w:t>Probe and code</w:t>
            </w:r>
            <w:r w:rsidR="00471179">
              <w:rPr>
                <w:rFonts w:cs="Times New Roman"/>
                <w:color w:val="000000"/>
              </w:rPr>
              <w:t>.</w:t>
            </w:r>
            <w:r w:rsidRPr="00AC7CBE">
              <w:rPr>
                <w:rFonts w:cs="Times New Roman"/>
                <w:color w:val="000000"/>
              </w:rPr>
              <w:t xml:space="preserve"> Select all that apply</w:t>
            </w:r>
          </w:p>
        </w:tc>
        <w:tc>
          <w:tcPr>
            <w:tcW w:w="4320" w:type="dxa"/>
            <w:gridSpan w:val="3"/>
            <w:tcBorders>
              <w:top w:val="single" w:sz="4" w:space="0" w:color="000000"/>
              <w:bottom w:val="single" w:sz="4" w:space="0" w:color="000000"/>
              <w:right w:val="single" w:sz="18" w:space="0" w:color="000000"/>
            </w:tcBorders>
          </w:tcPr>
          <w:p w14:paraId="4C69D155" w14:textId="2C9FCE32" w:rsidR="006D40B2" w:rsidRPr="00AC7CBE" w:rsidRDefault="006D40B2" w:rsidP="00AC7CBE">
            <w:pPr>
              <w:spacing w:after="0" w:line="240" w:lineRule="auto"/>
              <w:contextualSpacing/>
              <w:rPr>
                <w:rFonts w:cs="Times New Roman"/>
                <w:w w:val="105"/>
              </w:rPr>
            </w:pPr>
            <w:r w:rsidRPr="00AC7CBE">
              <w:rPr>
                <w:rFonts w:cs="Times New Roman"/>
                <w:w w:val="105"/>
              </w:rPr>
              <w:t>1=Chief</w:t>
            </w:r>
          </w:p>
          <w:p w14:paraId="1290910F" w14:textId="09B61F3F" w:rsidR="006D40B2" w:rsidRPr="00AC7CBE" w:rsidRDefault="006D40B2" w:rsidP="00AC7CBE">
            <w:pPr>
              <w:spacing w:after="0" w:line="240" w:lineRule="auto"/>
              <w:contextualSpacing/>
              <w:rPr>
                <w:rFonts w:cs="Times New Roman"/>
                <w:w w:val="105"/>
              </w:rPr>
            </w:pPr>
            <w:r w:rsidRPr="00AC7CBE">
              <w:rPr>
                <w:rFonts w:cs="Times New Roman"/>
                <w:w w:val="105"/>
              </w:rPr>
              <w:t>2=Headman</w:t>
            </w:r>
          </w:p>
          <w:p w14:paraId="4F19A47F" w14:textId="2AD96784" w:rsidR="006D40B2" w:rsidRPr="00AC7CBE" w:rsidRDefault="006D40B2" w:rsidP="00AC7CBE">
            <w:pPr>
              <w:spacing w:after="0" w:line="240" w:lineRule="auto"/>
              <w:contextualSpacing/>
              <w:rPr>
                <w:rFonts w:cs="Times New Roman"/>
                <w:w w:val="105"/>
              </w:rPr>
            </w:pPr>
            <w:r w:rsidRPr="00AC7CBE">
              <w:rPr>
                <w:rFonts w:cs="Times New Roman"/>
                <w:w w:val="105"/>
              </w:rPr>
              <w:t>3=Induna</w:t>
            </w:r>
          </w:p>
          <w:p w14:paraId="25C870E2" w14:textId="7164EC32" w:rsidR="006D40B2" w:rsidRPr="00AC7CBE" w:rsidRDefault="006D40B2" w:rsidP="00AC7CBE">
            <w:pPr>
              <w:spacing w:after="0" w:line="240" w:lineRule="auto"/>
              <w:contextualSpacing/>
              <w:rPr>
                <w:rFonts w:cs="Times New Roman"/>
                <w:w w:val="105"/>
              </w:rPr>
            </w:pPr>
            <w:r w:rsidRPr="00AC7CBE">
              <w:rPr>
                <w:rFonts w:cs="Times New Roman"/>
                <w:w w:val="105"/>
              </w:rPr>
              <w:t xml:space="preserve">4=Village Land </w:t>
            </w:r>
            <w:proofErr w:type="spellStart"/>
            <w:r w:rsidRPr="00AC7CBE">
              <w:rPr>
                <w:rFonts w:cs="Times New Roman"/>
                <w:w w:val="105"/>
              </w:rPr>
              <w:t>Comittee</w:t>
            </w:r>
            <w:proofErr w:type="spellEnd"/>
          </w:p>
          <w:p w14:paraId="159F524A" w14:textId="47C631AD" w:rsidR="006D40B2" w:rsidRPr="00AC7CBE" w:rsidRDefault="006D40B2" w:rsidP="00AC7CBE">
            <w:pPr>
              <w:spacing w:after="0" w:line="240" w:lineRule="auto"/>
              <w:contextualSpacing/>
              <w:rPr>
                <w:rFonts w:cs="Times New Roman"/>
                <w:w w:val="105"/>
              </w:rPr>
            </w:pPr>
            <w:r w:rsidRPr="00AC7CBE">
              <w:rPr>
                <w:rFonts w:cs="Times New Roman"/>
                <w:w w:val="105"/>
              </w:rPr>
              <w:t xml:space="preserve">5=Other Village </w:t>
            </w:r>
            <w:proofErr w:type="spellStart"/>
            <w:r w:rsidRPr="00AC7CBE">
              <w:rPr>
                <w:rFonts w:cs="Times New Roman"/>
                <w:w w:val="105"/>
              </w:rPr>
              <w:t>Comittee</w:t>
            </w:r>
            <w:proofErr w:type="spellEnd"/>
          </w:p>
          <w:p w14:paraId="440B8BB2" w14:textId="0DD1E1CF" w:rsidR="006D40B2" w:rsidRPr="00AC7CBE" w:rsidRDefault="006D40B2" w:rsidP="00AC7CBE">
            <w:pPr>
              <w:spacing w:after="0" w:line="240" w:lineRule="auto"/>
              <w:contextualSpacing/>
              <w:rPr>
                <w:rFonts w:cs="Times New Roman"/>
                <w:w w:val="105"/>
              </w:rPr>
            </w:pPr>
            <w:r w:rsidRPr="00AC7CBE">
              <w:rPr>
                <w:rFonts w:cs="Times New Roman"/>
                <w:w w:val="105"/>
              </w:rPr>
              <w:t>6=Village as a whole</w:t>
            </w:r>
          </w:p>
          <w:p w14:paraId="09FB00B6" w14:textId="77777777" w:rsidR="006D40B2" w:rsidRPr="00AC7CBE" w:rsidRDefault="006D40B2" w:rsidP="00AC7CBE">
            <w:pPr>
              <w:spacing w:after="0" w:line="240" w:lineRule="auto"/>
              <w:contextualSpacing/>
            </w:pPr>
            <w:r w:rsidRPr="00AC7CBE">
              <w:t>97=Other, please specify</w:t>
            </w:r>
          </w:p>
          <w:p w14:paraId="7D56FFCF" w14:textId="77777777" w:rsidR="006D40B2" w:rsidRPr="00AC7CBE" w:rsidRDefault="006D40B2" w:rsidP="00AC7CBE">
            <w:pPr>
              <w:spacing w:after="0" w:line="240" w:lineRule="auto"/>
              <w:contextualSpacing/>
            </w:pPr>
            <w:r w:rsidRPr="00AC7CBE">
              <w:t>888=Don’t know</w:t>
            </w:r>
          </w:p>
          <w:p w14:paraId="0DA0A329" w14:textId="77777777" w:rsidR="006D40B2" w:rsidRPr="00AC7CBE" w:rsidRDefault="006D40B2" w:rsidP="00AC7CBE">
            <w:pPr>
              <w:spacing w:after="0" w:line="240" w:lineRule="auto"/>
              <w:contextualSpacing/>
            </w:pPr>
            <w:r w:rsidRPr="00AC7CBE">
              <w:t>999=Preferred not to answer</w:t>
            </w:r>
          </w:p>
        </w:tc>
        <w:tc>
          <w:tcPr>
            <w:tcW w:w="722" w:type="dxa"/>
            <w:gridSpan w:val="2"/>
            <w:tcBorders>
              <w:top w:val="single" w:sz="18" w:space="0" w:color="000000"/>
              <w:left w:val="single" w:sz="18" w:space="0" w:color="000000"/>
              <w:bottom w:val="single" w:sz="18" w:space="0" w:color="000000"/>
              <w:right w:val="single" w:sz="18" w:space="0" w:color="000000"/>
            </w:tcBorders>
          </w:tcPr>
          <w:p w14:paraId="66A01237" w14:textId="77777777" w:rsidR="006D40B2" w:rsidRPr="00AC7CBE" w:rsidRDefault="006D40B2"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6F635E" w:rsidRPr="00AC7CBE" w14:paraId="2F4AA568" w14:textId="77777777" w:rsidTr="00471179">
        <w:trPr>
          <w:trHeight w:val="20"/>
        </w:trPr>
        <w:tc>
          <w:tcPr>
            <w:tcW w:w="359" w:type="dxa"/>
            <w:tcBorders>
              <w:top w:val="single" w:sz="4" w:space="0" w:color="000000"/>
              <w:left w:val="single" w:sz="4" w:space="0" w:color="000000"/>
              <w:bottom w:val="single" w:sz="4" w:space="0" w:color="000000"/>
              <w:right w:val="single" w:sz="4" w:space="0" w:color="000000"/>
            </w:tcBorders>
          </w:tcPr>
          <w:p w14:paraId="702C1690" w14:textId="77777777" w:rsidR="006F635E" w:rsidRPr="00AC7CBE" w:rsidRDefault="006F635E"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666A962F" w14:textId="71A54F50" w:rsidR="006F635E" w:rsidRPr="00AC7CBE" w:rsidRDefault="006F635E" w:rsidP="00AC7CBE">
            <w:pPr>
              <w:spacing w:after="0" w:line="240" w:lineRule="auto"/>
              <w:contextualSpacing/>
              <w:rPr>
                <w:color w:val="000000"/>
              </w:rPr>
            </w:pPr>
            <w:r w:rsidRPr="00AC7CBE">
              <w:rPr>
                <w:color w:val="000000"/>
              </w:rPr>
              <w:t>F6k</w:t>
            </w:r>
            <w:r w:rsidR="00471179">
              <w:rPr>
                <w:color w:val="000000"/>
              </w:rPr>
              <w:t>.</w:t>
            </w:r>
            <w:r w:rsidRPr="00AC7CBE">
              <w:rPr>
                <w:color w:val="000000"/>
              </w:rPr>
              <w:t xml:space="preserve">What is the typical compliance with penalties? </w:t>
            </w:r>
            <w:r w:rsidRPr="00AC7CBE">
              <w:rPr>
                <w:b/>
                <w:color w:val="000000"/>
              </w:rPr>
              <w:t>(</w:t>
            </w:r>
            <w:proofErr w:type="spellStart"/>
            <w:r w:rsidRPr="00AC7CBE">
              <w:rPr>
                <w:b/>
                <w:color w:val="000000"/>
              </w:rPr>
              <w:t>hgrazcomp</w:t>
            </w:r>
            <w:proofErr w:type="spellEnd"/>
            <w:r w:rsidRPr="00AC7CBE">
              <w:rPr>
                <w:b/>
                <w:color w:val="000000"/>
              </w:rPr>
              <w:t>)</w:t>
            </w:r>
          </w:p>
        </w:tc>
        <w:tc>
          <w:tcPr>
            <w:tcW w:w="4320" w:type="dxa"/>
            <w:gridSpan w:val="3"/>
            <w:tcBorders>
              <w:top w:val="single" w:sz="4" w:space="0" w:color="000000"/>
              <w:bottom w:val="single" w:sz="4" w:space="0" w:color="000000"/>
              <w:right w:val="single" w:sz="18" w:space="0" w:color="000000"/>
            </w:tcBorders>
          </w:tcPr>
          <w:p w14:paraId="22107D4A" w14:textId="77777777" w:rsidR="006F635E" w:rsidRPr="00AC7CBE" w:rsidRDefault="006F635E" w:rsidP="00AC7CBE">
            <w:pPr>
              <w:spacing w:after="0" w:line="240" w:lineRule="auto"/>
              <w:contextualSpacing/>
              <w:rPr>
                <w:rFonts w:cs="Times New Roman"/>
                <w:w w:val="105"/>
              </w:rPr>
            </w:pPr>
            <w:r w:rsidRPr="00AC7CBE">
              <w:rPr>
                <w:rFonts w:cs="Times New Roman"/>
                <w:w w:val="105"/>
              </w:rPr>
              <w:t xml:space="preserve">1=Offenders never comply </w:t>
            </w:r>
          </w:p>
          <w:p w14:paraId="6DA34F28" w14:textId="77777777" w:rsidR="006F635E" w:rsidRPr="00AC7CBE" w:rsidRDefault="006F635E" w:rsidP="00AC7CBE">
            <w:pPr>
              <w:spacing w:after="0" w:line="240" w:lineRule="auto"/>
              <w:contextualSpacing/>
              <w:rPr>
                <w:rFonts w:cs="Times New Roman"/>
                <w:w w:val="105"/>
              </w:rPr>
            </w:pPr>
            <w:r w:rsidRPr="00AC7CBE">
              <w:rPr>
                <w:rFonts w:cs="Times New Roman"/>
                <w:w w:val="105"/>
              </w:rPr>
              <w:t xml:space="preserve">2=Some of the time offenders comply  </w:t>
            </w:r>
          </w:p>
          <w:p w14:paraId="2D20921E" w14:textId="77777777" w:rsidR="006F635E" w:rsidRPr="00AC7CBE" w:rsidRDefault="006F635E" w:rsidP="00AC7CBE">
            <w:pPr>
              <w:spacing w:after="0" w:line="240" w:lineRule="auto"/>
              <w:contextualSpacing/>
              <w:rPr>
                <w:rFonts w:cs="Times New Roman"/>
                <w:w w:val="105"/>
              </w:rPr>
            </w:pPr>
            <w:r w:rsidRPr="00AC7CBE">
              <w:rPr>
                <w:rFonts w:cs="Times New Roman"/>
                <w:w w:val="105"/>
              </w:rPr>
              <w:t>3=About half the time offenders comply</w:t>
            </w:r>
          </w:p>
          <w:p w14:paraId="5592419E" w14:textId="77777777" w:rsidR="006F635E" w:rsidRPr="00AC7CBE" w:rsidRDefault="006F635E" w:rsidP="00AC7CBE">
            <w:pPr>
              <w:spacing w:after="0" w:line="240" w:lineRule="auto"/>
              <w:contextualSpacing/>
              <w:rPr>
                <w:rFonts w:cs="Times New Roman"/>
                <w:w w:val="105"/>
              </w:rPr>
            </w:pPr>
            <w:r w:rsidRPr="00AC7CBE">
              <w:rPr>
                <w:rFonts w:cs="Times New Roman"/>
                <w:w w:val="105"/>
              </w:rPr>
              <w:t xml:space="preserve">4=Most of the time offenders comply </w:t>
            </w:r>
          </w:p>
          <w:p w14:paraId="66EC377E" w14:textId="77777777" w:rsidR="006F635E" w:rsidRPr="00AC7CBE" w:rsidRDefault="006F635E" w:rsidP="00AC7CBE">
            <w:pPr>
              <w:spacing w:after="0" w:line="240" w:lineRule="auto"/>
              <w:contextualSpacing/>
              <w:rPr>
                <w:rFonts w:cs="Times New Roman"/>
                <w:w w:val="105"/>
              </w:rPr>
            </w:pPr>
            <w:r w:rsidRPr="00AC7CBE">
              <w:rPr>
                <w:rFonts w:cs="Times New Roman"/>
                <w:w w:val="105"/>
              </w:rPr>
              <w:t>5=Almost all the time offenders comply</w:t>
            </w:r>
          </w:p>
          <w:p w14:paraId="0F19C899" w14:textId="77777777" w:rsidR="006F635E" w:rsidRPr="00AC7CBE" w:rsidRDefault="006F635E" w:rsidP="00AC7CBE">
            <w:pPr>
              <w:spacing w:after="0" w:line="240" w:lineRule="auto"/>
              <w:contextualSpacing/>
              <w:rPr>
                <w:rFonts w:cs="Times New Roman"/>
                <w:w w:val="105"/>
              </w:rPr>
            </w:pPr>
            <w:r w:rsidRPr="00AC7CBE">
              <w:rPr>
                <w:rFonts w:cs="Times New Roman"/>
                <w:w w:val="105"/>
              </w:rPr>
              <w:t xml:space="preserve">888=Don't know  </w:t>
            </w:r>
          </w:p>
          <w:p w14:paraId="6B3157AB" w14:textId="77777777" w:rsidR="006F635E" w:rsidRPr="00AC7CBE" w:rsidRDefault="006F635E" w:rsidP="00AC7CBE">
            <w:pPr>
              <w:spacing w:after="0" w:line="240" w:lineRule="auto"/>
              <w:contextualSpacing/>
              <w:rPr>
                <w:rFonts w:cs="Times New Roman"/>
                <w:w w:val="105"/>
              </w:rPr>
            </w:pPr>
            <w:r w:rsidRPr="00AC7C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EFD1CE7" w14:textId="77777777" w:rsidR="006F635E" w:rsidRPr="00AC7CBE" w:rsidRDefault="006F635E"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6F635E" w:rsidRPr="00AC7CBE" w14:paraId="2DE18130" w14:textId="77777777" w:rsidTr="00471179">
        <w:trPr>
          <w:trHeight w:val="20"/>
        </w:trPr>
        <w:tc>
          <w:tcPr>
            <w:tcW w:w="359" w:type="dxa"/>
            <w:tcBorders>
              <w:top w:val="single" w:sz="4" w:space="0" w:color="000000"/>
              <w:left w:val="single" w:sz="4" w:space="0" w:color="000000"/>
              <w:bottom w:val="single" w:sz="4" w:space="0" w:color="000000"/>
              <w:right w:val="single" w:sz="4" w:space="0" w:color="auto"/>
            </w:tcBorders>
          </w:tcPr>
          <w:p w14:paraId="3E5DC7A0" w14:textId="77777777" w:rsidR="006F635E" w:rsidRPr="00AC7CBE" w:rsidRDefault="006F635E" w:rsidP="00AC7CBE">
            <w:pPr>
              <w:spacing w:after="0" w:line="240" w:lineRule="auto"/>
              <w:contextualSpacing/>
              <w:rPr>
                <w:w w:val="105"/>
              </w:rPr>
            </w:pPr>
          </w:p>
        </w:tc>
        <w:tc>
          <w:tcPr>
            <w:tcW w:w="7196" w:type="dxa"/>
            <w:gridSpan w:val="3"/>
            <w:tcBorders>
              <w:top w:val="single" w:sz="4" w:space="0" w:color="000000"/>
              <w:left w:val="single" w:sz="4" w:space="0" w:color="auto"/>
              <w:bottom w:val="single" w:sz="4" w:space="0" w:color="000000"/>
              <w:right w:val="single" w:sz="18" w:space="0" w:color="000000"/>
            </w:tcBorders>
          </w:tcPr>
          <w:p w14:paraId="2EC00976" w14:textId="5E24E5E7" w:rsidR="006F635E" w:rsidRPr="00AC7CBE" w:rsidRDefault="006F635E" w:rsidP="00AC7CBE">
            <w:pPr>
              <w:spacing w:after="0" w:line="240" w:lineRule="auto"/>
              <w:contextualSpacing/>
              <w:rPr>
                <w:w w:val="105"/>
              </w:rPr>
            </w:pPr>
            <w:r w:rsidRPr="00AC7CBE">
              <w:rPr>
                <w:color w:val="000000"/>
              </w:rPr>
              <w:t>F6l</w:t>
            </w:r>
            <w:r w:rsidR="00471179">
              <w:rPr>
                <w:color w:val="000000"/>
              </w:rPr>
              <w:t>.</w:t>
            </w:r>
            <w:r w:rsidRPr="00AC7CBE">
              <w:rPr>
                <w:color w:val="000000"/>
              </w:rPr>
              <w:t xml:space="preserve">How many times in the past year was this rule broken? </w:t>
            </w:r>
            <w:r w:rsidRPr="00AC7CBE">
              <w:rPr>
                <w:b/>
                <w:color w:val="000000"/>
              </w:rPr>
              <w:t>(</w:t>
            </w:r>
            <w:proofErr w:type="spellStart"/>
            <w:r w:rsidRPr="00AC7CBE">
              <w:rPr>
                <w:b/>
                <w:color w:val="000000"/>
              </w:rPr>
              <w:t>hgrazinf</w:t>
            </w:r>
            <w:proofErr w:type="spellEnd"/>
            <w:r w:rsidRPr="00AC7CBE">
              <w:rPr>
                <w:b/>
                <w:color w:val="000000"/>
              </w:rPr>
              <w:t>)</w:t>
            </w:r>
          </w:p>
        </w:tc>
        <w:tc>
          <w:tcPr>
            <w:tcW w:w="2525" w:type="dxa"/>
            <w:gridSpan w:val="3"/>
            <w:tcBorders>
              <w:top w:val="single" w:sz="18" w:space="0" w:color="000000"/>
              <w:left w:val="single" w:sz="18" w:space="0" w:color="000000"/>
              <w:bottom w:val="single" w:sz="18" w:space="0" w:color="000000"/>
              <w:right w:val="single" w:sz="18" w:space="0" w:color="000000"/>
            </w:tcBorders>
          </w:tcPr>
          <w:p w14:paraId="1837C086" w14:textId="77777777" w:rsidR="006F635E" w:rsidRPr="00AC7CBE" w:rsidRDefault="006F635E" w:rsidP="00AC7CBE">
            <w:pPr>
              <w:spacing w:after="0" w:line="240" w:lineRule="auto"/>
              <w:contextualSpacing/>
              <w:rPr>
                <w:i/>
                <w:color w:val="A6A6A6" w:themeColor="background1" w:themeShade="A6"/>
              </w:rPr>
            </w:pPr>
            <w:r w:rsidRPr="00AC7CBE">
              <w:rPr>
                <w:i/>
                <w:color w:val="A6A6A6" w:themeColor="background1" w:themeShade="A6"/>
              </w:rPr>
              <w:t>(Integer)</w:t>
            </w:r>
          </w:p>
        </w:tc>
      </w:tr>
    </w:tbl>
    <w:p w14:paraId="29F195DD" w14:textId="77777777" w:rsidR="00BA10DE" w:rsidRDefault="00BA10DE" w:rsidP="00AC7CBE">
      <w:pPr>
        <w:spacing w:after="0" w:line="240" w:lineRule="auto"/>
        <w:contextualSpacing/>
      </w:pPr>
    </w:p>
    <w:tbl>
      <w:tblPr>
        <w:tblW w:w="10080" w:type="dxa"/>
        <w:tblInd w:w="-5" w:type="dxa"/>
        <w:tblLayout w:type="fixed"/>
        <w:tblCellMar>
          <w:left w:w="0" w:type="dxa"/>
          <w:right w:w="0" w:type="dxa"/>
        </w:tblCellMar>
        <w:tblLook w:val="0000" w:firstRow="0" w:lastRow="0" w:firstColumn="0" w:lastColumn="0" w:noHBand="0" w:noVBand="0"/>
      </w:tblPr>
      <w:tblGrid>
        <w:gridCol w:w="359"/>
        <w:gridCol w:w="4679"/>
        <w:gridCol w:w="7"/>
        <w:gridCol w:w="2510"/>
        <w:gridCol w:w="1803"/>
        <w:gridCol w:w="31"/>
        <w:gridCol w:w="691"/>
      </w:tblGrid>
      <w:tr w:rsidR="00962095" w:rsidRPr="00AC7CBE" w14:paraId="4A8E4251" w14:textId="77777777" w:rsidTr="005D1E70">
        <w:trPr>
          <w:trHeight w:val="20"/>
        </w:trPr>
        <w:tc>
          <w:tcPr>
            <w:tcW w:w="359" w:type="dxa"/>
            <w:tcBorders>
              <w:top w:val="single" w:sz="4" w:space="0" w:color="000000"/>
              <w:left w:val="single" w:sz="4" w:space="0" w:color="000000"/>
              <w:bottom w:val="single" w:sz="4" w:space="0" w:color="000000"/>
              <w:right w:val="single" w:sz="4" w:space="0" w:color="auto"/>
            </w:tcBorders>
          </w:tcPr>
          <w:p w14:paraId="1FB21A37" w14:textId="77777777" w:rsidR="00962095" w:rsidRPr="00AC7CBE" w:rsidRDefault="00962095" w:rsidP="005D1E70">
            <w:pPr>
              <w:spacing w:after="0" w:line="240" w:lineRule="auto"/>
              <w:contextualSpacing/>
              <w:rPr>
                <w:rFonts w:eastAsia="Calibri" w:cs="Times New Roman"/>
                <w:w w:val="105"/>
              </w:rPr>
            </w:pPr>
          </w:p>
        </w:tc>
        <w:tc>
          <w:tcPr>
            <w:tcW w:w="4686" w:type="dxa"/>
            <w:gridSpan w:val="2"/>
            <w:tcBorders>
              <w:top w:val="single" w:sz="4" w:space="0" w:color="000000"/>
              <w:left w:val="single" w:sz="4" w:space="0" w:color="auto"/>
              <w:bottom w:val="single" w:sz="4" w:space="0" w:color="000000"/>
            </w:tcBorders>
          </w:tcPr>
          <w:p w14:paraId="0EA475BE" w14:textId="0B515E2F" w:rsidR="00962095" w:rsidRPr="00AC7CBE" w:rsidRDefault="00962095" w:rsidP="005D1E70">
            <w:pPr>
              <w:pStyle w:val="longtableQtext"/>
              <w:spacing w:after="0" w:line="240" w:lineRule="auto"/>
              <w:contextualSpacing/>
              <w:rPr>
                <w:rFonts w:asciiTheme="minorHAnsi" w:eastAsiaTheme="minorEastAsia" w:hAnsiTheme="minorHAnsi"/>
                <w:b/>
                <w:lang w:eastAsia="zh-CN"/>
              </w:rPr>
            </w:pPr>
            <w:r>
              <w:rPr>
                <w:rFonts w:asciiTheme="minorHAnsi" w:eastAsiaTheme="minorEastAsia" w:hAnsiTheme="minorHAnsi"/>
                <w:lang w:eastAsia="zh-CN"/>
              </w:rPr>
              <w:t>F7</w:t>
            </w:r>
            <w:r w:rsidRPr="00AC7CBE">
              <w:rPr>
                <w:rFonts w:asciiTheme="minorHAnsi" w:eastAsiaTheme="minorEastAsia" w:hAnsiTheme="minorHAnsi"/>
                <w:lang w:eastAsia="zh-CN"/>
              </w:rPr>
              <w:t>a</w:t>
            </w:r>
            <w:r w:rsidR="00471179">
              <w:rPr>
                <w:rFonts w:asciiTheme="minorHAnsi" w:eastAsiaTheme="minorEastAsia" w:hAnsiTheme="minorHAnsi"/>
                <w:lang w:eastAsia="zh-CN"/>
              </w:rPr>
              <w:t>.</w:t>
            </w:r>
            <w:r w:rsidRPr="00AC7CBE">
              <w:rPr>
                <w:rFonts w:asciiTheme="minorHAnsi" w:eastAsiaTheme="minorEastAsia" w:hAnsiTheme="minorHAnsi"/>
                <w:lang w:eastAsia="zh-CN"/>
              </w:rPr>
              <w:t xml:space="preserve">Is there a rule in this village about </w:t>
            </w:r>
            <w:r>
              <w:rPr>
                <w:rFonts w:asciiTheme="minorHAnsi" w:eastAsiaTheme="minorEastAsia" w:hAnsiTheme="minorHAnsi"/>
                <w:lang w:eastAsia="zh-CN"/>
              </w:rPr>
              <w:t>when and where a fire can be started</w:t>
            </w:r>
            <w:r w:rsidRPr="00AC7CBE">
              <w:rPr>
                <w:rFonts w:asciiTheme="minorHAnsi" w:eastAsiaTheme="minorEastAsia" w:hAnsiTheme="minorHAnsi"/>
                <w:lang w:eastAsia="zh-CN"/>
              </w:rPr>
              <w:t xml:space="preserve"> in the forest</w:t>
            </w:r>
            <w:r>
              <w:rPr>
                <w:rFonts w:asciiTheme="minorHAnsi" w:eastAsiaTheme="minorEastAsia" w:hAnsiTheme="minorHAnsi"/>
                <w:lang w:eastAsia="zh-CN"/>
              </w:rPr>
              <w:t xml:space="preserve">?  </w:t>
            </w:r>
          </w:p>
          <w:p w14:paraId="5645B19F" w14:textId="7053B188" w:rsidR="00962095" w:rsidRPr="00AC7CBE" w:rsidRDefault="00962095" w:rsidP="005D1E70">
            <w:pPr>
              <w:spacing w:after="0" w:line="240" w:lineRule="auto"/>
              <w:contextualSpacing/>
              <w:rPr>
                <w:rFonts w:eastAsia="Calibri" w:cs="Times New Roman"/>
                <w:w w:val="105"/>
              </w:rPr>
            </w:pPr>
            <w:r w:rsidRPr="00AC7CBE">
              <w:rPr>
                <w:rFonts w:eastAsiaTheme="minorEastAsia" w:cs="Times New Roman"/>
                <w:w w:val="105"/>
                <w:lang w:eastAsia="zh-CN"/>
              </w:rPr>
              <w:t xml:space="preserve">If 1,888 or 999, skip to </w:t>
            </w:r>
            <w:r>
              <w:rPr>
                <w:rFonts w:eastAsiaTheme="minorEastAsia" w:cs="Times New Roman"/>
                <w:b/>
                <w:w w:val="105"/>
                <w:lang w:eastAsia="zh-CN"/>
              </w:rPr>
              <w:t>F8a</w:t>
            </w:r>
          </w:p>
        </w:tc>
        <w:tc>
          <w:tcPr>
            <w:tcW w:w="4344" w:type="dxa"/>
            <w:gridSpan w:val="3"/>
            <w:tcBorders>
              <w:top w:val="single" w:sz="4" w:space="0" w:color="000000"/>
              <w:bottom w:val="single" w:sz="4" w:space="0" w:color="000000"/>
              <w:right w:val="single" w:sz="18" w:space="0" w:color="000000"/>
            </w:tcBorders>
          </w:tcPr>
          <w:p w14:paraId="4ABBF20F" w14:textId="77777777" w:rsidR="00962095" w:rsidRPr="00AC7CBE" w:rsidRDefault="00962095" w:rsidP="005D1E70">
            <w:pPr>
              <w:spacing w:after="0" w:line="240" w:lineRule="auto"/>
              <w:contextualSpacing/>
            </w:pPr>
            <w:r w:rsidRPr="00AC7CBE">
              <w:t>1=No</w:t>
            </w:r>
          </w:p>
          <w:p w14:paraId="2742065D" w14:textId="77777777" w:rsidR="00962095" w:rsidRPr="00AC7CBE" w:rsidRDefault="00962095" w:rsidP="005D1E70">
            <w:pPr>
              <w:spacing w:after="0" w:line="240" w:lineRule="auto"/>
              <w:contextualSpacing/>
            </w:pPr>
            <w:r w:rsidRPr="00AC7CBE">
              <w:t>2=Yes</w:t>
            </w:r>
            <w:r w:rsidRPr="00AC7CBE" w:rsidDel="00226116">
              <w:t xml:space="preserve"> </w:t>
            </w:r>
          </w:p>
          <w:p w14:paraId="2AFADA41" w14:textId="77777777" w:rsidR="00962095" w:rsidRPr="00AC7CBE" w:rsidRDefault="00962095" w:rsidP="005D1E70">
            <w:pPr>
              <w:spacing w:after="0" w:line="240" w:lineRule="auto"/>
              <w:contextualSpacing/>
            </w:pPr>
            <w:r w:rsidRPr="00AC7CBE">
              <w:t>888=Don’t know</w:t>
            </w:r>
          </w:p>
          <w:p w14:paraId="7493B97D" w14:textId="77777777" w:rsidR="00962095" w:rsidRPr="00AC7CBE" w:rsidRDefault="00962095" w:rsidP="005D1E70">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623FF45B"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5990EB31" w14:textId="77777777" w:rsidTr="005D1E70">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4E92EF8C" w14:textId="77777777" w:rsidR="00962095" w:rsidRPr="00AC7CBE" w:rsidRDefault="00962095" w:rsidP="005D1E70">
            <w:pPr>
              <w:spacing w:after="0" w:line="240" w:lineRule="auto"/>
              <w:contextualSpacing/>
            </w:pPr>
          </w:p>
        </w:tc>
        <w:tc>
          <w:tcPr>
            <w:tcW w:w="4679" w:type="dxa"/>
            <w:tcBorders>
              <w:left w:val="single" w:sz="4" w:space="0" w:color="auto"/>
              <w:right w:val="single" w:sz="18" w:space="0" w:color="000000"/>
            </w:tcBorders>
          </w:tcPr>
          <w:p w14:paraId="75FCAAB1" w14:textId="7903ED49" w:rsidR="00962095" w:rsidRPr="00AC7CBE" w:rsidRDefault="00962095" w:rsidP="00962095">
            <w:pPr>
              <w:spacing w:after="0" w:line="240" w:lineRule="auto"/>
              <w:contextualSpacing/>
              <w:rPr>
                <w:w w:val="105"/>
              </w:rPr>
            </w:pPr>
            <w:r>
              <w:rPr>
                <w:color w:val="000000"/>
              </w:rPr>
              <w:t>F7</w:t>
            </w:r>
            <w:r w:rsidRPr="00AC7CBE">
              <w:rPr>
                <w:color w:val="000000"/>
              </w:rPr>
              <w:t>b</w:t>
            </w:r>
            <w:r w:rsidR="00471179">
              <w:rPr>
                <w:color w:val="000000"/>
              </w:rPr>
              <w:t>.</w:t>
            </w:r>
            <w:r w:rsidRPr="00AC7CBE">
              <w:rPr>
                <w:color w:val="000000"/>
              </w:rPr>
              <w:t xml:space="preserve">Please describe this rule about </w:t>
            </w:r>
            <w:r>
              <w:rPr>
                <w:rFonts w:eastAsiaTheme="minorEastAsia"/>
                <w:lang w:eastAsia="zh-CN"/>
              </w:rPr>
              <w:t>when and where a fire can be started</w:t>
            </w:r>
          </w:p>
        </w:tc>
        <w:tc>
          <w:tcPr>
            <w:tcW w:w="5042" w:type="dxa"/>
            <w:gridSpan w:val="5"/>
            <w:tcBorders>
              <w:top w:val="single" w:sz="18" w:space="0" w:color="000000"/>
              <w:left w:val="single" w:sz="18" w:space="0" w:color="000000"/>
              <w:bottom w:val="single" w:sz="18" w:space="0" w:color="000000"/>
              <w:right w:val="single" w:sz="18" w:space="0" w:color="000000"/>
            </w:tcBorders>
          </w:tcPr>
          <w:p w14:paraId="792D4A86" w14:textId="77777777" w:rsidR="00962095" w:rsidRPr="00AC7CBE" w:rsidRDefault="00962095" w:rsidP="005D1E70">
            <w:pPr>
              <w:spacing w:after="0" w:line="240" w:lineRule="auto"/>
              <w:contextualSpacing/>
              <w:rPr>
                <w:w w:val="105"/>
              </w:rPr>
            </w:pPr>
            <w:r w:rsidRPr="00AC7CBE">
              <w:rPr>
                <w:i/>
                <w:color w:val="A6A6A6" w:themeColor="background1" w:themeShade="A6"/>
              </w:rPr>
              <w:t>(Text)</w:t>
            </w:r>
          </w:p>
        </w:tc>
      </w:tr>
      <w:tr w:rsidR="00962095" w:rsidRPr="00AC7CBE" w14:paraId="378A5D05" w14:textId="77777777" w:rsidTr="005D1E70">
        <w:trPr>
          <w:trHeight w:val="20"/>
        </w:trPr>
        <w:tc>
          <w:tcPr>
            <w:tcW w:w="359" w:type="dxa"/>
            <w:tcBorders>
              <w:top w:val="single" w:sz="4" w:space="0" w:color="000000"/>
              <w:left w:val="single" w:sz="4" w:space="0" w:color="000000"/>
              <w:bottom w:val="single" w:sz="4" w:space="0" w:color="000000"/>
              <w:right w:val="single" w:sz="4" w:space="0" w:color="auto"/>
            </w:tcBorders>
          </w:tcPr>
          <w:p w14:paraId="279BA206" w14:textId="77777777" w:rsidR="00962095" w:rsidRPr="00AC7CBE" w:rsidRDefault="00962095" w:rsidP="005D1E70">
            <w:pPr>
              <w:spacing w:after="0" w:line="240" w:lineRule="auto"/>
              <w:contextualSpacing/>
              <w:rPr>
                <w:rFonts w:eastAsia="Calibri" w:cs="Times New Roman"/>
                <w:w w:val="105"/>
              </w:rPr>
            </w:pPr>
          </w:p>
        </w:tc>
        <w:tc>
          <w:tcPr>
            <w:tcW w:w="4686" w:type="dxa"/>
            <w:gridSpan w:val="2"/>
            <w:tcBorders>
              <w:top w:val="single" w:sz="4" w:space="0" w:color="000000"/>
              <w:left w:val="single" w:sz="4" w:space="0" w:color="auto"/>
              <w:bottom w:val="single" w:sz="4" w:space="0" w:color="000000"/>
            </w:tcBorders>
          </w:tcPr>
          <w:p w14:paraId="18A39740" w14:textId="3BEAE294" w:rsidR="00962095" w:rsidRPr="00AC7CBE" w:rsidRDefault="00962095" w:rsidP="00962095">
            <w:pPr>
              <w:spacing w:after="0" w:line="240" w:lineRule="auto"/>
              <w:contextualSpacing/>
              <w:rPr>
                <w:rFonts w:eastAsia="Calibri" w:cs="Times New Roman"/>
                <w:w w:val="105"/>
              </w:rPr>
            </w:pPr>
            <w:r w:rsidRPr="00AC7CBE">
              <w:rPr>
                <w:color w:val="000000"/>
              </w:rPr>
              <w:t>F</w:t>
            </w:r>
            <w:r>
              <w:rPr>
                <w:color w:val="000000"/>
              </w:rPr>
              <w:t>7</w:t>
            </w:r>
            <w:r w:rsidRPr="00AC7CBE">
              <w:rPr>
                <w:color w:val="000000"/>
              </w:rPr>
              <w:t>c</w:t>
            </w:r>
            <w:r w:rsidR="00471179">
              <w:rPr>
                <w:color w:val="000000"/>
              </w:rPr>
              <w:t>.</w:t>
            </w:r>
            <w:r w:rsidRPr="00AC7CBE">
              <w:rPr>
                <w:color w:val="000000"/>
              </w:rPr>
              <w:t>Does your village</w:t>
            </w:r>
            <w:r>
              <w:rPr>
                <w:color w:val="000000"/>
              </w:rPr>
              <w:t xml:space="preserve"> monitor for rule breaking?  </w:t>
            </w:r>
          </w:p>
        </w:tc>
        <w:tc>
          <w:tcPr>
            <w:tcW w:w="4344" w:type="dxa"/>
            <w:gridSpan w:val="3"/>
            <w:tcBorders>
              <w:top w:val="single" w:sz="4" w:space="0" w:color="000000"/>
              <w:bottom w:val="single" w:sz="4" w:space="0" w:color="000000"/>
              <w:right w:val="single" w:sz="18" w:space="0" w:color="000000"/>
            </w:tcBorders>
          </w:tcPr>
          <w:p w14:paraId="56EE2846" w14:textId="77777777" w:rsidR="00962095" w:rsidRPr="00AC7CBE" w:rsidRDefault="00962095" w:rsidP="005D1E70">
            <w:pPr>
              <w:spacing w:after="0" w:line="240" w:lineRule="auto"/>
              <w:contextualSpacing/>
            </w:pPr>
            <w:r w:rsidRPr="00AC7CBE">
              <w:t>1=No</w:t>
            </w:r>
          </w:p>
          <w:p w14:paraId="098BDDD9" w14:textId="77777777" w:rsidR="00962095" w:rsidRPr="00AC7CBE" w:rsidRDefault="00962095" w:rsidP="005D1E70">
            <w:pPr>
              <w:spacing w:after="0" w:line="240" w:lineRule="auto"/>
              <w:contextualSpacing/>
            </w:pPr>
            <w:r w:rsidRPr="00AC7CBE">
              <w:t>2=Yes</w:t>
            </w:r>
            <w:r w:rsidRPr="00AC7CBE" w:rsidDel="00226116">
              <w:t xml:space="preserve"> </w:t>
            </w:r>
          </w:p>
          <w:p w14:paraId="55CA8E32" w14:textId="77777777" w:rsidR="00962095" w:rsidRPr="00AC7CBE" w:rsidRDefault="00962095" w:rsidP="005D1E70">
            <w:pPr>
              <w:spacing w:after="0" w:line="240" w:lineRule="auto"/>
              <w:contextualSpacing/>
            </w:pPr>
            <w:r w:rsidRPr="00AC7CBE">
              <w:t>888=Don’t know</w:t>
            </w:r>
          </w:p>
          <w:p w14:paraId="56BDEF20" w14:textId="77777777" w:rsidR="00962095" w:rsidRPr="00AC7CBE" w:rsidRDefault="00962095" w:rsidP="005D1E70">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4F8B8C18"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0D0F1358" w14:textId="77777777" w:rsidTr="005D1E70">
        <w:trPr>
          <w:trHeight w:val="20"/>
        </w:trPr>
        <w:tc>
          <w:tcPr>
            <w:tcW w:w="359" w:type="dxa"/>
            <w:tcBorders>
              <w:top w:val="single" w:sz="4" w:space="0" w:color="000000"/>
              <w:left w:val="single" w:sz="4" w:space="0" w:color="000000"/>
              <w:bottom w:val="single" w:sz="4" w:space="0" w:color="000000"/>
              <w:right w:val="single" w:sz="4" w:space="0" w:color="auto"/>
            </w:tcBorders>
          </w:tcPr>
          <w:p w14:paraId="521F5CA9" w14:textId="77777777" w:rsidR="00962095" w:rsidRPr="00AC7CBE" w:rsidRDefault="00962095" w:rsidP="005D1E70">
            <w:pPr>
              <w:spacing w:after="0" w:line="240" w:lineRule="auto"/>
              <w:contextualSpacing/>
              <w:rPr>
                <w:rFonts w:eastAsia="Calibri" w:cs="Times New Roman"/>
                <w:w w:val="105"/>
              </w:rPr>
            </w:pPr>
          </w:p>
        </w:tc>
        <w:tc>
          <w:tcPr>
            <w:tcW w:w="4686" w:type="dxa"/>
            <w:gridSpan w:val="2"/>
            <w:tcBorders>
              <w:top w:val="single" w:sz="4" w:space="0" w:color="000000"/>
              <w:left w:val="single" w:sz="4" w:space="0" w:color="auto"/>
              <w:bottom w:val="single" w:sz="4" w:space="0" w:color="000000"/>
            </w:tcBorders>
          </w:tcPr>
          <w:p w14:paraId="1832A30D" w14:textId="3A1940E8" w:rsidR="00962095" w:rsidRPr="00AC7CBE" w:rsidRDefault="00962095" w:rsidP="00962095">
            <w:pPr>
              <w:spacing w:after="0" w:line="240" w:lineRule="auto"/>
              <w:contextualSpacing/>
              <w:rPr>
                <w:rFonts w:eastAsia="Calibri" w:cs="Times New Roman"/>
                <w:w w:val="105"/>
              </w:rPr>
            </w:pPr>
            <w:r>
              <w:rPr>
                <w:color w:val="000000"/>
              </w:rPr>
              <w:t>F7</w:t>
            </w:r>
            <w:r w:rsidRPr="00AC7CBE">
              <w:rPr>
                <w:color w:val="000000"/>
              </w:rPr>
              <w:t>d</w:t>
            </w:r>
            <w:r w:rsidR="00471179">
              <w:rPr>
                <w:color w:val="000000"/>
              </w:rPr>
              <w:t>.</w:t>
            </w:r>
            <w:r w:rsidRPr="00AC7CBE">
              <w:rPr>
                <w:color w:val="000000"/>
              </w:rPr>
              <w:t>Are there penalties for breaking this rule?</w:t>
            </w:r>
            <w:r w:rsidRPr="00AC7CBE">
              <w:t xml:space="preserve"> </w:t>
            </w:r>
            <w:r w:rsidRPr="00AC7CBE">
              <w:rPr>
                <w:color w:val="000000"/>
              </w:rPr>
              <w:t xml:space="preserve"> </w:t>
            </w:r>
          </w:p>
        </w:tc>
        <w:tc>
          <w:tcPr>
            <w:tcW w:w="4344" w:type="dxa"/>
            <w:gridSpan w:val="3"/>
            <w:tcBorders>
              <w:top w:val="single" w:sz="4" w:space="0" w:color="000000"/>
              <w:bottom w:val="single" w:sz="4" w:space="0" w:color="000000"/>
              <w:right w:val="single" w:sz="18" w:space="0" w:color="000000"/>
            </w:tcBorders>
          </w:tcPr>
          <w:p w14:paraId="69A5F386" w14:textId="77777777" w:rsidR="00962095" w:rsidRPr="00AC7CBE" w:rsidRDefault="00962095" w:rsidP="005D1E70">
            <w:pPr>
              <w:spacing w:after="0" w:line="240" w:lineRule="auto"/>
              <w:contextualSpacing/>
            </w:pPr>
            <w:r w:rsidRPr="00AC7CBE">
              <w:t>1=No</w:t>
            </w:r>
          </w:p>
          <w:p w14:paraId="1E7C58AA" w14:textId="77777777" w:rsidR="00962095" w:rsidRPr="00AC7CBE" w:rsidRDefault="00962095" w:rsidP="005D1E70">
            <w:pPr>
              <w:spacing w:after="0" w:line="240" w:lineRule="auto"/>
              <w:contextualSpacing/>
            </w:pPr>
            <w:r w:rsidRPr="00AC7CBE">
              <w:t>2=Yes</w:t>
            </w:r>
            <w:r w:rsidRPr="00AC7CBE" w:rsidDel="00226116">
              <w:t xml:space="preserve"> </w:t>
            </w:r>
          </w:p>
          <w:p w14:paraId="23622456" w14:textId="77777777" w:rsidR="00962095" w:rsidRPr="00AC7CBE" w:rsidRDefault="00962095" w:rsidP="005D1E70">
            <w:pPr>
              <w:spacing w:after="0" w:line="240" w:lineRule="auto"/>
              <w:contextualSpacing/>
            </w:pPr>
            <w:r w:rsidRPr="00AC7CBE">
              <w:t>888=Don’t know</w:t>
            </w:r>
          </w:p>
          <w:p w14:paraId="0718C206" w14:textId="77777777" w:rsidR="00962095" w:rsidRPr="00AC7CBE" w:rsidRDefault="00962095" w:rsidP="005D1E70">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5BD81E4B"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526ABF90" w14:textId="77777777" w:rsidTr="005D1E70">
        <w:trPr>
          <w:trHeight w:val="20"/>
        </w:trPr>
        <w:tc>
          <w:tcPr>
            <w:tcW w:w="359" w:type="dxa"/>
            <w:tcBorders>
              <w:top w:val="single" w:sz="4" w:space="0" w:color="000000"/>
              <w:left w:val="single" w:sz="4" w:space="0" w:color="000000"/>
              <w:bottom w:val="single" w:sz="4" w:space="0" w:color="000000"/>
              <w:right w:val="single" w:sz="4" w:space="0" w:color="auto"/>
            </w:tcBorders>
          </w:tcPr>
          <w:p w14:paraId="1665C042" w14:textId="77777777" w:rsidR="00962095" w:rsidRPr="00AC7CBE" w:rsidRDefault="00962095" w:rsidP="005D1E70">
            <w:pPr>
              <w:spacing w:after="0" w:line="240" w:lineRule="auto"/>
              <w:contextualSpacing/>
              <w:rPr>
                <w:rFonts w:eastAsia="Calibri" w:cs="Times New Roman"/>
                <w:w w:val="105"/>
              </w:rPr>
            </w:pPr>
          </w:p>
        </w:tc>
        <w:tc>
          <w:tcPr>
            <w:tcW w:w="4686" w:type="dxa"/>
            <w:gridSpan w:val="2"/>
            <w:tcBorders>
              <w:top w:val="single" w:sz="4" w:space="0" w:color="000000"/>
              <w:left w:val="single" w:sz="4" w:space="0" w:color="auto"/>
              <w:bottom w:val="single" w:sz="4" w:space="0" w:color="000000"/>
            </w:tcBorders>
          </w:tcPr>
          <w:p w14:paraId="588D5AAC" w14:textId="0E19061E" w:rsidR="00962095" w:rsidRPr="00AC7CBE" w:rsidRDefault="00962095" w:rsidP="005D1E70">
            <w:pPr>
              <w:pStyle w:val="longtableQtext"/>
              <w:spacing w:after="0" w:line="240" w:lineRule="auto"/>
              <w:contextualSpacing/>
              <w:rPr>
                <w:rFonts w:asciiTheme="minorHAnsi" w:eastAsiaTheme="minorEastAsia" w:hAnsiTheme="minorHAnsi" w:cs="Times New Roman"/>
                <w:b/>
                <w:bCs/>
                <w:lang w:eastAsia="zh-CN"/>
              </w:rPr>
            </w:pPr>
            <w:r>
              <w:rPr>
                <w:rFonts w:asciiTheme="minorHAnsi" w:eastAsiaTheme="minorEastAsia" w:hAnsiTheme="minorHAnsi"/>
                <w:lang w:eastAsia="zh-CN"/>
              </w:rPr>
              <w:t>F7</w:t>
            </w:r>
            <w:r w:rsidRPr="00AC7CBE">
              <w:rPr>
                <w:rFonts w:asciiTheme="minorHAnsi" w:eastAsiaTheme="minorEastAsia" w:hAnsiTheme="minorHAnsi"/>
                <w:lang w:eastAsia="zh-CN"/>
              </w:rPr>
              <w:t>e</w:t>
            </w:r>
            <w:r w:rsidR="00471179">
              <w:rPr>
                <w:rFonts w:asciiTheme="minorHAnsi" w:eastAsiaTheme="minorEastAsia" w:hAnsiTheme="minorHAnsi"/>
                <w:lang w:eastAsia="zh-CN"/>
              </w:rPr>
              <w:t>.</w:t>
            </w:r>
            <w:r w:rsidRPr="00AC7CBE">
              <w:rPr>
                <w:rFonts w:asciiTheme="minorHAnsi" w:eastAsiaTheme="minorEastAsia" w:hAnsiTheme="minorHAnsi"/>
                <w:lang w:eastAsia="zh-CN"/>
              </w:rPr>
              <w:t xml:space="preserve">What is the typical penalty the first time a household breaks this rule? </w:t>
            </w:r>
          </w:p>
          <w:p w14:paraId="41DC6940" w14:textId="77777777" w:rsidR="00962095" w:rsidRPr="00AC7CBE" w:rsidRDefault="00962095" w:rsidP="005D1E70">
            <w:pPr>
              <w:pStyle w:val="longtableQtext"/>
              <w:spacing w:after="0" w:line="240" w:lineRule="auto"/>
              <w:contextualSpacing/>
              <w:rPr>
                <w:rFonts w:asciiTheme="minorHAnsi" w:eastAsiaTheme="minorEastAsia" w:hAnsiTheme="minorHAnsi" w:cs="Times New Roman"/>
                <w:b/>
                <w:i/>
                <w:color w:val="auto"/>
                <w:w w:val="105"/>
                <w:lang w:eastAsia="zh-CN"/>
              </w:rPr>
            </w:pPr>
          </w:p>
          <w:p w14:paraId="3FBEA440" w14:textId="5D703421" w:rsidR="00962095" w:rsidRPr="00AC7CBE" w:rsidRDefault="00962095" w:rsidP="005D1E70">
            <w:pPr>
              <w:spacing w:after="0" w:line="240" w:lineRule="auto"/>
              <w:contextualSpacing/>
              <w:rPr>
                <w:rFonts w:eastAsia="Calibri" w:cs="Times New Roman"/>
                <w:w w:val="105"/>
              </w:rPr>
            </w:pPr>
            <w:r w:rsidRPr="00AC7CBE">
              <w:rPr>
                <w:rFonts w:eastAsiaTheme="minorEastAsia" w:cs="Times New Roman"/>
                <w:w w:val="105"/>
                <w:lang w:eastAsia="zh-CN"/>
              </w:rPr>
              <w:t xml:space="preserve">If 2 is not selected, skip to </w:t>
            </w:r>
            <w:r>
              <w:rPr>
                <w:rFonts w:eastAsiaTheme="minorEastAsia" w:cs="Times New Roman"/>
                <w:b/>
                <w:w w:val="105"/>
                <w:lang w:eastAsia="zh-CN"/>
              </w:rPr>
              <w:t>F7f</w:t>
            </w:r>
          </w:p>
        </w:tc>
        <w:tc>
          <w:tcPr>
            <w:tcW w:w="4344" w:type="dxa"/>
            <w:gridSpan w:val="3"/>
            <w:tcBorders>
              <w:top w:val="single" w:sz="4" w:space="0" w:color="000000"/>
              <w:bottom w:val="single" w:sz="4" w:space="0" w:color="000000"/>
              <w:right w:val="single" w:sz="18" w:space="0" w:color="000000"/>
            </w:tcBorders>
          </w:tcPr>
          <w:p w14:paraId="0FB00997" w14:textId="77777777" w:rsidR="00962095" w:rsidRPr="00AC7CBE" w:rsidRDefault="00962095" w:rsidP="005D1E70">
            <w:pPr>
              <w:spacing w:after="0" w:line="240" w:lineRule="auto"/>
              <w:contextualSpacing/>
            </w:pPr>
            <w:r w:rsidRPr="00AC7CBE">
              <w:t xml:space="preserve">1=Verbal chastisement </w:t>
            </w:r>
          </w:p>
          <w:p w14:paraId="6F6C8D44" w14:textId="77777777" w:rsidR="00962095" w:rsidRPr="00AC7CBE" w:rsidRDefault="00962095" w:rsidP="005D1E70">
            <w:pPr>
              <w:spacing w:after="0" w:line="240" w:lineRule="auto"/>
              <w:contextualSpacing/>
            </w:pPr>
            <w:r w:rsidRPr="00AC7CBE">
              <w:t>2=Cash fine</w:t>
            </w:r>
          </w:p>
          <w:p w14:paraId="32745860" w14:textId="77777777" w:rsidR="00962095" w:rsidRPr="00AC7CBE" w:rsidRDefault="00962095" w:rsidP="005D1E70">
            <w:pPr>
              <w:spacing w:after="0" w:line="240" w:lineRule="auto"/>
              <w:contextualSpacing/>
            </w:pPr>
            <w:r w:rsidRPr="00AC7CBE">
              <w:t>3=Temporary restriction on access, harvesting, or use rights</w:t>
            </w:r>
          </w:p>
          <w:p w14:paraId="346F194B" w14:textId="77777777" w:rsidR="00962095" w:rsidRPr="00AC7CBE" w:rsidRDefault="00962095" w:rsidP="005D1E70">
            <w:pPr>
              <w:spacing w:after="0" w:line="240" w:lineRule="auto"/>
              <w:contextualSpacing/>
            </w:pPr>
            <w:r w:rsidRPr="00AC7CBE">
              <w:t xml:space="preserve">4=Required labor input </w:t>
            </w:r>
          </w:p>
          <w:p w14:paraId="252A117D" w14:textId="77777777" w:rsidR="00962095" w:rsidRPr="00AC7CBE" w:rsidRDefault="00962095" w:rsidP="005D1E70">
            <w:pPr>
              <w:spacing w:after="0" w:line="240" w:lineRule="auto"/>
              <w:contextualSpacing/>
            </w:pPr>
            <w:r w:rsidRPr="00AC7CBE">
              <w:t xml:space="preserve">5=Public apology </w:t>
            </w:r>
          </w:p>
          <w:p w14:paraId="59EDA793" w14:textId="77777777" w:rsidR="00962095" w:rsidRPr="00AC7CBE" w:rsidRDefault="00962095" w:rsidP="005D1E70">
            <w:pPr>
              <w:spacing w:after="0" w:line="240" w:lineRule="auto"/>
              <w:contextualSpacing/>
            </w:pPr>
            <w:r w:rsidRPr="00AC7CBE">
              <w:t>6=Permanent suspension of access, harvest, or use rights</w:t>
            </w:r>
          </w:p>
          <w:p w14:paraId="0D4290F7" w14:textId="77777777" w:rsidR="00962095" w:rsidRPr="00AC7CBE" w:rsidRDefault="00962095" w:rsidP="005D1E70">
            <w:pPr>
              <w:spacing w:after="0" w:line="240" w:lineRule="auto"/>
              <w:contextualSpacing/>
            </w:pPr>
            <w:r w:rsidRPr="00AC7CBE">
              <w:t xml:space="preserve">97=Other, specify </w:t>
            </w:r>
          </w:p>
          <w:p w14:paraId="4DC0100C" w14:textId="77777777" w:rsidR="00962095" w:rsidRPr="00AC7CBE" w:rsidRDefault="00962095" w:rsidP="005D1E70">
            <w:pPr>
              <w:spacing w:after="0" w:line="240" w:lineRule="auto"/>
              <w:contextualSpacing/>
            </w:pPr>
            <w:r w:rsidRPr="00AC7CBE">
              <w:t>888=Don't know</w:t>
            </w:r>
          </w:p>
          <w:p w14:paraId="5C347EAA" w14:textId="77777777" w:rsidR="00962095" w:rsidRPr="00AC7CBE" w:rsidRDefault="00962095" w:rsidP="005D1E70">
            <w:pPr>
              <w:spacing w:after="0" w:line="240" w:lineRule="auto"/>
              <w:contextualSpacing/>
            </w:pPr>
            <w:r w:rsidRPr="00AC7CBE">
              <w:t>999=Prefer not to respond</w:t>
            </w:r>
            <w:r w:rsidRPr="00AC7CBE" w:rsidDel="001E2CD9">
              <w:t xml:space="preserve"> </w:t>
            </w:r>
          </w:p>
        </w:tc>
        <w:tc>
          <w:tcPr>
            <w:tcW w:w="691" w:type="dxa"/>
            <w:tcBorders>
              <w:top w:val="single" w:sz="18" w:space="0" w:color="000000"/>
              <w:left w:val="single" w:sz="18" w:space="0" w:color="000000"/>
              <w:bottom w:val="single" w:sz="18" w:space="0" w:color="000000"/>
              <w:right w:val="single" w:sz="18" w:space="0" w:color="000000"/>
            </w:tcBorders>
          </w:tcPr>
          <w:p w14:paraId="64EC2595"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2DA3D4AE" w14:textId="77777777" w:rsidTr="005D1E70">
        <w:trPr>
          <w:trHeight w:val="20"/>
        </w:trPr>
        <w:tc>
          <w:tcPr>
            <w:tcW w:w="359" w:type="dxa"/>
            <w:tcBorders>
              <w:top w:val="single" w:sz="4" w:space="0" w:color="000000"/>
              <w:left w:val="single" w:sz="4" w:space="0" w:color="000000"/>
              <w:bottom w:val="single" w:sz="4" w:space="0" w:color="000000"/>
              <w:right w:val="single" w:sz="4" w:space="0" w:color="auto"/>
            </w:tcBorders>
          </w:tcPr>
          <w:p w14:paraId="6443C982" w14:textId="77777777" w:rsidR="00962095" w:rsidRPr="00AC7CBE" w:rsidRDefault="00962095" w:rsidP="005D1E70">
            <w:pPr>
              <w:spacing w:after="0" w:line="240" w:lineRule="auto"/>
              <w:contextualSpacing/>
              <w:rPr>
                <w:w w:val="105"/>
              </w:rPr>
            </w:pPr>
          </w:p>
        </w:tc>
        <w:tc>
          <w:tcPr>
            <w:tcW w:w="7196" w:type="dxa"/>
            <w:gridSpan w:val="3"/>
            <w:tcBorders>
              <w:top w:val="single" w:sz="4" w:space="0" w:color="000000"/>
              <w:left w:val="single" w:sz="4" w:space="0" w:color="auto"/>
              <w:bottom w:val="single" w:sz="4" w:space="0" w:color="000000"/>
              <w:right w:val="single" w:sz="18" w:space="0" w:color="000000"/>
            </w:tcBorders>
          </w:tcPr>
          <w:p w14:paraId="17966409" w14:textId="06666BAF" w:rsidR="00962095" w:rsidRPr="00AC7CBE" w:rsidRDefault="00962095" w:rsidP="00962095">
            <w:pPr>
              <w:spacing w:after="0" w:line="240" w:lineRule="auto"/>
              <w:contextualSpacing/>
              <w:rPr>
                <w:w w:val="105"/>
              </w:rPr>
            </w:pPr>
            <w:r>
              <w:rPr>
                <w:color w:val="000000"/>
              </w:rPr>
              <w:t>F7</w:t>
            </w:r>
            <w:r w:rsidRPr="00AC7CBE">
              <w:rPr>
                <w:color w:val="000000"/>
              </w:rPr>
              <w:t>fi</w:t>
            </w:r>
            <w:r w:rsidR="00471179">
              <w:rPr>
                <w:color w:val="000000"/>
              </w:rPr>
              <w:t>.</w:t>
            </w:r>
            <w:r w:rsidRPr="00AC7CBE">
              <w:rPr>
                <w:color w:val="000000"/>
              </w:rPr>
              <w:t xml:space="preserve">What is the amount of the cash fine? </w:t>
            </w:r>
          </w:p>
        </w:tc>
        <w:tc>
          <w:tcPr>
            <w:tcW w:w="2525" w:type="dxa"/>
            <w:gridSpan w:val="3"/>
            <w:tcBorders>
              <w:top w:val="single" w:sz="18" w:space="0" w:color="000000"/>
              <w:left w:val="single" w:sz="18" w:space="0" w:color="000000"/>
              <w:bottom w:val="single" w:sz="18" w:space="0" w:color="000000"/>
              <w:right w:val="single" w:sz="18" w:space="0" w:color="000000"/>
            </w:tcBorders>
          </w:tcPr>
          <w:p w14:paraId="7F885EA5" w14:textId="77777777" w:rsidR="00962095" w:rsidRPr="00AC7CBE" w:rsidRDefault="00962095" w:rsidP="005D1E70">
            <w:pPr>
              <w:spacing w:after="0" w:line="240" w:lineRule="auto"/>
              <w:contextualSpacing/>
              <w:rPr>
                <w:i/>
                <w:color w:val="A6A6A6" w:themeColor="background1" w:themeShade="A6"/>
              </w:rPr>
            </w:pPr>
            <w:r w:rsidRPr="00AC7CBE">
              <w:rPr>
                <w:i/>
                <w:color w:val="A6A6A6" w:themeColor="background1" w:themeShade="A6"/>
              </w:rPr>
              <w:t>(Integer)</w:t>
            </w:r>
          </w:p>
        </w:tc>
      </w:tr>
      <w:tr w:rsidR="00962095" w:rsidRPr="00AC7CBE" w14:paraId="3FEBFF89" w14:textId="77777777" w:rsidTr="005D1E70">
        <w:trPr>
          <w:trHeight w:val="20"/>
        </w:trPr>
        <w:tc>
          <w:tcPr>
            <w:tcW w:w="359" w:type="dxa"/>
            <w:tcBorders>
              <w:top w:val="single" w:sz="4" w:space="0" w:color="000000"/>
              <w:left w:val="single" w:sz="4" w:space="0" w:color="000000"/>
              <w:bottom w:val="single" w:sz="4" w:space="0" w:color="000000"/>
              <w:right w:val="single" w:sz="4" w:space="0" w:color="000000"/>
            </w:tcBorders>
          </w:tcPr>
          <w:p w14:paraId="0122F10E" w14:textId="77777777" w:rsidR="00962095" w:rsidRPr="00AC7CBE" w:rsidRDefault="00962095" w:rsidP="005D1E70">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34865165" w14:textId="380EDD4B" w:rsidR="00962095" w:rsidRPr="00AC7CBE" w:rsidRDefault="00962095" w:rsidP="005D1E70">
            <w:pPr>
              <w:spacing w:after="0" w:line="240" w:lineRule="auto"/>
              <w:contextualSpacing/>
              <w:rPr>
                <w:b/>
                <w:color w:val="000000"/>
              </w:rPr>
            </w:pPr>
            <w:r>
              <w:rPr>
                <w:color w:val="000000"/>
              </w:rPr>
              <w:t>F7</w:t>
            </w:r>
            <w:r w:rsidRPr="00AC7CBE">
              <w:rPr>
                <w:color w:val="000000"/>
              </w:rPr>
              <w:t>f</w:t>
            </w:r>
            <w:r w:rsidR="00471179">
              <w:rPr>
                <w:color w:val="000000"/>
              </w:rPr>
              <w:t>.</w:t>
            </w:r>
            <w:r w:rsidRPr="00AC7CBE">
              <w:rPr>
                <w:color w:val="000000"/>
              </w:rPr>
              <w:t xml:space="preserve">Who decides what the penalty is the first time a household breaks this rule? </w:t>
            </w:r>
          </w:p>
          <w:p w14:paraId="1FED6916" w14:textId="62AAE4B8" w:rsidR="00962095" w:rsidRPr="00AC7CBE" w:rsidRDefault="00962095" w:rsidP="005D1E70">
            <w:pPr>
              <w:spacing w:after="0" w:line="240" w:lineRule="auto"/>
              <w:contextualSpacing/>
              <w:rPr>
                <w:color w:val="000000"/>
              </w:rPr>
            </w:pPr>
            <w:r w:rsidRPr="00AC7CBE">
              <w:rPr>
                <w:rFonts w:cs="Times New Roman"/>
                <w:color w:val="000000"/>
              </w:rPr>
              <w:t>Probe and code</w:t>
            </w:r>
            <w:r w:rsidR="00471179">
              <w:rPr>
                <w:rFonts w:cs="Times New Roman"/>
                <w:color w:val="000000"/>
              </w:rPr>
              <w:t>.</w:t>
            </w:r>
            <w:r w:rsidRPr="00AC7CBE">
              <w:rPr>
                <w:rFonts w:cs="Times New Roman"/>
                <w:color w:val="000000"/>
              </w:rPr>
              <w:t xml:space="preserve"> Select all that apply</w:t>
            </w:r>
          </w:p>
        </w:tc>
        <w:tc>
          <w:tcPr>
            <w:tcW w:w="4320" w:type="dxa"/>
            <w:gridSpan w:val="3"/>
            <w:tcBorders>
              <w:top w:val="single" w:sz="4" w:space="0" w:color="000000"/>
              <w:bottom w:val="single" w:sz="4" w:space="0" w:color="000000"/>
              <w:right w:val="single" w:sz="18" w:space="0" w:color="000000"/>
            </w:tcBorders>
          </w:tcPr>
          <w:p w14:paraId="71E5245A" w14:textId="77777777" w:rsidR="00962095" w:rsidRPr="00AC7CBE" w:rsidRDefault="00962095" w:rsidP="005D1E70">
            <w:pPr>
              <w:spacing w:after="0" w:line="240" w:lineRule="auto"/>
              <w:contextualSpacing/>
              <w:rPr>
                <w:rFonts w:cs="Times New Roman"/>
                <w:w w:val="105"/>
              </w:rPr>
            </w:pPr>
            <w:r w:rsidRPr="00AC7CBE">
              <w:rPr>
                <w:rFonts w:cs="Times New Roman"/>
                <w:w w:val="105"/>
              </w:rPr>
              <w:t>1=Chief</w:t>
            </w:r>
          </w:p>
          <w:p w14:paraId="7EB09175" w14:textId="77777777" w:rsidR="00962095" w:rsidRPr="00AC7CBE" w:rsidRDefault="00962095" w:rsidP="005D1E70">
            <w:pPr>
              <w:spacing w:after="0" w:line="240" w:lineRule="auto"/>
              <w:contextualSpacing/>
              <w:rPr>
                <w:rFonts w:cs="Times New Roman"/>
                <w:w w:val="105"/>
              </w:rPr>
            </w:pPr>
            <w:r w:rsidRPr="00AC7CBE">
              <w:rPr>
                <w:rFonts w:cs="Times New Roman"/>
                <w:w w:val="105"/>
              </w:rPr>
              <w:t>2=Headman</w:t>
            </w:r>
          </w:p>
          <w:p w14:paraId="56C9285E" w14:textId="77777777" w:rsidR="00962095" w:rsidRPr="00AC7CBE" w:rsidRDefault="00962095" w:rsidP="005D1E70">
            <w:pPr>
              <w:spacing w:after="0" w:line="240" w:lineRule="auto"/>
              <w:contextualSpacing/>
              <w:rPr>
                <w:rFonts w:cs="Times New Roman"/>
                <w:w w:val="105"/>
              </w:rPr>
            </w:pPr>
            <w:r w:rsidRPr="00AC7CBE">
              <w:rPr>
                <w:rFonts w:cs="Times New Roman"/>
                <w:w w:val="105"/>
              </w:rPr>
              <w:t>3=Induna</w:t>
            </w:r>
          </w:p>
          <w:p w14:paraId="7E1E8984"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4=Village Land </w:t>
            </w:r>
            <w:proofErr w:type="spellStart"/>
            <w:r w:rsidRPr="00AC7CBE">
              <w:rPr>
                <w:rFonts w:cs="Times New Roman"/>
                <w:w w:val="105"/>
              </w:rPr>
              <w:t>Comittee</w:t>
            </w:r>
            <w:proofErr w:type="spellEnd"/>
          </w:p>
          <w:p w14:paraId="748E9851"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5=Other Village </w:t>
            </w:r>
            <w:proofErr w:type="spellStart"/>
            <w:r w:rsidRPr="00AC7CBE">
              <w:rPr>
                <w:rFonts w:cs="Times New Roman"/>
                <w:w w:val="105"/>
              </w:rPr>
              <w:t>Comittee</w:t>
            </w:r>
            <w:proofErr w:type="spellEnd"/>
          </w:p>
          <w:p w14:paraId="1D7655F0" w14:textId="77777777" w:rsidR="00962095" w:rsidRPr="00AC7CBE" w:rsidRDefault="00962095" w:rsidP="005D1E70">
            <w:pPr>
              <w:spacing w:after="0" w:line="240" w:lineRule="auto"/>
              <w:contextualSpacing/>
              <w:rPr>
                <w:rFonts w:cs="Times New Roman"/>
                <w:w w:val="105"/>
              </w:rPr>
            </w:pPr>
            <w:r w:rsidRPr="00AC7CBE">
              <w:rPr>
                <w:rFonts w:cs="Times New Roman"/>
                <w:w w:val="105"/>
              </w:rPr>
              <w:t>6=Village as a whole</w:t>
            </w:r>
          </w:p>
          <w:p w14:paraId="5FCB8B10" w14:textId="77777777" w:rsidR="00962095" w:rsidRPr="00AC7CBE" w:rsidRDefault="00962095" w:rsidP="005D1E70">
            <w:pPr>
              <w:spacing w:after="0" w:line="240" w:lineRule="auto"/>
              <w:contextualSpacing/>
            </w:pPr>
            <w:r w:rsidRPr="00AC7CBE">
              <w:t>97=Other, please specify</w:t>
            </w:r>
          </w:p>
          <w:p w14:paraId="1EA2CB77" w14:textId="77777777" w:rsidR="00962095" w:rsidRPr="00AC7CBE" w:rsidRDefault="00962095" w:rsidP="005D1E70">
            <w:pPr>
              <w:spacing w:after="0" w:line="240" w:lineRule="auto"/>
              <w:contextualSpacing/>
            </w:pPr>
            <w:r w:rsidRPr="00AC7CBE">
              <w:t>888=Don’t know</w:t>
            </w:r>
          </w:p>
          <w:p w14:paraId="66646839" w14:textId="77777777" w:rsidR="00962095" w:rsidRPr="00AC7CBE" w:rsidRDefault="00962095" w:rsidP="005D1E70">
            <w:pPr>
              <w:spacing w:after="0" w:line="240" w:lineRule="auto"/>
              <w:contextualSpacing/>
            </w:pPr>
            <w:r w:rsidRPr="00AC7CBE">
              <w:t>999=Preferred not to answer</w:t>
            </w:r>
          </w:p>
        </w:tc>
        <w:tc>
          <w:tcPr>
            <w:tcW w:w="722" w:type="dxa"/>
            <w:gridSpan w:val="2"/>
            <w:tcBorders>
              <w:top w:val="single" w:sz="18" w:space="0" w:color="000000"/>
              <w:left w:val="single" w:sz="18" w:space="0" w:color="000000"/>
              <w:bottom w:val="single" w:sz="18" w:space="0" w:color="000000"/>
              <w:right w:val="single" w:sz="18" w:space="0" w:color="000000"/>
            </w:tcBorders>
          </w:tcPr>
          <w:p w14:paraId="34FF444D"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72B02C3F" w14:textId="77777777" w:rsidTr="005D1E70">
        <w:trPr>
          <w:trHeight w:val="20"/>
        </w:trPr>
        <w:tc>
          <w:tcPr>
            <w:tcW w:w="359" w:type="dxa"/>
            <w:tcBorders>
              <w:top w:val="single" w:sz="4" w:space="0" w:color="000000"/>
              <w:left w:val="single" w:sz="4" w:space="0" w:color="000000"/>
              <w:bottom w:val="single" w:sz="4" w:space="0" w:color="000000"/>
              <w:right w:val="single" w:sz="4" w:space="0" w:color="000000"/>
            </w:tcBorders>
          </w:tcPr>
          <w:p w14:paraId="79302648" w14:textId="77777777" w:rsidR="00962095" w:rsidRPr="00AC7CBE" w:rsidRDefault="00962095" w:rsidP="005D1E70">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4739955C" w14:textId="32E4331C" w:rsidR="00962095" w:rsidRPr="00AC7CBE" w:rsidRDefault="00962095" w:rsidP="00962095">
            <w:pPr>
              <w:spacing w:after="0" w:line="240" w:lineRule="auto"/>
              <w:contextualSpacing/>
              <w:rPr>
                <w:color w:val="000000"/>
              </w:rPr>
            </w:pPr>
            <w:r>
              <w:rPr>
                <w:color w:val="000000"/>
              </w:rPr>
              <w:t>F7</w:t>
            </w:r>
            <w:r w:rsidRPr="00AC7CBE">
              <w:rPr>
                <w:color w:val="000000"/>
              </w:rPr>
              <w:t>k</w:t>
            </w:r>
            <w:r w:rsidR="00471179">
              <w:rPr>
                <w:color w:val="000000"/>
              </w:rPr>
              <w:t>.</w:t>
            </w:r>
            <w:r w:rsidRPr="00AC7CBE">
              <w:rPr>
                <w:color w:val="000000"/>
              </w:rPr>
              <w:t xml:space="preserve">What is the typical compliance with penalties? </w:t>
            </w:r>
          </w:p>
        </w:tc>
        <w:tc>
          <w:tcPr>
            <w:tcW w:w="4320" w:type="dxa"/>
            <w:gridSpan w:val="3"/>
            <w:tcBorders>
              <w:top w:val="single" w:sz="4" w:space="0" w:color="000000"/>
              <w:bottom w:val="single" w:sz="4" w:space="0" w:color="000000"/>
              <w:right w:val="single" w:sz="18" w:space="0" w:color="000000"/>
            </w:tcBorders>
          </w:tcPr>
          <w:p w14:paraId="0723D858"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1=Offenders never comply </w:t>
            </w:r>
          </w:p>
          <w:p w14:paraId="052F6D5B"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2=Some of the time offenders comply  </w:t>
            </w:r>
          </w:p>
          <w:p w14:paraId="0782F72E" w14:textId="77777777" w:rsidR="00962095" w:rsidRPr="00AC7CBE" w:rsidRDefault="00962095" w:rsidP="005D1E70">
            <w:pPr>
              <w:spacing w:after="0" w:line="240" w:lineRule="auto"/>
              <w:contextualSpacing/>
              <w:rPr>
                <w:rFonts w:cs="Times New Roman"/>
                <w:w w:val="105"/>
              </w:rPr>
            </w:pPr>
            <w:r w:rsidRPr="00AC7CBE">
              <w:rPr>
                <w:rFonts w:cs="Times New Roman"/>
                <w:w w:val="105"/>
              </w:rPr>
              <w:t>3=About half the time offenders comply</w:t>
            </w:r>
          </w:p>
          <w:p w14:paraId="46515F40"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4=Most of the time offenders comply </w:t>
            </w:r>
          </w:p>
          <w:p w14:paraId="3ABFF54A" w14:textId="77777777" w:rsidR="00962095" w:rsidRPr="00AC7CBE" w:rsidRDefault="00962095" w:rsidP="005D1E70">
            <w:pPr>
              <w:spacing w:after="0" w:line="240" w:lineRule="auto"/>
              <w:contextualSpacing/>
              <w:rPr>
                <w:rFonts w:cs="Times New Roman"/>
                <w:w w:val="105"/>
              </w:rPr>
            </w:pPr>
            <w:r w:rsidRPr="00AC7CBE">
              <w:rPr>
                <w:rFonts w:cs="Times New Roman"/>
                <w:w w:val="105"/>
              </w:rPr>
              <w:t>5=Almost all the time offenders comply</w:t>
            </w:r>
          </w:p>
          <w:p w14:paraId="7131E5F5"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888=Don't know  </w:t>
            </w:r>
          </w:p>
          <w:p w14:paraId="224FCC2F" w14:textId="77777777" w:rsidR="00962095" w:rsidRPr="00AC7CBE" w:rsidRDefault="00962095" w:rsidP="005D1E70">
            <w:pPr>
              <w:spacing w:after="0" w:line="240" w:lineRule="auto"/>
              <w:contextualSpacing/>
              <w:rPr>
                <w:rFonts w:cs="Times New Roman"/>
                <w:w w:val="105"/>
              </w:rPr>
            </w:pPr>
            <w:r w:rsidRPr="00AC7C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6A58FB5E"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38339853" w14:textId="77777777" w:rsidTr="005D1E70">
        <w:trPr>
          <w:trHeight w:val="20"/>
        </w:trPr>
        <w:tc>
          <w:tcPr>
            <w:tcW w:w="359" w:type="dxa"/>
            <w:tcBorders>
              <w:top w:val="single" w:sz="4" w:space="0" w:color="000000"/>
              <w:left w:val="single" w:sz="4" w:space="0" w:color="000000"/>
              <w:bottom w:val="single" w:sz="4" w:space="0" w:color="000000"/>
              <w:right w:val="single" w:sz="4" w:space="0" w:color="auto"/>
            </w:tcBorders>
          </w:tcPr>
          <w:p w14:paraId="6B9E6AB0" w14:textId="77777777" w:rsidR="00962095" w:rsidRPr="00AC7CBE" w:rsidRDefault="00962095" w:rsidP="005D1E70">
            <w:pPr>
              <w:spacing w:after="0" w:line="240" w:lineRule="auto"/>
              <w:contextualSpacing/>
              <w:rPr>
                <w:w w:val="105"/>
              </w:rPr>
            </w:pPr>
          </w:p>
        </w:tc>
        <w:tc>
          <w:tcPr>
            <w:tcW w:w="7196" w:type="dxa"/>
            <w:gridSpan w:val="3"/>
            <w:tcBorders>
              <w:top w:val="single" w:sz="4" w:space="0" w:color="000000"/>
              <w:left w:val="single" w:sz="4" w:space="0" w:color="auto"/>
              <w:bottom w:val="single" w:sz="4" w:space="0" w:color="000000"/>
              <w:right w:val="single" w:sz="18" w:space="0" w:color="000000"/>
            </w:tcBorders>
          </w:tcPr>
          <w:p w14:paraId="376FE13E" w14:textId="6F561FC0" w:rsidR="00962095" w:rsidRPr="00AC7CBE" w:rsidRDefault="00962095" w:rsidP="00962095">
            <w:pPr>
              <w:spacing w:after="0" w:line="240" w:lineRule="auto"/>
              <w:contextualSpacing/>
              <w:rPr>
                <w:w w:val="105"/>
              </w:rPr>
            </w:pPr>
            <w:r w:rsidRPr="00AC7CBE">
              <w:rPr>
                <w:color w:val="000000"/>
              </w:rPr>
              <w:t>F</w:t>
            </w:r>
            <w:r>
              <w:rPr>
                <w:color w:val="000000"/>
              </w:rPr>
              <w:t>7</w:t>
            </w:r>
            <w:r w:rsidRPr="00AC7CBE">
              <w:rPr>
                <w:color w:val="000000"/>
              </w:rPr>
              <w:t>l</w:t>
            </w:r>
            <w:r w:rsidR="00471179">
              <w:rPr>
                <w:color w:val="000000"/>
              </w:rPr>
              <w:t>.</w:t>
            </w:r>
            <w:r w:rsidRPr="00AC7CBE">
              <w:rPr>
                <w:color w:val="000000"/>
              </w:rPr>
              <w:t xml:space="preserve">How many times in the past year was this rule broken? </w:t>
            </w:r>
          </w:p>
        </w:tc>
        <w:tc>
          <w:tcPr>
            <w:tcW w:w="2525" w:type="dxa"/>
            <w:gridSpan w:val="3"/>
            <w:tcBorders>
              <w:top w:val="single" w:sz="18" w:space="0" w:color="000000"/>
              <w:left w:val="single" w:sz="18" w:space="0" w:color="000000"/>
              <w:bottom w:val="single" w:sz="18" w:space="0" w:color="000000"/>
              <w:right w:val="single" w:sz="18" w:space="0" w:color="000000"/>
            </w:tcBorders>
          </w:tcPr>
          <w:p w14:paraId="5A20D260" w14:textId="77777777" w:rsidR="00962095" w:rsidRPr="00AC7CBE" w:rsidRDefault="00962095" w:rsidP="005D1E70">
            <w:pPr>
              <w:spacing w:after="0" w:line="240" w:lineRule="auto"/>
              <w:contextualSpacing/>
              <w:rPr>
                <w:i/>
                <w:color w:val="A6A6A6" w:themeColor="background1" w:themeShade="A6"/>
              </w:rPr>
            </w:pPr>
            <w:r w:rsidRPr="00AC7CBE">
              <w:rPr>
                <w:i/>
                <w:color w:val="A6A6A6" w:themeColor="background1" w:themeShade="A6"/>
              </w:rPr>
              <w:t>(Integer)</w:t>
            </w:r>
          </w:p>
        </w:tc>
      </w:tr>
    </w:tbl>
    <w:p w14:paraId="5FE890EE" w14:textId="77777777" w:rsidR="00962095" w:rsidRDefault="00962095" w:rsidP="00AC7CBE">
      <w:pPr>
        <w:spacing w:after="0" w:line="240" w:lineRule="auto"/>
        <w:contextualSpacing/>
      </w:pPr>
    </w:p>
    <w:tbl>
      <w:tblPr>
        <w:tblW w:w="10080" w:type="dxa"/>
        <w:tblInd w:w="-5" w:type="dxa"/>
        <w:tblLayout w:type="fixed"/>
        <w:tblCellMar>
          <w:left w:w="0" w:type="dxa"/>
          <w:right w:w="0" w:type="dxa"/>
        </w:tblCellMar>
        <w:tblLook w:val="0000" w:firstRow="0" w:lastRow="0" w:firstColumn="0" w:lastColumn="0" w:noHBand="0" w:noVBand="0"/>
      </w:tblPr>
      <w:tblGrid>
        <w:gridCol w:w="359"/>
        <w:gridCol w:w="4679"/>
        <w:gridCol w:w="7"/>
        <w:gridCol w:w="2510"/>
        <w:gridCol w:w="1803"/>
        <w:gridCol w:w="31"/>
        <w:gridCol w:w="691"/>
      </w:tblGrid>
      <w:tr w:rsidR="00962095" w:rsidRPr="00AC7CBE" w14:paraId="2BD704B5" w14:textId="77777777" w:rsidTr="005D1E70">
        <w:trPr>
          <w:trHeight w:val="20"/>
        </w:trPr>
        <w:tc>
          <w:tcPr>
            <w:tcW w:w="359" w:type="dxa"/>
            <w:tcBorders>
              <w:top w:val="single" w:sz="4" w:space="0" w:color="000000"/>
              <w:left w:val="single" w:sz="4" w:space="0" w:color="000000"/>
              <w:bottom w:val="single" w:sz="4" w:space="0" w:color="000000"/>
              <w:right w:val="single" w:sz="4" w:space="0" w:color="auto"/>
            </w:tcBorders>
          </w:tcPr>
          <w:p w14:paraId="6EA07058" w14:textId="77777777" w:rsidR="00962095" w:rsidRPr="00AC7CBE" w:rsidRDefault="00962095" w:rsidP="005D1E70">
            <w:pPr>
              <w:spacing w:after="0" w:line="240" w:lineRule="auto"/>
              <w:contextualSpacing/>
              <w:rPr>
                <w:rFonts w:eastAsia="Calibri" w:cs="Times New Roman"/>
                <w:w w:val="105"/>
              </w:rPr>
            </w:pPr>
          </w:p>
        </w:tc>
        <w:tc>
          <w:tcPr>
            <w:tcW w:w="4686" w:type="dxa"/>
            <w:gridSpan w:val="2"/>
            <w:tcBorders>
              <w:top w:val="single" w:sz="4" w:space="0" w:color="000000"/>
              <w:left w:val="single" w:sz="4" w:space="0" w:color="auto"/>
              <w:bottom w:val="single" w:sz="4" w:space="0" w:color="000000"/>
            </w:tcBorders>
          </w:tcPr>
          <w:p w14:paraId="2CD40F5F" w14:textId="6B6ABE40" w:rsidR="00962095" w:rsidRDefault="00255F55" w:rsidP="00962095">
            <w:pPr>
              <w:pStyle w:val="longtableQtext"/>
              <w:spacing w:after="0" w:line="240" w:lineRule="auto"/>
              <w:contextualSpacing/>
              <w:rPr>
                <w:rFonts w:asciiTheme="minorHAnsi" w:eastAsiaTheme="minorEastAsia" w:hAnsiTheme="minorHAnsi"/>
                <w:b/>
                <w:lang w:eastAsia="zh-CN"/>
              </w:rPr>
            </w:pPr>
            <w:commentRangeStart w:id="38"/>
            <w:r>
              <w:rPr>
                <w:rFonts w:asciiTheme="minorHAnsi" w:eastAsiaTheme="minorEastAsia" w:hAnsiTheme="minorHAnsi"/>
                <w:lang w:eastAsia="zh-CN"/>
              </w:rPr>
              <w:t>F8</w:t>
            </w:r>
            <w:r w:rsidR="00962095" w:rsidRPr="00AC7CBE">
              <w:rPr>
                <w:rFonts w:asciiTheme="minorHAnsi" w:eastAsiaTheme="minorEastAsia" w:hAnsiTheme="minorHAnsi"/>
                <w:lang w:eastAsia="zh-CN"/>
              </w:rPr>
              <w:t>a</w:t>
            </w:r>
            <w:r w:rsidR="00471179">
              <w:rPr>
                <w:rFonts w:asciiTheme="minorHAnsi" w:eastAsiaTheme="minorEastAsia" w:hAnsiTheme="minorHAnsi"/>
                <w:lang w:eastAsia="zh-CN"/>
              </w:rPr>
              <w:t>.</w:t>
            </w:r>
            <w:r w:rsidR="00962095" w:rsidRPr="00AC7CBE">
              <w:rPr>
                <w:rFonts w:asciiTheme="minorHAnsi" w:eastAsiaTheme="minorEastAsia" w:hAnsiTheme="minorHAnsi"/>
                <w:lang w:eastAsia="zh-CN"/>
              </w:rPr>
              <w:t xml:space="preserve">Is there a rule in this village about </w:t>
            </w:r>
            <w:r>
              <w:rPr>
                <w:rFonts w:asciiTheme="minorHAnsi" w:eastAsiaTheme="minorEastAsia" w:hAnsiTheme="minorHAnsi"/>
                <w:lang w:eastAsia="zh-CN"/>
              </w:rPr>
              <w:t>n</w:t>
            </w:r>
            <w:r w:rsidRPr="00255F55">
              <w:rPr>
                <w:rFonts w:asciiTheme="minorHAnsi" w:eastAsiaTheme="minorEastAsia" w:hAnsiTheme="minorHAnsi"/>
                <w:lang w:eastAsia="zh-CN"/>
              </w:rPr>
              <w:t>ot cutting trees/bushes until they reach a particular size</w:t>
            </w:r>
            <w:r w:rsidR="00962095" w:rsidRPr="00AC7CBE">
              <w:rPr>
                <w:rFonts w:asciiTheme="minorHAnsi" w:eastAsiaTheme="minorEastAsia" w:hAnsiTheme="minorHAnsi"/>
                <w:lang w:eastAsia="zh-CN"/>
              </w:rPr>
              <w:t xml:space="preserve"> in the forest?   </w:t>
            </w:r>
            <w:commentRangeEnd w:id="38"/>
            <w:r w:rsidR="005625C1">
              <w:rPr>
                <w:rStyle w:val="CommentReference"/>
                <w:rFonts w:asciiTheme="minorHAnsi" w:hAnsiTheme="minorHAnsi"/>
                <w:color w:val="auto"/>
              </w:rPr>
              <w:commentReference w:id="38"/>
            </w:r>
          </w:p>
          <w:p w14:paraId="342577E7" w14:textId="0348A2FA" w:rsidR="00962095" w:rsidRPr="00AC7CBE" w:rsidRDefault="00962095" w:rsidP="00962095">
            <w:pPr>
              <w:pStyle w:val="longtableQtext"/>
              <w:spacing w:after="0" w:line="240" w:lineRule="auto"/>
              <w:contextualSpacing/>
              <w:rPr>
                <w:rFonts w:eastAsia="Calibri" w:cs="Times New Roman"/>
                <w:w w:val="105"/>
              </w:rPr>
            </w:pPr>
            <w:r w:rsidRPr="00AC7CBE">
              <w:rPr>
                <w:rFonts w:eastAsiaTheme="minorEastAsia" w:cs="Times New Roman"/>
                <w:w w:val="105"/>
                <w:lang w:eastAsia="zh-CN"/>
              </w:rPr>
              <w:t xml:space="preserve">If 1,888 or 999, skip to </w:t>
            </w:r>
            <w:r>
              <w:rPr>
                <w:rFonts w:eastAsiaTheme="minorEastAsia" w:cs="Times New Roman"/>
                <w:b/>
                <w:w w:val="105"/>
                <w:lang w:eastAsia="zh-CN"/>
              </w:rPr>
              <w:t>F9</w:t>
            </w:r>
          </w:p>
        </w:tc>
        <w:tc>
          <w:tcPr>
            <w:tcW w:w="4344" w:type="dxa"/>
            <w:gridSpan w:val="3"/>
            <w:tcBorders>
              <w:top w:val="single" w:sz="4" w:space="0" w:color="000000"/>
              <w:bottom w:val="single" w:sz="4" w:space="0" w:color="000000"/>
              <w:right w:val="single" w:sz="18" w:space="0" w:color="000000"/>
            </w:tcBorders>
          </w:tcPr>
          <w:p w14:paraId="1C75B515" w14:textId="77777777" w:rsidR="00962095" w:rsidRPr="00AC7CBE" w:rsidRDefault="00962095" w:rsidP="005D1E70">
            <w:pPr>
              <w:spacing w:after="0" w:line="240" w:lineRule="auto"/>
              <w:contextualSpacing/>
            </w:pPr>
            <w:r w:rsidRPr="00AC7CBE">
              <w:t>1=No</w:t>
            </w:r>
          </w:p>
          <w:p w14:paraId="6AB0AA23" w14:textId="77777777" w:rsidR="00962095" w:rsidRPr="00AC7CBE" w:rsidRDefault="00962095" w:rsidP="005D1E70">
            <w:pPr>
              <w:spacing w:after="0" w:line="240" w:lineRule="auto"/>
              <w:contextualSpacing/>
            </w:pPr>
            <w:r w:rsidRPr="00AC7CBE">
              <w:t>2=Yes</w:t>
            </w:r>
            <w:r w:rsidRPr="00AC7CBE" w:rsidDel="00226116">
              <w:t xml:space="preserve"> </w:t>
            </w:r>
          </w:p>
          <w:p w14:paraId="167BF3CF" w14:textId="77777777" w:rsidR="00962095" w:rsidRPr="00AC7CBE" w:rsidRDefault="00962095" w:rsidP="005D1E70">
            <w:pPr>
              <w:spacing w:after="0" w:line="240" w:lineRule="auto"/>
              <w:contextualSpacing/>
            </w:pPr>
            <w:r w:rsidRPr="00AC7CBE">
              <w:t>888=Don’t know</w:t>
            </w:r>
          </w:p>
          <w:p w14:paraId="2C44FFAD" w14:textId="77777777" w:rsidR="00962095" w:rsidRPr="00AC7CBE" w:rsidRDefault="00962095" w:rsidP="005D1E70">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6E116184"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4279E058" w14:textId="77777777" w:rsidTr="005D1E70">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72DC620D" w14:textId="77777777" w:rsidR="00962095" w:rsidRPr="00AC7CBE" w:rsidRDefault="00962095" w:rsidP="005D1E70">
            <w:pPr>
              <w:spacing w:after="0" w:line="240" w:lineRule="auto"/>
              <w:contextualSpacing/>
            </w:pPr>
          </w:p>
        </w:tc>
        <w:tc>
          <w:tcPr>
            <w:tcW w:w="4679" w:type="dxa"/>
            <w:tcBorders>
              <w:left w:val="single" w:sz="4" w:space="0" w:color="auto"/>
              <w:right w:val="single" w:sz="18" w:space="0" w:color="000000"/>
            </w:tcBorders>
          </w:tcPr>
          <w:p w14:paraId="0BAA85CF" w14:textId="7C6A9C48" w:rsidR="00962095" w:rsidRPr="00AC7CBE" w:rsidRDefault="00255F55" w:rsidP="00255F55">
            <w:pPr>
              <w:spacing w:after="0" w:line="240" w:lineRule="auto"/>
              <w:contextualSpacing/>
              <w:rPr>
                <w:w w:val="105"/>
              </w:rPr>
            </w:pPr>
            <w:r>
              <w:rPr>
                <w:color w:val="000000"/>
              </w:rPr>
              <w:t>F8</w:t>
            </w:r>
            <w:r w:rsidR="00962095" w:rsidRPr="00AC7CBE">
              <w:rPr>
                <w:color w:val="000000"/>
              </w:rPr>
              <w:t>b</w:t>
            </w:r>
            <w:r w:rsidR="00471179">
              <w:rPr>
                <w:color w:val="000000"/>
              </w:rPr>
              <w:t>.</w:t>
            </w:r>
            <w:r w:rsidR="00962095" w:rsidRPr="00AC7CBE">
              <w:rPr>
                <w:color w:val="000000"/>
              </w:rPr>
              <w:t xml:space="preserve">Please describe this rule about </w:t>
            </w:r>
            <w:r w:rsidRPr="00255F55">
              <w:rPr>
                <w:color w:val="000000"/>
              </w:rPr>
              <w:t>not cutting trees/bushes until they reach a particular size</w:t>
            </w:r>
          </w:p>
        </w:tc>
        <w:tc>
          <w:tcPr>
            <w:tcW w:w="5042" w:type="dxa"/>
            <w:gridSpan w:val="5"/>
            <w:tcBorders>
              <w:top w:val="single" w:sz="18" w:space="0" w:color="000000"/>
              <w:left w:val="single" w:sz="18" w:space="0" w:color="000000"/>
              <w:bottom w:val="single" w:sz="18" w:space="0" w:color="000000"/>
              <w:right w:val="single" w:sz="18" w:space="0" w:color="000000"/>
            </w:tcBorders>
          </w:tcPr>
          <w:p w14:paraId="27DC1E0F" w14:textId="77777777" w:rsidR="00962095" w:rsidRPr="00AC7CBE" w:rsidRDefault="00962095" w:rsidP="005D1E70">
            <w:pPr>
              <w:spacing w:after="0" w:line="240" w:lineRule="auto"/>
              <w:contextualSpacing/>
              <w:rPr>
                <w:w w:val="105"/>
              </w:rPr>
            </w:pPr>
            <w:r w:rsidRPr="00AC7CBE">
              <w:rPr>
                <w:i/>
                <w:color w:val="A6A6A6" w:themeColor="background1" w:themeShade="A6"/>
              </w:rPr>
              <w:t>(Text)</w:t>
            </w:r>
          </w:p>
        </w:tc>
      </w:tr>
      <w:tr w:rsidR="00962095" w:rsidRPr="00AC7CBE" w14:paraId="53770F5B" w14:textId="77777777" w:rsidTr="005D1E70">
        <w:trPr>
          <w:trHeight w:val="20"/>
        </w:trPr>
        <w:tc>
          <w:tcPr>
            <w:tcW w:w="359" w:type="dxa"/>
            <w:tcBorders>
              <w:top w:val="single" w:sz="4" w:space="0" w:color="000000"/>
              <w:left w:val="single" w:sz="4" w:space="0" w:color="000000"/>
              <w:bottom w:val="single" w:sz="4" w:space="0" w:color="000000"/>
              <w:right w:val="single" w:sz="4" w:space="0" w:color="auto"/>
            </w:tcBorders>
          </w:tcPr>
          <w:p w14:paraId="58A060F7" w14:textId="77777777" w:rsidR="00962095" w:rsidRPr="00AC7CBE" w:rsidRDefault="00962095" w:rsidP="005D1E70">
            <w:pPr>
              <w:spacing w:after="0" w:line="240" w:lineRule="auto"/>
              <w:contextualSpacing/>
              <w:rPr>
                <w:rFonts w:eastAsia="Calibri" w:cs="Times New Roman"/>
                <w:w w:val="105"/>
              </w:rPr>
            </w:pPr>
          </w:p>
        </w:tc>
        <w:tc>
          <w:tcPr>
            <w:tcW w:w="4686" w:type="dxa"/>
            <w:gridSpan w:val="2"/>
            <w:tcBorders>
              <w:top w:val="single" w:sz="4" w:space="0" w:color="000000"/>
              <w:left w:val="single" w:sz="4" w:space="0" w:color="auto"/>
              <w:bottom w:val="single" w:sz="4" w:space="0" w:color="000000"/>
            </w:tcBorders>
          </w:tcPr>
          <w:p w14:paraId="1BB4CB22" w14:textId="411A75EF" w:rsidR="00962095" w:rsidRPr="00AC7CBE" w:rsidRDefault="00255F55" w:rsidP="00962095">
            <w:pPr>
              <w:spacing w:after="0" w:line="240" w:lineRule="auto"/>
              <w:contextualSpacing/>
              <w:rPr>
                <w:rFonts w:eastAsia="Calibri" w:cs="Times New Roman"/>
                <w:w w:val="105"/>
              </w:rPr>
            </w:pPr>
            <w:r>
              <w:rPr>
                <w:color w:val="000000"/>
              </w:rPr>
              <w:t>F8</w:t>
            </w:r>
            <w:r w:rsidR="00962095" w:rsidRPr="00AC7CBE">
              <w:rPr>
                <w:color w:val="000000"/>
              </w:rPr>
              <w:t>c</w:t>
            </w:r>
            <w:r w:rsidR="00471179">
              <w:rPr>
                <w:color w:val="000000"/>
              </w:rPr>
              <w:t>.</w:t>
            </w:r>
            <w:r w:rsidR="00962095" w:rsidRPr="00AC7CBE">
              <w:rPr>
                <w:color w:val="000000"/>
              </w:rPr>
              <w:t>Does your village</w:t>
            </w:r>
            <w:r w:rsidR="00962095">
              <w:rPr>
                <w:color w:val="000000"/>
              </w:rPr>
              <w:t xml:space="preserve"> monitor for rule breaking?  </w:t>
            </w:r>
          </w:p>
        </w:tc>
        <w:tc>
          <w:tcPr>
            <w:tcW w:w="4344" w:type="dxa"/>
            <w:gridSpan w:val="3"/>
            <w:tcBorders>
              <w:top w:val="single" w:sz="4" w:space="0" w:color="000000"/>
              <w:bottom w:val="single" w:sz="4" w:space="0" w:color="000000"/>
              <w:right w:val="single" w:sz="18" w:space="0" w:color="000000"/>
            </w:tcBorders>
          </w:tcPr>
          <w:p w14:paraId="01E1A44F" w14:textId="77777777" w:rsidR="00962095" w:rsidRPr="00AC7CBE" w:rsidRDefault="00962095" w:rsidP="005D1E70">
            <w:pPr>
              <w:spacing w:after="0" w:line="240" w:lineRule="auto"/>
              <w:contextualSpacing/>
            </w:pPr>
            <w:r w:rsidRPr="00AC7CBE">
              <w:t>1=No</w:t>
            </w:r>
          </w:p>
          <w:p w14:paraId="48690CB7" w14:textId="77777777" w:rsidR="00962095" w:rsidRPr="00AC7CBE" w:rsidRDefault="00962095" w:rsidP="005D1E70">
            <w:pPr>
              <w:spacing w:after="0" w:line="240" w:lineRule="auto"/>
              <w:contextualSpacing/>
            </w:pPr>
            <w:r w:rsidRPr="00AC7CBE">
              <w:t>2=Yes</w:t>
            </w:r>
            <w:r w:rsidRPr="00AC7CBE" w:rsidDel="00226116">
              <w:t xml:space="preserve"> </w:t>
            </w:r>
          </w:p>
          <w:p w14:paraId="0119B429" w14:textId="77777777" w:rsidR="00962095" w:rsidRPr="00AC7CBE" w:rsidRDefault="00962095" w:rsidP="005D1E70">
            <w:pPr>
              <w:spacing w:after="0" w:line="240" w:lineRule="auto"/>
              <w:contextualSpacing/>
            </w:pPr>
            <w:r w:rsidRPr="00AC7CBE">
              <w:t>888=Don’t know</w:t>
            </w:r>
          </w:p>
          <w:p w14:paraId="52212DAF" w14:textId="77777777" w:rsidR="00962095" w:rsidRPr="00AC7CBE" w:rsidRDefault="00962095" w:rsidP="005D1E70">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5DE27388"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09464191" w14:textId="77777777" w:rsidTr="005D1E70">
        <w:trPr>
          <w:trHeight w:val="20"/>
        </w:trPr>
        <w:tc>
          <w:tcPr>
            <w:tcW w:w="359" w:type="dxa"/>
            <w:tcBorders>
              <w:top w:val="single" w:sz="4" w:space="0" w:color="000000"/>
              <w:left w:val="single" w:sz="4" w:space="0" w:color="000000"/>
              <w:bottom w:val="single" w:sz="4" w:space="0" w:color="000000"/>
              <w:right w:val="single" w:sz="4" w:space="0" w:color="auto"/>
            </w:tcBorders>
          </w:tcPr>
          <w:p w14:paraId="199505EE" w14:textId="77777777" w:rsidR="00962095" w:rsidRPr="00AC7CBE" w:rsidRDefault="00962095" w:rsidP="005D1E70">
            <w:pPr>
              <w:spacing w:after="0" w:line="240" w:lineRule="auto"/>
              <w:contextualSpacing/>
              <w:rPr>
                <w:rFonts w:eastAsia="Calibri" w:cs="Times New Roman"/>
                <w:w w:val="105"/>
              </w:rPr>
            </w:pPr>
          </w:p>
        </w:tc>
        <w:tc>
          <w:tcPr>
            <w:tcW w:w="4686" w:type="dxa"/>
            <w:gridSpan w:val="2"/>
            <w:tcBorders>
              <w:top w:val="single" w:sz="4" w:space="0" w:color="000000"/>
              <w:left w:val="single" w:sz="4" w:space="0" w:color="auto"/>
              <w:bottom w:val="single" w:sz="4" w:space="0" w:color="000000"/>
            </w:tcBorders>
          </w:tcPr>
          <w:p w14:paraId="05113635" w14:textId="25E38E2F" w:rsidR="00962095" w:rsidRPr="00AC7CBE" w:rsidRDefault="00255F55" w:rsidP="00962095">
            <w:pPr>
              <w:spacing w:after="0" w:line="240" w:lineRule="auto"/>
              <w:contextualSpacing/>
              <w:rPr>
                <w:rFonts w:eastAsia="Calibri" w:cs="Times New Roman"/>
                <w:w w:val="105"/>
              </w:rPr>
            </w:pPr>
            <w:r>
              <w:rPr>
                <w:color w:val="000000"/>
              </w:rPr>
              <w:t>F8</w:t>
            </w:r>
            <w:r w:rsidR="00962095" w:rsidRPr="00AC7CBE">
              <w:rPr>
                <w:color w:val="000000"/>
              </w:rPr>
              <w:t>d</w:t>
            </w:r>
            <w:r w:rsidR="00471179">
              <w:rPr>
                <w:color w:val="000000"/>
              </w:rPr>
              <w:t>.</w:t>
            </w:r>
            <w:r w:rsidR="00962095" w:rsidRPr="00AC7CBE">
              <w:rPr>
                <w:color w:val="000000"/>
              </w:rPr>
              <w:t>Are there penalties for breaking this rule?</w:t>
            </w:r>
            <w:r w:rsidR="00962095" w:rsidRPr="00AC7CBE">
              <w:t xml:space="preserve"> </w:t>
            </w:r>
            <w:r w:rsidR="00962095" w:rsidRPr="00AC7CBE">
              <w:rPr>
                <w:color w:val="000000"/>
              </w:rPr>
              <w:t xml:space="preserve"> </w:t>
            </w:r>
          </w:p>
        </w:tc>
        <w:tc>
          <w:tcPr>
            <w:tcW w:w="4344" w:type="dxa"/>
            <w:gridSpan w:val="3"/>
            <w:tcBorders>
              <w:top w:val="single" w:sz="4" w:space="0" w:color="000000"/>
              <w:bottom w:val="single" w:sz="4" w:space="0" w:color="000000"/>
              <w:right w:val="single" w:sz="18" w:space="0" w:color="000000"/>
            </w:tcBorders>
          </w:tcPr>
          <w:p w14:paraId="00595252" w14:textId="77777777" w:rsidR="00962095" w:rsidRPr="00AC7CBE" w:rsidRDefault="00962095" w:rsidP="005D1E70">
            <w:pPr>
              <w:spacing w:after="0" w:line="240" w:lineRule="auto"/>
              <w:contextualSpacing/>
            </w:pPr>
            <w:r w:rsidRPr="00AC7CBE">
              <w:t>1=No</w:t>
            </w:r>
          </w:p>
          <w:p w14:paraId="7DB7B6B4" w14:textId="77777777" w:rsidR="00962095" w:rsidRPr="00AC7CBE" w:rsidRDefault="00962095" w:rsidP="005D1E70">
            <w:pPr>
              <w:spacing w:after="0" w:line="240" w:lineRule="auto"/>
              <w:contextualSpacing/>
            </w:pPr>
            <w:r w:rsidRPr="00AC7CBE">
              <w:t>2=Yes</w:t>
            </w:r>
            <w:r w:rsidRPr="00AC7CBE" w:rsidDel="00226116">
              <w:t xml:space="preserve"> </w:t>
            </w:r>
          </w:p>
          <w:p w14:paraId="0BE909F6" w14:textId="77777777" w:rsidR="00962095" w:rsidRPr="00AC7CBE" w:rsidRDefault="00962095" w:rsidP="005D1E70">
            <w:pPr>
              <w:spacing w:after="0" w:line="240" w:lineRule="auto"/>
              <w:contextualSpacing/>
            </w:pPr>
            <w:r w:rsidRPr="00AC7CBE">
              <w:lastRenderedPageBreak/>
              <w:t>888=Don’t know</w:t>
            </w:r>
          </w:p>
          <w:p w14:paraId="062FD9E5" w14:textId="77777777" w:rsidR="00962095" w:rsidRPr="00AC7CBE" w:rsidRDefault="00962095" w:rsidP="005D1E70">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74C6CA27"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lastRenderedPageBreak/>
              <w:t>(Code)</w:t>
            </w:r>
          </w:p>
        </w:tc>
      </w:tr>
      <w:tr w:rsidR="00962095" w:rsidRPr="00AC7CBE" w14:paraId="367C0D3B" w14:textId="77777777" w:rsidTr="005D1E70">
        <w:trPr>
          <w:trHeight w:val="20"/>
        </w:trPr>
        <w:tc>
          <w:tcPr>
            <w:tcW w:w="359" w:type="dxa"/>
            <w:tcBorders>
              <w:top w:val="single" w:sz="4" w:space="0" w:color="000000"/>
              <w:left w:val="single" w:sz="4" w:space="0" w:color="000000"/>
              <w:bottom w:val="single" w:sz="4" w:space="0" w:color="000000"/>
              <w:right w:val="single" w:sz="4" w:space="0" w:color="auto"/>
            </w:tcBorders>
          </w:tcPr>
          <w:p w14:paraId="674E13D7" w14:textId="77777777" w:rsidR="00962095" w:rsidRPr="00AC7CBE" w:rsidRDefault="00962095" w:rsidP="005D1E70">
            <w:pPr>
              <w:spacing w:after="0" w:line="240" w:lineRule="auto"/>
              <w:contextualSpacing/>
              <w:rPr>
                <w:rFonts w:eastAsia="Calibri" w:cs="Times New Roman"/>
                <w:w w:val="105"/>
              </w:rPr>
            </w:pPr>
          </w:p>
        </w:tc>
        <w:tc>
          <w:tcPr>
            <w:tcW w:w="4686" w:type="dxa"/>
            <w:gridSpan w:val="2"/>
            <w:tcBorders>
              <w:top w:val="single" w:sz="4" w:space="0" w:color="000000"/>
              <w:left w:val="single" w:sz="4" w:space="0" w:color="auto"/>
              <w:bottom w:val="single" w:sz="4" w:space="0" w:color="000000"/>
            </w:tcBorders>
          </w:tcPr>
          <w:p w14:paraId="395C19D7" w14:textId="119AD00B" w:rsidR="00962095" w:rsidRPr="00AC7CBE" w:rsidRDefault="00255F55" w:rsidP="005D1E70">
            <w:pPr>
              <w:pStyle w:val="longtableQtext"/>
              <w:spacing w:after="0" w:line="240" w:lineRule="auto"/>
              <w:contextualSpacing/>
              <w:rPr>
                <w:rFonts w:asciiTheme="minorHAnsi" w:eastAsiaTheme="minorEastAsia" w:hAnsiTheme="minorHAnsi" w:cs="Times New Roman"/>
                <w:b/>
                <w:bCs/>
                <w:lang w:eastAsia="zh-CN"/>
              </w:rPr>
            </w:pPr>
            <w:r>
              <w:rPr>
                <w:rFonts w:asciiTheme="minorHAnsi" w:eastAsiaTheme="minorEastAsia" w:hAnsiTheme="minorHAnsi"/>
                <w:lang w:eastAsia="zh-CN"/>
              </w:rPr>
              <w:t>F8</w:t>
            </w:r>
            <w:r w:rsidR="00962095" w:rsidRPr="00AC7CBE">
              <w:rPr>
                <w:rFonts w:asciiTheme="minorHAnsi" w:eastAsiaTheme="minorEastAsia" w:hAnsiTheme="minorHAnsi"/>
                <w:lang w:eastAsia="zh-CN"/>
              </w:rPr>
              <w:t>e</w:t>
            </w:r>
            <w:r w:rsidR="00471179">
              <w:rPr>
                <w:rFonts w:asciiTheme="minorHAnsi" w:eastAsiaTheme="minorEastAsia" w:hAnsiTheme="minorHAnsi"/>
                <w:lang w:eastAsia="zh-CN"/>
              </w:rPr>
              <w:t>.</w:t>
            </w:r>
            <w:r w:rsidR="00962095" w:rsidRPr="00AC7CBE">
              <w:rPr>
                <w:rFonts w:asciiTheme="minorHAnsi" w:eastAsiaTheme="minorEastAsia" w:hAnsiTheme="minorHAnsi"/>
                <w:lang w:eastAsia="zh-CN"/>
              </w:rPr>
              <w:t xml:space="preserve">What is the typical penalty the first time a household breaks this rule? </w:t>
            </w:r>
          </w:p>
          <w:p w14:paraId="1D5814D0" w14:textId="77777777" w:rsidR="00962095" w:rsidRPr="00AC7CBE" w:rsidRDefault="00962095" w:rsidP="005D1E70">
            <w:pPr>
              <w:pStyle w:val="longtableQtext"/>
              <w:spacing w:after="0" w:line="240" w:lineRule="auto"/>
              <w:contextualSpacing/>
              <w:rPr>
                <w:rFonts w:asciiTheme="minorHAnsi" w:eastAsiaTheme="minorEastAsia" w:hAnsiTheme="minorHAnsi" w:cs="Times New Roman"/>
                <w:b/>
                <w:i/>
                <w:color w:val="auto"/>
                <w:w w:val="105"/>
                <w:lang w:eastAsia="zh-CN"/>
              </w:rPr>
            </w:pPr>
          </w:p>
          <w:p w14:paraId="572342E2" w14:textId="7CC3DCFF" w:rsidR="00962095" w:rsidRPr="00AC7CBE" w:rsidRDefault="00962095" w:rsidP="005D1E70">
            <w:pPr>
              <w:spacing w:after="0" w:line="240" w:lineRule="auto"/>
              <w:contextualSpacing/>
              <w:rPr>
                <w:rFonts w:eastAsia="Calibri" w:cs="Times New Roman"/>
                <w:w w:val="105"/>
              </w:rPr>
            </w:pPr>
            <w:r w:rsidRPr="00AC7CBE">
              <w:rPr>
                <w:rFonts w:eastAsiaTheme="minorEastAsia" w:cs="Times New Roman"/>
                <w:w w:val="105"/>
                <w:lang w:eastAsia="zh-CN"/>
              </w:rPr>
              <w:t xml:space="preserve">If 2 is not selected, skip to </w:t>
            </w:r>
            <w:r w:rsidR="00255F55">
              <w:rPr>
                <w:rFonts w:eastAsiaTheme="minorEastAsia" w:cs="Times New Roman"/>
                <w:b/>
                <w:w w:val="105"/>
                <w:lang w:eastAsia="zh-CN"/>
              </w:rPr>
              <w:t>F8</w:t>
            </w:r>
            <w:r w:rsidRPr="00AC7CBE">
              <w:rPr>
                <w:rFonts w:eastAsiaTheme="minorEastAsia" w:cs="Times New Roman"/>
                <w:b/>
                <w:w w:val="105"/>
                <w:lang w:eastAsia="zh-CN"/>
              </w:rPr>
              <w:t>f</w:t>
            </w:r>
          </w:p>
        </w:tc>
        <w:tc>
          <w:tcPr>
            <w:tcW w:w="4344" w:type="dxa"/>
            <w:gridSpan w:val="3"/>
            <w:tcBorders>
              <w:top w:val="single" w:sz="4" w:space="0" w:color="000000"/>
              <w:bottom w:val="single" w:sz="4" w:space="0" w:color="000000"/>
              <w:right w:val="single" w:sz="18" w:space="0" w:color="000000"/>
            </w:tcBorders>
          </w:tcPr>
          <w:p w14:paraId="7EC9B156" w14:textId="77777777" w:rsidR="00962095" w:rsidRPr="00AC7CBE" w:rsidRDefault="00962095" w:rsidP="005D1E70">
            <w:pPr>
              <w:spacing w:after="0" w:line="240" w:lineRule="auto"/>
              <w:contextualSpacing/>
            </w:pPr>
            <w:r w:rsidRPr="00AC7CBE">
              <w:t xml:space="preserve">1=Verbal chastisement </w:t>
            </w:r>
          </w:p>
          <w:p w14:paraId="1AA53D43" w14:textId="77777777" w:rsidR="00962095" w:rsidRPr="00AC7CBE" w:rsidRDefault="00962095" w:rsidP="005D1E70">
            <w:pPr>
              <w:spacing w:after="0" w:line="240" w:lineRule="auto"/>
              <w:contextualSpacing/>
            </w:pPr>
            <w:r w:rsidRPr="00AC7CBE">
              <w:t>2=Cash fine</w:t>
            </w:r>
          </w:p>
          <w:p w14:paraId="502BE11F" w14:textId="77777777" w:rsidR="00962095" w:rsidRPr="00AC7CBE" w:rsidRDefault="00962095" w:rsidP="005D1E70">
            <w:pPr>
              <w:spacing w:after="0" w:line="240" w:lineRule="auto"/>
              <w:contextualSpacing/>
            </w:pPr>
            <w:r w:rsidRPr="00AC7CBE">
              <w:t>3=Temporary restriction on access, harvesting, or use rights</w:t>
            </w:r>
          </w:p>
          <w:p w14:paraId="3E683B6D" w14:textId="77777777" w:rsidR="00962095" w:rsidRPr="00AC7CBE" w:rsidRDefault="00962095" w:rsidP="005D1E70">
            <w:pPr>
              <w:spacing w:after="0" w:line="240" w:lineRule="auto"/>
              <w:contextualSpacing/>
            </w:pPr>
            <w:r w:rsidRPr="00AC7CBE">
              <w:t xml:space="preserve">4=Required labor input </w:t>
            </w:r>
          </w:p>
          <w:p w14:paraId="3FBCA448" w14:textId="77777777" w:rsidR="00962095" w:rsidRPr="00AC7CBE" w:rsidRDefault="00962095" w:rsidP="005D1E70">
            <w:pPr>
              <w:spacing w:after="0" w:line="240" w:lineRule="auto"/>
              <w:contextualSpacing/>
            </w:pPr>
            <w:r w:rsidRPr="00AC7CBE">
              <w:t xml:space="preserve">5=Public apology </w:t>
            </w:r>
          </w:p>
          <w:p w14:paraId="42F73646" w14:textId="77777777" w:rsidR="00962095" w:rsidRPr="00AC7CBE" w:rsidRDefault="00962095" w:rsidP="005D1E70">
            <w:pPr>
              <w:spacing w:after="0" w:line="240" w:lineRule="auto"/>
              <w:contextualSpacing/>
            </w:pPr>
            <w:r w:rsidRPr="00AC7CBE">
              <w:t>6=Permanent suspension of access, harvest, or use rights</w:t>
            </w:r>
          </w:p>
          <w:p w14:paraId="20E9E649" w14:textId="77777777" w:rsidR="00962095" w:rsidRPr="00AC7CBE" w:rsidRDefault="00962095" w:rsidP="005D1E70">
            <w:pPr>
              <w:spacing w:after="0" w:line="240" w:lineRule="auto"/>
              <w:contextualSpacing/>
            </w:pPr>
            <w:r w:rsidRPr="00AC7CBE">
              <w:t xml:space="preserve">97=Other, specify </w:t>
            </w:r>
          </w:p>
          <w:p w14:paraId="4834439A" w14:textId="77777777" w:rsidR="00962095" w:rsidRPr="00AC7CBE" w:rsidRDefault="00962095" w:rsidP="005D1E70">
            <w:pPr>
              <w:spacing w:after="0" w:line="240" w:lineRule="auto"/>
              <w:contextualSpacing/>
            </w:pPr>
            <w:r w:rsidRPr="00AC7CBE">
              <w:t>888=Don't know</w:t>
            </w:r>
          </w:p>
          <w:p w14:paraId="181256EB" w14:textId="77777777" w:rsidR="00962095" w:rsidRPr="00AC7CBE" w:rsidRDefault="00962095" w:rsidP="005D1E70">
            <w:pPr>
              <w:spacing w:after="0" w:line="240" w:lineRule="auto"/>
              <w:contextualSpacing/>
            </w:pPr>
            <w:r w:rsidRPr="00AC7CBE">
              <w:t>999=Prefer not to respond</w:t>
            </w:r>
            <w:r w:rsidRPr="00AC7CBE" w:rsidDel="001E2CD9">
              <w:t xml:space="preserve"> </w:t>
            </w:r>
          </w:p>
        </w:tc>
        <w:tc>
          <w:tcPr>
            <w:tcW w:w="691" w:type="dxa"/>
            <w:tcBorders>
              <w:top w:val="single" w:sz="18" w:space="0" w:color="000000"/>
              <w:left w:val="single" w:sz="18" w:space="0" w:color="000000"/>
              <w:bottom w:val="single" w:sz="18" w:space="0" w:color="000000"/>
              <w:right w:val="single" w:sz="18" w:space="0" w:color="000000"/>
            </w:tcBorders>
          </w:tcPr>
          <w:p w14:paraId="129D4566"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1F89B541" w14:textId="77777777" w:rsidTr="005D1E70">
        <w:trPr>
          <w:trHeight w:val="20"/>
        </w:trPr>
        <w:tc>
          <w:tcPr>
            <w:tcW w:w="359" w:type="dxa"/>
            <w:tcBorders>
              <w:top w:val="single" w:sz="4" w:space="0" w:color="000000"/>
              <w:left w:val="single" w:sz="4" w:space="0" w:color="000000"/>
              <w:bottom w:val="single" w:sz="4" w:space="0" w:color="000000"/>
              <w:right w:val="single" w:sz="4" w:space="0" w:color="auto"/>
            </w:tcBorders>
          </w:tcPr>
          <w:p w14:paraId="50146C98" w14:textId="77777777" w:rsidR="00962095" w:rsidRPr="00AC7CBE" w:rsidRDefault="00962095" w:rsidP="005D1E70">
            <w:pPr>
              <w:spacing w:after="0" w:line="240" w:lineRule="auto"/>
              <w:contextualSpacing/>
              <w:rPr>
                <w:w w:val="105"/>
              </w:rPr>
            </w:pPr>
          </w:p>
        </w:tc>
        <w:tc>
          <w:tcPr>
            <w:tcW w:w="7196" w:type="dxa"/>
            <w:gridSpan w:val="3"/>
            <w:tcBorders>
              <w:top w:val="single" w:sz="4" w:space="0" w:color="000000"/>
              <w:left w:val="single" w:sz="4" w:space="0" w:color="auto"/>
              <w:bottom w:val="single" w:sz="4" w:space="0" w:color="000000"/>
              <w:right w:val="single" w:sz="18" w:space="0" w:color="000000"/>
            </w:tcBorders>
          </w:tcPr>
          <w:p w14:paraId="3A96ED18" w14:textId="605AA519" w:rsidR="00962095" w:rsidRPr="00AC7CBE" w:rsidRDefault="00255F55" w:rsidP="00962095">
            <w:pPr>
              <w:spacing w:after="0" w:line="240" w:lineRule="auto"/>
              <w:contextualSpacing/>
              <w:rPr>
                <w:w w:val="105"/>
              </w:rPr>
            </w:pPr>
            <w:r>
              <w:rPr>
                <w:color w:val="000000"/>
              </w:rPr>
              <w:t>F8</w:t>
            </w:r>
            <w:r w:rsidR="00962095" w:rsidRPr="00AC7CBE">
              <w:rPr>
                <w:color w:val="000000"/>
              </w:rPr>
              <w:t>fi</w:t>
            </w:r>
            <w:r w:rsidR="00471179">
              <w:rPr>
                <w:color w:val="000000"/>
              </w:rPr>
              <w:t>.</w:t>
            </w:r>
            <w:r w:rsidR="00962095" w:rsidRPr="00AC7CBE">
              <w:rPr>
                <w:color w:val="000000"/>
              </w:rPr>
              <w:t xml:space="preserve">What is the amount of the cash fine? </w:t>
            </w:r>
          </w:p>
        </w:tc>
        <w:tc>
          <w:tcPr>
            <w:tcW w:w="2525" w:type="dxa"/>
            <w:gridSpan w:val="3"/>
            <w:tcBorders>
              <w:top w:val="single" w:sz="18" w:space="0" w:color="000000"/>
              <w:left w:val="single" w:sz="18" w:space="0" w:color="000000"/>
              <w:bottom w:val="single" w:sz="18" w:space="0" w:color="000000"/>
              <w:right w:val="single" w:sz="18" w:space="0" w:color="000000"/>
            </w:tcBorders>
          </w:tcPr>
          <w:p w14:paraId="4B127E72" w14:textId="77777777" w:rsidR="00962095" w:rsidRPr="00AC7CBE" w:rsidRDefault="00962095" w:rsidP="005D1E70">
            <w:pPr>
              <w:spacing w:after="0" w:line="240" w:lineRule="auto"/>
              <w:contextualSpacing/>
              <w:rPr>
                <w:i/>
                <w:color w:val="A6A6A6" w:themeColor="background1" w:themeShade="A6"/>
              </w:rPr>
            </w:pPr>
            <w:r w:rsidRPr="00AC7CBE">
              <w:rPr>
                <w:i/>
                <w:color w:val="A6A6A6" w:themeColor="background1" w:themeShade="A6"/>
              </w:rPr>
              <w:t>(Integer)</w:t>
            </w:r>
          </w:p>
        </w:tc>
      </w:tr>
      <w:tr w:rsidR="00962095" w:rsidRPr="00AC7CBE" w14:paraId="34BE2B38" w14:textId="77777777" w:rsidTr="005D1E70">
        <w:trPr>
          <w:trHeight w:val="20"/>
        </w:trPr>
        <w:tc>
          <w:tcPr>
            <w:tcW w:w="359" w:type="dxa"/>
            <w:tcBorders>
              <w:top w:val="single" w:sz="4" w:space="0" w:color="000000"/>
              <w:left w:val="single" w:sz="4" w:space="0" w:color="000000"/>
              <w:bottom w:val="single" w:sz="4" w:space="0" w:color="000000"/>
              <w:right w:val="single" w:sz="4" w:space="0" w:color="000000"/>
            </w:tcBorders>
          </w:tcPr>
          <w:p w14:paraId="00FB504A" w14:textId="77777777" w:rsidR="00962095" w:rsidRPr="00AC7CBE" w:rsidRDefault="00962095" w:rsidP="005D1E70">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4443D9E9" w14:textId="19308174" w:rsidR="00962095" w:rsidRPr="00AC7CBE" w:rsidRDefault="00255F55" w:rsidP="005D1E70">
            <w:pPr>
              <w:spacing w:after="0" w:line="240" w:lineRule="auto"/>
              <w:contextualSpacing/>
              <w:rPr>
                <w:b/>
                <w:color w:val="000000"/>
              </w:rPr>
            </w:pPr>
            <w:r>
              <w:rPr>
                <w:color w:val="000000"/>
              </w:rPr>
              <w:t>F8</w:t>
            </w:r>
            <w:r w:rsidR="00962095" w:rsidRPr="00AC7CBE">
              <w:rPr>
                <w:color w:val="000000"/>
              </w:rPr>
              <w:t>f</w:t>
            </w:r>
            <w:r w:rsidR="00471179">
              <w:rPr>
                <w:color w:val="000000"/>
              </w:rPr>
              <w:t>.</w:t>
            </w:r>
            <w:r w:rsidR="00962095" w:rsidRPr="00AC7CBE">
              <w:rPr>
                <w:color w:val="000000"/>
              </w:rPr>
              <w:t xml:space="preserve">Who decides what the penalty is the first time a household breaks this rule? </w:t>
            </w:r>
          </w:p>
          <w:p w14:paraId="7A0B8DDE" w14:textId="4553BD19" w:rsidR="00962095" w:rsidRPr="00AC7CBE" w:rsidRDefault="00962095" w:rsidP="005D1E70">
            <w:pPr>
              <w:spacing w:after="0" w:line="240" w:lineRule="auto"/>
              <w:contextualSpacing/>
              <w:rPr>
                <w:color w:val="000000"/>
              </w:rPr>
            </w:pPr>
            <w:r w:rsidRPr="00AC7CBE">
              <w:rPr>
                <w:rFonts w:cs="Times New Roman"/>
                <w:color w:val="000000"/>
              </w:rPr>
              <w:t>Probe and code</w:t>
            </w:r>
            <w:r w:rsidR="00471179">
              <w:rPr>
                <w:rFonts w:cs="Times New Roman"/>
                <w:color w:val="000000"/>
              </w:rPr>
              <w:t>.</w:t>
            </w:r>
            <w:r w:rsidRPr="00AC7CBE">
              <w:rPr>
                <w:rFonts w:cs="Times New Roman"/>
                <w:color w:val="000000"/>
              </w:rPr>
              <w:t xml:space="preserve"> Select all that apply</w:t>
            </w:r>
          </w:p>
        </w:tc>
        <w:tc>
          <w:tcPr>
            <w:tcW w:w="4320" w:type="dxa"/>
            <w:gridSpan w:val="3"/>
            <w:tcBorders>
              <w:top w:val="single" w:sz="4" w:space="0" w:color="000000"/>
              <w:bottom w:val="single" w:sz="4" w:space="0" w:color="000000"/>
              <w:right w:val="single" w:sz="18" w:space="0" w:color="000000"/>
            </w:tcBorders>
          </w:tcPr>
          <w:p w14:paraId="284E7B3B" w14:textId="77777777" w:rsidR="00962095" w:rsidRPr="00AC7CBE" w:rsidRDefault="00962095" w:rsidP="005D1E70">
            <w:pPr>
              <w:spacing w:after="0" w:line="240" w:lineRule="auto"/>
              <w:contextualSpacing/>
              <w:rPr>
                <w:rFonts w:cs="Times New Roman"/>
                <w:w w:val="105"/>
              </w:rPr>
            </w:pPr>
            <w:r w:rsidRPr="00AC7CBE">
              <w:rPr>
                <w:rFonts w:cs="Times New Roman"/>
                <w:w w:val="105"/>
              </w:rPr>
              <w:t>1=Chief</w:t>
            </w:r>
          </w:p>
          <w:p w14:paraId="65DA4A64" w14:textId="77777777" w:rsidR="00962095" w:rsidRPr="00AC7CBE" w:rsidRDefault="00962095" w:rsidP="005D1E70">
            <w:pPr>
              <w:spacing w:after="0" w:line="240" w:lineRule="auto"/>
              <w:contextualSpacing/>
              <w:rPr>
                <w:rFonts w:cs="Times New Roman"/>
                <w:w w:val="105"/>
              </w:rPr>
            </w:pPr>
            <w:r w:rsidRPr="00AC7CBE">
              <w:rPr>
                <w:rFonts w:cs="Times New Roman"/>
                <w:w w:val="105"/>
              </w:rPr>
              <w:t>2=Headman</w:t>
            </w:r>
          </w:p>
          <w:p w14:paraId="0264D4DE" w14:textId="77777777" w:rsidR="00962095" w:rsidRPr="00AC7CBE" w:rsidRDefault="00962095" w:rsidP="005D1E70">
            <w:pPr>
              <w:spacing w:after="0" w:line="240" w:lineRule="auto"/>
              <w:contextualSpacing/>
              <w:rPr>
                <w:rFonts w:cs="Times New Roman"/>
                <w:w w:val="105"/>
              </w:rPr>
            </w:pPr>
            <w:r w:rsidRPr="00AC7CBE">
              <w:rPr>
                <w:rFonts w:cs="Times New Roman"/>
                <w:w w:val="105"/>
              </w:rPr>
              <w:t>3=Induna</w:t>
            </w:r>
          </w:p>
          <w:p w14:paraId="714709C2"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4=Village Land </w:t>
            </w:r>
            <w:proofErr w:type="spellStart"/>
            <w:r w:rsidRPr="00AC7CBE">
              <w:rPr>
                <w:rFonts w:cs="Times New Roman"/>
                <w:w w:val="105"/>
              </w:rPr>
              <w:t>Comittee</w:t>
            </w:r>
            <w:proofErr w:type="spellEnd"/>
          </w:p>
          <w:p w14:paraId="4D4E51C3"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5=Other Village </w:t>
            </w:r>
            <w:proofErr w:type="spellStart"/>
            <w:r w:rsidRPr="00AC7CBE">
              <w:rPr>
                <w:rFonts w:cs="Times New Roman"/>
                <w:w w:val="105"/>
              </w:rPr>
              <w:t>Comittee</w:t>
            </w:r>
            <w:proofErr w:type="spellEnd"/>
          </w:p>
          <w:p w14:paraId="50A3812D" w14:textId="77777777" w:rsidR="00962095" w:rsidRPr="00AC7CBE" w:rsidRDefault="00962095" w:rsidP="005D1E70">
            <w:pPr>
              <w:spacing w:after="0" w:line="240" w:lineRule="auto"/>
              <w:contextualSpacing/>
              <w:rPr>
                <w:rFonts w:cs="Times New Roman"/>
                <w:w w:val="105"/>
              </w:rPr>
            </w:pPr>
            <w:r w:rsidRPr="00AC7CBE">
              <w:rPr>
                <w:rFonts w:cs="Times New Roman"/>
                <w:w w:val="105"/>
              </w:rPr>
              <w:t>6=Village as a whole</w:t>
            </w:r>
          </w:p>
          <w:p w14:paraId="2B9F854C" w14:textId="77777777" w:rsidR="00962095" w:rsidRPr="00AC7CBE" w:rsidRDefault="00962095" w:rsidP="005D1E70">
            <w:pPr>
              <w:spacing w:after="0" w:line="240" w:lineRule="auto"/>
              <w:contextualSpacing/>
            </w:pPr>
            <w:r w:rsidRPr="00AC7CBE">
              <w:t>97=Other, please specify</w:t>
            </w:r>
          </w:p>
          <w:p w14:paraId="21C9884E" w14:textId="77777777" w:rsidR="00962095" w:rsidRPr="00AC7CBE" w:rsidRDefault="00962095" w:rsidP="005D1E70">
            <w:pPr>
              <w:spacing w:after="0" w:line="240" w:lineRule="auto"/>
              <w:contextualSpacing/>
            </w:pPr>
            <w:r w:rsidRPr="00AC7CBE">
              <w:t>888=Don’t know</w:t>
            </w:r>
          </w:p>
          <w:p w14:paraId="4B7EEE0E" w14:textId="77777777" w:rsidR="00962095" w:rsidRPr="00AC7CBE" w:rsidRDefault="00962095" w:rsidP="005D1E70">
            <w:pPr>
              <w:spacing w:after="0" w:line="240" w:lineRule="auto"/>
              <w:contextualSpacing/>
            </w:pPr>
            <w:r w:rsidRPr="00AC7CBE">
              <w:t>999=Preferred not to answer</w:t>
            </w:r>
          </w:p>
        </w:tc>
        <w:tc>
          <w:tcPr>
            <w:tcW w:w="722" w:type="dxa"/>
            <w:gridSpan w:val="2"/>
            <w:tcBorders>
              <w:top w:val="single" w:sz="18" w:space="0" w:color="000000"/>
              <w:left w:val="single" w:sz="18" w:space="0" w:color="000000"/>
              <w:bottom w:val="single" w:sz="18" w:space="0" w:color="000000"/>
              <w:right w:val="single" w:sz="18" w:space="0" w:color="000000"/>
            </w:tcBorders>
          </w:tcPr>
          <w:p w14:paraId="5F7F6121"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71780C67" w14:textId="77777777" w:rsidTr="005D1E70">
        <w:trPr>
          <w:trHeight w:val="20"/>
        </w:trPr>
        <w:tc>
          <w:tcPr>
            <w:tcW w:w="359" w:type="dxa"/>
            <w:tcBorders>
              <w:top w:val="single" w:sz="4" w:space="0" w:color="000000"/>
              <w:left w:val="single" w:sz="4" w:space="0" w:color="000000"/>
              <w:bottom w:val="single" w:sz="4" w:space="0" w:color="000000"/>
              <w:right w:val="single" w:sz="4" w:space="0" w:color="000000"/>
            </w:tcBorders>
          </w:tcPr>
          <w:p w14:paraId="02509C8E" w14:textId="77777777" w:rsidR="00962095" w:rsidRPr="00AC7CBE" w:rsidRDefault="00962095" w:rsidP="005D1E70">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6992B106" w14:textId="7A3B9557" w:rsidR="00962095" w:rsidRPr="00AC7CBE" w:rsidRDefault="00255F55" w:rsidP="00255F55">
            <w:pPr>
              <w:spacing w:after="0" w:line="240" w:lineRule="auto"/>
              <w:contextualSpacing/>
              <w:rPr>
                <w:color w:val="000000"/>
              </w:rPr>
            </w:pPr>
            <w:r>
              <w:rPr>
                <w:color w:val="000000"/>
              </w:rPr>
              <w:t>F8</w:t>
            </w:r>
            <w:r w:rsidR="00962095" w:rsidRPr="00AC7CBE">
              <w:rPr>
                <w:color w:val="000000"/>
              </w:rPr>
              <w:t>k</w:t>
            </w:r>
            <w:r w:rsidR="00471179">
              <w:rPr>
                <w:color w:val="000000"/>
              </w:rPr>
              <w:t>.</w:t>
            </w:r>
            <w:r w:rsidR="00962095" w:rsidRPr="00AC7CBE">
              <w:rPr>
                <w:color w:val="000000"/>
              </w:rPr>
              <w:t xml:space="preserve">What is the typical compliance with penalties? </w:t>
            </w:r>
          </w:p>
        </w:tc>
        <w:tc>
          <w:tcPr>
            <w:tcW w:w="4320" w:type="dxa"/>
            <w:gridSpan w:val="3"/>
            <w:tcBorders>
              <w:top w:val="single" w:sz="4" w:space="0" w:color="000000"/>
              <w:bottom w:val="single" w:sz="4" w:space="0" w:color="000000"/>
              <w:right w:val="single" w:sz="18" w:space="0" w:color="000000"/>
            </w:tcBorders>
          </w:tcPr>
          <w:p w14:paraId="3B9E3149"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1=Offenders never comply </w:t>
            </w:r>
          </w:p>
          <w:p w14:paraId="3ED5A2E6"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2=Some of the time offenders comply  </w:t>
            </w:r>
          </w:p>
          <w:p w14:paraId="24D7222E" w14:textId="77777777" w:rsidR="00962095" w:rsidRPr="00AC7CBE" w:rsidRDefault="00962095" w:rsidP="005D1E70">
            <w:pPr>
              <w:spacing w:after="0" w:line="240" w:lineRule="auto"/>
              <w:contextualSpacing/>
              <w:rPr>
                <w:rFonts w:cs="Times New Roman"/>
                <w:w w:val="105"/>
              </w:rPr>
            </w:pPr>
            <w:r w:rsidRPr="00AC7CBE">
              <w:rPr>
                <w:rFonts w:cs="Times New Roman"/>
                <w:w w:val="105"/>
              </w:rPr>
              <w:t>3=About half the time offenders comply</w:t>
            </w:r>
          </w:p>
          <w:p w14:paraId="6C470345"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4=Most of the time offenders comply </w:t>
            </w:r>
          </w:p>
          <w:p w14:paraId="7B554F9F" w14:textId="77777777" w:rsidR="00962095" w:rsidRPr="00AC7CBE" w:rsidRDefault="00962095" w:rsidP="005D1E70">
            <w:pPr>
              <w:spacing w:after="0" w:line="240" w:lineRule="auto"/>
              <w:contextualSpacing/>
              <w:rPr>
                <w:rFonts w:cs="Times New Roman"/>
                <w:w w:val="105"/>
              </w:rPr>
            </w:pPr>
            <w:r w:rsidRPr="00AC7CBE">
              <w:rPr>
                <w:rFonts w:cs="Times New Roman"/>
                <w:w w:val="105"/>
              </w:rPr>
              <w:t>5=Almost all the time offenders comply</w:t>
            </w:r>
          </w:p>
          <w:p w14:paraId="12DC73C9"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888=Don't know  </w:t>
            </w:r>
          </w:p>
          <w:p w14:paraId="2E52A496" w14:textId="77777777" w:rsidR="00962095" w:rsidRPr="00AC7CBE" w:rsidRDefault="00962095" w:rsidP="005D1E70">
            <w:pPr>
              <w:spacing w:after="0" w:line="240" w:lineRule="auto"/>
              <w:contextualSpacing/>
              <w:rPr>
                <w:rFonts w:cs="Times New Roman"/>
                <w:w w:val="105"/>
              </w:rPr>
            </w:pPr>
            <w:r w:rsidRPr="00AC7C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3380DBAB"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69954C81" w14:textId="77777777" w:rsidTr="005D1E70">
        <w:trPr>
          <w:trHeight w:val="20"/>
        </w:trPr>
        <w:tc>
          <w:tcPr>
            <w:tcW w:w="359" w:type="dxa"/>
            <w:tcBorders>
              <w:top w:val="single" w:sz="4" w:space="0" w:color="000000"/>
              <w:left w:val="single" w:sz="4" w:space="0" w:color="000000"/>
              <w:bottom w:val="single" w:sz="4" w:space="0" w:color="000000"/>
              <w:right w:val="single" w:sz="4" w:space="0" w:color="auto"/>
            </w:tcBorders>
          </w:tcPr>
          <w:p w14:paraId="2580D118" w14:textId="77777777" w:rsidR="00962095" w:rsidRPr="00AC7CBE" w:rsidRDefault="00962095" w:rsidP="005D1E70">
            <w:pPr>
              <w:spacing w:after="0" w:line="240" w:lineRule="auto"/>
              <w:contextualSpacing/>
              <w:rPr>
                <w:w w:val="105"/>
              </w:rPr>
            </w:pPr>
          </w:p>
        </w:tc>
        <w:tc>
          <w:tcPr>
            <w:tcW w:w="7196" w:type="dxa"/>
            <w:gridSpan w:val="3"/>
            <w:tcBorders>
              <w:top w:val="single" w:sz="4" w:space="0" w:color="000000"/>
              <w:left w:val="single" w:sz="4" w:space="0" w:color="auto"/>
              <w:bottom w:val="single" w:sz="4" w:space="0" w:color="000000"/>
              <w:right w:val="single" w:sz="18" w:space="0" w:color="000000"/>
            </w:tcBorders>
          </w:tcPr>
          <w:p w14:paraId="59E23AFE" w14:textId="7138FEF2" w:rsidR="00962095" w:rsidRPr="00AC7CBE" w:rsidRDefault="00255F55" w:rsidP="00255F55">
            <w:pPr>
              <w:spacing w:after="0" w:line="240" w:lineRule="auto"/>
              <w:contextualSpacing/>
              <w:rPr>
                <w:w w:val="105"/>
              </w:rPr>
            </w:pPr>
            <w:r>
              <w:rPr>
                <w:color w:val="000000"/>
              </w:rPr>
              <w:t>F8</w:t>
            </w:r>
            <w:r w:rsidR="00962095" w:rsidRPr="00AC7CBE">
              <w:rPr>
                <w:color w:val="000000"/>
              </w:rPr>
              <w:t>l</w:t>
            </w:r>
            <w:r w:rsidR="00471179">
              <w:rPr>
                <w:color w:val="000000"/>
              </w:rPr>
              <w:t>.</w:t>
            </w:r>
            <w:r w:rsidR="00962095" w:rsidRPr="00AC7CBE">
              <w:rPr>
                <w:color w:val="000000"/>
              </w:rPr>
              <w:t xml:space="preserve">How many times in the past year was this rule broken? </w:t>
            </w:r>
          </w:p>
        </w:tc>
        <w:tc>
          <w:tcPr>
            <w:tcW w:w="2525" w:type="dxa"/>
            <w:gridSpan w:val="3"/>
            <w:tcBorders>
              <w:top w:val="single" w:sz="18" w:space="0" w:color="000000"/>
              <w:left w:val="single" w:sz="18" w:space="0" w:color="000000"/>
              <w:bottom w:val="single" w:sz="18" w:space="0" w:color="000000"/>
              <w:right w:val="single" w:sz="18" w:space="0" w:color="000000"/>
            </w:tcBorders>
          </w:tcPr>
          <w:p w14:paraId="56FE01BB" w14:textId="77777777" w:rsidR="00962095" w:rsidRPr="00AC7CBE" w:rsidRDefault="00962095" w:rsidP="005D1E70">
            <w:pPr>
              <w:spacing w:after="0" w:line="240" w:lineRule="auto"/>
              <w:contextualSpacing/>
              <w:rPr>
                <w:i/>
                <w:color w:val="A6A6A6" w:themeColor="background1" w:themeShade="A6"/>
              </w:rPr>
            </w:pPr>
            <w:r w:rsidRPr="00AC7CBE">
              <w:rPr>
                <w:i/>
                <w:color w:val="A6A6A6" w:themeColor="background1" w:themeShade="A6"/>
              </w:rPr>
              <w:t>(Integer)</w:t>
            </w:r>
          </w:p>
        </w:tc>
      </w:tr>
    </w:tbl>
    <w:p w14:paraId="536F446A" w14:textId="77777777" w:rsidR="00962095" w:rsidRDefault="00962095" w:rsidP="00AC7CBE">
      <w:pPr>
        <w:spacing w:after="0" w:line="240" w:lineRule="auto"/>
        <w:contextualSpacing/>
      </w:pPr>
    </w:p>
    <w:p w14:paraId="780CD772" w14:textId="77777777" w:rsidR="00962095" w:rsidRPr="00AC7CBE" w:rsidRDefault="00962095" w:rsidP="00AC7CBE">
      <w:pPr>
        <w:spacing w:after="0" w:line="240" w:lineRule="auto"/>
        <w:contextualSpacing/>
      </w:pPr>
    </w:p>
    <w:tbl>
      <w:tblPr>
        <w:tblW w:w="10080" w:type="dxa"/>
        <w:tblInd w:w="-5" w:type="dxa"/>
        <w:tblLayout w:type="fixed"/>
        <w:tblCellMar>
          <w:left w:w="0" w:type="dxa"/>
          <w:right w:w="0" w:type="dxa"/>
        </w:tblCellMar>
        <w:tblLook w:val="0000" w:firstRow="0" w:lastRow="0" w:firstColumn="0" w:lastColumn="0" w:noHBand="0" w:noVBand="0"/>
      </w:tblPr>
      <w:tblGrid>
        <w:gridCol w:w="359"/>
        <w:gridCol w:w="4679"/>
        <w:gridCol w:w="7"/>
        <w:gridCol w:w="4344"/>
        <w:gridCol w:w="691"/>
      </w:tblGrid>
      <w:tr w:rsidR="006F635E" w:rsidRPr="00AC7CBE" w14:paraId="7D001EC9" w14:textId="77777777" w:rsidTr="00EE2996">
        <w:trPr>
          <w:trHeight w:val="1200"/>
        </w:trPr>
        <w:tc>
          <w:tcPr>
            <w:tcW w:w="359" w:type="dxa"/>
            <w:tcBorders>
              <w:top w:val="single" w:sz="4" w:space="0" w:color="000000"/>
              <w:left w:val="single" w:sz="4" w:space="0" w:color="000000"/>
              <w:bottom w:val="single" w:sz="4" w:space="0" w:color="auto"/>
              <w:right w:val="single" w:sz="4" w:space="0" w:color="auto"/>
            </w:tcBorders>
          </w:tcPr>
          <w:p w14:paraId="5B8FB321" w14:textId="77777777" w:rsidR="006F635E" w:rsidRPr="00AC7CBE" w:rsidRDefault="006F635E" w:rsidP="00AC7CBE">
            <w:pPr>
              <w:spacing w:after="0" w:line="240" w:lineRule="auto"/>
              <w:contextualSpacing/>
              <w:rPr>
                <w:rFonts w:eastAsia="Calibri" w:cs="Times New Roman"/>
                <w:w w:val="105"/>
              </w:rPr>
            </w:pPr>
          </w:p>
        </w:tc>
        <w:tc>
          <w:tcPr>
            <w:tcW w:w="4686" w:type="dxa"/>
            <w:gridSpan w:val="2"/>
            <w:tcBorders>
              <w:top w:val="single" w:sz="4" w:space="0" w:color="000000"/>
              <w:left w:val="single" w:sz="4" w:space="0" w:color="auto"/>
              <w:bottom w:val="single" w:sz="4" w:space="0" w:color="auto"/>
            </w:tcBorders>
          </w:tcPr>
          <w:p w14:paraId="32D7F1EC" w14:textId="40ED86E7" w:rsidR="006F635E" w:rsidRPr="00AC7CBE" w:rsidRDefault="00255F55" w:rsidP="00EE2996">
            <w:pPr>
              <w:spacing w:after="0" w:line="240" w:lineRule="auto"/>
              <w:contextualSpacing/>
              <w:rPr>
                <w:rFonts w:eastAsia="Calibri" w:cs="Times New Roman"/>
                <w:w w:val="105"/>
              </w:rPr>
            </w:pPr>
            <w:r>
              <w:rPr>
                <w:rFonts w:cs="TimesNewRomanPSMT"/>
              </w:rPr>
              <w:t>F9</w:t>
            </w:r>
            <w:r w:rsidR="00471179">
              <w:rPr>
                <w:rFonts w:cs="TimesNewRomanPSMT"/>
              </w:rPr>
              <w:t>.</w:t>
            </w:r>
            <w:r w:rsidR="00715136">
              <w:rPr>
                <w:rFonts w:cs="TimesNewRomanPSMT"/>
              </w:rPr>
              <w:t>In the past three years, h</w:t>
            </w:r>
            <w:r w:rsidR="00EE2996">
              <w:rPr>
                <w:rFonts w:cs="TimesNewRomanPSMT"/>
              </w:rPr>
              <w:t xml:space="preserve">ave individuals in this community </w:t>
            </w:r>
            <w:r w:rsidR="006F635E" w:rsidRPr="00AC7CBE">
              <w:rPr>
                <w:rFonts w:cs="TimesNewRomanPSMT"/>
              </w:rPr>
              <w:t>tried to limit usage of this forest?</w:t>
            </w:r>
          </w:p>
        </w:tc>
        <w:tc>
          <w:tcPr>
            <w:tcW w:w="4344" w:type="dxa"/>
            <w:tcBorders>
              <w:top w:val="single" w:sz="4" w:space="0" w:color="000000"/>
              <w:bottom w:val="single" w:sz="4" w:space="0" w:color="auto"/>
              <w:right w:val="single" w:sz="18" w:space="0" w:color="000000"/>
            </w:tcBorders>
          </w:tcPr>
          <w:p w14:paraId="2168CB05" w14:textId="77777777" w:rsidR="006F635E" w:rsidRPr="00AC7CBE" w:rsidRDefault="006F635E" w:rsidP="00AC7CBE">
            <w:pPr>
              <w:spacing w:after="0" w:line="240" w:lineRule="auto"/>
              <w:contextualSpacing/>
            </w:pPr>
            <w:r w:rsidRPr="00AC7CBE">
              <w:t>1=No</w:t>
            </w:r>
          </w:p>
          <w:p w14:paraId="4C4141F4" w14:textId="77777777" w:rsidR="006F635E" w:rsidRPr="00AC7CBE" w:rsidRDefault="006F635E" w:rsidP="00AC7CBE">
            <w:pPr>
              <w:spacing w:after="0" w:line="240" w:lineRule="auto"/>
              <w:contextualSpacing/>
            </w:pPr>
            <w:r w:rsidRPr="00AC7CBE">
              <w:t>2=Yes</w:t>
            </w:r>
            <w:r w:rsidRPr="00AC7CBE" w:rsidDel="00226116">
              <w:t xml:space="preserve"> </w:t>
            </w:r>
          </w:p>
          <w:p w14:paraId="7E8BFDE3" w14:textId="77777777" w:rsidR="006F635E" w:rsidRPr="00AC7CBE" w:rsidRDefault="006F635E" w:rsidP="00AC7CBE">
            <w:pPr>
              <w:spacing w:after="0" w:line="240" w:lineRule="auto"/>
              <w:contextualSpacing/>
            </w:pPr>
            <w:r w:rsidRPr="00AC7CBE">
              <w:t>888=Don’t know</w:t>
            </w:r>
          </w:p>
          <w:p w14:paraId="4FACC692" w14:textId="77777777" w:rsidR="006F635E" w:rsidRDefault="006F635E" w:rsidP="00AC7CBE">
            <w:pPr>
              <w:spacing w:after="0" w:line="240" w:lineRule="auto"/>
              <w:contextualSpacing/>
            </w:pPr>
            <w:r w:rsidRPr="00AC7CBE">
              <w:t>999=Prefer not to respond</w:t>
            </w:r>
          </w:p>
          <w:p w14:paraId="5B97DBE8" w14:textId="77777777" w:rsidR="00EE2996" w:rsidRPr="00AC7CBE" w:rsidRDefault="00EE2996" w:rsidP="00AC7CBE">
            <w:pPr>
              <w:spacing w:after="0" w:line="240" w:lineRule="auto"/>
              <w:contextualSpacing/>
            </w:pPr>
          </w:p>
        </w:tc>
        <w:tc>
          <w:tcPr>
            <w:tcW w:w="691" w:type="dxa"/>
            <w:tcBorders>
              <w:top w:val="single" w:sz="18" w:space="0" w:color="000000"/>
              <w:left w:val="single" w:sz="18" w:space="0" w:color="000000"/>
              <w:bottom w:val="single" w:sz="4" w:space="0" w:color="auto"/>
              <w:right w:val="single" w:sz="18" w:space="0" w:color="000000"/>
            </w:tcBorders>
          </w:tcPr>
          <w:p w14:paraId="6BDC4997" w14:textId="77777777" w:rsidR="006F635E" w:rsidRPr="00AC7CBE" w:rsidRDefault="006F635E"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EE2996" w:rsidRPr="00AC7CBE" w14:paraId="5B3C3D3A" w14:textId="77777777" w:rsidTr="00EE2996">
        <w:trPr>
          <w:trHeight w:val="660"/>
        </w:trPr>
        <w:tc>
          <w:tcPr>
            <w:tcW w:w="359" w:type="dxa"/>
            <w:tcBorders>
              <w:top w:val="single" w:sz="4" w:space="0" w:color="auto"/>
              <w:left w:val="single" w:sz="4" w:space="0" w:color="000000"/>
              <w:bottom w:val="single" w:sz="4" w:space="0" w:color="000000"/>
              <w:right w:val="single" w:sz="4" w:space="0" w:color="auto"/>
            </w:tcBorders>
          </w:tcPr>
          <w:p w14:paraId="36F42B0E" w14:textId="77777777" w:rsidR="00EE2996" w:rsidRPr="00AC7CBE" w:rsidRDefault="00EE2996" w:rsidP="00AC7CBE">
            <w:pPr>
              <w:spacing w:after="0" w:line="240" w:lineRule="auto"/>
              <w:contextualSpacing/>
              <w:rPr>
                <w:rFonts w:eastAsia="Calibri" w:cs="Times New Roman"/>
                <w:w w:val="105"/>
              </w:rPr>
            </w:pPr>
          </w:p>
        </w:tc>
        <w:tc>
          <w:tcPr>
            <w:tcW w:w="4686" w:type="dxa"/>
            <w:gridSpan w:val="2"/>
            <w:tcBorders>
              <w:top w:val="single" w:sz="4" w:space="0" w:color="auto"/>
              <w:left w:val="single" w:sz="4" w:space="0" w:color="auto"/>
              <w:bottom w:val="single" w:sz="4" w:space="0" w:color="000000"/>
            </w:tcBorders>
          </w:tcPr>
          <w:p w14:paraId="502491ED" w14:textId="735D1F76" w:rsidR="00EE2996" w:rsidRDefault="00715136" w:rsidP="00EE2996">
            <w:pPr>
              <w:spacing w:after="0" w:line="240" w:lineRule="auto"/>
              <w:ind w:firstLine="720"/>
              <w:contextualSpacing/>
              <w:rPr>
                <w:rFonts w:cs="TimesNewRomanPSMT"/>
              </w:rPr>
            </w:pPr>
            <w:r>
              <w:rPr>
                <w:rFonts w:cs="TimesNewRomanPSMT"/>
              </w:rPr>
              <w:t>In the past three years, h</w:t>
            </w:r>
            <w:r w:rsidR="00EE2996">
              <w:rPr>
                <w:rFonts w:cs="TimesNewRomanPSMT"/>
              </w:rPr>
              <w:t xml:space="preserve">ave individuals in this </w:t>
            </w:r>
            <w:proofErr w:type="gramStart"/>
            <w:r w:rsidR="00EE2996">
              <w:rPr>
                <w:rFonts w:cs="TimesNewRomanPSMT"/>
              </w:rPr>
              <w:t>commu</w:t>
            </w:r>
            <w:r>
              <w:rPr>
                <w:rFonts w:cs="TimesNewRomanPSMT"/>
              </w:rPr>
              <w:t>nity  increased</w:t>
            </w:r>
            <w:proofErr w:type="gramEnd"/>
            <w:r w:rsidR="00EE2996" w:rsidRPr="00AC7CBE">
              <w:rPr>
                <w:rFonts w:cs="TimesNewRomanPSMT"/>
              </w:rPr>
              <w:t xml:space="preserve"> harvesting forest products from other communal or government forests?</w:t>
            </w:r>
          </w:p>
        </w:tc>
        <w:tc>
          <w:tcPr>
            <w:tcW w:w="4344" w:type="dxa"/>
            <w:tcBorders>
              <w:top w:val="single" w:sz="4" w:space="0" w:color="auto"/>
              <w:bottom w:val="single" w:sz="4" w:space="0" w:color="000000"/>
              <w:right w:val="single" w:sz="18" w:space="0" w:color="000000"/>
            </w:tcBorders>
          </w:tcPr>
          <w:p w14:paraId="217848D9" w14:textId="77777777" w:rsidR="00EE2996" w:rsidRDefault="00EE2996" w:rsidP="00AC7CBE">
            <w:pPr>
              <w:spacing w:after="0" w:line="240" w:lineRule="auto"/>
              <w:contextualSpacing/>
            </w:pPr>
          </w:p>
          <w:p w14:paraId="25FF02C5" w14:textId="77777777" w:rsidR="00EE2996" w:rsidRPr="00AC7CBE" w:rsidRDefault="00EE2996" w:rsidP="00AC7CBE">
            <w:pPr>
              <w:spacing w:after="0" w:line="240" w:lineRule="auto"/>
              <w:contextualSpacing/>
            </w:pPr>
          </w:p>
        </w:tc>
        <w:tc>
          <w:tcPr>
            <w:tcW w:w="691" w:type="dxa"/>
            <w:tcBorders>
              <w:top w:val="single" w:sz="4" w:space="0" w:color="auto"/>
              <w:left w:val="single" w:sz="18" w:space="0" w:color="000000"/>
              <w:bottom w:val="single" w:sz="18" w:space="0" w:color="000000"/>
              <w:right w:val="single" w:sz="18" w:space="0" w:color="000000"/>
            </w:tcBorders>
          </w:tcPr>
          <w:p w14:paraId="431A18F5" w14:textId="77777777" w:rsidR="00EE2996" w:rsidRPr="00AC7CBE" w:rsidRDefault="00EE2996" w:rsidP="00AC7CBE">
            <w:pPr>
              <w:spacing w:after="0" w:line="240" w:lineRule="auto"/>
              <w:contextualSpacing/>
              <w:rPr>
                <w:rFonts w:eastAsia="Calibri" w:cs="Times New Roman"/>
                <w:i/>
                <w:color w:val="A6A6A6"/>
              </w:rPr>
            </w:pPr>
          </w:p>
        </w:tc>
      </w:tr>
      <w:tr w:rsidR="006F635E" w:rsidRPr="00AC7CBE" w14:paraId="1AB91DB6" w14:textId="77777777" w:rsidTr="0047117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017899A7" w14:textId="77777777" w:rsidR="006F635E" w:rsidRPr="00AC7CBE" w:rsidRDefault="006F635E" w:rsidP="00AC7CBE">
            <w:pPr>
              <w:spacing w:after="0" w:line="240" w:lineRule="auto"/>
              <w:contextualSpacing/>
            </w:pPr>
          </w:p>
        </w:tc>
        <w:tc>
          <w:tcPr>
            <w:tcW w:w="4679" w:type="dxa"/>
            <w:tcBorders>
              <w:left w:val="single" w:sz="4" w:space="0" w:color="auto"/>
              <w:right w:val="single" w:sz="18" w:space="0" w:color="000000"/>
            </w:tcBorders>
          </w:tcPr>
          <w:p w14:paraId="0AAB51B2" w14:textId="3BBB20EE" w:rsidR="006F635E" w:rsidRPr="00AC7CBE" w:rsidRDefault="00255F55" w:rsidP="00EE2996">
            <w:pPr>
              <w:spacing w:after="0" w:line="240" w:lineRule="auto"/>
              <w:contextualSpacing/>
              <w:rPr>
                <w:w w:val="105"/>
              </w:rPr>
            </w:pPr>
            <w:r>
              <w:rPr>
                <w:rFonts w:cs="TimesNewRomanPSMT"/>
              </w:rPr>
              <w:t>F10</w:t>
            </w:r>
            <w:r w:rsidR="00471179">
              <w:rPr>
                <w:rFonts w:cs="TimesNewRomanPSMT"/>
              </w:rPr>
              <w:t>.</w:t>
            </w:r>
            <w:r w:rsidR="006F635E" w:rsidRPr="00AC7CBE">
              <w:rPr>
                <w:rFonts w:cs="TimesNewRomanPSMT"/>
              </w:rPr>
              <w:t xml:space="preserve">If yes, what kinds of other forests </w:t>
            </w:r>
            <w:r w:rsidR="00EE2996">
              <w:rPr>
                <w:rFonts w:cs="TimesNewRomanPSMT"/>
              </w:rPr>
              <w:t xml:space="preserve">have been used more intensively? </w:t>
            </w:r>
          </w:p>
        </w:tc>
        <w:tc>
          <w:tcPr>
            <w:tcW w:w="5042" w:type="dxa"/>
            <w:gridSpan w:val="3"/>
            <w:tcBorders>
              <w:top w:val="single" w:sz="18" w:space="0" w:color="000000"/>
              <w:left w:val="single" w:sz="18" w:space="0" w:color="000000"/>
              <w:bottom w:val="single" w:sz="18" w:space="0" w:color="000000"/>
              <w:right w:val="single" w:sz="18" w:space="0" w:color="000000"/>
            </w:tcBorders>
          </w:tcPr>
          <w:p w14:paraId="6969CBB7" w14:textId="77777777" w:rsidR="006F635E" w:rsidRPr="00AC7CBE" w:rsidRDefault="006F635E" w:rsidP="00AC7CBE">
            <w:pPr>
              <w:spacing w:after="0" w:line="240" w:lineRule="auto"/>
              <w:contextualSpacing/>
              <w:rPr>
                <w:w w:val="105"/>
              </w:rPr>
            </w:pPr>
            <w:r w:rsidRPr="00AC7CBE">
              <w:rPr>
                <w:i/>
                <w:color w:val="A6A6A6" w:themeColor="background1" w:themeShade="A6"/>
              </w:rPr>
              <w:t>(Text)</w:t>
            </w:r>
          </w:p>
        </w:tc>
      </w:tr>
      <w:tr w:rsidR="006F635E" w:rsidRPr="00AC7CBE" w14:paraId="14EDA35B" w14:textId="77777777" w:rsidTr="0047117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top w:val="single" w:sz="4" w:space="0" w:color="000000"/>
              <w:left w:val="single" w:sz="4" w:space="0" w:color="auto"/>
              <w:bottom w:val="single" w:sz="4" w:space="0" w:color="000000"/>
              <w:right w:val="single" w:sz="4" w:space="0" w:color="auto"/>
            </w:tcBorders>
          </w:tcPr>
          <w:p w14:paraId="4AB59267" w14:textId="77777777" w:rsidR="006F635E" w:rsidRPr="00AC7CBE" w:rsidRDefault="006F635E" w:rsidP="00AC7CBE">
            <w:pPr>
              <w:spacing w:after="0" w:line="240" w:lineRule="auto"/>
              <w:contextualSpacing/>
            </w:pPr>
          </w:p>
        </w:tc>
        <w:tc>
          <w:tcPr>
            <w:tcW w:w="4679" w:type="dxa"/>
            <w:tcBorders>
              <w:top w:val="single" w:sz="4" w:space="0" w:color="000000"/>
              <w:left w:val="single" w:sz="4" w:space="0" w:color="auto"/>
              <w:bottom w:val="single" w:sz="4" w:space="0" w:color="000000"/>
              <w:right w:val="single" w:sz="18" w:space="0" w:color="000000"/>
            </w:tcBorders>
          </w:tcPr>
          <w:p w14:paraId="32BE579B" w14:textId="477B19B7" w:rsidR="006F635E" w:rsidRPr="00AC7CBE" w:rsidRDefault="00255F55" w:rsidP="00AC7CBE">
            <w:pPr>
              <w:spacing w:after="0" w:line="240" w:lineRule="auto"/>
              <w:contextualSpacing/>
              <w:rPr>
                <w:w w:val="105"/>
              </w:rPr>
            </w:pPr>
            <w:r>
              <w:rPr>
                <w:rFonts w:cs="TimesNewRomanPSMT"/>
              </w:rPr>
              <w:t>F10b</w:t>
            </w:r>
            <w:r w:rsidR="00471179">
              <w:rPr>
                <w:rFonts w:cs="TimesNewRomanPSMT"/>
              </w:rPr>
              <w:t>.</w:t>
            </w:r>
            <w:r w:rsidR="006F635E" w:rsidRPr="00AC7CBE">
              <w:rPr>
                <w:rFonts w:cs="TimesNewRomanPSMT"/>
              </w:rPr>
              <w:t>If yes, for which products?</w:t>
            </w:r>
          </w:p>
        </w:tc>
        <w:tc>
          <w:tcPr>
            <w:tcW w:w="5042" w:type="dxa"/>
            <w:gridSpan w:val="3"/>
            <w:tcBorders>
              <w:top w:val="single" w:sz="18" w:space="0" w:color="000000"/>
              <w:left w:val="single" w:sz="18" w:space="0" w:color="000000"/>
              <w:bottom w:val="single" w:sz="18" w:space="0" w:color="000000"/>
              <w:right w:val="single" w:sz="18" w:space="0" w:color="000000"/>
            </w:tcBorders>
          </w:tcPr>
          <w:p w14:paraId="4B339526" w14:textId="77777777" w:rsidR="006F635E" w:rsidRPr="00AC7CBE" w:rsidRDefault="006F635E" w:rsidP="00AC7CBE">
            <w:pPr>
              <w:spacing w:after="0" w:line="240" w:lineRule="auto"/>
              <w:contextualSpacing/>
              <w:rPr>
                <w:i/>
                <w:color w:val="A6A6A6" w:themeColor="background1" w:themeShade="A6"/>
              </w:rPr>
            </w:pPr>
            <w:r w:rsidRPr="00AC7CBE">
              <w:rPr>
                <w:i/>
                <w:color w:val="A6A6A6" w:themeColor="background1" w:themeShade="A6"/>
              </w:rPr>
              <w:t>(Text)</w:t>
            </w:r>
          </w:p>
        </w:tc>
      </w:tr>
    </w:tbl>
    <w:p w14:paraId="74B98210" w14:textId="77777777" w:rsidR="00F95C74" w:rsidRDefault="00F95C74" w:rsidP="00AC7CBE">
      <w:pPr>
        <w:autoSpaceDE w:val="0"/>
        <w:autoSpaceDN w:val="0"/>
        <w:adjustRightInd w:val="0"/>
        <w:spacing w:after="0" w:line="240" w:lineRule="auto"/>
        <w:contextualSpacing/>
        <w:rPr>
          <w:rFonts w:cs="TimesNewRomanPSMT"/>
        </w:rPr>
      </w:pPr>
    </w:p>
    <w:p w14:paraId="65A85F03" w14:textId="77777777" w:rsidR="003330F1" w:rsidRDefault="003330F1" w:rsidP="00AC7CBE">
      <w:pPr>
        <w:autoSpaceDE w:val="0"/>
        <w:autoSpaceDN w:val="0"/>
        <w:adjustRightInd w:val="0"/>
        <w:spacing w:after="0" w:line="240" w:lineRule="auto"/>
        <w:contextualSpacing/>
        <w:rPr>
          <w:rFonts w:cs="TimesNewRomanPSMT"/>
        </w:rPr>
      </w:pPr>
    </w:p>
    <w:p w14:paraId="0751D780" w14:textId="77777777" w:rsidR="003330F1" w:rsidRDefault="003330F1" w:rsidP="00AC7CBE">
      <w:pPr>
        <w:autoSpaceDE w:val="0"/>
        <w:autoSpaceDN w:val="0"/>
        <w:adjustRightInd w:val="0"/>
        <w:spacing w:after="0" w:line="240" w:lineRule="auto"/>
        <w:contextualSpacing/>
        <w:rPr>
          <w:rFonts w:cs="TimesNewRomanPSMT"/>
        </w:rPr>
      </w:pPr>
    </w:p>
    <w:p w14:paraId="3B7DDFBB" w14:textId="77777777" w:rsidR="003330F1" w:rsidRDefault="003330F1" w:rsidP="00AC7CBE">
      <w:pPr>
        <w:autoSpaceDE w:val="0"/>
        <w:autoSpaceDN w:val="0"/>
        <w:adjustRightInd w:val="0"/>
        <w:spacing w:after="0" w:line="240" w:lineRule="auto"/>
        <w:contextualSpacing/>
        <w:rPr>
          <w:rFonts w:cs="TimesNewRomanPSMT"/>
        </w:rPr>
        <w:sectPr w:rsidR="003330F1" w:rsidSect="00AC7CBE">
          <w:pgSz w:w="12240" w:h="15840"/>
          <w:pgMar w:top="1440" w:right="1080" w:bottom="1440" w:left="1080" w:header="720" w:footer="720" w:gutter="0"/>
          <w:cols w:space="720"/>
          <w:docGrid w:linePitch="360"/>
        </w:sectPr>
      </w:pPr>
    </w:p>
    <w:p w14:paraId="66FCCA45" w14:textId="77777777" w:rsidR="003330F1" w:rsidRDefault="003330F1" w:rsidP="003330F1">
      <w:pPr>
        <w:spacing w:after="0" w:line="240" w:lineRule="auto"/>
      </w:pPr>
    </w:p>
    <w:p w14:paraId="05CA86B0" w14:textId="77777777" w:rsidR="00B34ABA" w:rsidRDefault="00B34ABA" w:rsidP="003330F1">
      <w:pPr>
        <w:spacing w:after="0" w:line="240" w:lineRule="auto"/>
      </w:pPr>
    </w:p>
    <w:tbl>
      <w:tblPr>
        <w:tblStyle w:val="TableGrid1"/>
        <w:tblW w:w="14395" w:type="dxa"/>
        <w:jc w:val="center"/>
        <w:tblLayout w:type="fixed"/>
        <w:tblCellMar>
          <w:left w:w="29" w:type="dxa"/>
          <w:right w:w="29" w:type="dxa"/>
        </w:tblCellMar>
        <w:tblLook w:val="04A0" w:firstRow="1" w:lastRow="0" w:firstColumn="1" w:lastColumn="0" w:noHBand="0" w:noVBand="1"/>
      </w:tblPr>
      <w:tblGrid>
        <w:gridCol w:w="2155"/>
        <w:gridCol w:w="1983"/>
        <w:gridCol w:w="810"/>
        <w:gridCol w:w="2070"/>
        <w:gridCol w:w="2160"/>
        <w:gridCol w:w="920"/>
        <w:gridCol w:w="1057"/>
        <w:gridCol w:w="1800"/>
        <w:gridCol w:w="1440"/>
      </w:tblGrid>
      <w:tr w:rsidR="00EE2996" w:rsidRPr="0078672B" w14:paraId="58E898FF" w14:textId="77777777" w:rsidTr="00EE2996">
        <w:trPr>
          <w:trHeight w:val="20"/>
          <w:jc w:val="center"/>
        </w:trPr>
        <w:tc>
          <w:tcPr>
            <w:tcW w:w="2155" w:type="dxa"/>
          </w:tcPr>
          <w:p w14:paraId="391F0E5F" w14:textId="056F2FB5" w:rsidR="00EE2996" w:rsidRPr="00B34ABA" w:rsidRDefault="00EE2996" w:rsidP="005D1E70">
            <w:pPr>
              <w:contextualSpacing/>
              <w:jc w:val="center"/>
              <w:rPr>
                <w:b/>
                <w:sz w:val="20"/>
                <w:szCs w:val="20"/>
              </w:rPr>
            </w:pPr>
            <w:r w:rsidRPr="00B34ABA">
              <w:rPr>
                <w:b/>
                <w:sz w:val="20"/>
                <w:szCs w:val="20"/>
              </w:rPr>
              <w:t>Product</w:t>
            </w:r>
          </w:p>
        </w:tc>
        <w:tc>
          <w:tcPr>
            <w:tcW w:w="1983" w:type="dxa"/>
          </w:tcPr>
          <w:p w14:paraId="5C2998F6" w14:textId="58A8D155" w:rsidR="00EE2996" w:rsidRDefault="00EE2996"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Are users allowed to harvest this product?</w:t>
            </w:r>
          </w:p>
          <w:p w14:paraId="5AD1EC06" w14:textId="77777777" w:rsidR="00EE2996" w:rsidRDefault="00EE2996" w:rsidP="005D1E70">
            <w:pPr>
              <w:kinsoku w:val="0"/>
              <w:overflowPunct w:val="0"/>
              <w:autoSpaceDE w:val="0"/>
              <w:autoSpaceDN w:val="0"/>
              <w:adjustRightInd w:val="0"/>
              <w:contextualSpacing/>
              <w:jc w:val="center"/>
              <w:rPr>
                <w:rFonts w:cs="Times New Roman"/>
                <w:sz w:val="20"/>
                <w:szCs w:val="20"/>
              </w:rPr>
            </w:pPr>
          </w:p>
          <w:p w14:paraId="23178795" w14:textId="77777777" w:rsidR="00EE2996" w:rsidRPr="00B34ABA" w:rsidRDefault="00EE2996" w:rsidP="00B34ABA">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1=No</w:t>
            </w:r>
          </w:p>
          <w:p w14:paraId="58B920B1" w14:textId="77777777" w:rsidR="00EE2996" w:rsidRPr="00B34ABA" w:rsidRDefault="00EE2996" w:rsidP="00B34ABA">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 xml:space="preserve">2=Yes </w:t>
            </w:r>
          </w:p>
          <w:p w14:paraId="5127FDAB" w14:textId="77777777" w:rsidR="00EE2996" w:rsidRPr="00B34ABA" w:rsidRDefault="00EE2996" w:rsidP="00B34ABA">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888=Don’t know</w:t>
            </w:r>
          </w:p>
          <w:p w14:paraId="0CE7059E" w14:textId="77777777" w:rsidR="00EE2996" w:rsidRDefault="00EE2996" w:rsidP="00B34ABA">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999=Prefer not to respond</w:t>
            </w:r>
          </w:p>
          <w:p w14:paraId="33668255" w14:textId="15CF24EA" w:rsidR="00EE2996" w:rsidRPr="00B34ABA" w:rsidRDefault="00EE2996" w:rsidP="00B34ABA">
            <w:pPr>
              <w:kinsoku w:val="0"/>
              <w:overflowPunct w:val="0"/>
              <w:autoSpaceDE w:val="0"/>
              <w:autoSpaceDN w:val="0"/>
              <w:adjustRightInd w:val="0"/>
              <w:contextualSpacing/>
              <w:jc w:val="center"/>
              <w:rPr>
                <w:rFonts w:cs="Times New Roman"/>
                <w:i/>
                <w:sz w:val="20"/>
                <w:szCs w:val="20"/>
              </w:rPr>
            </w:pPr>
            <w:r>
              <w:rPr>
                <w:rFonts w:cs="Times New Roman"/>
                <w:i/>
                <w:sz w:val="20"/>
                <w:szCs w:val="20"/>
              </w:rPr>
              <w:t xml:space="preserve">If not No, skip </w:t>
            </w:r>
            <w:proofErr w:type="gramStart"/>
            <w:r>
              <w:rPr>
                <w:rFonts w:cs="Times New Roman"/>
                <w:i/>
                <w:sz w:val="20"/>
                <w:szCs w:val="20"/>
              </w:rPr>
              <w:t>to ?</w:t>
            </w:r>
            <w:proofErr w:type="gramEnd"/>
            <w:r>
              <w:rPr>
                <w:rFonts w:cs="Times New Roman"/>
                <w:i/>
                <w:sz w:val="20"/>
                <w:szCs w:val="20"/>
              </w:rPr>
              <w:t>??</w:t>
            </w:r>
          </w:p>
        </w:tc>
        <w:tc>
          <w:tcPr>
            <w:tcW w:w="810" w:type="dxa"/>
          </w:tcPr>
          <w:p w14:paraId="70EC0555" w14:textId="2E1F96C0" w:rsidR="00EE2996" w:rsidRPr="0078672B" w:rsidRDefault="00EE2996"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Why not?</w:t>
            </w:r>
          </w:p>
        </w:tc>
        <w:tc>
          <w:tcPr>
            <w:tcW w:w="2070" w:type="dxa"/>
          </w:tcPr>
          <w:p w14:paraId="7143E627" w14:textId="77777777" w:rsidR="00EE2996" w:rsidRDefault="00EE2996" w:rsidP="005D1E70">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Are there rules about the quantity of this product that can be harvested?</w:t>
            </w:r>
          </w:p>
          <w:p w14:paraId="54E14F4B" w14:textId="77777777" w:rsidR="00EE2996" w:rsidRDefault="00EE2996" w:rsidP="005D1E70">
            <w:pPr>
              <w:kinsoku w:val="0"/>
              <w:overflowPunct w:val="0"/>
              <w:autoSpaceDE w:val="0"/>
              <w:autoSpaceDN w:val="0"/>
              <w:adjustRightInd w:val="0"/>
              <w:contextualSpacing/>
              <w:jc w:val="center"/>
              <w:rPr>
                <w:rFonts w:cs="Times New Roman"/>
                <w:sz w:val="20"/>
                <w:szCs w:val="20"/>
              </w:rPr>
            </w:pPr>
          </w:p>
          <w:p w14:paraId="62ABC417" w14:textId="77777777" w:rsidR="00EE2996" w:rsidRPr="00B34ABA" w:rsidRDefault="00EE2996"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1=No</w:t>
            </w:r>
          </w:p>
          <w:p w14:paraId="728E8A02" w14:textId="77777777" w:rsidR="00EE2996" w:rsidRPr="00B34ABA" w:rsidRDefault="00EE2996"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 xml:space="preserve">2=Yes </w:t>
            </w:r>
          </w:p>
          <w:p w14:paraId="61515EE4" w14:textId="77777777" w:rsidR="00EE2996" w:rsidRPr="00B34ABA" w:rsidRDefault="00EE2996"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888=Don’t know</w:t>
            </w:r>
          </w:p>
          <w:p w14:paraId="29958398" w14:textId="09B24DE3" w:rsidR="00EE2996" w:rsidRPr="0078672B" w:rsidRDefault="00EE2996"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999=Prefer not to respond</w:t>
            </w:r>
          </w:p>
        </w:tc>
        <w:tc>
          <w:tcPr>
            <w:tcW w:w="2160" w:type="dxa"/>
          </w:tcPr>
          <w:p w14:paraId="0F84BC1B" w14:textId="77777777" w:rsidR="00EE2996" w:rsidRDefault="00EE2996" w:rsidP="005D1E70">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 xml:space="preserve">Are there rules about WHO is </w:t>
            </w:r>
          </w:p>
          <w:p w14:paraId="1862B703" w14:textId="7231055D" w:rsidR="00EE2996" w:rsidRDefault="00EE2996" w:rsidP="005D1E70">
            <w:pPr>
              <w:kinsoku w:val="0"/>
              <w:overflowPunct w:val="0"/>
              <w:autoSpaceDE w:val="0"/>
              <w:autoSpaceDN w:val="0"/>
              <w:adjustRightInd w:val="0"/>
              <w:contextualSpacing/>
              <w:jc w:val="center"/>
              <w:rPr>
                <w:rFonts w:cs="Times New Roman"/>
                <w:sz w:val="20"/>
                <w:szCs w:val="20"/>
              </w:rPr>
            </w:pPr>
            <w:proofErr w:type="gramStart"/>
            <w:r w:rsidRPr="00B34ABA">
              <w:rPr>
                <w:rFonts w:cs="Times New Roman"/>
                <w:sz w:val="20"/>
                <w:szCs w:val="20"/>
              </w:rPr>
              <w:t>authorized</w:t>
            </w:r>
            <w:proofErr w:type="gramEnd"/>
            <w:r w:rsidRPr="00B34ABA">
              <w:rPr>
                <w:rFonts w:cs="Times New Roman"/>
                <w:sz w:val="20"/>
                <w:szCs w:val="20"/>
              </w:rPr>
              <w:t xml:space="preserve"> to harvest this forest product?</w:t>
            </w:r>
          </w:p>
          <w:p w14:paraId="1E13B4C0" w14:textId="77777777" w:rsidR="00EE2996" w:rsidRDefault="00EE2996" w:rsidP="005D1E70">
            <w:pPr>
              <w:kinsoku w:val="0"/>
              <w:overflowPunct w:val="0"/>
              <w:autoSpaceDE w:val="0"/>
              <w:autoSpaceDN w:val="0"/>
              <w:adjustRightInd w:val="0"/>
              <w:contextualSpacing/>
              <w:jc w:val="center"/>
              <w:rPr>
                <w:rFonts w:cs="Times New Roman"/>
                <w:sz w:val="20"/>
                <w:szCs w:val="20"/>
              </w:rPr>
            </w:pPr>
          </w:p>
          <w:p w14:paraId="7509E83D" w14:textId="77777777" w:rsidR="00EE2996" w:rsidRPr="00B34ABA" w:rsidRDefault="00EE2996"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1=No</w:t>
            </w:r>
          </w:p>
          <w:p w14:paraId="181F58BC" w14:textId="77777777" w:rsidR="00EE2996" w:rsidRPr="00B34ABA" w:rsidRDefault="00EE2996"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 xml:space="preserve">2=Yes </w:t>
            </w:r>
          </w:p>
          <w:p w14:paraId="059BDF6B" w14:textId="77777777" w:rsidR="00EE2996" w:rsidRPr="00B34ABA" w:rsidRDefault="00EE2996"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888=Don’t know</w:t>
            </w:r>
          </w:p>
          <w:p w14:paraId="46BCBC37" w14:textId="47D6CB69" w:rsidR="00EE2996" w:rsidRPr="00B34ABA" w:rsidRDefault="00EE2996"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999=Prefer not to respond</w:t>
            </w:r>
          </w:p>
        </w:tc>
        <w:tc>
          <w:tcPr>
            <w:tcW w:w="920" w:type="dxa"/>
          </w:tcPr>
          <w:p w14:paraId="5A362B54" w14:textId="28C60487" w:rsidR="00EE2996" w:rsidRDefault="00EE2996">
            <w:pPr>
              <w:rPr>
                <w:rFonts w:cs="Times New Roman"/>
                <w:sz w:val="20"/>
                <w:szCs w:val="20"/>
              </w:rPr>
            </w:pPr>
            <w:r>
              <w:rPr>
                <w:rFonts w:cs="Times New Roman"/>
                <w:sz w:val="20"/>
                <w:szCs w:val="20"/>
              </w:rPr>
              <w:t xml:space="preserve">Who is allowed? </w:t>
            </w:r>
          </w:p>
          <w:p w14:paraId="6B292C93" w14:textId="77777777" w:rsidR="00EE2996" w:rsidRDefault="00EE2996">
            <w:pPr>
              <w:rPr>
                <w:rFonts w:cs="Times New Roman"/>
                <w:sz w:val="20"/>
                <w:szCs w:val="20"/>
              </w:rPr>
            </w:pPr>
          </w:p>
          <w:p w14:paraId="259FF54C" w14:textId="77777777" w:rsidR="00EE2996" w:rsidRDefault="00EE2996">
            <w:pPr>
              <w:rPr>
                <w:rFonts w:cs="Times New Roman"/>
                <w:sz w:val="20"/>
                <w:szCs w:val="20"/>
              </w:rPr>
            </w:pPr>
          </w:p>
          <w:p w14:paraId="04921BB0" w14:textId="77777777" w:rsidR="00EE2996" w:rsidRDefault="00EE2996">
            <w:pPr>
              <w:rPr>
                <w:rFonts w:cs="Times New Roman"/>
                <w:sz w:val="20"/>
                <w:szCs w:val="20"/>
              </w:rPr>
            </w:pPr>
          </w:p>
          <w:p w14:paraId="743CCF74" w14:textId="77777777" w:rsidR="00EE2996" w:rsidRDefault="00EE2996">
            <w:pPr>
              <w:rPr>
                <w:rFonts w:cs="Times New Roman"/>
                <w:sz w:val="20"/>
                <w:szCs w:val="20"/>
              </w:rPr>
            </w:pPr>
          </w:p>
          <w:p w14:paraId="5BEF8EE6" w14:textId="77777777" w:rsidR="00EE2996" w:rsidRDefault="00EE2996">
            <w:pPr>
              <w:rPr>
                <w:rFonts w:cs="Times New Roman"/>
                <w:sz w:val="20"/>
                <w:szCs w:val="20"/>
              </w:rPr>
            </w:pPr>
          </w:p>
          <w:p w14:paraId="4E818773" w14:textId="77777777" w:rsidR="00EE2996" w:rsidRPr="00B34ABA" w:rsidRDefault="00EE2996" w:rsidP="00EE2996">
            <w:pPr>
              <w:kinsoku w:val="0"/>
              <w:overflowPunct w:val="0"/>
              <w:autoSpaceDE w:val="0"/>
              <w:autoSpaceDN w:val="0"/>
              <w:adjustRightInd w:val="0"/>
              <w:contextualSpacing/>
              <w:jc w:val="center"/>
              <w:rPr>
                <w:rFonts w:cs="Times New Roman"/>
                <w:sz w:val="20"/>
                <w:szCs w:val="20"/>
              </w:rPr>
            </w:pPr>
          </w:p>
        </w:tc>
        <w:tc>
          <w:tcPr>
            <w:tcW w:w="1057" w:type="dxa"/>
          </w:tcPr>
          <w:p w14:paraId="0052EFE3" w14:textId="1C739BB6" w:rsidR="00EE2996" w:rsidRDefault="00EE2996">
            <w:pPr>
              <w:rPr>
                <w:rFonts w:cs="Times New Roman"/>
                <w:sz w:val="20"/>
                <w:szCs w:val="20"/>
              </w:rPr>
            </w:pPr>
            <w:r>
              <w:rPr>
                <w:rFonts w:cs="Times New Roman"/>
                <w:sz w:val="20"/>
                <w:szCs w:val="20"/>
              </w:rPr>
              <w:t xml:space="preserve">Who is not allowed? </w:t>
            </w:r>
          </w:p>
          <w:p w14:paraId="08C98BC5" w14:textId="77777777" w:rsidR="00EE2996" w:rsidRDefault="00EE2996">
            <w:pPr>
              <w:rPr>
                <w:rFonts w:cs="Times New Roman"/>
                <w:sz w:val="20"/>
                <w:szCs w:val="20"/>
              </w:rPr>
            </w:pPr>
          </w:p>
          <w:p w14:paraId="3703AFCD" w14:textId="77777777" w:rsidR="00EE2996" w:rsidRDefault="00EE2996">
            <w:pPr>
              <w:rPr>
                <w:rFonts w:cs="Times New Roman"/>
                <w:sz w:val="20"/>
                <w:szCs w:val="20"/>
              </w:rPr>
            </w:pPr>
          </w:p>
          <w:p w14:paraId="237C2C46" w14:textId="77777777" w:rsidR="00EE2996" w:rsidRDefault="00EE2996">
            <w:pPr>
              <w:rPr>
                <w:rFonts w:cs="Times New Roman"/>
                <w:sz w:val="20"/>
                <w:szCs w:val="20"/>
              </w:rPr>
            </w:pPr>
          </w:p>
          <w:p w14:paraId="6DBB37B1" w14:textId="77777777" w:rsidR="00EE2996" w:rsidRDefault="00EE2996">
            <w:pPr>
              <w:rPr>
                <w:rFonts w:cs="Times New Roman"/>
                <w:sz w:val="20"/>
                <w:szCs w:val="20"/>
              </w:rPr>
            </w:pPr>
          </w:p>
          <w:p w14:paraId="42547F55" w14:textId="77777777" w:rsidR="00EE2996" w:rsidRDefault="00EE2996">
            <w:pPr>
              <w:rPr>
                <w:rFonts w:cs="Times New Roman"/>
                <w:sz w:val="20"/>
                <w:szCs w:val="20"/>
              </w:rPr>
            </w:pPr>
          </w:p>
          <w:p w14:paraId="596E878C" w14:textId="77777777" w:rsidR="00EE2996" w:rsidRPr="00B34ABA" w:rsidRDefault="00EE2996" w:rsidP="00EE2996">
            <w:pPr>
              <w:kinsoku w:val="0"/>
              <w:overflowPunct w:val="0"/>
              <w:autoSpaceDE w:val="0"/>
              <w:autoSpaceDN w:val="0"/>
              <w:adjustRightInd w:val="0"/>
              <w:contextualSpacing/>
              <w:jc w:val="center"/>
              <w:rPr>
                <w:rFonts w:cs="Times New Roman"/>
                <w:sz w:val="20"/>
                <w:szCs w:val="20"/>
              </w:rPr>
            </w:pPr>
          </w:p>
        </w:tc>
        <w:tc>
          <w:tcPr>
            <w:tcW w:w="1800" w:type="dxa"/>
          </w:tcPr>
          <w:p w14:paraId="068E6176" w14:textId="05C45E9E" w:rsidR="00EE2996" w:rsidRDefault="00EE2996" w:rsidP="005D1E70">
            <w:pPr>
              <w:kinsoku w:val="0"/>
              <w:overflowPunct w:val="0"/>
              <w:autoSpaceDE w:val="0"/>
              <w:autoSpaceDN w:val="0"/>
              <w:adjustRightInd w:val="0"/>
              <w:contextualSpacing/>
              <w:jc w:val="center"/>
              <w:rPr>
                <w:rFonts w:cs="Times New Roman"/>
                <w:sz w:val="20"/>
                <w:szCs w:val="20"/>
              </w:rPr>
            </w:pPr>
            <w:r w:rsidRPr="00211799">
              <w:rPr>
                <w:rFonts w:cs="Times New Roman"/>
                <w:sz w:val="20"/>
                <w:szCs w:val="20"/>
              </w:rPr>
              <w:t>What is the extent of illegal ha</w:t>
            </w:r>
            <w:r>
              <w:rPr>
                <w:rFonts w:cs="Times New Roman"/>
                <w:sz w:val="20"/>
                <w:szCs w:val="20"/>
              </w:rPr>
              <w:t>rvesting of this product?</w:t>
            </w:r>
          </w:p>
          <w:p w14:paraId="17EEDD79" w14:textId="77777777" w:rsidR="00EE2996" w:rsidRDefault="00EE2996" w:rsidP="005D1E70">
            <w:pPr>
              <w:kinsoku w:val="0"/>
              <w:overflowPunct w:val="0"/>
              <w:autoSpaceDE w:val="0"/>
              <w:autoSpaceDN w:val="0"/>
              <w:adjustRightInd w:val="0"/>
              <w:contextualSpacing/>
              <w:jc w:val="center"/>
              <w:rPr>
                <w:rFonts w:cs="Times New Roman"/>
                <w:sz w:val="20"/>
                <w:szCs w:val="20"/>
              </w:rPr>
            </w:pPr>
          </w:p>
          <w:p w14:paraId="1646562F" w14:textId="7A170828" w:rsidR="00EE2996" w:rsidRDefault="00EE2996"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1=A lot</w:t>
            </w:r>
          </w:p>
          <w:p w14:paraId="437E8A56" w14:textId="6061204F" w:rsidR="00EE2996" w:rsidRDefault="00EE2996"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2=Some</w:t>
            </w:r>
          </w:p>
          <w:p w14:paraId="25F61754" w14:textId="5E7D4B68" w:rsidR="00EE2996" w:rsidRDefault="00EE2996"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3=Very little</w:t>
            </w:r>
          </w:p>
          <w:p w14:paraId="518D5548" w14:textId="54A04530" w:rsidR="00EE2996" w:rsidRPr="0078672B" w:rsidRDefault="00EE2996"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4=None</w:t>
            </w:r>
          </w:p>
        </w:tc>
        <w:tc>
          <w:tcPr>
            <w:tcW w:w="1440" w:type="dxa"/>
          </w:tcPr>
          <w:p w14:paraId="360D9A0D" w14:textId="3DFC2636" w:rsidR="00EE2996" w:rsidRPr="0078672B" w:rsidRDefault="00EE2996" w:rsidP="005D1E70">
            <w:pPr>
              <w:kinsoku w:val="0"/>
              <w:overflowPunct w:val="0"/>
              <w:autoSpaceDE w:val="0"/>
              <w:autoSpaceDN w:val="0"/>
              <w:adjustRightInd w:val="0"/>
              <w:contextualSpacing/>
              <w:jc w:val="center"/>
              <w:rPr>
                <w:rFonts w:cs="Times New Roman"/>
                <w:sz w:val="20"/>
                <w:szCs w:val="20"/>
              </w:rPr>
            </w:pPr>
            <w:r w:rsidRPr="00211799">
              <w:rPr>
                <w:rFonts w:cs="Times New Roman"/>
                <w:sz w:val="20"/>
                <w:szCs w:val="20"/>
              </w:rPr>
              <w:t>What technology is used by most individuals to harvest this product</w:t>
            </w:r>
            <w:r>
              <w:rPr>
                <w:rFonts w:cs="Times New Roman"/>
                <w:sz w:val="20"/>
                <w:szCs w:val="20"/>
              </w:rPr>
              <w:t>?</w:t>
            </w:r>
          </w:p>
        </w:tc>
      </w:tr>
      <w:tr w:rsidR="00EE2996" w:rsidRPr="0078672B" w14:paraId="71C6BB28" w14:textId="77777777" w:rsidTr="00EE2996">
        <w:trPr>
          <w:trHeight w:val="20"/>
          <w:jc w:val="center"/>
        </w:trPr>
        <w:tc>
          <w:tcPr>
            <w:tcW w:w="2155" w:type="dxa"/>
          </w:tcPr>
          <w:p w14:paraId="6E4252F7" w14:textId="6CE9B8D8" w:rsidR="00EE2996" w:rsidRPr="00B34ABA" w:rsidRDefault="00EE2996" w:rsidP="005D1E70">
            <w:pPr>
              <w:kinsoku w:val="0"/>
              <w:overflowPunct w:val="0"/>
              <w:autoSpaceDE w:val="0"/>
              <w:autoSpaceDN w:val="0"/>
              <w:adjustRightInd w:val="0"/>
              <w:contextualSpacing/>
              <w:jc w:val="center"/>
              <w:rPr>
                <w:rFonts w:cs="Times New Roman"/>
                <w:b/>
                <w:bCs/>
                <w:spacing w:val="1"/>
                <w:w w:val="105"/>
                <w:sz w:val="20"/>
                <w:szCs w:val="20"/>
              </w:rPr>
            </w:pPr>
          </w:p>
        </w:tc>
        <w:tc>
          <w:tcPr>
            <w:tcW w:w="1983" w:type="dxa"/>
          </w:tcPr>
          <w:p w14:paraId="1AE96F82" w14:textId="77777777" w:rsidR="00EE2996" w:rsidRPr="0078672B" w:rsidRDefault="00EE2996" w:rsidP="005D1E70">
            <w:pPr>
              <w:kinsoku w:val="0"/>
              <w:overflowPunct w:val="0"/>
              <w:autoSpaceDE w:val="0"/>
              <w:autoSpaceDN w:val="0"/>
              <w:adjustRightInd w:val="0"/>
              <w:contextualSpacing/>
              <w:jc w:val="center"/>
              <w:rPr>
                <w:rFonts w:cs="Times New Roman"/>
                <w:b/>
                <w:bCs/>
                <w:spacing w:val="1"/>
                <w:w w:val="105"/>
                <w:sz w:val="20"/>
                <w:szCs w:val="20"/>
              </w:rPr>
            </w:pPr>
          </w:p>
        </w:tc>
        <w:tc>
          <w:tcPr>
            <w:tcW w:w="810" w:type="dxa"/>
          </w:tcPr>
          <w:p w14:paraId="0867921E" w14:textId="77777777" w:rsidR="00EE2996" w:rsidRPr="0078672B" w:rsidRDefault="00EE2996" w:rsidP="005D1E70">
            <w:pPr>
              <w:kinsoku w:val="0"/>
              <w:overflowPunct w:val="0"/>
              <w:autoSpaceDE w:val="0"/>
              <w:autoSpaceDN w:val="0"/>
              <w:adjustRightInd w:val="0"/>
              <w:contextualSpacing/>
              <w:jc w:val="center"/>
              <w:rPr>
                <w:rFonts w:cs="Times New Roman"/>
                <w:b/>
                <w:bCs/>
                <w:spacing w:val="1"/>
                <w:w w:val="105"/>
                <w:sz w:val="20"/>
                <w:szCs w:val="20"/>
              </w:rPr>
            </w:pPr>
          </w:p>
        </w:tc>
        <w:tc>
          <w:tcPr>
            <w:tcW w:w="2070" w:type="dxa"/>
          </w:tcPr>
          <w:p w14:paraId="085D373F" w14:textId="77777777" w:rsidR="00EE2996" w:rsidRPr="0078672B" w:rsidRDefault="00EE2996" w:rsidP="005D1E70">
            <w:pPr>
              <w:kinsoku w:val="0"/>
              <w:overflowPunct w:val="0"/>
              <w:autoSpaceDE w:val="0"/>
              <w:autoSpaceDN w:val="0"/>
              <w:adjustRightInd w:val="0"/>
              <w:contextualSpacing/>
              <w:jc w:val="center"/>
              <w:rPr>
                <w:rFonts w:cs="Times New Roman"/>
                <w:b/>
                <w:bCs/>
                <w:spacing w:val="1"/>
                <w:w w:val="105"/>
                <w:sz w:val="20"/>
                <w:szCs w:val="20"/>
              </w:rPr>
            </w:pPr>
          </w:p>
        </w:tc>
        <w:tc>
          <w:tcPr>
            <w:tcW w:w="2160" w:type="dxa"/>
          </w:tcPr>
          <w:p w14:paraId="26647EBE" w14:textId="77777777" w:rsidR="00EE2996" w:rsidRPr="0078672B" w:rsidRDefault="00EE2996" w:rsidP="005D1E70">
            <w:pPr>
              <w:kinsoku w:val="0"/>
              <w:overflowPunct w:val="0"/>
              <w:autoSpaceDE w:val="0"/>
              <w:autoSpaceDN w:val="0"/>
              <w:adjustRightInd w:val="0"/>
              <w:contextualSpacing/>
              <w:jc w:val="center"/>
              <w:rPr>
                <w:rFonts w:cs="Times New Roman"/>
                <w:b/>
                <w:bCs/>
                <w:spacing w:val="1"/>
                <w:w w:val="105"/>
                <w:sz w:val="20"/>
                <w:szCs w:val="20"/>
              </w:rPr>
            </w:pPr>
          </w:p>
        </w:tc>
        <w:tc>
          <w:tcPr>
            <w:tcW w:w="920" w:type="dxa"/>
          </w:tcPr>
          <w:p w14:paraId="63FC3D80" w14:textId="77777777" w:rsidR="00EE2996" w:rsidRPr="0078672B" w:rsidRDefault="00EE2996" w:rsidP="005D1E70">
            <w:pPr>
              <w:kinsoku w:val="0"/>
              <w:overflowPunct w:val="0"/>
              <w:autoSpaceDE w:val="0"/>
              <w:autoSpaceDN w:val="0"/>
              <w:adjustRightInd w:val="0"/>
              <w:contextualSpacing/>
              <w:jc w:val="center"/>
              <w:rPr>
                <w:rFonts w:cs="Times New Roman"/>
                <w:b/>
                <w:bCs/>
                <w:spacing w:val="1"/>
                <w:w w:val="105"/>
                <w:sz w:val="20"/>
                <w:szCs w:val="20"/>
              </w:rPr>
            </w:pPr>
          </w:p>
        </w:tc>
        <w:tc>
          <w:tcPr>
            <w:tcW w:w="1057" w:type="dxa"/>
          </w:tcPr>
          <w:p w14:paraId="710D88EF" w14:textId="77777777" w:rsidR="00EE2996" w:rsidRPr="0078672B" w:rsidRDefault="00EE2996" w:rsidP="005D1E70">
            <w:pPr>
              <w:kinsoku w:val="0"/>
              <w:overflowPunct w:val="0"/>
              <w:autoSpaceDE w:val="0"/>
              <w:autoSpaceDN w:val="0"/>
              <w:adjustRightInd w:val="0"/>
              <w:contextualSpacing/>
              <w:jc w:val="center"/>
              <w:rPr>
                <w:rFonts w:cs="Times New Roman"/>
                <w:b/>
                <w:bCs/>
                <w:spacing w:val="1"/>
                <w:w w:val="105"/>
                <w:sz w:val="20"/>
                <w:szCs w:val="20"/>
              </w:rPr>
            </w:pPr>
          </w:p>
        </w:tc>
        <w:tc>
          <w:tcPr>
            <w:tcW w:w="1800" w:type="dxa"/>
          </w:tcPr>
          <w:p w14:paraId="785EF3B2" w14:textId="750F8FD3" w:rsidR="00EE2996" w:rsidRPr="0078672B" w:rsidRDefault="00EE2996" w:rsidP="005D1E70">
            <w:pPr>
              <w:kinsoku w:val="0"/>
              <w:overflowPunct w:val="0"/>
              <w:autoSpaceDE w:val="0"/>
              <w:autoSpaceDN w:val="0"/>
              <w:adjustRightInd w:val="0"/>
              <w:contextualSpacing/>
              <w:jc w:val="center"/>
              <w:rPr>
                <w:rFonts w:cs="Times New Roman"/>
                <w:b/>
                <w:bCs/>
                <w:spacing w:val="1"/>
                <w:w w:val="105"/>
                <w:sz w:val="20"/>
                <w:szCs w:val="20"/>
              </w:rPr>
            </w:pPr>
          </w:p>
        </w:tc>
        <w:tc>
          <w:tcPr>
            <w:tcW w:w="1440" w:type="dxa"/>
          </w:tcPr>
          <w:p w14:paraId="6DB7E81A" w14:textId="77777777" w:rsidR="00EE2996" w:rsidRPr="0078672B" w:rsidRDefault="00EE2996" w:rsidP="005D1E70">
            <w:pPr>
              <w:kinsoku w:val="0"/>
              <w:overflowPunct w:val="0"/>
              <w:autoSpaceDE w:val="0"/>
              <w:autoSpaceDN w:val="0"/>
              <w:adjustRightInd w:val="0"/>
              <w:contextualSpacing/>
              <w:jc w:val="center"/>
              <w:rPr>
                <w:rFonts w:cs="Times New Roman"/>
                <w:b/>
                <w:bCs/>
                <w:spacing w:val="1"/>
                <w:w w:val="105"/>
                <w:sz w:val="20"/>
                <w:szCs w:val="20"/>
              </w:rPr>
            </w:pPr>
          </w:p>
        </w:tc>
      </w:tr>
      <w:tr w:rsidR="00EE2996" w:rsidRPr="0078672B" w14:paraId="59B50DC1" w14:textId="77777777" w:rsidTr="00EE2996">
        <w:trPr>
          <w:trHeight w:val="20"/>
          <w:jc w:val="center"/>
        </w:trPr>
        <w:tc>
          <w:tcPr>
            <w:tcW w:w="2155" w:type="dxa"/>
          </w:tcPr>
          <w:p w14:paraId="7006F2C0" w14:textId="71420A4C" w:rsidR="00EE2996" w:rsidRPr="00B34ABA" w:rsidRDefault="00EE2996" w:rsidP="005D1E70">
            <w:pPr>
              <w:contextualSpacing/>
              <w:jc w:val="center"/>
              <w:rPr>
                <w:b/>
                <w:sz w:val="20"/>
                <w:szCs w:val="20"/>
              </w:rPr>
            </w:pPr>
            <w:r w:rsidRPr="00B34ABA">
              <w:rPr>
                <w:b/>
                <w:sz w:val="20"/>
                <w:szCs w:val="20"/>
              </w:rPr>
              <w:t>Charcoal</w:t>
            </w:r>
          </w:p>
        </w:tc>
        <w:tc>
          <w:tcPr>
            <w:tcW w:w="1983" w:type="dxa"/>
          </w:tcPr>
          <w:p w14:paraId="508077F9" w14:textId="77777777" w:rsidR="00EE2996" w:rsidRPr="0078672B" w:rsidRDefault="00EE2996" w:rsidP="005D1E70">
            <w:pPr>
              <w:contextualSpacing/>
              <w:jc w:val="center"/>
              <w:rPr>
                <w:sz w:val="20"/>
                <w:szCs w:val="20"/>
              </w:rPr>
            </w:pPr>
          </w:p>
        </w:tc>
        <w:tc>
          <w:tcPr>
            <w:tcW w:w="810" w:type="dxa"/>
          </w:tcPr>
          <w:p w14:paraId="6B877182" w14:textId="77777777" w:rsidR="00EE2996" w:rsidRPr="0078672B" w:rsidRDefault="00EE2996" w:rsidP="005D1E70">
            <w:pPr>
              <w:contextualSpacing/>
              <w:jc w:val="center"/>
              <w:rPr>
                <w:sz w:val="20"/>
                <w:szCs w:val="20"/>
              </w:rPr>
            </w:pPr>
          </w:p>
        </w:tc>
        <w:tc>
          <w:tcPr>
            <w:tcW w:w="2070" w:type="dxa"/>
          </w:tcPr>
          <w:p w14:paraId="461A7133" w14:textId="77777777" w:rsidR="00EE2996" w:rsidRPr="0078672B" w:rsidRDefault="00EE2996" w:rsidP="005D1E70">
            <w:pPr>
              <w:contextualSpacing/>
              <w:jc w:val="center"/>
              <w:rPr>
                <w:sz w:val="20"/>
                <w:szCs w:val="20"/>
              </w:rPr>
            </w:pPr>
          </w:p>
        </w:tc>
        <w:tc>
          <w:tcPr>
            <w:tcW w:w="2160" w:type="dxa"/>
          </w:tcPr>
          <w:p w14:paraId="5E338701" w14:textId="77777777" w:rsidR="00EE2996" w:rsidRPr="0078672B" w:rsidRDefault="00EE2996" w:rsidP="005D1E70">
            <w:pPr>
              <w:contextualSpacing/>
              <w:jc w:val="center"/>
              <w:rPr>
                <w:sz w:val="20"/>
                <w:szCs w:val="20"/>
              </w:rPr>
            </w:pPr>
          </w:p>
        </w:tc>
        <w:tc>
          <w:tcPr>
            <w:tcW w:w="920" w:type="dxa"/>
          </w:tcPr>
          <w:p w14:paraId="51BB5823" w14:textId="77777777" w:rsidR="00EE2996" w:rsidRPr="0078672B" w:rsidRDefault="00EE2996" w:rsidP="005D1E70">
            <w:pPr>
              <w:contextualSpacing/>
              <w:jc w:val="center"/>
              <w:rPr>
                <w:sz w:val="20"/>
                <w:szCs w:val="20"/>
              </w:rPr>
            </w:pPr>
          </w:p>
        </w:tc>
        <w:tc>
          <w:tcPr>
            <w:tcW w:w="1057" w:type="dxa"/>
          </w:tcPr>
          <w:p w14:paraId="33F78F8E" w14:textId="77777777" w:rsidR="00EE2996" w:rsidRPr="0078672B" w:rsidRDefault="00EE2996" w:rsidP="005D1E70">
            <w:pPr>
              <w:contextualSpacing/>
              <w:jc w:val="center"/>
              <w:rPr>
                <w:sz w:val="20"/>
                <w:szCs w:val="20"/>
              </w:rPr>
            </w:pPr>
          </w:p>
        </w:tc>
        <w:tc>
          <w:tcPr>
            <w:tcW w:w="1800" w:type="dxa"/>
          </w:tcPr>
          <w:p w14:paraId="79CF20C7" w14:textId="17ABC6D5" w:rsidR="00EE2996" w:rsidRPr="0078672B" w:rsidRDefault="00EE2996" w:rsidP="005D1E70">
            <w:pPr>
              <w:contextualSpacing/>
              <w:jc w:val="center"/>
              <w:rPr>
                <w:sz w:val="20"/>
                <w:szCs w:val="20"/>
              </w:rPr>
            </w:pPr>
          </w:p>
        </w:tc>
        <w:tc>
          <w:tcPr>
            <w:tcW w:w="1440" w:type="dxa"/>
          </w:tcPr>
          <w:p w14:paraId="1A297652" w14:textId="77777777" w:rsidR="00EE2996" w:rsidRPr="0078672B" w:rsidRDefault="00EE2996" w:rsidP="005D1E70">
            <w:pPr>
              <w:contextualSpacing/>
              <w:jc w:val="center"/>
              <w:rPr>
                <w:sz w:val="20"/>
                <w:szCs w:val="20"/>
              </w:rPr>
            </w:pPr>
          </w:p>
        </w:tc>
      </w:tr>
      <w:tr w:rsidR="00EE2996" w:rsidRPr="0078672B" w14:paraId="6E3295AA" w14:textId="77777777" w:rsidTr="00EE2996">
        <w:trPr>
          <w:trHeight w:val="20"/>
          <w:jc w:val="center"/>
        </w:trPr>
        <w:tc>
          <w:tcPr>
            <w:tcW w:w="2155" w:type="dxa"/>
          </w:tcPr>
          <w:p w14:paraId="11DD7E35" w14:textId="0D920644" w:rsidR="00EE2996" w:rsidRPr="00B34ABA" w:rsidRDefault="00EE2996" w:rsidP="005D1E70">
            <w:pPr>
              <w:contextualSpacing/>
              <w:jc w:val="center"/>
              <w:rPr>
                <w:b/>
                <w:sz w:val="20"/>
                <w:szCs w:val="20"/>
              </w:rPr>
            </w:pPr>
            <w:proofErr w:type="spellStart"/>
            <w:r w:rsidRPr="00B34ABA">
              <w:rPr>
                <w:b/>
                <w:sz w:val="20"/>
                <w:szCs w:val="20"/>
              </w:rPr>
              <w:t>Fuelwood</w:t>
            </w:r>
            <w:proofErr w:type="spellEnd"/>
          </w:p>
        </w:tc>
        <w:tc>
          <w:tcPr>
            <w:tcW w:w="1983" w:type="dxa"/>
          </w:tcPr>
          <w:p w14:paraId="10C33B8C" w14:textId="77777777" w:rsidR="00EE2996" w:rsidRPr="0078672B" w:rsidRDefault="00EE2996" w:rsidP="005D1E70">
            <w:pPr>
              <w:contextualSpacing/>
              <w:jc w:val="center"/>
              <w:rPr>
                <w:sz w:val="20"/>
                <w:szCs w:val="20"/>
              </w:rPr>
            </w:pPr>
          </w:p>
        </w:tc>
        <w:tc>
          <w:tcPr>
            <w:tcW w:w="810" w:type="dxa"/>
          </w:tcPr>
          <w:p w14:paraId="2CD0346A" w14:textId="77777777" w:rsidR="00EE2996" w:rsidRPr="0078672B" w:rsidRDefault="00EE2996" w:rsidP="005D1E70">
            <w:pPr>
              <w:contextualSpacing/>
              <w:jc w:val="center"/>
              <w:rPr>
                <w:sz w:val="20"/>
                <w:szCs w:val="20"/>
              </w:rPr>
            </w:pPr>
          </w:p>
        </w:tc>
        <w:tc>
          <w:tcPr>
            <w:tcW w:w="2070" w:type="dxa"/>
          </w:tcPr>
          <w:p w14:paraId="4A779615" w14:textId="77777777" w:rsidR="00EE2996" w:rsidRPr="0078672B" w:rsidRDefault="00EE2996" w:rsidP="005D1E70">
            <w:pPr>
              <w:contextualSpacing/>
              <w:jc w:val="center"/>
              <w:rPr>
                <w:sz w:val="20"/>
                <w:szCs w:val="20"/>
              </w:rPr>
            </w:pPr>
          </w:p>
        </w:tc>
        <w:tc>
          <w:tcPr>
            <w:tcW w:w="2160" w:type="dxa"/>
          </w:tcPr>
          <w:p w14:paraId="7ADB7CBB" w14:textId="77777777" w:rsidR="00EE2996" w:rsidRPr="0078672B" w:rsidRDefault="00EE2996" w:rsidP="005D1E70">
            <w:pPr>
              <w:contextualSpacing/>
              <w:jc w:val="center"/>
              <w:rPr>
                <w:sz w:val="20"/>
                <w:szCs w:val="20"/>
              </w:rPr>
            </w:pPr>
          </w:p>
        </w:tc>
        <w:tc>
          <w:tcPr>
            <w:tcW w:w="920" w:type="dxa"/>
          </w:tcPr>
          <w:p w14:paraId="74D11ED2" w14:textId="77777777" w:rsidR="00EE2996" w:rsidRPr="0078672B" w:rsidRDefault="00EE2996" w:rsidP="005D1E70">
            <w:pPr>
              <w:contextualSpacing/>
              <w:jc w:val="center"/>
              <w:rPr>
                <w:sz w:val="20"/>
                <w:szCs w:val="20"/>
              </w:rPr>
            </w:pPr>
          </w:p>
        </w:tc>
        <w:tc>
          <w:tcPr>
            <w:tcW w:w="1057" w:type="dxa"/>
          </w:tcPr>
          <w:p w14:paraId="6223BF31" w14:textId="77777777" w:rsidR="00EE2996" w:rsidRPr="0078672B" w:rsidRDefault="00EE2996" w:rsidP="005D1E70">
            <w:pPr>
              <w:contextualSpacing/>
              <w:jc w:val="center"/>
              <w:rPr>
                <w:sz w:val="20"/>
                <w:szCs w:val="20"/>
              </w:rPr>
            </w:pPr>
          </w:p>
        </w:tc>
        <w:tc>
          <w:tcPr>
            <w:tcW w:w="1800" w:type="dxa"/>
          </w:tcPr>
          <w:p w14:paraId="514CF98F" w14:textId="4B359862" w:rsidR="00EE2996" w:rsidRPr="0078672B" w:rsidRDefault="00EE2996" w:rsidP="005D1E70">
            <w:pPr>
              <w:contextualSpacing/>
              <w:jc w:val="center"/>
              <w:rPr>
                <w:sz w:val="20"/>
                <w:szCs w:val="20"/>
              </w:rPr>
            </w:pPr>
          </w:p>
        </w:tc>
        <w:tc>
          <w:tcPr>
            <w:tcW w:w="1440" w:type="dxa"/>
          </w:tcPr>
          <w:p w14:paraId="110EC4E2" w14:textId="77777777" w:rsidR="00EE2996" w:rsidRPr="0078672B" w:rsidRDefault="00EE2996" w:rsidP="005D1E70">
            <w:pPr>
              <w:contextualSpacing/>
              <w:jc w:val="center"/>
              <w:rPr>
                <w:sz w:val="20"/>
                <w:szCs w:val="20"/>
              </w:rPr>
            </w:pPr>
          </w:p>
        </w:tc>
      </w:tr>
      <w:tr w:rsidR="00EE2996" w:rsidRPr="0078672B" w14:paraId="40E45983" w14:textId="77777777" w:rsidTr="00EE2996">
        <w:trPr>
          <w:trHeight w:val="20"/>
          <w:jc w:val="center"/>
        </w:trPr>
        <w:tc>
          <w:tcPr>
            <w:tcW w:w="2155" w:type="dxa"/>
          </w:tcPr>
          <w:p w14:paraId="25A49185" w14:textId="36070D89" w:rsidR="00EE2996" w:rsidRPr="00B34ABA" w:rsidRDefault="00EE2996" w:rsidP="005D1E70">
            <w:pPr>
              <w:contextualSpacing/>
              <w:jc w:val="center"/>
              <w:rPr>
                <w:b/>
                <w:sz w:val="20"/>
                <w:szCs w:val="20"/>
              </w:rPr>
            </w:pPr>
            <w:r w:rsidRPr="00B34ABA">
              <w:rPr>
                <w:b/>
                <w:sz w:val="20"/>
                <w:szCs w:val="20"/>
              </w:rPr>
              <w:t>Ants/caterpillars</w:t>
            </w:r>
          </w:p>
        </w:tc>
        <w:tc>
          <w:tcPr>
            <w:tcW w:w="1983" w:type="dxa"/>
          </w:tcPr>
          <w:p w14:paraId="0F5E97AC" w14:textId="77777777" w:rsidR="00EE2996" w:rsidRPr="0078672B" w:rsidRDefault="00EE2996" w:rsidP="005D1E70">
            <w:pPr>
              <w:contextualSpacing/>
              <w:jc w:val="center"/>
              <w:rPr>
                <w:sz w:val="20"/>
                <w:szCs w:val="20"/>
              </w:rPr>
            </w:pPr>
          </w:p>
        </w:tc>
        <w:tc>
          <w:tcPr>
            <w:tcW w:w="810" w:type="dxa"/>
          </w:tcPr>
          <w:p w14:paraId="3AED62BF" w14:textId="77777777" w:rsidR="00EE2996" w:rsidRPr="0078672B" w:rsidRDefault="00EE2996" w:rsidP="005D1E70">
            <w:pPr>
              <w:contextualSpacing/>
              <w:jc w:val="center"/>
              <w:rPr>
                <w:sz w:val="20"/>
                <w:szCs w:val="20"/>
              </w:rPr>
            </w:pPr>
          </w:p>
        </w:tc>
        <w:tc>
          <w:tcPr>
            <w:tcW w:w="2070" w:type="dxa"/>
          </w:tcPr>
          <w:p w14:paraId="3FF21B3E" w14:textId="77777777" w:rsidR="00EE2996" w:rsidRPr="0078672B" w:rsidRDefault="00EE2996" w:rsidP="005D1E70">
            <w:pPr>
              <w:contextualSpacing/>
              <w:jc w:val="center"/>
              <w:rPr>
                <w:sz w:val="20"/>
                <w:szCs w:val="20"/>
              </w:rPr>
            </w:pPr>
          </w:p>
        </w:tc>
        <w:tc>
          <w:tcPr>
            <w:tcW w:w="2160" w:type="dxa"/>
          </w:tcPr>
          <w:p w14:paraId="54CBB9B7" w14:textId="77777777" w:rsidR="00EE2996" w:rsidRPr="0078672B" w:rsidRDefault="00EE2996" w:rsidP="005D1E70">
            <w:pPr>
              <w:contextualSpacing/>
              <w:jc w:val="center"/>
              <w:rPr>
                <w:sz w:val="20"/>
                <w:szCs w:val="20"/>
              </w:rPr>
            </w:pPr>
          </w:p>
        </w:tc>
        <w:tc>
          <w:tcPr>
            <w:tcW w:w="920" w:type="dxa"/>
          </w:tcPr>
          <w:p w14:paraId="58F32F66" w14:textId="77777777" w:rsidR="00EE2996" w:rsidRPr="0078672B" w:rsidRDefault="00EE2996" w:rsidP="005D1E70">
            <w:pPr>
              <w:contextualSpacing/>
              <w:jc w:val="center"/>
              <w:rPr>
                <w:sz w:val="20"/>
                <w:szCs w:val="20"/>
              </w:rPr>
            </w:pPr>
          </w:p>
        </w:tc>
        <w:tc>
          <w:tcPr>
            <w:tcW w:w="1057" w:type="dxa"/>
          </w:tcPr>
          <w:p w14:paraId="6DC337A5" w14:textId="77777777" w:rsidR="00EE2996" w:rsidRPr="0078672B" w:rsidRDefault="00EE2996" w:rsidP="005D1E70">
            <w:pPr>
              <w:contextualSpacing/>
              <w:jc w:val="center"/>
              <w:rPr>
                <w:sz w:val="20"/>
                <w:szCs w:val="20"/>
              </w:rPr>
            </w:pPr>
          </w:p>
        </w:tc>
        <w:tc>
          <w:tcPr>
            <w:tcW w:w="1800" w:type="dxa"/>
          </w:tcPr>
          <w:p w14:paraId="26A0716E" w14:textId="2A572F6D" w:rsidR="00EE2996" w:rsidRPr="0078672B" w:rsidRDefault="00EE2996" w:rsidP="005D1E70">
            <w:pPr>
              <w:contextualSpacing/>
              <w:jc w:val="center"/>
              <w:rPr>
                <w:sz w:val="20"/>
                <w:szCs w:val="20"/>
              </w:rPr>
            </w:pPr>
          </w:p>
        </w:tc>
        <w:tc>
          <w:tcPr>
            <w:tcW w:w="1440" w:type="dxa"/>
          </w:tcPr>
          <w:p w14:paraId="742C5B87" w14:textId="77777777" w:rsidR="00EE2996" w:rsidRPr="0078672B" w:rsidRDefault="00EE2996" w:rsidP="005D1E70">
            <w:pPr>
              <w:contextualSpacing/>
              <w:jc w:val="center"/>
              <w:rPr>
                <w:sz w:val="20"/>
                <w:szCs w:val="20"/>
              </w:rPr>
            </w:pPr>
          </w:p>
        </w:tc>
      </w:tr>
      <w:tr w:rsidR="00EE2996" w:rsidRPr="0078672B" w14:paraId="3FBC70A1" w14:textId="77777777" w:rsidTr="00EE2996">
        <w:trPr>
          <w:trHeight w:val="20"/>
          <w:jc w:val="center"/>
        </w:trPr>
        <w:tc>
          <w:tcPr>
            <w:tcW w:w="2155" w:type="dxa"/>
          </w:tcPr>
          <w:p w14:paraId="134ACDCF" w14:textId="479F0867" w:rsidR="00EE2996" w:rsidRPr="00B34ABA" w:rsidRDefault="00EE2996" w:rsidP="005D1E70">
            <w:pPr>
              <w:contextualSpacing/>
              <w:jc w:val="center"/>
              <w:rPr>
                <w:b/>
                <w:sz w:val="20"/>
                <w:szCs w:val="20"/>
              </w:rPr>
            </w:pPr>
            <w:r w:rsidRPr="00B34ABA">
              <w:rPr>
                <w:b/>
                <w:sz w:val="20"/>
                <w:szCs w:val="20"/>
              </w:rPr>
              <w:t>Reeds</w:t>
            </w:r>
          </w:p>
        </w:tc>
        <w:tc>
          <w:tcPr>
            <w:tcW w:w="1983" w:type="dxa"/>
          </w:tcPr>
          <w:p w14:paraId="4BE4EF11" w14:textId="77777777" w:rsidR="00EE2996" w:rsidRPr="0078672B" w:rsidRDefault="00EE2996" w:rsidP="005D1E70">
            <w:pPr>
              <w:contextualSpacing/>
              <w:jc w:val="center"/>
              <w:rPr>
                <w:sz w:val="20"/>
                <w:szCs w:val="20"/>
              </w:rPr>
            </w:pPr>
          </w:p>
        </w:tc>
        <w:tc>
          <w:tcPr>
            <w:tcW w:w="810" w:type="dxa"/>
          </w:tcPr>
          <w:p w14:paraId="28B446A7" w14:textId="77777777" w:rsidR="00EE2996" w:rsidRPr="0078672B" w:rsidRDefault="00EE2996" w:rsidP="005D1E70">
            <w:pPr>
              <w:contextualSpacing/>
              <w:jc w:val="center"/>
              <w:rPr>
                <w:sz w:val="20"/>
                <w:szCs w:val="20"/>
              </w:rPr>
            </w:pPr>
          </w:p>
        </w:tc>
        <w:tc>
          <w:tcPr>
            <w:tcW w:w="2070" w:type="dxa"/>
          </w:tcPr>
          <w:p w14:paraId="27074897" w14:textId="77777777" w:rsidR="00EE2996" w:rsidRPr="0078672B" w:rsidRDefault="00EE2996" w:rsidP="005D1E70">
            <w:pPr>
              <w:contextualSpacing/>
              <w:jc w:val="center"/>
              <w:rPr>
                <w:sz w:val="20"/>
                <w:szCs w:val="20"/>
              </w:rPr>
            </w:pPr>
          </w:p>
        </w:tc>
        <w:tc>
          <w:tcPr>
            <w:tcW w:w="2160" w:type="dxa"/>
          </w:tcPr>
          <w:p w14:paraId="74CA7D94" w14:textId="77777777" w:rsidR="00EE2996" w:rsidRPr="0078672B" w:rsidRDefault="00EE2996" w:rsidP="005D1E70">
            <w:pPr>
              <w:contextualSpacing/>
              <w:jc w:val="center"/>
              <w:rPr>
                <w:sz w:val="20"/>
                <w:szCs w:val="20"/>
              </w:rPr>
            </w:pPr>
          </w:p>
        </w:tc>
        <w:tc>
          <w:tcPr>
            <w:tcW w:w="920" w:type="dxa"/>
          </w:tcPr>
          <w:p w14:paraId="604B59C5" w14:textId="77777777" w:rsidR="00EE2996" w:rsidRPr="0078672B" w:rsidRDefault="00EE2996" w:rsidP="005D1E70">
            <w:pPr>
              <w:contextualSpacing/>
              <w:jc w:val="center"/>
              <w:rPr>
                <w:sz w:val="20"/>
                <w:szCs w:val="20"/>
              </w:rPr>
            </w:pPr>
          </w:p>
        </w:tc>
        <w:tc>
          <w:tcPr>
            <w:tcW w:w="1057" w:type="dxa"/>
          </w:tcPr>
          <w:p w14:paraId="22F16DF6" w14:textId="77777777" w:rsidR="00EE2996" w:rsidRPr="0078672B" w:rsidRDefault="00EE2996" w:rsidP="005D1E70">
            <w:pPr>
              <w:contextualSpacing/>
              <w:jc w:val="center"/>
              <w:rPr>
                <w:sz w:val="20"/>
                <w:szCs w:val="20"/>
              </w:rPr>
            </w:pPr>
          </w:p>
        </w:tc>
        <w:tc>
          <w:tcPr>
            <w:tcW w:w="1800" w:type="dxa"/>
          </w:tcPr>
          <w:p w14:paraId="17409420" w14:textId="33641E76" w:rsidR="00EE2996" w:rsidRPr="0078672B" w:rsidRDefault="00EE2996" w:rsidP="005D1E70">
            <w:pPr>
              <w:contextualSpacing/>
              <w:jc w:val="center"/>
              <w:rPr>
                <w:sz w:val="20"/>
                <w:szCs w:val="20"/>
              </w:rPr>
            </w:pPr>
          </w:p>
        </w:tc>
        <w:tc>
          <w:tcPr>
            <w:tcW w:w="1440" w:type="dxa"/>
          </w:tcPr>
          <w:p w14:paraId="237F3EC2" w14:textId="77777777" w:rsidR="00EE2996" w:rsidRPr="0078672B" w:rsidRDefault="00EE2996" w:rsidP="005D1E70">
            <w:pPr>
              <w:contextualSpacing/>
              <w:jc w:val="center"/>
              <w:rPr>
                <w:sz w:val="20"/>
                <w:szCs w:val="20"/>
              </w:rPr>
            </w:pPr>
          </w:p>
        </w:tc>
      </w:tr>
      <w:tr w:rsidR="00EE2996" w:rsidRPr="0078672B" w14:paraId="4F5CEEDB" w14:textId="77777777" w:rsidTr="00EE2996">
        <w:trPr>
          <w:trHeight w:val="20"/>
          <w:jc w:val="center"/>
        </w:trPr>
        <w:tc>
          <w:tcPr>
            <w:tcW w:w="2155" w:type="dxa"/>
          </w:tcPr>
          <w:p w14:paraId="3B39AF59" w14:textId="3B1223C5" w:rsidR="00EE2996" w:rsidRPr="00B34ABA" w:rsidRDefault="00EE2996" w:rsidP="005D1E70">
            <w:pPr>
              <w:contextualSpacing/>
              <w:jc w:val="center"/>
              <w:rPr>
                <w:b/>
                <w:sz w:val="20"/>
                <w:szCs w:val="20"/>
              </w:rPr>
            </w:pPr>
            <w:r w:rsidRPr="00B34ABA">
              <w:rPr>
                <w:b/>
                <w:sz w:val="20"/>
                <w:szCs w:val="20"/>
              </w:rPr>
              <w:t>Mushrooms</w:t>
            </w:r>
          </w:p>
        </w:tc>
        <w:tc>
          <w:tcPr>
            <w:tcW w:w="1983" w:type="dxa"/>
          </w:tcPr>
          <w:p w14:paraId="7DF5037F" w14:textId="77777777" w:rsidR="00EE2996" w:rsidRPr="0078672B" w:rsidRDefault="00EE2996" w:rsidP="005D1E70">
            <w:pPr>
              <w:contextualSpacing/>
              <w:jc w:val="center"/>
              <w:rPr>
                <w:sz w:val="20"/>
                <w:szCs w:val="20"/>
              </w:rPr>
            </w:pPr>
          </w:p>
        </w:tc>
        <w:tc>
          <w:tcPr>
            <w:tcW w:w="810" w:type="dxa"/>
          </w:tcPr>
          <w:p w14:paraId="3B942CD4" w14:textId="77777777" w:rsidR="00EE2996" w:rsidRPr="0078672B" w:rsidRDefault="00EE2996" w:rsidP="005D1E70">
            <w:pPr>
              <w:contextualSpacing/>
              <w:jc w:val="center"/>
              <w:rPr>
                <w:sz w:val="20"/>
                <w:szCs w:val="20"/>
              </w:rPr>
            </w:pPr>
          </w:p>
        </w:tc>
        <w:tc>
          <w:tcPr>
            <w:tcW w:w="2070" w:type="dxa"/>
          </w:tcPr>
          <w:p w14:paraId="3E888713" w14:textId="77777777" w:rsidR="00EE2996" w:rsidRPr="0078672B" w:rsidRDefault="00EE2996" w:rsidP="005D1E70">
            <w:pPr>
              <w:contextualSpacing/>
              <w:jc w:val="center"/>
              <w:rPr>
                <w:sz w:val="20"/>
                <w:szCs w:val="20"/>
              </w:rPr>
            </w:pPr>
          </w:p>
        </w:tc>
        <w:tc>
          <w:tcPr>
            <w:tcW w:w="2160" w:type="dxa"/>
          </w:tcPr>
          <w:p w14:paraId="61319EB0" w14:textId="77777777" w:rsidR="00EE2996" w:rsidRPr="0078672B" w:rsidRDefault="00EE2996" w:rsidP="005D1E70">
            <w:pPr>
              <w:contextualSpacing/>
              <w:jc w:val="center"/>
              <w:rPr>
                <w:sz w:val="20"/>
                <w:szCs w:val="20"/>
              </w:rPr>
            </w:pPr>
          </w:p>
        </w:tc>
        <w:tc>
          <w:tcPr>
            <w:tcW w:w="920" w:type="dxa"/>
          </w:tcPr>
          <w:p w14:paraId="7DBC2777" w14:textId="77777777" w:rsidR="00EE2996" w:rsidRPr="0078672B" w:rsidRDefault="00EE2996" w:rsidP="005D1E70">
            <w:pPr>
              <w:contextualSpacing/>
              <w:jc w:val="center"/>
              <w:rPr>
                <w:sz w:val="20"/>
                <w:szCs w:val="20"/>
              </w:rPr>
            </w:pPr>
          </w:p>
        </w:tc>
        <w:tc>
          <w:tcPr>
            <w:tcW w:w="1057" w:type="dxa"/>
          </w:tcPr>
          <w:p w14:paraId="30936661" w14:textId="77777777" w:rsidR="00EE2996" w:rsidRPr="0078672B" w:rsidRDefault="00EE2996" w:rsidP="005D1E70">
            <w:pPr>
              <w:contextualSpacing/>
              <w:jc w:val="center"/>
              <w:rPr>
                <w:sz w:val="20"/>
                <w:szCs w:val="20"/>
              </w:rPr>
            </w:pPr>
          </w:p>
        </w:tc>
        <w:tc>
          <w:tcPr>
            <w:tcW w:w="1800" w:type="dxa"/>
          </w:tcPr>
          <w:p w14:paraId="47A1A459" w14:textId="6433C181" w:rsidR="00EE2996" w:rsidRPr="0078672B" w:rsidRDefault="00EE2996" w:rsidP="005D1E70">
            <w:pPr>
              <w:contextualSpacing/>
              <w:jc w:val="center"/>
              <w:rPr>
                <w:sz w:val="20"/>
                <w:szCs w:val="20"/>
              </w:rPr>
            </w:pPr>
          </w:p>
        </w:tc>
        <w:tc>
          <w:tcPr>
            <w:tcW w:w="1440" w:type="dxa"/>
          </w:tcPr>
          <w:p w14:paraId="1F2ABF14" w14:textId="77777777" w:rsidR="00EE2996" w:rsidRPr="0078672B" w:rsidRDefault="00EE2996" w:rsidP="005D1E70">
            <w:pPr>
              <w:contextualSpacing/>
              <w:jc w:val="center"/>
              <w:rPr>
                <w:sz w:val="20"/>
                <w:szCs w:val="20"/>
              </w:rPr>
            </w:pPr>
          </w:p>
        </w:tc>
      </w:tr>
      <w:tr w:rsidR="00EE2996" w:rsidRPr="0078672B" w14:paraId="3041B8C7" w14:textId="77777777" w:rsidTr="00EE2996">
        <w:trPr>
          <w:trHeight w:val="20"/>
          <w:jc w:val="center"/>
        </w:trPr>
        <w:tc>
          <w:tcPr>
            <w:tcW w:w="2155" w:type="dxa"/>
          </w:tcPr>
          <w:p w14:paraId="3B4422AC" w14:textId="41F319ED" w:rsidR="00EE2996" w:rsidRPr="00B34ABA" w:rsidRDefault="00EE2996" w:rsidP="005D1E70">
            <w:pPr>
              <w:contextualSpacing/>
              <w:jc w:val="center"/>
              <w:rPr>
                <w:b/>
                <w:sz w:val="20"/>
                <w:szCs w:val="20"/>
              </w:rPr>
            </w:pPr>
            <w:r w:rsidRPr="00B34ABA">
              <w:rPr>
                <w:b/>
                <w:sz w:val="20"/>
                <w:szCs w:val="20"/>
              </w:rPr>
              <w:t>Wild honey</w:t>
            </w:r>
          </w:p>
        </w:tc>
        <w:tc>
          <w:tcPr>
            <w:tcW w:w="1983" w:type="dxa"/>
          </w:tcPr>
          <w:p w14:paraId="66C21C19" w14:textId="77777777" w:rsidR="00EE2996" w:rsidRPr="0078672B" w:rsidRDefault="00EE2996" w:rsidP="005D1E70">
            <w:pPr>
              <w:contextualSpacing/>
              <w:jc w:val="center"/>
              <w:rPr>
                <w:sz w:val="20"/>
                <w:szCs w:val="20"/>
              </w:rPr>
            </w:pPr>
          </w:p>
        </w:tc>
        <w:tc>
          <w:tcPr>
            <w:tcW w:w="810" w:type="dxa"/>
          </w:tcPr>
          <w:p w14:paraId="3FBCE60A" w14:textId="77777777" w:rsidR="00EE2996" w:rsidRPr="0078672B" w:rsidRDefault="00EE2996" w:rsidP="005D1E70">
            <w:pPr>
              <w:contextualSpacing/>
              <w:jc w:val="center"/>
              <w:rPr>
                <w:sz w:val="20"/>
                <w:szCs w:val="20"/>
              </w:rPr>
            </w:pPr>
          </w:p>
        </w:tc>
        <w:tc>
          <w:tcPr>
            <w:tcW w:w="2070" w:type="dxa"/>
          </w:tcPr>
          <w:p w14:paraId="4CD1EA3E" w14:textId="77777777" w:rsidR="00EE2996" w:rsidRPr="0078672B" w:rsidRDefault="00EE2996" w:rsidP="005D1E70">
            <w:pPr>
              <w:contextualSpacing/>
              <w:jc w:val="center"/>
              <w:rPr>
                <w:sz w:val="20"/>
                <w:szCs w:val="20"/>
              </w:rPr>
            </w:pPr>
          </w:p>
        </w:tc>
        <w:tc>
          <w:tcPr>
            <w:tcW w:w="2160" w:type="dxa"/>
          </w:tcPr>
          <w:p w14:paraId="1EFBEDD6" w14:textId="77777777" w:rsidR="00EE2996" w:rsidRPr="0078672B" w:rsidRDefault="00EE2996" w:rsidP="005D1E70">
            <w:pPr>
              <w:contextualSpacing/>
              <w:jc w:val="center"/>
              <w:rPr>
                <w:sz w:val="20"/>
                <w:szCs w:val="20"/>
              </w:rPr>
            </w:pPr>
          </w:p>
        </w:tc>
        <w:tc>
          <w:tcPr>
            <w:tcW w:w="920" w:type="dxa"/>
          </w:tcPr>
          <w:p w14:paraId="73719195" w14:textId="77777777" w:rsidR="00EE2996" w:rsidRPr="0078672B" w:rsidRDefault="00EE2996" w:rsidP="005D1E70">
            <w:pPr>
              <w:contextualSpacing/>
              <w:jc w:val="center"/>
              <w:rPr>
                <w:sz w:val="20"/>
                <w:szCs w:val="20"/>
              </w:rPr>
            </w:pPr>
          </w:p>
        </w:tc>
        <w:tc>
          <w:tcPr>
            <w:tcW w:w="1057" w:type="dxa"/>
          </w:tcPr>
          <w:p w14:paraId="0516E3F7" w14:textId="77777777" w:rsidR="00EE2996" w:rsidRPr="0078672B" w:rsidRDefault="00EE2996" w:rsidP="005D1E70">
            <w:pPr>
              <w:contextualSpacing/>
              <w:jc w:val="center"/>
              <w:rPr>
                <w:sz w:val="20"/>
                <w:szCs w:val="20"/>
              </w:rPr>
            </w:pPr>
          </w:p>
        </w:tc>
        <w:tc>
          <w:tcPr>
            <w:tcW w:w="1800" w:type="dxa"/>
          </w:tcPr>
          <w:p w14:paraId="41DFE077" w14:textId="57DE4556" w:rsidR="00EE2996" w:rsidRPr="0078672B" w:rsidRDefault="00EE2996" w:rsidP="005D1E70">
            <w:pPr>
              <w:contextualSpacing/>
              <w:jc w:val="center"/>
              <w:rPr>
                <w:sz w:val="20"/>
                <w:szCs w:val="20"/>
              </w:rPr>
            </w:pPr>
          </w:p>
        </w:tc>
        <w:tc>
          <w:tcPr>
            <w:tcW w:w="1440" w:type="dxa"/>
          </w:tcPr>
          <w:p w14:paraId="44B31823" w14:textId="77777777" w:rsidR="00EE2996" w:rsidRPr="0078672B" w:rsidRDefault="00EE2996" w:rsidP="005D1E70">
            <w:pPr>
              <w:contextualSpacing/>
              <w:jc w:val="center"/>
              <w:rPr>
                <w:sz w:val="20"/>
                <w:szCs w:val="20"/>
              </w:rPr>
            </w:pPr>
          </w:p>
        </w:tc>
      </w:tr>
      <w:tr w:rsidR="00EE2996" w:rsidRPr="0078672B" w14:paraId="7B14A17A" w14:textId="77777777" w:rsidTr="00EE2996">
        <w:trPr>
          <w:trHeight w:val="20"/>
          <w:jc w:val="center"/>
        </w:trPr>
        <w:tc>
          <w:tcPr>
            <w:tcW w:w="2155" w:type="dxa"/>
          </w:tcPr>
          <w:p w14:paraId="645A7F7C" w14:textId="26367F60" w:rsidR="00EE2996" w:rsidRPr="00B34ABA" w:rsidRDefault="00EE2996" w:rsidP="005D1E70">
            <w:pPr>
              <w:contextualSpacing/>
              <w:jc w:val="center"/>
              <w:rPr>
                <w:b/>
                <w:sz w:val="20"/>
                <w:szCs w:val="20"/>
              </w:rPr>
            </w:pPr>
            <w:r w:rsidRPr="00B34ABA">
              <w:rPr>
                <w:b/>
                <w:sz w:val="20"/>
                <w:szCs w:val="20"/>
              </w:rPr>
              <w:t>Wild fruits</w:t>
            </w:r>
          </w:p>
        </w:tc>
        <w:tc>
          <w:tcPr>
            <w:tcW w:w="1983" w:type="dxa"/>
          </w:tcPr>
          <w:p w14:paraId="7EC3C058" w14:textId="77777777" w:rsidR="00EE2996" w:rsidRPr="0078672B" w:rsidRDefault="00EE2996" w:rsidP="005D1E70">
            <w:pPr>
              <w:contextualSpacing/>
              <w:jc w:val="center"/>
              <w:rPr>
                <w:sz w:val="20"/>
                <w:szCs w:val="20"/>
              </w:rPr>
            </w:pPr>
          </w:p>
        </w:tc>
        <w:tc>
          <w:tcPr>
            <w:tcW w:w="810" w:type="dxa"/>
          </w:tcPr>
          <w:p w14:paraId="36B6F3C5" w14:textId="77777777" w:rsidR="00EE2996" w:rsidRPr="0078672B" w:rsidRDefault="00EE2996" w:rsidP="005D1E70">
            <w:pPr>
              <w:contextualSpacing/>
              <w:jc w:val="center"/>
              <w:rPr>
                <w:sz w:val="20"/>
                <w:szCs w:val="20"/>
              </w:rPr>
            </w:pPr>
          </w:p>
        </w:tc>
        <w:tc>
          <w:tcPr>
            <w:tcW w:w="2070" w:type="dxa"/>
          </w:tcPr>
          <w:p w14:paraId="23B29387" w14:textId="77777777" w:rsidR="00EE2996" w:rsidRPr="0078672B" w:rsidRDefault="00EE2996" w:rsidP="005D1E70">
            <w:pPr>
              <w:contextualSpacing/>
              <w:jc w:val="center"/>
              <w:rPr>
                <w:sz w:val="20"/>
                <w:szCs w:val="20"/>
              </w:rPr>
            </w:pPr>
          </w:p>
        </w:tc>
        <w:tc>
          <w:tcPr>
            <w:tcW w:w="2160" w:type="dxa"/>
          </w:tcPr>
          <w:p w14:paraId="643BC015" w14:textId="77777777" w:rsidR="00EE2996" w:rsidRPr="0078672B" w:rsidRDefault="00EE2996" w:rsidP="005D1E70">
            <w:pPr>
              <w:contextualSpacing/>
              <w:jc w:val="center"/>
              <w:rPr>
                <w:sz w:val="20"/>
                <w:szCs w:val="20"/>
              </w:rPr>
            </w:pPr>
          </w:p>
        </w:tc>
        <w:tc>
          <w:tcPr>
            <w:tcW w:w="920" w:type="dxa"/>
          </w:tcPr>
          <w:p w14:paraId="6EBFAB85" w14:textId="77777777" w:rsidR="00EE2996" w:rsidRPr="0078672B" w:rsidRDefault="00EE2996" w:rsidP="005D1E70">
            <w:pPr>
              <w:contextualSpacing/>
              <w:jc w:val="center"/>
              <w:rPr>
                <w:sz w:val="20"/>
                <w:szCs w:val="20"/>
              </w:rPr>
            </w:pPr>
          </w:p>
        </w:tc>
        <w:tc>
          <w:tcPr>
            <w:tcW w:w="1057" w:type="dxa"/>
          </w:tcPr>
          <w:p w14:paraId="63126565" w14:textId="77777777" w:rsidR="00EE2996" w:rsidRPr="0078672B" w:rsidRDefault="00EE2996" w:rsidP="005D1E70">
            <w:pPr>
              <w:contextualSpacing/>
              <w:jc w:val="center"/>
              <w:rPr>
                <w:sz w:val="20"/>
                <w:szCs w:val="20"/>
              </w:rPr>
            </w:pPr>
          </w:p>
        </w:tc>
        <w:tc>
          <w:tcPr>
            <w:tcW w:w="1800" w:type="dxa"/>
          </w:tcPr>
          <w:p w14:paraId="6344C888" w14:textId="4EBA7B20" w:rsidR="00EE2996" w:rsidRPr="0078672B" w:rsidRDefault="00EE2996" w:rsidP="005D1E70">
            <w:pPr>
              <w:contextualSpacing/>
              <w:jc w:val="center"/>
              <w:rPr>
                <w:sz w:val="20"/>
                <w:szCs w:val="20"/>
              </w:rPr>
            </w:pPr>
          </w:p>
        </w:tc>
        <w:tc>
          <w:tcPr>
            <w:tcW w:w="1440" w:type="dxa"/>
          </w:tcPr>
          <w:p w14:paraId="60CE009E" w14:textId="77777777" w:rsidR="00EE2996" w:rsidRPr="0078672B" w:rsidRDefault="00EE2996" w:rsidP="005D1E70">
            <w:pPr>
              <w:contextualSpacing/>
              <w:jc w:val="center"/>
              <w:rPr>
                <w:sz w:val="20"/>
                <w:szCs w:val="20"/>
              </w:rPr>
            </w:pPr>
          </w:p>
        </w:tc>
      </w:tr>
      <w:tr w:rsidR="00EE2996" w:rsidRPr="0078672B" w14:paraId="4A61230C" w14:textId="77777777" w:rsidTr="00EE2996">
        <w:trPr>
          <w:trHeight w:val="20"/>
          <w:jc w:val="center"/>
        </w:trPr>
        <w:tc>
          <w:tcPr>
            <w:tcW w:w="2155" w:type="dxa"/>
          </w:tcPr>
          <w:p w14:paraId="6183B350" w14:textId="13C15D65" w:rsidR="00EE2996" w:rsidRPr="00B34ABA" w:rsidRDefault="00EE2996" w:rsidP="005D1E70">
            <w:pPr>
              <w:contextualSpacing/>
              <w:jc w:val="center"/>
              <w:rPr>
                <w:b/>
                <w:sz w:val="20"/>
                <w:szCs w:val="20"/>
              </w:rPr>
            </w:pPr>
            <w:r w:rsidRPr="00B34ABA">
              <w:rPr>
                <w:b/>
                <w:sz w:val="20"/>
                <w:szCs w:val="20"/>
              </w:rPr>
              <w:t>Poles/timbers</w:t>
            </w:r>
          </w:p>
        </w:tc>
        <w:tc>
          <w:tcPr>
            <w:tcW w:w="1983" w:type="dxa"/>
          </w:tcPr>
          <w:p w14:paraId="7F420DA6" w14:textId="77777777" w:rsidR="00EE2996" w:rsidRPr="0078672B" w:rsidRDefault="00EE2996" w:rsidP="005D1E70">
            <w:pPr>
              <w:contextualSpacing/>
              <w:jc w:val="center"/>
              <w:rPr>
                <w:sz w:val="20"/>
                <w:szCs w:val="20"/>
              </w:rPr>
            </w:pPr>
          </w:p>
        </w:tc>
        <w:tc>
          <w:tcPr>
            <w:tcW w:w="810" w:type="dxa"/>
          </w:tcPr>
          <w:p w14:paraId="2412A5F2" w14:textId="77777777" w:rsidR="00EE2996" w:rsidRPr="0078672B" w:rsidRDefault="00EE2996" w:rsidP="005D1E70">
            <w:pPr>
              <w:contextualSpacing/>
              <w:jc w:val="center"/>
              <w:rPr>
                <w:sz w:val="20"/>
                <w:szCs w:val="20"/>
              </w:rPr>
            </w:pPr>
          </w:p>
        </w:tc>
        <w:tc>
          <w:tcPr>
            <w:tcW w:w="2070" w:type="dxa"/>
          </w:tcPr>
          <w:p w14:paraId="7A750C81" w14:textId="77777777" w:rsidR="00EE2996" w:rsidRPr="0078672B" w:rsidRDefault="00EE2996" w:rsidP="005D1E70">
            <w:pPr>
              <w:contextualSpacing/>
              <w:jc w:val="center"/>
              <w:rPr>
                <w:sz w:val="20"/>
                <w:szCs w:val="20"/>
              </w:rPr>
            </w:pPr>
          </w:p>
        </w:tc>
        <w:tc>
          <w:tcPr>
            <w:tcW w:w="2160" w:type="dxa"/>
          </w:tcPr>
          <w:p w14:paraId="426036B0" w14:textId="77777777" w:rsidR="00EE2996" w:rsidRPr="0078672B" w:rsidRDefault="00EE2996" w:rsidP="005D1E70">
            <w:pPr>
              <w:contextualSpacing/>
              <w:jc w:val="center"/>
              <w:rPr>
                <w:sz w:val="20"/>
                <w:szCs w:val="20"/>
              </w:rPr>
            </w:pPr>
          </w:p>
        </w:tc>
        <w:tc>
          <w:tcPr>
            <w:tcW w:w="920" w:type="dxa"/>
          </w:tcPr>
          <w:p w14:paraId="4EA8A8EA" w14:textId="77777777" w:rsidR="00EE2996" w:rsidRPr="0078672B" w:rsidRDefault="00EE2996" w:rsidP="005D1E70">
            <w:pPr>
              <w:contextualSpacing/>
              <w:jc w:val="center"/>
              <w:rPr>
                <w:sz w:val="20"/>
                <w:szCs w:val="20"/>
              </w:rPr>
            </w:pPr>
          </w:p>
        </w:tc>
        <w:tc>
          <w:tcPr>
            <w:tcW w:w="1057" w:type="dxa"/>
          </w:tcPr>
          <w:p w14:paraId="1B629AC7" w14:textId="77777777" w:rsidR="00EE2996" w:rsidRPr="0078672B" w:rsidRDefault="00EE2996" w:rsidP="005D1E70">
            <w:pPr>
              <w:contextualSpacing/>
              <w:jc w:val="center"/>
              <w:rPr>
                <w:sz w:val="20"/>
                <w:szCs w:val="20"/>
              </w:rPr>
            </w:pPr>
          </w:p>
        </w:tc>
        <w:tc>
          <w:tcPr>
            <w:tcW w:w="1800" w:type="dxa"/>
          </w:tcPr>
          <w:p w14:paraId="001EE75E" w14:textId="15849C08" w:rsidR="00EE2996" w:rsidRPr="0078672B" w:rsidRDefault="00EE2996" w:rsidP="005D1E70">
            <w:pPr>
              <w:contextualSpacing/>
              <w:jc w:val="center"/>
              <w:rPr>
                <w:sz w:val="20"/>
                <w:szCs w:val="20"/>
              </w:rPr>
            </w:pPr>
          </w:p>
        </w:tc>
        <w:tc>
          <w:tcPr>
            <w:tcW w:w="1440" w:type="dxa"/>
          </w:tcPr>
          <w:p w14:paraId="3C9EA411" w14:textId="77777777" w:rsidR="00EE2996" w:rsidRPr="0078672B" w:rsidRDefault="00EE2996" w:rsidP="005D1E70">
            <w:pPr>
              <w:contextualSpacing/>
              <w:jc w:val="center"/>
              <w:rPr>
                <w:sz w:val="20"/>
                <w:szCs w:val="20"/>
              </w:rPr>
            </w:pPr>
          </w:p>
        </w:tc>
      </w:tr>
      <w:tr w:rsidR="00EE2996" w:rsidRPr="0078672B" w14:paraId="30AB82EE" w14:textId="77777777" w:rsidTr="00EE2996">
        <w:trPr>
          <w:trHeight w:val="20"/>
          <w:jc w:val="center"/>
        </w:trPr>
        <w:tc>
          <w:tcPr>
            <w:tcW w:w="2155" w:type="dxa"/>
          </w:tcPr>
          <w:p w14:paraId="0B8A6D16" w14:textId="3E54FBF3" w:rsidR="00EE2996" w:rsidRPr="00B34ABA" w:rsidRDefault="00EE2996" w:rsidP="005D1E70">
            <w:pPr>
              <w:contextualSpacing/>
              <w:jc w:val="center"/>
              <w:rPr>
                <w:b/>
                <w:sz w:val="20"/>
                <w:szCs w:val="20"/>
              </w:rPr>
            </w:pPr>
            <w:r w:rsidRPr="00B34ABA">
              <w:rPr>
                <w:b/>
                <w:sz w:val="20"/>
                <w:szCs w:val="20"/>
              </w:rPr>
              <w:t>Thatching/fencing grass</w:t>
            </w:r>
          </w:p>
        </w:tc>
        <w:tc>
          <w:tcPr>
            <w:tcW w:w="1983" w:type="dxa"/>
          </w:tcPr>
          <w:p w14:paraId="66A311BC" w14:textId="77777777" w:rsidR="00EE2996" w:rsidRPr="0078672B" w:rsidRDefault="00EE2996" w:rsidP="005D1E70">
            <w:pPr>
              <w:contextualSpacing/>
              <w:jc w:val="center"/>
              <w:rPr>
                <w:sz w:val="20"/>
                <w:szCs w:val="20"/>
              </w:rPr>
            </w:pPr>
          </w:p>
        </w:tc>
        <w:tc>
          <w:tcPr>
            <w:tcW w:w="810" w:type="dxa"/>
          </w:tcPr>
          <w:p w14:paraId="18EC5096" w14:textId="77777777" w:rsidR="00EE2996" w:rsidRPr="0078672B" w:rsidRDefault="00EE2996" w:rsidP="005D1E70">
            <w:pPr>
              <w:contextualSpacing/>
              <w:jc w:val="center"/>
              <w:rPr>
                <w:sz w:val="20"/>
                <w:szCs w:val="20"/>
              </w:rPr>
            </w:pPr>
          </w:p>
        </w:tc>
        <w:tc>
          <w:tcPr>
            <w:tcW w:w="2070" w:type="dxa"/>
          </w:tcPr>
          <w:p w14:paraId="3CDC4490" w14:textId="77777777" w:rsidR="00EE2996" w:rsidRPr="0078672B" w:rsidRDefault="00EE2996" w:rsidP="005D1E70">
            <w:pPr>
              <w:contextualSpacing/>
              <w:jc w:val="center"/>
              <w:rPr>
                <w:sz w:val="20"/>
                <w:szCs w:val="20"/>
              </w:rPr>
            </w:pPr>
          </w:p>
        </w:tc>
        <w:tc>
          <w:tcPr>
            <w:tcW w:w="2160" w:type="dxa"/>
          </w:tcPr>
          <w:p w14:paraId="34BDB2F9" w14:textId="77777777" w:rsidR="00EE2996" w:rsidRPr="0078672B" w:rsidRDefault="00EE2996" w:rsidP="005D1E70">
            <w:pPr>
              <w:contextualSpacing/>
              <w:jc w:val="center"/>
              <w:rPr>
                <w:sz w:val="20"/>
                <w:szCs w:val="20"/>
              </w:rPr>
            </w:pPr>
          </w:p>
        </w:tc>
        <w:tc>
          <w:tcPr>
            <w:tcW w:w="920" w:type="dxa"/>
          </w:tcPr>
          <w:p w14:paraId="63B168F4" w14:textId="77777777" w:rsidR="00EE2996" w:rsidRPr="0078672B" w:rsidRDefault="00EE2996" w:rsidP="005D1E70">
            <w:pPr>
              <w:contextualSpacing/>
              <w:jc w:val="center"/>
              <w:rPr>
                <w:sz w:val="20"/>
                <w:szCs w:val="20"/>
              </w:rPr>
            </w:pPr>
          </w:p>
        </w:tc>
        <w:tc>
          <w:tcPr>
            <w:tcW w:w="1057" w:type="dxa"/>
          </w:tcPr>
          <w:p w14:paraId="6D61051D" w14:textId="77777777" w:rsidR="00EE2996" w:rsidRPr="0078672B" w:rsidRDefault="00EE2996" w:rsidP="005D1E70">
            <w:pPr>
              <w:contextualSpacing/>
              <w:jc w:val="center"/>
              <w:rPr>
                <w:sz w:val="20"/>
                <w:szCs w:val="20"/>
              </w:rPr>
            </w:pPr>
          </w:p>
        </w:tc>
        <w:tc>
          <w:tcPr>
            <w:tcW w:w="1800" w:type="dxa"/>
          </w:tcPr>
          <w:p w14:paraId="6C87C349" w14:textId="2876B741" w:rsidR="00EE2996" w:rsidRPr="0078672B" w:rsidRDefault="00EE2996" w:rsidP="005D1E70">
            <w:pPr>
              <w:contextualSpacing/>
              <w:jc w:val="center"/>
              <w:rPr>
                <w:sz w:val="20"/>
                <w:szCs w:val="20"/>
              </w:rPr>
            </w:pPr>
          </w:p>
        </w:tc>
        <w:tc>
          <w:tcPr>
            <w:tcW w:w="1440" w:type="dxa"/>
          </w:tcPr>
          <w:p w14:paraId="2F5BB6A4" w14:textId="77777777" w:rsidR="00EE2996" w:rsidRPr="0078672B" w:rsidRDefault="00EE2996" w:rsidP="005D1E70">
            <w:pPr>
              <w:contextualSpacing/>
              <w:jc w:val="center"/>
              <w:rPr>
                <w:sz w:val="20"/>
                <w:szCs w:val="20"/>
              </w:rPr>
            </w:pPr>
          </w:p>
        </w:tc>
      </w:tr>
      <w:tr w:rsidR="00EE2996" w:rsidRPr="0078672B" w14:paraId="357FE03E" w14:textId="77777777" w:rsidTr="00EE2996">
        <w:trPr>
          <w:trHeight w:val="20"/>
          <w:jc w:val="center"/>
        </w:trPr>
        <w:tc>
          <w:tcPr>
            <w:tcW w:w="2155" w:type="dxa"/>
          </w:tcPr>
          <w:p w14:paraId="3ECAA606" w14:textId="5D525C09" w:rsidR="00EE2996" w:rsidRPr="00B34ABA" w:rsidRDefault="00EE2996" w:rsidP="005D1E70">
            <w:pPr>
              <w:contextualSpacing/>
              <w:jc w:val="center"/>
              <w:rPr>
                <w:b/>
                <w:sz w:val="20"/>
                <w:szCs w:val="20"/>
              </w:rPr>
            </w:pPr>
            <w:r w:rsidRPr="00B34ABA">
              <w:rPr>
                <w:b/>
                <w:sz w:val="20"/>
                <w:szCs w:val="20"/>
              </w:rPr>
              <w:t>Fodder</w:t>
            </w:r>
          </w:p>
        </w:tc>
        <w:tc>
          <w:tcPr>
            <w:tcW w:w="1983" w:type="dxa"/>
          </w:tcPr>
          <w:p w14:paraId="3CD7CBC2" w14:textId="77777777" w:rsidR="00EE2996" w:rsidRPr="0078672B" w:rsidRDefault="00EE2996" w:rsidP="005D1E70">
            <w:pPr>
              <w:contextualSpacing/>
              <w:jc w:val="center"/>
              <w:rPr>
                <w:sz w:val="20"/>
                <w:szCs w:val="20"/>
              </w:rPr>
            </w:pPr>
          </w:p>
        </w:tc>
        <w:tc>
          <w:tcPr>
            <w:tcW w:w="810" w:type="dxa"/>
          </w:tcPr>
          <w:p w14:paraId="3DB0997C" w14:textId="77777777" w:rsidR="00EE2996" w:rsidRPr="0078672B" w:rsidRDefault="00EE2996" w:rsidP="005D1E70">
            <w:pPr>
              <w:contextualSpacing/>
              <w:jc w:val="center"/>
              <w:rPr>
                <w:sz w:val="20"/>
                <w:szCs w:val="20"/>
              </w:rPr>
            </w:pPr>
          </w:p>
        </w:tc>
        <w:tc>
          <w:tcPr>
            <w:tcW w:w="2070" w:type="dxa"/>
          </w:tcPr>
          <w:p w14:paraId="3AFCF2E1" w14:textId="77777777" w:rsidR="00EE2996" w:rsidRPr="0078672B" w:rsidRDefault="00EE2996" w:rsidP="005D1E70">
            <w:pPr>
              <w:contextualSpacing/>
              <w:jc w:val="center"/>
              <w:rPr>
                <w:sz w:val="20"/>
                <w:szCs w:val="20"/>
              </w:rPr>
            </w:pPr>
          </w:p>
        </w:tc>
        <w:tc>
          <w:tcPr>
            <w:tcW w:w="2160" w:type="dxa"/>
          </w:tcPr>
          <w:p w14:paraId="7F484BEC" w14:textId="77777777" w:rsidR="00EE2996" w:rsidRPr="0078672B" w:rsidRDefault="00EE2996" w:rsidP="005D1E70">
            <w:pPr>
              <w:contextualSpacing/>
              <w:jc w:val="center"/>
              <w:rPr>
                <w:sz w:val="20"/>
                <w:szCs w:val="20"/>
              </w:rPr>
            </w:pPr>
          </w:p>
        </w:tc>
        <w:tc>
          <w:tcPr>
            <w:tcW w:w="920" w:type="dxa"/>
          </w:tcPr>
          <w:p w14:paraId="7A0FF316" w14:textId="77777777" w:rsidR="00EE2996" w:rsidRPr="0078672B" w:rsidRDefault="00EE2996" w:rsidP="005D1E70">
            <w:pPr>
              <w:contextualSpacing/>
              <w:jc w:val="center"/>
              <w:rPr>
                <w:sz w:val="20"/>
                <w:szCs w:val="20"/>
              </w:rPr>
            </w:pPr>
          </w:p>
        </w:tc>
        <w:tc>
          <w:tcPr>
            <w:tcW w:w="1057" w:type="dxa"/>
          </w:tcPr>
          <w:p w14:paraId="2B227A15" w14:textId="77777777" w:rsidR="00EE2996" w:rsidRPr="0078672B" w:rsidRDefault="00EE2996" w:rsidP="005D1E70">
            <w:pPr>
              <w:contextualSpacing/>
              <w:jc w:val="center"/>
              <w:rPr>
                <w:sz w:val="20"/>
                <w:szCs w:val="20"/>
              </w:rPr>
            </w:pPr>
          </w:p>
        </w:tc>
        <w:tc>
          <w:tcPr>
            <w:tcW w:w="1800" w:type="dxa"/>
          </w:tcPr>
          <w:p w14:paraId="13958902" w14:textId="1184B50D" w:rsidR="00EE2996" w:rsidRPr="0078672B" w:rsidRDefault="00EE2996" w:rsidP="005D1E70">
            <w:pPr>
              <w:contextualSpacing/>
              <w:jc w:val="center"/>
              <w:rPr>
                <w:sz w:val="20"/>
                <w:szCs w:val="20"/>
              </w:rPr>
            </w:pPr>
          </w:p>
        </w:tc>
        <w:tc>
          <w:tcPr>
            <w:tcW w:w="1440" w:type="dxa"/>
          </w:tcPr>
          <w:p w14:paraId="6AB5D755" w14:textId="77777777" w:rsidR="00EE2996" w:rsidRPr="0078672B" w:rsidRDefault="00EE2996" w:rsidP="005D1E70">
            <w:pPr>
              <w:contextualSpacing/>
              <w:jc w:val="center"/>
              <w:rPr>
                <w:sz w:val="20"/>
                <w:szCs w:val="20"/>
              </w:rPr>
            </w:pPr>
          </w:p>
        </w:tc>
      </w:tr>
      <w:tr w:rsidR="00EE2996" w:rsidRPr="0078672B" w14:paraId="242CB610" w14:textId="77777777" w:rsidTr="00EE2996">
        <w:trPr>
          <w:trHeight w:val="20"/>
          <w:jc w:val="center"/>
        </w:trPr>
        <w:tc>
          <w:tcPr>
            <w:tcW w:w="2155" w:type="dxa"/>
          </w:tcPr>
          <w:p w14:paraId="08C2F1C1" w14:textId="625151A9" w:rsidR="00EE2996" w:rsidRPr="00B34ABA" w:rsidRDefault="00EE2996" w:rsidP="005D1E70">
            <w:pPr>
              <w:contextualSpacing/>
              <w:jc w:val="center"/>
              <w:rPr>
                <w:b/>
                <w:sz w:val="20"/>
                <w:szCs w:val="20"/>
              </w:rPr>
            </w:pPr>
            <w:r w:rsidRPr="00B34ABA">
              <w:rPr>
                <w:b/>
                <w:sz w:val="20"/>
                <w:szCs w:val="20"/>
              </w:rPr>
              <w:t xml:space="preserve">Wild </w:t>
            </w:r>
            <w:proofErr w:type="spellStart"/>
            <w:r w:rsidRPr="00B34ABA">
              <w:rPr>
                <w:b/>
                <w:sz w:val="20"/>
                <w:szCs w:val="20"/>
              </w:rPr>
              <w:t>Animlas</w:t>
            </w:r>
            <w:proofErr w:type="spellEnd"/>
          </w:p>
        </w:tc>
        <w:tc>
          <w:tcPr>
            <w:tcW w:w="1983" w:type="dxa"/>
          </w:tcPr>
          <w:p w14:paraId="39C1371E" w14:textId="77777777" w:rsidR="00EE2996" w:rsidRPr="0078672B" w:rsidRDefault="00EE2996" w:rsidP="005D1E70">
            <w:pPr>
              <w:contextualSpacing/>
              <w:jc w:val="center"/>
              <w:rPr>
                <w:sz w:val="20"/>
                <w:szCs w:val="20"/>
              </w:rPr>
            </w:pPr>
          </w:p>
        </w:tc>
        <w:tc>
          <w:tcPr>
            <w:tcW w:w="810" w:type="dxa"/>
          </w:tcPr>
          <w:p w14:paraId="446C4C5B" w14:textId="77777777" w:rsidR="00EE2996" w:rsidRPr="0078672B" w:rsidRDefault="00EE2996" w:rsidP="005D1E70">
            <w:pPr>
              <w:contextualSpacing/>
              <w:jc w:val="center"/>
              <w:rPr>
                <w:sz w:val="20"/>
                <w:szCs w:val="20"/>
              </w:rPr>
            </w:pPr>
          </w:p>
        </w:tc>
        <w:tc>
          <w:tcPr>
            <w:tcW w:w="2070" w:type="dxa"/>
          </w:tcPr>
          <w:p w14:paraId="09BA281D" w14:textId="77777777" w:rsidR="00EE2996" w:rsidRPr="0078672B" w:rsidRDefault="00EE2996" w:rsidP="005D1E70">
            <w:pPr>
              <w:contextualSpacing/>
              <w:jc w:val="center"/>
              <w:rPr>
                <w:sz w:val="20"/>
                <w:szCs w:val="20"/>
              </w:rPr>
            </w:pPr>
          </w:p>
        </w:tc>
        <w:tc>
          <w:tcPr>
            <w:tcW w:w="2160" w:type="dxa"/>
          </w:tcPr>
          <w:p w14:paraId="60C3DF43" w14:textId="77777777" w:rsidR="00EE2996" w:rsidRPr="0078672B" w:rsidRDefault="00EE2996" w:rsidP="005D1E70">
            <w:pPr>
              <w:contextualSpacing/>
              <w:jc w:val="center"/>
              <w:rPr>
                <w:sz w:val="20"/>
                <w:szCs w:val="20"/>
              </w:rPr>
            </w:pPr>
          </w:p>
        </w:tc>
        <w:tc>
          <w:tcPr>
            <w:tcW w:w="920" w:type="dxa"/>
          </w:tcPr>
          <w:p w14:paraId="5E31ED79" w14:textId="77777777" w:rsidR="00EE2996" w:rsidRPr="0078672B" w:rsidRDefault="00EE2996" w:rsidP="005D1E70">
            <w:pPr>
              <w:contextualSpacing/>
              <w:jc w:val="center"/>
              <w:rPr>
                <w:sz w:val="20"/>
                <w:szCs w:val="20"/>
              </w:rPr>
            </w:pPr>
          </w:p>
        </w:tc>
        <w:tc>
          <w:tcPr>
            <w:tcW w:w="1057" w:type="dxa"/>
          </w:tcPr>
          <w:p w14:paraId="3FF4B34D" w14:textId="77777777" w:rsidR="00EE2996" w:rsidRPr="0078672B" w:rsidRDefault="00EE2996" w:rsidP="005D1E70">
            <w:pPr>
              <w:contextualSpacing/>
              <w:jc w:val="center"/>
              <w:rPr>
                <w:sz w:val="20"/>
                <w:szCs w:val="20"/>
              </w:rPr>
            </w:pPr>
          </w:p>
        </w:tc>
        <w:tc>
          <w:tcPr>
            <w:tcW w:w="1800" w:type="dxa"/>
          </w:tcPr>
          <w:p w14:paraId="55590141" w14:textId="6C52CFA4" w:rsidR="00EE2996" w:rsidRPr="0078672B" w:rsidRDefault="00EE2996" w:rsidP="005D1E70">
            <w:pPr>
              <w:contextualSpacing/>
              <w:jc w:val="center"/>
              <w:rPr>
                <w:sz w:val="20"/>
                <w:szCs w:val="20"/>
              </w:rPr>
            </w:pPr>
          </w:p>
        </w:tc>
        <w:tc>
          <w:tcPr>
            <w:tcW w:w="1440" w:type="dxa"/>
          </w:tcPr>
          <w:p w14:paraId="5291F460" w14:textId="77777777" w:rsidR="00EE2996" w:rsidRPr="0078672B" w:rsidRDefault="00EE2996" w:rsidP="005D1E70">
            <w:pPr>
              <w:contextualSpacing/>
              <w:jc w:val="center"/>
              <w:rPr>
                <w:sz w:val="20"/>
                <w:szCs w:val="20"/>
              </w:rPr>
            </w:pPr>
          </w:p>
        </w:tc>
      </w:tr>
    </w:tbl>
    <w:p w14:paraId="28FE26B1" w14:textId="77777777" w:rsidR="00B34ABA" w:rsidRDefault="00B34ABA" w:rsidP="003330F1">
      <w:pPr>
        <w:spacing w:after="0" w:line="240" w:lineRule="auto"/>
      </w:pPr>
    </w:p>
    <w:p w14:paraId="2E8AA7D4" w14:textId="77777777" w:rsidR="003330F1" w:rsidRDefault="003330F1" w:rsidP="003330F1">
      <w:pPr>
        <w:spacing w:after="0" w:line="240" w:lineRule="auto"/>
      </w:pPr>
    </w:p>
    <w:p w14:paraId="18552DAF" w14:textId="77777777" w:rsidR="003330F1" w:rsidRDefault="003330F1" w:rsidP="003330F1">
      <w:pPr>
        <w:spacing w:after="0" w:line="240" w:lineRule="auto"/>
      </w:pPr>
    </w:p>
    <w:p w14:paraId="397E6FE6" w14:textId="77777777" w:rsidR="003330F1" w:rsidRDefault="003330F1" w:rsidP="003330F1">
      <w:pPr>
        <w:spacing w:after="0" w:line="240" w:lineRule="auto"/>
        <w:sectPr w:rsidR="003330F1" w:rsidSect="003330F1">
          <w:pgSz w:w="15840" w:h="12240" w:orient="landscape"/>
          <w:pgMar w:top="1080" w:right="1440" w:bottom="1080" w:left="1440" w:header="720" w:footer="720" w:gutter="0"/>
          <w:cols w:space="720"/>
          <w:docGrid w:linePitch="360"/>
        </w:sectPr>
      </w:pPr>
    </w:p>
    <w:p w14:paraId="1BD6991C" w14:textId="1DE99192" w:rsidR="00303B9C" w:rsidRPr="00AC7CBE" w:rsidRDefault="00303B9C" w:rsidP="00AC7CBE">
      <w:pPr>
        <w:autoSpaceDE w:val="0"/>
        <w:autoSpaceDN w:val="0"/>
        <w:adjustRightInd w:val="0"/>
        <w:spacing w:after="0" w:line="240" w:lineRule="auto"/>
        <w:contextualSpacing/>
        <w:rPr>
          <w:rFonts w:cs="TimesNewRomanPSMT"/>
          <w:b/>
        </w:rPr>
      </w:pPr>
      <w:commentRangeStart w:id="39"/>
      <w:r w:rsidRPr="00AC7CBE">
        <w:rPr>
          <w:rFonts w:cs="TimesNewRomanPSMT"/>
          <w:b/>
        </w:rPr>
        <w:lastRenderedPageBreak/>
        <w:t>FOOD PRICES</w:t>
      </w:r>
      <w:commentRangeEnd w:id="39"/>
      <w:r w:rsidR="00F96F73" w:rsidRPr="00AC7CBE">
        <w:rPr>
          <w:rStyle w:val="CommentReference"/>
          <w:sz w:val="22"/>
          <w:szCs w:val="22"/>
        </w:rPr>
        <w:commentReference w:id="39"/>
      </w:r>
    </w:p>
    <w:tbl>
      <w:tblPr>
        <w:tblW w:w="864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59"/>
        <w:gridCol w:w="3961"/>
        <w:gridCol w:w="2160"/>
        <w:gridCol w:w="2160"/>
      </w:tblGrid>
      <w:tr w:rsidR="006F635E" w:rsidRPr="00AC7CBE" w14:paraId="3C9ED4E2" w14:textId="77777777" w:rsidTr="006F635E">
        <w:trPr>
          <w:trHeight w:val="20"/>
        </w:trPr>
        <w:tc>
          <w:tcPr>
            <w:tcW w:w="359" w:type="dxa"/>
            <w:tcBorders>
              <w:right w:val="single" w:sz="4" w:space="0" w:color="auto"/>
            </w:tcBorders>
          </w:tcPr>
          <w:p w14:paraId="387E47C2" w14:textId="77777777" w:rsidR="006F635E" w:rsidRPr="00AC7CBE" w:rsidRDefault="006F635E" w:rsidP="00AC7CBE">
            <w:pPr>
              <w:spacing w:after="0" w:line="240" w:lineRule="auto"/>
              <w:contextualSpacing/>
              <w:rPr>
                <w:w w:val="105"/>
              </w:rPr>
            </w:pPr>
          </w:p>
        </w:tc>
        <w:tc>
          <w:tcPr>
            <w:tcW w:w="3961" w:type="dxa"/>
            <w:tcBorders>
              <w:left w:val="single" w:sz="4" w:space="0" w:color="auto"/>
              <w:right w:val="nil"/>
            </w:tcBorders>
          </w:tcPr>
          <w:p w14:paraId="5F93A45B" w14:textId="289E97DE" w:rsidR="006F635E" w:rsidRPr="00AC7CBE" w:rsidRDefault="006F635E" w:rsidP="00AC7CBE">
            <w:pPr>
              <w:spacing w:after="0" w:line="240" w:lineRule="auto"/>
              <w:contextualSpacing/>
              <w:rPr>
                <w:w w:val="105"/>
              </w:rPr>
            </w:pPr>
            <w:r w:rsidRPr="00AC7CBE">
              <w:rPr>
                <w:w w:val="105"/>
              </w:rPr>
              <w:t>FOOD</w:t>
            </w:r>
          </w:p>
        </w:tc>
        <w:tc>
          <w:tcPr>
            <w:tcW w:w="2160" w:type="dxa"/>
            <w:tcBorders>
              <w:left w:val="nil"/>
              <w:right w:val="single" w:sz="18" w:space="0" w:color="000000"/>
            </w:tcBorders>
          </w:tcPr>
          <w:p w14:paraId="3E1530D1" w14:textId="6734E7A7" w:rsidR="006F635E" w:rsidRPr="00AC7CBE" w:rsidRDefault="006F635E" w:rsidP="00AC7CBE">
            <w:pPr>
              <w:spacing w:after="0" w:line="240" w:lineRule="auto"/>
              <w:contextualSpacing/>
              <w:rPr>
                <w:w w:val="105"/>
              </w:rPr>
            </w:pPr>
            <w:r w:rsidRPr="00AC7CBE">
              <w:rPr>
                <w:w w:val="105"/>
              </w:rPr>
              <w:t>UNIT</w:t>
            </w:r>
          </w:p>
        </w:tc>
        <w:tc>
          <w:tcPr>
            <w:tcW w:w="2160" w:type="dxa"/>
            <w:tcBorders>
              <w:top w:val="single" w:sz="18" w:space="0" w:color="000000"/>
              <w:left w:val="single" w:sz="18" w:space="0" w:color="000000"/>
              <w:bottom w:val="single" w:sz="18" w:space="0" w:color="000000"/>
              <w:right w:val="single" w:sz="18" w:space="0" w:color="000000"/>
            </w:tcBorders>
          </w:tcPr>
          <w:p w14:paraId="4DFEA222" w14:textId="73A7E0DC" w:rsidR="006F635E" w:rsidRPr="00AC7CBE" w:rsidRDefault="006F635E" w:rsidP="00AC7CBE">
            <w:pPr>
              <w:spacing w:after="0" w:line="240" w:lineRule="auto"/>
              <w:contextualSpacing/>
              <w:rPr>
                <w:w w:val="105"/>
              </w:rPr>
            </w:pPr>
            <w:r w:rsidRPr="00AC7CBE">
              <w:rPr>
                <w:w w:val="105"/>
              </w:rPr>
              <w:t>COST PER UNIT</w:t>
            </w:r>
          </w:p>
        </w:tc>
      </w:tr>
      <w:tr w:rsidR="006F635E" w:rsidRPr="00AC7CBE" w14:paraId="4A486C26" w14:textId="77777777" w:rsidTr="006F635E">
        <w:trPr>
          <w:trHeight w:val="20"/>
        </w:trPr>
        <w:tc>
          <w:tcPr>
            <w:tcW w:w="359" w:type="dxa"/>
            <w:tcBorders>
              <w:right w:val="single" w:sz="4" w:space="0" w:color="auto"/>
            </w:tcBorders>
          </w:tcPr>
          <w:p w14:paraId="732FF3E7" w14:textId="77777777" w:rsidR="006F635E" w:rsidRPr="00AC7CBE" w:rsidRDefault="006F635E" w:rsidP="00AC7CBE">
            <w:pPr>
              <w:spacing w:after="0" w:line="240" w:lineRule="auto"/>
              <w:contextualSpacing/>
              <w:rPr>
                <w:w w:val="105"/>
              </w:rPr>
            </w:pPr>
          </w:p>
        </w:tc>
        <w:tc>
          <w:tcPr>
            <w:tcW w:w="3961" w:type="dxa"/>
            <w:tcBorders>
              <w:left w:val="single" w:sz="4" w:space="0" w:color="auto"/>
              <w:right w:val="nil"/>
            </w:tcBorders>
          </w:tcPr>
          <w:p w14:paraId="11ACE114" w14:textId="5769B848" w:rsidR="006F635E" w:rsidRPr="00AC7CBE" w:rsidRDefault="006F635E" w:rsidP="00AC7CBE">
            <w:pPr>
              <w:spacing w:after="0" w:line="240" w:lineRule="auto"/>
              <w:contextualSpacing/>
              <w:rPr>
                <w:w w:val="105"/>
              </w:rPr>
            </w:pPr>
            <w:r w:rsidRPr="00AC7CBE">
              <w:rPr>
                <w:w w:val="105"/>
              </w:rPr>
              <w:t>Maize grain</w:t>
            </w:r>
          </w:p>
        </w:tc>
        <w:tc>
          <w:tcPr>
            <w:tcW w:w="2160" w:type="dxa"/>
            <w:tcBorders>
              <w:left w:val="nil"/>
              <w:right w:val="single" w:sz="18" w:space="0" w:color="000000"/>
            </w:tcBorders>
          </w:tcPr>
          <w:p w14:paraId="30436EFE"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605DEFE" w14:textId="77777777" w:rsidR="006F635E" w:rsidRPr="00AC7CBE" w:rsidRDefault="006F635E" w:rsidP="00AC7CBE">
            <w:pPr>
              <w:spacing w:after="0" w:line="240" w:lineRule="auto"/>
              <w:contextualSpacing/>
              <w:rPr>
                <w:w w:val="105"/>
              </w:rPr>
            </w:pPr>
          </w:p>
        </w:tc>
      </w:tr>
      <w:tr w:rsidR="006F635E" w:rsidRPr="00AC7CBE" w14:paraId="5487BA6A" w14:textId="77777777" w:rsidTr="006F635E">
        <w:trPr>
          <w:trHeight w:val="20"/>
        </w:trPr>
        <w:tc>
          <w:tcPr>
            <w:tcW w:w="359" w:type="dxa"/>
            <w:tcBorders>
              <w:right w:val="single" w:sz="4" w:space="0" w:color="auto"/>
            </w:tcBorders>
          </w:tcPr>
          <w:p w14:paraId="3A5769E9" w14:textId="77777777" w:rsidR="006F635E" w:rsidRPr="00AC7CBE" w:rsidRDefault="006F635E" w:rsidP="00AC7CBE">
            <w:pPr>
              <w:spacing w:after="0" w:line="240" w:lineRule="auto"/>
              <w:contextualSpacing/>
              <w:rPr>
                <w:w w:val="105"/>
              </w:rPr>
            </w:pPr>
          </w:p>
        </w:tc>
        <w:tc>
          <w:tcPr>
            <w:tcW w:w="3961" w:type="dxa"/>
            <w:tcBorders>
              <w:left w:val="single" w:sz="4" w:space="0" w:color="auto"/>
              <w:right w:val="nil"/>
            </w:tcBorders>
          </w:tcPr>
          <w:p w14:paraId="4686E942" w14:textId="0DCF9121" w:rsidR="006F635E" w:rsidRPr="00AC7CBE" w:rsidRDefault="006F635E" w:rsidP="00AC7CBE">
            <w:pPr>
              <w:spacing w:after="0" w:line="240" w:lineRule="auto"/>
              <w:contextualSpacing/>
              <w:rPr>
                <w:w w:val="105"/>
              </w:rPr>
            </w:pPr>
            <w:r w:rsidRPr="00AC7CBE">
              <w:rPr>
                <w:w w:val="105"/>
              </w:rPr>
              <w:t>Commercial maize meal (</w:t>
            </w:r>
            <w:proofErr w:type="spellStart"/>
            <w:r w:rsidRPr="00AC7CBE">
              <w:rPr>
                <w:w w:val="105"/>
              </w:rPr>
              <w:t>mealie</w:t>
            </w:r>
            <w:proofErr w:type="spellEnd"/>
            <w:r w:rsidRPr="00AC7CBE">
              <w:rPr>
                <w:w w:val="105"/>
              </w:rPr>
              <w:t xml:space="preserve"> meal)</w:t>
            </w:r>
          </w:p>
        </w:tc>
        <w:tc>
          <w:tcPr>
            <w:tcW w:w="2160" w:type="dxa"/>
            <w:tcBorders>
              <w:left w:val="nil"/>
              <w:right w:val="single" w:sz="18" w:space="0" w:color="000000"/>
            </w:tcBorders>
          </w:tcPr>
          <w:p w14:paraId="40AF6C1B"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4D32D90" w14:textId="77777777" w:rsidR="006F635E" w:rsidRPr="00AC7CBE" w:rsidRDefault="006F635E" w:rsidP="00AC7CBE">
            <w:pPr>
              <w:spacing w:after="0" w:line="240" w:lineRule="auto"/>
              <w:contextualSpacing/>
              <w:rPr>
                <w:w w:val="105"/>
              </w:rPr>
            </w:pPr>
          </w:p>
        </w:tc>
      </w:tr>
      <w:tr w:rsidR="006F635E" w:rsidRPr="00AC7CBE" w14:paraId="651CF733" w14:textId="77777777" w:rsidTr="006F635E">
        <w:trPr>
          <w:trHeight w:val="20"/>
        </w:trPr>
        <w:tc>
          <w:tcPr>
            <w:tcW w:w="359" w:type="dxa"/>
            <w:tcBorders>
              <w:right w:val="single" w:sz="4" w:space="0" w:color="auto"/>
            </w:tcBorders>
          </w:tcPr>
          <w:p w14:paraId="723DAF64" w14:textId="77777777" w:rsidR="006F635E" w:rsidRPr="00AC7CBE" w:rsidRDefault="006F635E" w:rsidP="00AC7CBE">
            <w:pPr>
              <w:spacing w:after="0" w:line="240" w:lineRule="auto"/>
              <w:contextualSpacing/>
              <w:rPr>
                <w:w w:val="105"/>
              </w:rPr>
            </w:pPr>
          </w:p>
        </w:tc>
        <w:tc>
          <w:tcPr>
            <w:tcW w:w="3961" w:type="dxa"/>
            <w:tcBorders>
              <w:left w:val="single" w:sz="4" w:space="0" w:color="auto"/>
              <w:right w:val="nil"/>
            </w:tcBorders>
          </w:tcPr>
          <w:p w14:paraId="437E9107" w14:textId="6EFF52D6" w:rsidR="006F635E" w:rsidRPr="00AC7CBE" w:rsidRDefault="006F635E" w:rsidP="00AC7CBE">
            <w:pPr>
              <w:spacing w:after="0" w:line="240" w:lineRule="auto"/>
              <w:contextualSpacing/>
              <w:rPr>
                <w:w w:val="105"/>
              </w:rPr>
            </w:pPr>
            <w:r w:rsidRPr="00AC7CBE">
              <w:rPr>
                <w:w w:val="105"/>
              </w:rPr>
              <w:t>Maize meal from grinding mill</w:t>
            </w:r>
          </w:p>
        </w:tc>
        <w:tc>
          <w:tcPr>
            <w:tcW w:w="2160" w:type="dxa"/>
            <w:tcBorders>
              <w:left w:val="nil"/>
              <w:right w:val="single" w:sz="18" w:space="0" w:color="000000"/>
            </w:tcBorders>
          </w:tcPr>
          <w:p w14:paraId="698EA390"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025CC57" w14:textId="77777777" w:rsidR="006F635E" w:rsidRPr="00AC7CBE" w:rsidRDefault="006F635E" w:rsidP="00AC7CBE">
            <w:pPr>
              <w:spacing w:after="0" w:line="240" w:lineRule="auto"/>
              <w:contextualSpacing/>
              <w:rPr>
                <w:w w:val="105"/>
              </w:rPr>
            </w:pPr>
          </w:p>
        </w:tc>
      </w:tr>
      <w:tr w:rsidR="006F635E" w:rsidRPr="00AC7CBE" w14:paraId="492F7253" w14:textId="77777777" w:rsidTr="006F635E">
        <w:trPr>
          <w:trHeight w:val="20"/>
        </w:trPr>
        <w:tc>
          <w:tcPr>
            <w:tcW w:w="359" w:type="dxa"/>
            <w:tcBorders>
              <w:right w:val="single" w:sz="4" w:space="0" w:color="auto"/>
            </w:tcBorders>
          </w:tcPr>
          <w:p w14:paraId="3A367BDD" w14:textId="77777777" w:rsidR="006F635E" w:rsidRPr="00AC7CBE" w:rsidRDefault="006F635E" w:rsidP="00AC7CBE">
            <w:pPr>
              <w:spacing w:after="0" w:line="240" w:lineRule="auto"/>
              <w:contextualSpacing/>
              <w:rPr>
                <w:w w:val="105"/>
              </w:rPr>
            </w:pPr>
          </w:p>
        </w:tc>
        <w:tc>
          <w:tcPr>
            <w:tcW w:w="3961" w:type="dxa"/>
            <w:tcBorders>
              <w:left w:val="single" w:sz="4" w:space="0" w:color="auto"/>
              <w:right w:val="nil"/>
            </w:tcBorders>
          </w:tcPr>
          <w:p w14:paraId="573AA254" w14:textId="40B7F525" w:rsidR="006F635E" w:rsidRPr="00AC7CBE" w:rsidRDefault="006F635E" w:rsidP="00AC7CBE">
            <w:pPr>
              <w:spacing w:after="0" w:line="240" w:lineRule="auto"/>
              <w:contextualSpacing/>
              <w:rPr>
                <w:w w:val="105"/>
              </w:rPr>
            </w:pPr>
            <w:r w:rsidRPr="00AC7CBE">
              <w:rPr>
                <w:w w:val="105"/>
              </w:rPr>
              <w:t>Sweet potatoes – white or yellow flesh</w:t>
            </w:r>
          </w:p>
        </w:tc>
        <w:tc>
          <w:tcPr>
            <w:tcW w:w="2160" w:type="dxa"/>
            <w:tcBorders>
              <w:left w:val="nil"/>
              <w:right w:val="single" w:sz="18" w:space="0" w:color="000000"/>
            </w:tcBorders>
          </w:tcPr>
          <w:p w14:paraId="7F725092"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5F89EBFF" w14:textId="77777777" w:rsidR="006F635E" w:rsidRPr="00AC7CBE" w:rsidRDefault="006F635E" w:rsidP="00AC7CBE">
            <w:pPr>
              <w:spacing w:after="0" w:line="240" w:lineRule="auto"/>
              <w:contextualSpacing/>
              <w:rPr>
                <w:w w:val="105"/>
              </w:rPr>
            </w:pPr>
          </w:p>
        </w:tc>
      </w:tr>
      <w:tr w:rsidR="006F635E" w:rsidRPr="00AC7CBE" w14:paraId="635246A2" w14:textId="77777777" w:rsidTr="006F635E">
        <w:trPr>
          <w:trHeight w:val="20"/>
        </w:trPr>
        <w:tc>
          <w:tcPr>
            <w:tcW w:w="359" w:type="dxa"/>
            <w:tcBorders>
              <w:right w:val="single" w:sz="4" w:space="0" w:color="auto"/>
            </w:tcBorders>
          </w:tcPr>
          <w:p w14:paraId="1A426236" w14:textId="517E0FA6" w:rsidR="006F635E" w:rsidRPr="00AC7CBE" w:rsidRDefault="006F635E" w:rsidP="00AC7CBE">
            <w:pPr>
              <w:spacing w:after="0" w:line="240" w:lineRule="auto"/>
              <w:contextualSpacing/>
              <w:rPr>
                <w:w w:val="105"/>
              </w:rPr>
            </w:pPr>
          </w:p>
        </w:tc>
        <w:tc>
          <w:tcPr>
            <w:tcW w:w="3961" w:type="dxa"/>
            <w:tcBorders>
              <w:left w:val="single" w:sz="4" w:space="0" w:color="auto"/>
              <w:right w:val="nil"/>
            </w:tcBorders>
          </w:tcPr>
          <w:p w14:paraId="7FBE68A6" w14:textId="0FFAEA4F" w:rsidR="006F635E" w:rsidRPr="00AC7CBE" w:rsidRDefault="006F635E" w:rsidP="00AC7CBE">
            <w:pPr>
              <w:spacing w:after="0" w:line="240" w:lineRule="auto"/>
              <w:contextualSpacing/>
              <w:rPr>
                <w:w w:val="105"/>
              </w:rPr>
            </w:pPr>
            <w:r w:rsidRPr="00AC7CBE">
              <w:rPr>
                <w:w w:val="105"/>
              </w:rPr>
              <w:t>Sweet potatoes – orange flesh</w:t>
            </w:r>
          </w:p>
        </w:tc>
        <w:tc>
          <w:tcPr>
            <w:tcW w:w="2160" w:type="dxa"/>
            <w:tcBorders>
              <w:left w:val="nil"/>
              <w:right w:val="single" w:sz="18" w:space="0" w:color="000000"/>
            </w:tcBorders>
          </w:tcPr>
          <w:p w14:paraId="46C1A53F"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0DED4A91" w14:textId="77777777" w:rsidR="006F635E" w:rsidRPr="00AC7CBE" w:rsidRDefault="006F635E" w:rsidP="00AC7CBE">
            <w:pPr>
              <w:spacing w:after="0" w:line="240" w:lineRule="auto"/>
              <w:contextualSpacing/>
              <w:rPr>
                <w:w w:val="105"/>
              </w:rPr>
            </w:pPr>
          </w:p>
        </w:tc>
      </w:tr>
      <w:tr w:rsidR="006F635E" w:rsidRPr="00AC7CBE" w14:paraId="22845A48" w14:textId="77777777" w:rsidTr="006F635E">
        <w:trPr>
          <w:trHeight w:val="20"/>
        </w:trPr>
        <w:tc>
          <w:tcPr>
            <w:tcW w:w="359" w:type="dxa"/>
            <w:tcBorders>
              <w:right w:val="single" w:sz="4" w:space="0" w:color="auto"/>
            </w:tcBorders>
          </w:tcPr>
          <w:p w14:paraId="00E25323" w14:textId="77777777" w:rsidR="006F635E" w:rsidRPr="00AC7CBE" w:rsidRDefault="006F635E" w:rsidP="00AC7CBE">
            <w:pPr>
              <w:spacing w:after="0" w:line="240" w:lineRule="auto"/>
              <w:contextualSpacing/>
              <w:rPr>
                <w:w w:val="105"/>
              </w:rPr>
            </w:pPr>
          </w:p>
        </w:tc>
        <w:tc>
          <w:tcPr>
            <w:tcW w:w="3961" w:type="dxa"/>
            <w:tcBorders>
              <w:left w:val="single" w:sz="4" w:space="0" w:color="auto"/>
              <w:right w:val="nil"/>
            </w:tcBorders>
          </w:tcPr>
          <w:p w14:paraId="059C1D17" w14:textId="27FB9791" w:rsidR="006F635E" w:rsidRPr="00AC7CBE" w:rsidRDefault="006F635E" w:rsidP="00AC7CBE">
            <w:pPr>
              <w:spacing w:after="0" w:line="240" w:lineRule="auto"/>
              <w:contextualSpacing/>
              <w:rPr>
                <w:w w:val="105"/>
              </w:rPr>
            </w:pPr>
            <w:r w:rsidRPr="00AC7CBE">
              <w:rPr>
                <w:w w:val="105"/>
              </w:rPr>
              <w:t>Raw cassava</w:t>
            </w:r>
          </w:p>
        </w:tc>
        <w:tc>
          <w:tcPr>
            <w:tcW w:w="2160" w:type="dxa"/>
            <w:tcBorders>
              <w:left w:val="nil"/>
              <w:right w:val="single" w:sz="18" w:space="0" w:color="000000"/>
            </w:tcBorders>
          </w:tcPr>
          <w:p w14:paraId="5114B7C0"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2DA0F29" w14:textId="77777777" w:rsidR="006F635E" w:rsidRPr="00AC7CBE" w:rsidRDefault="006F635E" w:rsidP="00AC7CBE">
            <w:pPr>
              <w:spacing w:after="0" w:line="240" w:lineRule="auto"/>
              <w:contextualSpacing/>
              <w:rPr>
                <w:w w:val="105"/>
              </w:rPr>
            </w:pPr>
          </w:p>
        </w:tc>
      </w:tr>
      <w:tr w:rsidR="006F635E" w:rsidRPr="00AC7CBE" w14:paraId="12FCAA0F" w14:textId="77777777" w:rsidTr="006F635E">
        <w:trPr>
          <w:trHeight w:val="20"/>
        </w:trPr>
        <w:tc>
          <w:tcPr>
            <w:tcW w:w="359" w:type="dxa"/>
            <w:tcBorders>
              <w:right w:val="single" w:sz="4" w:space="0" w:color="auto"/>
            </w:tcBorders>
          </w:tcPr>
          <w:p w14:paraId="7840BD18" w14:textId="77777777" w:rsidR="006F635E" w:rsidRPr="00AC7CBE" w:rsidRDefault="006F635E" w:rsidP="00AC7CBE">
            <w:pPr>
              <w:spacing w:after="0" w:line="240" w:lineRule="auto"/>
              <w:contextualSpacing/>
              <w:rPr>
                <w:w w:val="105"/>
              </w:rPr>
            </w:pPr>
          </w:p>
        </w:tc>
        <w:tc>
          <w:tcPr>
            <w:tcW w:w="3961" w:type="dxa"/>
            <w:tcBorders>
              <w:left w:val="single" w:sz="4" w:space="0" w:color="auto"/>
              <w:right w:val="nil"/>
            </w:tcBorders>
          </w:tcPr>
          <w:p w14:paraId="66A33DCC" w14:textId="79F2585C" w:rsidR="006F635E" w:rsidRPr="00AC7CBE" w:rsidRDefault="006F635E" w:rsidP="00AC7CBE">
            <w:pPr>
              <w:spacing w:after="0" w:line="240" w:lineRule="auto"/>
              <w:contextualSpacing/>
              <w:rPr>
                <w:w w:val="105"/>
              </w:rPr>
            </w:pPr>
            <w:r w:rsidRPr="00AC7CBE">
              <w:rPr>
                <w:w w:val="105"/>
              </w:rPr>
              <w:t>Cassava chips</w:t>
            </w:r>
          </w:p>
        </w:tc>
        <w:tc>
          <w:tcPr>
            <w:tcW w:w="2160" w:type="dxa"/>
            <w:tcBorders>
              <w:left w:val="nil"/>
              <w:right w:val="single" w:sz="18" w:space="0" w:color="000000"/>
            </w:tcBorders>
          </w:tcPr>
          <w:p w14:paraId="1F86B385"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0DA1CB30" w14:textId="77777777" w:rsidR="006F635E" w:rsidRPr="00AC7CBE" w:rsidRDefault="006F635E" w:rsidP="00AC7CBE">
            <w:pPr>
              <w:spacing w:after="0" w:line="240" w:lineRule="auto"/>
              <w:contextualSpacing/>
              <w:rPr>
                <w:w w:val="105"/>
              </w:rPr>
            </w:pPr>
          </w:p>
        </w:tc>
      </w:tr>
      <w:tr w:rsidR="006F635E" w:rsidRPr="00AC7CBE" w14:paraId="163440B6" w14:textId="77777777" w:rsidTr="006F635E">
        <w:trPr>
          <w:trHeight w:val="20"/>
        </w:trPr>
        <w:tc>
          <w:tcPr>
            <w:tcW w:w="359" w:type="dxa"/>
            <w:tcBorders>
              <w:right w:val="single" w:sz="4" w:space="0" w:color="auto"/>
            </w:tcBorders>
          </w:tcPr>
          <w:p w14:paraId="097921F5" w14:textId="77777777" w:rsidR="006F635E" w:rsidRPr="00AC7CBE" w:rsidRDefault="006F635E" w:rsidP="00AC7CBE">
            <w:pPr>
              <w:spacing w:after="0" w:line="240" w:lineRule="auto"/>
              <w:contextualSpacing/>
              <w:rPr>
                <w:w w:val="105"/>
              </w:rPr>
            </w:pPr>
          </w:p>
        </w:tc>
        <w:tc>
          <w:tcPr>
            <w:tcW w:w="3961" w:type="dxa"/>
            <w:tcBorders>
              <w:left w:val="single" w:sz="4" w:space="0" w:color="auto"/>
              <w:right w:val="nil"/>
            </w:tcBorders>
          </w:tcPr>
          <w:p w14:paraId="07186A55" w14:textId="6134B496" w:rsidR="006F635E" w:rsidRPr="00AC7CBE" w:rsidRDefault="006F635E" w:rsidP="00AC7CBE">
            <w:pPr>
              <w:spacing w:after="0" w:line="240" w:lineRule="auto"/>
              <w:contextualSpacing/>
              <w:rPr>
                <w:w w:val="105"/>
              </w:rPr>
            </w:pPr>
            <w:r w:rsidRPr="00AC7CBE">
              <w:rPr>
                <w:w w:val="105"/>
              </w:rPr>
              <w:t>Cassava flour</w:t>
            </w:r>
          </w:p>
        </w:tc>
        <w:tc>
          <w:tcPr>
            <w:tcW w:w="2160" w:type="dxa"/>
            <w:tcBorders>
              <w:left w:val="nil"/>
              <w:right w:val="single" w:sz="18" w:space="0" w:color="000000"/>
            </w:tcBorders>
          </w:tcPr>
          <w:p w14:paraId="4EB3E671"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669C534B" w14:textId="77777777" w:rsidR="006F635E" w:rsidRPr="00AC7CBE" w:rsidRDefault="006F635E" w:rsidP="00AC7CBE">
            <w:pPr>
              <w:spacing w:after="0" w:line="240" w:lineRule="auto"/>
              <w:contextualSpacing/>
              <w:rPr>
                <w:w w:val="105"/>
              </w:rPr>
            </w:pPr>
          </w:p>
        </w:tc>
      </w:tr>
    </w:tbl>
    <w:p w14:paraId="099D9842" w14:textId="77777777" w:rsidR="00A947BD" w:rsidRPr="00AC7CBE" w:rsidRDefault="00A947BD" w:rsidP="00AC7CBE">
      <w:pPr>
        <w:spacing w:after="0" w:line="240" w:lineRule="auto"/>
        <w:contextualSpacing/>
        <w:rPr>
          <w:rFonts w:cs="TimesNewRomanPSMT"/>
        </w:rPr>
      </w:pPr>
    </w:p>
    <w:p w14:paraId="7DE6DCC9" w14:textId="77777777" w:rsidR="00A947BD" w:rsidRPr="00AC7CBE" w:rsidRDefault="00A947BD" w:rsidP="00AC7CBE">
      <w:pPr>
        <w:spacing w:after="0" w:line="240" w:lineRule="auto"/>
        <w:contextualSpacing/>
        <w:rPr>
          <w:b/>
        </w:rPr>
      </w:pPr>
      <w:commentRangeStart w:id="40"/>
      <w:r w:rsidRPr="00AC7CBE">
        <w:rPr>
          <w:rFonts w:cs="TimesNewRomanPSMT"/>
          <w:b/>
        </w:rPr>
        <w:t xml:space="preserve">PRICES FOR FOREST PRODUCTS: </w:t>
      </w:r>
      <w:commentRangeEnd w:id="40"/>
      <w:r w:rsidRPr="00AC7CBE">
        <w:rPr>
          <w:rStyle w:val="CommentReference"/>
          <w:sz w:val="22"/>
          <w:szCs w:val="22"/>
        </w:rPr>
        <w:commentReference w:id="40"/>
      </w:r>
    </w:p>
    <w:tbl>
      <w:tblPr>
        <w:tblW w:w="864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59"/>
        <w:gridCol w:w="3961"/>
        <w:gridCol w:w="2160"/>
        <w:gridCol w:w="2160"/>
      </w:tblGrid>
      <w:tr w:rsidR="006F635E" w:rsidRPr="00AC7CBE" w14:paraId="401E6D93" w14:textId="77777777" w:rsidTr="0035371A">
        <w:trPr>
          <w:trHeight w:val="20"/>
        </w:trPr>
        <w:tc>
          <w:tcPr>
            <w:tcW w:w="359" w:type="dxa"/>
            <w:tcBorders>
              <w:right w:val="single" w:sz="4" w:space="0" w:color="auto"/>
            </w:tcBorders>
          </w:tcPr>
          <w:p w14:paraId="0FB05BB8" w14:textId="77777777" w:rsidR="006F635E" w:rsidRPr="00AC7CBE" w:rsidRDefault="006F635E" w:rsidP="00AC7CBE">
            <w:pPr>
              <w:spacing w:after="0" w:line="240" w:lineRule="auto"/>
              <w:contextualSpacing/>
              <w:rPr>
                <w:w w:val="105"/>
              </w:rPr>
            </w:pPr>
          </w:p>
        </w:tc>
        <w:tc>
          <w:tcPr>
            <w:tcW w:w="3961" w:type="dxa"/>
            <w:tcBorders>
              <w:left w:val="single" w:sz="4" w:space="0" w:color="auto"/>
              <w:right w:val="nil"/>
            </w:tcBorders>
          </w:tcPr>
          <w:p w14:paraId="7BBB5817" w14:textId="4E50550D" w:rsidR="006F635E" w:rsidRPr="00AC7CBE" w:rsidRDefault="006F635E" w:rsidP="00AC7CBE">
            <w:pPr>
              <w:spacing w:after="0" w:line="240" w:lineRule="auto"/>
              <w:contextualSpacing/>
              <w:rPr>
                <w:w w:val="105"/>
              </w:rPr>
            </w:pPr>
            <w:r w:rsidRPr="00AC7CBE">
              <w:rPr>
                <w:w w:val="105"/>
              </w:rPr>
              <w:t>PRODUCT</w:t>
            </w:r>
          </w:p>
        </w:tc>
        <w:tc>
          <w:tcPr>
            <w:tcW w:w="2160" w:type="dxa"/>
            <w:tcBorders>
              <w:left w:val="nil"/>
              <w:right w:val="single" w:sz="18" w:space="0" w:color="000000"/>
            </w:tcBorders>
          </w:tcPr>
          <w:p w14:paraId="5D2F57AD" w14:textId="77777777" w:rsidR="006F635E" w:rsidRPr="00AC7CBE" w:rsidRDefault="006F635E" w:rsidP="00AC7CBE">
            <w:pPr>
              <w:spacing w:after="0" w:line="240" w:lineRule="auto"/>
              <w:contextualSpacing/>
              <w:rPr>
                <w:w w:val="105"/>
              </w:rPr>
            </w:pPr>
            <w:r w:rsidRPr="00AC7CBE">
              <w:rPr>
                <w:w w:val="105"/>
              </w:rPr>
              <w:t>UNIT</w:t>
            </w:r>
          </w:p>
        </w:tc>
        <w:tc>
          <w:tcPr>
            <w:tcW w:w="2160" w:type="dxa"/>
            <w:tcBorders>
              <w:top w:val="single" w:sz="18" w:space="0" w:color="000000"/>
              <w:left w:val="single" w:sz="18" w:space="0" w:color="000000"/>
              <w:bottom w:val="single" w:sz="18" w:space="0" w:color="000000"/>
              <w:right w:val="single" w:sz="18" w:space="0" w:color="000000"/>
            </w:tcBorders>
          </w:tcPr>
          <w:p w14:paraId="7C436248" w14:textId="77777777" w:rsidR="006F635E" w:rsidRPr="00AC7CBE" w:rsidRDefault="006F635E" w:rsidP="00AC7CBE">
            <w:pPr>
              <w:spacing w:after="0" w:line="240" w:lineRule="auto"/>
              <w:contextualSpacing/>
              <w:rPr>
                <w:w w:val="105"/>
              </w:rPr>
            </w:pPr>
            <w:r w:rsidRPr="00AC7CBE">
              <w:rPr>
                <w:w w:val="105"/>
              </w:rPr>
              <w:t>COST PER UNIT</w:t>
            </w:r>
          </w:p>
        </w:tc>
      </w:tr>
      <w:tr w:rsidR="006F635E" w:rsidRPr="00AC7CBE" w14:paraId="741E4267" w14:textId="77777777" w:rsidTr="0035371A">
        <w:trPr>
          <w:trHeight w:val="20"/>
        </w:trPr>
        <w:tc>
          <w:tcPr>
            <w:tcW w:w="359" w:type="dxa"/>
            <w:tcBorders>
              <w:right w:val="single" w:sz="4" w:space="0" w:color="auto"/>
            </w:tcBorders>
          </w:tcPr>
          <w:p w14:paraId="6A5E7F56" w14:textId="77777777" w:rsidR="006F635E" w:rsidRPr="00AC7CBE" w:rsidRDefault="006F635E" w:rsidP="00AC7CBE">
            <w:pPr>
              <w:spacing w:after="0" w:line="240" w:lineRule="auto"/>
              <w:contextualSpacing/>
              <w:rPr>
                <w:w w:val="105"/>
              </w:rPr>
            </w:pPr>
          </w:p>
        </w:tc>
        <w:tc>
          <w:tcPr>
            <w:tcW w:w="3961" w:type="dxa"/>
            <w:tcBorders>
              <w:left w:val="single" w:sz="4" w:space="0" w:color="auto"/>
              <w:right w:val="nil"/>
            </w:tcBorders>
          </w:tcPr>
          <w:p w14:paraId="4647E567" w14:textId="2845F410" w:rsidR="006F635E" w:rsidRPr="00AC7CBE" w:rsidRDefault="0057266B" w:rsidP="00AC7CBE">
            <w:pPr>
              <w:spacing w:after="0" w:line="240" w:lineRule="auto"/>
              <w:contextualSpacing/>
              <w:rPr>
                <w:w w:val="105"/>
              </w:rPr>
            </w:pPr>
            <w:r w:rsidRPr="00AC7CBE">
              <w:rPr>
                <w:w w:val="105"/>
              </w:rPr>
              <w:t>Charcoal</w:t>
            </w:r>
          </w:p>
        </w:tc>
        <w:tc>
          <w:tcPr>
            <w:tcW w:w="2160" w:type="dxa"/>
            <w:tcBorders>
              <w:left w:val="nil"/>
              <w:right w:val="single" w:sz="18" w:space="0" w:color="000000"/>
            </w:tcBorders>
          </w:tcPr>
          <w:p w14:paraId="4F386E1E"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42E55C99" w14:textId="77777777" w:rsidR="006F635E" w:rsidRPr="00AC7CBE" w:rsidRDefault="006F635E" w:rsidP="00AC7CBE">
            <w:pPr>
              <w:spacing w:after="0" w:line="240" w:lineRule="auto"/>
              <w:contextualSpacing/>
              <w:rPr>
                <w:w w:val="105"/>
              </w:rPr>
            </w:pPr>
          </w:p>
        </w:tc>
      </w:tr>
      <w:tr w:rsidR="006F635E" w:rsidRPr="00AC7CBE" w14:paraId="00FF856E" w14:textId="77777777" w:rsidTr="0035371A">
        <w:trPr>
          <w:trHeight w:val="20"/>
        </w:trPr>
        <w:tc>
          <w:tcPr>
            <w:tcW w:w="359" w:type="dxa"/>
            <w:tcBorders>
              <w:right w:val="single" w:sz="4" w:space="0" w:color="auto"/>
            </w:tcBorders>
          </w:tcPr>
          <w:p w14:paraId="47E66E0A" w14:textId="77777777" w:rsidR="006F635E" w:rsidRPr="00AC7CBE" w:rsidRDefault="006F635E" w:rsidP="00AC7CBE">
            <w:pPr>
              <w:spacing w:after="0" w:line="240" w:lineRule="auto"/>
              <w:contextualSpacing/>
              <w:rPr>
                <w:w w:val="105"/>
              </w:rPr>
            </w:pPr>
          </w:p>
        </w:tc>
        <w:tc>
          <w:tcPr>
            <w:tcW w:w="3961" w:type="dxa"/>
            <w:tcBorders>
              <w:left w:val="single" w:sz="4" w:space="0" w:color="auto"/>
              <w:right w:val="nil"/>
            </w:tcBorders>
          </w:tcPr>
          <w:p w14:paraId="6E1862F3" w14:textId="6BF61295" w:rsidR="006F635E" w:rsidRPr="00AC7CBE" w:rsidRDefault="0057266B" w:rsidP="00AC7CBE">
            <w:pPr>
              <w:spacing w:after="0" w:line="240" w:lineRule="auto"/>
              <w:contextualSpacing/>
              <w:rPr>
                <w:w w:val="105"/>
              </w:rPr>
            </w:pPr>
            <w:proofErr w:type="spellStart"/>
            <w:r w:rsidRPr="00AC7CBE">
              <w:rPr>
                <w:w w:val="105"/>
              </w:rPr>
              <w:t>Fuelwood</w:t>
            </w:r>
            <w:proofErr w:type="spellEnd"/>
          </w:p>
        </w:tc>
        <w:tc>
          <w:tcPr>
            <w:tcW w:w="2160" w:type="dxa"/>
            <w:tcBorders>
              <w:left w:val="nil"/>
              <w:right w:val="single" w:sz="18" w:space="0" w:color="000000"/>
            </w:tcBorders>
          </w:tcPr>
          <w:p w14:paraId="38990501"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6161D399" w14:textId="77777777" w:rsidR="006F635E" w:rsidRPr="00AC7CBE" w:rsidRDefault="006F635E" w:rsidP="00AC7CBE">
            <w:pPr>
              <w:spacing w:after="0" w:line="240" w:lineRule="auto"/>
              <w:contextualSpacing/>
              <w:rPr>
                <w:w w:val="105"/>
              </w:rPr>
            </w:pPr>
          </w:p>
        </w:tc>
      </w:tr>
      <w:tr w:rsidR="006F635E" w:rsidRPr="00AC7CBE" w14:paraId="130C049E" w14:textId="77777777" w:rsidTr="0035371A">
        <w:trPr>
          <w:trHeight w:val="20"/>
        </w:trPr>
        <w:tc>
          <w:tcPr>
            <w:tcW w:w="359" w:type="dxa"/>
            <w:tcBorders>
              <w:right w:val="single" w:sz="4" w:space="0" w:color="auto"/>
            </w:tcBorders>
          </w:tcPr>
          <w:p w14:paraId="65AE6F34" w14:textId="77777777" w:rsidR="006F635E" w:rsidRPr="00AC7CBE" w:rsidRDefault="006F635E" w:rsidP="00AC7CBE">
            <w:pPr>
              <w:spacing w:after="0" w:line="240" w:lineRule="auto"/>
              <w:contextualSpacing/>
              <w:rPr>
                <w:w w:val="105"/>
              </w:rPr>
            </w:pPr>
          </w:p>
        </w:tc>
        <w:tc>
          <w:tcPr>
            <w:tcW w:w="3961" w:type="dxa"/>
            <w:tcBorders>
              <w:left w:val="single" w:sz="4" w:space="0" w:color="auto"/>
              <w:right w:val="nil"/>
            </w:tcBorders>
          </w:tcPr>
          <w:p w14:paraId="6FECF81A" w14:textId="5A33BDBC" w:rsidR="006F635E" w:rsidRPr="00AC7CBE" w:rsidRDefault="0057266B" w:rsidP="00AC7CBE">
            <w:pPr>
              <w:spacing w:after="0" w:line="240" w:lineRule="auto"/>
              <w:contextualSpacing/>
              <w:rPr>
                <w:w w:val="105"/>
              </w:rPr>
            </w:pPr>
            <w:r w:rsidRPr="00AC7CBE">
              <w:rPr>
                <w:w w:val="105"/>
              </w:rPr>
              <w:t>Ants/caterpillars</w:t>
            </w:r>
          </w:p>
        </w:tc>
        <w:tc>
          <w:tcPr>
            <w:tcW w:w="2160" w:type="dxa"/>
            <w:tcBorders>
              <w:left w:val="nil"/>
              <w:right w:val="single" w:sz="18" w:space="0" w:color="000000"/>
            </w:tcBorders>
          </w:tcPr>
          <w:p w14:paraId="70F6FD6C"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4E64FB5D" w14:textId="77777777" w:rsidR="006F635E" w:rsidRPr="00AC7CBE" w:rsidRDefault="006F635E" w:rsidP="00AC7CBE">
            <w:pPr>
              <w:spacing w:after="0" w:line="240" w:lineRule="auto"/>
              <w:contextualSpacing/>
              <w:rPr>
                <w:w w:val="105"/>
              </w:rPr>
            </w:pPr>
          </w:p>
        </w:tc>
      </w:tr>
      <w:tr w:rsidR="006F635E" w:rsidRPr="00AC7CBE" w14:paraId="26B07229" w14:textId="77777777" w:rsidTr="0035371A">
        <w:trPr>
          <w:trHeight w:val="20"/>
        </w:trPr>
        <w:tc>
          <w:tcPr>
            <w:tcW w:w="359" w:type="dxa"/>
            <w:tcBorders>
              <w:right w:val="single" w:sz="4" w:space="0" w:color="auto"/>
            </w:tcBorders>
          </w:tcPr>
          <w:p w14:paraId="4F19CF1B" w14:textId="77777777" w:rsidR="006F635E" w:rsidRPr="00AC7CBE" w:rsidRDefault="006F635E" w:rsidP="00AC7CBE">
            <w:pPr>
              <w:spacing w:after="0" w:line="240" w:lineRule="auto"/>
              <w:contextualSpacing/>
              <w:rPr>
                <w:w w:val="105"/>
              </w:rPr>
            </w:pPr>
          </w:p>
        </w:tc>
        <w:tc>
          <w:tcPr>
            <w:tcW w:w="3961" w:type="dxa"/>
            <w:tcBorders>
              <w:left w:val="single" w:sz="4" w:space="0" w:color="auto"/>
              <w:right w:val="nil"/>
            </w:tcBorders>
          </w:tcPr>
          <w:p w14:paraId="2C2B1102" w14:textId="0E02CCD0" w:rsidR="006F635E" w:rsidRPr="00AC7CBE" w:rsidRDefault="0057266B" w:rsidP="00AC7CBE">
            <w:pPr>
              <w:spacing w:after="0" w:line="240" w:lineRule="auto"/>
              <w:contextualSpacing/>
              <w:rPr>
                <w:w w:val="105"/>
              </w:rPr>
            </w:pPr>
            <w:r w:rsidRPr="00AC7CBE">
              <w:rPr>
                <w:w w:val="105"/>
              </w:rPr>
              <w:t>Reeds</w:t>
            </w:r>
          </w:p>
        </w:tc>
        <w:tc>
          <w:tcPr>
            <w:tcW w:w="2160" w:type="dxa"/>
            <w:tcBorders>
              <w:left w:val="nil"/>
              <w:right w:val="single" w:sz="18" w:space="0" w:color="000000"/>
            </w:tcBorders>
          </w:tcPr>
          <w:p w14:paraId="0B38372C"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06A9445E" w14:textId="77777777" w:rsidR="006F635E" w:rsidRPr="00AC7CBE" w:rsidRDefault="006F635E" w:rsidP="00AC7CBE">
            <w:pPr>
              <w:spacing w:after="0" w:line="240" w:lineRule="auto"/>
              <w:contextualSpacing/>
              <w:rPr>
                <w:w w:val="105"/>
              </w:rPr>
            </w:pPr>
          </w:p>
        </w:tc>
      </w:tr>
      <w:tr w:rsidR="006F635E" w:rsidRPr="00AC7CBE" w14:paraId="08A6A552" w14:textId="77777777" w:rsidTr="0035371A">
        <w:trPr>
          <w:trHeight w:val="20"/>
        </w:trPr>
        <w:tc>
          <w:tcPr>
            <w:tcW w:w="359" w:type="dxa"/>
            <w:tcBorders>
              <w:right w:val="single" w:sz="4" w:space="0" w:color="auto"/>
            </w:tcBorders>
          </w:tcPr>
          <w:p w14:paraId="5A186895" w14:textId="77777777" w:rsidR="006F635E" w:rsidRPr="00AC7CBE" w:rsidRDefault="006F635E" w:rsidP="00AC7CBE">
            <w:pPr>
              <w:spacing w:after="0" w:line="240" w:lineRule="auto"/>
              <w:contextualSpacing/>
              <w:rPr>
                <w:w w:val="105"/>
              </w:rPr>
            </w:pPr>
          </w:p>
        </w:tc>
        <w:tc>
          <w:tcPr>
            <w:tcW w:w="3961" w:type="dxa"/>
            <w:tcBorders>
              <w:left w:val="single" w:sz="4" w:space="0" w:color="auto"/>
              <w:right w:val="nil"/>
            </w:tcBorders>
          </w:tcPr>
          <w:p w14:paraId="75710639" w14:textId="1C77F02D" w:rsidR="006F635E" w:rsidRPr="00AC7CBE" w:rsidRDefault="0057266B" w:rsidP="00AC7CBE">
            <w:pPr>
              <w:spacing w:after="0" w:line="240" w:lineRule="auto"/>
              <w:contextualSpacing/>
              <w:rPr>
                <w:w w:val="105"/>
              </w:rPr>
            </w:pPr>
            <w:r w:rsidRPr="00AC7CBE">
              <w:rPr>
                <w:w w:val="105"/>
              </w:rPr>
              <w:t>Mushrooms</w:t>
            </w:r>
          </w:p>
        </w:tc>
        <w:tc>
          <w:tcPr>
            <w:tcW w:w="2160" w:type="dxa"/>
            <w:tcBorders>
              <w:left w:val="nil"/>
              <w:right w:val="single" w:sz="18" w:space="0" w:color="000000"/>
            </w:tcBorders>
          </w:tcPr>
          <w:p w14:paraId="0C08C0B5"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46D586F1" w14:textId="77777777" w:rsidR="006F635E" w:rsidRPr="00AC7CBE" w:rsidRDefault="006F635E" w:rsidP="00AC7CBE">
            <w:pPr>
              <w:spacing w:after="0" w:line="240" w:lineRule="auto"/>
              <w:contextualSpacing/>
              <w:rPr>
                <w:w w:val="105"/>
              </w:rPr>
            </w:pPr>
          </w:p>
        </w:tc>
      </w:tr>
      <w:tr w:rsidR="006F635E" w:rsidRPr="00AC7CBE" w14:paraId="46AA3FAD" w14:textId="77777777" w:rsidTr="0035371A">
        <w:trPr>
          <w:trHeight w:val="20"/>
        </w:trPr>
        <w:tc>
          <w:tcPr>
            <w:tcW w:w="359" w:type="dxa"/>
            <w:tcBorders>
              <w:right w:val="single" w:sz="4" w:space="0" w:color="auto"/>
            </w:tcBorders>
          </w:tcPr>
          <w:p w14:paraId="7C20DF20" w14:textId="77777777" w:rsidR="006F635E" w:rsidRPr="00AC7CBE" w:rsidRDefault="006F635E" w:rsidP="00AC7CBE">
            <w:pPr>
              <w:spacing w:after="0" w:line="240" w:lineRule="auto"/>
              <w:contextualSpacing/>
              <w:rPr>
                <w:w w:val="105"/>
              </w:rPr>
            </w:pPr>
          </w:p>
        </w:tc>
        <w:tc>
          <w:tcPr>
            <w:tcW w:w="3961" w:type="dxa"/>
            <w:tcBorders>
              <w:left w:val="single" w:sz="4" w:space="0" w:color="auto"/>
              <w:right w:val="nil"/>
            </w:tcBorders>
          </w:tcPr>
          <w:p w14:paraId="141CD280" w14:textId="4045B30F" w:rsidR="006F635E" w:rsidRPr="00AC7CBE" w:rsidRDefault="0057266B" w:rsidP="00AC7CBE">
            <w:pPr>
              <w:spacing w:after="0" w:line="240" w:lineRule="auto"/>
              <w:contextualSpacing/>
              <w:rPr>
                <w:w w:val="105"/>
              </w:rPr>
            </w:pPr>
            <w:r w:rsidRPr="00AC7CBE">
              <w:rPr>
                <w:w w:val="105"/>
              </w:rPr>
              <w:t>Wild honey</w:t>
            </w:r>
          </w:p>
        </w:tc>
        <w:tc>
          <w:tcPr>
            <w:tcW w:w="2160" w:type="dxa"/>
            <w:tcBorders>
              <w:left w:val="nil"/>
              <w:right w:val="single" w:sz="18" w:space="0" w:color="000000"/>
            </w:tcBorders>
          </w:tcPr>
          <w:p w14:paraId="30C4465A"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74CBB9F7" w14:textId="77777777" w:rsidR="006F635E" w:rsidRPr="00AC7CBE" w:rsidRDefault="006F635E" w:rsidP="00AC7CBE">
            <w:pPr>
              <w:spacing w:after="0" w:line="240" w:lineRule="auto"/>
              <w:contextualSpacing/>
              <w:rPr>
                <w:w w:val="105"/>
              </w:rPr>
            </w:pPr>
          </w:p>
        </w:tc>
      </w:tr>
      <w:tr w:rsidR="006F635E" w:rsidRPr="00AC7CBE" w14:paraId="26C88B5E" w14:textId="77777777" w:rsidTr="0035371A">
        <w:trPr>
          <w:trHeight w:val="20"/>
        </w:trPr>
        <w:tc>
          <w:tcPr>
            <w:tcW w:w="359" w:type="dxa"/>
            <w:tcBorders>
              <w:right w:val="single" w:sz="4" w:space="0" w:color="auto"/>
            </w:tcBorders>
          </w:tcPr>
          <w:p w14:paraId="0C59AEEF" w14:textId="77777777" w:rsidR="006F635E" w:rsidRPr="00AC7CBE" w:rsidRDefault="006F635E" w:rsidP="00AC7CBE">
            <w:pPr>
              <w:spacing w:after="0" w:line="240" w:lineRule="auto"/>
              <w:contextualSpacing/>
              <w:rPr>
                <w:w w:val="105"/>
              </w:rPr>
            </w:pPr>
          </w:p>
        </w:tc>
        <w:tc>
          <w:tcPr>
            <w:tcW w:w="3961" w:type="dxa"/>
            <w:tcBorders>
              <w:left w:val="single" w:sz="4" w:space="0" w:color="auto"/>
              <w:right w:val="nil"/>
            </w:tcBorders>
          </w:tcPr>
          <w:p w14:paraId="6798CD8E" w14:textId="4CF30F94" w:rsidR="006F635E" w:rsidRPr="00AC7CBE" w:rsidRDefault="0057266B" w:rsidP="00AC7CBE">
            <w:pPr>
              <w:spacing w:after="0" w:line="240" w:lineRule="auto"/>
              <w:contextualSpacing/>
              <w:rPr>
                <w:w w:val="105"/>
              </w:rPr>
            </w:pPr>
            <w:r w:rsidRPr="00AC7CBE">
              <w:rPr>
                <w:w w:val="105"/>
              </w:rPr>
              <w:t>Wild fruits</w:t>
            </w:r>
          </w:p>
        </w:tc>
        <w:tc>
          <w:tcPr>
            <w:tcW w:w="2160" w:type="dxa"/>
            <w:tcBorders>
              <w:left w:val="nil"/>
              <w:right w:val="single" w:sz="18" w:space="0" w:color="000000"/>
            </w:tcBorders>
          </w:tcPr>
          <w:p w14:paraId="6C12AC68"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36CFA3C" w14:textId="77777777" w:rsidR="006F635E" w:rsidRPr="00AC7CBE" w:rsidRDefault="006F635E" w:rsidP="00AC7CBE">
            <w:pPr>
              <w:spacing w:after="0" w:line="240" w:lineRule="auto"/>
              <w:contextualSpacing/>
              <w:rPr>
                <w:w w:val="105"/>
              </w:rPr>
            </w:pPr>
          </w:p>
        </w:tc>
      </w:tr>
      <w:tr w:rsidR="006F635E" w:rsidRPr="00AC7CBE" w14:paraId="7E638898" w14:textId="77777777" w:rsidTr="0035371A">
        <w:trPr>
          <w:trHeight w:val="20"/>
        </w:trPr>
        <w:tc>
          <w:tcPr>
            <w:tcW w:w="359" w:type="dxa"/>
            <w:tcBorders>
              <w:right w:val="single" w:sz="4" w:space="0" w:color="auto"/>
            </w:tcBorders>
          </w:tcPr>
          <w:p w14:paraId="76975822" w14:textId="77777777" w:rsidR="006F635E" w:rsidRPr="00AC7CBE" w:rsidRDefault="006F635E" w:rsidP="00AC7CBE">
            <w:pPr>
              <w:spacing w:after="0" w:line="240" w:lineRule="auto"/>
              <w:contextualSpacing/>
              <w:rPr>
                <w:w w:val="105"/>
              </w:rPr>
            </w:pPr>
          </w:p>
        </w:tc>
        <w:tc>
          <w:tcPr>
            <w:tcW w:w="3961" w:type="dxa"/>
            <w:tcBorders>
              <w:left w:val="single" w:sz="4" w:space="0" w:color="auto"/>
              <w:right w:val="nil"/>
            </w:tcBorders>
          </w:tcPr>
          <w:p w14:paraId="271CF907" w14:textId="76B352FE" w:rsidR="006F635E" w:rsidRPr="00AC7CBE" w:rsidRDefault="0057266B" w:rsidP="00AC7CBE">
            <w:pPr>
              <w:spacing w:after="0" w:line="240" w:lineRule="auto"/>
              <w:contextualSpacing/>
              <w:rPr>
                <w:w w:val="105"/>
              </w:rPr>
            </w:pPr>
            <w:r w:rsidRPr="00AC7CBE">
              <w:rPr>
                <w:w w:val="105"/>
              </w:rPr>
              <w:t>Poles/timber</w:t>
            </w:r>
          </w:p>
        </w:tc>
        <w:tc>
          <w:tcPr>
            <w:tcW w:w="2160" w:type="dxa"/>
            <w:tcBorders>
              <w:left w:val="nil"/>
              <w:right w:val="single" w:sz="18" w:space="0" w:color="000000"/>
            </w:tcBorders>
          </w:tcPr>
          <w:p w14:paraId="1D8A51F2"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5E766091" w14:textId="77777777" w:rsidR="006F635E" w:rsidRPr="00AC7CBE" w:rsidRDefault="006F635E" w:rsidP="00AC7CBE">
            <w:pPr>
              <w:spacing w:after="0" w:line="240" w:lineRule="auto"/>
              <w:contextualSpacing/>
              <w:rPr>
                <w:w w:val="105"/>
              </w:rPr>
            </w:pPr>
          </w:p>
        </w:tc>
      </w:tr>
      <w:tr w:rsidR="0057266B" w:rsidRPr="00AC7CBE" w14:paraId="05C521EE" w14:textId="77777777" w:rsidTr="0035371A">
        <w:trPr>
          <w:trHeight w:val="20"/>
        </w:trPr>
        <w:tc>
          <w:tcPr>
            <w:tcW w:w="359" w:type="dxa"/>
            <w:tcBorders>
              <w:right w:val="single" w:sz="4" w:space="0" w:color="auto"/>
            </w:tcBorders>
          </w:tcPr>
          <w:p w14:paraId="34603DAB" w14:textId="77777777" w:rsidR="0057266B" w:rsidRPr="00AC7CBE" w:rsidRDefault="0057266B" w:rsidP="00AC7CBE">
            <w:pPr>
              <w:spacing w:after="0" w:line="240" w:lineRule="auto"/>
              <w:contextualSpacing/>
              <w:rPr>
                <w:w w:val="105"/>
              </w:rPr>
            </w:pPr>
          </w:p>
        </w:tc>
        <w:tc>
          <w:tcPr>
            <w:tcW w:w="3961" w:type="dxa"/>
            <w:tcBorders>
              <w:left w:val="single" w:sz="4" w:space="0" w:color="auto"/>
              <w:right w:val="nil"/>
            </w:tcBorders>
          </w:tcPr>
          <w:p w14:paraId="6B2A940C" w14:textId="5883C891" w:rsidR="0057266B" w:rsidRPr="00AC7CBE" w:rsidRDefault="0057266B" w:rsidP="00AC7CBE">
            <w:pPr>
              <w:spacing w:after="0" w:line="240" w:lineRule="auto"/>
              <w:contextualSpacing/>
              <w:rPr>
                <w:w w:val="105"/>
              </w:rPr>
            </w:pPr>
            <w:r w:rsidRPr="00AC7CBE">
              <w:rPr>
                <w:w w:val="105"/>
              </w:rPr>
              <w:t>Thatching/fencing grass</w:t>
            </w:r>
          </w:p>
        </w:tc>
        <w:tc>
          <w:tcPr>
            <w:tcW w:w="2160" w:type="dxa"/>
            <w:tcBorders>
              <w:left w:val="nil"/>
              <w:right w:val="single" w:sz="18" w:space="0" w:color="000000"/>
            </w:tcBorders>
          </w:tcPr>
          <w:p w14:paraId="5B7E82C6" w14:textId="77777777" w:rsidR="0057266B" w:rsidRPr="00AC7CBE" w:rsidRDefault="0057266B"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1F6BCDDC" w14:textId="77777777" w:rsidR="0057266B" w:rsidRPr="00AC7CBE" w:rsidRDefault="0057266B" w:rsidP="00AC7CBE">
            <w:pPr>
              <w:spacing w:after="0" w:line="240" w:lineRule="auto"/>
              <w:contextualSpacing/>
              <w:rPr>
                <w:w w:val="105"/>
              </w:rPr>
            </w:pPr>
          </w:p>
        </w:tc>
      </w:tr>
      <w:tr w:rsidR="0057266B" w:rsidRPr="00AC7CBE" w14:paraId="29245B0F" w14:textId="77777777" w:rsidTr="0035371A">
        <w:trPr>
          <w:trHeight w:val="20"/>
        </w:trPr>
        <w:tc>
          <w:tcPr>
            <w:tcW w:w="359" w:type="dxa"/>
            <w:tcBorders>
              <w:right w:val="single" w:sz="4" w:space="0" w:color="auto"/>
            </w:tcBorders>
          </w:tcPr>
          <w:p w14:paraId="6F94EAAB" w14:textId="77777777" w:rsidR="0057266B" w:rsidRPr="00AC7CBE" w:rsidRDefault="0057266B" w:rsidP="00AC7CBE">
            <w:pPr>
              <w:spacing w:after="0" w:line="240" w:lineRule="auto"/>
              <w:contextualSpacing/>
              <w:rPr>
                <w:w w:val="105"/>
              </w:rPr>
            </w:pPr>
          </w:p>
        </w:tc>
        <w:tc>
          <w:tcPr>
            <w:tcW w:w="3961" w:type="dxa"/>
            <w:tcBorders>
              <w:left w:val="single" w:sz="4" w:space="0" w:color="auto"/>
              <w:right w:val="nil"/>
            </w:tcBorders>
          </w:tcPr>
          <w:p w14:paraId="3EFB9390" w14:textId="52B24AE6" w:rsidR="0057266B" w:rsidRPr="00AC7CBE" w:rsidRDefault="0057266B" w:rsidP="00AC7CBE">
            <w:pPr>
              <w:spacing w:after="0" w:line="240" w:lineRule="auto"/>
              <w:contextualSpacing/>
              <w:rPr>
                <w:w w:val="105"/>
              </w:rPr>
            </w:pPr>
            <w:r w:rsidRPr="00AC7CBE">
              <w:rPr>
                <w:w w:val="105"/>
              </w:rPr>
              <w:t>Fodder</w:t>
            </w:r>
          </w:p>
        </w:tc>
        <w:tc>
          <w:tcPr>
            <w:tcW w:w="2160" w:type="dxa"/>
            <w:tcBorders>
              <w:left w:val="nil"/>
              <w:right w:val="single" w:sz="18" w:space="0" w:color="000000"/>
            </w:tcBorders>
          </w:tcPr>
          <w:p w14:paraId="5458D573" w14:textId="77777777" w:rsidR="0057266B" w:rsidRPr="00AC7CBE" w:rsidRDefault="0057266B"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6F018A52" w14:textId="77777777" w:rsidR="0057266B" w:rsidRPr="00AC7CBE" w:rsidRDefault="0057266B" w:rsidP="00AC7CBE">
            <w:pPr>
              <w:spacing w:after="0" w:line="240" w:lineRule="auto"/>
              <w:contextualSpacing/>
              <w:rPr>
                <w:w w:val="105"/>
              </w:rPr>
            </w:pPr>
          </w:p>
        </w:tc>
      </w:tr>
      <w:tr w:rsidR="0057266B" w:rsidRPr="00AC7CBE" w14:paraId="692BF04B" w14:textId="77777777" w:rsidTr="0035371A">
        <w:trPr>
          <w:trHeight w:val="20"/>
        </w:trPr>
        <w:tc>
          <w:tcPr>
            <w:tcW w:w="359" w:type="dxa"/>
            <w:tcBorders>
              <w:right w:val="single" w:sz="4" w:space="0" w:color="auto"/>
            </w:tcBorders>
          </w:tcPr>
          <w:p w14:paraId="7C6FB8B2" w14:textId="77777777" w:rsidR="0057266B" w:rsidRPr="00AC7CBE" w:rsidRDefault="0057266B" w:rsidP="00AC7CBE">
            <w:pPr>
              <w:spacing w:after="0" w:line="240" w:lineRule="auto"/>
              <w:contextualSpacing/>
              <w:rPr>
                <w:w w:val="105"/>
              </w:rPr>
            </w:pPr>
          </w:p>
        </w:tc>
        <w:tc>
          <w:tcPr>
            <w:tcW w:w="3961" w:type="dxa"/>
            <w:tcBorders>
              <w:left w:val="single" w:sz="4" w:space="0" w:color="auto"/>
              <w:right w:val="nil"/>
            </w:tcBorders>
          </w:tcPr>
          <w:p w14:paraId="650D919A" w14:textId="1CF04CCC" w:rsidR="0057266B" w:rsidRPr="00AC7CBE" w:rsidRDefault="0057266B" w:rsidP="00AC7CBE">
            <w:pPr>
              <w:spacing w:after="0" w:line="240" w:lineRule="auto"/>
              <w:contextualSpacing/>
              <w:rPr>
                <w:w w:val="105"/>
              </w:rPr>
            </w:pPr>
            <w:r w:rsidRPr="00AC7CBE">
              <w:rPr>
                <w:w w:val="105"/>
              </w:rPr>
              <w:t>Wild animals</w:t>
            </w:r>
          </w:p>
        </w:tc>
        <w:tc>
          <w:tcPr>
            <w:tcW w:w="2160" w:type="dxa"/>
            <w:tcBorders>
              <w:left w:val="nil"/>
              <w:right w:val="single" w:sz="18" w:space="0" w:color="000000"/>
            </w:tcBorders>
          </w:tcPr>
          <w:p w14:paraId="5497B469" w14:textId="77777777" w:rsidR="0057266B" w:rsidRPr="00AC7CBE" w:rsidRDefault="0057266B"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5AF0F676" w14:textId="77777777" w:rsidR="0057266B" w:rsidRPr="00AC7CBE" w:rsidRDefault="0057266B" w:rsidP="00AC7CBE">
            <w:pPr>
              <w:spacing w:after="0" w:line="240" w:lineRule="auto"/>
              <w:contextualSpacing/>
              <w:rPr>
                <w:w w:val="105"/>
              </w:rPr>
            </w:pPr>
          </w:p>
        </w:tc>
      </w:tr>
    </w:tbl>
    <w:p w14:paraId="1CB10FCC" w14:textId="77777777" w:rsidR="00E4168E" w:rsidRPr="00AC7CBE" w:rsidRDefault="00E4168E" w:rsidP="00AC7CBE">
      <w:pPr>
        <w:spacing w:after="0" w:line="240" w:lineRule="auto"/>
        <w:contextualSpacing/>
      </w:pPr>
    </w:p>
    <w:p w14:paraId="58BB3611" w14:textId="77777777" w:rsidR="001E68A0" w:rsidRPr="00AC7CBE" w:rsidRDefault="001E68A0" w:rsidP="00AC7CBE">
      <w:pPr>
        <w:spacing w:after="0" w:line="240" w:lineRule="auto"/>
        <w:contextualSpacing/>
        <w:rPr>
          <w:rFonts w:eastAsia="Times New Roman" w:cs="Times New Roman"/>
          <w:b/>
          <w:bCs/>
          <w:color w:val="000000"/>
        </w:rPr>
      </w:pPr>
      <w:r w:rsidRPr="00AC7CBE">
        <w:rPr>
          <w:rFonts w:eastAsia="Times New Roman" w:cs="Times New Roman"/>
          <w:b/>
          <w:bCs/>
          <w:color w:val="000000"/>
        </w:rPr>
        <w:br w:type="page"/>
      </w:r>
    </w:p>
    <w:p w14:paraId="00C5568B" w14:textId="6F11FB88" w:rsidR="006F4291" w:rsidRPr="00AC7CBE" w:rsidRDefault="006F4291" w:rsidP="00AC7CBE">
      <w:pPr>
        <w:spacing w:after="0" w:line="240" w:lineRule="auto"/>
        <w:contextualSpacing/>
        <w:rPr>
          <w:rFonts w:eastAsia="Times New Roman" w:cs="Times New Roman"/>
          <w:b/>
          <w:bCs/>
          <w:color w:val="000000"/>
        </w:rPr>
      </w:pPr>
      <w:commentRangeStart w:id="41"/>
      <w:r w:rsidRPr="00AC7CBE">
        <w:rPr>
          <w:rFonts w:eastAsia="Times New Roman" w:cs="Times New Roman"/>
          <w:b/>
          <w:bCs/>
          <w:color w:val="000000"/>
        </w:rPr>
        <w:lastRenderedPageBreak/>
        <w:t>I</w:t>
      </w:r>
      <w:r w:rsidR="00471179">
        <w:rPr>
          <w:rFonts w:eastAsia="Times New Roman" w:cs="Times New Roman"/>
          <w:b/>
          <w:bCs/>
          <w:color w:val="000000"/>
        </w:rPr>
        <w:t>.</w:t>
      </w:r>
      <w:ins w:id="42" w:author="Stickler, Mercedes M. (E3/LTRM)" w:date="2014-09-22T18:15:00Z">
        <w:r w:rsidR="00D5225B">
          <w:rPr>
            <w:rFonts w:eastAsia="Times New Roman" w:cs="Times New Roman"/>
            <w:b/>
            <w:bCs/>
            <w:color w:val="000000"/>
          </w:rPr>
          <w:t>FOREST</w:t>
        </w:r>
        <w:r w:rsidR="00D5225B" w:rsidRPr="00AC7CBE">
          <w:rPr>
            <w:rFonts w:eastAsia="Times New Roman" w:cs="Times New Roman"/>
            <w:b/>
            <w:bCs/>
            <w:color w:val="000000"/>
          </w:rPr>
          <w:t xml:space="preserve"> </w:t>
        </w:r>
      </w:ins>
      <w:r w:rsidRPr="00AC7CBE">
        <w:rPr>
          <w:rFonts w:eastAsia="Times New Roman" w:cs="Times New Roman"/>
          <w:b/>
          <w:bCs/>
          <w:color w:val="000000"/>
        </w:rPr>
        <w:t>CONFLICT</w:t>
      </w:r>
      <w:commentRangeEnd w:id="41"/>
      <w:r w:rsidR="00B70D28">
        <w:rPr>
          <w:rStyle w:val="CommentReference"/>
        </w:rPr>
        <w:commentReference w:id="41"/>
      </w:r>
    </w:p>
    <w:p w14:paraId="2D95B317" w14:textId="18F9CB68" w:rsidR="006F4291" w:rsidRDefault="006F4291" w:rsidP="00AC7CBE">
      <w:pPr>
        <w:pStyle w:val="Header"/>
        <w:tabs>
          <w:tab w:val="clear" w:pos="4680"/>
          <w:tab w:val="clear" w:pos="9360"/>
        </w:tabs>
        <w:contextualSpacing/>
        <w:rPr>
          <w:rFonts w:eastAsia="Calibri" w:cs="Times New Roman"/>
        </w:rPr>
      </w:pPr>
      <w:r w:rsidRPr="00AC7CBE">
        <w:rPr>
          <w:rFonts w:eastAsia="Calibri" w:cs="Times New Roman"/>
        </w:rPr>
        <w:t xml:space="preserve">Now I am going to ask you some questions about </w:t>
      </w:r>
      <w:r w:rsidR="00715136">
        <w:rPr>
          <w:rFonts w:eastAsia="Calibri" w:cs="Times New Roman"/>
        </w:rPr>
        <w:t xml:space="preserve">conflicts that have occurred in the forest.  </w:t>
      </w:r>
    </w:p>
    <w:p w14:paraId="41FD052F" w14:textId="77777777" w:rsidR="00715136" w:rsidRDefault="00715136" w:rsidP="00AC7CBE">
      <w:pPr>
        <w:pStyle w:val="Header"/>
        <w:tabs>
          <w:tab w:val="clear" w:pos="4680"/>
          <w:tab w:val="clear" w:pos="9360"/>
        </w:tabs>
        <w:contextualSpacing/>
        <w:rPr>
          <w:rFonts w:eastAsia="Calibri" w:cs="Times New Roman"/>
        </w:rPr>
      </w:pPr>
    </w:p>
    <w:p w14:paraId="2D7A0843" w14:textId="77777777" w:rsidR="00074302" w:rsidRDefault="00074302" w:rsidP="00AC7CBE">
      <w:pPr>
        <w:pStyle w:val="Header"/>
        <w:tabs>
          <w:tab w:val="clear" w:pos="4680"/>
          <w:tab w:val="clear" w:pos="9360"/>
        </w:tabs>
        <w:contextualSpacing/>
        <w:rPr>
          <w:rFonts w:eastAsia="Calibri" w:cs="Times New Roman"/>
        </w:rPr>
      </w:pPr>
    </w:p>
    <w:p w14:paraId="3D9BC3CA" w14:textId="220E48ED" w:rsidR="00074302" w:rsidRDefault="00074302" w:rsidP="00AC7CBE">
      <w:pPr>
        <w:pStyle w:val="Header"/>
        <w:tabs>
          <w:tab w:val="clear" w:pos="4680"/>
          <w:tab w:val="clear" w:pos="9360"/>
        </w:tabs>
        <w:contextualSpacing/>
        <w:rPr>
          <w:rFonts w:eastAsia="Calibri" w:cs="Times New Roman"/>
        </w:rPr>
      </w:pPr>
      <w:proofErr w:type="gramStart"/>
      <w:r>
        <w:rPr>
          <w:rFonts w:eastAsia="Calibri" w:cs="Times New Roman"/>
        </w:rPr>
        <w:t>….</w:t>
      </w:r>
      <w:r w:rsidRPr="00074302">
        <w:rPr>
          <w:rFonts w:eastAsia="Calibri" w:cs="Times New Roman"/>
          <w:b/>
        </w:rPr>
        <w:t>BETWEEN</w:t>
      </w:r>
      <w:proofErr w:type="gramEnd"/>
      <w:r w:rsidRPr="00074302">
        <w:rPr>
          <w:rFonts w:eastAsia="Calibri" w:cs="Times New Roman"/>
          <w:b/>
        </w:rPr>
        <w:t xml:space="preserve"> THIS VILLAGE AND OTHER VILLAGES IN THIS FOREST</w:t>
      </w:r>
      <w:r>
        <w:rPr>
          <w:rFonts w:eastAsia="Calibri" w:cs="Times New Roman"/>
        </w:rPr>
        <w:t xml:space="preserve"> </w:t>
      </w:r>
    </w:p>
    <w:p w14:paraId="19107E12" w14:textId="77777777" w:rsidR="00074302" w:rsidRDefault="00074302" w:rsidP="00AC7CBE">
      <w:pPr>
        <w:pStyle w:val="Header"/>
        <w:tabs>
          <w:tab w:val="clear" w:pos="4680"/>
          <w:tab w:val="clear" w:pos="9360"/>
        </w:tabs>
        <w:contextualSpacing/>
        <w:rPr>
          <w:rFonts w:eastAsia="Calibri" w:cs="Times New Roman"/>
        </w:rPr>
      </w:pPr>
    </w:p>
    <w:p w14:paraId="22BCC2F4" w14:textId="314E18C4" w:rsidR="00715136" w:rsidRDefault="00B70D28" w:rsidP="00AC7CBE">
      <w:pPr>
        <w:pStyle w:val="Header"/>
        <w:tabs>
          <w:tab w:val="clear" w:pos="4680"/>
          <w:tab w:val="clear" w:pos="9360"/>
        </w:tabs>
        <w:contextualSpacing/>
        <w:rPr>
          <w:rFonts w:eastAsia="Calibri" w:cs="Times New Roman"/>
        </w:rPr>
      </w:pPr>
      <w:r>
        <w:rPr>
          <w:rFonts w:eastAsia="Calibri" w:cs="Times New Roman"/>
        </w:rPr>
        <w:t xml:space="preserve">In the past three years, were there any </w:t>
      </w:r>
      <w:r w:rsidRPr="00074302">
        <w:rPr>
          <w:rFonts w:eastAsia="Calibri" w:cs="Times New Roman"/>
          <w:b/>
        </w:rPr>
        <w:t>boundary conflicts</w:t>
      </w:r>
      <w:r>
        <w:rPr>
          <w:rFonts w:eastAsia="Calibri" w:cs="Times New Roman"/>
        </w:rPr>
        <w:t xml:space="preserve">? </w:t>
      </w:r>
    </w:p>
    <w:p w14:paraId="683C1C46" w14:textId="1C18D5D8" w:rsidR="00B70D28" w:rsidRDefault="00B70D28" w:rsidP="00AC7CBE">
      <w:pPr>
        <w:pStyle w:val="Header"/>
        <w:tabs>
          <w:tab w:val="clear" w:pos="4680"/>
          <w:tab w:val="clear" w:pos="9360"/>
        </w:tabs>
        <w:contextualSpacing/>
        <w:rPr>
          <w:rFonts w:eastAsia="Calibri" w:cs="Times New Roman"/>
        </w:rPr>
      </w:pPr>
      <w:r>
        <w:rPr>
          <w:rFonts w:eastAsia="Calibri" w:cs="Times New Roman"/>
        </w:rPr>
        <w:t xml:space="preserve">-How many conflicts? </w:t>
      </w:r>
    </w:p>
    <w:p w14:paraId="28C14771" w14:textId="65704C77" w:rsidR="00074302" w:rsidRDefault="00A63ABC" w:rsidP="00AC7CBE">
      <w:pPr>
        <w:pStyle w:val="Header"/>
        <w:tabs>
          <w:tab w:val="clear" w:pos="4680"/>
          <w:tab w:val="clear" w:pos="9360"/>
        </w:tabs>
        <w:contextualSpacing/>
        <w:rPr>
          <w:rFonts w:eastAsia="Calibri" w:cs="Times New Roman"/>
        </w:rPr>
      </w:pPr>
      <w:r>
        <w:rPr>
          <w:rFonts w:eastAsia="Calibri" w:cs="Times New Roman"/>
        </w:rPr>
        <w:t xml:space="preserve">-How many are still ongoing? </w:t>
      </w:r>
    </w:p>
    <w:p w14:paraId="6E8306B5" w14:textId="77777777" w:rsidR="00A63ABC" w:rsidRDefault="00A63ABC" w:rsidP="00A63ABC">
      <w:pPr>
        <w:pStyle w:val="Header"/>
        <w:tabs>
          <w:tab w:val="clear" w:pos="4680"/>
          <w:tab w:val="clear" w:pos="9360"/>
        </w:tabs>
        <w:contextualSpacing/>
        <w:rPr>
          <w:rFonts w:eastAsia="Calibri" w:cs="Times New Roman"/>
        </w:rPr>
      </w:pPr>
      <w:r>
        <w:rPr>
          <w:rFonts w:eastAsia="Calibri" w:cs="Times New Roman"/>
        </w:rPr>
        <w:t xml:space="preserve">-Who helped to resolve the conflict? </w:t>
      </w:r>
    </w:p>
    <w:p w14:paraId="33A549E9" w14:textId="16EFFBDF" w:rsidR="00A63ABC" w:rsidRPr="00AC7CBE" w:rsidRDefault="00A63ABC" w:rsidP="00A63ABC">
      <w:pPr>
        <w:spacing w:after="0" w:line="240" w:lineRule="auto"/>
        <w:contextualSpacing/>
        <w:rPr>
          <w:rFonts w:cs="Times New Roman"/>
          <w:w w:val="105"/>
        </w:rPr>
      </w:pPr>
      <w:r>
        <w:rPr>
          <w:rFonts w:cs="Times New Roman"/>
          <w:w w:val="105"/>
        </w:rPr>
        <w:t>1=Headperson</w:t>
      </w:r>
    </w:p>
    <w:p w14:paraId="671148BB" w14:textId="77777777" w:rsidR="00A63ABC" w:rsidRDefault="00A63ABC" w:rsidP="00A63ABC">
      <w:pPr>
        <w:spacing w:after="0" w:line="240" w:lineRule="auto"/>
        <w:contextualSpacing/>
        <w:rPr>
          <w:rFonts w:cs="Times New Roman"/>
          <w:w w:val="105"/>
        </w:rPr>
      </w:pPr>
      <w:r w:rsidRPr="00AC7CBE">
        <w:rPr>
          <w:rFonts w:cs="Times New Roman"/>
          <w:w w:val="105"/>
        </w:rPr>
        <w:t>2=NGO</w:t>
      </w:r>
    </w:p>
    <w:p w14:paraId="6F073CF0" w14:textId="06EBB7B4" w:rsidR="00A63ABC" w:rsidRDefault="00A63ABC" w:rsidP="00A63ABC">
      <w:pPr>
        <w:spacing w:after="0" w:line="240" w:lineRule="auto"/>
        <w:contextualSpacing/>
        <w:rPr>
          <w:rFonts w:cs="Times New Roman"/>
          <w:w w:val="105"/>
        </w:rPr>
      </w:pPr>
      <w:r>
        <w:rPr>
          <w:rFonts w:cs="Times New Roman"/>
          <w:w w:val="105"/>
        </w:rPr>
        <w:t>3=ZAWA</w:t>
      </w:r>
    </w:p>
    <w:p w14:paraId="03B9B89B" w14:textId="5839793F" w:rsidR="00A63ABC" w:rsidRDefault="00A63ABC" w:rsidP="00A63ABC">
      <w:pPr>
        <w:spacing w:after="0" w:line="240" w:lineRule="auto"/>
        <w:contextualSpacing/>
        <w:rPr>
          <w:rFonts w:cs="Times New Roman"/>
          <w:w w:val="105"/>
        </w:rPr>
      </w:pPr>
      <w:r>
        <w:rPr>
          <w:rFonts w:cs="Times New Roman"/>
          <w:w w:val="105"/>
        </w:rPr>
        <w:t>4=Forest Service</w:t>
      </w:r>
    </w:p>
    <w:p w14:paraId="1BF31A02" w14:textId="2FED3A68" w:rsidR="00A63ABC" w:rsidRPr="00AC7CBE" w:rsidRDefault="00A63ABC" w:rsidP="00A63ABC">
      <w:pPr>
        <w:spacing w:after="0" w:line="240" w:lineRule="auto"/>
        <w:contextualSpacing/>
        <w:rPr>
          <w:rFonts w:cs="Times New Roman"/>
          <w:w w:val="105"/>
        </w:rPr>
      </w:pPr>
      <w:r>
        <w:rPr>
          <w:rFonts w:cs="Times New Roman"/>
          <w:w w:val="105"/>
        </w:rPr>
        <w:t>5=Village committee</w:t>
      </w:r>
    </w:p>
    <w:p w14:paraId="0539C765" w14:textId="77777777" w:rsidR="00A63ABC" w:rsidRPr="00AC7CBE" w:rsidRDefault="00A63ABC" w:rsidP="00A63ABC">
      <w:pPr>
        <w:spacing w:after="0" w:line="240" w:lineRule="auto"/>
        <w:contextualSpacing/>
        <w:rPr>
          <w:rFonts w:cs="Times New Roman"/>
          <w:w w:val="105"/>
        </w:rPr>
      </w:pPr>
      <w:r w:rsidRPr="00AC7CBE">
        <w:rPr>
          <w:rFonts w:cs="Times New Roman"/>
          <w:w w:val="105"/>
        </w:rPr>
        <w:t>6=YGL</w:t>
      </w:r>
    </w:p>
    <w:p w14:paraId="14A32F7B" w14:textId="77777777" w:rsidR="00A63ABC" w:rsidRPr="00AC7CBE" w:rsidRDefault="00A63ABC" w:rsidP="00A63ABC">
      <w:pPr>
        <w:spacing w:after="0" w:line="240" w:lineRule="auto"/>
        <w:contextualSpacing/>
        <w:rPr>
          <w:rFonts w:cs="Times New Roman"/>
          <w:w w:val="105"/>
        </w:rPr>
      </w:pPr>
      <w:r w:rsidRPr="00AC7CBE">
        <w:rPr>
          <w:rFonts w:cs="Times New Roman"/>
          <w:w w:val="105"/>
        </w:rPr>
        <w:t>7=Chief</w:t>
      </w:r>
    </w:p>
    <w:p w14:paraId="53614797" w14:textId="77777777" w:rsidR="00A63ABC" w:rsidRDefault="00A63ABC" w:rsidP="00A63ABC">
      <w:pPr>
        <w:spacing w:after="0" w:line="240" w:lineRule="auto"/>
        <w:contextualSpacing/>
        <w:rPr>
          <w:rFonts w:cs="Times New Roman"/>
          <w:w w:val="105"/>
        </w:rPr>
      </w:pPr>
      <w:r w:rsidRPr="00AC7CBE">
        <w:rPr>
          <w:rFonts w:cs="Times New Roman"/>
          <w:w w:val="105"/>
        </w:rPr>
        <w:t>8=</w:t>
      </w:r>
      <w:proofErr w:type="spellStart"/>
      <w:r w:rsidRPr="00AC7CBE">
        <w:rPr>
          <w:rFonts w:cs="Times New Roman"/>
          <w:w w:val="105"/>
        </w:rPr>
        <w:t>Induna</w:t>
      </w:r>
      <w:proofErr w:type="spellEnd"/>
    </w:p>
    <w:p w14:paraId="4845F81D" w14:textId="3AE67D6D" w:rsidR="00A63ABC" w:rsidRPr="00AC7CBE" w:rsidRDefault="00A63ABC" w:rsidP="00A63ABC">
      <w:pPr>
        <w:spacing w:after="0" w:line="240" w:lineRule="auto"/>
        <w:contextualSpacing/>
        <w:rPr>
          <w:rFonts w:cs="Times New Roman"/>
          <w:w w:val="105"/>
        </w:rPr>
      </w:pPr>
      <w:r>
        <w:rPr>
          <w:rFonts w:cs="Times New Roman"/>
          <w:w w:val="105"/>
        </w:rPr>
        <w:t>9=CRB</w:t>
      </w:r>
    </w:p>
    <w:p w14:paraId="560457C0" w14:textId="77777777" w:rsidR="00A63ABC" w:rsidRPr="00AC7CBE" w:rsidRDefault="00A63ABC" w:rsidP="00A63ABC">
      <w:pPr>
        <w:spacing w:after="0" w:line="240" w:lineRule="auto"/>
        <w:contextualSpacing/>
        <w:rPr>
          <w:rFonts w:cs="Times New Roman"/>
          <w:w w:val="105"/>
        </w:rPr>
      </w:pPr>
      <w:r w:rsidRPr="00AC7CBE">
        <w:rPr>
          <w:rFonts w:cs="Times New Roman"/>
          <w:w w:val="105"/>
        </w:rPr>
        <w:t>97=</w:t>
      </w:r>
      <w:proofErr w:type="gramStart"/>
      <w:r w:rsidRPr="00AC7CBE">
        <w:rPr>
          <w:rFonts w:cs="Times New Roman"/>
          <w:w w:val="105"/>
        </w:rPr>
        <w:t>Other</w:t>
      </w:r>
      <w:proofErr w:type="gramEnd"/>
      <w:r w:rsidRPr="00AC7CBE">
        <w:rPr>
          <w:rFonts w:cs="Times New Roman"/>
          <w:w w:val="105"/>
        </w:rPr>
        <w:t>, please specify</w:t>
      </w:r>
    </w:p>
    <w:p w14:paraId="7FA7502A" w14:textId="77777777" w:rsidR="00A63ABC" w:rsidRPr="00AC7CBE" w:rsidRDefault="00A63ABC" w:rsidP="00A63ABC">
      <w:pPr>
        <w:spacing w:after="0" w:line="240" w:lineRule="auto"/>
        <w:contextualSpacing/>
        <w:rPr>
          <w:rFonts w:cs="Times New Roman"/>
          <w:w w:val="105"/>
        </w:rPr>
      </w:pPr>
      <w:r w:rsidRPr="00AC7CBE">
        <w:rPr>
          <w:rFonts w:cs="Times New Roman"/>
          <w:w w:val="105"/>
        </w:rPr>
        <w:t>888=</w:t>
      </w:r>
      <w:proofErr w:type="gramStart"/>
      <w:r w:rsidRPr="00AC7CBE">
        <w:rPr>
          <w:rFonts w:cs="Times New Roman"/>
          <w:w w:val="105"/>
        </w:rPr>
        <w:t>Don’t</w:t>
      </w:r>
      <w:proofErr w:type="gramEnd"/>
      <w:r w:rsidRPr="00AC7CBE">
        <w:rPr>
          <w:rFonts w:cs="Times New Roman"/>
          <w:w w:val="105"/>
        </w:rPr>
        <w:t xml:space="preserve"> know</w:t>
      </w:r>
    </w:p>
    <w:p w14:paraId="50BB5F48" w14:textId="77777777" w:rsidR="00A63ABC" w:rsidRDefault="00A63ABC" w:rsidP="00A63ABC">
      <w:pPr>
        <w:pStyle w:val="Header"/>
        <w:tabs>
          <w:tab w:val="clear" w:pos="4680"/>
          <w:tab w:val="clear" w:pos="9360"/>
        </w:tabs>
        <w:contextualSpacing/>
        <w:rPr>
          <w:rFonts w:eastAsia="Calibri" w:cs="Times New Roman"/>
        </w:rPr>
      </w:pPr>
      <w:r w:rsidRPr="00AC7CBE">
        <w:rPr>
          <w:rFonts w:cs="Times New Roman"/>
          <w:w w:val="105"/>
        </w:rPr>
        <w:t>999=Preferred not to answer</w:t>
      </w:r>
    </w:p>
    <w:p w14:paraId="0E8C52B1" w14:textId="376689AD" w:rsidR="00A63ABC" w:rsidRDefault="00A63ABC" w:rsidP="00A63ABC">
      <w:pPr>
        <w:pStyle w:val="Header"/>
        <w:tabs>
          <w:tab w:val="clear" w:pos="4680"/>
          <w:tab w:val="clear" w:pos="9360"/>
        </w:tabs>
        <w:contextualSpacing/>
        <w:rPr>
          <w:rFonts w:eastAsia="Calibri" w:cs="Times New Roman"/>
        </w:rPr>
      </w:pPr>
      <w:r>
        <w:rPr>
          <w:rFonts w:eastAsia="Calibri" w:cs="Times New Roman"/>
        </w:rPr>
        <w:t xml:space="preserve">-How many of these conflicts have led to violence or the destruction of property? </w:t>
      </w:r>
    </w:p>
    <w:p w14:paraId="2FD737C3" w14:textId="77777777" w:rsidR="00A63ABC" w:rsidRDefault="00A63ABC" w:rsidP="00AC7CBE">
      <w:pPr>
        <w:pStyle w:val="Header"/>
        <w:tabs>
          <w:tab w:val="clear" w:pos="4680"/>
          <w:tab w:val="clear" w:pos="9360"/>
        </w:tabs>
        <w:contextualSpacing/>
        <w:rPr>
          <w:rFonts w:eastAsia="Calibri" w:cs="Times New Roman"/>
        </w:rPr>
      </w:pPr>
    </w:p>
    <w:p w14:paraId="4A65F8FE" w14:textId="77777777" w:rsidR="00B70D28" w:rsidRDefault="00B70D28" w:rsidP="00AC7CBE">
      <w:pPr>
        <w:pStyle w:val="Header"/>
        <w:tabs>
          <w:tab w:val="clear" w:pos="4680"/>
          <w:tab w:val="clear" w:pos="9360"/>
        </w:tabs>
        <w:contextualSpacing/>
        <w:rPr>
          <w:rFonts w:eastAsia="Calibri" w:cs="Times New Roman"/>
        </w:rPr>
      </w:pPr>
    </w:p>
    <w:p w14:paraId="450E0EB3" w14:textId="2D127826" w:rsidR="00B70D28" w:rsidRDefault="00B70D28" w:rsidP="00AC7CBE">
      <w:pPr>
        <w:pStyle w:val="Header"/>
        <w:tabs>
          <w:tab w:val="clear" w:pos="4680"/>
          <w:tab w:val="clear" w:pos="9360"/>
        </w:tabs>
        <w:contextualSpacing/>
        <w:rPr>
          <w:rFonts w:eastAsia="Calibri" w:cs="Times New Roman"/>
        </w:rPr>
      </w:pPr>
      <w:r>
        <w:rPr>
          <w:rFonts w:eastAsia="Calibri" w:cs="Times New Roman"/>
        </w:rPr>
        <w:t xml:space="preserve">In the past three years, were there any disputes about </w:t>
      </w:r>
      <w:r w:rsidRPr="00A63ABC">
        <w:rPr>
          <w:rFonts w:eastAsia="Calibri" w:cs="Times New Roman"/>
          <w:b/>
        </w:rPr>
        <w:t>which NTFP products could be harvested from the forest</w:t>
      </w:r>
      <w:r>
        <w:rPr>
          <w:rFonts w:eastAsia="Calibri" w:cs="Times New Roman"/>
        </w:rPr>
        <w:t xml:space="preserve">? </w:t>
      </w:r>
    </w:p>
    <w:p w14:paraId="74054C15" w14:textId="77777777" w:rsidR="00B70D28" w:rsidRDefault="00B70D28" w:rsidP="00AC7CBE">
      <w:pPr>
        <w:pStyle w:val="Header"/>
        <w:tabs>
          <w:tab w:val="clear" w:pos="4680"/>
          <w:tab w:val="clear" w:pos="9360"/>
        </w:tabs>
        <w:contextualSpacing/>
        <w:rPr>
          <w:rFonts w:eastAsia="Calibri" w:cs="Times New Roman"/>
        </w:rPr>
      </w:pPr>
    </w:p>
    <w:p w14:paraId="2B26AB80" w14:textId="77777777" w:rsidR="00B70D28" w:rsidRDefault="00B70D28" w:rsidP="00B70D28">
      <w:pPr>
        <w:pStyle w:val="Header"/>
        <w:tabs>
          <w:tab w:val="clear" w:pos="4680"/>
          <w:tab w:val="clear" w:pos="9360"/>
        </w:tabs>
        <w:contextualSpacing/>
        <w:rPr>
          <w:rFonts w:eastAsia="Calibri" w:cs="Times New Roman"/>
        </w:rPr>
      </w:pPr>
      <w:r>
        <w:rPr>
          <w:rFonts w:eastAsia="Calibri" w:cs="Times New Roman"/>
        </w:rPr>
        <w:t xml:space="preserve">-How many conflicts? </w:t>
      </w:r>
    </w:p>
    <w:p w14:paraId="36BC9487" w14:textId="7B9ACB18" w:rsidR="00074302" w:rsidRDefault="00074302" w:rsidP="00B70D28">
      <w:pPr>
        <w:pStyle w:val="Header"/>
        <w:tabs>
          <w:tab w:val="clear" w:pos="4680"/>
          <w:tab w:val="clear" w:pos="9360"/>
        </w:tabs>
        <w:contextualSpacing/>
        <w:rPr>
          <w:rFonts w:eastAsia="Calibri" w:cs="Times New Roman"/>
        </w:rPr>
      </w:pPr>
      <w:r>
        <w:rPr>
          <w:rFonts w:eastAsia="Calibri" w:cs="Times New Roman"/>
        </w:rPr>
        <w:t xml:space="preserve">-How many are still ongoing? </w:t>
      </w:r>
    </w:p>
    <w:p w14:paraId="60351778" w14:textId="38981B2D" w:rsidR="00B70D28" w:rsidRDefault="00B70D28" w:rsidP="00B70D28">
      <w:pPr>
        <w:pStyle w:val="Header"/>
        <w:tabs>
          <w:tab w:val="clear" w:pos="4680"/>
          <w:tab w:val="clear" w:pos="9360"/>
        </w:tabs>
        <w:contextualSpacing/>
        <w:rPr>
          <w:rFonts w:eastAsia="Calibri" w:cs="Times New Roman"/>
        </w:rPr>
      </w:pPr>
      <w:r>
        <w:rPr>
          <w:rFonts w:eastAsia="Calibri" w:cs="Times New Roman"/>
        </w:rPr>
        <w:t xml:space="preserve">-Which NTFP products? </w:t>
      </w:r>
    </w:p>
    <w:p w14:paraId="058E1296" w14:textId="3DF86510" w:rsidR="00B70D28" w:rsidRDefault="00A63ABC" w:rsidP="00B70D28">
      <w:pPr>
        <w:pStyle w:val="Header"/>
        <w:tabs>
          <w:tab w:val="clear" w:pos="4680"/>
          <w:tab w:val="clear" w:pos="9360"/>
        </w:tabs>
        <w:contextualSpacing/>
        <w:rPr>
          <w:rFonts w:eastAsia="Calibri" w:cs="Times New Roman"/>
        </w:rPr>
      </w:pPr>
      <w:r>
        <w:rPr>
          <w:rFonts w:eastAsia="Calibri" w:cs="Times New Roman"/>
        </w:rPr>
        <w:t>-Who helped to resolve the conflicts? (</w:t>
      </w:r>
      <w:proofErr w:type="gramStart"/>
      <w:r>
        <w:rPr>
          <w:rFonts w:eastAsia="Calibri" w:cs="Times New Roman"/>
        </w:rPr>
        <w:t>use</w:t>
      </w:r>
      <w:proofErr w:type="gramEnd"/>
      <w:r>
        <w:rPr>
          <w:rFonts w:eastAsia="Calibri" w:cs="Times New Roman"/>
        </w:rPr>
        <w:t xml:space="preserve"> categories above)</w:t>
      </w:r>
    </w:p>
    <w:p w14:paraId="0A44A776" w14:textId="234D705A" w:rsidR="00B70D28" w:rsidRDefault="00A63ABC" w:rsidP="00AC7CBE">
      <w:pPr>
        <w:pStyle w:val="Header"/>
        <w:tabs>
          <w:tab w:val="clear" w:pos="4680"/>
          <w:tab w:val="clear" w:pos="9360"/>
        </w:tabs>
        <w:contextualSpacing/>
        <w:rPr>
          <w:rFonts w:eastAsia="Calibri" w:cs="Times New Roman"/>
        </w:rPr>
      </w:pPr>
      <w:r>
        <w:rPr>
          <w:rFonts w:eastAsia="Calibri" w:cs="Times New Roman"/>
        </w:rPr>
        <w:t>-</w:t>
      </w:r>
      <w:r>
        <w:rPr>
          <w:rFonts w:eastAsia="Calibri" w:cs="Times New Roman"/>
        </w:rPr>
        <w:t xml:space="preserve">How many of these conflicts have led </w:t>
      </w:r>
      <w:r>
        <w:rPr>
          <w:rFonts w:eastAsia="Calibri" w:cs="Times New Roman"/>
        </w:rPr>
        <w:t>to violence or the destruction of property?</w:t>
      </w:r>
    </w:p>
    <w:p w14:paraId="6CDBFDD7" w14:textId="77777777" w:rsidR="00A63ABC" w:rsidRDefault="00A63ABC" w:rsidP="00AC7CBE">
      <w:pPr>
        <w:pStyle w:val="Header"/>
        <w:tabs>
          <w:tab w:val="clear" w:pos="4680"/>
          <w:tab w:val="clear" w:pos="9360"/>
        </w:tabs>
        <w:contextualSpacing/>
        <w:rPr>
          <w:rFonts w:eastAsia="Calibri" w:cs="Times New Roman"/>
        </w:rPr>
      </w:pPr>
    </w:p>
    <w:p w14:paraId="3E8FCD2D" w14:textId="6455DF9D" w:rsidR="00715136" w:rsidRDefault="00B70D28" w:rsidP="00AC7CBE">
      <w:pPr>
        <w:pStyle w:val="Header"/>
        <w:tabs>
          <w:tab w:val="clear" w:pos="4680"/>
          <w:tab w:val="clear" w:pos="9360"/>
        </w:tabs>
        <w:contextualSpacing/>
        <w:rPr>
          <w:rFonts w:eastAsia="Calibri" w:cs="Times New Roman"/>
        </w:rPr>
      </w:pPr>
      <w:r>
        <w:rPr>
          <w:rFonts w:eastAsia="Calibri" w:cs="Times New Roman"/>
        </w:rPr>
        <w:t xml:space="preserve">In the past three years, were there any disputes about </w:t>
      </w:r>
      <w:r w:rsidRPr="00A63ABC">
        <w:rPr>
          <w:rFonts w:eastAsia="Calibri" w:cs="Times New Roman"/>
          <w:b/>
        </w:rPr>
        <w:t>grazing livestock in this forest</w:t>
      </w:r>
      <w:r>
        <w:rPr>
          <w:rFonts w:eastAsia="Calibri" w:cs="Times New Roman"/>
        </w:rPr>
        <w:t xml:space="preserve">? </w:t>
      </w:r>
    </w:p>
    <w:p w14:paraId="11D12EC1" w14:textId="77777777" w:rsidR="00B70D28" w:rsidRDefault="00B70D28" w:rsidP="00B70D28">
      <w:pPr>
        <w:pStyle w:val="Header"/>
        <w:tabs>
          <w:tab w:val="clear" w:pos="4680"/>
          <w:tab w:val="clear" w:pos="9360"/>
        </w:tabs>
        <w:contextualSpacing/>
        <w:rPr>
          <w:rFonts w:eastAsia="Calibri" w:cs="Times New Roman"/>
        </w:rPr>
      </w:pPr>
      <w:r>
        <w:rPr>
          <w:rFonts w:eastAsia="Calibri" w:cs="Times New Roman"/>
        </w:rPr>
        <w:t xml:space="preserve">-How many conflicts? </w:t>
      </w:r>
    </w:p>
    <w:p w14:paraId="2C899497" w14:textId="2D3734F7" w:rsidR="00074302" w:rsidRDefault="00074302" w:rsidP="00B70D28">
      <w:pPr>
        <w:pStyle w:val="Header"/>
        <w:tabs>
          <w:tab w:val="clear" w:pos="4680"/>
          <w:tab w:val="clear" w:pos="9360"/>
        </w:tabs>
        <w:contextualSpacing/>
        <w:rPr>
          <w:rFonts w:eastAsia="Calibri" w:cs="Times New Roman"/>
        </w:rPr>
      </w:pPr>
      <w:r>
        <w:rPr>
          <w:rFonts w:eastAsia="Calibri" w:cs="Times New Roman"/>
        </w:rPr>
        <w:t xml:space="preserve">-How many are still ongoing? </w:t>
      </w:r>
    </w:p>
    <w:p w14:paraId="293C7EA1" w14:textId="7DD34315" w:rsidR="00074302" w:rsidRDefault="00074302" w:rsidP="00B70D28">
      <w:pPr>
        <w:pStyle w:val="Header"/>
        <w:tabs>
          <w:tab w:val="clear" w:pos="4680"/>
          <w:tab w:val="clear" w:pos="9360"/>
        </w:tabs>
        <w:contextualSpacing/>
        <w:rPr>
          <w:rFonts w:eastAsia="Calibri" w:cs="Times New Roman"/>
        </w:rPr>
      </w:pPr>
      <w:r>
        <w:rPr>
          <w:rFonts w:eastAsia="Calibri" w:cs="Times New Roman"/>
        </w:rPr>
        <w:t xml:space="preserve">-Who helped to resolve the conflict? </w:t>
      </w:r>
    </w:p>
    <w:p w14:paraId="219FFD9D" w14:textId="4EA61671" w:rsidR="00B70D28" w:rsidRDefault="00A63ABC" w:rsidP="00AC7CBE">
      <w:pPr>
        <w:pStyle w:val="Header"/>
        <w:tabs>
          <w:tab w:val="clear" w:pos="4680"/>
          <w:tab w:val="clear" w:pos="9360"/>
        </w:tabs>
        <w:contextualSpacing/>
        <w:rPr>
          <w:rFonts w:eastAsia="Calibri" w:cs="Times New Roman"/>
        </w:rPr>
      </w:pPr>
      <w:r>
        <w:rPr>
          <w:rFonts w:eastAsia="Calibri" w:cs="Times New Roman"/>
        </w:rPr>
        <w:t>-</w:t>
      </w:r>
      <w:r>
        <w:rPr>
          <w:rFonts w:eastAsia="Calibri" w:cs="Times New Roman"/>
        </w:rPr>
        <w:t xml:space="preserve">How many of these conflicts have led </w:t>
      </w:r>
      <w:r>
        <w:rPr>
          <w:rFonts w:eastAsia="Calibri" w:cs="Times New Roman"/>
        </w:rPr>
        <w:t>to violence or the destruction of property?</w:t>
      </w:r>
    </w:p>
    <w:p w14:paraId="6D8D6483" w14:textId="77777777" w:rsidR="00B70D28" w:rsidRDefault="00B70D28" w:rsidP="00AC7CBE">
      <w:pPr>
        <w:pStyle w:val="Header"/>
        <w:tabs>
          <w:tab w:val="clear" w:pos="4680"/>
          <w:tab w:val="clear" w:pos="9360"/>
        </w:tabs>
        <w:contextualSpacing/>
        <w:rPr>
          <w:rFonts w:eastAsia="Calibri" w:cs="Times New Roman"/>
        </w:rPr>
      </w:pPr>
    </w:p>
    <w:p w14:paraId="2C3C4E70" w14:textId="754E6EE8" w:rsidR="00B70D28" w:rsidRDefault="00B70D28" w:rsidP="00B70D28">
      <w:pPr>
        <w:pStyle w:val="Header"/>
        <w:tabs>
          <w:tab w:val="clear" w:pos="4680"/>
          <w:tab w:val="clear" w:pos="9360"/>
        </w:tabs>
        <w:contextualSpacing/>
        <w:rPr>
          <w:rFonts w:eastAsia="Calibri" w:cs="Times New Roman"/>
        </w:rPr>
      </w:pPr>
      <w:r>
        <w:rPr>
          <w:rFonts w:eastAsia="Calibri" w:cs="Times New Roman"/>
        </w:rPr>
        <w:t xml:space="preserve">In the past three years, were there any disputes about </w:t>
      </w:r>
      <w:r w:rsidRPr="00A63ABC">
        <w:rPr>
          <w:rFonts w:eastAsia="Calibri" w:cs="Times New Roman"/>
          <w:b/>
        </w:rPr>
        <w:t>cutting trees in this forest</w:t>
      </w:r>
      <w:r>
        <w:rPr>
          <w:rFonts w:eastAsia="Calibri" w:cs="Times New Roman"/>
        </w:rPr>
        <w:t xml:space="preserve">? </w:t>
      </w:r>
    </w:p>
    <w:p w14:paraId="2D7A32FF" w14:textId="77777777" w:rsidR="00B70D28" w:rsidRDefault="00B70D28" w:rsidP="00B70D28">
      <w:pPr>
        <w:pStyle w:val="Header"/>
        <w:tabs>
          <w:tab w:val="clear" w:pos="4680"/>
          <w:tab w:val="clear" w:pos="9360"/>
        </w:tabs>
        <w:contextualSpacing/>
        <w:rPr>
          <w:rFonts w:eastAsia="Calibri" w:cs="Times New Roman"/>
        </w:rPr>
      </w:pPr>
      <w:r>
        <w:rPr>
          <w:rFonts w:eastAsia="Calibri" w:cs="Times New Roman"/>
        </w:rPr>
        <w:t xml:space="preserve">-How many conflicts? </w:t>
      </w:r>
    </w:p>
    <w:p w14:paraId="39F7A9BE" w14:textId="0DBAC947" w:rsidR="00074302" w:rsidRDefault="00074302" w:rsidP="00B70D28">
      <w:pPr>
        <w:pStyle w:val="Header"/>
        <w:tabs>
          <w:tab w:val="clear" w:pos="4680"/>
          <w:tab w:val="clear" w:pos="9360"/>
        </w:tabs>
        <w:contextualSpacing/>
        <w:rPr>
          <w:rFonts w:eastAsia="Calibri" w:cs="Times New Roman"/>
        </w:rPr>
      </w:pPr>
      <w:r>
        <w:rPr>
          <w:rFonts w:eastAsia="Calibri" w:cs="Times New Roman"/>
        </w:rPr>
        <w:t xml:space="preserve">-How many are still ongoing? </w:t>
      </w:r>
    </w:p>
    <w:p w14:paraId="2CC18992" w14:textId="59990265" w:rsidR="00074302" w:rsidRDefault="00074302" w:rsidP="00B70D28">
      <w:pPr>
        <w:pStyle w:val="Header"/>
        <w:tabs>
          <w:tab w:val="clear" w:pos="4680"/>
          <w:tab w:val="clear" w:pos="9360"/>
        </w:tabs>
        <w:contextualSpacing/>
        <w:rPr>
          <w:rFonts w:eastAsia="Calibri" w:cs="Times New Roman"/>
        </w:rPr>
      </w:pPr>
      <w:r>
        <w:rPr>
          <w:rFonts w:eastAsia="Calibri" w:cs="Times New Roman"/>
        </w:rPr>
        <w:t xml:space="preserve">-Who helped to resolve the conflict? </w:t>
      </w:r>
    </w:p>
    <w:p w14:paraId="4B518735" w14:textId="2BF0CC7F" w:rsidR="00B70D28" w:rsidRDefault="00A63ABC" w:rsidP="00B70D28">
      <w:pPr>
        <w:pStyle w:val="Header"/>
        <w:tabs>
          <w:tab w:val="clear" w:pos="4680"/>
          <w:tab w:val="clear" w:pos="9360"/>
        </w:tabs>
        <w:contextualSpacing/>
        <w:rPr>
          <w:rFonts w:eastAsia="Calibri" w:cs="Times New Roman"/>
        </w:rPr>
      </w:pPr>
      <w:r>
        <w:rPr>
          <w:rFonts w:eastAsia="Calibri" w:cs="Times New Roman"/>
        </w:rPr>
        <w:t>-</w:t>
      </w:r>
      <w:r>
        <w:rPr>
          <w:rFonts w:eastAsia="Calibri" w:cs="Times New Roman"/>
        </w:rPr>
        <w:t xml:space="preserve">How many of these conflicts have led </w:t>
      </w:r>
      <w:r>
        <w:rPr>
          <w:rFonts w:eastAsia="Calibri" w:cs="Times New Roman"/>
        </w:rPr>
        <w:t>to violence or the destruction of property?</w:t>
      </w:r>
    </w:p>
    <w:p w14:paraId="6AB14392" w14:textId="77777777" w:rsidR="00B70D28" w:rsidRDefault="00B70D28" w:rsidP="00B70D28">
      <w:pPr>
        <w:pStyle w:val="Header"/>
        <w:tabs>
          <w:tab w:val="clear" w:pos="4680"/>
          <w:tab w:val="clear" w:pos="9360"/>
        </w:tabs>
        <w:contextualSpacing/>
        <w:rPr>
          <w:rFonts w:eastAsia="Calibri" w:cs="Times New Roman"/>
        </w:rPr>
      </w:pPr>
    </w:p>
    <w:p w14:paraId="5D01BAB5" w14:textId="77777777" w:rsidR="00B70D28" w:rsidRDefault="00B70D28" w:rsidP="00B70D28">
      <w:pPr>
        <w:pStyle w:val="Header"/>
        <w:tabs>
          <w:tab w:val="clear" w:pos="4680"/>
          <w:tab w:val="clear" w:pos="9360"/>
        </w:tabs>
        <w:contextualSpacing/>
        <w:rPr>
          <w:rFonts w:eastAsia="Calibri" w:cs="Times New Roman"/>
        </w:rPr>
      </w:pPr>
    </w:p>
    <w:p w14:paraId="7C3A81A5" w14:textId="77777777" w:rsidR="00B70D28" w:rsidRDefault="00B70D28" w:rsidP="00B70D28">
      <w:pPr>
        <w:pStyle w:val="Header"/>
        <w:tabs>
          <w:tab w:val="clear" w:pos="4680"/>
          <w:tab w:val="clear" w:pos="9360"/>
        </w:tabs>
        <w:contextualSpacing/>
        <w:rPr>
          <w:rFonts w:eastAsia="Calibri" w:cs="Times New Roman"/>
        </w:rPr>
      </w:pPr>
    </w:p>
    <w:p w14:paraId="08C09886" w14:textId="4B430E64" w:rsidR="00B70D28" w:rsidRDefault="00B70D28" w:rsidP="00B70D28">
      <w:pPr>
        <w:pStyle w:val="Header"/>
        <w:tabs>
          <w:tab w:val="clear" w:pos="4680"/>
          <w:tab w:val="clear" w:pos="9360"/>
        </w:tabs>
        <w:contextualSpacing/>
        <w:rPr>
          <w:rFonts w:eastAsia="Calibri" w:cs="Times New Roman"/>
        </w:rPr>
      </w:pPr>
      <w:r>
        <w:rPr>
          <w:rFonts w:eastAsia="Calibri" w:cs="Times New Roman"/>
        </w:rPr>
        <w:lastRenderedPageBreak/>
        <w:t xml:space="preserve">In the past three years, were there any conflicts about the </w:t>
      </w:r>
      <w:r w:rsidRPr="009D7772">
        <w:rPr>
          <w:rFonts w:eastAsia="Calibri" w:cs="Times New Roman"/>
          <w:b/>
        </w:rPr>
        <w:t xml:space="preserve">ownership of trees </w:t>
      </w:r>
      <w:r>
        <w:rPr>
          <w:rFonts w:eastAsia="Calibri" w:cs="Times New Roman"/>
        </w:rPr>
        <w:t xml:space="preserve">in this forest? </w:t>
      </w:r>
    </w:p>
    <w:p w14:paraId="0D839D92" w14:textId="77777777" w:rsidR="00B70D28" w:rsidRDefault="00B70D28" w:rsidP="00B70D28">
      <w:pPr>
        <w:pStyle w:val="Header"/>
        <w:tabs>
          <w:tab w:val="clear" w:pos="4680"/>
          <w:tab w:val="clear" w:pos="9360"/>
        </w:tabs>
        <w:contextualSpacing/>
        <w:rPr>
          <w:rFonts w:eastAsia="Calibri" w:cs="Times New Roman"/>
        </w:rPr>
      </w:pPr>
      <w:r>
        <w:rPr>
          <w:rFonts w:eastAsia="Calibri" w:cs="Times New Roman"/>
        </w:rPr>
        <w:t xml:space="preserve">-How many conflicts? </w:t>
      </w:r>
    </w:p>
    <w:p w14:paraId="1C5CAED0" w14:textId="04272635" w:rsidR="00074302" w:rsidRDefault="00074302" w:rsidP="00B70D28">
      <w:pPr>
        <w:pStyle w:val="Header"/>
        <w:tabs>
          <w:tab w:val="clear" w:pos="4680"/>
          <w:tab w:val="clear" w:pos="9360"/>
        </w:tabs>
        <w:contextualSpacing/>
        <w:rPr>
          <w:rFonts w:eastAsia="Calibri" w:cs="Times New Roman"/>
        </w:rPr>
      </w:pPr>
      <w:r>
        <w:rPr>
          <w:rFonts w:eastAsia="Calibri" w:cs="Times New Roman"/>
        </w:rPr>
        <w:t xml:space="preserve">-How many are still ongoing? </w:t>
      </w:r>
    </w:p>
    <w:p w14:paraId="5AFC2636" w14:textId="7EDB44EF" w:rsidR="00074302" w:rsidRDefault="00074302" w:rsidP="00B70D28">
      <w:pPr>
        <w:pStyle w:val="Header"/>
        <w:tabs>
          <w:tab w:val="clear" w:pos="4680"/>
          <w:tab w:val="clear" w:pos="9360"/>
        </w:tabs>
        <w:contextualSpacing/>
        <w:rPr>
          <w:rFonts w:eastAsia="Calibri" w:cs="Times New Roman"/>
        </w:rPr>
      </w:pPr>
      <w:r>
        <w:rPr>
          <w:rFonts w:eastAsia="Calibri" w:cs="Times New Roman"/>
        </w:rPr>
        <w:t xml:space="preserve">-Who helped to resolve the conflict? </w:t>
      </w:r>
    </w:p>
    <w:p w14:paraId="5308A3E0" w14:textId="2C3AED19" w:rsidR="00B70D28" w:rsidRDefault="00A63ABC" w:rsidP="00B70D28">
      <w:pPr>
        <w:pStyle w:val="Header"/>
        <w:tabs>
          <w:tab w:val="clear" w:pos="4680"/>
          <w:tab w:val="clear" w:pos="9360"/>
        </w:tabs>
        <w:contextualSpacing/>
        <w:rPr>
          <w:rFonts w:eastAsia="Calibri" w:cs="Times New Roman"/>
        </w:rPr>
      </w:pPr>
      <w:r>
        <w:rPr>
          <w:rFonts w:eastAsia="Calibri" w:cs="Times New Roman"/>
        </w:rPr>
        <w:t>-</w:t>
      </w:r>
      <w:r>
        <w:rPr>
          <w:rFonts w:eastAsia="Calibri" w:cs="Times New Roman"/>
        </w:rPr>
        <w:t xml:space="preserve">How many of these conflicts have led </w:t>
      </w:r>
      <w:r>
        <w:rPr>
          <w:rFonts w:eastAsia="Calibri" w:cs="Times New Roman"/>
        </w:rPr>
        <w:t>to violence or the destruction of property?</w:t>
      </w:r>
    </w:p>
    <w:p w14:paraId="5FA80134" w14:textId="77777777" w:rsidR="00B70D28" w:rsidRDefault="00B70D28" w:rsidP="00B70D28">
      <w:pPr>
        <w:pStyle w:val="Header"/>
        <w:tabs>
          <w:tab w:val="clear" w:pos="4680"/>
          <w:tab w:val="clear" w:pos="9360"/>
        </w:tabs>
        <w:contextualSpacing/>
        <w:rPr>
          <w:rFonts w:eastAsia="Calibri" w:cs="Times New Roman"/>
        </w:rPr>
      </w:pPr>
    </w:p>
    <w:p w14:paraId="668BFEBF" w14:textId="23B8DF39" w:rsidR="00B70D28" w:rsidRDefault="00B70D28" w:rsidP="00B70D28">
      <w:pPr>
        <w:pStyle w:val="Header"/>
        <w:tabs>
          <w:tab w:val="clear" w:pos="4680"/>
          <w:tab w:val="clear" w:pos="9360"/>
        </w:tabs>
        <w:contextualSpacing/>
        <w:rPr>
          <w:rFonts w:eastAsia="Calibri" w:cs="Times New Roman"/>
        </w:rPr>
      </w:pPr>
      <w:r>
        <w:rPr>
          <w:rFonts w:eastAsia="Calibri" w:cs="Times New Roman"/>
        </w:rPr>
        <w:t xml:space="preserve">In the past three years, were there any conflicts about </w:t>
      </w:r>
      <w:r w:rsidRPr="009D7772">
        <w:rPr>
          <w:rFonts w:eastAsia="Calibri" w:cs="Times New Roman"/>
          <w:b/>
        </w:rPr>
        <w:t>fires or burning in this forest</w:t>
      </w:r>
      <w:r>
        <w:rPr>
          <w:rFonts w:eastAsia="Calibri" w:cs="Times New Roman"/>
        </w:rPr>
        <w:t xml:space="preserve">? </w:t>
      </w:r>
    </w:p>
    <w:p w14:paraId="0E7BB5BA" w14:textId="77777777" w:rsidR="00B70D28" w:rsidRDefault="00B70D28" w:rsidP="00B70D28">
      <w:pPr>
        <w:pStyle w:val="Header"/>
        <w:tabs>
          <w:tab w:val="clear" w:pos="4680"/>
          <w:tab w:val="clear" w:pos="9360"/>
        </w:tabs>
        <w:contextualSpacing/>
        <w:rPr>
          <w:rFonts w:eastAsia="Calibri" w:cs="Times New Roman"/>
        </w:rPr>
      </w:pPr>
      <w:r>
        <w:rPr>
          <w:rFonts w:eastAsia="Calibri" w:cs="Times New Roman"/>
        </w:rPr>
        <w:t xml:space="preserve">-How many conflicts? </w:t>
      </w:r>
    </w:p>
    <w:p w14:paraId="6CF18070" w14:textId="35F662C4" w:rsidR="00074302" w:rsidRDefault="00074302" w:rsidP="00B70D28">
      <w:pPr>
        <w:pStyle w:val="Header"/>
        <w:tabs>
          <w:tab w:val="clear" w:pos="4680"/>
          <w:tab w:val="clear" w:pos="9360"/>
        </w:tabs>
        <w:contextualSpacing/>
        <w:rPr>
          <w:rFonts w:eastAsia="Calibri" w:cs="Times New Roman"/>
        </w:rPr>
      </w:pPr>
      <w:r>
        <w:rPr>
          <w:rFonts w:eastAsia="Calibri" w:cs="Times New Roman"/>
        </w:rPr>
        <w:t xml:space="preserve">-How many are still ongoing? </w:t>
      </w:r>
    </w:p>
    <w:p w14:paraId="3CF06F4C" w14:textId="385B15F3" w:rsidR="00074302" w:rsidRDefault="00074302" w:rsidP="00B70D28">
      <w:pPr>
        <w:pStyle w:val="Header"/>
        <w:tabs>
          <w:tab w:val="clear" w:pos="4680"/>
          <w:tab w:val="clear" w:pos="9360"/>
        </w:tabs>
        <w:contextualSpacing/>
        <w:rPr>
          <w:rFonts w:eastAsia="Calibri" w:cs="Times New Roman"/>
        </w:rPr>
      </w:pPr>
      <w:r>
        <w:rPr>
          <w:rFonts w:eastAsia="Calibri" w:cs="Times New Roman"/>
        </w:rPr>
        <w:t xml:space="preserve">-Who helped to resolve the conflict? </w:t>
      </w:r>
    </w:p>
    <w:p w14:paraId="6B53F21A" w14:textId="6BA69871" w:rsidR="00B70D28" w:rsidRDefault="00A63ABC" w:rsidP="00B70D28">
      <w:pPr>
        <w:pStyle w:val="Header"/>
        <w:tabs>
          <w:tab w:val="clear" w:pos="4680"/>
          <w:tab w:val="clear" w:pos="9360"/>
        </w:tabs>
        <w:contextualSpacing/>
        <w:rPr>
          <w:rFonts w:eastAsia="Calibri" w:cs="Times New Roman"/>
        </w:rPr>
      </w:pPr>
      <w:r>
        <w:rPr>
          <w:rFonts w:eastAsia="Calibri" w:cs="Times New Roman"/>
        </w:rPr>
        <w:t>-</w:t>
      </w:r>
      <w:r>
        <w:rPr>
          <w:rFonts w:eastAsia="Calibri" w:cs="Times New Roman"/>
        </w:rPr>
        <w:t xml:space="preserve">How many of these conflicts have led </w:t>
      </w:r>
      <w:r>
        <w:rPr>
          <w:rFonts w:eastAsia="Calibri" w:cs="Times New Roman"/>
        </w:rPr>
        <w:t>to violence or the destruction of property?</w:t>
      </w:r>
    </w:p>
    <w:p w14:paraId="091F908E" w14:textId="77777777" w:rsidR="009D7772" w:rsidRDefault="009D7772" w:rsidP="00B70D28">
      <w:pPr>
        <w:pStyle w:val="Header"/>
        <w:tabs>
          <w:tab w:val="clear" w:pos="4680"/>
          <w:tab w:val="clear" w:pos="9360"/>
        </w:tabs>
        <w:contextualSpacing/>
        <w:rPr>
          <w:rFonts w:eastAsia="Calibri" w:cs="Times New Roman"/>
        </w:rPr>
      </w:pPr>
    </w:p>
    <w:p w14:paraId="6BBE1415" w14:textId="1EC41AD7" w:rsidR="009D7772" w:rsidRDefault="009D7772" w:rsidP="009D7772">
      <w:pPr>
        <w:pStyle w:val="Header"/>
        <w:tabs>
          <w:tab w:val="clear" w:pos="4680"/>
          <w:tab w:val="clear" w:pos="9360"/>
        </w:tabs>
        <w:contextualSpacing/>
        <w:rPr>
          <w:rFonts w:eastAsia="Calibri" w:cs="Times New Roman"/>
        </w:rPr>
      </w:pPr>
      <w:r>
        <w:rPr>
          <w:rFonts w:eastAsia="Calibri" w:cs="Times New Roman"/>
        </w:rPr>
        <w:t xml:space="preserve">In the past three years, were there any conflicts about </w:t>
      </w:r>
      <w:r>
        <w:rPr>
          <w:rFonts w:eastAsia="Calibri" w:cs="Times New Roman"/>
          <w:b/>
        </w:rPr>
        <w:t>hunting or poaching</w:t>
      </w:r>
      <w:r>
        <w:rPr>
          <w:rFonts w:eastAsia="Calibri" w:cs="Times New Roman"/>
        </w:rPr>
        <w:t xml:space="preserve">? </w:t>
      </w:r>
    </w:p>
    <w:p w14:paraId="7615535A" w14:textId="77777777" w:rsidR="009D7772" w:rsidRDefault="009D7772" w:rsidP="009D7772">
      <w:pPr>
        <w:pStyle w:val="Header"/>
        <w:tabs>
          <w:tab w:val="clear" w:pos="4680"/>
          <w:tab w:val="clear" w:pos="9360"/>
        </w:tabs>
        <w:contextualSpacing/>
        <w:rPr>
          <w:rFonts w:eastAsia="Calibri" w:cs="Times New Roman"/>
        </w:rPr>
      </w:pPr>
      <w:r>
        <w:rPr>
          <w:rFonts w:eastAsia="Calibri" w:cs="Times New Roman"/>
        </w:rPr>
        <w:t xml:space="preserve">-How many conflicts? </w:t>
      </w:r>
    </w:p>
    <w:p w14:paraId="2B2B88ED" w14:textId="77777777" w:rsidR="009D7772" w:rsidRDefault="009D7772" w:rsidP="009D7772">
      <w:pPr>
        <w:pStyle w:val="Header"/>
        <w:tabs>
          <w:tab w:val="clear" w:pos="4680"/>
          <w:tab w:val="clear" w:pos="9360"/>
        </w:tabs>
        <w:contextualSpacing/>
        <w:rPr>
          <w:rFonts w:eastAsia="Calibri" w:cs="Times New Roman"/>
        </w:rPr>
      </w:pPr>
      <w:r>
        <w:rPr>
          <w:rFonts w:eastAsia="Calibri" w:cs="Times New Roman"/>
        </w:rPr>
        <w:t xml:space="preserve">-How many are still ongoing? </w:t>
      </w:r>
    </w:p>
    <w:p w14:paraId="4030AEDC" w14:textId="77777777" w:rsidR="009D7772" w:rsidRDefault="009D7772" w:rsidP="009D7772">
      <w:pPr>
        <w:pStyle w:val="Header"/>
        <w:tabs>
          <w:tab w:val="clear" w:pos="4680"/>
          <w:tab w:val="clear" w:pos="9360"/>
        </w:tabs>
        <w:contextualSpacing/>
        <w:rPr>
          <w:rFonts w:eastAsia="Calibri" w:cs="Times New Roman"/>
        </w:rPr>
      </w:pPr>
      <w:r>
        <w:rPr>
          <w:rFonts w:eastAsia="Calibri" w:cs="Times New Roman"/>
        </w:rPr>
        <w:t xml:space="preserve">-Who helped to resolve the conflict? </w:t>
      </w:r>
    </w:p>
    <w:p w14:paraId="26B101B2" w14:textId="77777777" w:rsidR="009D7772" w:rsidRDefault="009D7772" w:rsidP="009D7772">
      <w:pPr>
        <w:pStyle w:val="Header"/>
        <w:tabs>
          <w:tab w:val="clear" w:pos="4680"/>
          <w:tab w:val="clear" w:pos="9360"/>
        </w:tabs>
        <w:contextualSpacing/>
        <w:rPr>
          <w:rFonts w:eastAsia="Calibri" w:cs="Times New Roman"/>
        </w:rPr>
      </w:pPr>
      <w:r>
        <w:rPr>
          <w:rFonts w:eastAsia="Calibri" w:cs="Times New Roman"/>
        </w:rPr>
        <w:t>-How many of these conflicts have led to violence or the destruction of property?</w:t>
      </w:r>
    </w:p>
    <w:p w14:paraId="1AF95EFF" w14:textId="77777777" w:rsidR="009D7772" w:rsidRPr="009D7772" w:rsidRDefault="009D7772" w:rsidP="00B70D28">
      <w:pPr>
        <w:pStyle w:val="Header"/>
        <w:tabs>
          <w:tab w:val="clear" w:pos="4680"/>
          <w:tab w:val="clear" w:pos="9360"/>
        </w:tabs>
        <w:contextualSpacing/>
        <w:rPr>
          <w:rFonts w:eastAsia="Calibri" w:cs="Times New Roman"/>
          <w:b/>
        </w:rPr>
      </w:pPr>
    </w:p>
    <w:p w14:paraId="4D7064C6" w14:textId="77777777" w:rsidR="00B70D28" w:rsidRDefault="00B70D28" w:rsidP="00AC7CBE">
      <w:pPr>
        <w:pStyle w:val="Header"/>
        <w:tabs>
          <w:tab w:val="clear" w:pos="4680"/>
          <w:tab w:val="clear" w:pos="9360"/>
        </w:tabs>
        <w:contextualSpacing/>
        <w:rPr>
          <w:rFonts w:eastAsia="Calibri" w:cs="Times New Roman"/>
        </w:rPr>
      </w:pPr>
    </w:p>
    <w:p w14:paraId="2DBF1C94" w14:textId="77777777" w:rsidR="00715136" w:rsidRPr="00AC7CBE" w:rsidRDefault="00715136" w:rsidP="00AC7CBE">
      <w:pPr>
        <w:pStyle w:val="Header"/>
        <w:tabs>
          <w:tab w:val="clear" w:pos="4680"/>
          <w:tab w:val="clear" w:pos="9360"/>
        </w:tabs>
        <w:contextualSpacing/>
        <w:rPr>
          <w:rFonts w:eastAsia="Calibri" w:cs="Times New Roman"/>
        </w:rPr>
      </w:pPr>
    </w:p>
    <w:tbl>
      <w:tblPr>
        <w:tblW w:w="10080" w:type="dxa"/>
        <w:tblInd w:w="-5" w:type="dxa"/>
        <w:tblLayout w:type="fixed"/>
        <w:tblCellMar>
          <w:left w:w="0" w:type="dxa"/>
          <w:right w:w="0" w:type="dxa"/>
        </w:tblCellMar>
        <w:tblLook w:val="0000" w:firstRow="0" w:lastRow="0" w:firstColumn="0" w:lastColumn="0" w:noHBand="0" w:noVBand="0"/>
      </w:tblPr>
      <w:tblGrid>
        <w:gridCol w:w="359"/>
        <w:gridCol w:w="4679"/>
        <w:gridCol w:w="4320"/>
        <w:gridCol w:w="722"/>
      </w:tblGrid>
      <w:tr w:rsidR="0035371A" w:rsidRPr="00AC7CBE" w14:paraId="065CF58F" w14:textId="77777777" w:rsidTr="00471179">
        <w:trPr>
          <w:trHeight w:val="20"/>
        </w:trPr>
        <w:tc>
          <w:tcPr>
            <w:tcW w:w="359" w:type="dxa"/>
            <w:tcBorders>
              <w:top w:val="single" w:sz="4" w:space="0" w:color="000000"/>
              <w:left w:val="single" w:sz="4" w:space="0" w:color="000000"/>
              <w:bottom w:val="single" w:sz="4" w:space="0" w:color="000000"/>
              <w:right w:val="single" w:sz="4" w:space="0" w:color="000000"/>
            </w:tcBorders>
          </w:tcPr>
          <w:p w14:paraId="585B5472" w14:textId="77777777" w:rsidR="0035371A" w:rsidRPr="00AC7CBE" w:rsidRDefault="0035371A"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42C37DF8" w14:textId="43A4A435" w:rsidR="0035371A" w:rsidRPr="00AC7CBE" w:rsidRDefault="0035371A" w:rsidP="00A735CE">
            <w:pPr>
              <w:spacing w:after="0" w:line="240" w:lineRule="auto"/>
              <w:contextualSpacing/>
              <w:rPr>
                <w:color w:val="000000"/>
              </w:rPr>
            </w:pPr>
            <w:r w:rsidRPr="00AC7CBE">
              <w:rPr>
                <w:rFonts w:eastAsia="Calibri" w:cs="Times New Roman"/>
              </w:rPr>
              <w:t>I15</w:t>
            </w:r>
            <w:r w:rsidR="00471179">
              <w:rPr>
                <w:rFonts w:eastAsia="Calibri" w:cs="Times New Roman"/>
              </w:rPr>
              <w:t>.</w:t>
            </w:r>
            <w:r w:rsidRPr="00AC7CBE">
              <w:rPr>
                <w:rFonts w:eastAsia="Calibri" w:cs="Times New Roman"/>
              </w:rPr>
              <w:t xml:space="preserve">Compared to 3 years ago, do you think the frequency of </w:t>
            </w:r>
            <w:ins w:id="43" w:author="Stickler, Mercedes M. (E3/LTRM)" w:date="2014-09-22T18:16:00Z">
              <w:r w:rsidR="00A735CE">
                <w:rPr>
                  <w:rFonts w:eastAsia="Calibri" w:cs="Times New Roman"/>
                </w:rPr>
                <w:t>forest</w:t>
              </w:r>
              <w:r w:rsidR="00A735CE" w:rsidRPr="00AC7CBE">
                <w:rPr>
                  <w:rFonts w:eastAsia="Calibri" w:cs="Times New Roman"/>
                </w:rPr>
                <w:t xml:space="preserve"> </w:t>
              </w:r>
            </w:ins>
            <w:r w:rsidRPr="00AC7CBE">
              <w:rPr>
                <w:rFonts w:eastAsia="Calibri" w:cs="Times New Roman"/>
              </w:rPr>
              <w:t>related disputes between you</w:t>
            </w:r>
            <w:r w:rsidR="00074302">
              <w:rPr>
                <w:rFonts w:eastAsia="Calibri" w:cs="Times New Roman"/>
              </w:rPr>
              <w:t>r</w:t>
            </w:r>
            <w:r w:rsidRPr="00AC7CBE">
              <w:rPr>
                <w:rFonts w:eastAsia="Calibri" w:cs="Times New Roman"/>
              </w:rPr>
              <w:t xml:space="preserve"> village and other villages has increased, decreased, or stayed the same? </w:t>
            </w:r>
            <w:r w:rsidRPr="00AC7CBE">
              <w:rPr>
                <w:rFonts w:eastAsia="Calibri" w:cs="Times New Roman"/>
                <w:b/>
              </w:rPr>
              <w:t>(</w:t>
            </w:r>
            <w:proofErr w:type="gramStart"/>
            <w:r w:rsidRPr="00AC7CBE">
              <w:rPr>
                <w:rFonts w:eastAsia="Calibri" w:cs="Times New Roman"/>
                <w:b/>
              </w:rPr>
              <w:t>hvconfreq3</w:t>
            </w:r>
            <w:proofErr w:type="gramEnd"/>
            <w:r w:rsidRPr="00AC7CBE">
              <w:rPr>
                <w:rFonts w:eastAsia="Calibri" w:cs="Times New Roman"/>
                <w:b/>
              </w:rPr>
              <w:t xml:space="preserve">)                                                             </w:t>
            </w:r>
            <w:proofErr w:type="gramStart"/>
            <w:r w:rsidRPr="00AC7CBE">
              <w:rPr>
                <w:rFonts w:cs="Times New Roman"/>
                <w:i/>
                <w:w w:val="105"/>
              </w:rPr>
              <w:t xml:space="preserve">This village </w:t>
            </w:r>
            <w:proofErr w:type="spellStart"/>
            <w:r w:rsidRPr="00AC7CBE">
              <w:rPr>
                <w:rFonts w:cs="Times New Roman"/>
                <w:i/>
                <w:w w:val="105"/>
              </w:rPr>
              <w:t>vs</w:t>
            </w:r>
            <w:r w:rsidR="00471179">
              <w:rPr>
                <w:rFonts w:cs="Times New Roman"/>
                <w:i/>
                <w:w w:val="105"/>
              </w:rPr>
              <w:t>.</w:t>
            </w:r>
            <w:r w:rsidRPr="00AC7CBE">
              <w:rPr>
                <w:rFonts w:cs="Times New Roman"/>
                <w:i/>
                <w:w w:val="105"/>
              </w:rPr>
              <w:t>other</w:t>
            </w:r>
            <w:proofErr w:type="spellEnd"/>
            <w:r w:rsidRPr="00AC7CBE">
              <w:rPr>
                <w:rFonts w:cs="Times New Roman"/>
                <w:i/>
                <w:w w:val="105"/>
              </w:rPr>
              <w:t xml:space="preserve"> villages</w:t>
            </w:r>
            <w:proofErr w:type="gramEnd"/>
            <w:r w:rsidRPr="00AC7CBE">
              <w:rPr>
                <w:rFonts w:cs="Times New Roman"/>
                <w:i/>
                <w:w w:val="105"/>
              </w:rPr>
              <w:t xml:space="preserve"> only</w:t>
            </w:r>
            <w:r w:rsidR="00471179">
              <w:rPr>
                <w:rFonts w:cs="Times New Roman"/>
                <w:i/>
                <w:w w:val="105"/>
              </w:rPr>
              <w:t>.</w:t>
            </w:r>
            <w:r w:rsidRPr="00AC7CBE">
              <w:rPr>
                <w:rFonts w:eastAsia="Calibri" w:cs="Times New Roman"/>
              </w:rPr>
              <w:t xml:space="preserve">     </w:t>
            </w:r>
          </w:p>
        </w:tc>
        <w:tc>
          <w:tcPr>
            <w:tcW w:w="4320" w:type="dxa"/>
            <w:tcBorders>
              <w:top w:val="single" w:sz="4" w:space="0" w:color="000000"/>
              <w:bottom w:val="single" w:sz="4" w:space="0" w:color="000000"/>
              <w:right w:val="single" w:sz="18" w:space="0" w:color="000000"/>
            </w:tcBorders>
          </w:tcPr>
          <w:p w14:paraId="60C463CA" w14:textId="24118329" w:rsidR="0035371A" w:rsidRPr="00AC7CBE" w:rsidRDefault="0035371A" w:rsidP="00AC7CBE">
            <w:pPr>
              <w:spacing w:after="0" w:line="240" w:lineRule="auto"/>
              <w:contextualSpacing/>
              <w:rPr>
                <w:rFonts w:cs="Times New Roman"/>
                <w:w w:val="105"/>
              </w:rPr>
            </w:pPr>
            <w:r w:rsidRPr="00AC7CBE">
              <w:rPr>
                <w:rFonts w:cs="Times New Roman"/>
                <w:w w:val="105"/>
              </w:rPr>
              <w:t>1=Increased</w:t>
            </w:r>
          </w:p>
          <w:p w14:paraId="69352E46" w14:textId="4EE18EB1" w:rsidR="0035371A" w:rsidRPr="00AC7CBE" w:rsidRDefault="0035371A" w:rsidP="00AC7CBE">
            <w:pPr>
              <w:spacing w:after="0" w:line="240" w:lineRule="auto"/>
              <w:contextualSpacing/>
              <w:rPr>
                <w:rFonts w:cs="Times New Roman"/>
                <w:w w:val="105"/>
              </w:rPr>
            </w:pPr>
            <w:r w:rsidRPr="00AC7CBE">
              <w:rPr>
                <w:rFonts w:cs="Times New Roman"/>
                <w:w w:val="105"/>
              </w:rPr>
              <w:t>2=Decreased</w:t>
            </w:r>
          </w:p>
          <w:p w14:paraId="383D10DE" w14:textId="3E2BEB20" w:rsidR="0035371A" w:rsidRPr="00AC7CBE" w:rsidRDefault="0035371A" w:rsidP="00AC7CBE">
            <w:pPr>
              <w:spacing w:after="0" w:line="240" w:lineRule="auto"/>
              <w:contextualSpacing/>
              <w:rPr>
                <w:rFonts w:cs="Times New Roman"/>
                <w:w w:val="105"/>
              </w:rPr>
            </w:pPr>
            <w:r w:rsidRPr="00AC7CBE">
              <w:rPr>
                <w:rFonts w:cs="Times New Roman"/>
                <w:w w:val="105"/>
              </w:rPr>
              <w:t>3=Remained the same</w:t>
            </w:r>
          </w:p>
          <w:p w14:paraId="60B27577" w14:textId="77777777" w:rsidR="0035371A" w:rsidRPr="00AC7CBE" w:rsidRDefault="0035371A" w:rsidP="00AC7CBE">
            <w:pPr>
              <w:spacing w:after="0" w:line="240" w:lineRule="auto"/>
              <w:contextualSpacing/>
              <w:rPr>
                <w:rFonts w:cs="Times New Roman"/>
                <w:w w:val="105"/>
              </w:rPr>
            </w:pPr>
            <w:r w:rsidRPr="00AC7CBE">
              <w:rPr>
                <w:rFonts w:cs="Times New Roman"/>
                <w:w w:val="105"/>
              </w:rPr>
              <w:t>97=Other, please specify</w:t>
            </w:r>
          </w:p>
          <w:p w14:paraId="39514B45" w14:textId="77777777" w:rsidR="0035371A" w:rsidRPr="00AC7CBE" w:rsidRDefault="0035371A" w:rsidP="00AC7CBE">
            <w:pPr>
              <w:spacing w:after="0" w:line="240" w:lineRule="auto"/>
              <w:contextualSpacing/>
              <w:rPr>
                <w:rFonts w:cs="Times New Roman"/>
                <w:w w:val="105"/>
              </w:rPr>
            </w:pPr>
            <w:r w:rsidRPr="00AC7CBE">
              <w:rPr>
                <w:rFonts w:cs="Times New Roman"/>
                <w:w w:val="105"/>
              </w:rPr>
              <w:t>888=Don’t know</w:t>
            </w:r>
          </w:p>
          <w:p w14:paraId="7EC16543" w14:textId="77777777" w:rsidR="0035371A" w:rsidRPr="00AC7CBE" w:rsidRDefault="0035371A" w:rsidP="00AC7CBE">
            <w:pPr>
              <w:spacing w:after="0" w:line="240" w:lineRule="auto"/>
              <w:contextualSpacing/>
              <w:rPr>
                <w:rFonts w:cs="Times New Roman"/>
                <w:w w:val="105"/>
              </w:rPr>
            </w:pPr>
            <w:r w:rsidRPr="00AC7CBE">
              <w:rPr>
                <w:rFonts w:cs="Times New Roman"/>
                <w:w w:val="105"/>
              </w:rPr>
              <w:t>999=Preferred not to answer</w:t>
            </w:r>
          </w:p>
        </w:tc>
        <w:tc>
          <w:tcPr>
            <w:tcW w:w="722" w:type="dxa"/>
            <w:tcBorders>
              <w:top w:val="single" w:sz="18" w:space="0" w:color="000000"/>
              <w:left w:val="single" w:sz="18" w:space="0" w:color="000000"/>
              <w:bottom w:val="single" w:sz="18" w:space="0" w:color="000000"/>
              <w:right w:val="single" w:sz="18" w:space="0" w:color="000000"/>
            </w:tcBorders>
          </w:tcPr>
          <w:p w14:paraId="5C56BB51" w14:textId="77777777" w:rsidR="0035371A" w:rsidRPr="00AC7CBE" w:rsidRDefault="0035371A"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35371A" w:rsidRPr="00AC7CBE" w14:paraId="1E28F37B" w14:textId="77777777" w:rsidTr="00471179">
        <w:trPr>
          <w:trHeight w:val="20"/>
        </w:trPr>
        <w:tc>
          <w:tcPr>
            <w:tcW w:w="359" w:type="dxa"/>
            <w:tcBorders>
              <w:top w:val="single" w:sz="4" w:space="0" w:color="000000"/>
              <w:left w:val="single" w:sz="4" w:space="0" w:color="000000"/>
              <w:bottom w:val="single" w:sz="4" w:space="0" w:color="000000"/>
              <w:right w:val="single" w:sz="4" w:space="0" w:color="000000"/>
            </w:tcBorders>
          </w:tcPr>
          <w:p w14:paraId="7B6646E5" w14:textId="77777777" w:rsidR="0035371A" w:rsidRPr="00AC7CBE" w:rsidRDefault="0035371A"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40680615" w14:textId="1EBC94C9" w:rsidR="0035371A" w:rsidRPr="00AC7CBE" w:rsidRDefault="0035371A" w:rsidP="00AC7CBE">
            <w:pPr>
              <w:spacing w:after="0" w:line="240" w:lineRule="auto"/>
              <w:contextualSpacing/>
              <w:rPr>
                <w:rFonts w:eastAsia="Calibri" w:cs="Times New Roman"/>
                <w:b/>
              </w:rPr>
            </w:pPr>
            <w:r w:rsidRPr="00AC7CBE">
              <w:rPr>
                <w:rFonts w:eastAsia="Calibri" w:cs="Times New Roman"/>
              </w:rPr>
              <w:t>I16</w:t>
            </w:r>
            <w:r w:rsidR="00471179">
              <w:rPr>
                <w:rFonts w:eastAsia="Calibri" w:cs="Times New Roman"/>
              </w:rPr>
              <w:t>.</w:t>
            </w:r>
            <w:r w:rsidRPr="00AC7CBE">
              <w:rPr>
                <w:rFonts w:eastAsia="Calibri" w:cs="Times New Roman"/>
              </w:rPr>
              <w:t xml:space="preserve">Compared to 3 years ago, do you think the intensity of </w:t>
            </w:r>
            <w:ins w:id="44" w:author="Stickler, Mercedes M. (E3/LTRM)" w:date="2014-09-22T18:16:00Z">
              <w:r w:rsidR="00A735CE">
                <w:rPr>
                  <w:rFonts w:eastAsia="Calibri" w:cs="Times New Roman"/>
                </w:rPr>
                <w:t>forest</w:t>
              </w:r>
              <w:r w:rsidR="00A735CE" w:rsidRPr="00AC7CBE">
                <w:rPr>
                  <w:rFonts w:eastAsia="Calibri" w:cs="Times New Roman"/>
                </w:rPr>
                <w:t xml:space="preserve"> </w:t>
              </w:r>
            </w:ins>
            <w:r w:rsidRPr="00AC7CBE">
              <w:rPr>
                <w:rFonts w:eastAsia="Calibri" w:cs="Times New Roman"/>
              </w:rPr>
              <w:t xml:space="preserve">related disputes between your village and other villages has increased, decreased, or stayed the same? </w:t>
            </w:r>
            <w:r w:rsidRPr="00AC7CBE">
              <w:rPr>
                <w:rFonts w:eastAsia="Calibri" w:cs="Times New Roman"/>
                <w:b/>
              </w:rPr>
              <w:t>(hvconintense3)</w:t>
            </w:r>
          </w:p>
          <w:p w14:paraId="1DBAA7CB" w14:textId="5FAFB56A" w:rsidR="0035371A" w:rsidRPr="00AC7CBE" w:rsidRDefault="0035371A" w:rsidP="00AC7CBE">
            <w:pPr>
              <w:spacing w:after="0" w:line="240" w:lineRule="auto"/>
              <w:contextualSpacing/>
              <w:rPr>
                <w:color w:val="000000"/>
              </w:rPr>
            </w:pPr>
            <w:proofErr w:type="gramStart"/>
            <w:r w:rsidRPr="00AC7CBE">
              <w:rPr>
                <w:rFonts w:cs="Times New Roman"/>
                <w:i/>
                <w:w w:val="105"/>
              </w:rPr>
              <w:t xml:space="preserve">This village </w:t>
            </w:r>
            <w:proofErr w:type="spellStart"/>
            <w:r w:rsidRPr="00AC7CBE">
              <w:rPr>
                <w:rFonts w:cs="Times New Roman"/>
                <w:i/>
                <w:w w:val="105"/>
              </w:rPr>
              <w:t>vs</w:t>
            </w:r>
            <w:r w:rsidR="00471179">
              <w:rPr>
                <w:rFonts w:cs="Times New Roman"/>
                <w:i/>
                <w:w w:val="105"/>
              </w:rPr>
              <w:t>.</w:t>
            </w:r>
            <w:r w:rsidRPr="00AC7CBE">
              <w:rPr>
                <w:rFonts w:cs="Times New Roman"/>
                <w:i/>
                <w:w w:val="105"/>
              </w:rPr>
              <w:t>other</w:t>
            </w:r>
            <w:proofErr w:type="spellEnd"/>
            <w:r w:rsidRPr="00AC7CBE">
              <w:rPr>
                <w:rFonts w:cs="Times New Roman"/>
                <w:i/>
                <w:w w:val="105"/>
              </w:rPr>
              <w:t xml:space="preserve"> villages</w:t>
            </w:r>
            <w:proofErr w:type="gramEnd"/>
            <w:r w:rsidRPr="00AC7CBE">
              <w:rPr>
                <w:rFonts w:cs="Times New Roman"/>
                <w:i/>
                <w:w w:val="105"/>
              </w:rPr>
              <w:t xml:space="preserve"> only</w:t>
            </w:r>
            <w:r w:rsidR="00471179">
              <w:rPr>
                <w:rFonts w:cs="Times New Roman"/>
                <w:i/>
                <w:w w:val="105"/>
              </w:rPr>
              <w:t>.</w:t>
            </w:r>
            <w:r w:rsidRPr="00AC7CBE">
              <w:rPr>
                <w:rFonts w:eastAsia="Calibri" w:cs="Times New Roman"/>
              </w:rPr>
              <w:t xml:space="preserve">     </w:t>
            </w:r>
          </w:p>
        </w:tc>
        <w:tc>
          <w:tcPr>
            <w:tcW w:w="4320" w:type="dxa"/>
            <w:tcBorders>
              <w:top w:val="single" w:sz="4" w:space="0" w:color="000000"/>
              <w:bottom w:val="single" w:sz="4" w:space="0" w:color="000000"/>
              <w:right w:val="single" w:sz="18" w:space="0" w:color="000000"/>
            </w:tcBorders>
          </w:tcPr>
          <w:p w14:paraId="601362BF" w14:textId="77777777" w:rsidR="0035371A" w:rsidRPr="00AC7CBE" w:rsidRDefault="0035371A" w:rsidP="00AC7CBE">
            <w:pPr>
              <w:spacing w:after="0" w:line="240" w:lineRule="auto"/>
              <w:contextualSpacing/>
              <w:rPr>
                <w:rFonts w:cs="Times New Roman"/>
                <w:w w:val="105"/>
              </w:rPr>
            </w:pPr>
            <w:r w:rsidRPr="00AC7CBE">
              <w:rPr>
                <w:rFonts w:cs="Times New Roman"/>
                <w:w w:val="105"/>
              </w:rPr>
              <w:t>1=Increased</w:t>
            </w:r>
          </w:p>
          <w:p w14:paraId="62C0280E" w14:textId="77777777" w:rsidR="0035371A" w:rsidRPr="00AC7CBE" w:rsidRDefault="0035371A" w:rsidP="00AC7CBE">
            <w:pPr>
              <w:spacing w:after="0" w:line="240" w:lineRule="auto"/>
              <w:contextualSpacing/>
              <w:rPr>
                <w:rFonts w:cs="Times New Roman"/>
                <w:w w:val="105"/>
              </w:rPr>
            </w:pPr>
            <w:r w:rsidRPr="00AC7CBE">
              <w:rPr>
                <w:rFonts w:cs="Times New Roman"/>
                <w:w w:val="105"/>
              </w:rPr>
              <w:t>2=Decreased</w:t>
            </w:r>
          </w:p>
          <w:p w14:paraId="00CD85CB" w14:textId="77777777" w:rsidR="0035371A" w:rsidRPr="00AC7CBE" w:rsidRDefault="0035371A" w:rsidP="00AC7CBE">
            <w:pPr>
              <w:spacing w:after="0" w:line="240" w:lineRule="auto"/>
              <w:contextualSpacing/>
              <w:rPr>
                <w:rFonts w:cs="Times New Roman"/>
                <w:w w:val="105"/>
              </w:rPr>
            </w:pPr>
            <w:r w:rsidRPr="00AC7CBE">
              <w:rPr>
                <w:rFonts w:cs="Times New Roman"/>
                <w:w w:val="105"/>
              </w:rPr>
              <w:t>3=Remained the same</w:t>
            </w:r>
          </w:p>
          <w:p w14:paraId="67927504" w14:textId="77777777" w:rsidR="0035371A" w:rsidRPr="00AC7CBE" w:rsidRDefault="0035371A" w:rsidP="00AC7CBE">
            <w:pPr>
              <w:spacing w:after="0" w:line="240" w:lineRule="auto"/>
              <w:contextualSpacing/>
              <w:rPr>
                <w:rFonts w:cs="Times New Roman"/>
                <w:w w:val="105"/>
              </w:rPr>
            </w:pPr>
            <w:r w:rsidRPr="00AC7CBE">
              <w:rPr>
                <w:rFonts w:cs="Times New Roman"/>
                <w:w w:val="105"/>
              </w:rPr>
              <w:t>97=Other, please specify</w:t>
            </w:r>
          </w:p>
          <w:p w14:paraId="78A0041A" w14:textId="77777777" w:rsidR="0035371A" w:rsidRPr="00AC7CBE" w:rsidRDefault="0035371A" w:rsidP="00AC7CBE">
            <w:pPr>
              <w:spacing w:after="0" w:line="240" w:lineRule="auto"/>
              <w:contextualSpacing/>
              <w:rPr>
                <w:rFonts w:cs="Times New Roman"/>
                <w:w w:val="105"/>
              </w:rPr>
            </w:pPr>
            <w:r w:rsidRPr="00AC7CBE">
              <w:rPr>
                <w:rFonts w:cs="Times New Roman"/>
                <w:w w:val="105"/>
              </w:rPr>
              <w:t>888=Don’t know</w:t>
            </w:r>
          </w:p>
          <w:p w14:paraId="7355DCA4" w14:textId="2DCA4318" w:rsidR="0035371A" w:rsidRPr="00AC7CBE" w:rsidRDefault="0035371A" w:rsidP="00AC7CBE">
            <w:pPr>
              <w:spacing w:after="0" w:line="240" w:lineRule="auto"/>
              <w:contextualSpacing/>
              <w:rPr>
                <w:rFonts w:cs="Times New Roman"/>
                <w:w w:val="105"/>
              </w:rPr>
            </w:pPr>
            <w:r w:rsidRPr="00AC7CBE">
              <w:rPr>
                <w:rFonts w:cs="Times New Roman"/>
                <w:w w:val="105"/>
              </w:rPr>
              <w:t>999=Preferred not to answer</w:t>
            </w:r>
          </w:p>
        </w:tc>
        <w:tc>
          <w:tcPr>
            <w:tcW w:w="722" w:type="dxa"/>
            <w:tcBorders>
              <w:top w:val="single" w:sz="18" w:space="0" w:color="000000"/>
              <w:left w:val="single" w:sz="18" w:space="0" w:color="000000"/>
              <w:bottom w:val="single" w:sz="18" w:space="0" w:color="000000"/>
              <w:right w:val="single" w:sz="18" w:space="0" w:color="000000"/>
            </w:tcBorders>
          </w:tcPr>
          <w:p w14:paraId="3FFE69AD" w14:textId="25F9BCDD" w:rsidR="0035371A" w:rsidRPr="00AC7CBE" w:rsidRDefault="0035371A"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bl>
    <w:p w14:paraId="1772662E" w14:textId="77777777" w:rsidR="0035371A" w:rsidRPr="00AC7CBE" w:rsidRDefault="0035371A" w:rsidP="00AC7CBE">
      <w:pPr>
        <w:pStyle w:val="Header"/>
        <w:tabs>
          <w:tab w:val="clear" w:pos="4680"/>
          <w:tab w:val="clear" w:pos="9360"/>
        </w:tabs>
        <w:contextualSpacing/>
        <w:rPr>
          <w:rFonts w:eastAsia="Calibri" w:cs="Times New Roman"/>
        </w:rPr>
      </w:pPr>
    </w:p>
    <w:p w14:paraId="0CF41140" w14:textId="77777777" w:rsidR="009D7772" w:rsidRDefault="009D7772" w:rsidP="009D7772">
      <w:pPr>
        <w:pStyle w:val="Header"/>
        <w:tabs>
          <w:tab w:val="clear" w:pos="4680"/>
          <w:tab w:val="clear" w:pos="9360"/>
        </w:tabs>
        <w:contextualSpacing/>
        <w:rPr>
          <w:rFonts w:eastAsia="Calibri" w:cs="Times New Roman"/>
          <w:b/>
        </w:rPr>
      </w:pPr>
      <w:proofErr w:type="gramStart"/>
      <w:r>
        <w:rPr>
          <w:rFonts w:eastAsia="Calibri" w:cs="Times New Roman"/>
        </w:rPr>
        <w:t>….</w:t>
      </w:r>
      <w:r w:rsidRPr="00074302">
        <w:rPr>
          <w:rFonts w:eastAsia="Calibri" w:cs="Times New Roman"/>
          <w:b/>
        </w:rPr>
        <w:t>BETWEEN</w:t>
      </w:r>
      <w:proofErr w:type="gramEnd"/>
      <w:r w:rsidRPr="00074302">
        <w:rPr>
          <w:rFonts w:eastAsia="Calibri" w:cs="Times New Roman"/>
          <w:b/>
        </w:rPr>
        <w:t xml:space="preserve"> THIS VILLAGE </w:t>
      </w:r>
      <w:r>
        <w:rPr>
          <w:rFonts w:eastAsia="Calibri" w:cs="Times New Roman"/>
          <w:b/>
        </w:rPr>
        <w:t xml:space="preserve">AND OUTSIDE INVESTORS </w:t>
      </w:r>
    </w:p>
    <w:p w14:paraId="4DDBDBB0" w14:textId="77777777" w:rsidR="009D7772" w:rsidRDefault="009D7772" w:rsidP="009D7772">
      <w:pPr>
        <w:pStyle w:val="Header"/>
        <w:tabs>
          <w:tab w:val="clear" w:pos="4680"/>
          <w:tab w:val="clear" w:pos="9360"/>
        </w:tabs>
        <w:contextualSpacing/>
        <w:rPr>
          <w:rFonts w:eastAsia="Calibri" w:cs="Times New Roman"/>
          <w:b/>
        </w:rPr>
      </w:pPr>
    </w:p>
    <w:p w14:paraId="0687D1EC" w14:textId="77777777" w:rsidR="009D7772" w:rsidRDefault="009D7772" w:rsidP="009D7772">
      <w:pPr>
        <w:pStyle w:val="Header"/>
        <w:tabs>
          <w:tab w:val="clear" w:pos="4680"/>
          <w:tab w:val="clear" w:pos="9360"/>
        </w:tabs>
        <w:contextualSpacing/>
        <w:rPr>
          <w:rFonts w:eastAsia="Calibri" w:cs="Times New Roman"/>
          <w:b/>
        </w:rPr>
      </w:pPr>
    </w:p>
    <w:p w14:paraId="238CFC30" w14:textId="0A0D9A2E" w:rsidR="009D7772" w:rsidRDefault="009D7772" w:rsidP="009D7772">
      <w:pPr>
        <w:pStyle w:val="Header"/>
        <w:tabs>
          <w:tab w:val="clear" w:pos="4680"/>
          <w:tab w:val="clear" w:pos="9360"/>
        </w:tabs>
        <w:contextualSpacing/>
        <w:rPr>
          <w:rFonts w:eastAsia="Calibri" w:cs="Times New Roman"/>
          <w:b/>
        </w:rPr>
      </w:pPr>
      <w:r>
        <w:rPr>
          <w:rFonts w:eastAsia="Calibri" w:cs="Times New Roman"/>
          <w:b/>
        </w:rPr>
        <w:t>(</w:t>
      </w:r>
      <w:proofErr w:type="gramStart"/>
      <w:r>
        <w:rPr>
          <w:rFonts w:eastAsia="Calibri" w:cs="Times New Roman"/>
          <w:b/>
        </w:rPr>
        <w:t>and</w:t>
      </w:r>
      <w:proofErr w:type="gramEnd"/>
      <w:r>
        <w:rPr>
          <w:rFonts w:eastAsia="Calibri" w:cs="Times New Roman"/>
          <w:b/>
        </w:rPr>
        <w:t xml:space="preserve"> the questions above repeat themselves) </w:t>
      </w:r>
    </w:p>
    <w:p w14:paraId="72B392C7" w14:textId="77777777" w:rsidR="009D7772" w:rsidRDefault="009D7772" w:rsidP="009D7772">
      <w:pPr>
        <w:pStyle w:val="Header"/>
        <w:tabs>
          <w:tab w:val="clear" w:pos="4680"/>
          <w:tab w:val="clear" w:pos="9360"/>
        </w:tabs>
        <w:contextualSpacing/>
        <w:rPr>
          <w:rFonts w:eastAsia="Calibri" w:cs="Times New Roman"/>
          <w:b/>
        </w:rPr>
      </w:pPr>
    </w:p>
    <w:p w14:paraId="6E12D839" w14:textId="77777777" w:rsidR="009D7772" w:rsidRDefault="009D7772" w:rsidP="009D7772">
      <w:pPr>
        <w:pStyle w:val="Header"/>
        <w:tabs>
          <w:tab w:val="clear" w:pos="4680"/>
          <w:tab w:val="clear" w:pos="9360"/>
        </w:tabs>
        <w:contextualSpacing/>
        <w:rPr>
          <w:rFonts w:eastAsia="Calibri" w:cs="Times New Roman"/>
          <w:b/>
        </w:rPr>
      </w:pPr>
    </w:p>
    <w:p w14:paraId="3F9E87D2" w14:textId="7989E5D2" w:rsidR="009D7772" w:rsidRDefault="009D7772" w:rsidP="009D7772">
      <w:pPr>
        <w:pStyle w:val="Header"/>
        <w:tabs>
          <w:tab w:val="clear" w:pos="4680"/>
          <w:tab w:val="clear" w:pos="9360"/>
        </w:tabs>
        <w:contextualSpacing/>
        <w:rPr>
          <w:rFonts w:eastAsia="Calibri" w:cs="Times New Roman"/>
          <w:b/>
        </w:rPr>
      </w:pPr>
      <w:proofErr w:type="gramStart"/>
      <w:r>
        <w:rPr>
          <w:rFonts w:eastAsia="Calibri" w:cs="Times New Roman"/>
        </w:rPr>
        <w:t>….</w:t>
      </w:r>
      <w:r>
        <w:rPr>
          <w:rFonts w:eastAsia="Calibri" w:cs="Times New Roman"/>
          <w:b/>
        </w:rPr>
        <w:t>BETWEEN</w:t>
      </w:r>
      <w:proofErr w:type="gramEnd"/>
      <w:r>
        <w:rPr>
          <w:rFonts w:eastAsia="Calibri" w:cs="Times New Roman"/>
          <w:b/>
        </w:rPr>
        <w:t xml:space="preserve"> HOUSEHOLDS WITHIN THIS VILLAGE </w:t>
      </w:r>
    </w:p>
    <w:p w14:paraId="3FCD581C" w14:textId="77777777" w:rsidR="009D7772" w:rsidRDefault="009D7772" w:rsidP="009D7772">
      <w:pPr>
        <w:pStyle w:val="Header"/>
        <w:tabs>
          <w:tab w:val="clear" w:pos="4680"/>
          <w:tab w:val="clear" w:pos="9360"/>
        </w:tabs>
        <w:contextualSpacing/>
        <w:rPr>
          <w:rFonts w:eastAsia="Calibri" w:cs="Times New Roman"/>
          <w:b/>
        </w:rPr>
      </w:pPr>
    </w:p>
    <w:p w14:paraId="43B9F553" w14:textId="77777777" w:rsidR="009D7772" w:rsidRDefault="009D7772" w:rsidP="009D7772">
      <w:pPr>
        <w:pStyle w:val="Header"/>
        <w:tabs>
          <w:tab w:val="clear" w:pos="4680"/>
          <w:tab w:val="clear" w:pos="9360"/>
        </w:tabs>
        <w:contextualSpacing/>
        <w:rPr>
          <w:rFonts w:eastAsia="Calibri" w:cs="Times New Roman"/>
          <w:b/>
        </w:rPr>
      </w:pPr>
    </w:p>
    <w:p w14:paraId="5005521C" w14:textId="77777777" w:rsidR="009D7772" w:rsidRDefault="009D7772" w:rsidP="009D7772">
      <w:pPr>
        <w:pStyle w:val="Header"/>
        <w:tabs>
          <w:tab w:val="clear" w:pos="4680"/>
          <w:tab w:val="clear" w:pos="9360"/>
        </w:tabs>
        <w:contextualSpacing/>
        <w:rPr>
          <w:rFonts w:eastAsia="Calibri" w:cs="Times New Roman"/>
          <w:b/>
        </w:rPr>
      </w:pPr>
      <w:r>
        <w:rPr>
          <w:rFonts w:eastAsia="Calibri" w:cs="Times New Roman"/>
          <w:b/>
        </w:rPr>
        <w:t>(</w:t>
      </w:r>
      <w:proofErr w:type="gramStart"/>
      <w:r>
        <w:rPr>
          <w:rFonts w:eastAsia="Calibri" w:cs="Times New Roman"/>
          <w:b/>
        </w:rPr>
        <w:t>and</w:t>
      </w:r>
      <w:proofErr w:type="gramEnd"/>
      <w:r>
        <w:rPr>
          <w:rFonts w:eastAsia="Calibri" w:cs="Times New Roman"/>
          <w:b/>
        </w:rPr>
        <w:t xml:space="preserve"> the questions above repeat themselves) </w:t>
      </w:r>
    </w:p>
    <w:p w14:paraId="63FDED54" w14:textId="77777777" w:rsidR="009D7772" w:rsidRDefault="009D7772" w:rsidP="009D7772">
      <w:pPr>
        <w:pStyle w:val="Header"/>
        <w:tabs>
          <w:tab w:val="clear" w:pos="4680"/>
          <w:tab w:val="clear" w:pos="9360"/>
        </w:tabs>
        <w:contextualSpacing/>
        <w:rPr>
          <w:rFonts w:eastAsia="Calibri" w:cs="Times New Roman"/>
          <w:b/>
        </w:rPr>
      </w:pPr>
    </w:p>
    <w:p w14:paraId="1F869BA4" w14:textId="77777777" w:rsidR="009D7772" w:rsidRDefault="009D7772" w:rsidP="009D7772">
      <w:pPr>
        <w:pStyle w:val="Header"/>
        <w:tabs>
          <w:tab w:val="clear" w:pos="4680"/>
          <w:tab w:val="clear" w:pos="9360"/>
        </w:tabs>
        <w:contextualSpacing/>
        <w:rPr>
          <w:rFonts w:eastAsia="Calibri" w:cs="Times New Roman"/>
          <w:b/>
        </w:rPr>
      </w:pPr>
    </w:p>
    <w:p w14:paraId="72770FA8" w14:textId="0A468152" w:rsidR="009D7772" w:rsidRDefault="009D7772" w:rsidP="009D7772">
      <w:pPr>
        <w:pStyle w:val="Header"/>
        <w:tabs>
          <w:tab w:val="clear" w:pos="4680"/>
          <w:tab w:val="clear" w:pos="9360"/>
        </w:tabs>
        <w:contextualSpacing/>
        <w:rPr>
          <w:rFonts w:eastAsia="Calibri" w:cs="Times New Roman"/>
        </w:rPr>
      </w:pPr>
      <w:r>
        <w:rPr>
          <w:rFonts w:eastAsia="Calibri" w:cs="Times New Roman"/>
        </w:rPr>
        <w:t xml:space="preserve"> </w:t>
      </w:r>
    </w:p>
    <w:p w14:paraId="30BC6F10" w14:textId="77777777" w:rsidR="0035371A" w:rsidRPr="00AC7CBE" w:rsidRDefault="0035371A" w:rsidP="00AC7CBE">
      <w:pPr>
        <w:spacing w:after="0" w:line="240" w:lineRule="auto"/>
        <w:contextualSpacing/>
        <w:rPr>
          <w:rFonts w:eastAsia="Calibri" w:cs="Times New Roman"/>
        </w:rPr>
      </w:pPr>
    </w:p>
    <w:p w14:paraId="6A94D1D2" w14:textId="3A42A61F" w:rsidR="0035371A" w:rsidRPr="00AC7CBE" w:rsidRDefault="0035371A" w:rsidP="00AC7CBE">
      <w:pPr>
        <w:spacing w:after="0" w:line="240" w:lineRule="auto"/>
        <w:contextualSpacing/>
        <w:rPr>
          <w:b/>
        </w:rPr>
      </w:pPr>
      <w:bookmarkStart w:id="45" w:name="_GoBack"/>
      <w:bookmarkEnd w:id="45"/>
    </w:p>
    <w:p w14:paraId="2B8B70D3" w14:textId="1DC55BC4" w:rsidR="006F4291" w:rsidRPr="00AC7CBE" w:rsidRDefault="006F4291" w:rsidP="00AC7CBE">
      <w:pPr>
        <w:spacing w:after="0" w:line="240" w:lineRule="auto"/>
        <w:contextualSpacing/>
        <w:rPr>
          <w:b/>
        </w:rPr>
      </w:pPr>
      <w:r w:rsidRPr="00AC7CBE">
        <w:rPr>
          <w:b/>
        </w:rPr>
        <w:t>J</w:t>
      </w:r>
      <w:r w:rsidR="00471179">
        <w:rPr>
          <w:b/>
        </w:rPr>
        <w:t>.</w:t>
      </w:r>
      <w:r w:rsidRPr="00AC7CBE">
        <w:rPr>
          <w:b/>
        </w:rPr>
        <w:t>CONCLUSION</w:t>
      </w:r>
    </w:p>
    <w:p w14:paraId="1F74134A" w14:textId="77777777" w:rsidR="006F4291" w:rsidRPr="00AC7CBE" w:rsidRDefault="006F4291" w:rsidP="00AC7CBE">
      <w:pPr>
        <w:spacing w:after="0" w:line="240" w:lineRule="auto"/>
        <w:contextualSpacing/>
        <w:rPr>
          <w:rFonts w:eastAsia="Calibri" w:cs="Times New Roman"/>
        </w:rPr>
      </w:pPr>
      <w:r w:rsidRPr="00AC7CBE">
        <w:rPr>
          <w:rFonts w:eastAsia="Calibri" w:cs="Times New Roman"/>
        </w:rPr>
        <w:t>Thank you for your participation in this survey.</w:t>
      </w:r>
    </w:p>
    <w:tbl>
      <w:tblPr>
        <w:tblW w:w="10080" w:type="dxa"/>
        <w:tblInd w:w="-5" w:type="dxa"/>
        <w:tblLayout w:type="fixed"/>
        <w:tblCellMar>
          <w:left w:w="0" w:type="dxa"/>
          <w:right w:w="0" w:type="dxa"/>
        </w:tblCellMar>
        <w:tblLook w:val="0000" w:firstRow="0" w:lastRow="0" w:firstColumn="0" w:lastColumn="0" w:noHBand="0" w:noVBand="0"/>
      </w:tblPr>
      <w:tblGrid>
        <w:gridCol w:w="359"/>
        <w:gridCol w:w="4680"/>
        <w:gridCol w:w="4319"/>
        <w:gridCol w:w="722"/>
      </w:tblGrid>
      <w:tr w:rsidR="00410C0C" w:rsidRPr="00AC7CBE" w14:paraId="7B8DF586" w14:textId="77777777" w:rsidTr="00471179">
        <w:trPr>
          <w:trHeight w:val="20"/>
        </w:trPr>
        <w:tc>
          <w:tcPr>
            <w:tcW w:w="359" w:type="dxa"/>
            <w:tcBorders>
              <w:top w:val="single" w:sz="4" w:space="0" w:color="000000"/>
              <w:left w:val="single" w:sz="4" w:space="0" w:color="000000"/>
              <w:bottom w:val="single" w:sz="4" w:space="0" w:color="000000"/>
              <w:right w:val="single" w:sz="4" w:space="0" w:color="000000"/>
            </w:tcBorders>
          </w:tcPr>
          <w:p w14:paraId="0015C288" w14:textId="77777777" w:rsidR="00410C0C" w:rsidRPr="00AC7CBE" w:rsidRDefault="00410C0C" w:rsidP="00AC7CBE">
            <w:pPr>
              <w:spacing w:after="0" w:line="240" w:lineRule="auto"/>
              <w:contextualSpacing/>
              <w:rPr>
                <w:rFonts w:eastAsia="Calibri" w:cs="Times New Roman"/>
              </w:rPr>
            </w:pPr>
          </w:p>
        </w:tc>
        <w:tc>
          <w:tcPr>
            <w:tcW w:w="4680" w:type="dxa"/>
            <w:tcBorders>
              <w:top w:val="single" w:sz="4" w:space="0" w:color="000000"/>
              <w:left w:val="single" w:sz="4" w:space="0" w:color="000000"/>
              <w:bottom w:val="single" w:sz="4" w:space="0" w:color="000000"/>
            </w:tcBorders>
          </w:tcPr>
          <w:p w14:paraId="5DD47BC6" w14:textId="316CDFD1" w:rsidR="00410C0C" w:rsidRPr="00AC7CBE" w:rsidRDefault="00410C0C" w:rsidP="00AC7CBE">
            <w:pPr>
              <w:spacing w:after="0" w:line="240" w:lineRule="auto"/>
              <w:contextualSpacing/>
              <w:rPr>
                <w:color w:val="000000"/>
              </w:rPr>
            </w:pPr>
            <w:r w:rsidRPr="00AC7CBE">
              <w:rPr>
                <w:color w:val="000000"/>
              </w:rPr>
              <w:t>J1</w:t>
            </w:r>
            <w:r w:rsidR="00471179">
              <w:rPr>
                <w:color w:val="000000"/>
              </w:rPr>
              <w:t>.</w:t>
            </w:r>
            <w:r w:rsidRPr="00AC7CBE">
              <w:rPr>
                <w:color w:val="000000"/>
              </w:rPr>
              <w:t xml:space="preserve">Enumerator: Please select the correct survey status from the list </w:t>
            </w:r>
            <w:r w:rsidRPr="00AC7CBE">
              <w:rPr>
                <w:b/>
                <w:color w:val="000000"/>
              </w:rPr>
              <w:t>(</w:t>
            </w:r>
            <w:proofErr w:type="spellStart"/>
            <w:r w:rsidRPr="00AC7CBE">
              <w:rPr>
                <w:b/>
                <w:color w:val="000000"/>
              </w:rPr>
              <w:t>j_status</w:t>
            </w:r>
            <w:proofErr w:type="spellEnd"/>
            <w:r w:rsidRPr="00AC7CBE">
              <w:rPr>
                <w:b/>
                <w:color w:val="000000"/>
              </w:rPr>
              <w:t>)</w:t>
            </w:r>
          </w:p>
        </w:tc>
        <w:tc>
          <w:tcPr>
            <w:tcW w:w="4319" w:type="dxa"/>
            <w:tcBorders>
              <w:top w:val="single" w:sz="4" w:space="0" w:color="000000"/>
              <w:bottom w:val="single" w:sz="4" w:space="0" w:color="000000"/>
              <w:right w:val="single" w:sz="18" w:space="0" w:color="000000"/>
            </w:tcBorders>
          </w:tcPr>
          <w:p w14:paraId="3B9D46C1" w14:textId="77777777" w:rsidR="00410C0C" w:rsidRPr="00AC7CBE" w:rsidRDefault="00410C0C" w:rsidP="00AC7CBE">
            <w:pPr>
              <w:spacing w:after="0" w:line="240" w:lineRule="auto"/>
              <w:contextualSpacing/>
              <w:rPr>
                <w:rFonts w:cs="Times New Roman"/>
                <w:w w:val="105"/>
              </w:rPr>
            </w:pPr>
            <w:r w:rsidRPr="00AC7CBE">
              <w:rPr>
                <w:rFonts w:cs="Times New Roman"/>
                <w:w w:val="105"/>
              </w:rPr>
              <w:t>1=Complete</w:t>
            </w:r>
          </w:p>
          <w:p w14:paraId="1BB029D7" w14:textId="77777777" w:rsidR="00410C0C" w:rsidRPr="00AC7CBE" w:rsidRDefault="00410C0C" w:rsidP="00AC7CBE">
            <w:pPr>
              <w:spacing w:after="0" w:line="240" w:lineRule="auto"/>
              <w:contextualSpacing/>
              <w:rPr>
                <w:rFonts w:cs="Times New Roman"/>
                <w:w w:val="105"/>
              </w:rPr>
            </w:pPr>
            <w:r w:rsidRPr="00AC7CBE">
              <w:rPr>
                <w:rFonts w:cs="Times New Roman"/>
                <w:w w:val="105"/>
              </w:rPr>
              <w:t>2=Incomplete, come back</w:t>
            </w:r>
          </w:p>
          <w:p w14:paraId="5041DAC5" w14:textId="77777777" w:rsidR="00410C0C" w:rsidRPr="00AC7CBE" w:rsidRDefault="00410C0C" w:rsidP="00AC7CBE">
            <w:pPr>
              <w:spacing w:after="0" w:line="240" w:lineRule="auto"/>
              <w:contextualSpacing/>
              <w:rPr>
                <w:rFonts w:cs="Times New Roman"/>
                <w:w w:val="105"/>
              </w:rPr>
            </w:pPr>
            <w:r w:rsidRPr="00AC7CBE">
              <w:rPr>
                <w:rFonts w:cs="Times New Roman"/>
                <w:w w:val="105"/>
              </w:rPr>
              <w:t>3=Incomplete, cannot finish</w:t>
            </w:r>
          </w:p>
          <w:p w14:paraId="0972A437" w14:textId="77777777" w:rsidR="00410C0C" w:rsidRPr="00AC7CBE" w:rsidRDefault="00410C0C" w:rsidP="00AC7CBE">
            <w:pPr>
              <w:spacing w:after="0" w:line="240" w:lineRule="auto"/>
              <w:contextualSpacing/>
              <w:rPr>
                <w:rFonts w:cs="Times New Roman"/>
                <w:w w:val="105"/>
              </w:rPr>
            </w:pPr>
            <w:r w:rsidRPr="00AC7CBE">
              <w:rPr>
                <w:rFonts w:cs="Times New Roman"/>
                <w:w w:val="105"/>
              </w:rPr>
              <w:t>4=Refused to participate</w:t>
            </w:r>
          </w:p>
          <w:p w14:paraId="0E1293FF" w14:textId="77777777" w:rsidR="00410C0C" w:rsidRPr="00AC7CBE" w:rsidRDefault="00410C0C" w:rsidP="00AC7CBE">
            <w:pPr>
              <w:spacing w:after="0" w:line="240" w:lineRule="auto"/>
              <w:contextualSpacing/>
            </w:pPr>
            <w:r w:rsidRPr="00AC7CBE">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79C45215" w14:textId="77777777" w:rsidR="00410C0C" w:rsidRPr="00AC7CBE" w:rsidRDefault="00410C0C"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410C0C" w:rsidRPr="00AC7CBE" w14:paraId="1FB1A5D6" w14:textId="77777777" w:rsidTr="00471179">
        <w:trPr>
          <w:trHeight w:val="20"/>
        </w:trPr>
        <w:tc>
          <w:tcPr>
            <w:tcW w:w="359" w:type="dxa"/>
            <w:tcBorders>
              <w:top w:val="single" w:sz="4" w:space="0" w:color="000000"/>
              <w:left w:val="single" w:sz="4" w:space="0" w:color="000000"/>
              <w:bottom w:val="single" w:sz="4" w:space="0" w:color="000000"/>
              <w:right w:val="single" w:sz="4" w:space="0" w:color="auto"/>
            </w:tcBorders>
          </w:tcPr>
          <w:p w14:paraId="1BF82D67" w14:textId="77777777" w:rsidR="00410C0C" w:rsidRPr="00AC7CBE" w:rsidRDefault="00410C0C" w:rsidP="00AC7CBE">
            <w:pPr>
              <w:spacing w:after="0" w:line="240" w:lineRule="auto"/>
              <w:contextualSpacing/>
              <w:rPr>
                <w:w w:val="105"/>
              </w:rPr>
            </w:pPr>
          </w:p>
        </w:tc>
        <w:tc>
          <w:tcPr>
            <w:tcW w:w="4680" w:type="dxa"/>
            <w:tcBorders>
              <w:top w:val="single" w:sz="4" w:space="0" w:color="000000"/>
              <w:left w:val="single" w:sz="4" w:space="0" w:color="auto"/>
              <w:bottom w:val="single" w:sz="4" w:space="0" w:color="000000"/>
              <w:right w:val="single" w:sz="18" w:space="0" w:color="000000"/>
            </w:tcBorders>
          </w:tcPr>
          <w:p w14:paraId="1AF27DD8" w14:textId="29907FA1" w:rsidR="00410C0C" w:rsidRPr="00AC7CBE" w:rsidRDefault="00410C0C" w:rsidP="00AC7CBE">
            <w:pPr>
              <w:spacing w:after="0" w:line="240" w:lineRule="auto"/>
              <w:contextualSpacing/>
              <w:rPr>
                <w:w w:val="105"/>
              </w:rPr>
            </w:pPr>
            <w:r w:rsidRPr="00AC7CBE">
              <w:rPr>
                <w:color w:val="000000"/>
              </w:rPr>
              <w:t xml:space="preserve">Any additional comments?  </w:t>
            </w:r>
            <w:r w:rsidRPr="00AC7CBE">
              <w:rPr>
                <w:b/>
                <w:color w:val="000000"/>
              </w:rPr>
              <w:t>(</w:t>
            </w:r>
            <w:proofErr w:type="spellStart"/>
            <w:r w:rsidRPr="00AC7CBE">
              <w:rPr>
                <w:b/>
                <w:color w:val="000000"/>
              </w:rPr>
              <w:t>j_notes</w:t>
            </w:r>
            <w:proofErr w:type="spellEnd"/>
            <w:r w:rsidRPr="00AC7CBE">
              <w:rPr>
                <w:b/>
                <w:color w:val="000000"/>
              </w:rPr>
              <w:t>)</w:t>
            </w:r>
          </w:p>
        </w:tc>
        <w:tc>
          <w:tcPr>
            <w:tcW w:w="5041" w:type="dxa"/>
            <w:gridSpan w:val="2"/>
            <w:tcBorders>
              <w:top w:val="single" w:sz="18" w:space="0" w:color="000000"/>
              <w:left w:val="single" w:sz="18" w:space="0" w:color="000000"/>
              <w:bottom w:val="single" w:sz="18" w:space="0" w:color="000000"/>
              <w:right w:val="single" w:sz="18" w:space="0" w:color="000000"/>
            </w:tcBorders>
          </w:tcPr>
          <w:p w14:paraId="63D28E80" w14:textId="77777777" w:rsidR="00410C0C" w:rsidRPr="00AC7CBE" w:rsidRDefault="00410C0C" w:rsidP="00AC7CBE">
            <w:pPr>
              <w:spacing w:after="0" w:line="240" w:lineRule="auto"/>
              <w:contextualSpacing/>
              <w:rPr>
                <w:i/>
                <w:color w:val="A6A6A6" w:themeColor="background1" w:themeShade="A6"/>
              </w:rPr>
            </w:pPr>
            <w:r w:rsidRPr="00AC7CBE">
              <w:rPr>
                <w:i/>
                <w:color w:val="A6A6A6" w:themeColor="background1" w:themeShade="A6"/>
              </w:rPr>
              <w:t>(Text)</w:t>
            </w:r>
          </w:p>
        </w:tc>
      </w:tr>
    </w:tbl>
    <w:p w14:paraId="535B0DBF" w14:textId="77777777" w:rsidR="00410C0C" w:rsidRPr="00AC7CBE" w:rsidRDefault="00410C0C" w:rsidP="00AC7CBE">
      <w:pPr>
        <w:spacing w:after="0" w:line="240" w:lineRule="auto"/>
        <w:contextualSpacing/>
        <w:rPr>
          <w:rFonts w:eastAsia="Calibri" w:cs="Times New Roman"/>
        </w:rPr>
      </w:pPr>
    </w:p>
    <w:p w14:paraId="1EE43CE1" w14:textId="77777777" w:rsidR="00810E1B" w:rsidRPr="00AC7CBE" w:rsidRDefault="00810E1B" w:rsidP="00AC7CBE">
      <w:pPr>
        <w:spacing w:after="0" w:line="240" w:lineRule="auto"/>
        <w:contextualSpacing/>
      </w:pPr>
    </w:p>
    <w:sectPr w:rsidR="00810E1B" w:rsidRPr="00AC7CBE" w:rsidSect="00AC7CBE">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Stickler, Mercedes M. (E3/LTRM)" w:date="2014-09-22T18:15:00Z" w:initials="MMS">
    <w:p w14:paraId="55386C89" w14:textId="46016B0A" w:rsidR="00074302" w:rsidRDefault="00074302">
      <w:pPr>
        <w:pStyle w:val="CommentText"/>
      </w:pPr>
      <w:r>
        <w:rPr>
          <w:rStyle w:val="CommentReference"/>
        </w:rPr>
        <w:annotationRef/>
      </w:r>
      <w:r>
        <w:t>May need to add some text to the question so that enumerators understand they also need to ask about major form of transport</w:t>
      </w:r>
    </w:p>
  </w:comment>
  <w:comment w:id="1" w:author="McGee, Heather" w:date="2014-09-22T18:15:00Z" w:initials="MH">
    <w:p w14:paraId="7E3A077A" w14:textId="77777777" w:rsidR="00074302" w:rsidRDefault="00074302">
      <w:pPr>
        <w:pStyle w:val="CommentText"/>
      </w:pPr>
      <w:r>
        <w:rPr>
          <w:rStyle w:val="CommentReference"/>
        </w:rPr>
        <w:annotationRef/>
      </w:r>
      <w:r>
        <w:t xml:space="preserve">Do we need this one? </w:t>
      </w:r>
    </w:p>
  </w:comment>
  <w:comment w:id="2" w:author="Stickler, Mercedes M. (E3/LTRM)" w:date="2014-09-22T18:15:00Z" w:initials="MMS">
    <w:p w14:paraId="4AD68A12" w14:textId="7AD7923C" w:rsidR="00074302" w:rsidRDefault="00074302">
      <w:pPr>
        <w:pStyle w:val="CommentText"/>
      </w:pPr>
      <w:r>
        <w:rPr>
          <w:rStyle w:val="CommentReference"/>
        </w:rPr>
        <w:annotationRef/>
      </w:r>
      <w:r>
        <w:t>I think it’s worth keeping for now, assuming that FRA buys from the CFP areas.</w:t>
      </w:r>
    </w:p>
  </w:comment>
  <w:comment w:id="15" w:author="Stickler, Mercedes M. (E3/LTRM)" w:date="2014-09-22T18:15:00Z" w:initials="MMS">
    <w:p w14:paraId="5C6E775D" w14:textId="02429529" w:rsidR="00074302" w:rsidRDefault="00074302">
      <w:pPr>
        <w:pStyle w:val="CommentText"/>
      </w:pPr>
      <w:r>
        <w:rPr>
          <w:rStyle w:val="CommentReference"/>
        </w:rPr>
        <w:annotationRef/>
      </w:r>
      <w:r>
        <w:t>Can we specify state vs. customary land here? Will they know…? My understanding is that CFP is primarily targeting GMAs i.e. customary land, so we would be less concerned if they graze in National Parks or reserves</w:t>
      </w:r>
    </w:p>
  </w:comment>
  <w:comment w:id="16" w:author="Stickler, Mercedes M. (E3/LTRM)" w:date="2014-09-22T18:15:00Z" w:initials="MMS">
    <w:p w14:paraId="26BB3ADA" w14:textId="21EF1690" w:rsidR="00074302" w:rsidRDefault="00074302">
      <w:pPr>
        <w:pStyle w:val="CommentText"/>
      </w:pPr>
      <w:r>
        <w:rPr>
          <w:rStyle w:val="CommentReference"/>
        </w:rPr>
        <w:annotationRef/>
      </w:r>
      <w:r>
        <w:t>Will they know this? Does it matter?? Suggest observing from remotely sensed images if possible.</w:t>
      </w:r>
    </w:p>
  </w:comment>
  <w:comment w:id="17" w:author="Stickler, Mercedes M. (E3/LTRM)" w:date="2014-09-22T18:15:00Z" w:initials="MMS">
    <w:p w14:paraId="77085E3F" w14:textId="662ED0CC" w:rsidR="00074302" w:rsidRDefault="00074302">
      <w:pPr>
        <w:pStyle w:val="CommentText"/>
      </w:pPr>
      <w:r>
        <w:rPr>
          <w:rStyle w:val="CommentReference"/>
        </w:rPr>
        <w:annotationRef/>
      </w:r>
      <w:r>
        <w:t>Suggest making a % in buckets if they don’t know exact areas, same for D3 and D4</w:t>
      </w:r>
    </w:p>
  </w:comment>
  <w:comment w:id="18" w:author="Stickler, Mercedes M. (E3/LTRM)" w:date="2014-09-22T18:15:00Z" w:initials="MMS">
    <w:p w14:paraId="19BCBB20" w14:textId="199AAC16" w:rsidR="00074302" w:rsidRDefault="00074302">
      <w:pPr>
        <w:pStyle w:val="CommentText"/>
      </w:pPr>
      <w:r>
        <w:rPr>
          <w:rStyle w:val="CommentReference"/>
        </w:rPr>
        <w:annotationRef/>
      </w:r>
      <w:r>
        <w:t>I think we should keep this question in as a measure of overall land scarcity, but we may also want to ask a similar question related to land for charcoaling and/or other forest activities.</w:t>
      </w:r>
    </w:p>
  </w:comment>
  <w:comment w:id="19" w:author="Stickler, Mercedes M. (E3/LTRM)" w:date="2014-09-22T18:15:00Z" w:initials="MMS">
    <w:p w14:paraId="7B28C9E3" w14:textId="22914C71" w:rsidR="00074302" w:rsidRDefault="00074302">
      <w:pPr>
        <w:pStyle w:val="CommentText"/>
      </w:pPr>
      <w:r>
        <w:rPr>
          <w:rStyle w:val="CommentReference"/>
        </w:rPr>
        <w:annotationRef/>
      </w:r>
      <w:r>
        <w:t>Yes. We will probably want to add similar questions related to concessions, e.g. for hunting, tourism, REDD+ (same for D9-D13).</w:t>
      </w:r>
    </w:p>
  </w:comment>
  <w:comment w:id="29" w:author="Stickler, Mercedes M. (E3/LTRM)" w:date="2014-09-22T18:15:00Z" w:initials="MMS">
    <w:p w14:paraId="57DC426E" w14:textId="494D00C2" w:rsidR="00074302" w:rsidRDefault="00074302">
      <w:pPr>
        <w:pStyle w:val="CommentText"/>
      </w:pPr>
      <w:r>
        <w:rPr>
          <w:rStyle w:val="CommentReference"/>
        </w:rPr>
        <w:annotationRef/>
      </w:r>
      <w:r>
        <w:t>Again, let’s leave out the forest condition questions from surveys</w:t>
      </w:r>
    </w:p>
  </w:comment>
  <w:comment w:id="31" w:author="Stickler, Mercedes M. (E3/LTRM)" w:date="2014-09-22T18:15:00Z" w:initials="MMS">
    <w:p w14:paraId="24F4457F" w14:textId="050DE7D6" w:rsidR="00074302" w:rsidRDefault="00074302">
      <w:pPr>
        <w:pStyle w:val="CommentText"/>
      </w:pPr>
      <w:r>
        <w:rPr>
          <w:rStyle w:val="CommentReference"/>
        </w:rPr>
        <w:annotationRef/>
      </w:r>
      <w:r>
        <w:t xml:space="preserve">Keep </w:t>
      </w:r>
      <w:proofErr w:type="gramStart"/>
      <w:r>
        <w:t>this ?</w:t>
      </w:r>
      <w:proofErr w:type="gramEnd"/>
    </w:p>
  </w:comment>
  <w:comment w:id="32" w:author="Stickler, Mercedes M. (E3/LTRM)" w:date="2014-09-22T18:15:00Z" w:initials="MMS">
    <w:p w14:paraId="7C75754F" w14:textId="5B8DA1F1" w:rsidR="00074302" w:rsidRDefault="00074302">
      <w:pPr>
        <w:pStyle w:val="CommentText"/>
      </w:pPr>
      <w:r>
        <w:rPr>
          <w:rStyle w:val="CommentReference"/>
        </w:rPr>
        <w:annotationRef/>
      </w:r>
      <w:r>
        <w:t>Keep these questions</w:t>
      </w:r>
    </w:p>
  </w:comment>
  <w:comment w:id="34" w:author="Heather Huntington" w:date="2014-11-01T17:40:00Z" w:initials="HH">
    <w:p w14:paraId="7E564059" w14:textId="77777777" w:rsidR="00074302" w:rsidRDefault="00074302" w:rsidP="002260EB">
      <w:pPr>
        <w:pStyle w:val="CommentText"/>
      </w:pPr>
      <w:r>
        <w:rPr>
          <w:rStyle w:val="CommentReference"/>
        </w:rPr>
        <w:annotationRef/>
      </w:r>
      <w:proofErr w:type="spellStart"/>
      <w:r>
        <w:t>Aleta</w:t>
      </w:r>
      <w:proofErr w:type="spellEnd"/>
      <w:r>
        <w:t xml:space="preserve"> – can you add the questions from the </w:t>
      </w:r>
      <w:proofErr w:type="gramStart"/>
      <w:r>
        <w:t>household  survey</w:t>
      </w:r>
      <w:proofErr w:type="gramEnd"/>
      <w:r>
        <w:t xml:space="preserve"> that  you think make sense in this section.? </w:t>
      </w:r>
    </w:p>
    <w:p w14:paraId="4DEF81B4" w14:textId="77777777" w:rsidR="00074302" w:rsidRDefault="00074302" w:rsidP="002260EB">
      <w:pPr>
        <w:pStyle w:val="CommentText"/>
      </w:pPr>
    </w:p>
  </w:comment>
  <w:comment w:id="35" w:author="Stickler, Mercedes M. (E3/LTRM)" w:date="2014-09-22T18:15:00Z" w:initials="MMS">
    <w:p w14:paraId="4367CF38" w14:textId="1A230BF2" w:rsidR="00074302" w:rsidRDefault="00074302">
      <w:pPr>
        <w:pStyle w:val="CommentText"/>
      </w:pPr>
      <w:r>
        <w:rPr>
          <w:rStyle w:val="CommentReference"/>
        </w:rPr>
        <w:annotationRef/>
      </w:r>
      <w:r>
        <w:t>We will need to define these two terms (also consumptive).</w:t>
      </w:r>
    </w:p>
  </w:comment>
  <w:comment w:id="38" w:author="Stickler, Mercedes M. (E3/LTRM)" w:date="2014-09-22T18:15:00Z" w:initials="MMS">
    <w:p w14:paraId="3FCC02B9" w14:textId="7767B6D1" w:rsidR="00074302" w:rsidRDefault="00074302">
      <w:pPr>
        <w:pStyle w:val="CommentText"/>
      </w:pPr>
      <w:r>
        <w:rPr>
          <w:rStyle w:val="CommentReference"/>
        </w:rPr>
        <w:annotationRef/>
      </w:r>
      <w:r>
        <w:t xml:space="preserve">Good. Double check with CFP whether any </w:t>
      </w:r>
      <w:proofErr w:type="spellStart"/>
      <w:r>
        <w:t>fuelwood</w:t>
      </w:r>
      <w:proofErr w:type="spellEnd"/>
      <w:r>
        <w:t>/charcoal harvesting is allowed in CFP program forests and revise if needed</w:t>
      </w:r>
    </w:p>
  </w:comment>
  <w:comment w:id="39" w:author="McGee, Heather" w:date="2014-09-22T18:15:00Z" w:initials="MH">
    <w:p w14:paraId="4BA0E872" w14:textId="52637EA6" w:rsidR="00074302" w:rsidRDefault="00074302">
      <w:pPr>
        <w:pStyle w:val="CommentText"/>
      </w:pPr>
      <w:r>
        <w:rPr>
          <w:rStyle w:val="CommentReference"/>
        </w:rPr>
        <w:annotationRef/>
      </w:r>
      <w:r>
        <w:t>This should be a spread of subsistence items commonly purchased in Zambia.</w:t>
      </w:r>
    </w:p>
  </w:comment>
  <w:comment w:id="40" w:author="McGee, Heather" w:date="2014-09-22T18:15:00Z" w:initials="MH">
    <w:p w14:paraId="770244F7" w14:textId="77777777" w:rsidR="00074302" w:rsidRDefault="00074302">
      <w:pPr>
        <w:pStyle w:val="CommentText"/>
      </w:pPr>
      <w:r>
        <w:rPr>
          <w:rStyle w:val="CommentReference"/>
        </w:rPr>
        <w:annotationRef/>
      </w:r>
      <w:r>
        <w:t xml:space="preserve">We want the per unit cost at the local </w:t>
      </w:r>
      <w:proofErr w:type="gramStart"/>
      <w:r>
        <w:t>market  for</w:t>
      </w:r>
      <w:proofErr w:type="gramEnd"/>
      <w:r>
        <w:t xml:space="preserve"> the forest products of interest: </w:t>
      </w:r>
    </w:p>
    <w:p w14:paraId="2D1C9E16" w14:textId="77777777" w:rsidR="00074302" w:rsidRDefault="00074302">
      <w:pPr>
        <w:pStyle w:val="CommentText"/>
      </w:pPr>
    </w:p>
    <w:p w14:paraId="3DE96A44" w14:textId="77777777" w:rsidR="00074302" w:rsidRDefault="00074302">
      <w:pPr>
        <w:pStyle w:val="CommentText"/>
      </w:pPr>
      <w:r>
        <w:t>Charcoal</w:t>
      </w:r>
    </w:p>
    <w:p w14:paraId="3E9E75FD" w14:textId="77777777" w:rsidR="00074302" w:rsidRDefault="00074302">
      <w:pPr>
        <w:pStyle w:val="CommentText"/>
      </w:pPr>
      <w:proofErr w:type="spellStart"/>
      <w:r>
        <w:t>Fuelwood</w:t>
      </w:r>
      <w:proofErr w:type="spellEnd"/>
    </w:p>
    <w:p w14:paraId="60214918" w14:textId="77777777" w:rsidR="00074302" w:rsidRDefault="00074302">
      <w:pPr>
        <w:pStyle w:val="CommentText"/>
      </w:pPr>
      <w:r>
        <w:t>Ants/</w:t>
      </w:r>
      <w:proofErr w:type="spellStart"/>
      <w:r>
        <w:t>catepillars</w:t>
      </w:r>
      <w:proofErr w:type="spellEnd"/>
      <w:r>
        <w:t xml:space="preserve"> </w:t>
      </w:r>
    </w:p>
    <w:p w14:paraId="77FE03EB" w14:textId="77777777" w:rsidR="00074302" w:rsidRDefault="00074302">
      <w:pPr>
        <w:pStyle w:val="CommentText"/>
      </w:pPr>
      <w:r>
        <w:t xml:space="preserve">Reeds </w:t>
      </w:r>
    </w:p>
    <w:p w14:paraId="66E94548" w14:textId="77777777" w:rsidR="00074302" w:rsidRDefault="00074302">
      <w:pPr>
        <w:pStyle w:val="CommentText"/>
      </w:pPr>
      <w:r>
        <w:t>Mushrooms</w:t>
      </w:r>
    </w:p>
    <w:p w14:paraId="1E13BF30" w14:textId="77777777" w:rsidR="00074302" w:rsidRDefault="00074302">
      <w:pPr>
        <w:pStyle w:val="CommentText"/>
      </w:pPr>
      <w:r>
        <w:t>Wild honey</w:t>
      </w:r>
    </w:p>
    <w:p w14:paraId="769A5AB8" w14:textId="77777777" w:rsidR="00074302" w:rsidRDefault="00074302">
      <w:pPr>
        <w:pStyle w:val="CommentText"/>
      </w:pPr>
      <w:r>
        <w:t>Wild fruits</w:t>
      </w:r>
    </w:p>
    <w:p w14:paraId="1A972D39" w14:textId="77777777" w:rsidR="00074302" w:rsidRDefault="00074302">
      <w:pPr>
        <w:pStyle w:val="CommentText"/>
      </w:pPr>
      <w:r>
        <w:t>Poles/timber</w:t>
      </w:r>
    </w:p>
    <w:p w14:paraId="34AE983C" w14:textId="77777777" w:rsidR="00074302" w:rsidRDefault="00074302">
      <w:pPr>
        <w:pStyle w:val="CommentText"/>
      </w:pPr>
      <w:r>
        <w:t>Thatching/fencing grass</w:t>
      </w:r>
    </w:p>
    <w:p w14:paraId="2912F5F0" w14:textId="77777777" w:rsidR="00074302" w:rsidRDefault="00074302">
      <w:pPr>
        <w:pStyle w:val="CommentText"/>
      </w:pPr>
      <w:r>
        <w:t>Fodder</w:t>
      </w:r>
    </w:p>
    <w:p w14:paraId="5771BE3F" w14:textId="77777777" w:rsidR="00074302" w:rsidRDefault="00074302">
      <w:pPr>
        <w:pStyle w:val="CommentText"/>
      </w:pPr>
      <w:r>
        <w:t>Wild animals</w:t>
      </w:r>
    </w:p>
  </w:comment>
  <w:comment w:id="41" w:author="Heather Huntington" w:date="2014-11-01T18:41:00Z" w:initials="HH">
    <w:p w14:paraId="4D19D664" w14:textId="560E0CD5" w:rsidR="00074302" w:rsidRDefault="00074302" w:rsidP="00074302">
      <w:pPr>
        <w:pStyle w:val="CommentText"/>
      </w:pPr>
      <w:r>
        <w:rPr>
          <w:rStyle w:val="CommentReference"/>
        </w:rPr>
        <w:annotationRef/>
      </w:r>
      <w:proofErr w:type="spellStart"/>
      <w:r>
        <w:t>Aleta</w:t>
      </w:r>
      <w:proofErr w:type="spellEnd"/>
      <w:r>
        <w:t xml:space="preserve"> – can you help me figure out the best structure for this conflict section – </w:t>
      </w:r>
      <w:proofErr w:type="gramStart"/>
      <w:r>
        <w:t>especially  thinking</w:t>
      </w:r>
      <w:proofErr w:type="gramEnd"/>
      <w:r>
        <w:t xml:space="preserve"> about this on ODK?  This needs to be a conflict roster embedded in our </w:t>
      </w:r>
      <w:proofErr w:type="gramStart"/>
      <w:r>
        <w:t>forest  roster</w:t>
      </w:r>
      <w:proofErr w:type="gramEnd"/>
      <w:r>
        <w:t xml:space="preserve">.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E3A077A" w15:done="0"/>
  <w15:commentEx w15:paraId="431232D4" w15:done="0"/>
  <w15:commentEx w15:paraId="2C34D0CC" w15:done="0"/>
  <w15:commentEx w15:paraId="013AFD87" w15:done="0"/>
  <w15:commentEx w15:paraId="4F1CC83C" w15:done="0"/>
  <w15:commentEx w15:paraId="2C3849FB" w15:done="0"/>
  <w15:commentEx w15:paraId="4BA0E872" w15:done="0"/>
  <w15:commentEx w15:paraId="5771BE3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SimSun">
    <w:altName w:val="宋体"/>
    <w:charset w:val="86"/>
    <w:family w:val="auto"/>
    <w:pitch w:val="variable"/>
    <w:sig w:usb0="00000003" w:usb1="288F0000" w:usb2="00000016" w:usb3="00000000" w:csb0="0004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NewRomanPS-ItalicMT">
    <w:panose1 w:val="00000000000000000000"/>
    <w:charset w:val="00"/>
    <w:family w:val="swiss"/>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14D6E"/>
    <w:multiLevelType w:val="hybridMultilevel"/>
    <w:tmpl w:val="6488461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48540359"/>
    <w:multiLevelType w:val="hybridMultilevel"/>
    <w:tmpl w:val="4EE2A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F7A5421"/>
    <w:multiLevelType w:val="hybridMultilevel"/>
    <w:tmpl w:val="8EFE19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50290B54"/>
    <w:multiLevelType w:val="hybridMultilevel"/>
    <w:tmpl w:val="AFCC9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EAD2C13"/>
    <w:multiLevelType w:val="hybridMultilevel"/>
    <w:tmpl w:val="131A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2"/>
  </w:num>
  <w:num w:numId="5">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idan Boyd">
    <w15:presenceInfo w15:providerId="None" w15:userId="Aidan Boy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360"/>
  <w:drawingGridVerticalSpacing w:val="36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168E"/>
    <w:rsid w:val="00026305"/>
    <w:rsid w:val="00074302"/>
    <w:rsid w:val="000A4D66"/>
    <w:rsid w:val="000A629A"/>
    <w:rsid w:val="000E5E1E"/>
    <w:rsid w:val="000F7966"/>
    <w:rsid w:val="00130922"/>
    <w:rsid w:val="0017075D"/>
    <w:rsid w:val="001E68A0"/>
    <w:rsid w:val="001E68B1"/>
    <w:rsid w:val="00211799"/>
    <w:rsid w:val="002260EB"/>
    <w:rsid w:val="00255F55"/>
    <w:rsid w:val="00287E3F"/>
    <w:rsid w:val="002A4E06"/>
    <w:rsid w:val="00302FC1"/>
    <w:rsid w:val="00303B9C"/>
    <w:rsid w:val="003330F1"/>
    <w:rsid w:val="0035371A"/>
    <w:rsid w:val="00353B05"/>
    <w:rsid w:val="003660A7"/>
    <w:rsid w:val="00390565"/>
    <w:rsid w:val="003D66BB"/>
    <w:rsid w:val="00410C0C"/>
    <w:rsid w:val="00425435"/>
    <w:rsid w:val="00471179"/>
    <w:rsid w:val="004900F5"/>
    <w:rsid w:val="0049321A"/>
    <w:rsid w:val="004A48CB"/>
    <w:rsid w:val="004F70B8"/>
    <w:rsid w:val="0050676F"/>
    <w:rsid w:val="005142A9"/>
    <w:rsid w:val="00532B33"/>
    <w:rsid w:val="005625C1"/>
    <w:rsid w:val="0057266B"/>
    <w:rsid w:val="005D1E70"/>
    <w:rsid w:val="005D3FDE"/>
    <w:rsid w:val="005E7035"/>
    <w:rsid w:val="0063791F"/>
    <w:rsid w:val="00641C36"/>
    <w:rsid w:val="006B5A60"/>
    <w:rsid w:val="006C3690"/>
    <w:rsid w:val="006D40B2"/>
    <w:rsid w:val="006F4291"/>
    <w:rsid w:val="006F635E"/>
    <w:rsid w:val="00700949"/>
    <w:rsid w:val="00715136"/>
    <w:rsid w:val="00723FAF"/>
    <w:rsid w:val="007242F1"/>
    <w:rsid w:val="007327E5"/>
    <w:rsid w:val="0078672B"/>
    <w:rsid w:val="0079011B"/>
    <w:rsid w:val="007E6B61"/>
    <w:rsid w:val="007F3296"/>
    <w:rsid w:val="00810E1B"/>
    <w:rsid w:val="008278C0"/>
    <w:rsid w:val="00830BEA"/>
    <w:rsid w:val="008768A6"/>
    <w:rsid w:val="008F39A8"/>
    <w:rsid w:val="00900701"/>
    <w:rsid w:val="00901471"/>
    <w:rsid w:val="009146E1"/>
    <w:rsid w:val="00934719"/>
    <w:rsid w:val="0095245E"/>
    <w:rsid w:val="00962095"/>
    <w:rsid w:val="009D7772"/>
    <w:rsid w:val="00A1355F"/>
    <w:rsid w:val="00A1377F"/>
    <w:rsid w:val="00A61FDF"/>
    <w:rsid w:val="00A63ABC"/>
    <w:rsid w:val="00A735CE"/>
    <w:rsid w:val="00A947BD"/>
    <w:rsid w:val="00A95A91"/>
    <w:rsid w:val="00AC7CBE"/>
    <w:rsid w:val="00AE0531"/>
    <w:rsid w:val="00AF35D8"/>
    <w:rsid w:val="00B3353D"/>
    <w:rsid w:val="00B34ABA"/>
    <w:rsid w:val="00B4293B"/>
    <w:rsid w:val="00B70D28"/>
    <w:rsid w:val="00B92DA6"/>
    <w:rsid w:val="00BA10DE"/>
    <w:rsid w:val="00BD0E1F"/>
    <w:rsid w:val="00C0696C"/>
    <w:rsid w:val="00C87EF1"/>
    <w:rsid w:val="00CB0E2D"/>
    <w:rsid w:val="00CD53A5"/>
    <w:rsid w:val="00D5225B"/>
    <w:rsid w:val="00D55FE7"/>
    <w:rsid w:val="00DA6359"/>
    <w:rsid w:val="00DC229A"/>
    <w:rsid w:val="00E4168E"/>
    <w:rsid w:val="00EB29E6"/>
    <w:rsid w:val="00EE0A0D"/>
    <w:rsid w:val="00EE2996"/>
    <w:rsid w:val="00EF0AE7"/>
    <w:rsid w:val="00F42809"/>
    <w:rsid w:val="00F95C74"/>
    <w:rsid w:val="00F96F73"/>
    <w:rsid w:val="00FA0451"/>
    <w:rsid w:val="00FA363A"/>
    <w:rsid w:val="00FB4DE9"/>
    <w:rsid w:val="00FF0D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08E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7">
    <w:name w:val="heading 7"/>
    <w:basedOn w:val="Normal"/>
    <w:next w:val="Normal"/>
    <w:link w:val="Heading7Char"/>
    <w:uiPriority w:val="9"/>
    <w:semiHidden/>
    <w:unhideWhenUsed/>
    <w:qFormat/>
    <w:rsid w:val="0095245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A1355F"/>
    <w:pPr>
      <w:keepNext/>
      <w:autoSpaceDE w:val="0"/>
      <w:autoSpaceDN w:val="0"/>
      <w:adjustRightInd w:val="0"/>
      <w:spacing w:after="0" w:line="240" w:lineRule="auto"/>
      <w:outlineLvl w:val="7"/>
    </w:pPr>
    <w:rPr>
      <w:rFonts w:ascii="Times New Roman" w:eastAsia="Calibri" w:hAnsi="Times New Roman" w:cs="Times New Roman"/>
      <w:i/>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5C74"/>
    <w:pPr>
      <w:ind w:left="720"/>
      <w:contextualSpacing/>
    </w:pPr>
  </w:style>
  <w:style w:type="character" w:styleId="CommentReference">
    <w:name w:val="annotation reference"/>
    <w:basedOn w:val="DefaultParagraphFont"/>
    <w:uiPriority w:val="99"/>
    <w:semiHidden/>
    <w:unhideWhenUsed/>
    <w:rsid w:val="00F96F73"/>
    <w:rPr>
      <w:sz w:val="16"/>
      <w:szCs w:val="16"/>
    </w:rPr>
  </w:style>
  <w:style w:type="paragraph" w:styleId="CommentText">
    <w:name w:val="annotation text"/>
    <w:basedOn w:val="Normal"/>
    <w:link w:val="CommentTextChar"/>
    <w:uiPriority w:val="99"/>
    <w:unhideWhenUsed/>
    <w:rsid w:val="00F96F73"/>
    <w:pPr>
      <w:spacing w:line="240" w:lineRule="auto"/>
    </w:pPr>
    <w:rPr>
      <w:sz w:val="20"/>
      <w:szCs w:val="20"/>
    </w:rPr>
  </w:style>
  <w:style w:type="character" w:customStyle="1" w:styleId="CommentTextChar">
    <w:name w:val="Comment Text Char"/>
    <w:basedOn w:val="DefaultParagraphFont"/>
    <w:link w:val="CommentText"/>
    <w:uiPriority w:val="99"/>
    <w:rsid w:val="00F96F73"/>
    <w:rPr>
      <w:sz w:val="20"/>
      <w:szCs w:val="20"/>
    </w:rPr>
  </w:style>
  <w:style w:type="paragraph" w:styleId="CommentSubject">
    <w:name w:val="annotation subject"/>
    <w:basedOn w:val="CommentText"/>
    <w:next w:val="CommentText"/>
    <w:link w:val="CommentSubjectChar"/>
    <w:uiPriority w:val="99"/>
    <w:semiHidden/>
    <w:unhideWhenUsed/>
    <w:rsid w:val="00F96F73"/>
    <w:rPr>
      <w:b/>
      <w:bCs/>
    </w:rPr>
  </w:style>
  <w:style w:type="character" w:customStyle="1" w:styleId="CommentSubjectChar">
    <w:name w:val="Comment Subject Char"/>
    <w:basedOn w:val="CommentTextChar"/>
    <w:link w:val="CommentSubject"/>
    <w:uiPriority w:val="99"/>
    <w:semiHidden/>
    <w:rsid w:val="00F96F73"/>
    <w:rPr>
      <w:b/>
      <w:bCs/>
      <w:sz w:val="20"/>
      <w:szCs w:val="20"/>
    </w:rPr>
  </w:style>
  <w:style w:type="paragraph" w:styleId="BalloonText">
    <w:name w:val="Balloon Text"/>
    <w:basedOn w:val="Normal"/>
    <w:link w:val="BalloonTextChar"/>
    <w:uiPriority w:val="99"/>
    <w:semiHidden/>
    <w:unhideWhenUsed/>
    <w:rsid w:val="00F96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F73"/>
    <w:rPr>
      <w:rFonts w:ascii="Tahoma" w:hAnsi="Tahoma" w:cs="Tahoma"/>
      <w:sz w:val="16"/>
      <w:szCs w:val="16"/>
    </w:rPr>
  </w:style>
  <w:style w:type="paragraph" w:styleId="BodyText">
    <w:name w:val="Body Text"/>
    <w:basedOn w:val="Normal"/>
    <w:link w:val="BodyTextChar"/>
    <w:uiPriority w:val="1"/>
    <w:qFormat/>
    <w:rsid w:val="003D66BB"/>
    <w:pPr>
      <w:autoSpaceDE w:val="0"/>
      <w:autoSpaceDN w:val="0"/>
      <w:adjustRightInd w:val="0"/>
      <w:spacing w:after="0" w:line="240" w:lineRule="auto"/>
      <w:ind w:left="39"/>
    </w:pPr>
    <w:rPr>
      <w:rFonts w:ascii="Times New Roman" w:hAnsi="Times New Roman" w:cs="Times New Roman"/>
      <w:sz w:val="17"/>
      <w:szCs w:val="17"/>
    </w:rPr>
  </w:style>
  <w:style w:type="character" w:customStyle="1" w:styleId="BodyTextChar">
    <w:name w:val="Body Text Char"/>
    <w:basedOn w:val="DefaultParagraphFont"/>
    <w:link w:val="BodyText"/>
    <w:uiPriority w:val="1"/>
    <w:rsid w:val="003D66BB"/>
    <w:rPr>
      <w:rFonts w:ascii="Times New Roman" w:hAnsi="Times New Roman" w:cs="Times New Roman"/>
      <w:sz w:val="17"/>
      <w:szCs w:val="17"/>
    </w:rPr>
  </w:style>
  <w:style w:type="paragraph" w:styleId="Subtitle">
    <w:name w:val="Subtitle"/>
    <w:basedOn w:val="Normal"/>
    <w:next w:val="Normal"/>
    <w:link w:val="SubtitleChar"/>
    <w:uiPriority w:val="11"/>
    <w:qFormat/>
    <w:rsid w:val="003D66BB"/>
    <w:pPr>
      <w:spacing w:after="0" w:line="240" w:lineRule="auto"/>
    </w:pPr>
    <w:rPr>
      <w:rFonts w:ascii="Calibri" w:eastAsia="Times New Roman" w:hAnsi="Calibri" w:cs="Times New Roman"/>
      <w:b/>
      <w:color w:val="000000"/>
      <w:sz w:val="24"/>
      <w:szCs w:val="24"/>
      <w:lang w:eastAsia="zh-CN"/>
    </w:rPr>
  </w:style>
  <w:style w:type="character" w:customStyle="1" w:styleId="SubtitleChar">
    <w:name w:val="Subtitle Char"/>
    <w:basedOn w:val="DefaultParagraphFont"/>
    <w:link w:val="Subtitle"/>
    <w:uiPriority w:val="11"/>
    <w:rsid w:val="003D66BB"/>
    <w:rPr>
      <w:rFonts w:ascii="Calibri" w:eastAsia="Times New Roman" w:hAnsi="Calibri" w:cs="Times New Roman"/>
      <w:b/>
      <w:color w:val="000000"/>
      <w:sz w:val="24"/>
      <w:szCs w:val="24"/>
      <w:lang w:eastAsia="zh-CN"/>
    </w:rPr>
  </w:style>
  <w:style w:type="paragraph" w:customStyle="1" w:styleId="responsecodes-nonroster">
    <w:name w:val="response codes - non roster"/>
    <w:basedOn w:val="BodyText"/>
    <w:link w:val="responsecodes-nonrosterChar"/>
    <w:qFormat/>
    <w:rsid w:val="003D66BB"/>
    <w:rPr>
      <w:i/>
      <w:w w:val="105"/>
      <w:sz w:val="20"/>
      <w:szCs w:val="20"/>
    </w:rPr>
  </w:style>
  <w:style w:type="character" w:customStyle="1" w:styleId="responsecodes-nonrosterChar">
    <w:name w:val="response codes - non roster Char"/>
    <w:basedOn w:val="DefaultParagraphFont"/>
    <w:link w:val="responsecodes-nonroster"/>
    <w:rsid w:val="003D66BB"/>
    <w:rPr>
      <w:rFonts w:ascii="Times New Roman" w:hAnsi="Times New Roman" w:cs="Times New Roman"/>
      <w:i/>
      <w:w w:val="105"/>
      <w:sz w:val="20"/>
      <w:szCs w:val="20"/>
    </w:rPr>
  </w:style>
  <w:style w:type="paragraph" w:styleId="BodyText2">
    <w:name w:val="Body Text 2"/>
    <w:basedOn w:val="Normal"/>
    <w:link w:val="BodyText2Char"/>
    <w:uiPriority w:val="99"/>
    <w:unhideWhenUsed/>
    <w:rsid w:val="003D66BB"/>
    <w:pPr>
      <w:tabs>
        <w:tab w:val="left" w:pos="9990"/>
      </w:tabs>
    </w:pPr>
    <w:rPr>
      <w:rFonts w:ascii="Calibri" w:eastAsiaTheme="minorEastAsia" w:hAnsi="Calibri"/>
      <w:color w:val="000000"/>
      <w:lang w:eastAsia="zh-CN"/>
    </w:rPr>
  </w:style>
  <w:style w:type="character" w:customStyle="1" w:styleId="BodyText2Char">
    <w:name w:val="Body Text 2 Char"/>
    <w:basedOn w:val="DefaultParagraphFont"/>
    <w:link w:val="BodyText2"/>
    <w:uiPriority w:val="99"/>
    <w:rsid w:val="003D66BB"/>
    <w:rPr>
      <w:rFonts w:ascii="Calibri" w:eastAsiaTheme="minorEastAsia" w:hAnsi="Calibri"/>
      <w:color w:val="000000"/>
      <w:lang w:eastAsia="zh-CN"/>
    </w:rPr>
  </w:style>
  <w:style w:type="paragraph" w:styleId="Header">
    <w:name w:val="header"/>
    <w:basedOn w:val="Normal"/>
    <w:link w:val="HeaderChar"/>
    <w:uiPriority w:val="99"/>
    <w:unhideWhenUsed/>
    <w:rsid w:val="003D66BB"/>
    <w:pPr>
      <w:tabs>
        <w:tab w:val="center" w:pos="4680"/>
        <w:tab w:val="right" w:pos="9360"/>
      </w:tabs>
      <w:spacing w:after="0" w:line="240" w:lineRule="auto"/>
    </w:pPr>
    <w:rPr>
      <w:rFonts w:eastAsiaTheme="minorEastAsia"/>
      <w:lang w:eastAsia="zh-CN"/>
    </w:rPr>
  </w:style>
  <w:style w:type="character" w:customStyle="1" w:styleId="HeaderChar">
    <w:name w:val="Header Char"/>
    <w:basedOn w:val="DefaultParagraphFont"/>
    <w:link w:val="Header"/>
    <w:uiPriority w:val="99"/>
    <w:rsid w:val="003D66BB"/>
    <w:rPr>
      <w:rFonts w:eastAsiaTheme="minorEastAsia"/>
      <w:lang w:eastAsia="zh-CN"/>
    </w:rPr>
  </w:style>
  <w:style w:type="character" w:customStyle="1" w:styleId="Heading8Char">
    <w:name w:val="Heading 8 Char"/>
    <w:basedOn w:val="DefaultParagraphFont"/>
    <w:link w:val="Heading8"/>
    <w:uiPriority w:val="9"/>
    <w:rsid w:val="00A1355F"/>
    <w:rPr>
      <w:rFonts w:ascii="Times New Roman" w:eastAsia="Calibri" w:hAnsi="Times New Roman" w:cs="Times New Roman"/>
      <w:i/>
      <w:w w:val="105"/>
      <w:sz w:val="20"/>
      <w:szCs w:val="20"/>
    </w:rPr>
  </w:style>
  <w:style w:type="paragraph" w:customStyle="1" w:styleId="longtableQtext">
    <w:name w:val="long table Q text"/>
    <w:basedOn w:val="Normal"/>
    <w:link w:val="longtableQtextChar"/>
    <w:qFormat/>
    <w:rsid w:val="00A1355F"/>
    <w:pPr>
      <w:spacing w:after="160" w:line="259" w:lineRule="auto"/>
    </w:pPr>
    <w:rPr>
      <w:rFonts w:ascii="Calibri" w:hAnsi="Calibri"/>
      <w:color w:val="000000"/>
    </w:rPr>
  </w:style>
  <w:style w:type="character" w:customStyle="1" w:styleId="longtableQtextChar">
    <w:name w:val="long table Q text Char"/>
    <w:basedOn w:val="DefaultParagraphFont"/>
    <w:link w:val="longtableQtext"/>
    <w:rsid w:val="00A1355F"/>
    <w:rPr>
      <w:rFonts w:ascii="Calibri" w:hAnsi="Calibri"/>
      <w:color w:val="000000"/>
    </w:rPr>
  </w:style>
  <w:style w:type="character" w:customStyle="1" w:styleId="Heading7Char">
    <w:name w:val="Heading 7 Char"/>
    <w:basedOn w:val="DefaultParagraphFont"/>
    <w:link w:val="Heading7"/>
    <w:uiPriority w:val="9"/>
    <w:semiHidden/>
    <w:rsid w:val="0095245E"/>
    <w:rPr>
      <w:rFonts w:asciiTheme="majorHAnsi" w:eastAsiaTheme="majorEastAsia" w:hAnsiTheme="majorHAnsi" w:cstheme="majorBidi"/>
      <w:i/>
      <w:iCs/>
      <w:color w:val="404040" w:themeColor="text1" w:themeTint="BF"/>
    </w:rPr>
  </w:style>
  <w:style w:type="paragraph" w:styleId="BodyText3">
    <w:name w:val="Body Text 3"/>
    <w:basedOn w:val="Normal"/>
    <w:link w:val="BodyText3Char"/>
    <w:uiPriority w:val="99"/>
    <w:semiHidden/>
    <w:unhideWhenUsed/>
    <w:rsid w:val="0095245E"/>
    <w:pPr>
      <w:spacing w:after="120"/>
    </w:pPr>
    <w:rPr>
      <w:sz w:val="16"/>
      <w:szCs w:val="16"/>
    </w:rPr>
  </w:style>
  <w:style w:type="character" w:customStyle="1" w:styleId="BodyText3Char">
    <w:name w:val="Body Text 3 Char"/>
    <w:basedOn w:val="DefaultParagraphFont"/>
    <w:link w:val="BodyText3"/>
    <w:uiPriority w:val="99"/>
    <w:semiHidden/>
    <w:rsid w:val="0095245E"/>
    <w:rPr>
      <w:sz w:val="16"/>
      <w:szCs w:val="16"/>
    </w:rPr>
  </w:style>
  <w:style w:type="paragraph" w:styleId="Revision">
    <w:name w:val="Revision"/>
    <w:hidden/>
    <w:uiPriority w:val="99"/>
    <w:semiHidden/>
    <w:rsid w:val="006F635E"/>
    <w:pPr>
      <w:spacing w:after="0" w:line="240" w:lineRule="auto"/>
    </w:pPr>
  </w:style>
  <w:style w:type="table" w:styleId="TableGrid">
    <w:name w:val="Table Grid"/>
    <w:basedOn w:val="TableNormal"/>
    <w:uiPriority w:val="59"/>
    <w:rsid w:val="002A4E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2A4E06"/>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7">
    <w:name w:val="heading 7"/>
    <w:basedOn w:val="Normal"/>
    <w:next w:val="Normal"/>
    <w:link w:val="Heading7Char"/>
    <w:uiPriority w:val="9"/>
    <w:semiHidden/>
    <w:unhideWhenUsed/>
    <w:qFormat/>
    <w:rsid w:val="0095245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A1355F"/>
    <w:pPr>
      <w:keepNext/>
      <w:autoSpaceDE w:val="0"/>
      <w:autoSpaceDN w:val="0"/>
      <w:adjustRightInd w:val="0"/>
      <w:spacing w:after="0" w:line="240" w:lineRule="auto"/>
      <w:outlineLvl w:val="7"/>
    </w:pPr>
    <w:rPr>
      <w:rFonts w:ascii="Times New Roman" w:eastAsia="Calibri" w:hAnsi="Times New Roman" w:cs="Times New Roman"/>
      <w:i/>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5C74"/>
    <w:pPr>
      <w:ind w:left="720"/>
      <w:contextualSpacing/>
    </w:pPr>
  </w:style>
  <w:style w:type="character" w:styleId="CommentReference">
    <w:name w:val="annotation reference"/>
    <w:basedOn w:val="DefaultParagraphFont"/>
    <w:uiPriority w:val="99"/>
    <w:semiHidden/>
    <w:unhideWhenUsed/>
    <w:rsid w:val="00F96F73"/>
    <w:rPr>
      <w:sz w:val="16"/>
      <w:szCs w:val="16"/>
    </w:rPr>
  </w:style>
  <w:style w:type="paragraph" w:styleId="CommentText">
    <w:name w:val="annotation text"/>
    <w:basedOn w:val="Normal"/>
    <w:link w:val="CommentTextChar"/>
    <w:uiPriority w:val="99"/>
    <w:unhideWhenUsed/>
    <w:rsid w:val="00F96F73"/>
    <w:pPr>
      <w:spacing w:line="240" w:lineRule="auto"/>
    </w:pPr>
    <w:rPr>
      <w:sz w:val="20"/>
      <w:szCs w:val="20"/>
    </w:rPr>
  </w:style>
  <w:style w:type="character" w:customStyle="1" w:styleId="CommentTextChar">
    <w:name w:val="Comment Text Char"/>
    <w:basedOn w:val="DefaultParagraphFont"/>
    <w:link w:val="CommentText"/>
    <w:uiPriority w:val="99"/>
    <w:rsid w:val="00F96F73"/>
    <w:rPr>
      <w:sz w:val="20"/>
      <w:szCs w:val="20"/>
    </w:rPr>
  </w:style>
  <w:style w:type="paragraph" w:styleId="CommentSubject">
    <w:name w:val="annotation subject"/>
    <w:basedOn w:val="CommentText"/>
    <w:next w:val="CommentText"/>
    <w:link w:val="CommentSubjectChar"/>
    <w:uiPriority w:val="99"/>
    <w:semiHidden/>
    <w:unhideWhenUsed/>
    <w:rsid w:val="00F96F73"/>
    <w:rPr>
      <w:b/>
      <w:bCs/>
    </w:rPr>
  </w:style>
  <w:style w:type="character" w:customStyle="1" w:styleId="CommentSubjectChar">
    <w:name w:val="Comment Subject Char"/>
    <w:basedOn w:val="CommentTextChar"/>
    <w:link w:val="CommentSubject"/>
    <w:uiPriority w:val="99"/>
    <w:semiHidden/>
    <w:rsid w:val="00F96F73"/>
    <w:rPr>
      <w:b/>
      <w:bCs/>
      <w:sz w:val="20"/>
      <w:szCs w:val="20"/>
    </w:rPr>
  </w:style>
  <w:style w:type="paragraph" w:styleId="BalloonText">
    <w:name w:val="Balloon Text"/>
    <w:basedOn w:val="Normal"/>
    <w:link w:val="BalloonTextChar"/>
    <w:uiPriority w:val="99"/>
    <w:semiHidden/>
    <w:unhideWhenUsed/>
    <w:rsid w:val="00F96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F73"/>
    <w:rPr>
      <w:rFonts w:ascii="Tahoma" w:hAnsi="Tahoma" w:cs="Tahoma"/>
      <w:sz w:val="16"/>
      <w:szCs w:val="16"/>
    </w:rPr>
  </w:style>
  <w:style w:type="paragraph" w:styleId="BodyText">
    <w:name w:val="Body Text"/>
    <w:basedOn w:val="Normal"/>
    <w:link w:val="BodyTextChar"/>
    <w:uiPriority w:val="1"/>
    <w:qFormat/>
    <w:rsid w:val="003D66BB"/>
    <w:pPr>
      <w:autoSpaceDE w:val="0"/>
      <w:autoSpaceDN w:val="0"/>
      <w:adjustRightInd w:val="0"/>
      <w:spacing w:after="0" w:line="240" w:lineRule="auto"/>
      <w:ind w:left="39"/>
    </w:pPr>
    <w:rPr>
      <w:rFonts w:ascii="Times New Roman" w:hAnsi="Times New Roman" w:cs="Times New Roman"/>
      <w:sz w:val="17"/>
      <w:szCs w:val="17"/>
    </w:rPr>
  </w:style>
  <w:style w:type="character" w:customStyle="1" w:styleId="BodyTextChar">
    <w:name w:val="Body Text Char"/>
    <w:basedOn w:val="DefaultParagraphFont"/>
    <w:link w:val="BodyText"/>
    <w:uiPriority w:val="1"/>
    <w:rsid w:val="003D66BB"/>
    <w:rPr>
      <w:rFonts w:ascii="Times New Roman" w:hAnsi="Times New Roman" w:cs="Times New Roman"/>
      <w:sz w:val="17"/>
      <w:szCs w:val="17"/>
    </w:rPr>
  </w:style>
  <w:style w:type="paragraph" w:styleId="Subtitle">
    <w:name w:val="Subtitle"/>
    <w:basedOn w:val="Normal"/>
    <w:next w:val="Normal"/>
    <w:link w:val="SubtitleChar"/>
    <w:uiPriority w:val="11"/>
    <w:qFormat/>
    <w:rsid w:val="003D66BB"/>
    <w:pPr>
      <w:spacing w:after="0" w:line="240" w:lineRule="auto"/>
    </w:pPr>
    <w:rPr>
      <w:rFonts w:ascii="Calibri" w:eastAsia="Times New Roman" w:hAnsi="Calibri" w:cs="Times New Roman"/>
      <w:b/>
      <w:color w:val="000000"/>
      <w:sz w:val="24"/>
      <w:szCs w:val="24"/>
      <w:lang w:eastAsia="zh-CN"/>
    </w:rPr>
  </w:style>
  <w:style w:type="character" w:customStyle="1" w:styleId="SubtitleChar">
    <w:name w:val="Subtitle Char"/>
    <w:basedOn w:val="DefaultParagraphFont"/>
    <w:link w:val="Subtitle"/>
    <w:uiPriority w:val="11"/>
    <w:rsid w:val="003D66BB"/>
    <w:rPr>
      <w:rFonts w:ascii="Calibri" w:eastAsia="Times New Roman" w:hAnsi="Calibri" w:cs="Times New Roman"/>
      <w:b/>
      <w:color w:val="000000"/>
      <w:sz w:val="24"/>
      <w:szCs w:val="24"/>
      <w:lang w:eastAsia="zh-CN"/>
    </w:rPr>
  </w:style>
  <w:style w:type="paragraph" w:customStyle="1" w:styleId="responsecodes-nonroster">
    <w:name w:val="response codes - non roster"/>
    <w:basedOn w:val="BodyText"/>
    <w:link w:val="responsecodes-nonrosterChar"/>
    <w:qFormat/>
    <w:rsid w:val="003D66BB"/>
    <w:rPr>
      <w:i/>
      <w:w w:val="105"/>
      <w:sz w:val="20"/>
      <w:szCs w:val="20"/>
    </w:rPr>
  </w:style>
  <w:style w:type="character" w:customStyle="1" w:styleId="responsecodes-nonrosterChar">
    <w:name w:val="response codes - non roster Char"/>
    <w:basedOn w:val="DefaultParagraphFont"/>
    <w:link w:val="responsecodes-nonroster"/>
    <w:rsid w:val="003D66BB"/>
    <w:rPr>
      <w:rFonts w:ascii="Times New Roman" w:hAnsi="Times New Roman" w:cs="Times New Roman"/>
      <w:i/>
      <w:w w:val="105"/>
      <w:sz w:val="20"/>
      <w:szCs w:val="20"/>
    </w:rPr>
  </w:style>
  <w:style w:type="paragraph" w:styleId="BodyText2">
    <w:name w:val="Body Text 2"/>
    <w:basedOn w:val="Normal"/>
    <w:link w:val="BodyText2Char"/>
    <w:uiPriority w:val="99"/>
    <w:unhideWhenUsed/>
    <w:rsid w:val="003D66BB"/>
    <w:pPr>
      <w:tabs>
        <w:tab w:val="left" w:pos="9990"/>
      </w:tabs>
    </w:pPr>
    <w:rPr>
      <w:rFonts w:ascii="Calibri" w:eastAsiaTheme="minorEastAsia" w:hAnsi="Calibri"/>
      <w:color w:val="000000"/>
      <w:lang w:eastAsia="zh-CN"/>
    </w:rPr>
  </w:style>
  <w:style w:type="character" w:customStyle="1" w:styleId="BodyText2Char">
    <w:name w:val="Body Text 2 Char"/>
    <w:basedOn w:val="DefaultParagraphFont"/>
    <w:link w:val="BodyText2"/>
    <w:uiPriority w:val="99"/>
    <w:rsid w:val="003D66BB"/>
    <w:rPr>
      <w:rFonts w:ascii="Calibri" w:eastAsiaTheme="minorEastAsia" w:hAnsi="Calibri"/>
      <w:color w:val="000000"/>
      <w:lang w:eastAsia="zh-CN"/>
    </w:rPr>
  </w:style>
  <w:style w:type="paragraph" w:styleId="Header">
    <w:name w:val="header"/>
    <w:basedOn w:val="Normal"/>
    <w:link w:val="HeaderChar"/>
    <w:uiPriority w:val="99"/>
    <w:unhideWhenUsed/>
    <w:rsid w:val="003D66BB"/>
    <w:pPr>
      <w:tabs>
        <w:tab w:val="center" w:pos="4680"/>
        <w:tab w:val="right" w:pos="9360"/>
      </w:tabs>
      <w:spacing w:after="0" w:line="240" w:lineRule="auto"/>
    </w:pPr>
    <w:rPr>
      <w:rFonts w:eastAsiaTheme="minorEastAsia"/>
      <w:lang w:eastAsia="zh-CN"/>
    </w:rPr>
  </w:style>
  <w:style w:type="character" w:customStyle="1" w:styleId="HeaderChar">
    <w:name w:val="Header Char"/>
    <w:basedOn w:val="DefaultParagraphFont"/>
    <w:link w:val="Header"/>
    <w:uiPriority w:val="99"/>
    <w:rsid w:val="003D66BB"/>
    <w:rPr>
      <w:rFonts w:eastAsiaTheme="minorEastAsia"/>
      <w:lang w:eastAsia="zh-CN"/>
    </w:rPr>
  </w:style>
  <w:style w:type="character" w:customStyle="1" w:styleId="Heading8Char">
    <w:name w:val="Heading 8 Char"/>
    <w:basedOn w:val="DefaultParagraphFont"/>
    <w:link w:val="Heading8"/>
    <w:uiPriority w:val="9"/>
    <w:rsid w:val="00A1355F"/>
    <w:rPr>
      <w:rFonts w:ascii="Times New Roman" w:eastAsia="Calibri" w:hAnsi="Times New Roman" w:cs="Times New Roman"/>
      <w:i/>
      <w:w w:val="105"/>
      <w:sz w:val="20"/>
      <w:szCs w:val="20"/>
    </w:rPr>
  </w:style>
  <w:style w:type="paragraph" w:customStyle="1" w:styleId="longtableQtext">
    <w:name w:val="long table Q text"/>
    <w:basedOn w:val="Normal"/>
    <w:link w:val="longtableQtextChar"/>
    <w:qFormat/>
    <w:rsid w:val="00A1355F"/>
    <w:pPr>
      <w:spacing w:after="160" w:line="259" w:lineRule="auto"/>
    </w:pPr>
    <w:rPr>
      <w:rFonts w:ascii="Calibri" w:hAnsi="Calibri"/>
      <w:color w:val="000000"/>
    </w:rPr>
  </w:style>
  <w:style w:type="character" w:customStyle="1" w:styleId="longtableQtextChar">
    <w:name w:val="long table Q text Char"/>
    <w:basedOn w:val="DefaultParagraphFont"/>
    <w:link w:val="longtableQtext"/>
    <w:rsid w:val="00A1355F"/>
    <w:rPr>
      <w:rFonts w:ascii="Calibri" w:hAnsi="Calibri"/>
      <w:color w:val="000000"/>
    </w:rPr>
  </w:style>
  <w:style w:type="character" w:customStyle="1" w:styleId="Heading7Char">
    <w:name w:val="Heading 7 Char"/>
    <w:basedOn w:val="DefaultParagraphFont"/>
    <w:link w:val="Heading7"/>
    <w:uiPriority w:val="9"/>
    <w:semiHidden/>
    <w:rsid w:val="0095245E"/>
    <w:rPr>
      <w:rFonts w:asciiTheme="majorHAnsi" w:eastAsiaTheme="majorEastAsia" w:hAnsiTheme="majorHAnsi" w:cstheme="majorBidi"/>
      <w:i/>
      <w:iCs/>
      <w:color w:val="404040" w:themeColor="text1" w:themeTint="BF"/>
    </w:rPr>
  </w:style>
  <w:style w:type="paragraph" w:styleId="BodyText3">
    <w:name w:val="Body Text 3"/>
    <w:basedOn w:val="Normal"/>
    <w:link w:val="BodyText3Char"/>
    <w:uiPriority w:val="99"/>
    <w:semiHidden/>
    <w:unhideWhenUsed/>
    <w:rsid w:val="0095245E"/>
    <w:pPr>
      <w:spacing w:after="120"/>
    </w:pPr>
    <w:rPr>
      <w:sz w:val="16"/>
      <w:szCs w:val="16"/>
    </w:rPr>
  </w:style>
  <w:style w:type="character" w:customStyle="1" w:styleId="BodyText3Char">
    <w:name w:val="Body Text 3 Char"/>
    <w:basedOn w:val="DefaultParagraphFont"/>
    <w:link w:val="BodyText3"/>
    <w:uiPriority w:val="99"/>
    <w:semiHidden/>
    <w:rsid w:val="0095245E"/>
    <w:rPr>
      <w:sz w:val="16"/>
      <w:szCs w:val="16"/>
    </w:rPr>
  </w:style>
  <w:style w:type="paragraph" w:styleId="Revision">
    <w:name w:val="Revision"/>
    <w:hidden/>
    <w:uiPriority w:val="99"/>
    <w:semiHidden/>
    <w:rsid w:val="006F635E"/>
    <w:pPr>
      <w:spacing w:after="0" w:line="240" w:lineRule="auto"/>
    </w:pPr>
  </w:style>
  <w:style w:type="table" w:styleId="TableGrid">
    <w:name w:val="Table Grid"/>
    <w:basedOn w:val="TableNormal"/>
    <w:uiPriority w:val="59"/>
    <w:rsid w:val="002A4E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2A4E06"/>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comments" Target="comments.xml"/><Relationship Id="rId8" Type="http://schemas.openxmlformats.org/officeDocument/2006/relationships/fontTable" Target="fontTable.xml"/><Relationship Id="rId9" Type="http://schemas.openxmlformats.org/officeDocument/2006/relationships/theme" Target="theme/theme1.xml"/><Relationship Id="rId11" Type="http://schemas.microsoft.com/office/2011/relationships/people" Target="people.xml"/><Relationship Id="rId10" Type="http://schemas.microsoft.com/office/2011/relationships/commentsExtended" Target="commentsExtended.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3F342-A4ED-9840-9C41-DA77FEDC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25</Pages>
  <Words>4338</Words>
  <Characters>24733</Characters>
  <Application>Microsoft Macintosh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29013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McGee, Heather</dc:creator>
  <cp:lastModifiedBy>Heather Huntington</cp:lastModifiedBy>
  <cp:revision>5</cp:revision>
  <dcterms:created xsi:type="dcterms:W3CDTF">2014-11-01T22:04:00Z</dcterms:created>
  <dcterms:modified xsi:type="dcterms:W3CDTF">2014-11-01T23:54:00Z</dcterms:modified>
</cp:coreProperties>
</file>